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14B51A" w14:textId="1E733CEE" w:rsidR="00C421E5" w:rsidRPr="00807F35" w:rsidRDefault="007A37FB" w:rsidP="00C631A8">
      <w:pPr>
        <w:spacing w:line="360" w:lineRule="auto"/>
        <w:jc w:val="center"/>
        <w:rPr>
          <w:rFonts w:ascii="宋体" w:hAnsi="宋体"/>
          <w:color w:val="000000"/>
          <w:sz w:val="44"/>
          <w:szCs w:val="44"/>
        </w:rPr>
      </w:pPr>
      <w:r>
        <w:rPr>
          <w:rFonts w:ascii="宋体" w:hAnsi="宋体" w:hint="eastAsia"/>
          <w:b/>
          <w:color w:val="000000"/>
          <w:sz w:val="44"/>
          <w:szCs w:val="44"/>
        </w:rPr>
        <w:t>面向</w:t>
      </w:r>
      <w:r w:rsidR="0075256F">
        <w:rPr>
          <w:rFonts w:ascii="宋体" w:hAnsi="宋体" w:hint="eastAsia"/>
          <w:b/>
          <w:color w:val="000000"/>
          <w:sz w:val="44"/>
          <w:szCs w:val="44"/>
        </w:rPr>
        <w:t>复杂地形与电磁对抗</w:t>
      </w:r>
      <w:r w:rsidR="002E49AB">
        <w:rPr>
          <w:rFonts w:ascii="宋体" w:hAnsi="宋体" w:hint="eastAsia"/>
          <w:b/>
          <w:color w:val="000000"/>
          <w:sz w:val="44"/>
          <w:szCs w:val="44"/>
        </w:rPr>
        <w:t>环境</w:t>
      </w:r>
      <w:r w:rsidR="006A15E5">
        <w:rPr>
          <w:rFonts w:ascii="宋体" w:hAnsi="宋体" w:hint="eastAsia"/>
          <w:b/>
          <w:color w:val="000000"/>
          <w:sz w:val="44"/>
          <w:szCs w:val="44"/>
        </w:rPr>
        <w:t>的</w:t>
      </w:r>
      <w:r w:rsidR="0001165D">
        <w:rPr>
          <w:rFonts w:ascii="宋体" w:hAnsi="宋体" w:hint="eastAsia"/>
          <w:b/>
          <w:color w:val="000000"/>
          <w:sz w:val="44"/>
          <w:szCs w:val="44"/>
        </w:rPr>
        <w:t>连通性保持</w:t>
      </w:r>
      <w:r w:rsidR="008D33C0">
        <w:rPr>
          <w:rFonts w:ascii="宋体" w:hAnsi="宋体" w:hint="eastAsia"/>
          <w:b/>
          <w:color w:val="000000"/>
          <w:sz w:val="44"/>
          <w:szCs w:val="44"/>
        </w:rPr>
        <w:t>无人集</w:t>
      </w:r>
      <w:r w:rsidR="00AA3564">
        <w:rPr>
          <w:rFonts w:ascii="宋体" w:hAnsi="宋体" w:hint="eastAsia"/>
          <w:b/>
          <w:color w:val="000000"/>
          <w:sz w:val="44"/>
          <w:szCs w:val="44"/>
        </w:rPr>
        <w:t>群</w:t>
      </w:r>
      <w:r w:rsidR="002E49AB">
        <w:rPr>
          <w:rFonts w:ascii="宋体" w:hAnsi="宋体" w:hint="eastAsia"/>
          <w:b/>
          <w:color w:val="000000"/>
          <w:sz w:val="44"/>
          <w:szCs w:val="44"/>
        </w:rPr>
        <w:t>分簇</w:t>
      </w:r>
      <w:r w:rsidR="008D33C0">
        <w:rPr>
          <w:rFonts w:ascii="宋体" w:hAnsi="宋体" w:hint="eastAsia"/>
          <w:b/>
          <w:color w:val="000000"/>
          <w:sz w:val="44"/>
          <w:szCs w:val="44"/>
        </w:rPr>
        <w:t>路径规划算法</w:t>
      </w:r>
    </w:p>
    <w:p w14:paraId="57745B6B" w14:textId="77777777" w:rsidR="004434BD" w:rsidRPr="00FD6C59" w:rsidRDefault="004434BD" w:rsidP="00C631A8">
      <w:pPr>
        <w:spacing w:line="360" w:lineRule="auto"/>
        <w:jc w:val="center"/>
        <w:rPr>
          <w:rFonts w:ascii="楷体_GB2312" w:eastAsia="楷体_GB2312" w:hAnsi="宋体"/>
          <w:sz w:val="28"/>
          <w:szCs w:val="28"/>
        </w:rPr>
      </w:pPr>
      <w:r w:rsidRPr="00FD6C59">
        <w:rPr>
          <w:rFonts w:ascii="楷体_GB2312" w:eastAsia="楷体_GB2312" w:hAnsi="宋体" w:hint="eastAsia"/>
          <w:sz w:val="28"/>
          <w:szCs w:val="28"/>
        </w:rPr>
        <w:t>作者1</w:t>
      </w:r>
      <w:r w:rsidRPr="00FD6C59">
        <w:rPr>
          <w:rFonts w:ascii="楷体_GB2312" w:eastAsia="楷体_GB2312" w:hAnsi="宋体" w:hint="eastAsia"/>
          <w:sz w:val="28"/>
          <w:szCs w:val="28"/>
          <w:vertAlign w:val="superscript"/>
        </w:rPr>
        <w:t>1</w:t>
      </w:r>
      <w:r w:rsidRPr="00FD6C59">
        <w:rPr>
          <w:rFonts w:ascii="楷体_GB2312" w:eastAsia="楷体_GB2312" w:hAnsi="宋体" w:hint="eastAsia"/>
          <w:sz w:val="28"/>
          <w:szCs w:val="28"/>
        </w:rPr>
        <w:t>，作者2</w:t>
      </w:r>
      <w:r w:rsidRPr="00FD6C59">
        <w:rPr>
          <w:rFonts w:ascii="楷体_GB2312" w:eastAsia="楷体_GB2312" w:hAnsi="宋体" w:hint="eastAsia"/>
          <w:sz w:val="28"/>
          <w:szCs w:val="28"/>
          <w:vertAlign w:val="superscript"/>
        </w:rPr>
        <w:t>2</w:t>
      </w:r>
      <w:r w:rsidRPr="00FD6C59">
        <w:rPr>
          <w:rFonts w:ascii="楷体_GB2312" w:eastAsia="楷体_GB2312" w:hAnsi="宋体" w:hint="eastAsia"/>
          <w:sz w:val="28"/>
          <w:szCs w:val="28"/>
        </w:rPr>
        <w:t>，作者3</w:t>
      </w:r>
      <w:r w:rsidRPr="00FD6C59">
        <w:rPr>
          <w:rFonts w:ascii="楷体_GB2312" w:eastAsia="楷体_GB2312" w:hAnsi="宋体" w:hint="eastAsia"/>
          <w:sz w:val="28"/>
          <w:szCs w:val="28"/>
          <w:vertAlign w:val="superscript"/>
        </w:rPr>
        <w:t>1</w:t>
      </w:r>
    </w:p>
    <w:p w14:paraId="25E401D2" w14:textId="77777777" w:rsidR="005D76E7" w:rsidRPr="00FD6C59" w:rsidRDefault="004434BD" w:rsidP="00C631A8">
      <w:pPr>
        <w:spacing w:afterLines="50" w:after="156" w:line="360" w:lineRule="auto"/>
        <w:jc w:val="center"/>
        <w:rPr>
          <w:rFonts w:ascii="楷体_GB2312" w:eastAsia="楷体_GB2312" w:hAnsi="宋体"/>
          <w:sz w:val="21"/>
          <w:szCs w:val="21"/>
        </w:rPr>
      </w:pPr>
      <w:r w:rsidRPr="00FD6C59">
        <w:rPr>
          <w:rFonts w:ascii="楷体_GB2312" w:eastAsia="楷体_GB2312" w:hAnsi="宋体" w:hint="eastAsia"/>
          <w:sz w:val="21"/>
          <w:szCs w:val="21"/>
        </w:rPr>
        <w:t>(1. 学校 院、系名，</w:t>
      </w:r>
      <w:r w:rsidR="007C1E25" w:rsidRPr="00FD6C59">
        <w:rPr>
          <w:rFonts w:ascii="楷体_GB2312" w:eastAsia="楷体_GB2312" w:hAnsi="宋体" w:hint="eastAsia"/>
          <w:sz w:val="21"/>
          <w:szCs w:val="21"/>
        </w:rPr>
        <w:t xml:space="preserve">省份 </w:t>
      </w:r>
      <w:r w:rsidRPr="00FD6C59">
        <w:rPr>
          <w:rFonts w:ascii="楷体_GB2312" w:eastAsia="楷体_GB2312" w:hAnsi="宋体" w:hint="eastAsia"/>
          <w:sz w:val="21"/>
          <w:szCs w:val="21"/>
        </w:rPr>
        <w:t>城市 邮编；2. 单位名称</w:t>
      </w:r>
      <w:r w:rsidR="007C1E25" w:rsidRPr="00FD6C59">
        <w:rPr>
          <w:rFonts w:ascii="楷体_GB2312" w:eastAsia="楷体_GB2312" w:hAnsi="宋体" w:hint="eastAsia"/>
          <w:sz w:val="21"/>
          <w:szCs w:val="21"/>
        </w:rPr>
        <w:t>，省份</w:t>
      </w:r>
      <w:r w:rsidRPr="00FD6C59">
        <w:rPr>
          <w:rFonts w:ascii="楷体_GB2312" w:eastAsia="楷体_GB2312" w:hAnsi="宋体" w:hint="eastAsia"/>
          <w:sz w:val="21"/>
          <w:szCs w:val="21"/>
        </w:rPr>
        <w:t xml:space="preserve"> 城市 邮编)</w:t>
      </w:r>
    </w:p>
    <w:p w14:paraId="3726A8FC" w14:textId="7CE721C6" w:rsidR="00857414" w:rsidRDefault="005D76E7" w:rsidP="00C631A8">
      <w:pPr>
        <w:spacing w:line="360" w:lineRule="auto"/>
        <w:ind w:firstLineChars="200" w:firstLine="360"/>
        <w:rPr>
          <w:rFonts w:ascii="黑体" w:eastAsia="黑体" w:hAnsi="宋体"/>
          <w:sz w:val="21"/>
          <w:szCs w:val="21"/>
        </w:rPr>
      </w:pPr>
      <w:r w:rsidRPr="00857414">
        <w:rPr>
          <w:rFonts w:ascii="黑体" w:eastAsia="黑体" w:hAnsi="宋体" w:hint="eastAsia"/>
          <w:color w:val="000000"/>
          <w:szCs w:val="18"/>
        </w:rPr>
        <w:t>摘要</w:t>
      </w:r>
      <w:r w:rsidRPr="002D253A">
        <w:rPr>
          <w:rFonts w:ascii="黑体" w:eastAsia="黑体" w:hAnsi="宋体" w:hint="eastAsia"/>
          <w:sz w:val="21"/>
          <w:szCs w:val="21"/>
        </w:rPr>
        <w:t>：</w:t>
      </w:r>
      <w:r w:rsidR="008D33C0" w:rsidRPr="008D33C0">
        <w:rPr>
          <w:rFonts w:ascii="楷体_GB2312" w:eastAsia="楷体_GB2312" w:hAnsi="宋体"/>
          <w:szCs w:val="18"/>
        </w:rPr>
        <w:t>在</w:t>
      </w:r>
      <w:r w:rsidR="008D33C0">
        <w:rPr>
          <w:rFonts w:ascii="楷体_GB2312" w:eastAsia="楷体_GB2312" w:hAnsi="宋体" w:hint="eastAsia"/>
          <w:szCs w:val="18"/>
        </w:rPr>
        <w:t>建筑</w:t>
      </w:r>
      <w:r w:rsidR="0013068A">
        <w:rPr>
          <w:rFonts w:ascii="楷体_GB2312" w:eastAsia="楷体_GB2312" w:hAnsi="宋体" w:hint="eastAsia"/>
          <w:szCs w:val="18"/>
        </w:rPr>
        <w:t>物</w:t>
      </w:r>
      <w:r w:rsidR="008D33C0">
        <w:rPr>
          <w:rFonts w:ascii="楷体_GB2312" w:eastAsia="楷体_GB2312" w:hAnsi="宋体" w:hint="eastAsia"/>
          <w:szCs w:val="18"/>
        </w:rPr>
        <w:t>密集且存在电磁干扰</w:t>
      </w:r>
      <w:r w:rsidR="008D33C0" w:rsidRPr="008D33C0">
        <w:rPr>
          <w:rFonts w:ascii="楷体_GB2312" w:eastAsia="楷体_GB2312" w:hAnsi="宋体"/>
          <w:szCs w:val="18"/>
        </w:rPr>
        <w:t>的</w:t>
      </w:r>
      <w:ins w:id="0" w:author="Lianghui Ding" w:date="2025-11-09T11:31:00Z">
        <w:r w:rsidR="0067354F">
          <w:rPr>
            <w:rFonts w:ascii="楷体_GB2312" w:eastAsia="楷体_GB2312" w:hAnsi="宋体" w:hint="eastAsia"/>
            <w:szCs w:val="18"/>
          </w:rPr>
          <w:t>未知</w:t>
        </w:r>
      </w:ins>
      <w:del w:id="1" w:author="Lianghui Ding" w:date="2025-11-09T11:31:00Z">
        <w:r w:rsidR="008D33C0" w:rsidRPr="008D33C0" w:rsidDel="0067354F">
          <w:rPr>
            <w:rFonts w:ascii="楷体_GB2312" w:eastAsia="楷体_GB2312" w:hAnsi="宋体"/>
            <w:szCs w:val="18"/>
          </w:rPr>
          <w:delText>城市</w:delText>
        </w:r>
      </w:del>
      <w:r w:rsidR="008D33C0" w:rsidRPr="008D33C0">
        <w:rPr>
          <w:rFonts w:ascii="楷体_GB2312" w:eastAsia="楷体_GB2312" w:hAnsi="宋体"/>
          <w:szCs w:val="18"/>
        </w:rPr>
        <w:t>作战环境</w:t>
      </w:r>
      <w:del w:id="2" w:author="Lianghui Ding" w:date="2025-11-09T11:31:00Z">
        <w:r w:rsidR="008D33C0" w:rsidRPr="008D33C0" w:rsidDel="0067354F">
          <w:rPr>
            <w:rFonts w:ascii="楷体_GB2312" w:eastAsia="楷体_GB2312" w:hAnsi="宋体" w:hint="eastAsia"/>
            <w:szCs w:val="18"/>
          </w:rPr>
          <w:delText>下</w:delText>
        </w:r>
      </w:del>
      <w:ins w:id="3" w:author="Lianghui Ding" w:date="2025-11-09T11:31:00Z">
        <w:r w:rsidR="0067354F">
          <w:rPr>
            <w:rFonts w:ascii="楷体_GB2312" w:eastAsia="楷体_GB2312" w:hAnsi="宋体" w:hint="eastAsia"/>
            <w:szCs w:val="18"/>
          </w:rPr>
          <w:t>中</w:t>
        </w:r>
      </w:ins>
      <w:r w:rsidR="008D33C0" w:rsidRPr="008D33C0">
        <w:rPr>
          <w:rFonts w:ascii="楷体_GB2312" w:eastAsia="楷体_GB2312" w:hAnsi="宋体"/>
          <w:szCs w:val="18"/>
        </w:rPr>
        <w:t>，大规模无人机集群在执行任务过程中不仅需要</w:t>
      </w:r>
      <w:ins w:id="4" w:author="Lianghui Ding" w:date="2025-11-09T11:33:00Z">
        <w:r w:rsidR="00B854FE">
          <w:rPr>
            <w:rFonts w:ascii="楷体_GB2312" w:eastAsia="楷体_GB2312" w:hAnsi="宋体" w:hint="eastAsia"/>
            <w:szCs w:val="18"/>
          </w:rPr>
          <w:t>根据实时变化的外界环境实时</w:t>
        </w:r>
      </w:ins>
      <w:del w:id="5" w:author="Lianghui Ding" w:date="2025-11-09T11:33:00Z">
        <w:r w:rsidR="008D33C0" w:rsidRPr="008D33C0" w:rsidDel="00B854FE">
          <w:rPr>
            <w:rFonts w:ascii="楷体_GB2312" w:eastAsia="楷体_GB2312" w:hAnsi="宋体"/>
            <w:szCs w:val="18"/>
          </w:rPr>
          <w:delText>完成高效的</w:delText>
        </w:r>
      </w:del>
      <w:ins w:id="6" w:author="Lianghui Ding" w:date="2025-11-09T11:33:00Z">
        <w:r w:rsidR="00B854FE">
          <w:rPr>
            <w:rFonts w:ascii="楷体_GB2312" w:eastAsia="楷体_GB2312" w:hAnsi="宋体" w:hint="eastAsia"/>
            <w:szCs w:val="18"/>
          </w:rPr>
          <w:t>更新</w:t>
        </w:r>
      </w:ins>
      <w:r w:rsidR="008D33C0" w:rsidRPr="008D33C0">
        <w:rPr>
          <w:rFonts w:ascii="楷体_GB2312" w:eastAsia="楷体_GB2312" w:hAnsi="宋体"/>
          <w:szCs w:val="18"/>
        </w:rPr>
        <w:t>路径</w:t>
      </w:r>
      <w:del w:id="7" w:author="Lianghui Ding" w:date="2025-11-09T11:33:00Z">
        <w:r w:rsidR="008D33C0" w:rsidRPr="008D33C0" w:rsidDel="00B854FE">
          <w:rPr>
            <w:rFonts w:ascii="楷体_GB2312" w:eastAsia="楷体_GB2312" w:hAnsi="宋体"/>
            <w:szCs w:val="18"/>
          </w:rPr>
          <w:delText>规划</w:delText>
        </w:r>
      </w:del>
      <w:r w:rsidR="008D33C0" w:rsidRPr="008D33C0">
        <w:rPr>
          <w:rFonts w:ascii="楷体_GB2312" w:eastAsia="楷体_GB2312" w:hAnsi="宋体"/>
          <w:szCs w:val="18"/>
        </w:rPr>
        <w:t>，还必须保持</w:t>
      </w:r>
      <w:del w:id="8" w:author="Lianghui Ding" w:date="2025-11-09T11:33:00Z">
        <w:r w:rsidR="00171134" w:rsidDel="004774E4">
          <w:rPr>
            <w:rFonts w:ascii="楷体_GB2312" w:eastAsia="楷体_GB2312" w:hAnsi="宋体" w:hint="eastAsia"/>
            <w:szCs w:val="18"/>
          </w:rPr>
          <w:delText>无人机之间的</w:delText>
        </w:r>
      </w:del>
      <w:ins w:id="9" w:author="Lianghui Ding" w:date="2025-11-09T11:33:00Z">
        <w:r w:rsidR="004774E4">
          <w:rPr>
            <w:rFonts w:ascii="楷体_GB2312" w:eastAsia="楷体_GB2312" w:hAnsi="宋体" w:hint="eastAsia"/>
            <w:szCs w:val="18"/>
          </w:rPr>
          <w:t>集群内</w:t>
        </w:r>
      </w:ins>
      <w:r w:rsidR="008D33C0" w:rsidRPr="008D33C0">
        <w:rPr>
          <w:rFonts w:ascii="楷体_GB2312" w:eastAsia="楷体_GB2312" w:hAnsi="宋体"/>
          <w:szCs w:val="18"/>
        </w:rPr>
        <w:t>通信连通，以保障</w:t>
      </w:r>
      <w:r w:rsidR="00FE72B5">
        <w:rPr>
          <w:rFonts w:ascii="楷体_GB2312" w:eastAsia="楷体_GB2312" w:hAnsi="宋体" w:hint="eastAsia"/>
          <w:szCs w:val="18"/>
        </w:rPr>
        <w:t>打击和侦查等</w:t>
      </w:r>
      <w:r w:rsidR="008D33C0" w:rsidRPr="008D33C0">
        <w:rPr>
          <w:rFonts w:ascii="楷体_GB2312" w:eastAsia="楷体_GB2312" w:hAnsi="宋体"/>
          <w:szCs w:val="18"/>
        </w:rPr>
        <w:t>任务的协同与信息交互</w:t>
      </w:r>
      <w:ins w:id="10" w:author="Lianghui Ding" w:date="2025-11-09T11:34:00Z">
        <w:r w:rsidR="00C3513C">
          <w:rPr>
            <w:rFonts w:ascii="楷体_GB2312" w:eastAsia="楷体_GB2312" w:hAnsi="宋体" w:hint="eastAsia"/>
            <w:szCs w:val="18"/>
          </w:rPr>
          <w:t>。</w:t>
        </w:r>
        <w:r w:rsidR="00542904">
          <w:rPr>
            <w:rFonts w:ascii="楷体_GB2312" w:eastAsia="楷体_GB2312" w:hAnsi="宋体" w:hint="eastAsia"/>
            <w:szCs w:val="18"/>
          </w:rPr>
          <w:t>由于其不依赖于先验知识，</w:t>
        </w:r>
      </w:ins>
      <w:del w:id="11" w:author="Lianghui Ding" w:date="2025-11-09T10:58:00Z">
        <w:r w:rsidR="008D33C0" w:rsidRPr="008D33C0" w:rsidDel="00B135B8">
          <w:rPr>
            <w:rFonts w:ascii="楷体_GB2312" w:eastAsia="楷体_GB2312" w:hAnsi="宋体"/>
            <w:szCs w:val="18"/>
          </w:rPr>
          <w:delText>。</w:delText>
        </w:r>
      </w:del>
      <w:del w:id="12" w:author="Lianghui Ding" w:date="2025-11-09T11:12:00Z">
        <w:r w:rsidR="008D33C0" w:rsidRPr="008D33C0" w:rsidDel="0085320C">
          <w:rPr>
            <w:rFonts w:ascii="楷体_GB2312" w:eastAsia="楷体_GB2312" w:hAnsi="宋体"/>
            <w:szCs w:val="18"/>
          </w:rPr>
          <w:delText>。</w:delText>
        </w:r>
      </w:del>
      <w:ins w:id="13" w:author="Lianghui Ding" w:date="2025-11-09T11:06:00Z">
        <w:r w:rsidR="00147337">
          <w:rPr>
            <w:rFonts w:ascii="楷体_GB2312" w:eastAsia="楷体_GB2312" w:hAnsi="宋体" w:hint="eastAsia"/>
            <w:szCs w:val="18"/>
          </w:rPr>
          <w:t>人工势场法</w:t>
        </w:r>
      </w:ins>
      <w:ins w:id="14" w:author="Lianghui Ding" w:date="2025-11-09T11:12:00Z">
        <w:r w:rsidR="00F53E73">
          <w:rPr>
            <w:rFonts w:ascii="楷体_GB2312" w:eastAsia="楷体_GB2312" w:hAnsi="宋体" w:hint="eastAsia"/>
            <w:szCs w:val="18"/>
          </w:rPr>
          <w:t>一直</w:t>
        </w:r>
      </w:ins>
      <w:ins w:id="15" w:author="Lianghui Ding" w:date="2025-11-09T11:06:00Z">
        <w:r w:rsidR="00147337">
          <w:rPr>
            <w:rFonts w:ascii="楷体_GB2312" w:eastAsia="楷体_GB2312" w:hAnsi="宋体" w:hint="eastAsia"/>
            <w:szCs w:val="18"/>
          </w:rPr>
          <w:t>是分布式</w:t>
        </w:r>
      </w:ins>
      <w:ins w:id="16" w:author="Lianghui Ding" w:date="2025-11-09T11:34:00Z">
        <w:r w:rsidR="00542904">
          <w:rPr>
            <w:rFonts w:ascii="楷体_GB2312" w:eastAsia="楷体_GB2312" w:hAnsi="宋体" w:hint="eastAsia"/>
            <w:szCs w:val="18"/>
          </w:rPr>
          <w:t>实时</w:t>
        </w:r>
      </w:ins>
      <w:ins w:id="17" w:author="Lianghui Ding" w:date="2025-11-09T11:06:00Z">
        <w:r w:rsidR="00147337">
          <w:rPr>
            <w:rFonts w:ascii="楷体_GB2312" w:eastAsia="楷体_GB2312" w:hAnsi="宋体" w:hint="eastAsia"/>
            <w:szCs w:val="18"/>
          </w:rPr>
          <w:t>路径规划的</w:t>
        </w:r>
      </w:ins>
      <w:ins w:id="18" w:author="Lianghui Ding" w:date="2025-11-09T11:13:00Z">
        <w:r w:rsidR="00446799">
          <w:rPr>
            <w:rFonts w:ascii="楷体_GB2312" w:eastAsia="楷体_GB2312" w:hAnsi="宋体" w:hint="eastAsia"/>
            <w:szCs w:val="18"/>
          </w:rPr>
          <w:t>主流</w:t>
        </w:r>
      </w:ins>
      <w:ins w:id="19" w:author="Lianghui Ding" w:date="2025-11-09T11:06:00Z">
        <w:r w:rsidR="00147337">
          <w:rPr>
            <w:rFonts w:ascii="楷体_GB2312" w:eastAsia="楷体_GB2312" w:hAnsi="宋体" w:hint="eastAsia"/>
            <w:szCs w:val="18"/>
          </w:rPr>
          <w:t>方法</w:t>
        </w:r>
      </w:ins>
      <w:ins w:id="20" w:author="Lianghui Ding" w:date="2025-11-09T11:07:00Z">
        <w:r w:rsidR="00147337">
          <w:rPr>
            <w:rFonts w:ascii="楷体_GB2312" w:eastAsia="楷体_GB2312" w:hAnsi="宋体" w:hint="eastAsia"/>
            <w:szCs w:val="18"/>
          </w:rPr>
          <w:t>。</w:t>
        </w:r>
      </w:ins>
      <w:ins w:id="21" w:author="Lianghui Ding" w:date="2025-11-09T11:06:00Z">
        <w:r w:rsidR="00147337">
          <w:rPr>
            <w:rFonts w:ascii="楷体_GB2312" w:eastAsia="楷体_GB2312" w:hAnsi="宋体" w:hint="eastAsia"/>
            <w:szCs w:val="18"/>
          </w:rPr>
          <w:t>然而</w:t>
        </w:r>
      </w:ins>
      <w:ins w:id="22" w:author="Lianghui Ding" w:date="2025-11-09T11:07:00Z">
        <w:r w:rsidR="00147337">
          <w:rPr>
            <w:rFonts w:ascii="楷体_GB2312" w:eastAsia="楷体_GB2312" w:hAnsi="宋体" w:hint="eastAsia"/>
            <w:szCs w:val="18"/>
          </w:rPr>
          <w:t>，随着网络规模</w:t>
        </w:r>
      </w:ins>
      <w:ins w:id="23" w:author="Lianghui Ding" w:date="2025-11-09T11:37:00Z">
        <w:r w:rsidR="006F6C75">
          <w:rPr>
            <w:rFonts w:ascii="楷体_GB2312" w:eastAsia="楷体_GB2312" w:hAnsi="宋体" w:hint="eastAsia"/>
            <w:szCs w:val="18"/>
          </w:rPr>
          <w:t>和外部环境复杂度</w:t>
        </w:r>
      </w:ins>
      <w:ins w:id="24" w:author="Lianghui Ding" w:date="2025-11-09T11:07:00Z">
        <w:r w:rsidR="00147337">
          <w:rPr>
            <w:rFonts w:ascii="楷体_GB2312" w:eastAsia="楷体_GB2312" w:hAnsi="宋体" w:hint="eastAsia"/>
            <w:szCs w:val="18"/>
          </w:rPr>
          <w:t>的增加，</w:t>
        </w:r>
      </w:ins>
      <w:ins w:id="25" w:author="Lianghui Ding" w:date="2025-11-09T11:13:00Z">
        <w:r w:rsidR="00F15BA0">
          <w:rPr>
            <w:rFonts w:ascii="楷体_GB2312" w:eastAsia="楷体_GB2312" w:hAnsi="宋体" w:hint="eastAsia"/>
            <w:szCs w:val="18"/>
          </w:rPr>
          <w:t>多源势场叠加会导致</w:t>
        </w:r>
      </w:ins>
      <w:ins w:id="26" w:author="Lianghui Ding" w:date="2025-11-09T11:35:00Z">
        <w:r w:rsidR="002E4B3F">
          <w:rPr>
            <w:rFonts w:ascii="楷体_GB2312" w:eastAsia="楷体_GB2312" w:hAnsi="宋体" w:hint="eastAsia"/>
            <w:szCs w:val="18"/>
          </w:rPr>
          <w:t>其</w:t>
        </w:r>
      </w:ins>
      <w:ins w:id="27" w:author="Lianghui Ding" w:date="2025-11-09T11:13:00Z">
        <w:r w:rsidR="00F15BA0">
          <w:rPr>
            <w:rFonts w:ascii="楷体_GB2312" w:eastAsia="楷体_GB2312" w:hAnsi="宋体" w:hint="eastAsia"/>
            <w:szCs w:val="18"/>
          </w:rPr>
          <w:t>路径</w:t>
        </w:r>
      </w:ins>
      <w:ins w:id="28" w:author="Lianghui Ding" w:date="2025-11-09T11:06:00Z">
        <w:r w:rsidR="00147337">
          <w:rPr>
            <w:rFonts w:ascii="楷体_GB2312" w:eastAsia="楷体_GB2312" w:hAnsi="宋体" w:hint="eastAsia"/>
            <w:szCs w:val="18"/>
          </w:rPr>
          <w:t>死锁和震荡</w:t>
        </w:r>
      </w:ins>
      <w:ins w:id="29" w:author="Lianghui Ding" w:date="2025-11-09T11:13:00Z">
        <w:r w:rsidR="00F15BA0">
          <w:rPr>
            <w:rFonts w:ascii="楷体_GB2312" w:eastAsia="楷体_GB2312" w:hAnsi="宋体" w:hint="eastAsia"/>
            <w:szCs w:val="18"/>
          </w:rPr>
          <w:t>，</w:t>
        </w:r>
      </w:ins>
      <w:ins w:id="30" w:author="Lianghui Ding" w:date="2025-11-09T11:14:00Z">
        <w:r w:rsidR="00F15BA0">
          <w:rPr>
            <w:rFonts w:ascii="楷体_GB2312" w:eastAsia="楷体_GB2312" w:hAnsi="宋体" w:hint="eastAsia"/>
            <w:szCs w:val="18"/>
          </w:rPr>
          <w:t>严重降低路径规划效率甚至导致</w:t>
        </w:r>
      </w:ins>
      <w:ins w:id="31" w:author="Lianghui Ding" w:date="2025-11-09T11:15:00Z">
        <w:r w:rsidR="00F15BA0">
          <w:rPr>
            <w:rFonts w:ascii="楷体_GB2312" w:eastAsia="楷体_GB2312" w:hAnsi="宋体" w:hint="eastAsia"/>
            <w:szCs w:val="18"/>
          </w:rPr>
          <w:t>规划失效</w:t>
        </w:r>
      </w:ins>
      <w:ins w:id="32" w:author="Lianghui Ding" w:date="2025-11-09T11:07:00Z">
        <w:r w:rsidR="00147337">
          <w:rPr>
            <w:rFonts w:ascii="楷体_GB2312" w:eastAsia="楷体_GB2312" w:hAnsi="宋体" w:hint="eastAsia"/>
            <w:szCs w:val="18"/>
          </w:rPr>
          <w:t>。</w:t>
        </w:r>
      </w:ins>
      <w:r w:rsidR="007A7A95">
        <w:rPr>
          <w:rFonts w:ascii="楷体_GB2312" w:eastAsia="楷体_GB2312" w:hAnsi="宋体" w:hint="eastAsia"/>
          <w:szCs w:val="18"/>
        </w:rPr>
        <w:t>针对该问题，</w:t>
      </w:r>
      <w:r w:rsidR="007A7A95" w:rsidRPr="007A7A95">
        <w:rPr>
          <w:rFonts w:ascii="楷体_GB2312" w:eastAsia="楷体_GB2312" w:hAnsi="宋体"/>
          <w:szCs w:val="18"/>
        </w:rPr>
        <w:t>本文提出一种</w:t>
      </w:r>
      <w:bookmarkStart w:id="33" w:name="OLE_LINK4"/>
      <w:ins w:id="34" w:author="Lianghui Ding" w:date="2025-11-09T11:21:00Z">
        <w:r w:rsidR="00C74822">
          <w:rPr>
            <w:rFonts w:ascii="楷体_GB2312" w:eastAsia="楷体_GB2312" w:hAnsi="宋体" w:hint="eastAsia"/>
            <w:szCs w:val="18"/>
          </w:rPr>
          <w:t>全局路径采样与局部人工势场法相结合的分簇协同</w:t>
        </w:r>
      </w:ins>
      <w:ins w:id="35" w:author="Lianghui Ding" w:date="2025-11-09T11:22:00Z">
        <w:r w:rsidR="00296891">
          <w:rPr>
            <w:rFonts w:ascii="楷体_GB2312" w:eastAsia="楷体_GB2312" w:hAnsi="宋体" w:hint="eastAsia"/>
            <w:szCs w:val="18"/>
          </w:rPr>
          <w:t>通信保持</w:t>
        </w:r>
      </w:ins>
      <w:ins w:id="36" w:author="Lianghui Ding" w:date="2025-11-09T11:21:00Z">
        <w:r w:rsidR="00C74822">
          <w:rPr>
            <w:rFonts w:ascii="楷体_GB2312" w:eastAsia="楷体_GB2312" w:hAnsi="宋体" w:hint="eastAsia"/>
            <w:szCs w:val="18"/>
          </w:rPr>
          <w:t>路径规划方法</w:t>
        </w:r>
      </w:ins>
      <w:del w:id="37" w:author="Lianghui Ding" w:date="2025-11-09T11:22:00Z">
        <w:r w:rsidR="007A7A95" w:rsidRPr="007A7A95" w:rsidDel="00C74822">
          <w:rPr>
            <w:rFonts w:ascii="楷体_GB2312" w:eastAsia="楷体_GB2312" w:hAnsi="宋体"/>
            <w:szCs w:val="18"/>
          </w:rPr>
          <w:delText>基于</w:delText>
        </w:r>
        <w:commentRangeStart w:id="38"/>
        <w:r w:rsidR="007A7A95" w:rsidRPr="007A7A95" w:rsidDel="00C74822">
          <w:rPr>
            <w:rFonts w:ascii="楷体_GB2312" w:eastAsia="楷体_GB2312" w:hAnsi="宋体"/>
            <w:szCs w:val="18"/>
          </w:rPr>
          <w:delText>分层分簇协同机制</w:delText>
        </w:r>
        <w:commentRangeEnd w:id="38"/>
        <w:r w:rsidR="00B135B8" w:rsidDel="00C74822">
          <w:rPr>
            <w:rStyle w:val="ac"/>
          </w:rPr>
          <w:commentReference w:id="38"/>
        </w:r>
        <w:r w:rsidR="007A7A95" w:rsidRPr="007A7A95" w:rsidDel="00C74822">
          <w:rPr>
            <w:rFonts w:ascii="楷体_GB2312" w:eastAsia="楷体_GB2312" w:hAnsi="宋体"/>
            <w:szCs w:val="18"/>
          </w:rPr>
          <w:delText>的无人机集群通信保持路径规划方法</w:delText>
        </w:r>
      </w:del>
      <w:r w:rsidR="007A7A95" w:rsidRPr="002742F8">
        <w:rPr>
          <w:rFonts w:ascii="楷体_GB2312" w:eastAsia="楷体_GB2312" w:hAnsi="宋体"/>
          <w:szCs w:val="18"/>
        </w:rPr>
        <w:t>（</w:t>
      </w:r>
      <w:bookmarkStart w:id="39" w:name="OLE_LINK3"/>
      <w:r w:rsidR="007A7A95" w:rsidRPr="002742F8">
        <w:rPr>
          <w:rFonts w:ascii="楷体_GB2312" w:eastAsia="楷体_GB2312" w:hAnsi="宋体"/>
          <w:szCs w:val="18"/>
        </w:rPr>
        <w:t>C</w:t>
      </w:r>
      <w:del w:id="40" w:author="Lianghui Ding" w:date="2025-11-09T11:23:00Z">
        <w:r w:rsidR="007A7A95" w:rsidRPr="002742F8" w:rsidDel="009F1381">
          <w:rPr>
            <w:rFonts w:ascii="楷体_GB2312" w:eastAsia="楷体_GB2312" w:hAnsi="宋体"/>
            <w:szCs w:val="18"/>
          </w:rPr>
          <w:delText>L</w:delText>
        </w:r>
      </w:del>
      <w:r w:rsidR="007A7A95" w:rsidRPr="002742F8">
        <w:rPr>
          <w:rFonts w:ascii="楷体_GB2312" w:eastAsia="楷体_GB2312" w:hAnsi="宋体"/>
          <w:szCs w:val="18"/>
        </w:rPr>
        <w:t>-RRT*-APF</w:t>
      </w:r>
      <w:bookmarkEnd w:id="39"/>
      <w:r w:rsidR="007A7A95" w:rsidRPr="002742F8">
        <w:rPr>
          <w:rFonts w:ascii="楷体_GB2312" w:eastAsia="楷体_GB2312" w:hAnsi="宋体"/>
          <w:szCs w:val="18"/>
        </w:rPr>
        <w:t>）</w:t>
      </w:r>
      <w:bookmarkEnd w:id="33"/>
      <w:r w:rsidR="007A7A95" w:rsidRPr="007A7A95">
        <w:rPr>
          <w:rFonts w:ascii="楷体_GB2312" w:eastAsia="楷体_GB2312" w:hAnsi="宋体"/>
          <w:szCs w:val="18"/>
        </w:rPr>
        <w:t>。该方法</w:t>
      </w:r>
      <w:ins w:id="41" w:author="Lianghui Ding" w:date="2025-11-09T11:38:00Z">
        <w:r w:rsidR="00DB119B">
          <w:rPr>
            <w:rFonts w:ascii="楷体_GB2312" w:eastAsia="楷体_GB2312" w:hAnsi="宋体" w:hint="eastAsia"/>
            <w:szCs w:val="18"/>
          </w:rPr>
          <w:t>首先</w:t>
        </w:r>
      </w:ins>
      <w:ins w:id="42" w:author="Lianghui Ding" w:date="2025-11-09T11:25:00Z">
        <w:r w:rsidR="002B67E1">
          <w:rPr>
            <w:rFonts w:ascii="楷体_GB2312" w:eastAsia="楷体_GB2312" w:hAnsi="宋体" w:hint="eastAsia"/>
            <w:szCs w:val="18"/>
          </w:rPr>
          <w:t>将大规模</w:t>
        </w:r>
      </w:ins>
      <w:ins w:id="43" w:author="Lianghui Ding" w:date="2025-11-09T11:26:00Z">
        <w:r w:rsidR="002B67E1">
          <w:rPr>
            <w:rFonts w:ascii="楷体_GB2312" w:eastAsia="楷体_GB2312" w:hAnsi="宋体" w:hint="eastAsia"/>
            <w:szCs w:val="18"/>
          </w:rPr>
          <w:t>无人机集群分为多个簇</w:t>
        </w:r>
      </w:ins>
      <w:ins w:id="44" w:author="Lianghui Ding" w:date="2025-11-09T11:51:00Z">
        <w:r w:rsidR="00720327">
          <w:rPr>
            <w:rFonts w:ascii="楷体_GB2312" w:eastAsia="楷体_GB2312" w:hAnsi="宋体" w:hint="eastAsia"/>
            <w:szCs w:val="18"/>
          </w:rPr>
          <w:t>；</w:t>
        </w:r>
      </w:ins>
      <w:ins w:id="45" w:author="Lianghui Ding" w:date="2025-11-09T11:41:00Z">
        <w:r w:rsidR="00A43416">
          <w:rPr>
            <w:rFonts w:ascii="楷体_GB2312" w:eastAsia="楷体_GB2312" w:hAnsi="宋体" w:hint="eastAsia"/>
            <w:szCs w:val="18"/>
          </w:rPr>
          <w:t>再</w:t>
        </w:r>
      </w:ins>
      <w:ins w:id="46" w:author="Lianghui Ding" w:date="2025-11-09T11:38:00Z">
        <w:r w:rsidR="00DB119B">
          <w:rPr>
            <w:rFonts w:ascii="楷体_GB2312" w:eastAsia="楷体_GB2312" w:hAnsi="宋体" w:hint="eastAsia"/>
            <w:szCs w:val="18"/>
          </w:rPr>
          <w:t>利用</w:t>
        </w:r>
      </w:ins>
      <w:ins w:id="47" w:author="Lianghui Ding" w:date="2025-11-09T11:39:00Z">
        <w:r w:rsidR="00DB119B">
          <w:rPr>
            <w:rFonts w:ascii="楷体_GB2312" w:eastAsia="楷体_GB2312" w:hAnsi="宋体" w:hint="eastAsia"/>
            <w:szCs w:val="18"/>
          </w:rPr>
          <w:t>簇间距离约束的</w:t>
        </w:r>
      </w:ins>
      <w:ins w:id="48" w:author="Lianghui Ding" w:date="2025-11-09T11:38:00Z">
        <w:r w:rsidR="00DB119B">
          <w:rPr>
            <w:rFonts w:ascii="楷体_GB2312" w:eastAsia="楷体_GB2312" w:hAnsi="宋体" w:hint="eastAsia"/>
            <w:szCs w:val="18"/>
          </w:rPr>
          <w:t>RRT*</w:t>
        </w:r>
      </w:ins>
      <w:ins w:id="49" w:author="Lianghui Ding" w:date="2025-11-09T11:52:00Z">
        <w:r w:rsidR="009E77F8">
          <w:rPr>
            <w:rFonts w:ascii="楷体_GB2312" w:eastAsia="楷体_GB2312" w:hAnsi="宋体" w:hint="eastAsia"/>
            <w:szCs w:val="18"/>
          </w:rPr>
          <w:t>采样</w:t>
        </w:r>
      </w:ins>
      <w:ins w:id="50" w:author="Lianghui Ding" w:date="2025-11-09T11:38:00Z">
        <w:r w:rsidR="00DB119B">
          <w:rPr>
            <w:rFonts w:ascii="楷体_GB2312" w:eastAsia="楷体_GB2312" w:hAnsi="宋体" w:hint="eastAsia"/>
            <w:szCs w:val="18"/>
          </w:rPr>
          <w:t>方法</w:t>
        </w:r>
      </w:ins>
      <w:ins w:id="51" w:author="Lianghui Ding" w:date="2025-11-09T11:41:00Z">
        <w:r w:rsidR="00A43416">
          <w:rPr>
            <w:rFonts w:ascii="楷体_GB2312" w:eastAsia="楷体_GB2312" w:hAnsi="宋体" w:hint="eastAsia"/>
            <w:szCs w:val="18"/>
          </w:rPr>
          <w:t>实时更新每个簇的</w:t>
        </w:r>
      </w:ins>
      <w:ins w:id="52" w:author="Lianghui Ding" w:date="2025-11-09T11:39:00Z">
        <w:r w:rsidR="00DB119B">
          <w:rPr>
            <w:rFonts w:ascii="楷体_GB2312" w:eastAsia="楷体_GB2312" w:hAnsi="宋体" w:hint="eastAsia"/>
            <w:szCs w:val="18"/>
          </w:rPr>
          <w:t>全局路径</w:t>
        </w:r>
      </w:ins>
      <w:ins w:id="53" w:author="Lianghui Ding" w:date="2025-11-09T11:47:00Z">
        <w:r w:rsidR="006801DE">
          <w:rPr>
            <w:rFonts w:ascii="楷体_GB2312" w:eastAsia="楷体_GB2312" w:hAnsi="宋体" w:hint="eastAsia"/>
            <w:szCs w:val="18"/>
          </w:rPr>
          <w:t>关键点</w:t>
        </w:r>
      </w:ins>
      <w:del w:id="54" w:author="Lianghui Ding" w:date="2025-11-09T11:22:00Z">
        <w:r w:rsidR="002742F8" w:rsidDel="00E173AB">
          <w:rPr>
            <w:rFonts w:ascii="楷体_GB2312" w:eastAsia="楷体_GB2312" w:hAnsi="宋体" w:hint="eastAsia"/>
            <w:szCs w:val="18"/>
          </w:rPr>
          <w:delText>通过</w:delText>
        </w:r>
        <w:r w:rsidR="007A7A95" w:rsidDel="00E173AB">
          <w:rPr>
            <w:rFonts w:ascii="楷体_GB2312" w:eastAsia="楷体_GB2312" w:hAnsi="宋体" w:hint="eastAsia"/>
            <w:szCs w:val="18"/>
          </w:rPr>
          <w:delText>分层</w:delText>
        </w:r>
        <w:r w:rsidR="007A7A95" w:rsidRPr="007A7A95" w:rsidDel="00E173AB">
          <w:rPr>
            <w:rFonts w:ascii="楷体_GB2312" w:eastAsia="楷体_GB2312" w:hAnsi="宋体" w:hint="eastAsia"/>
            <w:szCs w:val="18"/>
          </w:rPr>
          <w:delText>分簇</w:delText>
        </w:r>
        <w:r w:rsidR="007A7A95" w:rsidDel="00E173AB">
          <w:rPr>
            <w:rFonts w:ascii="楷体_GB2312" w:eastAsia="楷体_GB2312" w:hAnsi="宋体" w:hint="eastAsia"/>
            <w:szCs w:val="18"/>
          </w:rPr>
          <w:delText>策略</w:delText>
        </w:r>
        <w:r w:rsidR="007A7A95" w:rsidRPr="007A7A95" w:rsidDel="00E173AB">
          <w:rPr>
            <w:rFonts w:ascii="楷体_GB2312" w:eastAsia="楷体_GB2312" w:hAnsi="宋体" w:hint="eastAsia"/>
            <w:szCs w:val="18"/>
          </w:rPr>
          <w:delText>降低大规模集群在复杂场景中的</w:delText>
        </w:r>
        <w:r w:rsidR="007A7A95" w:rsidDel="00E173AB">
          <w:rPr>
            <w:rFonts w:ascii="楷体_GB2312" w:eastAsia="楷体_GB2312" w:hAnsi="宋体" w:hint="eastAsia"/>
            <w:szCs w:val="18"/>
          </w:rPr>
          <w:delText>死锁</w:delText>
        </w:r>
        <w:r w:rsidR="007A7A95" w:rsidRPr="007A7A95" w:rsidDel="00E173AB">
          <w:rPr>
            <w:rFonts w:ascii="楷体_GB2312" w:eastAsia="楷体_GB2312" w:hAnsi="宋体" w:hint="eastAsia"/>
            <w:szCs w:val="18"/>
          </w:rPr>
          <w:delText>与聚集震荡风险</w:delText>
        </w:r>
        <w:r w:rsidR="002742F8" w:rsidDel="00E173AB">
          <w:rPr>
            <w:rFonts w:ascii="楷体_GB2312" w:eastAsia="楷体_GB2312" w:hAnsi="宋体" w:hint="eastAsia"/>
            <w:szCs w:val="18"/>
          </w:rPr>
          <w:delText>，</w:delText>
        </w:r>
        <w:r w:rsidR="00EB3746" w:rsidDel="00E173AB">
          <w:rPr>
            <w:rFonts w:ascii="楷体_GB2312" w:eastAsia="楷体_GB2312" w:hAnsi="宋体" w:hint="eastAsia"/>
            <w:szCs w:val="18"/>
          </w:rPr>
          <w:delText>保证算法的可</w:delText>
        </w:r>
        <w:r w:rsidR="002742F8" w:rsidDel="00E173AB">
          <w:rPr>
            <w:rFonts w:ascii="楷体_GB2312" w:eastAsia="楷体_GB2312" w:hAnsi="宋体" w:hint="eastAsia"/>
            <w:szCs w:val="18"/>
          </w:rPr>
          <w:delText>扩展性</w:delText>
        </w:r>
        <w:r w:rsidR="007A7A95" w:rsidRPr="007A7A95" w:rsidDel="00E173AB">
          <w:rPr>
            <w:rFonts w:ascii="楷体_GB2312" w:eastAsia="楷体_GB2312" w:hAnsi="宋体" w:hint="eastAsia"/>
            <w:szCs w:val="18"/>
          </w:rPr>
          <w:delText>；</w:delText>
        </w:r>
      </w:del>
      <w:del w:id="55" w:author="Lianghui Ding" w:date="2025-11-09T11:29:00Z">
        <w:r w:rsidR="007A7A95" w:rsidRPr="007A7A95" w:rsidDel="00D61414">
          <w:rPr>
            <w:rFonts w:ascii="楷体_GB2312" w:eastAsia="楷体_GB2312" w:hAnsi="宋体" w:hint="eastAsia"/>
            <w:szCs w:val="18"/>
          </w:rPr>
          <w:delText>在全局层面引入</w:delText>
        </w:r>
      </w:del>
      <w:bookmarkStart w:id="56" w:name="OLE_LINK1"/>
      <w:del w:id="57" w:author="Lianghui Ding" w:date="2025-11-09T11:31:00Z">
        <w:r w:rsidR="007A7A95" w:rsidRPr="007A7A95" w:rsidDel="00381027">
          <w:rPr>
            <w:rFonts w:ascii="楷体_GB2312" w:eastAsia="楷体_GB2312" w:hAnsi="宋体" w:hint="eastAsia"/>
            <w:szCs w:val="18"/>
          </w:rPr>
          <w:delText>簇间距离约束机制</w:delText>
        </w:r>
        <w:bookmarkEnd w:id="56"/>
        <w:r w:rsidR="007A7A95" w:rsidRPr="007A7A95" w:rsidDel="00381027">
          <w:rPr>
            <w:rFonts w:ascii="楷体_GB2312" w:eastAsia="楷体_GB2312" w:hAnsi="宋体" w:hint="eastAsia"/>
            <w:szCs w:val="18"/>
          </w:rPr>
          <w:delText>，</w:delText>
        </w:r>
      </w:del>
      <w:del w:id="58" w:author="Lianghui Ding" w:date="2025-11-09T11:40:00Z">
        <w:r w:rsidR="007A7A95" w:rsidRPr="007A7A95" w:rsidDel="00DB119B">
          <w:rPr>
            <w:rFonts w:ascii="楷体_GB2312" w:eastAsia="楷体_GB2312" w:hAnsi="宋体" w:hint="eastAsia"/>
            <w:szCs w:val="18"/>
          </w:rPr>
          <w:delText>以</w:delText>
        </w:r>
        <w:r w:rsidR="002742F8" w:rsidDel="00DB119B">
          <w:rPr>
            <w:rFonts w:ascii="楷体_GB2312" w:eastAsia="楷体_GB2312" w:hAnsi="宋体" w:hint="eastAsia"/>
            <w:szCs w:val="18"/>
          </w:rPr>
          <w:delText>实时</w:delText>
        </w:r>
        <w:r w:rsidR="007A7A95" w:rsidRPr="007A7A95" w:rsidDel="00DB119B">
          <w:rPr>
            <w:rFonts w:ascii="楷体_GB2312" w:eastAsia="楷体_GB2312" w:hAnsi="宋体" w:hint="eastAsia"/>
            <w:szCs w:val="18"/>
          </w:rPr>
          <w:delText>约束不同簇</w:delText>
        </w:r>
        <w:r w:rsidR="007A7A95" w:rsidDel="00DB119B">
          <w:rPr>
            <w:rFonts w:ascii="楷体_GB2312" w:eastAsia="楷体_GB2312" w:hAnsi="宋体" w:hint="eastAsia"/>
            <w:szCs w:val="18"/>
          </w:rPr>
          <w:delText>间规划路径</w:delText>
        </w:r>
        <w:r w:rsidR="007A7A95" w:rsidRPr="007A7A95" w:rsidDel="00DB119B">
          <w:rPr>
            <w:rFonts w:ascii="楷体_GB2312" w:eastAsia="楷体_GB2312" w:hAnsi="宋体" w:hint="eastAsia"/>
            <w:szCs w:val="18"/>
          </w:rPr>
          <w:delText>的相对位置，</w:delText>
        </w:r>
        <w:r w:rsidR="007A7A95" w:rsidDel="00DB119B">
          <w:rPr>
            <w:rFonts w:ascii="楷体_GB2312" w:eastAsia="楷体_GB2312" w:hAnsi="宋体" w:hint="eastAsia"/>
            <w:szCs w:val="18"/>
          </w:rPr>
          <w:delText>为</w:delText>
        </w:r>
        <w:r w:rsidR="007A7A95" w:rsidRPr="007A7A95" w:rsidDel="00DB119B">
          <w:rPr>
            <w:rFonts w:ascii="楷体_GB2312" w:eastAsia="楷体_GB2312" w:hAnsi="宋体" w:hint="eastAsia"/>
            <w:szCs w:val="18"/>
          </w:rPr>
          <w:delText>簇间通信链路的稳定</w:delText>
        </w:r>
        <w:r w:rsidR="007A7A95" w:rsidDel="00DB119B">
          <w:rPr>
            <w:rFonts w:ascii="楷体_GB2312" w:eastAsia="楷体_GB2312" w:hAnsi="宋体" w:hint="eastAsia"/>
            <w:szCs w:val="18"/>
          </w:rPr>
          <w:delText>提供保障</w:delText>
        </w:r>
      </w:del>
      <w:del w:id="59" w:author="Lianghui Ding" w:date="2025-11-09T11:41:00Z">
        <w:r w:rsidR="006801DE" w:rsidRPr="007A7A95" w:rsidDel="006801DE">
          <w:rPr>
            <w:rFonts w:ascii="楷体_GB2312" w:eastAsia="楷体_GB2312" w:hAnsi="宋体" w:hint="eastAsia"/>
            <w:szCs w:val="18"/>
          </w:rPr>
          <w:delText>；</w:delText>
        </w:r>
      </w:del>
      <w:ins w:id="60" w:author="Lianghui Ding" w:date="2025-11-09T11:52:00Z">
        <w:r w:rsidR="009E77F8">
          <w:rPr>
            <w:rFonts w:ascii="楷体_GB2312" w:eastAsia="楷体_GB2312" w:hAnsi="宋体" w:hint="eastAsia"/>
            <w:szCs w:val="18"/>
          </w:rPr>
          <w:t>；局部路径规划</w:t>
        </w:r>
      </w:ins>
      <w:ins w:id="61" w:author="Lianghui Ding" w:date="2025-11-09T11:54:00Z">
        <w:r w:rsidR="00B831FC">
          <w:rPr>
            <w:rFonts w:ascii="楷体_GB2312" w:eastAsia="楷体_GB2312" w:hAnsi="宋体" w:hint="eastAsia"/>
            <w:szCs w:val="18"/>
          </w:rPr>
          <w:t>建立</w:t>
        </w:r>
      </w:ins>
      <w:ins w:id="62" w:author="Lianghui Ding" w:date="2025-11-09T11:52:00Z">
        <w:r w:rsidR="009E77F8">
          <w:rPr>
            <w:rFonts w:ascii="楷体_GB2312" w:eastAsia="楷体_GB2312" w:hAnsi="宋体" w:hint="eastAsia"/>
            <w:szCs w:val="18"/>
          </w:rPr>
          <w:t>基于</w:t>
        </w:r>
      </w:ins>
      <w:ins w:id="63" w:author="Lianghui Ding" w:date="2025-11-09T11:53:00Z">
        <w:r w:rsidR="009E77F8">
          <w:rPr>
            <w:rFonts w:ascii="楷体_GB2312" w:eastAsia="楷体_GB2312" w:hAnsi="宋体" w:hint="eastAsia"/>
            <w:szCs w:val="18"/>
          </w:rPr>
          <w:t>最小生成树的</w:t>
        </w:r>
      </w:ins>
      <w:ins w:id="64" w:author="Lianghui Ding" w:date="2025-11-09T11:54:00Z">
        <w:r w:rsidR="00B831FC">
          <w:rPr>
            <w:rFonts w:ascii="楷体_GB2312" w:eastAsia="楷体_GB2312" w:hAnsi="宋体" w:hint="eastAsia"/>
            <w:szCs w:val="18"/>
          </w:rPr>
          <w:t>低复杂度</w:t>
        </w:r>
      </w:ins>
      <w:ins w:id="65" w:author="Lianghui Ding" w:date="2025-11-09T11:50:00Z">
        <w:r w:rsidR="000929B6">
          <w:rPr>
            <w:rFonts w:ascii="楷体_GB2312" w:eastAsia="楷体_GB2312" w:hAnsi="宋体" w:hint="eastAsia"/>
            <w:szCs w:val="18"/>
          </w:rPr>
          <w:t>通信保持</w:t>
        </w:r>
      </w:ins>
      <w:ins w:id="66" w:author="Lianghui Ding" w:date="2025-11-09T11:53:00Z">
        <w:r w:rsidR="009B2DA3">
          <w:rPr>
            <w:rFonts w:ascii="楷体_GB2312" w:eastAsia="楷体_GB2312" w:hAnsi="宋体" w:hint="eastAsia"/>
            <w:szCs w:val="18"/>
          </w:rPr>
          <w:t>力，</w:t>
        </w:r>
      </w:ins>
      <w:ins w:id="67" w:author="Lianghui Ding" w:date="2025-11-09T11:57:00Z">
        <w:r w:rsidR="000E7C72">
          <w:rPr>
            <w:rFonts w:ascii="楷体_GB2312" w:eastAsia="楷体_GB2312" w:hAnsi="宋体" w:hint="eastAsia"/>
            <w:szCs w:val="18"/>
          </w:rPr>
          <w:t>并</w:t>
        </w:r>
      </w:ins>
      <w:ins w:id="68" w:author="Lianghui Ding" w:date="2025-11-09T11:55:00Z">
        <w:r w:rsidR="000E7C72">
          <w:rPr>
            <w:rFonts w:ascii="楷体_GB2312" w:eastAsia="楷体_GB2312" w:hAnsi="宋体" w:hint="eastAsia"/>
            <w:szCs w:val="18"/>
          </w:rPr>
          <w:t>使用基于通信保持力</w:t>
        </w:r>
      </w:ins>
      <w:ins w:id="69" w:author="Lianghui Ding" w:date="2025-11-09T11:56:00Z">
        <w:r w:rsidR="000E7C72">
          <w:rPr>
            <w:rFonts w:ascii="楷体_GB2312" w:eastAsia="楷体_GB2312" w:hAnsi="宋体" w:hint="eastAsia"/>
            <w:szCs w:val="18"/>
          </w:rPr>
          <w:t>、全局路径关键点引力、碰撞避免斥力加权的人工势场</w:t>
        </w:r>
      </w:ins>
      <w:ins w:id="70" w:author="Lianghui Ding" w:date="2025-11-09T11:59:00Z">
        <w:r w:rsidR="00517DE4">
          <w:rPr>
            <w:rFonts w:ascii="楷体_GB2312" w:eastAsia="楷体_GB2312" w:hAnsi="宋体" w:hint="eastAsia"/>
            <w:szCs w:val="18"/>
          </w:rPr>
          <w:t>法（APF）</w:t>
        </w:r>
      </w:ins>
      <w:ins w:id="71" w:author="Lianghui Ding" w:date="2025-11-09T11:57:00Z">
        <w:r w:rsidR="000E7C72">
          <w:rPr>
            <w:rFonts w:ascii="楷体_GB2312" w:eastAsia="楷体_GB2312" w:hAnsi="宋体" w:hint="eastAsia"/>
            <w:szCs w:val="18"/>
          </w:rPr>
          <w:t>实时计算局部目标点</w:t>
        </w:r>
      </w:ins>
      <w:del w:id="72" w:author="Lianghui Ding" w:date="2025-11-09T11:42:00Z">
        <w:r w:rsidR="007A7A95" w:rsidRPr="007A7A95" w:rsidDel="006801DE">
          <w:rPr>
            <w:rFonts w:ascii="楷体_GB2312" w:eastAsia="楷体_GB2312" w:hAnsi="宋体" w:hint="eastAsia"/>
            <w:szCs w:val="18"/>
          </w:rPr>
          <w:delText>在局部层面则结合</w:delText>
        </w:r>
      </w:del>
      <w:del w:id="73" w:author="Lianghui Ding" w:date="2025-11-09T11:55:00Z">
        <w:r w:rsidR="007A7A95" w:rsidRPr="007A7A95" w:rsidDel="000E7C72">
          <w:rPr>
            <w:rFonts w:ascii="楷体_GB2312" w:eastAsia="楷体_GB2312" w:hAnsi="宋体"/>
            <w:szCs w:val="18"/>
          </w:rPr>
          <w:delText>人工势场法，引入基于最小生成树的</w:delText>
        </w:r>
        <w:r w:rsidR="002742F8" w:rsidDel="000E7C72">
          <w:rPr>
            <w:rFonts w:ascii="楷体_GB2312" w:eastAsia="楷体_GB2312" w:hAnsi="宋体" w:hint="eastAsia"/>
            <w:szCs w:val="18"/>
          </w:rPr>
          <w:delText>通信保持引力</w:delText>
        </w:r>
      </w:del>
      <w:del w:id="74" w:author="Lianghui Ding" w:date="2025-11-09T11:57:00Z">
        <w:r w:rsidR="007A7A95" w:rsidRPr="007A7A95" w:rsidDel="000E7C72">
          <w:rPr>
            <w:rFonts w:ascii="楷体_GB2312" w:eastAsia="楷体_GB2312" w:hAnsi="宋体"/>
            <w:szCs w:val="18"/>
          </w:rPr>
          <w:delText>，从链路质量角度自适应维持</w:delText>
        </w:r>
        <w:r w:rsidR="002742F8" w:rsidDel="000E7C72">
          <w:rPr>
            <w:rFonts w:ascii="楷体_GB2312" w:eastAsia="楷体_GB2312" w:hAnsi="宋体" w:hint="eastAsia"/>
            <w:szCs w:val="18"/>
          </w:rPr>
          <w:delText>整个集群</w:delText>
        </w:r>
        <w:r w:rsidR="007A7A95" w:rsidRPr="007A7A95" w:rsidDel="000E7C72">
          <w:rPr>
            <w:rFonts w:ascii="楷体_GB2312" w:eastAsia="楷体_GB2312" w:hAnsi="宋体"/>
            <w:szCs w:val="18"/>
          </w:rPr>
          <w:delText>的通信连通性</w:delText>
        </w:r>
      </w:del>
      <w:r w:rsidR="007A7A95" w:rsidRPr="007A7A95">
        <w:rPr>
          <w:rFonts w:ascii="楷体_GB2312" w:eastAsia="楷体_GB2312" w:hAnsi="宋体"/>
          <w:szCs w:val="18"/>
        </w:rPr>
        <w:t>。</w:t>
      </w:r>
      <w:ins w:id="75" w:author="Lianghui Ding" w:date="2025-11-09T11:58:00Z">
        <w:r w:rsidR="00517DE4">
          <w:rPr>
            <w:rFonts w:ascii="楷体_GB2312" w:eastAsia="楷体_GB2312" w:hAnsi="宋体" w:hint="eastAsia"/>
            <w:szCs w:val="18"/>
          </w:rPr>
          <w:t>本文构建了物理障碍和电磁干扰并存的城市作战环境，</w:t>
        </w:r>
      </w:ins>
      <w:ins w:id="76" w:author="Lianghui Ding" w:date="2025-11-09T11:59:00Z">
        <w:r w:rsidR="00517DE4">
          <w:rPr>
            <w:rFonts w:ascii="楷体_GB2312" w:eastAsia="楷体_GB2312" w:hAnsi="宋体" w:hint="eastAsia"/>
            <w:szCs w:val="18"/>
          </w:rPr>
          <w:t>测试了最多3</w:t>
        </w:r>
        <w:r w:rsidR="00517DE4">
          <w:rPr>
            <w:rFonts w:ascii="楷体_GB2312" w:eastAsia="楷体_GB2312" w:hAnsi="宋体"/>
            <w:szCs w:val="18"/>
          </w:rPr>
          <w:t>6</w:t>
        </w:r>
        <w:r w:rsidR="00517DE4">
          <w:rPr>
            <w:rFonts w:ascii="楷体_GB2312" w:eastAsia="楷体_GB2312" w:hAnsi="宋体" w:hint="eastAsia"/>
            <w:szCs w:val="18"/>
          </w:rPr>
          <w:t>节点的路径规划</w:t>
        </w:r>
      </w:ins>
      <w:ins w:id="77" w:author="Lianghui Ding" w:date="2025-11-09T12:01:00Z">
        <w:r w:rsidR="007374B2">
          <w:rPr>
            <w:rFonts w:ascii="楷体_GB2312" w:eastAsia="楷体_GB2312" w:hAnsi="宋体" w:hint="eastAsia"/>
            <w:szCs w:val="18"/>
          </w:rPr>
          <w:t>。</w:t>
        </w:r>
      </w:ins>
      <w:del w:id="78" w:author="Lianghui Ding" w:date="2025-11-09T11:59:00Z">
        <w:r w:rsidR="008D33C0" w:rsidRPr="008D33C0" w:rsidDel="00517DE4">
          <w:rPr>
            <w:rFonts w:ascii="楷体_GB2312" w:eastAsia="楷体_GB2312" w:hAnsi="宋体"/>
            <w:szCs w:val="18"/>
          </w:rPr>
          <w:delText>实验</w:delText>
        </w:r>
      </w:del>
      <w:r w:rsidR="008D33C0" w:rsidRPr="008D33C0">
        <w:rPr>
          <w:rFonts w:ascii="楷体_GB2312" w:eastAsia="楷体_GB2312" w:hAnsi="宋体"/>
          <w:szCs w:val="18"/>
        </w:rPr>
        <w:t>结果表明，所提</w:t>
      </w:r>
      <w:ins w:id="79" w:author="Lianghui Ding" w:date="2025-11-09T11:59:00Z">
        <w:r w:rsidR="007374B2">
          <w:rPr>
            <w:rFonts w:ascii="楷体_GB2312" w:eastAsia="楷体_GB2312" w:hAnsi="宋体" w:hint="eastAsia"/>
            <w:szCs w:val="18"/>
          </w:rPr>
          <w:t>C-RRT*-APF</w:t>
        </w:r>
      </w:ins>
      <w:r w:rsidR="008D33C0" w:rsidRPr="008D33C0">
        <w:rPr>
          <w:rFonts w:ascii="楷体_GB2312" w:eastAsia="楷体_GB2312" w:hAnsi="宋体"/>
          <w:szCs w:val="18"/>
        </w:rPr>
        <w:t>方法</w:t>
      </w:r>
      <w:ins w:id="80" w:author="Lianghui Ding" w:date="2025-11-09T12:00:00Z">
        <w:r w:rsidR="007374B2">
          <w:rPr>
            <w:rFonts w:ascii="楷体_GB2312" w:eastAsia="楷体_GB2312" w:hAnsi="宋体" w:hint="eastAsia"/>
            <w:szCs w:val="18"/>
          </w:rPr>
          <w:t>在</w:t>
        </w:r>
      </w:ins>
      <w:del w:id="81" w:author="Lianghui Ding" w:date="2025-11-09T12:01:00Z">
        <w:r w:rsidR="008D33C0" w:rsidRPr="008D33C0" w:rsidDel="007374B2">
          <w:rPr>
            <w:rFonts w:ascii="楷体_GB2312" w:eastAsia="楷体_GB2312" w:hAnsi="宋体" w:hint="eastAsia"/>
            <w:szCs w:val="18"/>
          </w:rPr>
          <w:delText>在</w:delText>
        </w:r>
        <w:r w:rsidR="00FE72B5" w:rsidDel="007374B2">
          <w:rPr>
            <w:rFonts w:ascii="楷体_GB2312" w:eastAsia="楷体_GB2312" w:hAnsi="宋体" w:hint="eastAsia"/>
            <w:szCs w:val="18"/>
          </w:rPr>
          <w:delText>不同的建筑密度</w:delText>
        </w:r>
        <w:r w:rsidR="001D27EE" w:rsidDel="007374B2">
          <w:rPr>
            <w:rFonts w:ascii="楷体_GB2312" w:eastAsia="楷体_GB2312" w:hAnsi="宋体" w:hint="eastAsia"/>
            <w:szCs w:val="18"/>
          </w:rPr>
          <w:delText>、无人机数目</w:delText>
        </w:r>
        <w:r w:rsidR="00FE72B5" w:rsidDel="007374B2">
          <w:rPr>
            <w:rFonts w:ascii="楷体_GB2312" w:eastAsia="楷体_GB2312" w:hAnsi="宋体" w:hint="eastAsia"/>
            <w:szCs w:val="18"/>
          </w:rPr>
          <w:delText>与干扰强度的</w:delText>
        </w:r>
        <w:r w:rsidR="008D33C0" w:rsidRPr="008D33C0" w:rsidDel="007374B2">
          <w:rPr>
            <w:rFonts w:ascii="楷体_GB2312" w:eastAsia="楷体_GB2312" w:hAnsi="宋体" w:hint="eastAsia"/>
            <w:szCs w:val="18"/>
          </w:rPr>
          <w:delText>城市场景下</w:delText>
        </w:r>
      </w:del>
      <w:ins w:id="82" w:author="Lianghui Ding" w:date="2025-11-09T12:01:00Z">
        <w:r w:rsidR="007374B2">
          <w:rPr>
            <w:rFonts w:ascii="楷体_GB2312" w:eastAsia="楷体_GB2312" w:hAnsi="宋体" w:hint="eastAsia"/>
            <w:szCs w:val="18"/>
          </w:rPr>
          <w:t>复杂场景下的路径规划成功率</w:t>
        </w:r>
      </w:ins>
      <w:ins w:id="83" w:author="Lianghui Ding" w:date="2025-11-09T12:02:00Z">
        <w:r w:rsidR="00964E2C">
          <w:rPr>
            <w:rFonts w:ascii="楷体_GB2312" w:eastAsia="楷体_GB2312" w:hAnsi="宋体" w:hint="eastAsia"/>
            <w:szCs w:val="18"/>
          </w:rPr>
          <w:t>为为</w:t>
        </w:r>
      </w:ins>
      <w:ins w:id="84" w:author="Lianghui Ding" w:date="2025-11-09T12:01:00Z">
        <w:r w:rsidR="007374B2">
          <w:rPr>
            <w:rFonts w:ascii="楷体_GB2312" w:eastAsia="楷体_GB2312" w:hAnsi="宋体" w:hint="eastAsia"/>
            <w:szCs w:val="18"/>
          </w:rPr>
          <w:t>xx</w:t>
        </w:r>
        <w:r w:rsidR="007374B2">
          <w:rPr>
            <w:rFonts w:ascii="楷体_GB2312" w:eastAsia="楷体_GB2312" w:hAnsi="宋体"/>
            <w:szCs w:val="18"/>
          </w:rPr>
          <w:t>%</w:t>
        </w:r>
        <w:r w:rsidR="007374B2">
          <w:rPr>
            <w:rFonts w:ascii="楷体_GB2312" w:eastAsia="楷体_GB2312" w:hAnsi="宋体" w:hint="eastAsia"/>
            <w:szCs w:val="18"/>
          </w:rPr>
          <w:t>，</w:t>
        </w:r>
      </w:ins>
      <w:del w:id="85" w:author="Lianghui Ding" w:date="2025-11-09T12:02:00Z">
        <w:r w:rsidR="00FE72B5" w:rsidDel="007374B2">
          <w:rPr>
            <w:rFonts w:ascii="楷体_GB2312" w:eastAsia="楷体_GB2312" w:hAnsi="宋体" w:hint="eastAsia"/>
            <w:szCs w:val="18"/>
          </w:rPr>
          <w:delText>都</w:delText>
        </w:r>
        <w:r w:rsidR="008D33C0" w:rsidRPr="008D33C0" w:rsidDel="007374B2">
          <w:rPr>
            <w:rFonts w:ascii="楷体_GB2312" w:eastAsia="楷体_GB2312" w:hAnsi="宋体"/>
            <w:szCs w:val="18"/>
          </w:rPr>
          <w:delText>能够实现高效的路径规划，并且在</w:delText>
        </w:r>
      </w:del>
      <w:r w:rsidR="008D33C0" w:rsidRPr="008D33C0">
        <w:rPr>
          <w:rFonts w:ascii="楷体_GB2312" w:eastAsia="楷体_GB2312" w:hAnsi="宋体"/>
          <w:szCs w:val="18"/>
        </w:rPr>
        <w:t>连通率</w:t>
      </w:r>
      <w:ins w:id="86" w:author="Lianghui Ding" w:date="2025-11-09T12:02:00Z">
        <w:r w:rsidR="00964E2C">
          <w:rPr>
            <w:rFonts w:ascii="楷体_GB2312" w:eastAsia="楷体_GB2312" w:hAnsi="宋体" w:hint="eastAsia"/>
            <w:szCs w:val="18"/>
          </w:rPr>
          <w:t>为</w:t>
        </w:r>
        <w:r w:rsidR="009D30BC">
          <w:rPr>
            <w:rFonts w:ascii="楷体_GB2312" w:eastAsia="楷体_GB2312" w:hAnsi="宋体" w:hint="eastAsia"/>
            <w:szCs w:val="18"/>
          </w:rPr>
          <w:t>xx</w:t>
        </w:r>
        <w:r w:rsidR="009D30BC">
          <w:rPr>
            <w:rFonts w:ascii="楷体_GB2312" w:eastAsia="楷体_GB2312" w:hAnsi="宋体"/>
            <w:szCs w:val="18"/>
          </w:rPr>
          <w:t>%</w:t>
        </w:r>
      </w:ins>
      <w:del w:id="87" w:author="Lianghui Ding" w:date="2025-11-09T12:02:00Z">
        <w:r w:rsidR="008D33C0" w:rsidRPr="008D33C0" w:rsidDel="003D4034">
          <w:rPr>
            <w:rFonts w:ascii="楷体_GB2312" w:eastAsia="楷体_GB2312" w:hAnsi="宋体"/>
            <w:szCs w:val="18"/>
          </w:rPr>
          <w:delText>与代数连通度等指标上显著优于传统算法</w:delText>
        </w:r>
      </w:del>
      <w:r w:rsidR="008D33C0" w:rsidRPr="008D33C0">
        <w:rPr>
          <w:rFonts w:ascii="楷体_GB2312" w:eastAsia="楷体_GB2312" w:hAnsi="宋体"/>
          <w:szCs w:val="18"/>
        </w:rPr>
        <w:t>，</w:t>
      </w:r>
      <w:ins w:id="88" w:author="Lianghui Ding" w:date="2025-11-09T12:03:00Z">
        <w:r w:rsidR="00964E2C">
          <w:rPr>
            <w:rFonts w:ascii="楷体_GB2312" w:eastAsia="楷体_GB2312" w:hAnsi="宋体" w:hint="eastAsia"/>
            <w:szCs w:val="18"/>
          </w:rPr>
          <w:t>分别优于</w:t>
        </w:r>
      </w:ins>
      <w:ins w:id="89" w:author="Lianghui Ding" w:date="2025-11-09T12:02:00Z">
        <w:r w:rsidR="00964E2C">
          <w:rPr>
            <w:rFonts w:ascii="楷体_GB2312" w:eastAsia="楷体_GB2312" w:hAnsi="宋体" w:hint="eastAsia"/>
            <w:szCs w:val="18"/>
          </w:rPr>
          <w:t>APF算法</w:t>
        </w:r>
      </w:ins>
      <w:del w:id="90" w:author="Lianghui Ding" w:date="2025-11-09T12:03:00Z">
        <w:r w:rsidR="008D33C0" w:rsidRPr="008D33C0" w:rsidDel="00964E2C">
          <w:rPr>
            <w:rFonts w:ascii="楷体_GB2312" w:eastAsia="楷体_GB2312" w:hAnsi="宋体" w:hint="eastAsia"/>
            <w:szCs w:val="18"/>
          </w:rPr>
          <w:delText>验证了该方法在大规模无人机协同作战中的有效性</w:delText>
        </w:r>
      </w:del>
      <w:ins w:id="91" w:author="Lianghui Ding" w:date="2025-11-09T12:03:00Z">
        <w:r w:rsidR="00964E2C">
          <w:rPr>
            <w:rFonts w:ascii="楷体_GB2312" w:eastAsia="楷体_GB2312" w:hAnsi="宋体" w:hint="eastAsia"/>
            <w:szCs w:val="18"/>
          </w:rPr>
          <w:t>xx</w:t>
        </w:r>
        <w:r w:rsidR="00964E2C">
          <w:rPr>
            <w:rFonts w:ascii="楷体_GB2312" w:eastAsia="楷体_GB2312" w:hAnsi="宋体"/>
            <w:szCs w:val="18"/>
          </w:rPr>
          <w:t>%</w:t>
        </w:r>
        <w:r w:rsidR="00964E2C">
          <w:rPr>
            <w:rFonts w:ascii="楷体_GB2312" w:eastAsia="楷体_GB2312" w:hAnsi="宋体" w:hint="eastAsia"/>
            <w:szCs w:val="18"/>
          </w:rPr>
          <w:t>、xx</w:t>
        </w:r>
        <w:r w:rsidR="00964E2C">
          <w:rPr>
            <w:rFonts w:ascii="楷体_GB2312" w:eastAsia="楷体_GB2312" w:hAnsi="宋体"/>
            <w:szCs w:val="18"/>
          </w:rPr>
          <w:t>%</w:t>
        </w:r>
      </w:ins>
      <w:r w:rsidR="008D33C0" w:rsidRPr="008D33C0">
        <w:rPr>
          <w:rFonts w:ascii="楷体_GB2312" w:eastAsia="楷体_GB2312" w:hAnsi="宋体"/>
          <w:szCs w:val="18"/>
        </w:rPr>
        <w:t>。</w:t>
      </w:r>
    </w:p>
    <w:p w14:paraId="612DA143" w14:textId="77777777" w:rsidR="007455C6" w:rsidRDefault="005D76E7" w:rsidP="00C631A8">
      <w:pPr>
        <w:spacing w:line="360" w:lineRule="auto"/>
        <w:ind w:firstLineChars="200" w:firstLine="360"/>
        <w:rPr>
          <w:rFonts w:ascii="黑体" w:eastAsia="黑体" w:hAnsi="宋体"/>
          <w:sz w:val="21"/>
          <w:szCs w:val="21"/>
        </w:rPr>
      </w:pPr>
      <w:r w:rsidRPr="007455C6">
        <w:rPr>
          <w:rFonts w:ascii="黑体" w:eastAsia="黑体" w:hAnsi="宋体" w:hint="eastAsia"/>
          <w:color w:val="000000"/>
          <w:szCs w:val="18"/>
        </w:rPr>
        <w:t>关键词</w:t>
      </w:r>
      <w:r w:rsidR="00762661" w:rsidRPr="002D253A">
        <w:rPr>
          <w:rFonts w:ascii="黑体" w:eastAsia="黑体" w:hAnsi="宋体" w:hint="eastAsia"/>
          <w:sz w:val="21"/>
          <w:szCs w:val="21"/>
        </w:rPr>
        <w:t>：</w:t>
      </w:r>
      <w:r w:rsidR="00FE72B5">
        <w:rPr>
          <w:rFonts w:ascii="楷体_GB2312" w:eastAsia="楷体_GB2312" w:hAnsi="宋体" w:hint="eastAsia"/>
          <w:szCs w:val="18"/>
        </w:rPr>
        <w:t>无人机集群；多智能体路径规划；通信抗干扰</w:t>
      </w:r>
    </w:p>
    <w:p w14:paraId="7881BE9D" w14:textId="499AFCBF" w:rsidR="00151F46" w:rsidRPr="00280C78" w:rsidRDefault="0079034F" w:rsidP="00C631A8">
      <w:pPr>
        <w:spacing w:line="360" w:lineRule="auto"/>
        <w:rPr>
          <w:rFonts w:ascii="宋体" w:hAnsi="宋体"/>
          <w:b/>
          <w:color w:val="000000"/>
          <w:sz w:val="28"/>
          <w:szCs w:val="28"/>
        </w:rPr>
      </w:pPr>
      <w:r>
        <w:rPr>
          <w:rFonts w:ascii="宋体" w:hAnsi="宋体" w:hint="eastAsia"/>
          <w:b/>
          <w:color w:val="000000"/>
          <w:sz w:val="28"/>
          <w:szCs w:val="28"/>
        </w:rPr>
        <w:t>1</w:t>
      </w:r>
      <w:r w:rsidR="00280C78" w:rsidRPr="00280C78">
        <w:rPr>
          <w:rFonts w:ascii="宋体" w:hAnsi="宋体" w:hint="eastAsia"/>
          <w:b/>
          <w:color w:val="000000"/>
          <w:sz w:val="28"/>
          <w:szCs w:val="28"/>
        </w:rPr>
        <w:t>引言</w:t>
      </w:r>
    </w:p>
    <w:p w14:paraId="247A9362" w14:textId="1DF19C41" w:rsidR="00B2200C" w:rsidRPr="0013068A" w:rsidRDefault="00B2200C" w:rsidP="00B2200C">
      <w:pPr>
        <w:spacing w:line="360" w:lineRule="auto"/>
        <w:ind w:firstLineChars="196" w:firstLine="412"/>
        <w:rPr>
          <w:color w:val="000000"/>
          <w:sz w:val="21"/>
          <w:szCs w:val="21"/>
        </w:rPr>
      </w:pPr>
      <w:r w:rsidRPr="0013068A">
        <w:rPr>
          <w:color w:val="000000"/>
          <w:sz w:val="21"/>
          <w:szCs w:val="21"/>
        </w:rPr>
        <w:t>近年来，由多架无人机（</w:t>
      </w:r>
      <w:r w:rsidR="0013068A" w:rsidRPr="0013068A">
        <w:rPr>
          <w:color w:val="000000"/>
          <w:sz w:val="21"/>
          <w:szCs w:val="21"/>
        </w:rPr>
        <w:t>Unmanned Aerial Vehicle,</w:t>
      </w:r>
      <w:r w:rsidR="00C60928">
        <w:rPr>
          <w:color w:val="000000"/>
          <w:sz w:val="21"/>
          <w:szCs w:val="21"/>
        </w:rPr>
        <w:t xml:space="preserve"> </w:t>
      </w:r>
      <w:r w:rsidRPr="0013068A">
        <w:rPr>
          <w:color w:val="000000"/>
          <w:sz w:val="21"/>
          <w:szCs w:val="21"/>
        </w:rPr>
        <w:t>UAV</w:t>
      </w:r>
      <w:r w:rsidRPr="0013068A">
        <w:rPr>
          <w:color w:val="000000"/>
          <w:sz w:val="21"/>
          <w:szCs w:val="21"/>
        </w:rPr>
        <w:t>）组成的无人机集群因其灵活性、高机动性及协同作业能力，在民用和军用领域得到了广泛应用，典型</w:t>
      </w:r>
      <w:r w:rsidR="00BE2009">
        <w:rPr>
          <w:rFonts w:hint="eastAsia"/>
          <w:color w:val="000000"/>
          <w:sz w:val="21"/>
          <w:szCs w:val="21"/>
        </w:rPr>
        <w:t>应用</w:t>
      </w:r>
      <w:r w:rsidRPr="0013068A">
        <w:rPr>
          <w:color w:val="000000"/>
          <w:sz w:val="21"/>
          <w:szCs w:val="21"/>
        </w:rPr>
        <w:t>包括遥感监测、城市巡检、通信覆盖以及军事侦察等</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_Ref210854531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sidRPr="0013068A">
        <w:rPr>
          <w:color w:val="000000"/>
          <w:sz w:val="21"/>
          <w:szCs w:val="21"/>
          <w:vertAlign w:val="superscript"/>
        </w:rPr>
        <w:t>[</w:t>
      </w:r>
      <w:r w:rsidR="00830D64">
        <w:rPr>
          <w:color w:val="000000"/>
          <w:sz w:val="21"/>
          <w:szCs w:val="21"/>
          <w:vertAlign w:val="superscript"/>
        </w:rPr>
        <w:t>1</w:t>
      </w:r>
      <w:r w:rsidR="00FE307A" w:rsidRPr="0013068A">
        <w:rPr>
          <w:color w:val="000000"/>
          <w:sz w:val="21"/>
          <w:szCs w:val="21"/>
          <w:vertAlign w:val="superscript"/>
        </w:rPr>
        <w:fldChar w:fldCharType="end"/>
      </w:r>
      <w:r w:rsidR="00FE307A" w:rsidRPr="0013068A">
        <w:rPr>
          <w:color w:val="000000"/>
          <w:sz w:val="21"/>
          <w:szCs w:val="21"/>
          <w:vertAlign w:val="superscript"/>
        </w:rPr>
        <w:t>-</w:t>
      </w:r>
      <w:r w:rsidR="00FE307A" w:rsidRPr="0013068A">
        <w:rPr>
          <w:color w:val="000000"/>
          <w:sz w:val="21"/>
          <w:szCs w:val="21"/>
          <w:vertAlign w:val="superscript"/>
        </w:rPr>
        <w:fldChar w:fldCharType="begin"/>
      </w:r>
      <w:r w:rsidR="00FE307A" w:rsidRPr="0013068A">
        <w:rPr>
          <w:color w:val="000000"/>
          <w:sz w:val="21"/>
          <w:szCs w:val="21"/>
          <w:vertAlign w:val="superscript"/>
        </w:rPr>
        <w:instrText xml:space="preserve"> REF _Ref210854534 \r \h \#"0]" \* MERGEFORMAT </w:instrText>
      </w:r>
      <w:r w:rsidR="00FE307A" w:rsidRPr="0013068A">
        <w:rPr>
          <w:color w:val="000000"/>
          <w:sz w:val="21"/>
          <w:szCs w:val="21"/>
          <w:vertAlign w:val="superscript"/>
        </w:rPr>
      </w:r>
      <w:r w:rsidR="00FE307A" w:rsidRPr="0013068A">
        <w:rPr>
          <w:color w:val="000000"/>
          <w:sz w:val="21"/>
          <w:szCs w:val="21"/>
          <w:vertAlign w:val="superscript"/>
        </w:rPr>
        <w:fldChar w:fldCharType="separate"/>
      </w:r>
      <w:r w:rsidR="00830D64">
        <w:rPr>
          <w:color w:val="000000"/>
          <w:sz w:val="21"/>
          <w:szCs w:val="21"/>
          <w:vertAlign w:val="superscript"/>
        </w:rPr>
        <w:t>4</w:t>
      </w:r>
      <w:r w:rsidR="00830D64" w:rsidRPr="0013068A">
        <w:rPr>
          <w:color w:val="000000"/>
          <w:sz w:val="21"/>
          <w:szCs w:val="21"/>
          <w:vertAlign w:val="superscript"/>
        </w:rPr>
        <w:t>]</w:t>
      </w:r>
      <w:r w:rsidR="00FE307A" w:rsidRPr="0013068A">
        <w:rPr>
          <w:color w:val="000000"/>
          <w:sz w:val="21"/>
          <w:szCs w:val="21"/>
          <w:vertAlign w:val="superscript"/>
        </w:rPr>
        <w:fldChar w:fldCharType="end"/>
      </w:r>
      <w:r w:rsidR="00FE307A" w:rsidRPr="0013068A">
        <w:rPr>
          <w:rFonts w:hint="eastAsia"/>
          <w:color w:val="000000"/>
          <w:sz w:val="21"/>
          <w:szCs w:val="21"/>
        </w:rPr>
        <w:t>。</w:t>
      </w:r>
      <w:r w:rsidRPr="0013068A">
        <w:rPr>
          <w:color w:val="000000"/>
          <w:sz w:val="21"/>
          <w:szCs w:val="21"/>
        </w:rPr>
        <w:t>无人机集群在执行任务时不仅需要通过自主路径规划避开建筑障碍，还必须在飞行过程中保障</w:t>
      </w:r>
      <w:r w:rsidR="00B843E1">
        <w:rPr>
          <w:rFonts w:hint="eastAsia"/>
          <w:color w:val="000000"/>
          <w:sz w:val="21"/>
          <w:szCs w:val="21"/>
        </w:rPr>
        <w:t>协同</w:t>
      </w:r>
      <w:r w:rsidRPr="0013068A">
        <w:rPr>
          <w:color w:val="000000"/>
          <w:sz w:val="21"/>
          <w:szCs w:val="21"/>
        </w:rPr>
        <w:t>任务的顺利完成，包括侦查信息的实时共享、协同打击、态势数据的回传以及指令的接收与响应等</w:t>
      </w:r>
      <w:r w:rsidR="00C03B23" w:rsidRPr="0013068A">
        <w:rPr>
          <w:color w:val="000000"/>
          <w:sz w:val="21"/>
          <w:szCs w:val="21"/>
          <w:vertAlign w:val="superscript"/>
        </w:rPr>
        <w:fldChar w:fldCharType="begin"/>
      </w:r>
      <w:r w:rsidR="00C03B23" w:rsidRPr="0013068A">
        <w:rPr>
          <w:color w:val="000000"/>
          <w:sz w:val="21"/>
          <w:szCs w:val="21"/>
          <w:vertAlign w:val="superscript"/>
        </w:rPr>
        <w:instrText xml:space="preserve"> REF _Ref210855285 \r \h  \* MERGEFORMAT </w:instrText>
      </w:r>
      <w:r w:rsidR="00C03B23" w:rsidRPr="0013068A">
        <w:rPr>
          <w:color w:val="000000"/>
          <w:sz w:val="21"/>
          <w:szCs w:val="21"/>
          <w:vertAlign w:val="superscript"/>
        </w:rPr>
      </w:r>
      <w:r w:rsidR="00C03B23" w:rsidRPr="0013068A">
        <w:rPr>
          <w:color w:val="000000"/>
          <w:sz w:val="21"/>
          <w:szCs w:val="21"/>
          <w:vertAlign w:val="superscript"/>
        </w:rPr>
        <w:fldChar w:fldCharType="separate"/>
      </w:r>
      <w:r w:rsidR="00830D64">
        <w:rPr>
          <w:color w:val="000000"/>
          <w:sz w:val="21"/>
          <w:szCs w:val="21"/>
          <w:vertAlign w:val="superscript"/>
        </w:rPr>
        <w:t>[5]</w:t>
      </w:r>
      <w:r w:rsidR="00C03B23" w:rsidRPr="0013068A">
        <w:rPr>
          <w:color w:val="000000"/>
          <w:sz w:val="21"/>
          <w:szCs w:val="21"/>
          <w:vertAlign w:val="superscript"/>
        </w:rPr>
        <w:fldChar w:fldCharType="end"/>
      </w:r>
      <w:r w:rsidRPr="0013068A">
        <w:rPr>
          <w:color w:val="000000"/>
          <w:sz w:val="21"/>
          <w:szCs w:val="21"/>
        </w:rPr>
        <w:t>。因此，</w:t>
      </w:r>
      <w:commentRangeStart w:id="92"/>
      <w:r w:rsidRPr="0013068A">
        <w:rPr>
          <w:color w:val="000000"/>
          <w:sz w:val="21"/>
          <w:szCs w:val="21"/>
        </w:rPr>
        <w:t>维持无人机之间的稳定可靠通信对集群</w:t>
      </w:r>
      <w:r w:rsidR="00315169">
        <w:rPr>
          <w:rFonts w:hint="eastAsia"/>
          <w:color w:val="000000"/>
          <w:sz w:val="21"/>
          <w:szCs w:val="21"/>
        </w:rPr>
        <w:t>协同</w:t>
      </w:r>
      <w:r w:rsidRPr="0013068A">
        <w:rPr>
          <w:color w:val="000000"/>
          <w:sz w:val="21"/>
          <w:szCs w:val="21"/>
        </w:rPr>
        <w:t>任务的成功执行具有决定性作用</w:t>
      </w:r>
      <w:commentRangeEnd w:id="92"/>
      <w:r w:rsidR="008F2B6D">
        <w:rPr>
          <w:rStyle w:val="ac"/>
        </w:rPr>
        <w:commentReference w:id="92"/>
      </w:r>
      <w:r w:rsidRPr="0013068A">
        <w:rPr>
          <w:color w:val="000000"/>
          <w:sz w:val="21"/>
          <w:szCs w:val="21"/>
        </w:rPr>
        <w:t>。</w:t>
      </w:r>
    </w:p>
    <w:p w14:paraId="09FF7501" w14:textId="5653ED68" w:rsidR="0006331C" w:rsidRPr="0013068A" w:rsidRDefault="00B2200C" w:rsidP="008A2710">
      <w:pPr>
        <w:spacing w:line="360" w:lineRule="auto"/>
        <w:ind w:firstLineChars="196" w:firstLine="412"/>
        <w:rPr>
          <w:color w:val="000000"/>
          <w:sz w:val="21"/>
          <w:szCs w:val="21"/>
        </w:rPr>
      </w:pPr>
      <w:r w:rsidRPr="0013068A">
        <w:rPr>
          <w:color w:val="000000"/>
          <w:sz w:val="21"/>
          <w:szCs w:val="21"/>
        </w:rPr>
        <w:t>然而，城市作战环境对通信保持提出了更高挑战：一方面，密集的高楼与复杂的街区结构会造成严重的信号遮挡和多径效应，</w:t>
      </w:r>
      <w:r w:rsidR="00B308E2">
        <w:rPr>
          <w:rFonts w:hint="eastAsia"/>
          <w:color w:val="000000"/>
          <w:sz w:val="21"/>
          <w:szCs w:val="21"/>
        </w:rPr>
        <w:t>造成</w:t>
      </w:r>
      <w:r w:rsidRPr="0013068A">
        <w:rPr>
          <w:color w:val="000000"/>
          <w:sz w:val="21"/>
          <w:szCs w:val="21"/>
        </w:rPr>
        <w:t>无人机</w:t>
      </w:r>
      <w:r w:rsidR="00B308E2">
        <w:rPr>
          <w:rFonts w:hint="eastAsia"/>
          <w:color w:val="000000"/>
          <w:sz w:val="21"/>
          <w:szCs w:val="21"/>
        </w:rPr>
        <w:t>之</w:t>
      </w:r>
      <w:r w:rsidRPr="0013068A">
        <w:rPr>
          <w:color w:val="000000"/>
          <w:sz w:val="21"/>
          <w:szCs w:val="21"/>
        </w:rPr>
        <w:t>间的通信链路</w:t>
      </w:r>
      <w:r w:rsidR="00B308E2">
        <w:rPr>
          <w:rFonts w:hint="eastAsia"/>
          <w:color w:val="000000"/>
          <w:sz w:val="21"/>
          <w:szCs w:val="21"/>
        </w:rPr>
        <w:t>中断</w:t>
      </w:r>
      <w:r w:rsidRPr="0013068A">
        <w:rPr>
          <w:color w:val="000000"/>
          <w:sz w:val="21"/>
          <w:szCs w:val="21"/>
        </w:rPr>
        <w:t>；另一方面，敌对电磁干扰</w:t>
      </w:r>
      <w:r w:rsidR="0013068A" w:rsidRPr="0013068A">
        <w:rPr>
          <w:rFonts w:hint="eastAsia"/>
          <w:color w:val="000000"/>
          <w:sz w:val="21"/>
          <w:szCs w:val="21"/>
        </w:rPr>
        <w:t>会</w:t>
      </w:r>
      <w:r w:rsidRPr="0013068A">
        <w:rPr>
          <w:color w:val="000000"/>
          <w:sz w:val="21"/>
          <w:szCs w:val="21"/>
        </w:rPr>
        <w:t>进一步降低链路质量</w:t>
      </w:r>
      <w:r w:rsidR="00627782" w:rsidRPr="00627782">
        <w:rPr>
          <w:color w:val="000000"/>
          <w:sz w:val="21"/>
          <w:szCs w:val="21"/>
          <w:vertAlign w:val="superscript"/>
        </w:rPr>
        <w:fldChar w:fldCharType="begin"/>
      </w:r>
      <w:r w:rsidR="00627782" w:rsidRPr="00627782">
        <w:rPr>
          <w:color w:val="000000"/>
          <w:sz w:val="21"/>
          <w:szCs w:val="21"/>
          <w:vertAlign w:val="superscript"/>
        </w:rPr>
        <w:instrText xml:space="preserve"> REF _Ref212054309 \r \h  \* MERGEFORMAT </w:instrText>
      </w:r>
      <w:r w:rsidR="00627782" w:rsidRPr="00627782">
        <w:rPr>
          <w:color w:val="000000"/>
          <w:sz w:val="21"/>
          <w:szCs w:val="21"/>
          <w:vertAlign w:val="superscript"/>
        </w:rPr>
      </w:r>
      <w:r w:rsidR="00627782" w:rsidRPr="00627782">
        <w:rPr>
          <w:color w:val="000000"/>
          <w:sz w:val="21"/>
          <w:szCs w:val="21"/>
          <w:vertAlign w:val="superscript"/>
        </w:rPr>
        <w:fldChar w:fldCharType="separate"/>
      </w:r>
      <w:r w:rsidR="00830D64">
        <w:rPr>
          <w:color w:val="000000"/>
          <w:sz w:val="21"/>
          <w:szCs w:val="21"/>
          <w:vertAlign w:val="superscript"/>
        </w:rPr>
        <w:t>[6]</w:t>
      </w:r>
      <w:r w:rsidR="00627782" w:rsidRPr="00627782">
        <w:rPr>
          <w:color w:val="000000"/>
          <w:sz w:val="21"/>
          <w:szCs w:val="21"/>
          <w:vertAlign w:val="superscript"/>
        </w:rPr>
        <w:fldChar w:fldCharType="end"/>
      </w:r>
      <w:r w:rsidRPr="0013068A">
        <w:rPr>
          <w:color w:val="000000"/>
          <w:sz w:val="21"/>
          <w:szCs w:val="21"/>
        </w:rPr>
        <w:t>。</w:t>
      </w:r>
      <w:r w:rsidR="00F7737A" w:rsidRPr="00F7737A">
        <w:rPr>
          <w:rFonts w:hint="eastAsia"/>
          <w:color w:val="000000"/>
          <w:sz w:val="21"/>
          <w:szCs w:val="21"/>
        </w:rPr>
        <w:t>由于多无人机路径规划本身属于</w:t>
      </w:r>
      <w:r w:rsidR="00F7737A" w:rsidRPr="00F7737A">
        <w:rPr>
          <w:rFonts w:hint="eastAsia"/>
          <w:color w:val="000000"/>
          <w:sz w:val="21"/>
          <w:szCs w:val="21"/>
        </w:rPr>
        <w:t>NP-Hard</w:t>
      </w:r>
      <w:r w:rsidR="00F7737A" w:rsidRPr="00F7737A">
        <w:rPr>
          <w:rFonts w:hint="eastAsia"/>
          <w:color w:val="000000"/>
          <w:sz w:val="21"/>
          <w:szCs w:val="21"/>
        </w:rPr>
        <w:t>问题，其计算复杂度随集群规模呈指数增长，而</w:t>
      </w:r>
      <w:r w:rsidR="00F7737A">
        <w:rPr>
          <w:rFonts w:hint="eastAsia"/>
          <w:color w:val="000000"/>
          <w:sz w:val="21"/>
          <w:szCs w:val="21"/>
        </w:rPr>
        <w:t>在上述复杂信道环境下，</w:t>
      </w:r>
      <w:r w:rsidR="00F7737A" w:rsidRPr="00F7737A">
        <w:rPr>
          <w:rFonts w:hint="eastAsia"/>
          <w:color w:val="000000"/>
          <w:sz w:val="21"/>
          <w:szCs w:val="21"/>
        </w:rPr>
        <w:t>通信保持</w:t>
      </w:r>
      <w:r w:rsidR="00F7737A">
        <w:rPr>
          <w:rFonts w:hint="eastAsia"/>
          <w:color w:val="000000"/>
          <w:sz w:val="21"/>
          <w:szCs w:val="21"/>
        </w:rPr>
        <w:t>需求</w:t>
      </w:r>
      <w:r w:rsidR="00F7737A" w:rsidRPr="00F7737A">
        <w:rPr>
          <w:rFonts w:hint="eastAsia"/>
          <w:color w:val="000000"/>
          <w:sz w:val="21"/>
          <w:szCs w:val="21"/>
        </w:rPr>
        <w:t>又与路径</w:t>
      </w:r>
      <w:r w:rsidR="00625345">
        <w:rPr>
          <w:rFonts w:hint="eastAsia"/>
          <w:color w:val="000000"/>
          <w:sz w:val="21"/>
          <w:szCs w:val="21"/>
        </w:rPr>
        <w:t>规划</w:t>
      </w:r>
      <w:r w:rsidR="00F7737A" w:rsidRPr="00F7737A">
        <w:rPr>
          <w:rFonts w:hint="eastAsia"/>
          <w:color w:val="000000"/>
          <w:sz w:val="21"/>
          <w:szCs w:val="21"/>
        </w:rPr>
        <w:t>强耦合，使得在大规模场景下同时兼顾连通性与可达性的协同建模和求解尤为困难。</w:t>
      </w:r>
      <w:r w:rsidR="00F7737A" w:rsidRPr="00F7737A">
        <w:rPr>
          <w:color w:val="000000"/>
          <w:sz w:val="21"/>
          <w:szCs w:val="21"/>
        </w:rPr>
        <w:t>在此背景下，如何在规避障碍与干扰的同时保持</w:t>
      </w:r>
      <w:r w:rsidR="00F7737A">
        <w:rPr>
          <w:rFonts w:hint="eastAsia"/>
          <w:color w:val="000000"/>
          <w:sz w:val="21"/>
          <w:szCs w:val="21"/>
        </w:rPr>
        <w:t>大规模</w:t>
      </w:r>
      <w:r w:rsidR="00F7737A" w:rsidRPr="00F7737A">
        <w:rPr>
          <w:color w:val="000000"/>
          <w:sz w:val="21"/>
          <w:szCs w:val="21"/>
        </w:rPr>
        <w:t>集群通信连通性</w:t>
      </w:r>
      <w:r w:rsidR="00F7737A">
        <w:rPr>
          <w:rFonts w:hint="eastAsia"/>
          <w:color w:val="000000"/>
          <w:sz w:val="21"/>
          <w:szCs w:val="21"/>
        </w:rPr>
        <w:t>成为</w:t>
      </w:r>
      <w:r w:rsidR="00F7737A" w:rsidRPr="00F7737A">
        <w:rPr>
          <w:color w:val="000000"/>
          <w:sz w:val="21"/>
          <w:szCs w:val="21"/>
        </w:rPr>
        <w:t>理论上的复杂难题。</w:t>
      </w:r>
    </w:p>
    <w:p w14:paraId="4CCD052F" w14:textId="5AE08806" w:rsidR="00530D73" w:rsidRPr="0013068A" w:rsidRDefault="00EC4D33" w:rsidP="00B63EE4">
      <w:pPr>
        <w:spacing w:line="360" w:lineRule="auto"/>
        <w:ind w:firstLineChars="196" w:firstLine="412"/>
        <w:rPr>
          <w:color w:val="000000"/>
          <w:sz w:val="21"/>
          <w:szCs w:val="21"/>
        </w:rPr>
      </w:pPr>
      <w:r w:rsidRPr="00EC4D33">
        <w:rPr>
          <w:rFonts w:hint="eastAsia"/>
          <w:color w:val="000000"/>
          <w:sz w:val="21"/>
          <w:szCs w:val="21"/>
        </w:rPr>
        <w:t>当前无人机集群在城市环境下的路径规划与通信保持研究主要涵盖两方面内容：</w:t>
      </w:r>
      <w:commentRangeStart w:id="93"/>
      <w:r w:rsidRPr="00EC4D33">
        <w:rPr>
          <w:rFonts w:hint="eastAsia"/>
          <w:color w:val="000000"/>
          <w:sz w:val="21"/>
          <w:szCs w:val="21"/>
        </w:rPr>
        <w:t>一是以路径规划为核心的传统方法，二是同时兼顾路径规划与通信连通性的优化与控制方法。</w:t>
      </w:r>
      <w:commentRangeEnd w:id="93"/>
      <w:r w:rsidR="00BE0CF9">
        <w:rPr>
          <w:rStyle w:val="ac"/>
        </w:rPr>
        <w:commentReference w:id="93"/>
      </w:r>
      <w:r w:rsidR="00BE3947" w:rsidRPr="00BE3947">
        <w:rPr>
          <w:color w:val="000000"/>
          <w:sz w:val="21"/>
          <w:szCs w:val="21"/>
        </w:rPr>
        <w:t>按照具体的实现思路，</w:t>
      </w:r>
      <w:commentRangeStart w:id="94"/>
      <w:r w:rsidR="00BE3947" w:rsidRPr="00F829DC">
        <w:rPr>
          <w:rFonts w:hint="eastAsia"/>
          <w:color w:val="000000"/>
          <w:sz w:val="21"/>
          <w:szCs w:val="21"/>
          <w:highlight w:val="yellow"/>
        </w:rPr>
        <w:t>相关研究可分为三类</w:t>
      </w:r>
      <w:r w:rsidRPr="00F829DC">
        <w:rPr>
          <w:rFonts w:hint="eastAsia"/>
          <w:color w:val="000000"/>
          <w:sz w:val="21"/>
          <w:szCs w:val="21"/>
          <w:highlight w:val="yellow"/>
        </w:rPr>
        <w:t>：基于冲突搜索的路径规划方法、基于启发式优化与强化学习的方法以及基于人工势场及其通信保持</w:t>
      </w:r>
      <w:r w:rsidR="00BE3947" w:rsidRPr="00F829DC">
        <w:rPr>
          <w:rFonts w:hint="eastAsia"/>
          <w:color w:val="000000"/>
          <w:sz w:val="21"/>
          <w:szCs w:val="21"/>
          <w:highlight w:val="yellow"/>
        </w:rPr>
        <w:t>改进的</w:t>
      </w:r>
      <w:r w:rsidRPr="00F829DC">
        <w:rPr>
          <w:rFonts w:hint="eastAsia"/>
          <w:color w:val="000000"/>
          <w:sz w:val="21"/>
          <w:szCs w:val="21"/>
          <w:highlight w:val="yellow"/>
        </w:rPr>
        <w:t>方法</w:t>
      </w:r>
      <w:commentRangeEnd w:id="94"/>
      <w:r w:rsidR="00011AFF">
        <w:rPr>
          <w:rStyle w:val="ac"/>
        </w:rPr>
        <w:commentReference w:id="94"/>
      </w:r>
      <w:r w:rsidRPr="00EC4D33">
        <w:rPr>
          <w:rFonts w:hint="eastAsia"/>
          <w:color w:val="000000"/>
          <w:sz w:val="21"/>
          <w:szCs w:val="21"/>
        </w:rPr>
        <w:t>。</w:t>
      </w:r>
      <w:r w:rsidR="008A2710" w:rsidRPr="0013068A">
        <w:rPr>
          <w:color w:val="000000"/>
          <w:sz w:val="21"/>
          <w:szCs w:val="21"/>
        </w:rPr>
        <w:t>基于冲突搜索（</w:t>
      </w:r>
      <w:r w:rsidR="0013068A" w:rsidRPr="0013068A">
        <w:rPr>
          <w:color w:val="000000"/>
          <w:sz w:val="21"/>
          <w:szCs w:val="21"/>
        </w:rPr>
        <w:t xml:space="preserve">Conflict-Based Search </w:t>
      </w:r>
      <w:r w:rsidR="0013068A">
        <w:rPr>
          <w:color w:val="000000"/>
          <w:sz w:val="21"/>
          <w:szCs w:val="21"/>
        </w:rPr>
        <w:t>,</w:t>
      </w:r>
      <w:r w:rsidR="008A2710" w:rsidRPr="0013068A">
        <w:rPr>
          <w:color w:val="000000"/>
          <w:sz w:val="21"/>
          <w:szCs w:val="21"/>
        </w:rPr>
        <w:t>CBS</w:t>
      </w:r>
      <w:r w:rsidR="008A2710" w:rsidRPr="0013068A">
        <w:rPr>
          <w:color w:val="000000"/>
          <w:sz w:val="21"/>
          <w:szCs w:val="21"/>
        </w:rPr>
        <w:t>）与</w:t>
      </w:r>
      <w:r w:rsidR="008A2710" w:rsidRPr="0013068A">
        <w:rPr>
          <w:color w:val="000000"/>
          <w:sz w:val="21"/>
          <w:szCs w:val="21"/>
        </w:rPr>
        <w:t>A*</w:t>
      </w:r>
      <w:r w:rsidR="008A2710" w:rsidRPr="0013068A">
        <w:rPr>
          <w:color w:val="000000"/>
          <w:sz w:val="21"/>
          <w:szCs w:val="21"/>
        </w:rPr>
        <w:t>、</w:t>
      </w:r>
      <w:r w:rsidR="008A2710" w:rsidRPr="0013068A">
        <w:rPr>
          <w:color w:val="000000"/>
          <w:sz w:val="21"/>
          <w:szCs w:val="21"/>
        </w:rPr>
        <w:t>RRT*</w:t>
      </w:r>
      <w:r w:rsidR="008A2710" w:rsidRPr="0013068A">
        <w:rPr>
          <w:color w:val="000000"/>
          <w:sz w:val="21"/>
          <w:szCs w:val="21"/>
        </w:rPr>
        <w:t>等单智能体路径规划的融合</w:t>
      </w:r>
      <w:r w:rsidR="008A2710" w:rsidRPr="0013068A">
        <w:rPr>
          <w:color w:val="000000"/>
          <w:sz w:val="21"/>
          <w:szCs w:val="21"/>
        </w:rPr>
        <w:lastRenderedPageBreak/>
        <w:t>算法通过分层约束处理解决了多智能体路径冲突问题</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_Ref210899161 \r \h \#"[0"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sidRPr="00627782">
        <w:rPr>
          <w:color w:val="000000"/>
          <w:sz w:val="21"/>
          <w:szCs w:val="21"/>
          <w:vertAlign w:val="superscript"/>
        </w:rPr>
        <w:t>[</w:t>
      </w:r>
      <w:r w:rsidR="00830D64">
        <w:rPr>
          <w:color w:val="000000"/>
          <w:sz w:val="21"/>
          <w:szCs w:val="21"/>
          <w:vertAlign w:val="superscript"/>
        </w:rPr>
        <w:t>7</w:t>
      </w:r>
      <w:r w:rsidR="00B948E2" w:rsidRPr="00627782">
        <w:rPr>
          <w:color w:val="000000"/>
          <w:sz w:val="21"/>
          <w:szCs w:val="21"/>
          <w:vertAlign w:val="superscript"/>
        </w:rPr>
        <w:fldChar w:fldCharType="end"/>
      </w:r>
      <w:r w:rsidR="00B948E2" w:rsidRPr="00627782">
        <w:rPr>
          <w:color w:val="000000"/>
          <w:sz w:val="21"/>
          <w:szCs w:val="21"/>
          <w:vertAlign w:val="superscript"/>
        </w:rPr>
        <w:t>-</w:t>
      </w:r>
      <w:r w:rsidR="00B948E2" w:rsidRPr="00627782">
        <w:rPr>
          <w:color w:val="000000"/>
          <w:sz w:val="21"/>
          <w:szCs w:val="21"/>
          <w:vertAlign w:val="superscript"/>
        </w:rPr>
        <w:fldChar w:fldCharType="begin"/>
      </w:r>
      <w:r w:rsidR="00B948E2" w:rsidRPr="00627782">
        <w:rPr>
          <w:color w:val="000000"/>
          <w:sz w:val="21"/>
          <w:szCs w:val="21"/>
          <w:vertAlign w:val="superscript"/>
        </w:rPr>
        <w:instrText xml:space="preserve"> REF _Ref211074835 \r \h \#"0</w:instrText>
      </w:r>
      <w:r w:rsidR="00B948E2" w:rsidRPr="00627782">
        <w:rPr>
          <w:rFonts w:hint="eastAsia"/>
          <w:color w:val="000000"/>
          <w:sz w:val="21"/>
          <w:szCs w:val="21"/>
          <w:vertAlign w:val="superscript"/>
        </w:rPr>
        <w:instrText>]</w:instrText>
      </w:r>
      <w:r w:rsidR="00B948E2" w:rsidRPr="00627782">
        <w:rPr>
          <w:color w:val="000000"/>
          <w:sz w:val="21"/>
          <w:szCs w:val="21"/>
          <w:vertAlign w:val="superscript"/>
        </w:rPr>
        <w:instrText xml:space="preserve">" \* MERGEFORMAT </w:instrText>
      </w:r>
      <w:r w:rsidR="00B948E2" w:rsidRPr="00627782">
        <w:rPr>
          <w:color w:val="000000"/>
          <w:sz w:val="21"/>
          <w:szCs w:val="21"/>
          <w:vertAlign w:val="superscript"/>
        </w:rPr>
      </w:r>
      <w:r w:rsidR="00B948E2" w:rsidRPr="00627782">
        <w:rPr>
          <w:color w:val="000000"/>
          <w:sz w:val="21"/>
          <w:szCs w:val="21"/>
          <w:vertAlign w:val="superscript"/>
        </w:rPr>
        <w:fldChar w:fldCharType="separate"/>
      </w:r>
      <w:r w:rsidR="00830D64">
        <w:rPr>
          <w:color w:val="000000"/>
          <w:sz w:val="21"/>
          <w:szCs w:val="21"/>
          <w:vertAlign w:val="superscript"/>
        </w:rPr>
        <w:t>8</w:t>
      </w:r>
      <w:r w:rsidR="00830D64" w:rsidRPr="00627782">
        <w:rPr>
          <w:rFonts w:hint="eastAsia"/>
          <w:color w:val="000000"/>
          <w:sz w:val="21"/>
          <w:szCs w:val="21"/>
          <w:vertAlign w:val="superscript"/>
        </w:rPr>
        <w:t>]</w:t>
      </w:r>
      <w:r w:rsidR="00B948E2" w:rsidRPr="00627782">
        <w:rPr>
          <w:color w:val="000000"/>
          <w:sz w:val="21"/>
          <w:szCs w:val="21"/>
          <w:vertAlign w:val="superscript"/>
        </w:rPr>
        <w:fldChar w:fldCharType="end"/>
      </w:r>
      <w:r w:rsidR="008A2710" w:rsidRPr="0013068A">
        <w:rPr>
          <w:rFonts w:hint="eastAsia"/>
          <w:color w:val="000000"/>
          <w:sz w:val="21"/>
          <w:szCs w:val="21"/>
        </w:rPr>
        <w:t>。</w:t>
      </w:r>
      <w:r w:rsidR="008A2710" w:rsidRPr="0013068A">
        <w:rPr>
          <w:color w:val="000000"/>
          <w:sz w:val="21"/>
          <w:szCs w:val="21"/>
        </w:rPr>
        <w:t>然而，此类算法普遍缺乏对集群协同通信的建模，使得规划路径虽能实现避障，却难以维持网络连通性。</w:t>
      </w:r>
      <w:r w:rsidR="00E44835" w:rsidRPr="00E44835">
        <w:rPr>
          <w:color w:val="000000"/>
          <w:sz w:val="21"/>
          <w:szCs w:val="21"/>
        </w:rPr>
        <w:t>为克服传统搜索算法全局优化能力不足、难以兼顾通信保持的问题，研究者提出了多种启发式优化算法与强化学习方法。</w:t>
      </w:r>
      <w:r w:rsidR="005F7B46" w:rsidRPr="005F7B46">
        <w:rPr>
          <w:rFonts w:hint="eastAsia"/>
          <w:color w:val="000000"/>
          <w:sz w:val="21"/>
          <w:szCs w:val="21"/>
        </w:rPr>
        <w:t>启发式优化算法通过全局搜索与多目标</w:t>
      </w:r>
      <w:r w:rsidR="00E44835">
        <w:rPr>
          <w:rFonts w:hint="eastAsia"/>
          <w:color w:val="000000"/>
          <w:sz w:val="21"/>
          <w:szCs w:val="21"/>
        </w:rPr>
        <w:t>优化</w:t>
      </w:r>
      <w:r w:rsidR="005F7B46" w:rsidRPr="005F7B46">
        <w:rPr>
          <w:rFonts w:hint="eastAsia"/>
          <w:color w:val="000000"/>
          <w:sz w:val="21"/>
          <w:szCs w:val="21"/>
        </w:rPr>
        <w:t>机制</w:t>
      </w:r>
      <w:r w:rsidR="00234E69">
        <w:rPr>
          <w:rFonts w:hint="eastAsia"/>
          <w:color w:val="000000"/>
          <w:sz w:val="21"/>
          <w:szCs w:val="21"/>
        </w:rPr>
        <w:t>实现</w:t>
      </w:r>
      <w:r w:rsidR="005F7B46" w:rsidRPr="005F7B46">
        <w:rPr>
          <w:rFonts w:hint="eastAsia"/>
          <w:color w:val="000000"/>
          <w:sz w:val="21"/>
          <w:szCs w:val="21"/>
        </w:rPr>
        <w:t>无人机</w:t>
      </w:r>
      <w:r w:rsidR="00234E69">
        <w:rPr>
          <w:rFonts w:hint="eastAsia"/>
          <w:color w:val="000000"/>
          <w:sz w:val="21"/>
          <w:szCs w:val="21"/>
        </w:rPr>
        <w:t>通信</w:t>
      </w:r>
      <w:r w:rsidR="005F7B46" w:rsidRPr="005F7B46">
        <w:rPr>
          <w:rFonts w:hint="eastAsia"/>
          <w:color w:val="000000"/>
          <w:sz w:val="21"/>
          <w:szCs w:val="21"/>
        </w:rPr>
        <w:t>协同规划</w:t>
      </w:r>
      <w:r w:rsidR="00E44835">
        <w:rPr>
          <w:rFonts w:hint="eastAsia"/>
          <w:color w:val="000000"/>
          <w:sz w:val="21"/>
          <w:szCs w:val="21"/>
        </w:rPr>
        <w:t>的需求：</w:t>
      </w:r>
      <w:r w:rsidR="005F7B46" w:rsidRPr="005F7B46">
        <w:rPr>
          <w:rFonts w:hint="eastAsia"/>
          <w:color w:val="000000"/>
          <w:sz w:val="21"/>
          <w:szCs w:val="21"/>
        </w:rPr>
        <w:t>Li</w:t>
      </w:r>
      <w:r w:rsidR="005F7B46" w:rsidRPr="005F7B46">
        <w:rPr>
          <w:rFonts w:hint="eastAsia"/>
          <w:color w:val="000000"/>
          <w:sz w:val="21"/>
          <w:szCs w:val="21"/>
        </w:rPr>
        <w:t>等人提出的混合粒子群算法结合局部与全局搜索以</w:t>
      </w:r>
      <w:r w:rsidR="00047E9E">
        <w:rPr>
          <w:rFonts w:hint="eastAsia"/>
          <w:color w:val="000000"/>
          <w:sz w:val="21"/>
          <w:szCs w:val="21"/>
        </w:rPr>
        <w:t>一定程度提高</w:t>
      </w:r>
      <w:r w:rsidR="005F7B46" w:rsidRPr="005F7B46">
        <w:rPr>
          <w:rFonts w:hint="eastAsia"/>
          <w:color w:val="000000"/>
          <w:sz w:val="21"/>
          <w:szCs w:val="21"/>
        </w:rPr>
        <w:t>收敛性</w:t>
      </w:r>
      <w:r w:rsidR="00710248" w:rsidRPr="00710248">
        <w:rPr>
          <w:color w:val="000000"/>
          <w:sz w:val="21"/>
          <w:szCs w:val="21"/>
          <w:vertAlign w:val="superscript"/>
        </w:rPr>
        <w:fldChar w:fldCharType="begin"/>
      </w:r>
      <w:r w:rsidR="00710248" w:rsidRPr="00710248">
        <w:rPr>
          <w:color w:val="000000"/>
          <w:sz w:val="20"/>
          <w:szCs w:val="20"/>
          <w:vertAlign w:val="superscript"/>
        </w:rPr>
        <w:instrText xml:space="preserve"> </w:instrText>
      </w:r>
      <w:r w:rsidR="00710248" w:rsidRPr="00710248">
        <w:rPr>
          <w:rFonts w:hint="eastAsia"/>
          <w:color w:val="000000"/>
          <w:sz w:val="20"/>
          <w:szCs w:val="20"/>
          <w:vertAlign w:val="superscript"/>
        </w:rPr>
        <w:instrText>REF _Ref210899454 \r \h</w:instrText>
      </w:r>
      <w:r w:rsidR="00710248" w:rsidRPr="00710248">
        <w:rPr>
          <w:color w:val="000000"/>
          <w:sz w:val="20"/>
          <w:szCs w:val="20"/>
          <w:vertAlign w:val="superscript"/>
        </w:rPr>
        <w:instrText xml:space="preserve"> </w:instrText>
      </w:r>
      <w:r w:rsidR="00710248">
        <w:rPr>
          <w:color w:val="000000"/>
          <w:sz w:val="20"/>
          <w:szCs w:val="20"/>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0"/>
          <w:szCs w:val="20"/>
          <w:vertAlign w:val="superscript"/>
        </w:rPr>
        <w:t>[9]</w:t>
      </w:r>
      <w:r w:rsidR="00710248" w:rsidRPr="00710248">
        <w:rPr>
          <w:color w:val="000000"/>
          <w:sz w:val="21"/>
          <w:szCs w:val="21"/>
          <w:vertAlign w:val="superscript"/>
        </w:rPr>
        <w:fldChar w:fldCharType="end"/>
      </w:r>
      <w:r w:rsidR="005F7B46" w:rsidRPr="005F7B46">
        <w:rPr>
          <w:rFonts w:hint="eastAsia"/>
          <w:color w:val="000000"/>
          <w:sz w:val="21"/>
          <w:szCs w:val="21"/>
        </w:rPr>
        <w:t>，</w:t>
      </w:r>
      <w:r w:rsidR="005F7B46" w:rsidRPr="005F7B46">
        <w:rPr>
          <w:rFonts w:hint="eastAsia"/>
          <w:color w:val="000000"/>
          <w:sz w:val="21"/>
          <w:szCs w:val="21"/>
        </w:rPr>
        <w:t>Meng</w:t>
      </w:r>
      <w:r w:rsidR="005F7B46" w:rsidRPr="005F7B46">
        <w:rPr>
          <w:rFonts w:hint="eastAsia"/>
          <w:color w:val="000000"/>
          <w:sz w:val="21"/>
          <w:szCs w:val="21"/>
        </w:rPr>
        <w:t>等人利用优先级</w:t>
      </w:r>
      <w:r w:rsidR="005F7B46" w:rsidRPr="005F7B46">
        <w:rPr>
          <w:rFonts w:hint="eastAsia"/>
          <w:color w:val="000000"/>
          <w:sz w:val="21"/>
          <w:szCs w:val="21"/>
        </w:rPr>
        <w:t>RRT*</w:t>
      </w:r>
      <w:r w:rsidR="005F7B46" w:rsidRPr="005F7B46">
        <w:rPr>
          <w:rFonts w:hint="eastAsia"/>
          <w:color w:val="000000"/>
          <w:sz w:val="21"/>
          <w:szCs w:val="21"/>
        </w:rPr>
        <w:t>与粒子群结合实现了</w:t>
      </w:r>
      <w:r w:rsidR="00047E9E">
        <w:rPr>
          <w:rFonts w:hint="eastAsia"/>
          <w:color w:val="000000"/>
          <w:sz w:val="21"/>
          <w:szCs w:val="21"/>
        </w:rPr>
        <w:t>路径保持为优化目标的</w:t>
      </w:r>
      <w:r w:rsidR="005F7B46" w:rsidRPr="005F7B46">
        <w:rPr>
          <w:rFonts w:hint="eastAsia"/>
          <w:color w:val="000000"/>
          <w:sz w:val="21"/>
          <w:szCs w:val="21"/>
        </w:rPr>
        <w:t>路径</w:t>
      </w:r>
      <w:r w:rsidR="00047E9E">
        <w:rPr>
          <w:rFonts w:hint="eastAsia"/>
          <w:color w:val="000000"/>
          <w:sz w:val="21"/>
          <w:szCs w:val="21"/>
        </w:rPr>
        <w:t>规划</w:t>
      </w:r>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_Ref212053055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1"/>
          <w:szCs w:val="21"/>
          <w:vertAlign w:val="superscript"/>
        </w:rPr>
        <w:t>[10]</w:t>
      </w:r>
      <w:r w:rsidR="00710248" w:rsidRPr="00710248">
        <w:rPr>
          <w:color w:val="000000"/>
          <w:sz w:val="21"/>
          <w:szCs w:val="21"/>
          <w:vertAlign w:val="superscript"/>
        </w:rPr>
        <w:fldChar w:fldCharType="end"/>
      </w:r>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等人则在遗传算法中引入接收信号强度指标以实现路径与通信质量的联合优化</w:t>
      </w:r>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_Ref210900116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1"/>
          <w:szCs w:val="21"/>
          <w:vertAlign w:val="superscript"/>
        </w:rPr>
        <w:t>[11]</w:t>
      </w:r>
      <w:r w:rsidR="00710248" w:rsidRPr="00710248">
        <w:rPr>
          <w:color w:val="000000"/>
          <w:sz w:val="21"/>
          <w:szCs w:val="21"/>
          <w:vertAlign w:val="superscript"/>
        </w:rPr>
        <w:fldChar w:fldCharType="end"/>
      </w:r>
      <w:r w:rsidR="005F7B46" w:rsidRPr="005F7B46">
        <w:rPr>
          <w:rFonts w:hint="eastAsia"/>
          <w:color w:val="000000"/>
          <w:sz w:val="21"/>
          <w:szCs w:val="21"/>
        </w:rPr>
        <w:t>。强化学习方法方面，</w:t>
      </w:r>
      <w:proofErr w:type="spellStart"/>
      <w:r w:rsidR="005F7B46" w:rsidRPr="005F7B46">
        <w:rPr>
          <w:rFonts w:hint="eastAsia"/>
          <w:color w:val="000000"/>
          <w:sz w:val="21"/>
          <w:szCs w:val="21"/>
        </w:rPr>
        <w:t>Bayerlein</w:t>
      </w:r>
      <w:proofErr w:type="spellEnd"/>
      <w:r w:rsidR="005F7B46" w:rsidRPr="005F7B46">
        <w:rPr>
          <w:rFonts w:hint="eastAsia"/>
          <w:color w:val="000000"/>
          <w:sz w:val="21"/>
          <w:szCs w:val="21"/>
        </w:rPr>
        <w:t>等人通过深度强化学习实现了能源效率与通信覆盖的协同优化</w:t>
      </w:r>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_Ref210900250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1"/>
          <w:szCs w:val="21"/>
          <w:vertAlign w:val="superscript"/>
        </w:rPr>
        <w:t>[12]</w:t>
      </w:r>
      <w:r w:rsidR="00710248" w:rsidRPr="00710248">
        <w:rPr>
          <w:color w:val="000000"/>
          <w:sz w:val="21"/>
          <w:szCs w:val="21"/>
          <w:vertAlign w:val="superscript"/>
        </w:rPr>
        <w:fldChar w:fldCharType="end"/>
      </w:r>
      <w:r w:rsidR="005F7B46" w:rsidRPr="005F7B46">
        <w:rPr>
          <w:rFonts w:hint="eastAsia"/>
          <w:color w:val="000000"/>
          <w:sz w:val="21"/>
          <w:szCs w:val="21"/>
        </w:rPr>
        <w:t>；</w:t>
      </w:r>
      <w:r w:rsidR="005F7B46" w:rsidRPr="005F7B46">
        <w:rPr>
          <w:rFonts w:hint="eastAsia"/>
          <w:color w:val="000000"/>
          <w:sz w:val="21"/>
          <w:szCs w:val="21"/>
        </w:rPr>
        <w:t>Lin</w:t>
      </w:r>
      <w:r w:rsidR="005F7B46" w:rsidRPr="005F7B46">
        <w:rPr>
          <w:rFonts w:hint="eastAsia"/>
          <w:color w:val="000000"/>
          <w:sz w:val="21"/>
          <w:szCs w:val="21"/>
        </w:rPr>
        <w:t>等人将通信约束引入奖励函数以提升信道连通性保持性能</w:t>
      </w:r>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_Ref210900389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1"/>
          <w:szCs w:val="21"/>
          <w:vertAlign w:val="superscript"/>
        </w:rPr>
        <w:t>[13]</w:t>
      </w:r>
      <w:r w:rsidR="00710248" w:rsidRPr="00710248">
        <w:rPr>
          <w:color w:val="000000"/>
          <w:sz w:val="21"/>
          <w:szCs w:val="21"/>
          <w:vertAlign w:val="superscript"/>
        </w:rPr>
        <w:fldChar w:fldCharType="end"/>
      </w:r>
      <w:r w:rsidR="005F7B46" w:rsidRPr="005F7B46">
        <w:rPr>
          <w:rFonts w:hint="eastAsia"/>
          <w:color w:val="000000"/>
          <w:sz w:val="21"/>
          <w:szCs w:val="21"/>
        </w:rPr>
        <w:t>；</w:t>
      </w:r>
      <w:r w:rsidR="005F7B46" w:rsidRPr="005F7B46">
        <w:rPr>
          <w:rFonts w:hint="eastAsia"/>
          <w:color w:val="000000"/>
          <w:sz w:val="21"/>
          <w:szCs w:val="21"/>
        </w:rPr>
        <w:t>Gong</w:t>
      </w:r>
      <w:r w:rsidR="005F7B46" w:rsidRPr="005F7B46">
        <w:rPr>
          <w:rFonts w:hint="eastAsia"/>
          <w:color w:val="000000"/>
          <w:sz w:val="21"/>
          <w:szCs w:val="21"/>
        </w:rPr>
        <w:t>等人提出的分层强化学习框架进一步提高了路径平滑性与协作效率</w:t>
      </w:r>
      <w:r w:rsidR="00710248" w:rsidRPr="00710248">
        <w:rPr>
          <w:color w:val="000000"/>
          <w:sz w:val="21"/>
          <w:szCs w:val="21"/>
          <w:vertAlign w:val="superscript"/>
        </w:rPr>
        <w:fldChar w:fldCharType="begin"/>
      </w:r>
      <w:r w:rsidR="00710248" w:rsidRPr="00710248">
        <w:rPr>
          <w:color w:val="000000"/>
          <w:sz w:val="21"/>
          <w:szCs w:val="21"/>
          <w:vertAlign w:val="superscript"/>
        </w:rPr>
        <w:instrText xml:space="preserve"> </w:instrText>
      </w:r>
      <w:r w:rsidR="00710248" w:rsidRPr="00710248">
        <w:rPr>
          <w:rFonts w:hint="eastAsia"/>
          <w:color w:val="000000"/>
          <w:sz w:val="21"/>
          <w:szCs w:val="21"/>
          <w:vertAlign w:val="superscript"/>
        </w:rPr>
        <w:instrText>REF _Ref210900498 \r \h</w:instrText>
      </w:r>
      <w:r w:rsidR="00710248" w:rsidRPr="00710248">
        <w:rPr>
          <w:color w:val="000000"/>
          <w:sz w:val="21"/>
          <w:szCs w:val="21"/>
          <w:vertAlign w:val="superscript"/>
        </w:rPr>
        <w:instrText xml:space="preserve"> </w:instrText>
      </w:r>
      <w:r w:rsidR="00710248">
        <w:rPr>
          <w:color w:val="000000"/>
          <w:sz w:val="21"/>
          <w:szCs w:val="21"/>
          <w:vertAlign w:val="superscript"/>
        </w:rPr>
        <w:instrText xml:space="preserve"> \* MERGEFORMAT </w:instrText>
      </w:r>
      <w:r w:rsidR="00710248" w:rsidRPr="00710248">
        <w:rPr>
          <w:color w:val="000000"/>
          <w:sz w:val="21"/>
          <w:szCs w:val="21"/>
          <w:vertAlign w:val="superscript"/>
        </w:rPr>
      </w:r>
      <w:r w:rsidR="00710248" w:rsidRPr="00710248">
        <w:rPr>
          <w:color w:val="000000"/>
          <w:sz w:val="21"/>
          <w:szCs w:val="21"/>
          <w:vertAlign w:val="superscript"/>
        </w:rPr>
        <w:fldChar w:fldCharType="separate"/>
      </w:r>
      <w:r w:rsidR="00710248" w:rsidRPr="00710248">
        <w:rPr>
          <w:color w:val="000000"/>
          <w:sz w:val="21"/>
          <w:szCs w:val="21"/>
          <w:vertAlign w:val="superscript"/>
        </w:rPr>
        <w:t>[14]</w:t>
      </w:r>
      <w:r w:rsidR="00710248" w:rsidRPr="00710248">
        <w:rPr>
          <w:color w:val="000000"/>
          <w:sz w:val="21"/>
          <w:szCs w:val="21"/>
          <w:vertAlign w:val="superscript"/>
        </w:rPr>
        <w:fldChar w:fldCharType="end"/>
      </w:r>
      <w:r w:rsidR="005F7B46" w:rsidRPr="005F7B46">
        <w:rPr>
          <w:rFonts w:hint="eastAsia"/>
          <w:color w:val="000000"/>
          <w:sz w:val="21"/>
          <w:szCs w:val="21"/>
        </w:rPr>
        <w:t>。总体而言，此类算法能够在一定程度上平衡路径与通信需求，但</w:t>
      </w:r>
      <w:r w:rsidR="00234E69">
        <w:rPr>
          <w:rFonts w:hint="eastAsia"/>
          <w:color w:val="000000"/>
          <w:sz w:val="21"/>
          <w:szCs w:val="21"/>
        </w:rPr>
        <w:t>算法</w:t>
      </w:r>
      <w:r w:rsidR="005F7B46" w:rsidRPr="005F7B46">
        <w:rPr>
          <w:rFonts w:hint="eastAsia"/>
          <w:color w:val="000000"/>
          <w:sz w:val="21"/>
          <w:szCs w:val="21"/>
        </w:rPr>
        <w:t>普遍依赖全局可观测环境</w:t>
      </w:r>
      <w:r w:rsidR="00E44835">
        <w:rPr>
          <w:rFonts w:hint="eastAsia"/>
          <w:color w:val="000000"/>
          <w:sz w:val="21"/>
          <w:szCs w:val="21"/>
        </w:rPr>
        <w:t>信息</w:t>
      </w:r>
      <w:r w:rsidR="005F7B46" w:rsidRPr="005F7B46">
        <w:rPr>
          <w:rFonts w:hint="eastAsia"/>
          <w:color w:val="000000"/>
          <w:sz w:val="21"/>
          <w:szCs w:val="21"/>
        </w:rPr>
        <w:t>，</w:t>
      </w:r>
      <w:r w:rsidR="005F7B46">
        <w:rPr>
          <w:rFonts w:hint="eastAsia"/>
          <w:color w:val="000000"/>
          <w:sz w:val="21"/>
          <w:szCs w:val="21"/>
        </w:rPr>
        <w:t>无法</w:t>
      </w:r>
      <w:r w:rsidR="009F7B27">
        <w:rPr>
          <w:rFonts w:hint="eastAsia"/>
          <w:color w:val="000000"/>
          <w:sz w:val="21"/>
          <w:szCs w:val="21"/>
        </w:rPr>
        <w:t>适应信息不足的战场环境，并且</w:t>
      </w:r>
      <w:r w:rsidR="005F7B46" w:rsidRPr="005F7B46">
        <w:rPr>
          <w:rFonts w:hint="eastAsia"/>
          <w:color w:val="000000"/>
          <w:sz w:val="21"/>
          <w:szCs w:val="21"/>
        </w:rPr>
        <w:t>随着无人机规模扩大，</w:t>
      </w:r>
      <w:r w:rsidR="009F7B27">
        <w:rPr>
          <w:rFonts w:hint="eastAsia"/>
          <w:color w:val="000000"/>
          <w:sz w:val="21"/>
          <w:szCs w:val="21"/>
        </w:rPr>
        <w:t>启发式优化算法</w:t>
      </w:r>
      <w:r w:rsidR="00234E69">
        <w:rPr>
          <w:rFonts w:hint="eastAsia"/>
          <w:color w:val="000000"/>
          <w:sz w:val="21"/>
          <w:szCs w:val="21"/>
        </w:rPr>
        <w:t>的搜索</w:t>
      </w:r>
      <w:r w:rsidR="00047E9E">
        <w:rPr>
          <w:rFonts w:hint="eastAsia"/>
          <w:color w:val="000000"/>
          <w:sz w:val="21"/>
          <w:szCs w:val="21"/>
        </w:rPr>
        <w:t>效果</w:t>
      </w:r>
      <w:r w:rsidR="005F7B46" w:rsidRPr="005F7B46">
        <w:rPr>
          <w:rFonts w:hint="eastAsia"/>
          <w:color w:val="000000"/>
          <w:sz w:val="21"/>
          <w:szCs w:val="21"/>
        </w:rPr>
        <w:t>与</w:t>
      </w:r>
      <w:r w:rsidR="009F7B27">
        <w:rPr>
          <w:rFonts w:hint="eastAsia"/>
          <w:color w:val="000000"/>
          <w:sz w:val="21"/>
          <w:szCs w:val="21"/>
        </w:rPr>
        <w:t>强化学习的</w:t>
      </w:r>
      <w:r w:rsidR="005F7B46" w:rsidRPr="005F7B46">
        <w:rPr>
          <w:rFonts w:hint="eastAsia"/>
          <w:color w:val="000000"/>
          <w:sz w:val="21"/>
          <w:szCs w:val="21"/>
        </w:rPr>
        <w:t>模型泛化能力均面临</w:t>
      </w:r>
      <w:r w:rsidR="009F7B27">
        <w:rPr>
          <w:rFonts w:hint="eastAsia"/>
          <w:color w:val="000000"/>
          <w:sz w:val="21"/>
          <w:szCs w:val="21"/>
        </w:rPr>
        <w:t>严峻</w:t>
      </w:r>
      <w:r w:rsidR="005F7B46" w:rsidRPr="005F7B46">
        <w:rPr>
          <w:rFonts w:hint="eastAsia"/>
          <w:color w:val="000000"/>
          <w:sz w:val="21"/>
          <w:szCs w:val="21"/>
        </w:rPr>
        <w:t>挑战</w:t>
      </w:r>
      <w:r w:rsidR="00830D64">
        <w:rPr>
          <w:rFonts w:hint="eastAsia"/>
          <w:color w:val="000000"/>
          <w:sz w:val="21"/>
          <w:szCs w:val="21"/>
        </w:rPr>
        <w:t>，导致其对通信保持的优化效果有限</w:t>
      </w:r>
      <w:r w:rsidR="005F7B46" w:rsidRPr="005F7B46">
        <w:rPr>
          <w:rFonts w:hint="eastAsia"/>
          <w:color w:val="000000"/>
          <w:sz w:val="21"/>
          <w:szCs w:val="21"/>
        </w:rPr>
        <w:t>。</w:t>
      </w:r>
      <w:r w:rsidR="00E44835" w:rsidRPr="00E44835">
        <w:rPr>
          <w:color w:val="000000"/>
          <w:sz w:val="21"/>
          <w:szCs w:val="21"/>
        </w:rPr>
        <w:t>针对</w:t>
      </w:r>
      <w:r w:rsidR="00E44835">
        <w:rPr>
          <w:rFonts w:hint="eastAsia"/>
          <w:color w:val="000000"/>
          <w:sz w:val="21"/>
          <w:szCs w:val="21"/>
        </w:rPr>
        <w:t>第二类</w:t>
      </w:r>
      <w:r w:rsidR="00E44835" w:rsidRPr="00E44835">
        <w:rPr>
          <w:color w:val="000000"/>
          <w:sz w:val="21"/>
          <w:szCs w:val="21"/>
        </w:rPr>
        <w:t>方法</w:t>
      </w:r>
      <w:r w:rsidR="00E44835">
        <w:rPr>
          <w:rFonts w:hint="eastAsia"/>
          <w:color w:val="000000"/>
          <w:sz w:val="21"/>
          <w:szCs w:val="21"/>
        </w:rPr>
        <w:t>存在的搜索难度和泛化性问题</w:t>
      </w:r>
      <w:r w:rsidR="00E44835" w:rsidRPr="00E44835">
        <w:rPr>
          <w:color w:val="000000"/>
          <w:sz w:val="21"/>
          <w:szCs w:val="21"/>
        </w:rPr>
        <w:t>，研究者基于人工势场（</w:t>
      </w:r>
      <w:r w:rsidR="00E44835" w:rsidRPr="00E44835">
        <w:rPr>
          <w:color w:val="000000"/>
          <w:sz w:val="21"/>
          <w:szCs w:val="21"/>
        </w:rPr>
        <w:t>Artificial Potential Field, APF</w:t>
      </w:r>
      <w:r w:rsidR="00E44835" w:rsidRPr="00E44835">
        <w:rPr>
          <w:color w:val="000000"/>
          <w:sz w:val="21"/>
          <w:szCs w:val="21"/>
        </w:rPr>
        <w:t>）提出了多种</w:t>
      </w:r>
      <w:r w:rsidR="0096204E">
        <w:rPr>
          <w:rFonts w:hint="eastAsia"/>
          <w:color w:val="000000"/>
          <w:sz w:val="21"/>
          <w:szCs w:val="21"/>
        </w:rPr>
        <w:t>通信保持</w:t>
      </w:r>
      <w:r w:rsidR="00E44835" w:rsidRPr="00E44835">
        <w:rPr>
          <w:color w:val="000000"/>
          <w:sz w:val="21"/>
          <w:szCs w:val="21"/>
        </w:rPr>
        <w:t>改进方法。</w:t>
      </w:r>
      <w:r w:rsidR="008A2710" w:rsidRPr="0013068A">
        <w:rPr>
          <w:color w:val="000000"/>
          <w:sz w:val="21"/>
          <w:szCs w:val="21"/>
        </w:rPr>
        <w:t>Lin</w:t>
      </w:r>
      <w:r w:rsidR="008A2710" w:rsidRPr="0013068A">
        <w:rPr>
          <w:color w:val="000000"/>
          <w:sz w:val="21"/>
          <w:szCs w:val="21"/>
        </w:rPr>
        <w:t>等人通过</w:t>
      </w:r>
      <w:r w:rsidR="0096204E">
        <w:rPr>
          <w:rFonts w:hint="eastAsia"/>
          <w:color w:val="000000"/>
          <w:sz w:val="21"/>
          <w:szCs w:val="21"/>
        </w:rPr>
        <w:t>网络</w:t>
      </w:r>
      <w:r w:rsidR="008A2710" w:rsidRPr="0013068A">
        <w:rPr>
          <w:color w:val="000000"/>
          <w:sz w:val="21"/>
          <w:szCs w:val="21"/>
        </w:rPr>
        <w:t>拓扑优化增强了障碍密集环境下的多无人机通信鲁棒性，但其假设通信距离固定</w:t>
      </w:r>
      <w:r w:rsidR="00534EAA">
        <w:rPr>
          <w:rFonts w:hint="eastAsia"/>
          <w:color w:val="000000"/>
          <w:sz w:val="21"/>
          <w:szCs w:val="21"/>
        </w:rPr>
        <w:t>且网络本身连通</w:t>
      </w:r>
      <w:r w:rsidR="008A2710" w:rsidRPr="0013068A">
        <w:rPr>
          <w:color w:val="000000"/>
          <w:sz w:val="21"/>
          <w:szCs w:val="21"/>
        </w:rPr>
        <w:t>，难以应对</w:t>
      </w:r>
      <w:r w:rsidR="00F06EB0" w:rsidRPr="0013068A">
        <w:rPr>
          <w:rFonts w:hint="eastAsia"/>
          <w:color w:val="000000"/>
          <w:sz w:val="21"/>
          <w:szCs w:val="21"/>
        </w:rPr>
        <w:t>干扰</w:t>
      </w:r>
      <w:r w:rsidR="0096204E">
        <w:rPr>
          <w:rFonts w:hint="eastAsia"/>
          <w:color w:val="000000"/>
          <w:sz w:val="21"/>
          <w:szCs w:val="21"/>
        </w:rPr>
        <w:t>和建筑</w:t>
      </w:r>
      <w:r w:rsidR="00F06EB0" w:rsidRPr="0013068A">
        <w:rPr>
          <w:rFonts w:hint="eastAsia"/>
          <w:color w:val="000000"/>
          <w:sz w:val="21"/>
          <w:szCs w:val="21"/>
        </w:rPr>
        <w:t>存在下的</w:t>
      </w:r>
      <w:r w:rsidR="00534EAA">
        <w:rPr>
          <w:rFonts w:hint="eastAsia"/>
          <w:color w:val="000000"/>
          <w:sz w:val="21"/>
          <w:szCs w:val="21"/>
        </w:rPr>
        <w:t>链路频繁中断情况</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_Ref210900867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[15]</w:t>
      </w:r>
      <w:r w:rsidR="00F06EB0" w:rsidRPr="0013068A">
        <w:rPr>
          <w:color w:val="000000"/>
          <w:sz w:val="21"/>
          <w:szCs w:val="21"/>
          <w:vertAlign w:val="superscript"/>
        </w:rPr>
        <w:fldChar w:fldCharType="end"/>
      </w:r>
      <w:r w:rsidR="008A2710" w:rsidRPr="0013068A">
        <w:rPr>
          <w:color w:val="000000"/>
          <w:sz w:val="21"/>
          <w:szCs w:val="21"/>
        </w:rPr>
        <w:t>。</w:t>
      </w:r>
      <w:r w:rsidR="008A2710" w:rsidRPr="0013068A">
        <w:rPr>
          <w:color w:val="000000"/>
          <w:sz w:val="21"/>
          <w:szCs w:val="21"/>
        </w:rPr>
        <w:t>Chen</w:t>
      </w:r>
      <w:r w:rsidR="008A2710" w:rsidRPr="0013068A">
        <w:rPr>
          <w:color w:val="000000"/>
          <w:sz w:val="21"/>
          <w:szCs w:val="21"/>
        </w:rPr>
        <w:t>等人提出的基于图约束的编队控制</w:t>
      </w:r>
      <w:r w:rsidR="00534EAA">
        <w:rPr>
          <w:rFonts w:hint="eastAsia"/>
          <w:color w:val="000000"/>
          <w:sz w:val="21"/>
          <w:szCs w:val="21"/>
        </w:rPr>
        <w:t>与拓扑恢复</w:t>
      </w:r>
      <w:r w:rsidR="008A2710" w:rsidRPr="0013068A">
        <w:rPr>
          <w:color w:val="000000"/>
          <w:sz w:val="21"/>
          <w:szCs w:val="21"/>
        </w:rPr>
        <w:t>算法能够在</w:t>
      </w:r>
      <w:r w:rsidR="00534EAA">
        <w:rPr>
          <w:rFonts w:hint="eastAsia"/>
          <w:color w:val="000000"/>
          <w:sz w:val="21"/>
          <w:szCs w:val="21"/>
        </w:rPr>
        <w:t>简单</w:t>
      </w:r>
      <w:r w:rsidR="008A2710" w:rsidRPr="0013068A">
        <w:rPr>
          <w:color w:val="000000"/>
          <w:sz w:val="21"/>
          <w:szCs w:val="21"/>
        </w:rPr>
        <w:t>环境中</w:t>
      </w:r>
      <w:r w:rsidR="00534EAA">
        <w:rPr>
          <w:rFonts w:hint="eastAsia"/>
          <w:color w:val="000000"/>
          <w:sz w:val="21"/>
          <w:szCs w:val="21"/>
        </w:rPr>
        <w:t>主动</w:t>
      </w:r>
      <w:r w:rsidR="008A2710" w:rsidRPr="0013068A">
        <w:rPr>
          <w:color w:val="000000"/>
          <w:sz w:val="21"/>
          <w:szCs w:val="21"/>
        </w:rPr>
        <w:t>维持</w:t>
      </w:r>
      <w:r w:rsidR="00534EAA">
        <w:rPr>
          <w:rFonts w:hint="eastAsia"/>
          <w:color w:val="000000"/>
          <w:sz w:val="21"/>
          <w:szCs w:val="21"/>
        </w:rPr>
        <w:t>小规模无人机网络的</w:t>
      </w:r>
      <w:r w:rsidR="008A2710" w:rsidRPr="0013068A">
        <w:rPr>
          <w:color w:val="000000"/>
          <w:sz w:val="21"/>
          <w:szCs w:val="21"/>
        </w:rPr>
        <w:t>连通性</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_Ref210900992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[16]</w:t>
      </w:r>
      <w:r w:rsidR="00F06EB0" w:rsidRPr="0013068A">
        <w:rPr>
          <w:color w:val="000000"/>
          <w:sz w:val="21"/>
          <w:szCs w:val="21"/>
          <w:vertAlign w:val="superscript"/>
        </w:rPr>
        <w:fldChar w:fldCharType="end"/>
      </w:r>
      <w:r w:rsidR="008A2710" w:rsidRPr="0013068A">
        <w:rPr>
          <w:color w:val="000000"/>
          <w:sz w:val="21"/>
          <w:szCs w:val="21"/>
        </w:rPr>
        <w:t>。</w:t>
      </w:r>
      <w:r w:rsidR="008A2710" w:rsidRPr="0013068A">
        <w:rPr>
          <w:color w:val="000000"/>
          <w:sz w:val="21"/>
          <w:szCs w:val="21"/>
        </w:rPr>
        <w:t>Gong</w:t>
      </w:r>
      <w:r w:rsidR="008A2710" w:rsidRPr="0013068A">
        <w:rPr>
          <w:color w:val="000000"/>
          <w:sz w:val="21"/>
          <w:szCs w:val="21"/>
        </w:rPr>
        <w:t>等人提出的分布式自适应容错编队控制方法在异构无人机系统中实现了链路故障补偿与容错保持</w:t>
      </w:r>
      <w:r w:rsidR="00F06EB0" w:rsidRPr="0013068A">
        <w:rPr>
          <w:color w:val="000000"/>
          <w:sz w:val="21"/>
          <w:szCs w:val="21"/>
          <w:vertAlign w:val="superscript"/>
        </w:rPr>
        <w:fldChar w:fldCharType="begin"/>
      </w:r>
      <w:r w:rsidR="00F06EB0" w:rsidRPr="0013068A">
        <w:rPr>
          <w:color w:val="000000"/>
          <w:sz w:val="21"/>
          <w:szCs w:val="21"/>
          <w:vertAlign w:val="superscript"/>
        </w:rPr>
        <w:instrText xml:space="preserve"> REF _Ref210901050 \r \h  \* MERGEFORMAT </w:instrText>
      </w:r>
      <w:r w:rsidR="00F06EB0" w:rsidRPr="0013068A">
        <w:rPr>
          <w:color w:val="000000"/>
          <w:sz w:val="21"/>
          <w:szCs w:val="21"/>
          <w:vertAlign w:val="superscript"/>
        </w:rPr>
      </w:r>
      <w:r w:rsidR="00F06EB0" w:rsidRPr="0013068A">
        <w:rPr>
          <w:color w:val="000000"/>
          <w:sz w:val="21"/>
          <w:szCs w:val="21"/>
          <w:vertAlign w:val="superscript"/>
        </w:rPr>
        <w:fldChar w:fldCharType="separate"/>
      </w:r>
      <w:r w:rsidR="00830D64">
        <w:rPr>
          <w:color w:val="000000"/>
          <w:sz w:val="21"/>
          <w:szCs w:val="21"/>
          <w:vertAlign w:val="superscript"/>
        </w:rPr>
        <w:t>[17]</w:t>
      </w:r>
      <w:r w:rsidR="00F06EB0" w:rsidRPr="0013068A">
        <w:rPr>
          <w:color w:val="000000"/>
          <w:sz w:val="21"/>
          <w:szCs w:val="21"/>
          <w:vertAlign w:val="superscript"/>
        </w:rPr>
        <w:fldChar w:fldCharType="end"/>
      </w:r>
      <w:r w:rsidR="008A2710" w:rsidRPr="0013068A">
        <w:rPr>
          <w:color w:val="000000"/>
          <w:sz w:val="21"/>
          <w:szCs w:val="21"/>
        </w:rPr>
        <w:t>。</w:t>
      </w:r>
      <w:r w:rsidR="007B50FB" w:rsidRPr="0013068A">
        <w:rPr>
          <w:color w:val="000000"/>
          <w:sz w:val="21"/>
          <w:szCs w:val="21"/>
        </w:rPr>
        <w:t>此外，</w:t>
      </w:r>
      <w:r w:rsidR="007B50FB" w:rsidRPr="0013068A">
        <w:rPr>
          <w:color w:val="000000"/>
          <w:sz w:val="21"/>
          <w:szCs w:val="21"/>
        </w:rPr>
        <w:t>Wei</w:t>
      </w:r>
      <w:r w:rsidR="007B50FB" w:rsidRPr="0013068A">
        <w:rPr>
          <w:color w:val="000000"/>
          <w:sz w:val="21"/>
          <w:szCs w:val="21"/>
        </w:rPr>
        <w:t>等人提出的基于改进人工势场的多无人机协同抗干扰通信算法，将通信</w:t>
      </w:r>
      <w:r w:rsidR="00534EAA">
        <w:rPr>
          <w:rFonts w:hint="eastAsia"/>
          <w:color w:val="000000"/>
          <w:sz w:val="21"/>
          <w:szCs w:val="21"/>
        </w:rPr>
        <w:t>链路</w:t>
      </w:r>
      <w:r w:rsidR="007B50FB" w:rsidRPr="0013068A">
        <w:rPr>
          <w:color w:val="000000"/>
          <w:sz w:val="21"/>
          <w:szCs w:val="21"/>
        </w:rPr>
        <w:t>质量引入势场设计，有效提升了集群在干扰环境下的连通性与鲁棒性</w:t>
      </w:r>
      <w:r w:rsidR="007B50FB" w:rsidRPr="0013068A">
        <w:rPr>
          <w:color w:val="000000"/>
          <w:sz w:val="21"/>
          <w:szCs w:val="21"/>
          <w:vertAlign w:val="superscript"/>
        </w:rPr>
        <w:fldChar w:fldCharType="begin"/>
      </w:r>
      <w:r w:rsidR="007B50FB" w:rsidRPr="0013068A">
        <w:rPr>
          <w:color w:val="000000"/>
          <w:sz w:val="21"/>
          <w:szCs w:val="21"/>
          <w:vertAlign w:val="superscript"/>
        </w:rPr>
        <w:instrText xml:space="preserve"> REF _Ref210901592 \r \h  \* MERGEFORMAT </w:instrText>
      </w:r>
      <w:r w:rsidR="007B50FB" w:rsidRPr="0013068A">
        <w:rPr>
          <w:color w:val="000000"/>
          <w:sz w:val="21"/>
          <w:szCs w:val="21"/>
          <w:vertAlign w:val="superscript"/>
        </w:rPr>
      </w:r>
      <w:r w:rsidR="007B50FB" w:rsidRPr="0013068A">
        <w:rPr>
          <w:color w:val="000000"/>
          <w:sz w:val="21"/>
          <w:szCs w:val="21"/>
          <w:vertAlign w:val="superscript"/>
        </w:rPr>
        <w:fldChar w:fldCharType="separate"/>
      </w:r>
      <w:r w:rsidR="00830D64">
        <w:rPr>
          <w:color w:val="000000"/>
          <w:sz w:val="21"/>
          <w:szCs w:val="21"/>
          <w:vertAlign w:val="superscript"/>
        </w:rPr>
        <w:t>[18]</w:t>
      </w:r>
      <w:r w:rsidR="007B50FB" w:rsidRPr="0013068A">
        <w:rPr>
          <w:color w:val="000000"/>
          <w:sz w:val="21"/>
          <w:szCs w:val="21"/>
          <w:vertAlign w:val="superscript"/>
        </w:rPr>
        <w:fldChar w:fldCharType="end"/>
      </w:r>
      <w:r w:rsidR="008A2710" w:rsidRPr="0013068A">
        <w:rPr>
          <w:color w:val="000000"/>
          <w:sz w:val="21"/>
          <w:szCs w:val="21"/>
        </w:rPr>
        <w:t>。</w:t>
      </w:r>
      <w:r w:rsidR="00534EAA" w:rsidRPr="00534EAA">
        <w:rPr>
          <w:color w:val="000000"/>
          <w:sz w:val="21"/>
          <w:szCs w:val="21"/>
        </w:rPr>
        <w:t>然而，</w:t>
      </w:r>
      <w:r w:rsidR="00534EAA">
        <w:rPr>
          <w:rFonts w:hint="eastAsia"/>
          <w:color w:val="000000"/>
          <w:sz w:val="21"/>
          <w:szCs w:val="21"/>
        </w:rPr>
        <w:t>此类</w:t>
      </w:r>
      <w:r w:rsidR="00534EAA" w:rsidRPr="00534EAA">
        <w:rPr>
          <w:color w:val="000000"/>
          <w:sz w:val="21"/>
          <w:szCs w:val="21"/>
        </w:rPr>
        <w:t>方法主要针对无人机数量较少的场景，对大规模集群的拓展性研究仍显不足。当无人机数量增加且环境障碍复杂时，各</w:t>
      </w:r>
      <w:r w:rsidR="00534EAA">
        <w:rPr>
          <w:rFonts w:hint="eastAsia"/>
          <w:color w:val="000000"/>
          <w:sz w:val="21"/>
          <w:szCs w:val="21"/>
        </w:rPr>
        <w:t>无人机</w:t>
      </w:r>
      <w:r w:rsidR="00534EAA" w:rsidRPr="00534EAA">
        <w:rPr>
          <w:color w:val="000000"/>
          <w:sz w:val="21"/>
          <w:szCs w:val="21"/>
        </w:rPr>
        <w:t>间的势场相互作用显著</w:t>
      </w:r>
      <w:r w:rsidR="00534EAA">
        <w:rPr>
          <w:rFonts w:hint="eastAsia"/>
          <w:color w:val="000000"/>
          <w:sz w:val="21"/>
          <w:szCs w:val="21"/>
        </w:rPr>
        <w:t>增多</w:t>
      </w:r>
      <w:r w:rsidR="00534EAA" w:rsidRPr="00534EAA">
        <w:rPr>
          <w:color w:val="000000"/>
          <w:sz w:val="21"/>
          <w:szCs w:val="21"/>
        </w:rPr>
        <w:t>，易导致势场叠加效应使得无人机陷入局部振荡区域或</w:t>
      </w:r>
      <w:r w:rsidR="00534EAA" w:rsidRPr="00534EAA">
        <w:rPr>
          <w:color w:val="000000"/>
          <w:sz w:val="21"/>
          <w:szCs w:val="21"/>
        </w:rPr>
        <w:t>U</w:t>
      </w:r>
      <w:r w:rsidR="00534EAA" w:rsidRPr="00534EAA">
        <w:rPr>
          <w:color w:val="000000"/>
          <w:sz w:val="21"/>
          <w:szCs w:val="21"/>
        </w:rPr>
        <w:t>型死锁区</w:t>
      </w:r>
      <w:r w:rsidR="00830D64">
        <w:rPr>
          <w:rFonts w:hint="eastAsia"/>
          <w:color w:val="000000"/>
          <w:sz w:val="21"/>
          <w:szCs w:val="21"/>
        </w:rPr>
        <w:t>，导致规划路径变长甚至难以完成规划</w:t>
      </w:r>
      <w:r w:rsidR="00B63EE4">
        <w:rPr>
          <w:rFonts w:hint="eastAsia"/>
          <w:color w:val="000000"/>
          <w:sz w:val="21"/>
          <w:szCs w:val="21"/>
        </w:rPr>
        <w:t>。</w:t>
      </w:r>
      <w:r w:rsidR="00B63EE4" w:rsidRPr="0013068A">
        <w:rPr>
          <w:color w:val="000000"/>
          <w:sz w:val="21"/>
          <w:szCs w:val="21"/>
        </w:rPr>
        <w:t xml:space="preserve"> </w:t>
      </w:r>
      <w:r w:rsidR="00530D73" w:rsidRPr="0013068A">
        <w:rPr>
          <w:rFonts w:hint="eastAsia"/>
          <w:color w:val="000000"/>
          <w:sz w:val="21"/>
          <w:szCs w:val="21"/>
        </w:rPr>
        <w:t>由上述可知</w:t>
      </w:r>
      <w:r w:rsidR="00530D73" w:rsidRPr="0013068A">
        <w:rPr>
          <w:color w:val="000000"/>
          <w:sz w:val="21"/>
          <w:szCs w:val="21"/>
        </w:rPr>
        <w:t>当前研究</w:t>
      </w:r>
      <w:r w:rsidR="00530D73" w:rsidRPr="0013068A">
        <w:rPr>
          <w:rFonts w:hint="eastAsia"/>
          <w:color w:val="000000"/>
          <w:sz w:val="21"/>
          <w:szCs w:val="21"/>
        </w:rPr>
        <w:t>主要</w:t>
      </w:r>
      <w:r w:rsidR="00530D73" w:rsidRPr="0013068A">
        <w:rPr>
          <w:color w:val="000000"/>
          <w:sz w:val="21"/>
          <w:szCs w:val="21"/>
        </w:rPr>
        <w:t>存在</w:t>
      </w:r>
      <w:r w:rsidR="008A2710" w:rsidRPr="0013068A">
        <w:rPr>
          <w:rFonts w:hint="eastAsia"/>
          <w:color w:val="000000"/>
          <w:sz w:val="21"/>
          <w:szCs w:val="21"/>
        </w:rPr>
        <w:t>以下</w:t>
      </w:r>
      <w:r w:rsidR="00681669">
        <w:rPr>
          <w:rFonts w:hint="eastAsia"/>
          <w:color w:val="000000"/>
          <w:sz w:val="21"/>
          <w:szCs w:val="21"/>
        </w:rPr>
        <w:t>两</w:t>
      </w:r>
      <w:r w:rsidR="00530D73" w:rsidRPr="0013068A">
        <w:rPr>
          <w:rFonts w:hint="eastAsia"/>
          <w:color w:val="000000"/>
          <w:sz w:val="21"/>
          <w:szCs w:val="21"/>
        </w:rPr>
        <w:t>个</w:t>
      </w:r>
      <w:r w:rsidR="00530D73" w:rsidRPr="0013068A">
        <w:rPr>
          <w:color w:val="000000"/>
          <w:sz w:val="21"/>
          <w:szCs w:val="21"/>
        </w:rPr>
        <w:t>方面</w:t>
      </w:r>
      <w:r w:rsidR="00530D73" w:rsidRPr="0013068A">
        <w:rPr>
          <w:rFonts w:hint="eastAsia"/>
          <w:color w:val="000000"/>
          <w:sz w:val="21"/>
          <w:szCs w:val="21"/>
        </w:rPr>
        <w:t>的</w:t>
      </w:r>
      <w:r w:rsidR="00530D73" w:rsidRPr="0013068A">
        <w:rPr>
          <w:color w:val="000000"/>
          <w:sz w:val="21"/>
          <w:szCs w:val="21"/>
        </w:rPr>
        <w:t>不足：</w:t>
      </w:r>
      <w:r w:rsidR="00830D64" w:rsidDel="00830D64">
        <w:rPr>
          <w:color w:val="000000"/>
          <w:sz w:val="21"/>
          <w:szCs w:val="21"/>
        </w:rPr>
        <w:t xml:space="preserve"> </w:t>
      </w:r>
      <w:r w:rsidR="00830D64">
        <w:rPr>
          <w:color w:val="000000"/>
          <w:sz w:val="21"/>
          <w:szCs w:val="21"/>
        </w:rPr>
        <w:t>1</w:t>
      </w:r>
      <w:r w:rsidR="008A2710" w:rsidRPr="0013068A">
        <w:rPr>
          <w:rFonts w:hint="eastAsia"/>
          <w:color w:val="000000"/>
          <w:sz w:val="21"/>
          <w:szCs w:val="21"/>
        </w:rPr>
        <w:t>）</w:t>
      </w:r>
      <w:r w:rsidR="0085418D">
        <w:rPr>
          <w:rFonts w:hint="eastAsia"/>
          <w:color w:val="000000"/>
          <w:sz w:val="21"/>
          <w:szCs w:val="21"/>
        </w:rPr>
        <w:t>通信保持效果不足</w:t>
      </w:r>
      <w:r w:rsidR="00530D73" w:rsidRPr="0013068A">
        <w:rPr>
          <w:color w:val="000000"/>
          <w:sz w:val="21"/>
          <w:szCs w:val="21"/>
        </w:rPr>
        <w:t>：</w:t>
      </w:r>
      <w:r w:rsidR="0085418D">
        <w:rPr>
          <w:rFonts w:hint="eastAsia"/>
          <w:color w:val="000000"/>
          <w:sz w:val="21"/>
          <w:szCs w:val="21"/>
        </w:rPr>
        <w:t>启发式算法和强化学习在大规模复杂环境下难以有效满足通信保持需求</w:t>
      </w:r>
      <w:r w:rsidR="00830D64">
        <w:rPr>
          <w:rFonts w:hint="eastAsia"/>
          <w:color w:val="000000"/>
          <w:sz w:val="21"/>
          <w:szCs w:val="21"/>
        </w:rPr>
        <w:t>；</w:t>
      </w:r>
      <w:r w:rsidR="00830D64">
        <w:rPr>
          <w:color w:val="000000"/>
          <w:sz w:val="21"/>
          <w:szCs w:val="21"/>
        </w:rPr>
        <w:t>2</w:t>
      </w:r>
      <w:r w:rsidR="00830D64" w:rsidRPr="0013068A">
        <w:rPr>
          <w:rFonts w:hint="eastAsia"/>
          <w:color w:val="000000"/>
          <w:sz w:val="21"/>
          <w:szCs w:val="21"/>
        </w:rPr>
        <w:t>）</w:t>
      </w:r>
      <w:r w:rsidR="00830D64">
        <w:rPr>
          <w:rFonts w:hint="eastAsia"/>
          <w:color w:val="000000"/>
          <w:sz w:val="21"/>
          <w:szCs w:val="21"/>
        </w:rPr>
        <w:t>扩展性</w:t>
      </w:r>
      <w:r w:rsidR="00830D64" w:rsidRPr="0013068A">
        <w:rPr>
          <w:color w:val="000000"/>
          <w:sz w:val="21"/>
          <w:szCs w:val="21"/>
        </w:rPr>
        <w:t>不足：</w:t>
      </w:r>
      <w:r w:rsidR="00830D64">
        <w:rPr>
          <w:rFonts w:hint="eastAsia"/>
          <w:color w:val="000000"/>
          <w:sz w:val="21"/>
          <w:szCs w:val="21"/>
        </w:rPr>
        <w:t>现有基于改进人工势场算法</w:t>
      </w:r>
      <w:r w:rsidR="00830D64" w:rsidRPr="0013068A">
        <w:rPr>
          <w:color w:val="000000"/>
          <w:sz w:val="21"/>
          <w:szCs w:val="21"/>
        </w:rPr>
        <w:t>在</w:t>
      </w:r>
      <w:r w:rsidR="00830D64">
        <w:rPr>
          <w:rFonts w:hint="eastAsia"/>
          <w:color w:val="000000"/>
          <w:sz w:val="21"/>
          <w:szCs w:val="21"/>
        </w:rPr>
        <w:t>大规模</w:t>
      </w:r>
      <w:r w:rsidR="00830D64" w:rsidRPr="0013068A">
        <w:rPr>
          <w:color w:val="000000"/>
          <w:sz w:val="21"/>
          <w:szCs w:val="21"/>
        </w:rPr>
        <w:t>复杂环境中易出现死锁或</w:t>
      </w:r>
      <w:r w:rsidR="00830D64" w:rsidRPr="0013068A">
        <w:rPr>
          <w:rFonts w:hint="eastAsia"/>
          <w:color w:val="000000"/>
          <w:sz w:val="21"/>
          <w:szCs w:val="21"/>
        </w:rPr>
        <w:t>震荡导致</w:t>
      </w:r>
      <w:r w:rsidR="00830D64">
        <w:rPr>
          <w:rFonts w:hint="eastAsia"/>
          <w:color w:val="000000"/>
          <w:sz w:val="21"/>
          <w:szCs w:val="21"/>
        </w:rPr>
        <w:t>算法性能和规划</w:t>
      </w:r>
      <w:r w:rsidR="00830D64" w:rsidRPr="0013068A">
        <w:rPr>
          <w:color w:val="000000"/>
          <w:sz w:val="21"/>
          <w:szCs w:val="21"/>
        </w:rPr>
        <w:t>效率下降</w:t>
      </w:r>
      <w:r w:rsidR="00830D64">
        <w:rPr>
          <w:rFonts w:hint="eastAsia"/>
          <w:color w:val="000000"/>
          <w:sz w:val="21"/>
          <w:szCs w:val="21"/>
        </w:rPr>
        <w:t>。</w:t>
      </w:r>
      <w:r w:rsidR="00C7408C" w:rsidRPr="0013068A">
        <w:rPr>
          <w:color w:val="000000"/>
          <w:sz w:val="21"/>
          <w:szCs w:val="21"/>
        </w:rPr>
        <w:t xml:space="preserve"> </w:t>
      </w:r>
    </w:p>
    <w:p w14:paraId="3C2D3DC4" w14:textId="1409902B" w:rsidR="003429B3" w:rsidRPr="00681669" w:rsidRDefault="001A5B6D" w:rsidP="003429B3">
      <w:pPr>
        <w:spacing w:line="360" w:lineRule="auto"/>
        <w:ind w:firstLineChars="196" w:firstLine="412"/>
        <w:rPr>
          <w:color w:val="000000"/>
          <w:sz w:val="21"/>
          <w:szCs w:val="21"/>
        </w:rPr>
      </w:pPr>
      <w:r w:rsidRPr="0013068A">
        <w:rPr>
          <w:color w:val="000000"/>
          <w:sz w:val="21"/>
          <w:szCs w:val="21"/>
        </w:rPr>
        <w:t>针对上述研究</w:t>
      </w:r>
      <w:r w:rsidR="00530D73" w:rsidRPr="0013068A">
        <w:rPr>
          <w:rFonts w:hint="eastAsia"/>
          <w:color w:val="000000"/>
          <w:sz w:val="21"/>
          <w:szCs w:val="21"/>
        </w:rPr>
        <w:t>以及</w:t>
      </w:r>
      <w:r w:rsidR="00681669">
        <w:rPr>
          <w:rFonts w:hint="eastAsia"/>
          <w:color w:val="000000"/>
          <w:sz w:val="21"/>
          <w:szCs w:val="21"/>
        </w:rPr>
        <w:t>两方面的</w:t>
      </w:r>
      <w:r w:rsidRPr="0013068A">
        <w:rPr>
          <w:color w:val="000000"/>
          <w:sz w:val="21"/>
          <w:szCs w:val="21"/>
        </w:rPr>
        <w:t>不足，本文提出了一种针对</w:t>
      </w:r>
      <w:r w:rsidR="00530D73" w:rsidRPr="0013068A">
        <w:rPr>
          <w:rFonts w:hint="eastAsia"/>
          <w:color w:val="000000"/>
          <w:sz w:val="21"/>
          <w:szCs w:val="21"/>
        </w:rPr>
        <w:t>复杂</w:t>
      </w:r>
      <w:r w:rsidRPr="0013068A">
        <w:rPr>
          <w:color w:val="000000"/>
          <w:sz w:val="21"/>
          <w:szCs w:val="21"/>
        </w:rPr>
        <w:t>城市</w:t>
      </w:r>
      <w:r w:rsidRPr="0013068A">
        <w:rPr>
          <w:rFonts w:hint="eastAsia"/>
          <w:color w:val="000000"/>
          <w:sz w:val="21"/>
          <w:szCs w:val="21"/>
        </w:rPr>
        <w:t>作战</w:t>
      </w:r>
      <w:r w:rsidRPr="0013068A">
        <w:rPr>
          <w:color w:val="000000"/>
          <w:sz w:val="21"/>
          <w:szCs w:val="21"/>
        </w:rPr>
        <w:t>环境下无人机集群</w:t>
      </w:r>
      <w:commentRangeStart w:id="95"/>
      <w:r w:rsidR="00681669">
        <w:rPr>
          <w:rFonts w:hint="eastAsia"/>
          <w:color w:val="000000"/>
          <w:sz w:val="21"/>
          <w:szCs w:val="21"/>
        </w:rPr>
        <w:t>分层</w:t>
      </w:r>
      <w:r w:rsidRPr="00BE7D2F">
        <w:rPr>
          <w:rFonts w:hint="eastAsia"/>
          <w:color w:val="000000"/>
          <w:sz w:val="21"/>
          <w:szCs w:val="21"/>
        </w:rPr>
        <w:t>分簇</w:t>
      </w:r>
      <w:r w:rsidR="00681669">
        <w:rPr>
          <w:rFonts w:hint="eastAsia"/>
          <w:color w:val="000000"/>
          <w:sz w:val="21"/>
          <w:szCs w:val="21"/>
        </w:rPr>
        <w:t>协同</w:t>
      </w:r>
      <w:commentRangeEnd w:id="95"/>
      <w:r w:rsidR="00762A7B">
        <w:rPr>
          <w:rStyle w:val="ac"/>
        </w:rPr>
        <w:commentReference w:id="95"/>
      </w:r>
      <w:r w:rsidR="00681669">
        <w:rPr>
          <w:rFonts w:hint="eastAsia"/>
          <w:color w:val="000000"/>
          <w:sz w:val="21"/>
          <w:szCs w:val="21"/>
        </w:rPr>
        <w:t>机制的通信保持</w:t>
      </w:r>
      <w:r w:rsidRPr="00BE7D2F">
        <w:rPr>
          <w:color w:val="000000"/>
          <w:sz w:val="21"/>
          <w:szCs w:val="21"/>
        </w:rPr>
        <w:t>路径规划算法</w:t>
      </w:r>
      <w:r w:rsidRPr="00BE7D2F">
        <w:rPr>
          <w:rFonts w:hint="eastAsia"/>
          <w:color w:val="000000"/>
          <w:sz w:val="21"/>
          <w:szCs w:val="21"/>
        </w:rPr>
        <w:t>（</w:t>
      </w:r>
      <w:r w:rsidRPr="00BE7D2F">
        <w:rPr>
          <w:rFonts w:hint="eastAsia"/>
          <w:color w:val="000000"/>
          <w:sz w:val="21"/>
          <w:szCs w:val="21"/>
        </w:rPr>
        <w:t>C</w:t>
      </w:r>
      <w:r w:rsidRPr="00BE7D2F">
        <w:rPr>
          <w:color w:val="000000"/>
          <w:sz w:val="21"/>
          <w:szCs w:val="21"/>
        </w:rPr>
        <w:t>L-RRT*-APF</w:t>
      </w:r>
      <w:r w:rsidRPr="00BE7D2F">
        <w:rPr>
          <w:rFonts w:hint="eastAsia"/>
          <w:color w:val="000000"/>
          <w:sz w:val="21"/>
          <w:szCs w:val="21"/>
        </w:rPr>
        <w:t>）</w:t>
      </w:r>
      <w:r w:rsidRPr="0013068A">
        <w:rPr>
          <w:color w:val="000000"/>
          <w:sz w:val="21"/>
          <w:szCs w:val="21"/>
        </w:rPr>
        <w:t>。该算法通过分层分簇的规划思想，将全局规划与局部规划有效结合，以同时兼顾</w:t>
      </w:r>
      <w:r w:rsidR="00681669">
        <w:rPr>
          <w:rFonts w:hint="eastAsia"/>
          <w:color w:val="000000"/>
          <w:sz w:val="21"/>
          <w:szCs w:val="21"/>
        </w:rPr>
        <w:t>大规模下的扩展性</w:t>
      </w:r>
      <w:r w:rsidRPr="0013068A">
        <w:rPr>
          <w:color w:val="000000"/>
          <w:sz w:val="21"/>
          <w:szCs w:val="21"/>
        </w:rPr>
        <w:t>与通信</w:t>
      </w:r>
      <w:r w:rsidR="00681669">
        <w:rPr>
          <w:rFonts w:hint="eastAsia"/>
          <w:color w:val="000000"/>
          <w:sz w:val="21"/>
          <w:szCs w:val="21"/>
        </w:rPr>
        <w:t>保持效果</w:t>
      </w:r>
      <w:r w:rsidRPr="0013068A">
        <w:rPr>
          <w:color w:val="000000"/>
          <w:sz w:val="21"/>
          <w:szCs w:val="21"/>
        </w:rPr>
        <w:t>。</w:t>
      </w:r>
      <w:r w:rsidR="00681669" w:rsidRPr="00681669">
        <w:rPr>
          <w:color w:val="000000"/>
          <w:sz w:val="21"/>
          <w:szCs w:val="21"/>
        </w:rPr>
        <w:t>主要创新点如下：</w:t>
      </w:r>
      <w:r w:rsidR="003429B3">
        <w:rPr>
          <w:color w:val="000000"/>
          <w:sz w:val="21"/>
          <w:szCs w:val="21"/>
        </w:rPr>
        <w:t>1</w:t>
      </w:r>
      <w:r w:rsidR="003429B3" w:rsidRPr="00681669">
        <w:rPr>
          <w:rFonts w:hint="eastAsia"/>
          <w:color w:val="000000"/>
          <w:sz w:val="21"/>
          <w:szCs w:val="21"/>
        </w:rPr>
        <w:t>）面向大规模集群的分簇分层扩展机制。</w:t>
      </w:r>
    </w:p>
    <w:p w14:paraId="2EA761F8" w14:textId="367E75EE" w:rsidR="003429B3" w:rsidRPr="00681669" w:rsidRDefault="003429B3" w:rsidP="003429B3">
      <w:pPr>
        <w:spacing w:line="360" w:lineRule="auto"/>
        <w:ind w:firstLineChars="196" w:firstLine="412"/>
        <w:rPr>
          <w:color w:val="000000"/>
          <w:sz w:val="21"/>
          <w:szCs w:val="21"/>
        </w:rPr>
      </w:pPr>
      <w:r w:rsidRPr="00681669">
        <w:rPr>
          <w:rFonts w:hint="eastAsia"/>
          <w:color w:val="000000"/>
          <w:sz w:val="21"/>
          <w:szCs w:val="21"/>
        </w:rPr>
        <w:t>针对</w:t>
      </w:r>
      <w:r>
        <w:rPr>
          <w:rFonts w:hint="eastAsia"/>
          <w:color w:val="000000"/>
          <w:sz w:val="21"/>
          <w:szCs w:val="21"/>
        </w:rPr>
        <w:t>现有的</w:t>
      </w:r>
      <w:r w:rsidRPr="00681669">
        <w:rPr>
          <w:rFonts w:hint="eastAsia"/>
          <w:color w:val="000000"/>
          <w:sz w:val="21"/>
          <w:szCs w:val="21"/>
        </w:rPr>
        <w:t>改进人工势场算法在大规模环境中易出现震荡与死锁</w:t>
      </w:r>
      <w:r>
        <w:rPr>
          <w:rFonts w:hint="eastAsia"/>
          <w:color w:val="000000"/>
          <w:sz w:val="21"/>
          <w:szCs w:val="21"/>
        </w:rPr>
        <w:t>导致</w:t>
      </w:r>
      <w:r w:rsidRPr="00681669">
        <w:rPr>
          <w:rFonts w:hint="eastAsia"/>
          <w:color w:val="000000"/>
          <w:sz w:val="21"/>
          <w:szCs w:val="21"/>
        </w:rPr>
        <w:t>规划效率下降的问题，本文提出基于分簇与分层的协同规划架构，将全局</w:t>
      </w:r>
      <w:r>
        <w:rPr>
          <w:rFonts w:hint="eastAsia"/>
          <w:color w:val="000000"/>
          <w:sz w:val="21"/>
          <w:szCs w:val="21"/>
        </w:rPr>
        <w:t>整体路径规划问题</w:t>
      </w:r>
      <w:r w:rsidRPr="00681669">
        <w:rPr>
          <w:rFonts w:hint="eastAsia"/>
          <w:color w:val="000000"/>
          <w:sz w:val="21"/>
          <w:szCs w:val="21"/>
        </w:rPr>
        <w:t>划分为若干簇级局部规划问题。通过在全局层采用</w:t>
      </w:r>
      <w:r w:rsidRPr="00681669">
        <w:rPr>
          <w:rFonts w:hint="eastAsia"/>
          <w:color w:val="000000"/>
          <w:sz w:val="21"/>
          <w:szCs w:val="21"/>
        </w:rPr>
        <w:t xml:space="preserve"> RRT* </w:t>
      </w:r>
      <w:r w:rsidRPr="00681669">
        <w:rPr>
          <w:rFonts w:hint="eastAsia"/>
          <w:color w:val="000000"/>
          <w:sz w:val="21"/>
          <w:szCs w:val="21"/>
        </w:rPr>
        <w:t>进行路径引导，在局部层采用改进人工势场实现避障与连通控制，有效降低了势场耦合度与计算复杂度，避免了传统</w:t>
      </w:r>
      <w:r w:rsidRPr="00681669">
        <w:rPr>
          <w:rFonts w:hint="eastAsia"/>
          <w:color w:val="000000"/>
          <w:sz w:val="21"/>
          <w:szCs w:val="21"/>
        </w:rPr>
        <w:t xml:space="preserve"> APF </w:t>
      </w:r>
      <w:r w:rsidRPr="00681669">
        <w:rPr>
          <w:rFonts w:hint="eastAsia"/>
          <w:color w:val="000000"/>
          <w:sz w:val="21"/>
          <w:szCs w:val="21"/>
        </w:rPr>
        <w:t>算法在大规模环境下的振荡与死锁现象，显著提升了算法的扩展性与实时性。</w:t>
      </w:r>
    </w:p>
    <w:p w14:paraId="666631CC" w14:textId="77777777" w:rsidR="003429B3" w:rsidRPr="00681669" w:rsidRDefault="003429B3" w:rsidP="003429B3">
      <w:pPr>
        <w:spacing w:line="360" w:lineRule="auto"/>
        <w:ind w:firstLineChars="196" w:firstLine="412"/>
        <w:rPr>
          <w:color w:val="000000"/>
          <w:sz w:val="21"/>
          <w:szCs w:val="21"/>
        </w:rPr>
      </w:pPr>
      <w:r>
        <w:rPr>
          <w:color w:val="000000"/>
          <w:sz w:val="21"/>
          <w:szCs w:val="21"/>
        </w:rPr>
        <w:lastRenderedPageBreak/>
        <w:t>2</w:t>
      </w:r>
      <w:r w:rsidRPr="00681669">
        <w:rPr>
          <w:rFonts w:hint="eastAsia"/>
          <w:color w:val="000000"/>
          <w:sz w:val="21"/>
          <w:szCs w:val="21"/>
        </w:rPr>
        <w:t>）面向通信保持的</w:t>
      </w:r>
      <w:r>
        <w:rPr>
          <w:rFonts w:hint="eastAsia"/>
          <w:color w:val="000000"/>
          <w:sz w:val="21"/>
          <w:szCs w:val="21"/>
        </w:rPr>
        <w:t>双</w:t>
      </w:r>
      <w:r w:rsidRPr="00681669">
        <w:rPr>
          <w:rFonts w:hint="eastAsia"/>
          <w:color w:val="000000"/>
          <w:sz w:val="21"/>
          <w:szCs w:val="21"/>
        </w:rPr>
        <w:t>层协同规划机制。</w:t>
      </w:r>
    </w:p>
    <w:p w14:paraId="79913C9E" w14:textId="77777777" w:rsidR="003429B3" w:rsidRDefault="003429B3" w:rsidP="003429B3">
      <w:pPr>
        <w:spacing w:line="360" w:lineRule="auto"/>
        <w:ind w:firstLineChars="196" w:firstLine="412"/>
        <w:rPr>
          <w:color w:val="000000"/>
          <w:sz w:val="21"/>
          <w:szCs w:val="21"/>
        </w:rPr>
      </w:pPr>
      <w:r w:rsidRPr="00681669">
        <w:rPr>
          <w:rFonts w:hint="eastAsia"/>
          <w:color w:val="000000"/>
          <w:sz w:val="21"/>
          <w:szCs w:val="21"/>
        </w:rPr>
        <w:t>针对启发式算法和强化学习在复杂环境下通信保持能力有限的问题，</w:t>
      </w:r>
      <w:r>
        <w:rPr>
          <w:rFonts w:hint="eastAsia"/>
          <w:color w:val="000000"/>
          <w:sz w:val="21"/>
          <w:szCs w:val="21"/>
        </w:rPr>
        <w:t>本研究</w:t>
      </w:r>
      <w:r w:rsidRPr="00681669">
        <w:rPr>
          <w:rFonts w:hint="eastAsia"/>
          <w:color w:val="000000"/>
          <w:sz w:val="21"/>
          <w:szCs w:val="21"/>
        </w:rPr>
        <w:t>在全局层面通过</w:t>
      </w:r>
      <w:r w:rsidRPr="00681669">
        <w:rPr>
          <w:rFonts w:hint="eastAsia"/>
          <w:color w:val="000000"/>
          <w:sz w:val="21"/>
          <w:szCs w:val="21"/>
        </w:rPr>
        <w:t xml:space="preserve"> Fr</w:t>
      </w:r>
      <w:r w:rsidRPr="00681669">
        <w:rPr>
          <w:rFonts w:hint="eastAsia"/>
          <w:color w:val="000000"/>
          <w:sz w:val="21"/>
          <w:szCs w:val="21"/>
        </w:rPr>
        <w:t>é</w:t>
      </w:r>
      <w:proofErr w:type="spellStart"/>
      <w:r w:rsidRPr="00681669">
        <w:rPr>
          <w:rFonts w:hint="eastAsia"/>
          <w:color w:val="000000"/>
          <w:sz w:val="21"/>
          <w:szCs w:val="21"/>
        </w:rPr>
        <w:t>chet</w:t>
      </w:r>
      <w:proofErr w:type="spellEnd"/>
      <w:r w:rsidRPr="00681669">
        <w:rPr>
          <w:rFonts w:hint="eastAsia"/>
          <w:color w:val="000000"/>
          <w:sz w:val="21"/>
          <w:szCs w:val="21"/>
        </w:rPr>
        <w:t xml:space="preserve"> </w:t>
      </w:r>
      <w:r w:rsidRPr="00681669">
        <w:rPr>
          <w:rFonts w:hint="eastAsia"/>
          <w:color w:val="000000"/>
          <w:sz w:val="21"/>
          <w:szCs w:val="21"/>
        </w:rPr>
        <w:t>距离约束</w:t>
      </w:r>
      <w:r>
        <w:rPr>
          <w:rFonts w:hint="eastAsia"/>
          <w:color w:val="000000"/>
          <w:sz w:val="21"/>
          <w:szCs w:val="21"/>
        </w:rPr>
        <w:t>机制</w:t>
      </w:r>
      <w:r w:rsidRPr="00681669">
        <w:rPr>
          <w:rFonts w:hint="eastAsia"/>
          <w:color w:val="000000"/>
          <w:sz w:val="21"/>
          <w:szCs w:val="21"/>
        </w:rPr>
        <w:t>保证簇间路径的空间一致性与链路稳定性，</w:t>
      </w:r>
      <w:r>
        <w:rPr>
          <w:rFonts w:hint="eastAsia"/>
          <w:color w:val="000000"/>
          <w:sz w:val="21"/>
          <w:szCs w:val="21"/>
        </w:rPr>
        <w:t>为不同簇间</w:t>
      </w:r>
      <w:r w:rsidRPr="00681669">
        <w:rPr>
          <w:rFonts w:hint="eastAsia"/>
          <w:color w:val="000000"/>
          <w:sz w:val="21"/>
          <w:szCs w:val="21"/>
        </w:rPr>
        <w:t>抗干扰能力与连通保持效果</w:t>
      </w:r>
      <w:r>
        <w:rPr>
          <w:rFonts w:hint="eastAsia"/>
          <w:color w:val="000000"/>
          <w:sz w:val="21"/>
          <w:szCs w:val="21"/>
        </w:rPr>
        <w:t>提供保障，同时</w:t>
      </w:r>
      <w:r w:rsidRPr="00681669">
        <w:rPr>
          <w:rFonts w:hint="eastAsia"/>
          <w:color w:val="000000"/>
          <w:sz w:val="21"/>
          <w:szCs w:val="21"/>
        </w:rPr>
        <w:t>在局部路径规划中引入最小生成树（</w:t>
      </w:r>
      <w:r w:rsidRPr="00681669">
        <w:rPr>
          <w:rFonts w:hint="eastAsia"/>
          <w:color w:val="000000"/>
          <w:sz w:val="21"/>
          <w:szCs w:val="21"/>
        </w:rPr>
        <w:t>Minimum Spanning Tree, MST</w:t>
      </w:r>
      <w:r w:rsidRPr="00681669">
        <w:rPr>
          <w:rFonts w:hint="eastAsia"/>
          <w:color w:val="000000"/>
          <w:sz w:val="21"/>
          <w:szCs w:val="21"/>
        </w:rPr>
        <w:t>）引力</w:t>
      </w:r>
      <w:r>
        <w:rPr>
          <w:rFonts w:hint="eastAsia"/>
          <w:color w:val="000000"/>
          <w:sz w:val="21"/>
          <w:szCs w:val="21"/>
        </w:rPr>
        <w:t>项</w:t>
      </w:r>
      <w:r w:rsidRPr="00681669">
        <w:rPr>
          <w:rFonts w:hint="eastAsia"/>
          <w:color w:val="000000"/>
          <w:sz w:val="21"/>
          <w:szCs w:val="21"/>
        </w:rPr>
        <w:t>，对簇内节点间的通信连通性进行势能建模，使无人机在避障过程中能够</w:t>
      </w:r>
      <w:r>
        <w:rPr>
          <w:rFonts w:hint="eastAsia"/>
          <w:color w:val="000000"/>
          <w:sz w:val="21"/>
          <w:szCs w:val="21"/>
        </w:rPr>
        <w:t>实时</w:t>
      </w:r>
      <w:r w:rsidRPr="00681669">
        <w:rPr>
          <w:rFonts w:hint="eastAsia"/>
          <w:color w:val="000000"/>
          <w:sz w:val="21"/>
          <w:szCs w:val="21"/>
        </w:rPr>
        <w:t>自适应调整相对位置，主动补偿链路衰减与干扰，实现路径规划与通信保持的</w:t>
      </w:r>
      <w:r>
        <w:rPr>
          <w:rFonts w:hint="eastAsia"/>
          <w:color w:val="000000"/>
          <w:sz w:val="21"/>
          <w:szCs w:val="21"/>
        </w:rPr>
        <w:t>双层</w:t>
      </w:r>
      <w:r w:rsidRPr="00681669">
        <w:rPr>
          <w:rFonts w:hint="eastAsia"/>
          <w:color w:val="000000"/>
          <w:sz w:val="21"/>
          <w:szCs w:val="21"/>
        </w:rPr>
        <w:t>协同优化。</w:t>
      </w:r>
    </w:p>
    <w:p w14:paraId="2A41DFA3" w14:textId="53CF6D9D" w:rsidR="003429B3" w:rsidRDefault="003429B3" w:rsidP="003429B3">
      <w:pPr>
        <w:spacing w:line="360" w:lineRule="auto"/>
        <w:ind w:firstLineChars="196" w:firstLine="412"/>
        <w:rPr>
          <w:color w:val="000000"/>
          <w:sz w:val="21"/>
          <w:szCs w:val="21"/>
        </w:rPr>
      </w:pPr>
      <w:commentRangeStart w:id="96"/>
      <w:r w:rsidRPr="003429B3">
        <w:rPr>
          <w:color w:val="000000"/>
          <w:sz w:val="21"/>
          <w:szCs w:val="21"/>
        </w:rPr>
        <w:t>因此，</w:t>
      </w:r>
      <w:commentRangeEnd w:id="96"/>
      <w:r w:rsidR="00B260E3">
        <w:rPr>
          <w:rStyle w:val="ac"/>
        </w:rPr>
        <w:commentReference w:id="96"/>
      </w:r>
      <w:r w:rsidRPr="003429B3">
        <w:rPr>
          <w:color w:val="000000"/>
          <w:sz w:val="21"/>
          <w:szCs w:val="21"/>
        </w:rPr>
        <w:t>本文提出的</w:t>
      </w:r>
      <w:r w:rsidRPr="003429B3">
        <w:rPr>
          <w:color w:val="000000"/>
          <w:sz w:val="21"/>
          <w:szCs w:val="21"/>
        </w:rPr>
        <w:t xml:space="preserve"> CL-RRT*-APF </w:t>
      </w:r>
      <w:r w:rsidRPr="003429B3">
        <w:rPr>
          <w:color w:val="000000"/>
          <w:sz w:val="21"/>
          <w:szCs w:val="21"/>
        </w:rPr>
        <w:t>算法在</w:t>
      </w:r>
      <w:r>
        <w:rPr>
          <w:rFonts w:hint="eastAsia"/>
          <w:color w:val="000000"/>
          <w:sz w:val="21"/>
          <w:szCs w:val="21"/>
        </w:rPr>
        <w:t>提高</w:t>
      </w:r>
      <w:r w:rsidRPr="003429B3">
        <w:rPr>
          <w:color w:val="000000"/>
          <w:sz w:val="21"/>
          <w:szCs w:val="21"/>
        </w:rPr>
        <w:t>通信连通</w:t>
      </w:r>
      <w:r>
        <w:rPr>
          <w:rFonts w:hint="eastAsia"/>
          <w:color w:val="000000"/>
          <w:sz w:val="21"/>
          <w:szCs w:val="21"/>
        </w:rPr>
        <w:t>保持效果</w:t>
      </w:r>
      <w:r w:rsidRPr="003429B3">
        <w:rPr>
          <w:color w:val="000000"/>
          <w:sz w:val="21"/>
          <w:szCs w:val="21"/>
        </w:rPr>
        <w:t>的同时，实现了大规模无人机集群在复杂城市环境下的高效协同规划。</w:t>
      </w:r>
    </w:p>
    <w:p w14:paraId="6AF4F69C" w14:textId="117E6AA5" w:rsidR="00986484" w:rsidRDefault="0079034F" w:rsidP="00C631A8">
      <w:pPr>
        <w:spacing w:line="360" w:lineRule="auto"/>
        <w:rPr>
          <w:rFonts w:ascii="宋体" w:hAnsi="宋体"/>
          <w:b/>
          <w:color w:val="000000"/>
          <w:sz w:val="28"/>
          <w:szCs w:val="28"/>
        </w:rPr>
      </w:pPr>
      <w:r>
        <w:rPr>
          <w:rFonts w:ascii="宋体" w:hAnsi="宋体"/>
          <w:b/>
          <w:color w:val="000000"/>
          <w:sz w:val="28"/>
          <w:szCs w:val="28"/>
        </w:rPr>
        <w:t>2</w:t>
      </w:r>
      <w:r w:rsidR="00DE4965" w:rsidRPr="00ED07A2">
        <w:rPr>
          <w:rFonts w:ascii="宋体" w:hAnsi="宋体" w:hint="eastAsia"/>
          <w:b/>
          <w:color w:val="000000"/>
          <w:sz w:val="28"/>
          <w:szCs w:val="28"/>
        </w:rPr>
        <w:t xml:space="preserve"> </w:t>
      </w:r>
      <w:r w:rsidR="00D03B5B">
        <w:rPr>
          <w:rFonts w:ascii="宋体" w:hAnsi="宋体" w:hint="eastAsia"/>
          <w:b/>
          <w:color w:val="000000"/>
          <w:sz w:val="28"/>
          <w:szCs w:val="28"/>
        </w:rPr>
        <w:t>系统模型</w:t>
      </w:r>
    </w:p>
    <w:p w14:paraId="71B6F0EA" w14:textId="6BC29258" w:rsidR="00191DE7" w:rsidRDefault="00191DE7" w:rsidP="00C631A8">
      <w:pPr>
        <w:spacing w:line="360" w:lineRule="auto"/>
        <w:rPr>
          <w:rFonts w:ascii="宋体" w:hAnsi="宋体"/>
          <w:b/>
          <w:color w:val="000000"/>
          <w:sz w:val="28"/>
          <w:szCs w:val="28"/>
        </w:rPr>
      </w:pPr>
      <w:r>
        <w:rPr>
          <w:rFonts w:ascii="宋体" w:hAnsi="宋体"/>
          <w:b/>
          <w:sz w:val="21"/>
          <w:szCs w:val="21"/>
        </w:rPr>
        <w:t>2</w:t>
      </w:r>
      <w:r>
        <w:rPr>
          <w:rFonts w:ascii="宋体" w:hAnsi="宋体" w:hint="eastAsia"/>
          <w:b/>
          <w:sz w:val="21"/>
          <w:szCs w:val="21"/>
        </w:rPr>
        <w:t xml:space="preserve">.1 </w:t>
      </w:r>
      <w:r w:rsidR="00000CF1">
        <w:rPr>
          <w:rFonts w:ascii="宋体" w:hAnsi="宋体" w:hint="eastAsia"/>
          <w:b/>
          <w:sz w:val="21"/>
          <w:szCs w:val="21"/>
        </w:rPr>
        <w:t>场景</w:t>
      </w:r>
      <w:r>
        <w:rPr>
          <w:rFonts w:ascii="宋体" w:hAnsi="宋体" w:hint="eastAsia"/>
          <w:b/>
          <w:sz w:val="21"/>
          <w:szCs w:val="21"/>
        </w:rPr>
        <w:t>模型</w:t>
      </w:r>
    </w:p>
    <w:p w14:paraId="1EC39682" w14:textId="2AC2ABFC" w:rsidR="00F548C2" w:rsidRDefault="00B2357F" w:rsidP="00A239C0">
      <w:pPr>
        <w:spacing w:line="360" w:lineRule="auto"/>
        <w:ind w:firstLineChars="196" w:firstLine="412"/>
        <w:rPr>
          <w:rFonts w:ascii="宋体" w:hAnsi="宋体"/>
          <w:color w:val="000000"/>
          <w:sz w:val="21"/>
          <w:szCs w:val="21"/>
        </w:rPr>
      </w:pPr>
      <w:bookmarkStart w:id="97" w:name="_Hlk210482643"/>
      <w:r w:rsidRPr="00B2357F">
        <w:rPr>
          <w:rFonts w:ascii="宋体" w:hAnsi="宋体"/>
          <w:color w:val="000000"/>
          <w:sz w:val="21"/>
          <w:szCs w:val="21"/>
        </w:rPr>
        <w:t>本文</w:t>
      </w:r>
      <w:r w:rsidR="006A1923">
        <w:rPr>
          <w:rFonts w:ascii="宋体" w:hAnsi="宋体" w:hint="eastAsia"/>
          <w:color w:val="000000"/>
          <w:sz w:val="21"/>
          <w:szCs w:val="21"/>
        </w:rPr>
        <w:t>将</w:t>
      </w:r>
      <w:del w:id="98" w:author="Lianghui Ding" w:date="2025-11-05T08:50:00Z">
        <w:r w:rsidRPr="00B2357F" w:rsidDel="00BA2E66">
          <w:rPr>
            <w:rFonts w:ascii="宋体" w:hAnsi="宋体"/>
            <w:color w:val="000000"/>
            <w:sz w:val="21"/>
            <w:szCs w:val="21"/>
          </w:rPr>
          <w:delText>所研究的城市</w:delText>
        </w:r>
      </w:del>
      <w:r>
        <w:rPr>
          <w:rFonts w:ascii="宋体" w:hAnsi="宋体" w:hint="eastAsia"/>
          <w:color w:val="000000"/>
          <w:sz w:val="21"/>
          <w:szCs w:val="21"/>
        </w:rPr>
        <w:t>作战</w:t>
      </w:r>
      <w:r w:rsidRPr="00B2357F">
        <w:rPr>
          <w:rFonts w:ascii="宋体" w:hAnsi="宋体"/>
          <w:color w:val="000000"/>
          <w:sz w:val="21"/>
          <w:szCs w:val="21"/>
        </w:rPr>
        <w:t>场景</w:t>
      </w:r>
      <w:r w:rsidR="006A1923">
        <w:rPr>
          <w:rFonts w:ascii="宋体" w:hAnsi="宋体" w:hint="eastAsia"/>
          <w:color w:val="000000"/>
          <w:sz w:val="21"/>
          <w:szCs w:val="21"/>
        </w:rPr>
        <w:t>建模为</w:t>
      </w:r>
      <w:r w:rsidR="006A1923" w:rsidRPr="00B2357F">
        <w:rPr>
          <w:rFonts w:ascii="宋体" w:hAnsi="宋体"/>
          <w:color w:val="000000"/>
          <w:sz w:val="21"/>
          <w:szCs w:val="21"/>
        </w:rPr>
        <w:t>二维</w:t>
      </w:r>
      <w:r w:rsidR="00312450">
        <w:rPr>
          <w:rFonts w:ascii="宋体" w:hAnsi="宋体" w:hint="eastAsia"/>
          <w:color w:val="000000"/>
          <w:sz w:val="21"/>
          <w:szCs w:val="21"/>
        </w:rPr>
        <w:t>矩形</w:t>
      </w:r>
      <w:r w:rsidR="006A1923" w:rsidRPr="00B2357F">
        <w:rPr>
          <w:rFonts w:ascii="宋体" w:hAnsi="宋体"/>
          <w:color w:val="000000"/>
          <w:sz w:val="21"/>
          <w:szCs w:val="21"/>
        </w:rPr>
        <w:t>区域</w:t>
      </w:r>
      <m:oMath>
        <m:r>
          <m:rPr>
            <m:scr m:val="script"/>
            <m:sty m:val="p"/>
          </m:rPr>
          <w:rPr>
            <w:rFonts w:ascii="Cambria Math" w:hAnsi="Cambria Math"/>
            <w:color w:val="000000"/>
            <w:sz w:val="21"/>
            <w:szCs w:val="21"/>
          </w:rPr>
          <m:t>A⊂</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006A1923" w:rsidRPr="00B2357F">
        <w:rPr>
          <w:rFonts w:ascii="宋体" w:hAnsi="宋体"/>
          <w:color w:val="000000"/>
          <w:sz w:val="21"/>
          <w:szCs w:val="21"/>
        </w:rPr>
        <w:t>，其</w:t>
      </w:r>
      <w:r w:rsidR="006A1923">
        <w:rPr>
          <w:rFonts w:ascii="宋体" w:hAnsi="宋体" w:hint="eastAsia"/>
          <w:color w:val="000000"/>
          <w:sz w:val="21"/>
          <w:szCs w:val="21"/>
        </w:rPr>
        <w:t>大小</w:t>
      </w:r>
      <w:r w:rsidR="006A1923" w:rsidRPr="00B2357F">
        <w:rPr>
          <w:rFonts w:ascii="宋体" w:hAnsi="宋体"/>
          <w:color w:val="000000"/>
          <w:sz w:val="21"/>
          <w:szCs w:val="21"/>
        </w:rPr>
        <w:t>为</w:t>
      </w:r>
      <m:oMath>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x</m:t>
                </m:r>
              </m:sub>
            </m:sSub>
          </m:e>
        </m:d>
        <m:r>
          <m:rPr>
            <m:sty m:val="p"/>
          </m:rPr>
          <w:rPr>
            <w:rFonts w:ascii="Cambria Math" w:hAnsi="Cambria Math" w:hint="eastAsia"/>
            <w:color w:val="000000"/>
            <w:sz w:val="21"/>
            <w:szCs w:val="21"/>
          </w:rPr>
          <m:t>×</m:t>
        </m:r>
        <m:d>
          <m:dPr>
            <m:begChr m:val="["/>
            <m:endChr m:val="]"/>
            <m:ctrlPr>
              <w:rPr>
                <w:rFonts w:ascii="Cambria Math" w:hAnsi="Cambria Math"/>
                <w:color w:val="000000"/>
                <w:sz w:val="21"/>
                <w:szCs w:val="21"/>
              </w:rPr>
            </m:ctrlPr>
          </m:dPr>
          <m:e>
            <m:r>
              <m:rPr>
                <m:sty m:val="p"/>
              </m:rPr>
              <w:rPr>
                <w:rFonts w:ascii="Cambria Math" w:hAnsi="Cambria Math"/>
                <w:color w:val="000000"/>
                <w:sz w:val="21"/>
                <w:szCs w:val="21"/>
              </w:rPr>
              <m:t>0,</m:t>
            </m:r>
            <m:sSub>
              <m:sSubPr>
                <m:ctrlPr>
                  <w:rPr>
                    <w:rFonts w:ascii="Cambria Math" w:hAnsi="Cambria Math"/>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e>
        </m:d>
      </m:oMath>
      <w:r w:rsidR="00191DE7">
        <w:rPr>
          <w:rFonts w:ascii="宋体" w:hAnsi="宋体" w:hint="eastAsia"/>
          <w:color w:val="000000"/>
          <w:sz w:val="21"/>
          <w:szCs w:val="21"/>
        </w:rPr>
        <w:t>（</w:t>
      </w:r>
      <w:r w:rsidR="000D5AC0">
        <w:rPr>
          <w:rFonts w:ascii="宋体" w:hAnsi="宋体" w:hint="eastAsia"/>
          <w:color w:val="000000"/>
          <w:sz w:val="21"/>
          <w:szCs w:val="21"/>
        </w:rPr>
        <w:t>如图1</w:t>
      </w:r>
      <w:r w:rsidR="00191DE7">
        <w:rPr>
          <w:rFonts w:ascii="宋体" w:hAnsi="宋体" w:hint="eastAsia"/>
          <w:color w:val="000000"/>
          <w:sz w:val="21"/>
          <w:szCs w:val="21"/>
        </w:rPr>
        <w:t>所示）</w:t>
      </w:r>
      <w:r w:rsidR="008155C7">
        <w:rPr>
          <w:rFonts w:ascii="宋体" w:hAnsi="宋体" w:hint="eastAsia"/>
          <w:color w:val="000000"/>
          <w:sz w:val="21"/>
          <w:szCs w:val="21"/>
        </w:rPr>
        <w:t>，</w:t>
      </w:r>
      <w:r w:rsidR="00F06742">
        <w:rPr>
          <w:rFonts w:ascii="宋体" w:hAnsi="宋体" w:hint="eastAsia"/>
          <w:color w:val="000000"/>
          <w:sz w:val="21"/>
          <w:szCs w:val="21"/>
        </w:rPr>
        <w:t>若干</w:t>
      </w:r>
      <w:r>
        <w:rPr>
          <w:rFonts w:ascii="宋体" w:hAnsi="宋体" w:hint="eastAsia"/>
          <w:color w:val="000000"/>
          <w:sz w:val="21"/>
          <w:szCs w:val="21"/>
        </w:rPr>
        <w:t>建筑物</w:t>
      </w:r>
      <w:r w:rsidR="00F06742">
        <w:rPr>
          <w:rFonts w:ascii="宋体" w:hAnsi="宋体" w:hint="eastAsia"/>
          <w:color w:val="000000"/>
          <w:sz w:val="21"/>
          <w:szCs w:val="21"/>
        </w:rPr>
        <w:t>、干扰源和</w:t>
      </w:r>
      <w:r>
        <w:rPr>
          <w:rFonts w:ascii="宋体" w:hAnsi="宋体" w:hint="eastAsia"/>
          <w:color w:val="000000"/>
          <w:sz w:val="21"/>
          <w:szCs w:val="21"/>
        </w:rPr>
        <w:t>无人机集群分布在矩形二维区域中</w:t>
      </w:r>
      <w:r w:rsidR="008155C7">
        <w:rPr>
          <w:rFonts w:ascii="宋体" w:hAnsi="宋体" w:hint="eastAsia"/>
          <w:color w:val="000000"/>
          <w:sz w:val="21"/>
          <w:szCs w:val="21"/>
        </w:rPr>
        <w:t>。</w:t>
      </w:r>
      <w:r>
        <w:rPr>
          <w:rFonts w:ascii="宋体" w:hAnsi="宋体" w:hint="eastAsia"/>
          <w:color w:val="000000"/>
          <w:sz w:val="21"/>
          <w:szCs w:val="21"/>
        </w:rPr>
        <w:t>建筑物</w:t>
      </w:r>
      <w:r w:rsidRPr="00B2357F">
        <w:rPr>
          <w:rFonts w:ascii="宋体" w:hAnsi="宋体"/>
          <w:color w:val="000000"/>
          <w:sz w:val="21"/>
          <w:szCs w:val="21"/>
        </w:rPr>
        <w:t>集合</w:t>
      </w:r>
      <w:r>
        <w:rPr>
          <w:rFonts w:ascii="宋体" w:hAnsi="宋体" w:hint="eastAsia"/>
          <w:color w:val="000000"/>
          <w:sz w:val="21"/>
          <w:szCs w:val="21"/>
        </w:rPr>
        <w:t>表示为</w:t>
      </w:r>
      <w:r w:rsidRPr="00B2357F">
        <w:rPr>
          <w:rFonts w:ascii="宋体" w:hAnsi="宋体"/>
          <w:color w:val="000000"/>
          <w:sz w:val="21"/>
          <w:szCs w:val="21"/>
        </w:rPr>
        <w:t xml:space="preserve"> </w:t>
      </w:r>
      <m:oMath>
        <m:r>
          <m:rPr>
            <m:scr m:val="script"/>
            <m:sty m:val="p"/>
          </m:rPr>
          <w:rPr>
            <w:rFonts w:ascii="Cambria Math" w:hAnsi="Cambria Math"/>
            <w:color w:val="000000"/>
            <w:sz w:val="21"/>
            <w:szCs w:val="21"/>
          </w:rPr>
          <m:t>O=</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M</m:t>
            </m:r>
          </m:sub>
        </m:sSub>
        <m:r>
          <m:rPr>
            <m:lit/>
            <m:sty m:val="p"/>
          </m:rPr>
          <w:rPr>
            <w:rFonts w:ascii="Cambria Math" w:hAnsi="Cambria Math"/>
            <w:color w:val="000000"/>
            <w:sz w:val="21"/>
            <w:szCs w:val="21"/>
          </w:rPr>
          <m:t>}</m:t>
        </m:r>
      </m:oMath>
      <w:r>
        <w:rPr>
          <w:rFonts w:ascii="宋体" w:hAnsi="宋体" w:hint="eastAsia"/>
          <w:color w:val="000000"/>
          <w:sz w:val="21"/>
          <w:szCs w:val="21"/>
        </w:rPr>
        <w:t xml:space="preserve"> ，</w:t>
      </w:r>
      <w:r w:rsidR="00A239C0">
        <w:rPr>
          <w:rFonts w:ascii="宋体" w:hAnsi="宋体" w:hint="eastAsia"/>
          <w:color w:val="000000"/>
          <w:sz w:val="21"/>
          <w:szCs w:val="21"/>
        </w:rPr>
        <w:t>其中</w:t>
      </w:r>
      <w:r w:rsidR="008155C7">
        <w:rPr>
          <w:rFonts w:ascii="宋体" w:hAnsi="宋体" w:hint="eastAsia"/>
          <w:color w:val="000000"/>
          <w:sz w:val="21"/>
          <w:szCs w:val="21"/>
        </w:rPr>
        <w:t xml:space="preserve">， </w:t>
      </w:r>
      <m:oMath>
        <m:r>
          <w:rPr>
            <w:rFonts w:ascii="Cambria Math" w:hAnsi="Cambria Math"/>
            <w:color w:val="000000"/>
            <w:sz w:val="21"/>
            <w:szCs w:val="21"/>
          </w:rPr>
          <m:t>M</m:t>
        </m:r>
      </m:oMath>
      <w:r w:rsidR="008155C7">
        <w:rPr>
          <w:rFonts w:ascii="宋体" w:hAnsi="宋体" w:hint="eastAsia"/>
          <w:color w:val="000000"/>
          <w:sz w:val="21"/>
          <w:szCs w:val="21"/>
        </w:rPr>
        <w:t>为建筑物数量，</w:t>
      </w:r>
      <w:r w:rsidR="000D02C0">
        <w:rPr>
          <w:rFonts w:ascii="宋体" w:hAnsi="宋体" w:hint="eastAsia"/>
          <w:color w:val="000000"/>
          <w:sz w:val="21"/>
          <w:szCs w:val="21"/>
        </w:rPr>
        <w:t>建筑物</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cr m:val="script"/>
            <m:sty m:val="p"/>
          </m:rPr>
          <w:rPr>
            <w:rFonts w:ascii="Cambria Math" w:hAnsi="Cambria Math"/>
            <w:color w:val="000000"/>
            <w:sz w:val="21"/>
            <w:szCs w:val="21"/>
          </w:rPr>
          <m:t>⊂A</m:t>
        </m:r>
      </m:oMath>
      <w:r w:rsidRPr="00B2357F">
        <w:rPr>
          <w:rFonts w:ascii="宋体" w:hAnsi="宋体"/>
          <w:color w:val="000000"/>
          <w:sz w:val="21"/>
          <w:szCs w:val="21"/>
        </w:rPr>
        <w:t xml:space="preserve"> </w:t>
      </w:r>
      <w:r w:rsidR="000D02C0">
        <w:rPr>
          <w:rFonts w:ascii="宋体" w:hAnsi="宋体" w:hint="eastAsia"/>
          <w:color w:val="000000"/>
          <w:sz w:val="21"/>
          <w:szCs w:val="21"/>
        </w:rPr>
        <w:t>简化为</w:t>
      </w:r>
      <w:r>
        <w:rPr>
          <w:rFonts w:ascii="宋体" w:hAnsi="宋体" w:hint="eastAsia"/>
          <w:color w:val="000000"/>
          <w:sz w:val="21"/>
          <w:szCs w:val="21"/>
        </w:rPr>
        <w:t>矩形</w:t>
      </w:r>
      <w:r w:rsidR="00F06742">
        <w:rPr>
          <w:rFonts w:ascii="宋体" w:hAnsi="宋体" w:hint="eastAsia"/>
          <w:color w:val="000000"/>
          <w:sz w:val="21"/>
          <w:szCs w:val="21"/>
        </w:rPr>
        <w:t>；干扰源</w:t>
      </w:r>
      <m:oMath>
        <m:r>
          <w:rPr>
            <w:rFonts w:ascii="Cambria Math" w:hAnsi="Cambria Math"/>
            <w:color w:val="000000"/>
            <w:sz w:val="21"/>
            <w:szCs w:val="21"/>
          </w:rPr>
          <m:t>p</m:t>
        </m:r>
      </m:oMath>
      <w:r w:rsidR="00F06742">
        <w:rPr>
          <w:rFonts w:ascii="宋体" w:hAnsi="宋体" w:hint="eastAsia"/>
          <w:color w:val="000000"/>
          <w:sz w:val="21"/>
          <w:szCs w:val="21"/>
        </w:rPr>
        <w:t>的位置</w:t>
      </w:r>
      <w:r w:rsidR="00CC7509">
        <w:rPr>
          <w:rFonts w:ascii="宋体" w:hAnsi="宋体" w:hint="eastAsia"/>
          <w:color w:val="000000"/>
          <w:sz w:val="21"/>
          <w:szCs w:val="21"/>
        </w:rPr>
        <w:t>为</w:t>
      </w:r>
      <w:r w:rsidR="00F06742">
        <w:rPr>
          <w:rFonts w:ascii="宋体" w:hAnsi="宋体" w:hint="eastAsia"/>
          <w:color w:val="000000"/>
          <w:sz w:val="21"/>
          <w:szCs w:val="21"/>
        </w:rPr>
        <w:t xml:space="preserve"> </w:t>
      </w:r>
      <m:oMath>
        <m:sSup>
          <m:sSupPr>
            <m:ctrlPr>
              <w:rPr>
                <w:rFonts w:ascii="Cambria Math" w:hAnsi="Cambria Math"/>
                <w:i/>
                <w:color w:val="000000"/>
                <w:sz w:val="21"/>
                <w:szCs w:val="21"/>
              </w:rPr>
            </m:ctrlPr>
          </m:sSupPr>
          <m:e>
            <m:r>
              <w:rPr>
                <w:rFonts w:ascii="Cambria Math" w:hAnsi="Cambria Math"/>
                <w:color w:val="000000"/>
                <w:sz w:val="21"/>
                <w:szCs w:val="21"/>
              </w:rPr>
              <m:t>o</m:t>
            </m:r>
          </m:e>
          <m:sup>
            <m:r>
              <w:rPr>
                <w:rFonts w:ascii="Cambria Math" w:hAnsi="Cambria Math"/>
                <w:color w:val="000000"/>
                <w:sz w:val="21"/>
                <w:szCs w:val="21"/>
              </w:rPr>
              <m:t>J</m:t>
            </m:r>
          </m:sup>
        </m:sSup>
        <m:r>
          <w:rPr>
            <w:rFonts w:ascii="Cambria Math" w:hAnsi="Cambria Math"/>
            <w:color w:val="000000"/>
            <w:sz w:val="21"/>
            <w:szCs w:val="21"/>
          </w:rPr>
          <m:t>=</m:t>
        </m:r>
        <m:d>
          <m:dPr>
            <m:ctrlPr>
              <w:rPr>
                <w:rFonts w:ascii="Cambria Math" w:hAnsi="Cambria Math"/>
                <w:i/>
                <w:color w:val="000000"/>
                <w:sz w:val="21"/>
                <w:szCs w:val="21"/>
              </w:rPr>
            </m:ctrlPr>
          </m:dPr>
          <m:e>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x</m:t>
                </m:r>
              </m:sub>
              <m:sup>
                <m:r>
                  <w:rPr>
                    <w:rFonts w:ascii="Cambria Math" w:hAnsi="Cambria Math"/>
                    <w:color w:val="000000"/>
                    <w:sz w:val="21"/>
                    <w:szCs w:val="21"/>
                  </w:rPr>
                  <m:t>J</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o</m:t>
                </m:r>
              </m:e>
              <m:sub>
                <m:r>
                  <w:rPr>
                    <w:rFonts w:ascii="Cambria Math" w:hAnsi="Cambria Math"/>
                    <w:color w:val="000000"/>
                    <w:sz w:val="21"/>
                    <w:szCs w:val="21"/>
                  </w:rPr>
                  <m:t>y</m:t>
                </m:r>
              </m:sub>
              <m:sup>
                <m:r>
                  <w:rPr>
                    <w:rFonts w:ascii="Cambria Math" w:hAnsi="Cambria Math"/>
                    <w:color w:val="000000"/>
                    <w:sz w:val="21"/>
                    <w:szCs w:val="21"/>
                  </w:rPr>
                  <m:t>J</m:t>
                </m:r>
              </m:sup>
            </m:sSubSup>
          </m:e>
        </m:d>
      </m:oMath>
      <w:r w:rsidR="00F06742">
        <w:rPr>
          <w:rFonts w:ascii="宋体" w:hAnsi="宋体" w:hint="eastAsia"/>
          <w:color w:val="000000"/>
          <w:sz w:val="21"/>
          <w:szCs w:val="21"/>
        </w:rPr>
        <w:t>，其</w:t>
      </w:r>
      <w:r w:rsidR="002575E1">
        <w:rPr>
          <w:rFonts w:ascii="宋体" w:hAnsi="宋体" w:hint="eastAsia"/>
          <w:color w:val="000000"/>
          <w:sz w:val="21"/>
          <w:szCs w:val="21"/>
        </w:rPr>
        <w:t>干扰</w:t>
      </w:r>
      <w:r w:rsidR="00F06742">
        <w:rPr>
          <w:rFonts w:ascii="宋体" w:hAnsi="宋体" w:hint="eastAsia"/>
          <w:color w:val="000000"/>
          <w:sz w:val="21"/>
          <w:szCs w:val="21"/>
        </w:rPr>
        <w:t>功率</w:t>
      </w:r>
      <w:r w:rsidR="002575E1">
        <w:rPr>
          <w:rFonts w:ascii="宋体" w:hAnsi="宋体" w:hint="eastAsia"/>
          <w:color w:val="000000"/>
          <w:sz w:val="21"/>
          <w:szCs w:val="21"/>
        </w:rPr>
        <w:t>为</w:t>
      </w:r>
      <w:r w:rsidR="00F06742">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00F06742">
        <w:rPr>
          <w:rFonts w:ascii="宋体" w:hAnsi="宋体" w:hint="eastAsia"/>
          <w:color w:val="000000"/>
          <w:sz w:val="21"/>
          <w:szCs w:val="21"/>
        </w:rPr>
        <w:t>；</w:t>
      </w:r>
      <w:r>
        <w:rPr>
          <w:rFonts w:ascii="宋体" w:hAnsi="宋体" w:hint="eastAsia"/>
          <w:color w:val="000000"/>
          <w:sz w:val="21"/>
          <w:szCs w:val="21"/>
        </w:rPr>
        <w:t>无人机集群</w:t>
      </w:r>
      <w:r w:rsidR="00ED67FC">
        <w:rPr>
          <w:rFonts w:ascii="宋体" w:hAnsi="宋体" w:hint="eastAsia"/>
          <w:color w:val="000000"/>
          <w:sz w:val="21"/>
          <w:szCs w:val="21"/>
        </w:rPr>
        <w:t>表示</w:t>
      </w:r>
      <w:r w:rsidRPr="00B2357F">
        <w:rPr>
          <w:rFonts w:ascii="宋体" w:hAnsi="宋体"/>
          <w:color w:val="000000"/>
          <w:sz w:val="21"/>
          <w:szCs w:val="21"/>
        </w:rPr>
        <w:t xml:space="preserve">为 </w:t>
      </w:r>
      <m:oMath>
        <m:r>
          <m:rPr>
            <m:scr m:val="script"/>
            <m:sty m:val="p"/>
          </m:rPr>
          <w:rPr>
            <w:rFonts w:ascii="Cambria Math" w:hAnsi="Cambria Math"/>
            <w:color w:val="000000"/>
            <w:sz w:val="21"/>
            <w:szCs w:val="21"/>
          </w:rPr>
          <m:t>U=</m:t>
        </m:r>
        <m:r>
          <m:rPr>
            <m:lit/>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m:rPr>
                <m:sty m:val="p"/>
              </m:rPr>
              <w:rPr>
                <w:rFonts w:ascii="Cambria Math" w:hAnsi="Cambria Math"/>
                <w:color w:val="000000"/>
                <w:sz w:val="21"/>
                <w:szCs w:val="21"/>
              </w:rPr>
              <m:t>2</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N</m:t>
            </m:r>
          </m:sub>
        </m:sSub>
        <m:r>
          <m:rPr>
            <m:lit/>
            <m:sty m:val="p"/>
          </m:rPr>
          <w:rPr>
            <w:rFonts w:ascii="Cambria Math" w:hAnsi="Cambria Math"/>
            <w:color w:val="000000"/>
            <w:sz w:val="21"/>
            <w:szCs w:val="21"/>
          </w:rPr>
          <m:t>}</m:t>
        </m:r>
        <m:r>
          <m:rPr>
            <m:sty m:val="p"/>
          </m:rPr>
          <w:rPr>
            <w:rFonts w:ascii="Cambria Math" w:hAnsi="Cambria Math"/>
            <w:color w:val="000000"/>
            <w:sz w:val="21"/>
            <w:szCs w:val="21"/>
          </w:rPr>
          <m:t>​</m:t>
        </m:r>
      </m:oMath>
      <w:r w:rsidR="00ED67FC">
        <w:rPr>
          <w:rFonts w:ascii="宋体" w:hAnsi="宋体" w:hint="eastAsia"/>
          <w:color w:val="000000"/>
          <w:sz w:val="21"/>
          <w:szCs w:val="21"/>
        </w:rPr>
        <w:t>，其中</w:t>
      </w:r>
      <m:oMath>
        <m:r>
          <w:rPr>
            <w:rFonts w:ascii="Cambria Math" w:hAnsi="Cambria Math"/>
            <w:color w:val="000000"/>
            <w:sz w:val="21"/>
            <w:szCs w:val="21"/>
          </w:rPr>
          <m:t>N</m:t>
        </m:r>
      </m:oMath>
      <w:r w:rsidR="00ED67FC">
        <w:rPr>
          <w:rFonts w:ascii="宋体" w:hAnsi="宋体" w:hint="eastAsia"/>
          <w:color w:val="000000"/>
          <w:sz w:val="21"/>
          <w:szCs w:val="21"/>
        </w:rPr>
        <w:t>为无人机数量</w:t>
      </w:r>
      <w:r w:rsidR="001175A3">
        <w:rPr>
          <w:rFonts w:ascii="宋体" w:hAnsi="宋体" w:hint="eastAsia"/>
          <w:color w:val="000000"/>
          <w:sz w:val="21"/>
          <w:szCs w:val="21"/>
        </w:rPr>
        <w:t>，</w:t>
      </w:r>
      <w:r w:rsidRPr="00B2357F">
        <w:rPr>
          <w:rFonts w:ascii="宋体" w:hAnsi="宋体"/>
          <w:color w:val="000000"/>
          <w:sz w:val="21"/>
          <w:szCs w:val="21"/>
        </w:rPr>
        <w:t xml:space="preserve">每架无人机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sub>
        </m:sSub>
        <m:r>
          <m:rPr>
            <m:sty m:val="p"/>
          </m:rPr>
          <w:rPr>
            <w:rFonts w:ascii="Cambria Math" w:hAnsi="Cambria Math"/>
            <w:color w:val="000000"/>
            <w:sz w:val="21"/>
            <w:szCs w:val="21"/>
          </w:rPr>
          <m:t>​</m:t>
        </m:r>
      </m:oMath>
      <w:r>
        <w:rPr>
          <w:rFonts w:ascii="宋体" w:hAnsi="宋体" w:hint="eastAsia"/>
          <w:color w:val="000000"/>
          <w:sz w:val="21"/>
          <w:szCs w:val="21"/>
        </w:rPr>
        <w:t xml:space="preserve"> 在 </w:t>
      </w:r>
      <m:oMath>
        <m:r>
          <w:rPr>
            <w:rFonts w:ascii="Cambria Math" w:hAnsi="Cambria Math" w:hint="eastAsia"/>
            <w:color w:val="000000"/>
            <w:sz w:val="21"/>
            <w:szCs w:val="21"/>
          </w:rPr>
          <m:t>t</m:t>
        </m:r>
      </m:oMath>
      <w:r>
        <w:rPr>
          <w:rFonts w:ascii="宋体" w:hAnsi="宋体" w:hint="eastAsia"/>
          <w:color w:val="000000"/>
          <w:sz w:val="21"/>
          <w:szCs w:val="21"/>
        </w:rPr>
        <w:t xml:space="preserve"> 时刻的</w:t>
      </w:r>
      <w:r w:rsidRPr="00B2357F">
        <w:rPr>
          <w:rFonts w:ascii="宋体" w:hAnsi="宋体"/>
          <w:color w:val="000000"/>
          <w:sz w:val="21"/>
          <w:szCs w:val="21"/>
        </w:rPr>
        <w:t>位置</w:t>
      </w:r>
      <w:r w:rsidR="00F3192E">
        <w:rPr>
          <w:rFonts w:ascii="宋体" w:hAnsi="宋体" w:hint="eastAsia"/>
          <w:color w:val="000000"/>
          <w:sz w:val="21"/>
          <w:szCs w:val="21"/>
        </w:rPr>
        <w:t>为</w:t>
      </w:r>
      <w:r w:rsidRPr="00B2357F">
        <w:rPr>
          <w:rFonts w:ascii="宋体" w:hAnsi="宋体"/>
          <w:color w:val="000000"/>
          <w:sz w:val="21"/>
          <w:szCs w:val="21"/>
        </w:rPr>
        <w:t xml:space="preserve"> </w:t>
      </w:r>
      <m:oMath>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hint="eastAsia"/>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hint="eastAsia"/>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oMath>
      <w:r w:rsidR="00C4069E">
        <w:rPr>
          <w:rFonts w:ascii="宋体" w:hAnsi="宋体" w:hint="eastAsia"/>
          <w:color w:val="000000"/>
          <w:sz w:val="21"/>
          <w:szCs w:val="21"/>
        </w:rPr>
        <w:t>。</w:t>
      </w:r>
    </w:p>
    <w:p w14:paraId="4AA3C4B7" w14:textId="7E14A3BC" w:rsidR="00B2357F" w:rsidRDefault="002423A1" w:rsidP="00A239C0">
      <w:pPr>
        <w:spacing w:line="360" w:lineRule="auto"/>
        <w:ind w:firstLineChars="196" w:firstLine="412"/>
        <w:rPr>
          <w:rFonts w:ascii="宋体" w:hAnsi="宋体"/>
          <w:color w:val="000000"/>
          <w:sz w:val="21"/>
          <w:szCs w:val="21"/>
        </w:rPr>
      </w:pPr>
      <w:ins w:id="99" w:author="Lianghui Ding" w:date="2025-11-05T08:50:00Z">
        <w:r>
          <w:rPr>
            <w:rFonts w:ascii="宋体" w:hAnsi="宋体" w:hint="eastAsia"/>
            <w:color w:val="000000"/>
            <w:sz w:val="21"/>
            <w:szCs w:val="21"/>
          </w:rPr>
          <w:t>不失一般性</w:t>
        </w:r>
      </w:ins>
      <w:del w:id="100" w:author="Lianghui Ding" w:date="2025-11-05T08:50:00Z">
        <w:r w:rsidR="00C4069E" w:rsidRPr="00C4069E" w:rsidDel="002423A1">
          <w:rPr>
            <w:rFonts w:ascii="宋体" w:hAnsi="宋体"/>
            <w:color w:val="000000"/>
            <w:sz w:val="21"/>
            <w:szCs w:val="21"/>
          </w:rPr>
          <w:delText>为便于算法实现与通信拓扑演化分析</w:delText>
        </w:r>
      </w:del>
      <w:r w:rsidR="00C4069E" w:rsidRPr="00C4069E">
        <w:rPr>
          <w:rFonts w:ascii="宋体" w:hAnsi="宋体"/>
          <w:color w:val="000000"/>
          <w:sz w:val="21"/>
          <w:szCs w:val="21"/>
        </w:rPr>
        <w:t>，本文采用离散时间建模方式，记</w:t>
      </w:r>
      <w:r w:rsidR="002D709D" w:rsidRPr="00C4069E">
        <w:rPr>
          <w:rFonts w:ascii="宋体" w:hAnsi="宋体"/>
          <w:color w:val="000000"/>
          <w:sz w:val="21"/>
          <w:szCs w:val="21"/>
        </w:rPr>
        <w:t xml:space="preserve">每个时间步对应物理时间间隔 </w:t>
      </w:r>
      <m:oMath>
        <m:r>
          <m:rPr>
            <m:sty m:val="p"/>
          </m:rPr>
          <w:rPr>
            <w:rFonts w:ascii="Cambria Math" w:hAnsi="Cambria Math" w:hint="eastAsia"/>
            <w:color w:val="000000"/>
            <w:sz w:val="21"/>
            <w:szCs w:val="21"/>
          </w:rPr>
          <m:t>Δ</m:t>
        </m:r>
        <m:r>
          <w:rPr>
            <w:rFonts w:ascii="Cambria Math" w:hAnsi="Cambria Math"/>
            <w:color w:val="000000"/>
            <w:sz w:val="21"/>
            <w:szCs w:val="21"/>
          </w:rPr>
          <m:t>t</m:t>
        </m:r>
      </m:oMath>
      <w:r w:rsidR="002D709D">
        <w:rPr>
          <w:rFonts w:ascii="宋体" w:hAnsi="宋体" w:hint="eastAsia"/>
          <w:color w:val="000000"/>
          <w:sz w:val="21"/>
          <w:szCs w:val="21"/>
        </w:rPr>
        <w:t>，</w:t>
      </w:r>
      <w:r w:rsidR="00C4069E" w:rsidRPr="00C4069E">
        <w:rPr>
          <w:rFonts w:ascii="宋体" w:hAnsi="宋体"/>
          <w:color w:val="000000"/>
          <w:sz w:val="21"/>
          <w:szCs w:val="21"/>
        </w:rPr>
        <w:t>时间步</w:t>
      </w:r>
      <w:r w:rsidR="00C4069E">
        <w:rPr>
          <w:rFonts w:ascii="宋体" w:hAnsi="宋体" w:hint="eastAsia"/>
          <w:color w:val="000000"/>
          <w:sz w:val="21"/>
          <w:szCs w:val="21"/>
        </w:rPr>
        <w:t xml:space="preserve"> </w:t>
      </w:r>
      <m:oMath>
        <m:r>
          <w:rPr>
            <w:rFonts w:ascii="Cambria Math" w:hAnsi="Cambria Math"/>
            <w:color w:val="000000"/>
            <w:sz w:val="21"/>
            <w:szCs w:val="21"/>
          </w:rPr>
          <m:t>t=0,1,2,…,T</m:t>
        </m:r>
      </m:oMath>
      <w:r w:rsidR="00382010">
        <w:rPr>
          <w:rFonts w:ascii="宋体" w:hAnsi="宋体" w:hint="eastAsia"/>
          <w:color w:val="000000"/>
          <w:sz w:val="21"/>
          <w:szCs w:val="21"/>
        </w:rPr>
        <w:t>。</w:t>
      </w:r>
      <w:r w:rsidR="000D5AC0">
        <w:rPr>
          <w:rFonts w:ascii="宋体" w:hAnsi="宋体" w:hint="eastAsia"/>
          <w:color w:val="000000"/>
          <w:sz w:val="21"/>
          <w:szCs w:val="21"/>
        </w:rPr>
        <w:t>无人机集群</w:t>
      </w:r>
      <w:r w:rsidR="00A239C0" w:rsidRPr="00B2357F">
        <w:rPr>
          <w:rFonts w:ascii="宋体" w:hAnsi="宋体"/>
          <w:color w:val="000000"/>
          <w:sz w:val="21"/>
          <w:szCs w:val="21"/>
        </w:rPr>
        <w:t>需</w:t>
      </w:r>
      <w:r w:rsidR="00A239C0">
        <w:rPr>
          <w:rFonts w:ascii="宋体" w:hAnsi="宋体" w:hint="eastAsia"/>
          <w:color w:val="000000"/>
          <w:sz w:val="21"/>
          <w:szCs w:val="21"/>
        </w:rPr>
        <w:t>要</w:t>
      </w:r>
      <w:r w:rsidR="00A239C0" w:rsidRPr="00B2357F">
        <w:rPr>
          <w:rFonts w:ascii="宋体" w:hAnsi="宋体"/>
          <w:color w:val="000000"/>
          <w:sz w:val="21"/>
          <w:szCs w:val="21"/>
        </w:rPr>
        <w:t>从给定的初始位置</w:t>
      </w:r>
      <w:r w:rsidR="00A239C0" w:rsidRPr="00191DE7">
        <w:rPr>
          <w:rFonts w:ascii="MS Gothic" w:eastAsia="MS Gothic" w:hAnsi="MS Gothic" w:cs="MS Gothic" w:hint="eastAsia"/>
          <w:color w:val="000000"/>
          <w:sz w:val="21"/>
          <w:szCs w:val="21"/>
        </w:rPr>
        <w:t>​</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start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m:rPr>
                    <m:sty m:val="p"/>
                  </m:rPr>
                  <w:rPr>
                    <w:rFonts w:ascii="Cambria Math" w:hAnsi="Cambria Math"/>
                    <w:color w:val="000000"/>
                    <w:sz w:val="21"/>
                    <w:szCs w:val="21"/>
                  </w:rPr>
                  <m:t>1</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N</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0</m:t>
                </m:r>
              </m:e>
            </m:d>
          </m:e>
        </m:d>
      </m:oMath>
      <w:r w:rsidR="00BE7D2F">
        <w:rPr>
          <w:rFonts w:ascii="MS Gothic" w:eastAsiaTheme="minorEastAsia" w:hAnsi="MS Gothic" w:cs="MS Gothic" w:hint="eastAsia"/>
          <w:color w:val="000000"/>
          <w:sz w:val="21"/>
          <w:szCs w:val="21"/>
        </w:rPr>
        <w:t xml:space="preserve"> </w:t>
      </w:r>
      <w:r w:rsidR="00A239C0" w:rsidRPr="00B2357F">
        <w:rPr>
          <w:rFonts w:ascii="宋体" w:hAnsi="宋体"/>
          <w:color w:val="000000"/>
          <w:sz w:val="21"/>
          <w:szCs w:val="21"/>
        </w:rPr>
        <w:t>出发，前往目标位置集合</w:t>
      </w:r>
      <w:r w:rsidR="00A239C0">
        <w:rPr>
          <w:rFonts w:ascii="宋体" w:hAnsi="宋体" w:hint="eastAsia"/>
          <w:color w:val="000000"/>
          <w:sz w:val="21"/>
          <w:szCs w:val="21"/>
        </w:rPr>
        <w:t xml:space="preserve"> </w:t>
      </w:r>
      <m:oMath>
        <m:sSub>
          <m:sSubPr>
            <m:ctrlPr>
              <w:rPr>
                <w:rFonts w:ascii="Cambria Math" w:hAnsi="Cambria Math"/>
                <w:color w:val="000000"/>
                <w:sz w:val="21"/>
                <w:szCs w:val="21"/>
              </w:rPr>
            </m:ctrlPr>
          </m:sSubPr>
          <m:e>
            <m:r>
              <m:rPr>
                <m:scr m:val="script"/>
              </m:rPr>
              <w:rPr>
                <w:rFonts w:ascii="Cambria Math" w:hAnsi="Cambria Math"/>
                <w:color w:val="000000"/>
                <w:sz w:val="21"/>
                <w:szCs w:val="21"/>
              </w:rPr>
              <m:t>O</m:t>
            </m:r>
          </m:e>
          <m:sub>
            <m:r>
              <w:rPr>
                <w:rFonts w:ascii="Cambria Math" w:hAnsi="Cambria Math"/>
                <w:color w:val="000000"/>
                <w:sz w:val="21"/>
                <w:szCs w:val="21"/>
              </w:rPr>
              <m:t>target</m:t>
            </m:r>
          </m:sub>
        </m:sSub>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m:rPr>
                    <m:sty m:val="p"/>
                  </m:rPr>
                  <w:rPr>
                    <w:rFonts w:ascii="Cambria Math" w:hAnsi="Cambria Math"/>
                    <w:color w:val="000000"/>
                    <w:sz w:val="21"/>
                    <w:szCs w:val="21"/>
                  </w:rPr>
                  <m:t>1</m:t>
                </m:r>
              </m:sub>
              <m:sup>
                <m:r>
                  <w:rPr>
                    <w:rFonts w:ascii="Cambria Math" w:hAnsi="Cambria Math"/>
                    <w:color w:val="000000"/>
                    <w:sz w:val="21"/>
                    <w:szCs w:val="21"/>
                  </w:rPr>
                  <m:t>g</m:t>
                </m:r>
              </m:sup>
            </m:sSubSup>
            <m:r>
              <m:rPr>
                <m:sty m:val="p"/>
              </m:rPr>
              <w:rPr>
                <w:rFonts w:ascii="Cambria Math" w:hAnsi="Cambria Math"/>
                <w:color w:val="000000"/>
                <w:sz w:val="21"/>
                <w:szCs w:val="21"/>
              </w:rPr>
              <m:t>,…,</m:t>
            </m:r>
            <m:sSubSup>
              <m:sSubSupPr>
                <m:ctrlPr>
                  <w:rPr>
                    <w:rFonts w:ascii="Cambria Math" w:hAnsi="Cambria Math"/>
                    <w:color w:val="000000"/>
                    <w:sz w:val="21"/>
                    <w:szCs w:val="21"/>
                  </w:rPr>
                </m:ctrlPr>
              </m:sSubSupPr>
              <m:e>
                <m:r>
                  <w:rPr>
                    <w:rFonts w:ascii="Cambria Math" w:hAnsi="Cambria Math" w:hint="eastAsia"/>
                    <w:color w:val="000000"/>
                    <w:sz w:val="21"/>
                    <w:szCs w:val="21"/>
                  </w:rPr>
                  <m:t>o</m:t>
                </m:r>
              </m:e>
              <m:sub>
                <m:r>
                  <w:rPr>
                    <w:rFonts w:ascii="Cambria Math" w:hAnsi="Cambria Math"/>
                    <w:color w:val="000000"/>
                    <w:sz w:val="21"/>
                    <w:szCs w:val="21"/>
                  </w:rPr>
                  <m:t>N</m:t>
                </m:r>
              </m:sub>
              <m:sup>
                <m:r>
                  <w:rPr>
                    <w:rFonts w:ascii="Cambria Math" w:hAnsi="Cambria Math"/>
                    <w:color w:val="000000"/>
                    <w:sz w:val="21"/>
                    <w:szCs w:val="21"/>
                  </w:rPr>
                  <m:t>g</m:t>
                </m:r>
              </m:sup>
            </m:sSubSup>
            <m:r>
              <m:rPr>
                <m:sty m:val="p"/>
              </m:rPr>
              <w:rPr>
                <w:rFonts w:ascii="Cambria Math" w:hAnsi="Cambria Math"/>
                <w:color w:val="000000"/>
                <w:sz w:val="21"/>
                <w:szCs w:val="21"/>
              </w:rPr>
              <m:t>​</m:t>
            </m:r>
          </m:e>
        </m:d>
      </m:oMath>
      <w:r w:rsidR="00A239C0">
        <w:rPr>
          <w:rFonts w:ascii="宋体" w:hAnsi="宋体" w:hint="eastAsia"/>
          <w:color w:val="000000"/>
          <w:sz w:val="21"/>
          <w:szCs w:val="21"/>
        </w:rPr>
        <w:t xml:space="preserve"> </w:t>
      </w:r>
      <w:r w:rsidR="00EC5E0F">
        <w:rPr>
          <w:rFonts w:ascii="宋体" w:hAnsi="宋体" w:hint="eastAsia"/>
          <w:color w:val="000000"/>
          <w:sz w:val="21"/>
          <w:szCs w:val="21"/>
        </w:rPr>
        <w:t>。</w:t>
      </w:r>
      <w:r w:rsidR="00FA3850" w:rsidRPr="00FA3850">
        <w:rPr>
          <w:rFonts w:ascii="宋体" w:hAnsi="宋体" w:hint="eastAsia"/>
          <w:color w:val="000000"/>
          <w:sz w:val="21"/>
          <w:szCs w:val="21"/>
        </w:rPr>
        <w:t>在运动过程中，每架无人机的受最大</w:t>
      </w:r>
      <w:r w:rsidR="00E24483">
        <w:rPr>
          <w:rFonts w:ascii="宋体" w:hAnsi="宋体" w:hint="eastAsia"/>
          <w:color w:val="000000"/>
          <w:sz w:val="21"/>
          <w:szCs w:val="21"/>
        </w:rPr>
        <w:t>线</w:t>
      </w:r>
      <w:r w:rsidR="00FA3850" w:rsidRPr="00FA3850">
        <w:rPr>
          <w:rFonts w:ascii="宋体" w:hAnsi="宋体" w:hint="eastAsia"/>
          <w:color w:val="000000"/>
          <w:sz w:val="21"/>
          <w:szCs w:val="21"/>
        </w:rPr>
        <w:t>速度</w:t>
      </w:r>
      <w:r w:rsidR="00E24483">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max</m:t>
            </m:r>
          </m:sub>
        </m:sSub>
      </m:oMath>
      <w:r w:rsidR="00E24483">
        <w:rPr>
          <w:rFonts w:ascii="宋体" w:hAnsi="宋体" w:hint="eastAsia"/>
          <w:color w:val="000000"/>
          <w:sz w:val="21"/>
          <w:szCs w:val="21"/>
        </w:rPr>
        <w:t xml:space="preserve"> </w:t>
      </w:r>
      <w:r w:rsidR="00FA3850" w:rsidRPr="00FA3850">
        <w:rPr>
          <w:rFonts w:ascii="宋体" w:hAnsi="宋体" w:hint="eastAsia"/>
          <w:color w:val="000000"/>
          <w:sz w:val="21"/>
          <w:szCs w:val="21"/>
        </w:rPr>
        <w:t>约束</w:t>
      </w:r>
      <w:r w:rsidR="0050512B">
        <w:rPr>
          <w:rFonts w:ascii="宋体" w:hAnsi="宋体" w:hint="eastAsia"/>
          <w:color w:val="000000"/>
          <w:sz w:val="21"/>
          <w:szCs w:val="21"/>
        </w:rPr>
        <w:t>,</w:t>
      </w:r>
      <w:r w:rsidR="00EC5E0F">
        <w:rPr>
          <w:rFonts w:ascii="宋体" w:hAnsi="宋体" w:hint="eastAsia"/>
          <w:color w:val="000000"/>
          <w:sz w:val="21"/>
          <w:szCs w:val="21"/>
        </w:rPr>
        <w:t>且</w:t>
      </w:r>
      <w:r w:rsidR="0050512B">
        <w:rPr>
          <w:rFonts w:ascii="宋体" w:hAnsi="宋体" w:hint="eastAsia"/>
          <w:color w:val="000000"/>
          <w:sz w:val="21"/>
          <w:szCs w:val="21"/>
        </w:rPr>
        <w:t>为了保障安全飞行，</w:t>
      </w:r>
      <w:r w:rsidR="00A239C0">
        <w:rPr>
          <w:rFonts w:ascii="宋体" w:hAnsi="宋体" w:hint="eastAsia"/>
          <w:color w:val="000000"/>
          <w:sz w:val="21"/>
          <w:szCs w:val="21"/>
        </w:rPr>
        <w:t>整个过程中</w:t>
      </w:r>
      <w:r w:rsidR="00B2357F" w:rsidRPr="00B2357F">
        <w:rPr>
          <w:rFonts w:ascii="宋体" w:hAnsi="宋体"/>
          <w:color w:val="000000"/>
          <w:sz w:val="21"/>
          <w:szCs w:val="21"/>
        </w:rPr>
        <w:t>无人机的运动受到</w:t>
      </w:r>
      <w:r w:rsidR="00B2357F">
        <w:rPr>
          <w:rFonts w:ascii="宋体" w:hAnsi="宋体" w:hint="eastAsia"/>
          <w:color w:val="000000"/>
          <w:sz w:val="21"/>
          <w:szCs w:val="21"/>
        </w:rPr>
        <w:t>建筑</w:t>
      </w:r>
      <w:r w:rsidR="00B2357F" w:rsidRPr="00B2357F">
        <w:rPr>
          <w:rFonts w:ascii="宋体" w:hAnsi="宋体"/>
          <w:color w:val="000000"/>
          <w:sz w:val="21"/>
          <w:szCs w:val="21"/>
        </w:rPr>
        <w:t>物和</w:t>
      </w:r>
      <w:r w:rsidR="00B2357F">
        <w:rPr>
          <w:rFonts w:ascii="宋体" w:hAnsi="宋体" w:hint="eastAsia"/>
          <w:color w:val="000000"/>
          <w:sz w:val="21"/>
          <w:szCs w:val="21"/>
        </w:rPr>
        <w:t>无人机之间的</w:t>
      </w:r>
      <w:r w:rsidR="00B2357F" w:rsidRPr="00B2357F">
        <w:rPr>
          <w:rFonts w:ascii="宋体" w:hAnsi="宋体"/>
          <w:color w:val="000000"/>
          <w:sz w:val="21"/>
          <w:szCs w:val="21"/>
        </w:rPr>
        <w:t>碰撞约束，即在任意</w:t>
      </w:r>
      <w:r w:rsidR="00A239C0">
        <w:rPr>
          <w:rFonts w:ascii="宋体" w:hAnsi="宋体" w:hint="eastAsia"/>
          <w:color w:val="000000"/>
          <w:sz w:val="21"/>
          <w:szCs w:val="21"/>
        </w:rPr>
        <w:t xml:space="preserve"> </w:t>
      </w:r>
      <m:oMath>
        <m:r>
          <w:rPr>
            <w:rFonts w:ascii="Cambria Math" w:hAnsi="Cambria Math" w:hint="eastAsia"/>
            <w:color w:val="000000"/>
            <w:sz w:val="21"/>
            <w:szCs w:val="21"/>
          </w:rPr>
          <m:t>t</m:t>
        </m:r>
      </m:oMath>
      <w:r w:rsidR="00A239C0">
        <w:rPr>
          <w:rFonts w:ascii="宋体" w:hAnsi="宋体" w:hint="eastAsia"/>
          <w:color w:val="000000"/>
          <w:sz w:val="21"/>
          <w:szCs w:val="21"/>
        </w:rPr>
        <w:t xml:space="preserve"> </w:t>
      </w:r>
      <w:r w:rsidR="00B2357F" w:rsidRPr="00B2357F">
        <w:rPr>
          <w:rFonts w:ascii="宋体" w:hAnsi="宋体"/>
          <w:color w:val="000000"/>
          <w:sz w:val="21"/>
          <w:szCs w:val="21"/>
        </w:rPr>
        <w:t>时刻均需</w:t>
      </w:r>
      <w:r w:rsidR="0050512B">
        <w:rPr>
          <w:rFonts w:ascii="宋体" w:hAnsi="宋体" w:hint="eastAsia"/>
          <w:color w:val="000000"/>
          <w:sz w:val="21"/>
          <w:szCs w:val="21"/>
        </w:rPr>
        <w:t>满足以下物理约束</w:t>
      </w:r>
      <w:r w:rsidR="00B2357F" w:rsidRPr="00B2357F">
        <w:rPr>
          <w:rFonts w:ascii="宋体" w:hAnsi="宋体"/>
          <w:color w:val="000000"/>
          <w:sz w:val="21"/>
          <w:szCs w:val="21"/>
        </w:rPr>
        <w:t>：</w:t>
      </w:r>
    </w:p>
    <w:p w14:paraId="23E2C217" w14:textId="672FE164" w:rsidR="00B2357F" w:rsidRPr="00B2357F" w:rsidRDefault="003025F9"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O</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m:t>
                  </m:r>
                </m:e>
              </m:d>
              <m:ctrlPr>
                <w:rPr>
                  <w:rFonts w:ascii="Cambria Math" w:hAnsi="Cambria Math"/>
                  <w:i/>
                  <w:iCs/>
                  <w:color w:val="000000"/>
                  <w:sz w:val="21"/>
                  <w:szCs w:val="21"/>
                </w:rPr>
              </m:ctrlPr>
            </m:e>
          </m:eqArr>
        </m:oMath>
      </m:oMathPara>
    </w:p>
    <w:p w14:paraId="77B65BC0" w14:textId="1AB65541" w:rsidR="00B2357F" w:rsidRPr="00B2357F" w:rsidRDefault="003025F9" w:rsidP="00B2357F">
      <w:pPr>
        <w:spacing w:line="360" w:lineRule="auto"/>
        <w:ind w:firstLineChars="196" w:firstLine="412"/>
        <w:rPr>
          <w:rFonts w:ascii="宋体" w:hAnsi="宋体"/>
          <w:color w:val="000000"/>
          <w:sz w:val="21"/>
          <w:szCs w:val="21"/>
        </w:rPr>
      </w:pPr>
      <m:oMathPara>
        <m:oMath>
          <m:eqArr>
            <m:eqArrPr>
              <m:maxDist m:val="1"/>
              <m:ctrlPr>
                <w:rPr>
                  <w:rFonts w:ascii="Cambria Math" w:hAnsi="Cambria Math"/>
                  <w:color w:val="000000"/>
                  <w:sz w:val="21"/>
                  <w:szCs w:val="21"/>
                </w:rPr>
              </m:ctrlPr>
            </m:eqArrPr>
            <m:e>
              <m:r>
                <m:rPr>
                  <m:sty m:val="p"/>
                </m:rP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r>
                <m:rPr>
                  <m:sty m:val="p"/>
                </m:rPr>
                <w:rPr>
                  <w:rFonts w:ascii="Cambria Math" w:hAnsi="Cambria Math"/>
                  <w:color w:val="000000"/>
                  <w:sz w:val="21"/>
                  <w:szCs w:val="21"/>
                </w:rPr>
                <m:t>​,</m:t>
              </m:r>
              <m:r>
                <m:rPr>
                  <m:sty m:val="p"/>
                </m:rPr>
                <w:rPr>
                  <w:rFonts w:ascii="Cambria Math" w:hAnsi="Cambria Math" w:cs="Cambria Math"/>
                  <w:color w:val="000000"/>
                  <w:sz w:val="21"/>
                  <w:szCs w:val="21"/>
                </w:rPr>
                <m:t>∀</m:t>
              </m:r>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r>
                    <m:rPr>
                      <m:sty m:val="p"/>
                    </m:rPr>
                    <w:rPr>
                      <w:rFonts w:ascii="Cambria Math" w:hAnsi="Cambria Math"/>
                      <w:color w:val="000000"/>
                      <w:sz w:val="21"/>
                      <w:szCs w:val="21"/>
                    </w:rPr>
                    <m:t>​</m:t>
                  </m:r>
                </m:e>
                <m:sub>
                  <m: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cr m:val="script"/>
                  <m:sty m:val="p"/>
                </m:rPr>
                <w:rPr>
                  <w:rFonts w:ascii="Cambria Math" w:hAnsi="Cambria Math"/>
                  <w:color w:val="000000"/>
                  <w:sz w:val="21"/>
                  <w:szCs w:val="21"/>
                </w:rPr>
                <m:t>U</m:t>
              </m:r>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2</m:t>
                  </m:r>
                </m:e>
              </m:d>
              <m:ctrlPr>
                <w:rPr>
                  <w:rFonts w:ascii="Cambria Math" w:hAnsi="Cambria Math"/>
                  <w:i/>
                  <w:color w:val="000000"/>
                  <w:sz w:val="21"/>
                  <w:szCs w:val="21"/>
                </w:rPr>
              </m:ctrlPr>
            </m:e>
          </m:eqArr>
        </m:oMath>
      </m:oMathPara>
    </w:p>
    <w:p w14:paraId="066E3D0C" w14:textId="533C1001" w:rsidR="003F304A" w:rsidRDefault="00A239C0" w:rsidP="00F06742">
      <w:pPr>
        <w:spacing w:line="360" w:lineRule="auto"/>
        <w:ind w:firstLineChars="196" w:firstLine="412"/>
        <w:rPr>
          <w:rFonts w:ascii="宋体" w:hAnsi="宋体"/>
          <w:color w:val="000000"/>
          <w:sz w:val="21"/>
          <w:szCs w:val="21"/>
        </w:rPr>
      </w:pPr>
      <w:r w:rsidRPr="00B2357F">
        <w:rPr>
          <w:rFonts w:ascii="宋体" w:hAnsi="宋体"/>
          <w:color w:val="000000"/>
          <w:sz w:val="21"/>
          <w:szCs w:val="21"/>
        </w:rPr>
        <w:t>其中</w:t>
      </w:r>
      <w:r>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safe</m:t>
            </m:r>
          </m:sub>
        </m:sSub>
      </m:oMath>
      <w:r>
        <w:rPr>
          <w:rFonts w:ascii="宋体" w:hAnsi="宋体" w:hint="eastAsia"/>
          <w:color w:val="000000"/>
          <w:sz w:val="21"/>
          <w:szCs w:val="21"/>
        </w:rPr>
        <w:t xml:space="preserve"> 为</w:t>
      </w:r>
      <w:r w:rsidRPr="00B2357F">
        <w:rPr>
          <w:rFonts w:ascii="宋体" w:hAnsi="宋体"/>
          <w:color w:val="000000"/>
          <w:sz w:val="21"/>
          <w:szCs w:val="21"/>
        </w:rPr>
        <w:t>无人机与</w:t>
      </w:r>
      <w:r>
        <w:rPr>
          <w:rFonts w:ascii="宋体" w:hAnsi="宋体" w:hint="eastAsia"/>
          <w:color w:val="000000"/>
          <w:sz w:val="21"/>
          <w:szCs w:val="21"/>
        </w:rPr>
        <w:t>建筑</w:t>
      </w:r>
      <w:r w:rsidRPr="00B2357F">
        <w:rPr>
          <w:rFonts w:ascii="宋体" w:hAnsi="宋体"/>
          <w:color w:val="000000"/>
          <w:sz w:val="21"/>
          <w:szCs w:val="21"/>
        </w:rPr>
        <w:t>物</w:t>
      </w:r>
      <w:r w:rsidRPr="00B2357F">
        <w:rPr>
          <w:rFonts w:ascii="宋体" w:hAnsi="宋体" w:hint="eastAsia"/>
          <w:color w:val="000000"/>
          <w:sz w:val="21"/>
          <w:szCs w:val="21"/>
        </w:rPr>
        <w:t>或无人机之间</w:t>
      </w:r>
      <w:r w:rsidRPr="00B2357F">
        <w:rPr>
          <w:rFonts w:ascii="宋体" w:hAnsi="宋体"/>
          <w:color w:val="000000"/>
          <w:sz w:val="21"/>
          <w:szCs w:val="21"/>
        </w:rPr>
        <w:t>的最小安全距离，</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e>
        </m:d>
      </m:oMath>
      <w:r w:rsidRPr="00B2357F">
        <w:rPr>
          <w:rFonts w:ascii="宋体" w:hAnsi="宋体"/>
          <w:color w:val="000000"/>
          <w:sz w:val="21"/>
          <w:szCs w:val="21"/>
        </w:rPr>
        <w:t>表示无人机到矩形</w:t>
      </w:r>
      <w:r>
        <w:rPr>
          <w:rFonts w:ascii="宋体" w:hAnsi="宋体" w:hint="eastAsia"/>
          <w:color w:val="000000"/>
          <w:sz w:val="21"/>
          <w:szCs w:val="21"/>
        </w:rPr>
        <w:t>建筑</w:t>
      </w:r>
      <w:r w:rsidRPr="00B2357F">
        <w:rPr>
          <w:rFonts w:ascii="宋体" w:hAnsi="宋体"/>
          <w:color w:val="000000"/>
          <w:sz w:val="21"/>
          <w:szCs w:val="21"/>
        </w:rPr>
        <w:t xml:space="preserve">物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r>
          <m:rPr>
            <m:sty m:val="p"/>
          </m:rPr>
          <w:rPr>
            <w:rFonts w:ascii="Cambria Math" w:hAnsi="Cambria Math"/>
            <w:color w:val="000000"/>
            <w:sz w:val="21"/>
            <w:szCs w:val="21"/>
          </w:rPr>
          <m:t>​</m:t>
        </m:r>
      </m:oMath>
      <w:r w:rsidR="003F304A">
        <w:rPr>
          <w:rFonts w:ascii="宋体" w:hAnsi="宋体"/>
          <w:color w:val="000000"/>
          <w:sz w:val="21"/>
          <w:szCs w:val="21"/>
        </w:rPr>
        <w:t xml:space="preserve"> </w:t>
      </w:r>
      <w:r w:rsidR="003F304A">
        <w:rPr>
          <w:rFonts w:ascii="宋体" w:hAnsi="宋体" w:hint="eastAsia"/>
          <w:color w:val="000000"/>
          <w:sz w:val="21"/>
          <w:szCs w:val="21"/>
        </w:rPr>
        <w:t>任意一侧</w:t>
      </w:r>
      <w:r w:rsidRPr="00B2357F">
        <w:rPr>
          <w:rFonts w:ascii="宋体" w:hAnsi="宋体"/>
          <w:color w:val="000000"/>
          <w:sz w:val="21"/>
          <w:szCs w:val="21"/>
        </w:rPr>
        <w:t>的最</w:t>
      </w:r>
      <w:r>
        <w:rPr>
          <w:rFonts w:ascii="宋体" w:hAnsi="宋体" w:hint="eastAsia"/>
          <w:color w:val="000000"/>
          <w:sz w:val="21"/>
          <w:szCs w:val="21"/>
        </w:rPr>
        <w:t>小</w:t>
      </w:r>
      <w:r w:rsidRPr="00B2357F">
        <w:rPr>
          <w:rFonts w:ascii="宋体" w:hAnsi="宋体"/>
          <w:color w:val="000000"/>
          <w:sz w:val="21"/>
          <w:szCs w:val="21"/>
        </w:rPr>
        <w:t>欧氏距离。</w:t>
      </w:r>
    </w:p>
    <w:p w14:paraId="2F90B54A" w14:textId="6732549F" w:rsidR="00FE3A49" w:rsidRDefault="00EC5E0F" w:rsidP="00FE3A49">
      <w:pPr>
        <w:spacing w:line="360" w:lineRule="auto"/>
        <w:ind w:firstLineChars="196" w:firstLine="412"/>
        <w:rPr>
          <w:rFonts w:ascii="宋体" w:hAnsi="宋体"/>
          <w:color w:val="000000"/>
          <w:sz w:val="21"/>
          <w:szCs w:val="21"/>
        </w:rPr>
      </w:pPr>
      <w:del w:id="101" w:author="Lianghui Ding" w:date="2025-11-05T08:51:00Z">
        <w:r w:rsidDel="007A6609">
          <w:rPr>
            <w:rFonts w:ascii="宋体" w:hAnsi="宋体" w:hint="eastAsia"/>
            <w:color w:val="000000"/>
            <w:sz w:val="21"/>
            <w:szCs w:val="21"/>
          </w:rPr>
          <w:delText>在本文研究的场景下，除了</w:delText>
        </w:r>
        <w:r w:rsidR="0050512B" w:rsidDel="007A6609">
          <w:rPr>
            <w:rFonts w:ascii="宋体" w:hAnsi="宋体" w:hint="eastAsia"/>
            <w:color w:val="000000"/>
            <w:sz w:val="21"/>
            <w:szCs w:val="21"/>
          </w:rPr>
          <w:delText>无人机</w:delText>
        </w:r>
        <w:r w:rsidDel="007A6609">
          <w:rPr>
            <w:rFonts w:ascii="宋体" w:hAnsi="宋体" w:hint="eastAsia"/>
            <w:color w:val="000000"/>
            <w:sz w:val="21"/>
            <w:szCs w:val="21"/>
          </w:rPr>
          <w:delText>集群</w:delText>
        </w:r>
        <w:r w:rsidR="0050512B" w:rsidDel="007A6609">
          <w:rPr>
            <w:rFonts w:ascii="宋体" w:hAnsi="宋体" w:hint="eastAsia"/>
            <w:color w:val="000000"/>
            <w:sz w:val="21"/>
            <w:szCs w:val="21"/>
          </w:rPr>
          <w:delText>的</w:delText>
        </w:r>
        <w:r w:rsidDel="007A6609">
          <w:rPr>
            <w:rFonts w:ascii="宋体" w:hAnsi="宋体" w:hint="eastAsia"/>
            <w:color w:val="000000"/>
            <w:sz w:val="21"/>
            <w:szCs w:val="21"/>
          </w:rPr>
          <w:delText>目标位置坐标已知，其余场景信息在初始阶段</w:delText>
        </w:r>
        <w:r w:rsidR="0050512B" w:rsidDel="007A6609">
          <w:rPr>
            <w:rFonts w:ascii="宋体" w:hAnsi="宋体" w:hint="eastAsia"/>
            <w:color w:val="000000"/>
            <w:sz w:val="21"/>
            <w:szCs w:val="21"/>
          </w:rPr>
          <w:delText>无法获取</w:delText>
        </w:r>
        <w:r w:rsidDel="007A6609">
          <w:rPr>
            <w:rFonts w:ascii="宋体" w:hAnsi="宋体" w:hint="eastAsia"/>
            <w:color w:val="000000"/>
            <w:sz w:val="21"/>
            <w:szCs w:val="21"/>
          </w:rPr>
          <w:delText>。</w:delText>
        </w:r>
      </w:del>
      <w:r w:rsidR="003F304A">
        <w:rPr>
          <w:rFonts w:ascii="宋体" w:hAnsi="宋体" w:hint="eastAsia"/>
          <w:color w:val="000000"/>
          <w:sz w:val="21"/>
          <w:szCs w:val="21"/>
        </w:rPr>
        <w:t>每架无人机都携带</w:t>
      </w:r>
      <w:r w:rsidR="003C134A">
        <w:rPr>
          <w:rFonts w:ascii="宋体" w:hAnsi="宋体" w:hint="eastAsia"/>
          <w:color w:val="000000"/>
          <w:sz w:val="21"/>
          <w:szCs w:val="21"/>
        </w:rPr>
        <w:t>有限</w:t>
      </w:r>
      <w:r w:rsidR="009D07DB">
        <w:rPr>
          <w:rFonts w:ascii="宋体" w:hAnsi="宋体" w:hint="eastAsia"/>
          <w:color w:val="000000"/>
          <w:sz w:val="21"/>
          <w:szCs w:val="21"/>
        </w:rPr>
        <w:t>感知设备</w:t>
      </w:r>
      <w:r w:rsidR="003F304A">
        <w:rPr>
          <w:rFonts w:ascii="宋体" w:hAnsi="宋体" w:hint="eastAsia"/>
          <w:color w:val="000000"/>
          <w:sz w:val="21"/>
          <w:szCs w:val="21"/>
        </w:rPr>
        <w:t>，能够探测半径</w:t>
      </w:r>
      <w:r w:rsidR="00454253">
        <w:rPr>
          <w:rFonts w:ascii="宋体" w:hAnsi="宋体" w:hint="eastAsia"/>
          <w:color w:val="000000"/>
          <w:sz w:val="21"/>
          <w:szCs w:val="21"/>
        </w:rPr>
        <w:t xml:space="preserve">为 </w:t>
      </w:r>
      <m:oMath>
        <m:r>
          <w:rPr>
            <w:rFonts w:ascii="Cambria Math" w:hAnsi="Cambria Math"/>
            <w:color w:val="000000"/>
            <w:sz w:val="21"/>
            <w:szCs w:val="21"/>
          </w:rPr>
          <m:t>l</m:t>
        </m:r>
      </m:oMath>
      <w:r w:rsidR="00454253">
        <w:rPr>
          <w:rFonts w:ascii="宋体" w:hAnsi="宋体" w:hint="eastAsia"/>
          <w:color w:val="000000"/>
          <w:sz w:val="21"/>
          <w:szCs w:val="21"/>
        </w:rPr>
        <w:t xml:space="preserve"> </w:t>
      </w:r>
      <w:r w:rsidR="003F304A">
        <w:rPr>
          <w:rFonts w:ascii="宋体" w:hAnsi="宋体" w:hint="eastAsia"/>
          <w:color w:val="000000"/>
          <w:sz w:val="21"/>
          <w:szCs w:val="21"/>
        </w:rPr>
        <w:t>圆形</w:t>
      </w:r>
      <w:r w:rsidR="00032093">
        <w:rPr>
          <w:rFonts w:ascii="宋体" w:hAnsi="宋体" w:hint="eastAsia"/>
          <w:color w:val="000000"/>
          <w:sz w:val="21"/>
          <w:szCs w:val="21"/>
        </w:rPr>
        <w:t>区域</w:t>
      </w:r>
      <w:r w:rsidR="003F304A">
        <w:rPr>
          <w:rFonts w:ascii="宋体" w:hAnsi="宋体" w:hint="eastAsia"/>
          <w:color w:val="000000"/>
          <w:sz w:val="21"/>
          <w:szCs w:val="21"/>
        </w:rPr>
        <w:t>内</w:t>
      </w:r>
      <w:r>
        <w:rPr>
          <w:rFonts w:ascii="宋体" w:hAnsi="宋体" w:hint="eastAsia"/>
          <w:color w:val="000000"/>
          <w:sz w:val="21"/>
          <w:szCs w:val="21"/>
        </w:rPr>
        <w:t>的</w:t>
      </w:r>
      <w:r w:rsidR="003F304A">
        <w:rPr>
          <w:rFonts w:ascii="宋体" w:hAnsi="宋体" w:hint="eastAsia"/>
          <w:color w:val="000000"/>
          <w:sz w:val="21"/>
          <w:szCs w:val="21"/>
        </w:rPr>
        <w:t>干扰源以及建筑物</w:t>
      </w:r>
      <w:r>
        <w:rPr>
          <w:rFonts w:ascii="宋体" w:hAnsi="宋体" w:hint="eastAsia"/>
          <w:color w:val="000000"/>
          <w:sz w:val="21"/>
          <w:szCs w:val="21"/>
        </w:rPr>
        <w:t>信息</w:t>
      </w:r>
      <w:r w:rsidR="003F304A">
        <w:rPr>
          <w:rFonts w:ascii="宋体" w:hAnsi="宋体" w:hint="eastAsia"/>
          <w:color w:val="000000"/>
          <w:sz w:val="21"/>
          <w:szCs w:val="21"/>
        </w:rPr>
        <w:t>。</w:t>
      </w:r>
      <w:r w:rsidR="00A239C0">
        <w:rPr>
          <w:rFonts w:ascii="宋体" w:hAnsi="宋体" w:hint="eastAsia"/>
          <w:color w:val="000000"/>
          <w:sz w:val="21"/>
          <w:szCs w:val="21"/>
        </w:rPr>
        <w:t>在</w:t>
      </w:r>
      <w:r w:rsidR="00A239C0" w:rsidRPr="00B2357F">
        <w:rPr>
          <w:rFonts w:ascii="宋体" w:hAnsi="宋体"/>
          <w:color w:val="000000"/>
          <w:sz w:val="21"/>
          <w:szCs w:val="21"/>
        </w:rPr>
        <w:t>初始时刻</w:t>
      </w:r>
      <w:r w:rsidR="003F304A">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hint="eastAsia"/>
                <w:color w:val="000000"/>
                <w:sz w:val="21"/>
                <w:szCs w:val="21"/>
              </w:rPr>
              <m:t>t</m:t>
            </m:r>
          </m:e>
          <m:sub>
            <m:r>
              <w:rPr>
                <w:rFonts w:ascii="Cambria Math" w:hAnsi="Cambria Math"/>
                <w:color w:val="000000"/>
                <w:sz w:val="21"/>
                <w:szCs w:val="21"/>
              </w:rPr>
              <m:t>0</m:t>
            </m:r>
          </m:sub>
        </m:sSub>
      </m:oMath>
      <w:r w:rsidR="00A239C0" w:rsidRPr="00B2357F">
        <w:rPr>
          <w:rFonts w:ascii="宋体" w:hAnsi="宋体"/>
          <w:color w:val="000000"/>
          <w:sz w:val="21"/>
          <w:szCs w:val="21"/>
        </w:rPr>
        <w:t>，</w:t>
      </w:r>
      <w:r w:rsidR="003F304A">
        <w:rPr>
          <w:rFonts w:ascii="宋体" w:hAnsi="宋体" w:hint="eastAsia"/>
          <w:color w:val="000000"/>
          <w:sz w:val="21"/>
          <w:szCs w:val="21"/>
        </w:rPr>
        <w:t>无人机集群</w:t>
      </w:r>
      <w:r>
        <w:rPr>
          <w:rFonts w:ascii="宋体" w:hAnsi="宋体" w:hint="eastAsia"/>
          <w:color w:val="000000"/>
          <w:sz w:val="21"/>
          <w:szCs w:val="21"/>
        </w:rPr>
        <w:t>只能获知初始位置</w:t>
      </w:r>
      <w:r w:rsidR="0050512B">
        <w:rPr>
          <w:rFonts w:ascii="宋体" w:hAnsi="宋体" w:hint="eastAsia"/>
          <w:color w:val="000000"/>
          <w:sz w:val="21"/>
          <w:szCs w:val="21"/>
        </w:rPr>
        <w:t>感知设备</w:t>
      </w:r>
      <w:r>
        <w:rPr>
          <w:rFonts w:ascii="宋体" w:hAnsi="宋体" w:hint="eastAsia"/>
          <w:color w:val="000000"/>
          <w:sz w:val="21"/>
          <w:szCs w:val="21"/>
        </w:rPr>
        <w:t>探测范围内的环境信息</w:t>
      </w:r>
      <w:r w:rsidR="000D5AC0">
        <w:rPr>
          <w:rFonts w:ascii="宋体" w:hAnsi="宋体" w:hint="eastAsia"/>
          <w:color w:val="000000"/>
          <w:sz w:val="21"/>
          <w:szCs w:val="21"/>
        </w:rPr>
        <w:t>，</w:t>
      </w:r>
      <w:r w:rsidR="003F304A">
        <w:rPr>
          <w:rFonts w:ascii="宋体" w:hAnsi="宋体" w:hint="eastAsia"/>
          <w:color w:val="000000"/>
          <w:sz w:val="21"/>
          <w:szCs w:val="21"/>
        </w:rPr>
        <w:t xml:space="preserve">对于时刻 </w:t>
      </w:r>
      <m:oMath>
        <m:r>
          <w:rPr>
            <w:rFonts w:ascii="Cambria Math" w:hAnsi="Cambria Math" w:hint="eastAsia"/>
            <w:color w:val="000000"/>
            <w:sz w:val="21"/>
            <w:szCs w:val="21"/>
          </w:rPr>
          <m:t>t</m:t>
        </m:r>
      </m:oMath>
      <w:r w:rsidR="003F304A">
        <w:rPr>
          <w:rFonts w:ascii="宋体" w:hAnsi="宋体" w:hint="eastAsia"/>
          <w:color w:val="000000"/>
          <w:sz w:val="21"/>
          <w:szCs w:val="21"/>
        </w:rPr>
        <w:t>，</w:t>
      </w:r>
      <w:r w:rsidR="00A239C0" w:rsidRPr="00B2357F">
        <w:rPr>
          <w:rFonts w:ascii="宋体" w:hAnsi="宋体"/>
          <w:color w:val="000000"/>
          <w:sz w:val="21"/>
          <w:szCs w:val="21"/>
        </w:rPr>
        <w:t xml:space="preserve">记其观测信息为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O</m:t>
            </m:r>
          </m:e>
          <m:sub>
            <m:r>
              <m:rPr>
                <m:scr m:val="script"/>
                <m:sty m:val="p"/>
              </m:rPr>
              <w:rPr>
                <w:rFonts w:ascii="Cambria Math" w:hAnsi="Cambria Math"/>
                <w:color w:val="000000"/>
                <w:sz w:val="21"/>
                <w:szCs w:val="21"/>
              </w:rPr>
              <m:t>t</m:t>
            </m:r>
          </m:sub>
        </m:sSub>
        <m:r>
          <m:rPr>
            <m:scr m:val="script"/>
            <m:sty m:val="p"/>
          </m:rPr>
          <w:rPr>
            <w:rFonts w:ascii="Cambria Math" w:hAnsi="Cambria Math"/>
            <w:color w:val="000000"/>
            <w:sz w:val="21"/>
            <w:szCs w:val="21"/>
          </w:rPr>
          <m:t>⊆O</m:t>
        </m:r>
      </m:oMath>
      <w:r w:rsidR="003F304A">
        <w:rPr>
          <w:rFonts w:ascii="宋体" w:hAnsi="宋体" w:hint="eastAsia"/>
          <w:color w:val="000000"/>
          <w:sz w:val="21"/>
          <w:szCs w:val="21"/>
        </w:rPr>
        <w:t>，其</w:t>
      </w:r>
      <w:r w:rsidR="00A239C0" w:rsidRPr="00B2357F">
        <w:rPr>
          <w:rFonts w:ascii="宋体" w:hAnsi="宋体"/>
          <w:color w:val="000000"/>
          <w:sz w:val="21"/>
          <w:szCs w:val="21"/>
        </w:rPr>
        <w:t>随</w:t>
      </w:r>
      <w:r w:rsidR="003F304A">
        <w:rPr>
          <w:rFonts w:ascii="宋体" w:hAnsi="宋体" w:hint="eastAsia"/>
          <w:color w:val="000000"/>
          <w:sz w:val="21"/>
          <w:szCs w:val="21"/>
        </w:rPr>
        <w:t>无人机集群的位置而</w:t>
      </w:r>
      <w:r w:rsidR="00F06742">
        <w:rPr>
          <w:rFonts w:ascii="宋体" w:hAnsi="宋体" w:hint="eastAsia"/>
          <w:color w:val="000000"/>
          <w:sz w:val="21"/>
          <w:szCs w:val="21"/>
        </w:rPr>
        <w:t>实时</w:t>
      </w:r>
      <w:r w:rsidR="003F304A">
        <w:rPr>
          <w:rFonts w:ascii="宋体" w:hAnsi="宋体" w:hint="eastAsia"/>
          <w:color w:val="000000"/>
          <w:sz w:val="21"/>
          <w:szCs w:val="21"/>
        </w:rPr>
        <w:t>更新</w:t>
      </w:r>
      <w:r w:rsidR="00A239C0" w:rsidRPr="00B2357F">
        <w:rPr>
          <w:rFonts w:ascii="宋体" w:hAnsi="宋体"/>
          <w:color w:val="000000"/>
          <w:sz w:val="21"/>
          <w:szCs w:val="21"/>
        </w:rPr>
        <w:t>。</w:t>
      </w:r>
      <w:r w:rsidR="0050512B" w:rsidRPr="0050512B">
        <w:rPr>
          <w:rFonts w:ascii="宋体" w:hAnsi="宋体" w:hint="eastAsia"/>
          <w:color w:val="000000"/>
          <w:sz w:val="21"/>
          <w:szCs w:val="21"/>
        </w:rPr>
        <w:t>该设定用于描述城市作战环境下的部分可观测场景，即无人机集群</w:t>
      </w:r>
      <w:r w:rsidR="0050512B">
        <w:rPr>
          <w:rFonts w:ascii="宋体" w:hAnsi="宋体" w:hint="eastAsia"/>
          <w:color w:val="000000"/>
          <w:sz w:val="21"/>
          <w:szCs w:val="21"/>
        </w:rPr>
        <w:t>需要</w:t>
      </w:r>
      <w:r w:rsidR="0050512B" w:rsidRPr="0050512B">
        <w:rPr>
          <w:rFonts w:ascii="宋体" w:hAnsi="宋体" w:hint="eastAsia"/>
          <w:color w:val="000000"/>
          <w:sz w:val="21"/>
          <w:szCs w:val="21"/>
        </w:rPr>
        <w:t>在</w:t>
      </w:r>
      <w:r w:rsidR="0050512B">
        <w:rPr>
          <w:rFonts w:ascii="宋体" w:hAnsi="宋体" w:hint="eastAsia"/>
          <w:color w:val="000000"/>
          <w:sz w:val="21"/>
          <w:szCs w:val="21"/>
        </w:rPr>
        <w:t>全</w:t>
      </w:r>
      <w:r w:rsidR="0050512B" w:rsidRPr="0050512B">
        <w:rPr>
          <w:rFonts w:ascii="宋体" w:hAnsi="宋体" w:hint="eastAsia"/>
          <w:color w:val="000000"/>
          <w:sz w:val="21"/>
          <w:szCs w:val="21"/>
        </w:rPr>
        <w:t>局信息未知</w:t>
      </w:r>
      <w:r w:rsidR="0050512B">
        <w:rPr>
          <w:rFonts w:ascii="宋体" w:hAnsi="宋体" w:hint="eastAsia"/>
          <w:color w:val="000000"/>
          <w:sz w:val="21"/>
          <w:szCs w:val="21"/>
        </w:rPr>
        <w:t>、局部信息实时更新</w:t>
      </w:r>
      <w:r w:rsidR="0050512B" w:rsidRPr="0050512B">
        <w:rPr>
          <w:rFonts w:ascii="宋体" w:hAnsi="宋体" w:hint="eastAsia"/>
          <w:color w:val="000000"/>
          <w:sz w:val="21"/>
          <w:szCs w:val="21"/>
        </w:rPr>
        <w:t>的条件下执行路径规划与通信保持任务</w:t>
      </w:r>
      <w:del w:id="102" w:author="Lianghui Ding" w:date="2025-11-05T08:51:00Z">
        <w:r w:rsidR="008F1D72" w:rsidDel="00781AEB">
          <w:rPr>
            <w:rFonts w:ascii="宋体" w:hAnsi="宋体" w:hint="eastAsia"/>
            <w:color w:val="000000"/>
            <w:sz w:val="21"/>
            <w:szCs w:val="21"/>
          </w:rPr>
          <w:delText>，符合实际任务场景</w:delText>
        </w:r>
      </w:del>
      <w:r w:rsidR="0050512B" w:rsidRPr="0050512B">
        <w:rPr>
          <w:rFonts w:ascii="宋体" w:hAnsi="宋体" w:hint="eastAsia"/>
          <w:color w:val="000000"/>
          <w:sz w:val="21"/>
          <w:szCs w:val="21"/>
        </w:rPr>
        <w:t>。</w:t>
      </w:r>
    </w:p>
    <w:p w14:paraId="1473F611" w14:textId="2E591786" w:rsidR="001D27EE" w:rsidRDefault="00E34906" w:rsidP="001D27EE">
      <w:pPr>
        <w:pStyle w:val="aff0"/>
      </w:pPr>
      <w:r w:rsidRPr="001D27EE">
        <w:object w:dxaOrig="17506" w:dyaOrig="10306" w14:anchorId="0CF534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1.55pt;height:182.9pt" o:ole="">
            <v:imagedata r:id="rId12" o:title=""/>
          </v:shape>
          <o:OLEObject Type="Embed" ProgID="Visio.Drawing.15" ShapeID="_x0000_i1025" DrawAspect="Content" ObjectID="_1824206511" r:id="rId13"/>
        </w:object>
      </w:r>
    </w:p>
    <w:p w14:paraId="3BE30404" w14:textId="345EC391" w:rsidR="00080D34" w:rsidRPr="00F36D09" w:rsidRDefault="001D27EE" w:rsidP="00BE7D2F">
      <w:pPr>
        <w:pStyle w:val="aff2"/>
      </w:pPr>
      <w:r w:rsidRPr="00F36D09">
        <w:rPr>
          <w:rFonts w:hint="eastAsia"/>
        </w:rPr>
        <w:t>图</w:t>
      </w:r>
      <w:r w:rsidRPr="00F36D09">
        <w:t xml:space="preserve">1 </w:t>
      </w:r>
      <w:r w:rsidRPr="00F36D09">
        <w:rPr>
          <w:rFonts w:hint="eastAsia"/>
        </w:rPr>
        <w:t>场景示意图</w:t>
      </w:r>
    </w:p>
    <w:p w14:paraId="41E378FB" w14:textId="019F7147" w:rsidR="00191DE7" w:rsidRPr="00EC5E0F" w:rsidRDefault="00191DE7" w:rsidP="00000CF1">
      <w:pPr>
        <w:spacing w:line="360" w:lineRule="auto"/>
        <w:rPr>
          <w:rFonts w:ascii="宋体" w:hAnsi="宋体"/>
          <w:b/>
          <w:color w:val="000000"/>
          <w:sz w:val="28"/>
          <w:szCs w:val="28"/>
        </w:rPr>
      </w:pPr>
      <w:r>
        <w:rPr>
          <w:rFonts w:ascii="宋体" w:hAnsi="宋体"/>
          <w:b/>
          <w:sz w:val="21"/>
          <w:szCs w:val="21"/>
        </w:rPr>
        <w:t>2</w:t>
      </w:r>
      <w:r>
        <w:rPr>
          <w:rFonts w:ascii="宋体" w:hAnsi="宋体" w:hint="eastAsia"/>
          <w:b/>
          <w:sz w:val="21"/>
          <w:szCs w:val="21"/>
        </w:rPr>
        <w:t>.</w:t>
      </w:r>
      <w:r w:rsidR="00000CF1">
        <w:rPr>
          <w:rFonts w:ascii="宋体" w:hAnsi="宋体"/>
          <w:b/>
          <w:sz w:val="21"/>
          <w:szCs w:val="21"/>
        </w:rPr>
        <w:t>2</w:t>
      </w:r>
      <w:r>
        <w:rPr>
          <w:rFonts w:ascii="宋体" w:hAnsi="宋体" w:hint="eastAsia"/>
          <w:b/>
          <w:sz w:val="21"/>
          <w:szCs w:val="21"/>
        </w:rPr>
        <w:t xml:space="preserve"> </w:t>
      </w:r>
      <w:r w:rsidR="00EC5E0F">
        <w:rPr>
          <w:rFonts w:ascii="宋体" w:hAnsi="宋体" w:hint="eastAsia"/>
          <w:b/>
          <w:sz w:val="21"/>
          <w:szCs w:val="21"/>
        </w:rPr>
        <w:t>通信</w:t>
      </w:r>
      <w:r>
        <w:rPr>
          <w:rFonts w:ascii="宋体" w:hAnsi="宋体" w:hint="eastAsia"/>
          <w:b/>
          <w:sz w:val="21"/>
          <w:szCs w:val="21"/>
        </w:rPr>
        <w:t>模型</w:t>
      </w:r>
    </w:p>
    <w:p w14:paraId="2939E95A" w14:textId="1A5CA182" w:rsidR="00FE3A49" w:rsidRDefault="00FE41DE"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在此城市场景下，本研究将</w:t>
      </w:r>
      <w:r w:rsidR="00FE3A49">
        <w:rPr>
          <w:rFonts w:ascii="宋体" w:hAnsi="宋体" w:hint="eastAsia"/>
          <w:color w:val="000000"/>
          <w:sz w:val="21"/>
          <w:szCs w:val="21"/>
        </w:rPr>
        <w:t>无人机之间的信道模型分为视距信道(</w:t>
      </w:r>
      <w:r w:rsidR="00FE3A49">
        <w:rPr>
          <w:rFonts w:ascii="宋体" w:hAnsi="宋体"/>
          <w:color w:val="000000"/>
          <w:sz w:val="21"/>
          <w:szCs w:val="21"/>
        </w:rPr>
        <w:t>LOS)</w:t>
      </w:r>
      <w:r w:rsidR="00FE3A49">
        <w:rPr>
          <w:rFonts w:ascii="宋体" w:hAnsi="宋体" w:hint="eastAsia"/>
          <w:color w:val="000000"/>
          <w:sz w:val="21"/>
          <w:szCs w:val="21"/>
        </w:rPr>
        <w:t>和非视距信道（</w:t>
      </w:r>
      <w:r w:rsidR="00FE3A49">
        <w:rPr>
          <w:rFonts w:ascii="宋体" w:hAnsi="宋体"/>
          <w:color w:val="000000"/>
          <w:sz w:val="21"/>
          <w:szCs w:val="21"/>
        </w:rPr>
        <w:t>NLOS</w:t>
      </w:r>
      <w:r w:rsidR="00FE3A49">
        <w:rPr>
          <w:rFonts w:ascii="宋体" w:hAnsi="宋体" w:hint="eastAsia"/>
          <w:color w:val="000000"/>
          <w:sz w:val="21"/>
          <w:szCs w:val="21"/>
        </w:rPr>
        <w:t>）</w:t>
      </w:r>
      <w:r w:rsidRPr="00FE41DE">
        <w:rPr>
          <w:rFonts w:ascii="宋体" w:hAnsi="宋体"/>
          <w:color w:val="000000"/>
          <w:sz w:val="21"/>
          <w:szCs w:val="21"/>
          <w:vertAlign w:val="superscript"/>
        </w:rPr>
        <w:fldChar w:fldCharType="begin"/>
      </w:r>
      <w:r w:rsidRPr="00FE41DE">
        <w:rPr>
          <w:rFonts w:ascii="宋体" w:hAnsi="宋体"/>
          <w:color w:val="000000"/>
          <w:sz w:val="21"/>
          <w:szCs w:val="21"/>
          <w:vertAlign w:val="superscript"/>
        </w:rPr>
        <w:instrText xml:space="preserve"> </w:instrText>
      </w:r>
      <w:r w:rsidRPr="00FE41DE">
        <w:rPr>
          <w:rFonts w:ascii="宋体" w:hAnsi="宋体" w:hint="eastAsia"/>
          <w:color w:val="000000"/>
          <w:sz w:val="21"/>
          <w:szCs w:val="21"/>
          <w:vertAlign w:val="superscript"/>
        </w:rPr>
        <w:instrText>REF _Ref212644367 \r \h</w:instrText>
      </w:r>
      <w:r w:rsidRPr="00FE41DE">
        <w:rPr>
          <w:rFonts w:ascii="宋体" w:hAnsi="宋体"/>
          <w:color w:val="000000"/>
          <w:sz w:val="21"/>
          <w:szCs w:val="21"/>
          <w:vertAlign w:val="superscript"/>
        </w:rPr>
        <w:instrText xml:space="preserve"> </w:instrText>
      </w:r>
      <w:r>
        <w:rPr>
          <w:rFonts w:ascii="宋体" w:hAnsi="宋体"/>
          <w:color w:val="000000"/>
          <w:sz w:val="21"/>
          <w:szCs w:val="21"/>
          <w:vertAlign w:val="superscript"/>
        </w:rPr>
        <w:instrText xml:space="preserve"> \* MERGEFORMAT </w:instrText>
      </w:r>
      <w:r w:rsidRPr="00FE41DE">
        <w:rPr>
          <w:rFonts w:ascii="宋体" w:hAnsi="宋体"/>
          <w:color w:val="000000"/>
          <w:sz w:val="21"/>
          <w:szCs w:val="21"/>
          <w:vertAlign w:val="superscript"/>
        </w:rPr>
      </w:r>
      <w:r w:rsidRPr="00FE41DE">
        <w:rPr>
          <w:rFonts w:ascii="宋体" w:hAnsi="宋体"/>
          <w:color w:val="000000"/>
          <w:sz w:val="21"/>
          <w:szCs w:val="21"/>
          <w:vertAlign w:val="superscript"/>
        </w:rPr>
        <w:fldChar w:fldCharType="separate"/>
      </w:r>
      <w:r w:rsidRPr="00FE41DE">
        <w:rPr>
          <w:rFonts w:ascii="宋体" w:hAnsi="宋体"/>
          <w:color w:val="000000"/>
          <w:sz w:val="21"/>
          <w:szCs w:val="21"/>
          <w:vertAlign w:val="superscript"/>
        </w:rPr>
        <w:t>[19]</w:t>
      </w:r>
      <w:r w:rsidRPr="00FE41DE">
        <w:rPr>
          <w:rFonts w:ascii="宋体" w:hAnsi="宋体"/>
          <w:color w:val="000000"/>
          <w:sz w:val="21"/>
          <w:szCs w:val="21"/>
          <w:vertAlign w:val="superscript"/>
        </w:rPr>
        <w:fldChar w:fldCharType="end"/>
      </w:r>
      <w:r w:rsidR="00FE3A49">
        <w:rPr>
          <w:rFonts w:ascii="宋体" w:hAnsi="宋体" w:hint="eastAsia"/>
          <w:color w:val="000000"/>
          <w:sz w:val="21"/>
          <w:szCs w:val="21"/>
        </w:rPr>
        <w:t>：若接收机和发射机之间无建筑物遮挡，则为视距信道，采用自由空间传播模型</w:t>
      </w:r>
      <w:r w:rsidR="00F50ABC">
        <w:rPr>
          <w:rFonts w:ascii="宋体" w:hAnsi="宋体" w:hint="eastAsia"/>
          <w:color w:val="000000"/>
          <w:sz w:val="21"/>
          <w:szCs w:val="21"/>
        </w:rPr>
        <w:t>以及附加视距情况下城市环境损耗影响</w:t>
      </w:r>
      <w:r w:rsidR="00FE3A49">
        <w:rPr>
          <w:rFonts w:ascii="宋体" w:hAnsi="宋体" w:hint="eastAsia"/>
          <w:color w:val="000000"/>
          <w:sz w:val="21"/>
          <w:szCs w:val="21"/>
        </w:rPr>
        <w:t>：</w:t>
      </w:r>
    </w:p>
    <w:p w14:paraId="2BDE9E1F" w14:textId="36332077" w:rsidR="00FE3A49" w:rsidRPr="00F80692" w:rsidRDefault="003025F9" w:rsidP="00C869B8">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3</m:t>
                  </m:r>
                </m:e>
              </m:d>
            </m:e>
          </m:eqArr>
        </m:oMath>
      </m:oMathPara>
    </w:p>
    <w:p w14:paraId="65A04336" w14:textId="6F546AB8" w:rsidR="00F80692"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oMath>
      <w:r>
        <w:rPr>
          <w:rFonts w:ascii="宋体" w:hAnsi="宋体" w:hint="eastAsia"/>
          <w:color w:val="000000"/>
          <w:sz w:val="21"/>
          <w:szCs w:val="21"/>
        </w:rPr>
        <w:t xml:space="preserve"> 为发射机 </w:t>
      </w:r>
      <m:oMath>
        <m:r>
          <w:rPr>
            <w:rFonts w:ascii="Cambria Math" w:hAnsi="Cambria Math" w:hint="eastAsia"/>
            <w:color w:val="000000"/>
            <w:sz w:val="21"/>
            <w:szCs w:val="21"/>
          </w:rPr>
          <m:t>i</m:t>
        </m:r>
      </m:oMath>
      <w:r>
        <w:rPr>
          <w:rFonts w:ascii="宋体" w:hAnsi="宋体" w:hint="eastAsia"/>
          <w:color w:val="000000"/>
          <w:sz w:val="21"/>
          <w:szCs w:val="21"/>
        </w:rPr>
        <w:t xml:space="preserve"> 的发射功率，</w:t>
      </w:r>
      <m:oMath>
        <m:r>
          <w:rPr>
            <w:rFonts w:ascii="Cambria Math" w:hAnsi="Cambria Math"/>
            <w:color w:val="000000"/>
            <w:sz w:val="21"/>
            <w:szCs w:val="21"/>
          </w:rPr>
          <m:t>c</m:t>
        </m:r>
      </m:oMath>
      <w:r>
        <w:rPr>
          <w:rFonts w:ascii="宋体" w:hAnsi="宋体" w:hint="eastAsia"/>
          <w:color w:val="000000"/>
          <w:sz w:val="21"/>
          <w:szCs w:val="21"/>
        </w:rPr>
        <w:t xml:space="preserve"> 为</w:t>
      </w:r>
      <w:r w:rsidR="00C869B8">
        <w:rPr>
          <w:rFonts w:ascii="宋体" w:hAnsi="宋体" w:hint="eastAsia"/>
          <w:color w:val="000000"/>
          <w:sz w:val="21"/>
          <w:szCs w:val="21"/>
        </w:rPr>
        <w:t>光速</w:t>
      </w:r>
      <w:r>
        <w:rPr>
          <w:rFonts w:ascii="宋体" w:hAnsi="宋体" w:hint="eastAsia"/>
          <w:color w:val="000000"/>
          <w:sz w:val="21"/>
          <w:szCs w:val="21"/>
        </w:rPr>
        <w:t>，</w:t>
      </w:r>
      <m:oMath>
        <m:r>
          <w:rPr>
            <w:rFonts w:ascii="Cambria Math" w:hAnsi="Cambria Math" w:hint="eastAsia"/>
            <w:color w:val="000000"/>
            <w:sz w:val="21"/>
            <w:szCs w:val="21"/>
          </w:rPr>
          <m:t>f</m:t>
        </m:r>
      </m:oMath>
      <w:r w:rsidR="00C869B8">
        <w:rPr>
          <w:rFonts w:ascii="宋体" w:hAnsi="宋体" w:hint="eastAsia"/>
          <w:color w:val="000000"/>
          <w:sz w:val="21"/>
          <w:szCs w:val="21"/>
        </w:rPr>
        <w:t xml:space="preserve"> 为载波频率，</w:t>
      </w:r>
      <w:r>
        <w:rPr>
          <w:rFonts w:ascii="宋体" w:hAnsi="宋体"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oMath>
      <w:r>
        <w:rPr>
          <w:rFonts w:ascii="宋体" w:hAnsi="宋体" w:hint="eastAsia"/>
          <w:color w:val="000000"/>
          <w:sz w:val="21"/>
          <w:szCs w:val="21"/>
        </w:rPr>
        <w:t xml:space="preserve"> 为收发双方的距离，</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oMath>
      <w:r w:rsidR="00C869B8">
        <w:rPr>
          <w:rFonts w:ascii="宋体" w:hAnsi="宋体" w:hint="eastAsia"/>
          <w:color w:val="000000"/>
          <w:sz w:val="21"/>
          <w:szCs w:val="21"/>
        </w:rPr>
        <w:t xml:space="preserve"> 为视距链路情况下附加环境损耗因子，</w:t>
      </w:r>
      <m:oMath>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oMath>
      <w:r>
        <w:rPr>
          <w:rFonts w:ascii="宋体" w:hAnsi="宋体" w:hint="eastAsia"/>
          <w:color w:val="000000"/>
          <w:sz w:val="21"/>
          <w:szCs w:val="21"/>
        </w:rPr>
        <w:t xml:space="preserve"> 为接收机的接收功率。</w:t>
      </w:r>
    </w:p>
    <w:p w14:paraId="4C4117AC" w14:textId="71FB280C" w:rsidR="00FE3A49" w:rsidRDefault="00FE3A49" w:rsidP="00FE3A49">
      <w:pPr>
        <w:spacing w:line="360" w:lineRule="auto"/>
        <w:ind w:firstLineChars="196" w:firstLine="412"/>
        <w:rPr>
          <w:rFonts w:ascii="宋体" w:hAnsi="宋体"/>
          <w:color w:val="000000"/>
          <w:sz w:val="21"/>
          <w:szCs w:val="21"/>
        </w:rPr>
      </w:pPr>
      <w:commentRangeStart w:id="103"/>
      <w:r>
        <w:rPr>
          <w:rFonts w:ascii="宋体" w:hAnsi="宋体" w:hint="eastAsia"/>
          <w:color w:val="000000"/>
          <w:sz w:val="21"/>
          <w:szCs w:val="21"/>
        </w:rPr>
        <w:t>如果接收机和发射机之间有建筑物遮挡，则</w:t>
      </w:r>
      <w:r w:rsidR="000D5AC0">
        <w:rPr>
          <w:rFonts w:ascii="宋体" w:hAnsi="宋体" w:hint="eastAsia"/>
          <w:color w:val="000000"/>
          <w:sz w:val="21"/>
          <w:szCs w:val="21"/>
        </w:rPr>
        <w:t>为</w:t>
      </w:r>
      <w:r>
        <w:rPr>
          <w:rFonts w:ascii="宋体" w:hAnsi="宋体" w:hint="eastAsia"/>
          <w:color w:val="000000"/>
          <w:sz w:val="21"/>
          <w:szCs w:val="21"/>
        </w:rPr>
        <w:t>非视距信道，</w:t>
      </w:r>
      <w:r w:rsidR="00C869B8">
        <w:rPr>
          <w:rFonts w:ascii="宋体" w:hAnsi="宋体" w:hint="eastAsia"/>
          <w:color w:val="000000"/>
          <w:sz w:val="21"/>
          <w:szCs w:val="21"/>
        </w:rPr>
        <w:t>考虑自由空间传播模型以及附加非视距情况下城市环境损耗影响</w:t>
      </w:r>
      <w:r>
        <w:rPr>
          <w:rFonts w:ascii="宋体" w:hAnsi="宋体" w:hint="eastAsia"/>
          <w:color w:val="000000"/>
          <w:sz w:val="21"/>
          <w:szCs w:val="21"/>
        </w:rPr>
        <w:t>：</w:t>
      </w:r>
    </w:p>
    <w:p w14:paraId="4E6B3E38" w14:textId="2F819F76" w:rsidR="00F80692" w:rsidRDefault="003025F9" w:rsidP="00FE3A49">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Sup>
                <m:sSubSupPr>
                  <m:ctrlPr>
                    <w:rPr>
                      <w:rFonts w:ascii="Cambria Math" w:hAnsi="Cambria Math"/>
                      <w:i/>
                      <w:color w:val="000000"/>
                      <w:sz w:val="21"/>
                      <w:szCs w:val="21"/>
                    </w:rPr>
                  </m:ctrlPr>
                </m:sSubSupPr>
                <m:e>
                  <m:r>
                    <w:rPr>
                      <w:rFonts w:ascii="Cambria Math" w:hAnsi="Cambria Math"/>
                      <w:color w:val="000000"/>
                      <w:sz w:val="21"/>
                      <w:szCs w:val="21"/>
                    </w:rPr>
                    <m:t>P</m:t>
                  </m:r>
                </m:e>
                <m:sub>
                  <m:r>
                    <w:rPr>
                      <w:rFonts w:ascii="Cambria Math" w:hAnsi="Cambria Math"/>
                      <w:color w:val="000000"/>
                      <w:sz w:val="21"/>
                      <w:szCs w:val="21"/>
                    </w:rPr>
                    <m:t>r,ij</m:t>
                  </m:r>
                </m:sub>
                <m:sup>
                  <m:r>
                    <w:rPr>
                      <w:rFonts w:ascii="Cambria Math" w:hAnsi="Cambria Math"/>
                      <w:color w:val="000000"/>
                      <w:sz w:val="21"/>
                      <w:szCs w:val="21"/>
                    </w:rPr>
                    <m:t>LOS</m:t>
                  </m:r>
                </m:sup>
              </m:sSub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t,i</m:t>
                  </m:r>
                </m:sub>
              </m:sSub>
              <m:r>
                <w:rPr>
                  <w:rFonts w:ascii="Cambria Math" w:hAnsi="Cambria Math"/>
                  <w:color w:val="000000"/>
                  <w:sz w:val="21"/>
                  <w:szCs w:val="21"/>
                </w:rPr>
                <m:t>·</m:t>
              </m:r>
              <m:sSup>
                <m:sSupPr>
                  <m:ctrlPr>
                    <w:rPr>
                      <w:rFonts w:ascii="Cambria Math" w:hAnsi="Cambria Math"/>
                      <w:i/>
                      <w:color w:val="000000"/>
                      <w:sz w:val="21"/>
                      <w:szCs w:val="21"/>
                    </w:rPr>
                  </m:ctrlPr>
                </m:sSupPr>
                <m:e>
                  <m:d>
                    <m:dPr>
                      <m:ctrlPr>
                        <w:rPr>
                          <w:rFonts w:ascii="Cambria Math" w:hAnsi="Cambria Math"/>
                          <w:i/>
                          <w:color w:val="000000"/>
                          <w:sz w:val="21"/>
                          <w:szCs w:val="21"/>
                        </w:rPr>
                      </m:ctrlPr>
                    </m:dPr>
                    <m:e>
                      <m:f>
                        <m:fPr>
                          <m:ctrlPr>
                            <w:rPr>
                              <w:rFonts w:ascii="Cambria Math" w:hAnsi="Cambria Math"/>
                              <w:i/>
                              <w:color w:val="000000"/>
                              <w:sz w:val="21"/>
                              <w:szCs w:val="21"/>
                            </w:rPr>
                          </m:ctrlPr>
                        </m:fPr>
                        <m:num>
                          <m:r>
                            <w:rPr>
                              <w:rFonts w:ascii="Cambria Math" w:hAnsi="Cambria Math"/>
                              <w:color w:val="000000"/>
                              <w:sz w:val="21"/>
                              <w:szCs w:val="21"/>
                            </w:rPr>
                            <m:t>c</m:t>
                          </m:r>
                        </m:num>
                        <m:den>
                          <m:r>
                            <w:rPr>
                              <w:rFonts w:ascii="Cambria Math" w:hAnsi="Cambria Math"/>
                              <w:color w:val="000000"/>
                              <w:sz w:val="21"/>
                              <w:szCs w:val="21"/>
                            </w:rPr>
                            <m:t>4πf</m:t>
                          </m:r>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ij</m:t>
                              </m:r>
                            </m:sub>
                          </m:sSub>
                        </m:den>
                      </m:f>
                    </m:e>
                  </m:d>
                </m:e>
                <m:sup>
                  <m:r>
                    <w:rPr>
                      <w:rFonts w:ascii="Cambria Math" w:hAnsi="Cambria Math"/>
                      <w:color w:val="000000"/>
                      <w:sz w:val="21"/>
                      <w:szCs w:val="21"/>
                    </w:rPr>
                    <m:t>2</m:t>
                  </m:r>
                </m:sup>
              </m:sSup>
              <m:sSup>
                <m:sSupPr>
                  <m:ctrlPr>
                    <w:rPr>
                      <w:rFonts w:ascii="Cambria Math" w:hAnsi="Cambria Math"/>
                      <w:i/>
                      <w:color w:val="000000"/>
                      <w:sz w:val="21"/>
                      <w:szCs w:val="21"/>
                    </w:rPr>
                  </m:ctrlPr>
                </m:sSupPr>
                <m:e>
                  <m:r>
                    <w:rPr>
                      <w:rFonts w:ascii="Cambria Math" w:hAnsi="Cambria Math"/>
                      <w:color w:val="000000"/>
                      <w:sz w:val="21"/>
                      <w:szCs w:val="21"/>
                    </w:rPr>
                    <m:t>10</m:t>
                  </m:r>
                </m:e>
                <m:sup>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/10</m:t>
                  </m:r>
                </m:sup>
              </m:sSup>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4</m:t>
                  </m:r>
                </m:e>
              </m:d>
            </m:e>
          </m:eqArr>
          <w:commentRangeEnd w:id="103"/>
          <m:r>
            <m:rPr>
              <m:sty m:val="p"/>
            </m:rPr>
            <w:rPr>
              <w:rStyle w:val="ac"/>
            </w:rPr>
            <w:commentReference w:id="103"/>
          </m:r>
        </m:oMath>
      </m:oMathPara>
    </w:p>
    <w:p w14:paraId="4BEB1FF9" w14:textId="3A1C532C" w:rsidR="00FE3A49" w:rsidRDefault="00F80692" w:rsidP="00FE3A49">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oMath>
      <w:r>
        <w:rPr>
          <w:rFonts w:ascii="宋体" w:hAnsi="宋体" w:hint="eastAsia"/>
          <w:color w:val="000000"/>
          <w:sz w:val="21"/>
          <w:szCs w:val="21"/>
        </w:rPr>
        <w:t>为</w:t>
      </w:r>
      <w:r w:rsidR="00C869B8">
        <w:rPr>
          <w:rFonts w:ascii="宋体" w:hAnsi="宋体" w:hint="eastAsia"/>
          <w:color w:val="000000"/>
          <w:sz w:val="21"/>
          <w:szCs w:val="21"/>
        </w:rPr>
        <w:t>非视距距链路情况下附加环境损耗因子</w:t>
      </w:r>
      <w:r w:rsidR="00FE3A49" w:rsidRPr="00FE3A49">
        <w:rPr>
          <w:rFonts w:ascii="宋体" w:hAnsi="宋体"/>
          <w:color w:val="000000"/>
          <w:sz w:val="21"/>
          <w:szCs w:val="21"/>
        </w:rPr>
        <w:t>以</w:t>
      </w:r>
      <w:r>
        <w:rPr>
          <w:rFonts w:ascii="宋体" w:hAnsi="宋体" w:hint="eastAsia"/>
          <w:color w:val="000000"/>
          <w:sz w:val="21"/>
          <w:szCs w:val="21"/>
        </w:rPr>
        <w:t>提供确定性的路径损耗</w:t>
      </w:r>
      <w:r w:rsidR="00FE41DE">
        <w:rPr>
          <w:rFonts w:ascii="宋体" w:hAnsi="宋体" w:hint="eastAsia"/>
          <w:color w:val="000000"/>
          <w:sz w:val="21"/>
          <w:szCs w:val="21"/>
        </w:rPr>
        <w:t>。</w:t>
      </w:r>
      <w:r w:rsidR="00C869B8">
        <w:rPr>
          <w:rFonts w:ascii="宋体" w:hAnsi="宋体" w:hint="eastAsia"/>
          <w:color w:val="000000"/>
          <w:sz w:val="21"/>
          <w:szCs w:val="21"/>
        </w:rPr>
        <w:t>参考</w:t>
      </w:r>
      <w:r w:rsidR="00FE41DE">
        <w:rPr>
          <w:rFonts w:ascii="宋体" w:hAnsi="宋体" w:hint="eastAsia"/>
          <w:color w:val="000000"/>
          <w:sz w:val="21"/>
          <w:szCs w:val="21"/>
        </w:rPr>
        <w:t>论文</w:t>
      </w:r>
      <w:r w:rsidR="00FE41DE">
        <w:rPr>
          <w:rFonts w:ascii="宋体" w:hAnsi="宋体"/>
          <w:color w:val="000000"/>
          <w:sz w:val="21"/>
          <w:szCs w:val="21"/>
        </w:rPr>
        <w:fldChar w:fldCharType="begin"/>
      </w:r>
      <w:r w:rsidR="00FE41DE">
        <w:rPr>
          <w:rFonts w:ascii="宋体" w:hAnsi="宋体"/>
          <w:color w:val="000000"/>
          <w:sz w:val="21"/>
          <w:szCs w:val="21"/>
        </w:rPr>
        <w:instrText xml:space="preserve"> REF _Ref212644372 \r \h </w:instrText>
      </w:r>
      <w:r w:rsidR="00FE41DE">
        <w:rPr>
          <w:rFonts w:ascii="宋体" w:hAnsi="宋体"/>
          <w:color w:val="000000"/>
          <w:sz w:val="21"/>
          <w:szCs w:val="21"/>
        </w:rPr>
      </w:r>
      <w:r w:rsidR="00FE41DE">
        <w:rPr>
          <w:rFonts w:ascii="宋体" w:hAnsi="宋体"/>
          <w:color w:val="000000"/>
          <w:sz w:val="21"/>
          <w:szCs w:val="21"/>
        </w:rPr>
        <w:fldChar w:fldCharType="separate"/>
      </w:r>
      <w:r w:rsidR="00FE41DE">
        <w:rPr>
          <w:rFonts w:ascii="宋体" w:hAnsi="宋体"/>
          <w:color w:val="000000"/>
          <w:sz w:val="21"/>
          <w:szCs w:val="21"/>
        </w:rPr>
        <w:t>[20]</w:t>
      </w:r>
      <w:r w:rsidR="00FE41DE">
        <w:rPr>
          <w:rFonts w:ascii="宋体" w:hAnsi="宋体"/>
          <w:color w:val="000000"/>
          <w:sz w:val="21"/>
          <w:szCs w:val="21"/>
        </w:rPr>
        <w:fldChar w:fldCharType="end"/>
      </w:r>
      <w:r w:rsidR="00C869B8">
        <w:rPr>
          <w:rFonts w:ascii="宋体" w:hAnsi="宋体" w:hint="eastAsia"/>
          <w:color w:val="000000"/>
          <w:sz w:val="21"/>
          <w:szCs w:val="21"/>
        </w:rPr>
        <w:t>，</w:t>
      </w:r>
      <w:r w:rsidR="00FE41DE">
        <w:rPr>
          <w:rFonts w:ascii="宋体" w:hAnsi="宋体" w:hint="eastAsia"/>
          <w:color w:val="000000"/>
          <w:sz w:val="21"/>
          <w:szCs w:val="21"/>
        </w:rPr>
        <w:t xml:space="preserve">城市环境下一般取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LOS</m:t>
            </m:r>
          </m:sub>
        </m:sSub>
        <m:r>
          <w:rPr>
            <w:rFonts w:ascii="Cambria Math" w:hAnsi="Cambria Math"/>
            <w:color w:val="000000"/>
            <w:sz w:val="21"/>
            <w:szCs w:val="21"/>
          </w:rPr>
          <m:t>=1.0</m:t>
        </m:r>
      </m:oMath>
      <w:r w:rsidR="00FE41DE">
        <w:rPr>
          <w:rFonts w:ascii="宋体" w:hAnsi="宋体" w:hint="eastAsia"/>
          <w:color w:val="000000"/>
          <w:sz w:val="21"/>
          <w:szCs w:val="21"/>
        </w:rPr>
        <w:t>,</w:t>
      </w:r>
      <w:r w:rsidR="00FE41DE" w:rsidRPr="00FE41DE">
        <w:rPr>
          <w:rFonts w:ascii="Cambria Math" w:hAnsi="Cambria Math"/>
          <w:i/>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η</m:t>
            </m:r>
          </m:e>
          <m:sub>
            <m:r>
              <w:rPr>
                <w:rFonts w:ascii="Cambria Math" w:hAnsi="Cambria Math"/>
                <w:color w:val="000000"/>
                <w:sz w:val="21"/>
                <w:szCs w:val="21"/>
              </w:rPr>
              <m:t>NLOS</m:t>
            </m:r>
          </m:sub>
        </m:sSub>
        <m:r>
          <w:rPr>
            <w:rFonts w:ascii="Cambria Math" w:hAnsi="Cambria Math"/>
            <w:color w:val="000000"/>
            <w:sz w:val="21"/>
            <w:szCs w:val="21"/>
          </w:rPr>
          <m:t>=20</m:t>
        </m:r>
      </m:oMath>
      <w:r w:rsidR="00FE3A49" w:rsidRPr="00FE3A49">
        <w:rPr>
          <w:rFonts w:ascii="宋体" w:hAnsi="宋体"/>
          <w:color w:val="000000"/>
          <w:sz w:val="21"/>
          <w:szCs w:val="21"/>
        </w:rPr>
        <w:t>。</w:t>
      </w:r>
    </w:p>
    <w:p w14:paraId="191DDE0F" w14:textId="3BF54093" w:rsidR="00FE3A49" w:rsidRDefault="008F1D72" w:rsidP="00FE3A49">
      <w:pPr>
        <w:spacing w:line="360" w:lineRule="auto"/>
        <w:ind w:firstLineChars="196" w:firstLine="412"/>
        <w:rPr>
          <w:rFonts w:ascii="宋体" w:hAnsi="宋体"/>
          <w:color w:val="000000"/>
          <w:sz w:val="21"/>
          <w:szCs w:val="21"/>
        </w:rPr>
      </w:pPr>
      <w:commentRangeStart w:id="104"/>
      <w:r>
        <w:rPr>
          <w:rFonts w:ascii="宋体" w:hAnsi="宋体" w:hint="eastAsia"/>
          <w:color w:val="000000"/>
          <w:sz w:val="21"/>
          <w:szCs w:val="21"/>
        </w:rPr>
        <w:t>由于干扰信号的存在，收发双</w:t>
      </w:r>
      <w:r w:rsidR="00FE41DE">
        <w:rPr>
          <w:rFonts w:ascii="宋体" w:hAnsi="宋体" w:hint="eastAsia"/>
          <w:color w:val="000000"/>
          <w:sz w:val="21"/>
          <w:szCs w:val="21"/>
        </w:rPr>
        <w:t>方与其的距离不同会导致</w:t>
      </w:r>
      <w:r w:rsidRPr="007579BC">
        <w:rPr>
          <w:color w:val="000000"/>
          <w:sz w:val="21"/>
          <w:szCs w:val="21"/>
        </w:rPr>
        <w:t>SIN</w:t>
      </w:r>
      <w:r>
        <w:rPr>
          <w:color w:val="000000"/>
          <w:sz w:val="21"/>
          <w:szCs w:val="21"/>
        </w:rPr>
        <w:t>R</w:t>
      </w:r>
      <w:r>
        <w:rPr>
          <w:rFonts w:hint="eastAsia"/>
          <w:color w:val="000000"/>
          <w:sz w:val="21"/>
          <w:szCs w:val="21"/>
        </w:rPr>
        <w:t>存在差异，需要</w:t>
      </w:r>
      <w:r w:rsidR="00FE3A49">
        <w:rPr>
          <w:rFonts w:ascii="宋体" w:hAnsi="宋体" w:hint="eastAsia"/>
          <w:color w:val="000000"/>
          <w:sz w:val="21"/>
          <w:szCs w:val="21"/>
        </w:rPr>
        <w:t>通过计算</w:t>
      </w:r>
      <w:r w:rsidR="00F80692">
        <w:rPr>
          <w:rFonts w:ascii="宋体" w:hAnsi="宋体" w:hint="eastAsia"/>
          <w:color w:val="000000"/>
          <w:sz w:val="21"/>
          <w:szCs w:val="21"/>
        </w:rPr>
        <w:t>双向</w:t>
      </w:r>
      <w:r w:rsidR="00F80692">
        <w:rPr>
          <w:rFonts w:ascii="宋体" w:hAnsi="宋体"/>
          <w:color w:val="000000"/>
          <w:sz w:val="21"/>
          <w:szCs w:val="21"/>
        </w:rPr>
        <w:t>SINR</w:t>
      </w:r>
      <w:r>
        <w:rPr>
          <w:rFonts w:ascii="宋体" w:hAnsi="宋体" w:hint="eastAsia"/>
          <w:color w:val="000000"/>
          <w:sz w:val="21"/>
          <w:szCs w:val="21"/>
        </w:rPr>
        <w:t>，并</w:t>
      </w:r>
      <w:r w:rsidR="007579BC">
        <w:rPr>
          <w:rFonts w:ascii="宋体" w:hAnsi="宋体" w:hint="eastAsia"/>
          <w:color w:val="000000"/>
          <w:sz w:val="21"/>
          <w:szCs w:val="21"/>
        </w:rPr>
        <w:t>以</w:t>
      </w:r>
      <w:r w:rsidR="00FE3A49">
        <w:rPr>
          <w:rFonts w:ascii="宋体" w:hAnsi="宋体" w:hint="eastAsia"/>
          <w:color w:val="000000"/>
          <w:sz w:val="21"/>
          <w:szCs w:val="21"/>
        </w:rPr>
        <w:t>门限</w:t>
      </w:r>
      <w:r w:rsidR="00F80692">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oMath>
      <w:r w:rsidR="00F80692">
        <w:rPr>
          <w:rFonts w:ascii="宋体" w:hAnsi="宋体" w:hint="eastAsia"/>
          <w:color w:val="000000"/>
          <w:sz w:val="21"/>
          <w:szCs w:val="21"/>
        </w:rPr>
        <w:t xml:space="preserve"> 作为通信</w:t>
      </w:r>
      <w:r>
        <w:rPr>
          <w:rFonts w:ascii="宋体" w:hAnsi="宋体" w:hint="eastAsia"/>
          <w:color w:val="000000"/>
          <w:sz w:val="21"/>
          <w:szCs w:val="21"/>
        </w:rPr>
        <w:t>链路是否</w:t>
      </w:r>
      <w:r w:rsidR="00FE41DE">
        <w:rPr>
          <w:rFonts w:ascii="宋体" w:hAnsi="宋体" w:hint="eastAsia"/>
          <w:color w:val="000000"/>
          <w:sz w:val="21"/>
          <w:szCs w:val="21"/>
        </w:rPr>
        <w:t>双向</w:t>
      </w:r>
      <w:r w:rsidR="00F80692">
        <w:rPr>
          <w:rFonts w:ascii="宋体" w:hAnsi="宋体" w:hint="eastAsia"/>
          <w:color w:val="000000"/>
          <w:sz w:val="21"/>
          <w:szCs w:val="21"/>
        </w:rPr>
        <w:t>连通的</w:t>
      </w:r>
      <w:r w:rsidR="007579BC">
        <w:rPr>
          <w:rFonts w:ascii="宋体" w:hAnsi="宋体" w:hint="eastAsia"/>
          <w:color w:val="000000"/>
          <w:sz w:val="21"/>
          <w:szCs w:val="21"/>
        </w:rPr>
        <w:t>判断依据</w:t>
      </w:r>
      <w:r w:rsidR="00FE3A49">
        <w:rPr>
          <w:rFonts w:ascii="宋体" w:hAnsi="宋体" w:hint="eastAsia"/>
          <w:color w:val="000000"/>
          <w:sz w:val="21"/>
          <w:szCs w:val="21"/>
        </w:rPr>
        <w:t>。</w:t>
      </w:r>
      <w:r w:rsidR="00C6178A">
        <w:rPr>
          <w:rFonts w:ascii="宋体" w:hAnsi="宋体" w:hint="eastAsia"/>
          <w:color w:val="000000"/>
          <w:sz w:val="21"/>
          <w:szCs w:val="21"/>
        </w:rPr>
        <w:t xml:space="preserve">从发射机 </w:t>
      </w:r>
      <m:oMath>
        <m:r>
          <w:rPr>
            <w:rFonts w:ascii="Cambria Math" w:hAnsi="Cambria Math"/>
            <w:color w:val="000000"/>
            <w:sz w:val="21"/>
            <w:szCs w:val="21"/>
          </w:rPr>
          <m:t>i</m:t>
        </m:r>
      </m:oMath>
      <w:r w:rsidR="00C6178A">
        <w:rPr>
          <w:rFonts w:ascii="宋体" w:hAnsi="宋体" w:hint="eastAsia"/>
          <w:color w:val="000000"/>
          <w:sz w:val="21"/>
          <w:szCs w:val="21"/>
        </w:rPr>
        <w:t xml:space="preserve"> 到接收机 </w:t>
      </w:r>
      <m:oMath>
        <m:r>
          <w:rPr>
            <w:rFonts w:ascii="Cambria Math" w:hAnsi="Cambria Math" w:hint="eastAsia"/>
            <w:color w:val="000000"/>
            <w:sz w:val="21"/>
            <w:szCs w:val="21"/>
          </w:rPr>
          <m:t>j</m:t>
        </m:r>
      </m:oMath>
      <w:r w:rsidR="00C6178A">
        <w:rPr>
          <w:rFonts w:ascii="宋体" w:hAnsi="宋体" w:hint="eastAsia"/>
          <w:color w:val="000000"/>
          <w:sz w:val="21"/>
          <w:szCs w:val="21"/>
        </w:rPr>
        <w:t xml:space="preserve"> 的接收 </w:t>
      </w:r>
      <m:oMath>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oMath>
      <w:r w:rsidR="00C6178A">
        <w:rPr>
          <w:rFonts w:ascii="宋体" w:hAnsi="宋体" w:hint="eastAsia"/>
          <w:color w:val="000000"/>
          <w:sz w:val="21"/>
          <w:szCs w:val="21"/>
        </w:rPr>
        <w:t xml:space="preserve"> 为：</w:t>
      </w:r>
    </w:p>
    <w:p w14:paraId="2215F253" w14:textId="72AF75CC" w:rsidR="00F80692" w:rsidRPr="00946478" w:rsidRDefault="003025F9" w:rsidP="00C6178A">
      <w:pPr>
        <w:spacing w:line="360" w:lineRule="auto"/>
        <w:ind w:firstLineChars="196" w:firstLine="412"/>
        <w:rPr>
          <w:rFonts w:ascii="宋体" w:hAnsi="宋体"/>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color w:val="000000"/>
                  <w:sz w:val="21"/>
                  <w:szCs w:val="21"/>
                </w:rPr>
                <m:t>=10log(</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r,ij</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r>
                    <w:rPr>
                      <w:rFonts w:ascii="Cambria Math" w:hAnsi="Cambria Math"/>
                      <w:color w:val="000000"/>
                      <w:sz w:val="21"/>
                      <w:szCs w:val="21"/>
                    </w:rPr>
                    <m:t>B</m:t>
                  </m:r>
                  <m:ctrlPr>
                    <w:rPr>
                      <w:rFonts w:ascii="Cambria Math" w:hAnsi="Cambria Math"/>
                      <w:i/>
                      <w:color w:val="000000"/>
                      <w:sz w:val="21"/>
                      <w:szCs w:val="21"/>
                    </w:rPr>
                  </m:ctrlP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5</m:t>
                  </m:r>
                </m:e>
              </m:d>
            </m:e>
          </m:eqArr>
        </m:oMath>
      </m:oMathPara>
    </w:p>
    <w:p w14:paraId="270CF104" w14:textId="7BCDBC82" w:rsidR="00B2357F" w:rsidRDefault="00C6178A"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其中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hint="eastAsia"/>
                <w:color w:val="000000"/>
                <w:sz w:val="21"/>
                <w:szCs w:val="21"/>
              </w:rPr>
              <m:t>r</m:t>
            </m:r>
            <m:r>
              <w:rPr>
                <w:rFonts w:ascii="Cambria Math" w:hAnsi="Cambria Math"/>
                <w:color w:val="000000"/>
                <w:sz w:val="21"/>
                <w:szCs w:val="21"/>
              </w:rPr>
              <m:t>,</m:t>
            </m:r>
            <m:r>
              <w:rPr>
                <w:rFonts w:ascii="Cambria Math" w:hAnsi="Cambria Math" w:hint="eastAsia"/>
                <w:color w:val="000000"/>
                <w:sz w:val="21"/>
                <w:szCs w:val="21"/>
              </w:rPr>
              <m:t>p</m:t>
            </m:r>
            <m:r>
              <w:rPr>
                <w:rFonts w:ascii="Cambria Math" w:hAnsi="Cambria Math"/>
                <w:color w:val="000000"/>
                <w:sz w:val="21"/>
                <w:szCs w:val="21"/>
              </w:rPr>
              <m:t>j</m:t>
            </m:r>
          </m:sub>
        </m:sSub>
      </m:oMath>
      <w:r>
        <w:rPr>
          <w:rFonts w:ascii="宋体" w:hAnsi="宋体" w:hint="eastAsia"/>
          <w:color w:val="000000"/>
          <w:sz w:val="21"/>
          <w:szCs w:val="21"/>
        </w:rPr>
        <w:t xml:space="preserve"> 为接收机 </w:t>
      </w:r>
      <m:oMath>
        <m:r>
          <w:rPr>
            <w:rFonts w:ascii="Cambria Math" w:hAnsi="Cambria Math" w:hint="eastAsia"/>
            <w:color w:val="000000"/>
            <w:sz w:val="21"/>
            <w:szCs w:val="21"/>
          </w:rPr>
          <m:t>j</m:t>
        </m:r>
      </m:oMath>
      <w:r>
        <w:rPr>
          <w:rFonts w:ascii="宋体" w:hAnsi="宋体" w:hint="eastAsia"/>
          <w:color w:val="000000"/>
          <w:sz w:val="21"/>
          <w:szCs w:val="21"/>
        </w:rPr>
        <w:t xml:space="preserve"> 接收到的干扰功率，</w:t>
      </w:r>
      <m:oMath>
        <m:sSub>
          <m:sSubPr>
            <m:ctrlPr>
              <w:rPr>
                <w:rFonts w:ascii="Cambria Math" w:hAnsi="Cambria Math"/>
                <w:i/>
                <w:color w:val="000000"/>
                <w:sz w:val="21"/>
                <w:szCs w:val="21"/>
              </w:rPr>
            </m:ctrlPr>
          </m:sSubPr>
          <m:e>
            <m:r>
              <w:rPr>
                <w:rFonts w:ascii="Cambria Math" w:hAnsi="Cambria Math"/>
                <w:color w:val="000000"/>
                <w:sz w:val="21"/>
                <w:szCs w:val="21"/>
              </w:rPr>
              <m:t>N</m:t>
            </m:r>
          </m:e>
          <m:sub>
            <m:r>
              <w:rPr>
                <w:rFonts w:ascii="Cambria Math" w:hAnsi="Cambria Math"/>
                <w:color w:val="000000"/>
                <w:sz w:val="21"/>
                <w:szCs w:val="21"/>
              </w:rPr>
              <m:t>0</m:t>
            </m:r>
          </m:sub>
        </m:sSub>
      </m:oMath>
      <w:r>
        <w:rPr>
          <w:rFonts w:ascii="宋体" w:hAnsi="宋体" w:hint="eastAsia"/>
          <w:color w:val="000000"/>
          <w:sz w:val="21"/>
          <w:szCs w:val="21"/>
        </w:rPr>
        <w:t xml:space="preserve"> 为白噪声功率谱密度，</w:t>
      </w:r>
      <m:oMath>
        <m:r>
          <w:rPr>
            <w:rFonts w:ascii="Cambria Math" w:hAnsi="Cambria Math"/>
            <w:color w:val="000000"/>
            <w:sz w:val="21"/>
            <w:szCs w:val="21"/>
          </w:rPr>
          <m:t>B</m:t>
        </m:r>
      </m:oMath>
      <w:r>
        <w:rPr>
          <w:rFonts w:ascii="宋体" w:hAnsi="宋体" w:hint="eastAsia"/>
          <w:color w:val="000000"/>
          <w:sz w:val="21"/>
          <w:szCs w:val="21"/>
        </w:rPr>
        <w:t xml:space="preserve"> 为带宽。接收功率</w:t>
      </w:r>
      <w:r w:rsidR="000D5AC0">
        <w:rPr>
          <w:rFonts w:ascii="宋体" w:hAnsi="宋体" w:hint="eastAsia"/>
          <w:color w:val="000000"/>
          <w:sz w:val="21"/>
          <w:szCs w:val="21"/>
        </w:rPr>
        <w:t>由发射功率和信道模型计算得出，根据是否是视距信道选择。</w:t>
      </w:r>
      <w:commentRangeEnd w:id="104"/>
      <w:r w:rsidR="00A510D3">
        <w:rPr>
          <w:rStyle w:val="ac"/>
        </w:rPr>
        <w:commentReference w:id="104"/>
      </w:r>
    </w:p>
    <w:p w14:paraId="1EC5B84C" w14:textId="37E54385" w:rsidR="000D5AC0" w:rsidRDefault="000D5AC0" w:rsidP="000D5AC0">
      <w:pPr>
        <w:spacing w:line="360" w:lineRule="auto"/>
        <w:ind w:firstLineChars="196" w:firstLine="412"/>
        <w:rPr>
          <w:rFonts w:ascii="宋体" w:hAnsi="宋体"/>
          <w:color w:val="000000"/>
          <w:sz w:val="21"/>
          <w:szCs w:val="21"/>
        </w:rPr>
      </w:pPr>
      <w:r>
        <w:rPr>
          <w:rFonts w:ascii="宋体" w:hAnsi="宋体" w:hint="eastAsia"/>
          <w:color w:val="000000"/>
          <w:sz w:val="21"/>
          <w:szCs w:val="21"/>
        </w:rPr>
        <w:t xml:space="preserve">对无人机 </w:t>
      </w:r>
      <m:oMath>
        <m:r>
          <w:rPr>
            <w:rFonts w:ascii="Cambria Math" w:hAnsi="Cambria Math"/>
            <w:color w:val="000000"/>
            <w:sz w:val="21"/>
            <w:szCs w:val="21"/>
          </w:rPr>
          <m:t>i</m:t>
        </m:r>
      </m:oMath>
      <w:r>
        <w:rPr>
          <w:rFonts w:ascii="宋体" w:hAnsi="宋体" w:hint="eastAsia"/>
          <w:color w:val="000000"/>
          <w:sz w:val="21"/>
          <w:szCs w:val="21"/>
        </w:rPr>
        <w:t xml:space="preserve"> 和无人机 </w:t>
      </w:r>
      <m:oMath>
        <m:r>
          <w:rPr>
            <w:rFonts w:ascii="Cambria Math" w:hAnsi="Cambria Math" w:hint="eastAsia"/>
            <w:color w:val="000000"/>
            <w:sz w:val="21"/>
            <w:szCs w:val="21"/>
          </w:rPr>
          <m:t>j</m:t>
        </m:r>
      </m:oMath>
      <w:r>
        <w:rPr>
          <w:rFonts w:ascii="宋体" w:hAnsi="宋体" w:hint="eastAsia"/>
          <w:color w:val="000000"/>
          <w:sz w:val="21"/>
          <w:szCs w:val="21"/>
        </w:rPr>
        <w:t xml:space="preserve"> 之间的通信链路，如果满足：</w:t>
      </w:r>
    </w:p>
    <w:p w14:paraId="547E25C2" w14:textId="5800D867" w:rsidR="000D5AC0" w:rsidRDefault="003025F9" w:rsidP="000D5AC0">
      <w:pPr>
        <w:spacing w:line="360" w:lineRule="auto"/>
        <w:ind w:firstLineChars="196" w:firstLine="412"/>
        <w:rPr>
          <w:rFonts w:ascii="宋体" w:hAnsi="宋体"/>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color w:val="000000"/>
                      <w:sz w:val="21"/>
                      <w:szCs w:val="21"/>
                    </w:rPr>
                    <m:t>ij</m:t>
                  </m:r>
                </m:sub>
              </m:sSub>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hint="eastAsia"/>
                  <w:color w:val="000000"/>
                  <w:sz w:val="21"/>
                  <w:szCs w:val="21"/>
                </w:rPr>
                <m:t>,</m:t>
              </m:r>
              <w:bookmarkStart w:id="105" w:name="OLE_LINK8"/>
              <m:sSub>
                <m:sSubPr>
                  <m:ctrlPr>
                    <w:rPr>
                      <w:rFonts w:ascii="Cambria Math" w:hAnsi="Cambria Math"/>
                      <w:i/>
                      <w:color w:val="000000"/>
                      <w:sz w:val="21"/>
                      <w:szCs w:val="21"/>
                    </w:rPr>
                  </m:ctrlPr>
                </m:sSubPr>
                <m:e>
                  <m:r>
                    <m:rPr>
                      <m:nor/>
                    </m:rPr>
                    <w:rPr>
                      <w:rFonts w:ascii="Cambria Math" w:hAnsi="Cambria Math"/>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w:bookmarkEnd w:id="105"/>
              <m:r>
                <w:rPr>
                  <w:rFonts w:ascii="Cambria Math" w:hAnsi="Cambria Math" w:hint="eastAsia"/>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γ</m:t>
                  </m:r>
                </m:e>
                <m:sub>
                  <m:r>
                    <m:rPr>
                      <m:nor/>
                    </m:rPr>
                    <w:rPr>
                      <w:rFonts w:ascii="宋体" w:hAnsi="宋体"/>
                      <w:color w:val="000000"/>
                      <w:sz w:val="21"/>
                      <w:szCs w:val="21"/>
                    </w:rPr>
                    <m:t>th</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6</m:t>
                  </m:r>
                </m:e>
              </m:d>
            </m:e>
          </m:eqArr>
        </m:oMath>
      </m:oMathPara>
    </w:p>
    <w:p w14:paraId="1791ACEF" w14:textId="3327819F" w:rsidR="00634331" w:rsidRDefault="00B2357F" w:rsidP="0098510E">
      <w:pPr>
        <w:spacing w:line="360" w:lineRule="auto"/>
        <w:ind w:firstLineChars="196" w:firstLine="412"/>
        <w:rPr>
          <w:rFonts w:ascii="宋体" w:hAnsi="宋体"/>
          <w:color w:val="000000"/>
          <w:sz w:val="21"/>
          <w:szCs w:val="21"/>
        </w:rPr>
      </w:pPr>
      <w:r w:rsidRPr="00B2357F">
        <w:rPr>
          <w:rFonts w:ascii="宋体" w:hAnsi="宋体" w:hint="eastAsia"/>
          <w:color w:val="000000"/>
          <w:sz w:val="21"/>
          <w:szCs w:val="21"/>
        </w:rPr>
        <w:t>则认为</w:t>
      </w:r>
      <w:r w:rsidR="000D5AC0">
        <w:rPr>
          <w:rFonts w:ascii="宋体" w:hAnsi="宋体" w:hint="eastAsia"/>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i</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和 </w:t>
      </w:r>
      <m:oMath>
        <m:sSub>
          <m:sSubPr>
            <m:ctrlPr>
              <w:rPr>
                <w:rFonts w:ascii="Cambria Math" w:hAnsi="Cambria Math"/>
                <w:color w:val="000000"/>
                <w:sz w:val="21"/>
                <w:szCs w:val="21"/>
              </w:rPr>
            </m:ctrlPr>
          </m:sSubPr>
          <m:e>
            <m:r>
              <w:rPr>
                <w:rFonts w:ascii="Cambria Math" w:hAnsi="Cambria Math"/>
                <w:color w:val="000000"/>
                <w:sz w:val="21"/>
                <w:szCs w:val="21"/>
              </w:rPr>
              <m:t>u</m:t>
            </m:r>
          </m:e>
          <m:sub>
            <m:r>
              <w:rPr>
                <w:rFonts w:ascii="Cambria Math" w:hAnsi="Cambria Math"/>
                <w:color w:val="000000"/>
                <w:sz w:val="21"/>
                <w:szCs w:val="21"/>
              </w:rPr>
              <m:t>j</m:t>
            </m:r>
            <m:r>
              <m:rPr>
                <m:sty m:val="p"/>
              </m:rPr>
              <w:rPr>
                <w:rFonts w:ascii="Cambria Math" w:hAnsi="Cambria Math"/>
                <w:color w:val="000000"/>
                <w:sz w:val="21"/>
                <w:szCs w:val="21"/>
              </w:rPr>
              <m:t>​</m:t>
            </m:r>
          </m:sub>
        </m:sSub>
      </m:oMath>
      <w:r w:rsidR="000D5AC0">
        <w:rPr>
          <w:rFonts w:ascii="宋体" w:hAnsi="宋体" w:hint="eastAsia"/>
          <w:color w:val="000000"/>
          <w:sz w:val="21"/>
          <w:szCs w:val="21"/>
        </w:rPr>
        <w:t xml:space="preserve"> </w:t>
      </w:r>
      <w:r w:rsidRPr="00B2357F">
        <w:rPr>
          <w:rFonts w:ascii="宋体" w:hAnsi="宋体" w:hint="eastAsia"/>
          <w:color w:val="000000"/>
          <w:sz w:val="21"/>
          <w:szCs w:val="21"/>
        </w:rPr>
        <w:t>之间存在有效的通信</w:t>
      </w:r>
      <w:r w:rsidR="000D5AC0">
        <w:rPr>
          <w:rFonts w:ascii="宋体" w:hAnsi="宋体" w:hint="eastAsia"/>
          <w:color w:val="000000"/>
          <w:sz w:val="21"/>
          <w:szCs w:val="21"/>
        </w:rPr>
        <w:t>链路</w:t>
      </w:r>
      <w:r w:rsidR="0098510E">
        <w:rPr>
          <w:rFonts w:ascii="宋体" w:hAnsi="宋体" w:hint="eastAsia"/>
          <w:color w:val="000000"/>
          <w:sz w:val="21"/>
          <w:szCs w:val="21"/>
        </w:rPr>
        <w:t>。</w:t>
      </w:r>
      <w:r w:rsidR="00DC261A">
        <w:rPr>
          <w:rFonts w:ascii="宋体" w:hAnsi="宋体" w:hint="eastAsia"/>
          <w:color w:val="000000"/>
          <w:sz w:val="21"/>
          <w:szCs w:val="21"/>
        </w:rPr>
        <w:t>而整个无人机集群如果任意两个无人机都存在有效的单跳或多跳通信链路，则认为该网络的是连通的。</w:t>
      </w:r>
    </w:p>
    <w:bookmarkEnd w:id="97"/>
    <w:p w14:paraId="36AD61C4" w14:textId="53580682" w:rsidR="00222F6C" w:rsidRDefault="0079034F" w:rsidP="00C631A8">
      <w:pPr>
        <w:spacing w:line="360" w:lineRule="auto"/>
        <w:outlineLvl w:val="0"/>
        <w:rPr>
          <w:rFonts w:ascii="宋体" w:hAnsi="宋体"/>
          <w:b/>
          <w:color w:val="000000"/>
          <w:sz w:val="28"/>
          <w:szCs w:val="28"/>
        </w:rPr>
      </w:pPr>
      <w:r>
        <w:rPr>
          <w:rFonts w:ascii="宋体" w:hAnsi="宋体"/>
          <w:b/>
          <w:color w:val="000000"/>
          <w:sz w:val="28"/>
          <w:szCs w:val="28"/>
        </w:rPr>
        <w:lastRenderedPageBreak/>
        <w:t>3</w:t>
      </w:r>
      <w:r w:rsidR="00E8093C" w:rsidRPr="00222F6C">
        <w:rPr>
          <w:rFonts w:ascii="宋体" w:hAnsi="宋体" w:hint="eastAsia"/>
          <w:b/>
          <w:color w:val="000000"/>
          <w:sz w:val="28"/>
          <w:szCs w:val="28"/>
        </w:rPr>
        <w:t xml:space="preserve"> </w:t>
      </w:r>
      <w:bookmarkStart w:id="106" w:name="_Hlk210638954"/>
      <w:r w:rsidR="00D03B5B">
        <w:rPr>
          <w:rFonts w:ascii="宋体" w:hAnsi="宋体" w:hint="eastAsia"/>
          <w:b/>
          <w:color w:val="000000"/>
          <w:sz w:val="28"/>
          <w:szCs w:val="28"/>
        </w:rPr>
        <w:t>C</w:t>
      </w:r>
      <w:r w:rsidR="00D03B5B">
        <w:rPr>
          <w:rFonts w:ascii="宋体" w:hAnsi="宋体"/>
          <w:b/>
          <w:color w:val="000000"/>
          <w:sz w:val="28"/>
          <w:szCs w:val="28"/>
        </w:rPr>
        <w:t>L-RRT*-APF</w:t>
      </w:r>
      <w:bookmarkEnd w:id="106"/>
      <w:r w:rsidR="00D03B5B">
        <w:rPr>
          <w:rFonts w:ascii="宋体" w:hAnsi="宋体" w:hint="eastAsia"/>
          <w:b/>
          <w:color w:val="000000"/>
          <w:sz w:val="28"/>
          <w:szCs w:val="28"/>
        </w:rPr>
        <w:t>算法</w:t>
      </w:r>
    </w:p>
    <w:p w14:paraId="72FE8F47" w14:textId="6CEDE344" w:rsidR="000521FD" w:rsidRPr="000521FD" w:rsidRDefault="000521FD" w:rsidP="00C631A8">
      <w:pPr>
        <w:spacing w:line="360" w:lineRule="auto"/>
        <w:outlineLvl w:val="0"/>
        <w:rPr>
          <w:b/>
          <w:sz w:val="21"/>
          <w:szCs w:val="21"/>
        </w:rPr>
      </w:pPr>
      <w:r w:rsidRPr="000521FD">
        <w:rPr>
          <w:rFonts w:hint="eastAsia"/>
          <w:b/>
          <w:sz w:val="21"/>
          <w:szCs w:val="21"/>
        </w:rPr>
        <w:t>3</w:t>
      </w:r>
      <w:r w:rsidRPr="000521FD">
        <w:rPr>
          <w:b/>
          <w:sz w:val="21"/>
          <w:szCs w:val="21"/>
        </w:rPr>
        <w:t xml:space="preserve">.1 </w:t>
      </w:r>
      <w:del w:id="107" w:author="Lianghui Ding" w:date="2025-11-09T13:55:00Z">
        <w:r w:rsidRPr="000521FD" w:rsidDel="004E7C0B">
          <w:rPr>
            <w:rFonts w:hint="eastAsia"/>
            <w:b/>
            <w:sz w:val="21"/>
            <w:szCs w:val="21"/>
          </w:rPr>
          <w:delText>分簇分层协同</w:delText>
        </w:r>
      </w:del>
      <w:ins w:id="108" w:author="Lianghui Ding" w:date="2025-11-09T13:55:00Z">
        <w:r w:rsidR="004E7C0B">
          <w:rPr>
            <w:rFonts w:hint="eastAsia"/>
            <w:b/>
            <w:sz w:val="21"/>
            <w:szCs w:val="21"/>
          </w:rPr>
          <w:t>总体</w:t>
        </w:r>
      </w:ins>
      <w:r w:rsidRPr="000521FD">
        <w:rPr>
          <w:rFonts w:hint="eastAsia"/>
          <w:b/>
          <w:sz w:val="21"/>
          <w:szCs w:val="21"/>
        </w:rPr>
        <w:t>架构</w:t>
      </w:r>
    </w:p>
    <w:p w14:paraId="2C3B52E2" w14:textId="228EF84C" w:rsidR="00E94433" w:rsidRDefault="004E7C0B" w:rsidP="00E94433">
      <w:pPr>
        <w:spacing w:line="360" w:lineRule="auto"/>
        <w:ind w:firstLineChars="196" w:firstLine="412"/>
        <w:rPr>
          <w:ins w:id="109" w:author="Lianghui Ding" w:date="2025-11-09T14:12:00Z"/>
          <w:color w:val="000000"/>
          <w:sz w:val="21"/>
          <w:szCs w:val="21"/>
        </w:rPr>
      </w:pPr>
      <w:bookmarkStart w:id="110" w:name="OLE_LINK5"/>
      <w:ins w:id="111" w:author="Lianghui Ding" w:date="2025-11-09T13:56:00Z">
        <w:r>
          <w:rPr>
            <w:rFonts w:hint="eastAsia"/>
            <w:color w:val="000000"/>
            <w:sz w:val="21"/>
            <w:szCs w:val="21"/>
          </w:rPr>
          <w:t xml:space="preserve"> </w:t>
        </w:r>
        <w:r>
          <w:rPr>
            <w:color w:val="000000"/>
            <w:sz w:val="21"/>
            <w:szCs w:val="21"/>
          </w:rPr>
          <w:t xml:space="preserve">  </w:t>
        </w:r>
        <w:r>
          <w:rPr>
            <w:rFonts w:hint="eastAsia"/>
            <w:color w:val="000000"/>
            <w:sz w:val="21"/>
            <w:szCs w:val="21"/>
          </w:rPr>
          <w:t>本文提出的</w:t>
        </w:r>
        <w:r w:rsidRPr="004E7C0B">
          <w:rPr>
            <w:rFonts w:hint="eastAsia"/>
            <w:color w:val="000000"/>
            <w:sz w:val="21"/>
            <w:szCs w:val="21"/>
          </w:rPr>
          <w:t>全局路径采样与局部人工势场法相结合的分簇协同通信保持路径规划方法（</w:t>
        </w:r>
        <w:r w:rsidRPr="004E7C0B">
          <w:rPr>
            <w:rFonts w:hint="eastAsia"/>
            <w:color w:val="000000"/>
            <w:sz w:val="21"/>
            <w:szCs w:val="21"/>
          </w:rPr>
          <w:t>C-RRT*-APF</w:t>
        </w:r>
        <w:r w:rsidRPr="004E7C0B">
          <w:rPr>
            <w:rFonts w:hint="eastAsia"/>
            <w:color w:val="000000"/>
            <w:sz w:val="21"/>
            <w:szCs w:val="21"/>
          </w:rPr>
          <w:t>）</w:t>
        </w:r>
      </w:ins>
      <w:commentRangeStart w:id="112"/>
      <w:del w:id="113" w:author="Lianghui Ding" w:date="2025-11-09T13:56:00Z">
        <w:r w:rsidR="003D7711" w:rsidRPr="003D7711" w:rsidDel="004E7C0B">
          <w:rPr>
            <w:rFonts w:hint="eastAsia"/>
            <w:color w:val="000000"/>
            <w:sz w:val="21"/>
            <w:szCs w:val="21"/>
          </w:rPr>
          <w:delText xml:space="preserve">CL-RRT-APF </w:delText>
        </w:r>
        <w:r w:rsidR="003D7711" w:rsidRPr="003D7711" w:rsidDel="004E7C0B">
          <w:rPr>
            <w:rFonts w:hint="eastAsia"/>
            <w:color w:val="000000"/>
            <w:sz w:val="21"/>
            <w:szCs w:val="21"/>
          </w:rPr>
          <w:delText>无人机集群路径规划算法</w:delText>
        </w:r>
      </w:del>
      <w:ins w:id="114" w:author="Lianghui Ding" w:date="2025-11-09T13:56:00Z">
        <w:r>
          <w:rPr>
            <w:rFonts w:hint="eastAsia"/>
            <w:color w:val="000000"/>
            <w:sz w:val="21"/>
            <w:szCs w:val="21"/>
          </w:rPr>
          <w:t>总体</w:t>
        </w:r>
      </w:ins>
      <w:r w:rsidR="003D7711" w:rsidRPr="003D7711">
        <w:rPr>
          <w:rFonts w:hint="eastAsia"/>
          <w:color w:val="000000"/>
          <w:sz w:val="21"/>
          <w:szCs w:val="21"/>
        </w:rPr>
        <w:t>框架如图</w:t>
      </w:r>
      <w:r w:rsidR="003D7711" w:rsidRPr="003D7711">
        <w:rPr>
          <w:rFonts w:hint="eastAsia"/>
          <w:color w:val="000000"/>
          <w:sz w:val="21"/>
          <w:szCs w:val="21"/>
        </w:rPr>
        <w:t>2</w:t>
      </w:r>
      <w:r w:rsidR="003D7711" w:rsidRPr="003D7711">
        <w:rPr>
          <w:rFonts w:hint="eastAsia"/>
          <w:color w:val="000000"/>
          <w:sz w:val="21"/>
          <w:szCs w:val="21"/>
        </w:rPr>
        <w:t>所示。</w:t>
      </w:r>
      <w:commentRangeEnd w:id="112"/>
      <w:r w:rsidR="008844A6">
        <w:rPr>
          <w:rStyle w:val="ac"/>
        </w:rPr>
        <w:commentReference w:id="112"/>
      </w:r>
      <w:del w:id="115" w:author="Lianghui Ding" w:date="2025-11-09T13:56:00Z">
        <w:r w:rsidR="003D7711" w:rsidRPr="003D7711" w:rsidDel="004E7C0B">
          <w:rPr>
            <w:rFonts w:hint="eastAsia"/>
            <w:color w:val="000000"/>
            <w:sz w:val="21"/>
            <w:szCs w:val="21"/>
          </w:rPr>
          <w:delText>针对大规模无人机集群在</w:delText>
        </w:r>
        <w:r w:rsidR="003D7711" w:rsidDel="004E7C0B">
          <w:rPr>
            <w:rFonts w:hint="eastAsia"/>
            <w:color w:val="000000"/>
            <w:sz w:val="21"/>
            <w:szCs w:val="21"/>
          </w:rPr>
          <w:delText>复杂</w:delText>
        </w:r>
        <w:r w:rsidR="003D7711" w:rsidRPr="003D7711" w:rsidDel="004E7C0B">
          <w:rPr>
            <w:rFonts w:hint="eastAsia"/>
            <w:color w:val="000000"/>
            <w:sz w:val="21"/>
            <w:szCs w:val="21"/>
          </w:rPr>
          <w:delText>城市</w:delText>
        </w:r>
        <w:r w:rsidR="003D7711" w:rsidDel="004E7C0B">
          <w:rPr>
            <w:rFonts w:hint="eastAsia"/>
            <w:color w:val="000000"/>
            <w:sz w:val="21"/>
            <w:szCs w:val="21"/>
          </w:rPr>
          <w:delText>作战</w:delText>
        </w:r>
        <w:r w:rsidR="003D7711" w:rsidRPr="003D7711" w:rsidDel="004E7C0B">
          <w:rPr>
            <w:rFonts w:hint="eastAsia"/>
            <w:color w:val="000000"/>
            <w:sz w:val="21"/>
            <w:szCs w:val="21"/>
          </w:rPr>
          <w:delText>环境中易出现路径震荡、死锁以及通信链路频繁中断等问题，本文从算法扩展性与通信保持性两个方面出发，构建了一种分层分簇的协同规划</w:delText>
        </w:r>
        <w:r w:rsidR="007B567B" w:rsidDel="004E7C0B">
          <w:rPr>
            <w:rFonts w:hint="eastAsia"/>
            <w:color w:val="000000"/>
            <w:sz w:val="21"/>
            <w:szCs w:val="21"/>
          </w:rPr>
          <w:delText>架构</w:delText>
        </w:r>
        <w:r w:rsidR="003D7711" w:rsidRPr="003D7711" w:rsidDel="004E7C0B">
          <w:rPr>
            <w:rFonts w:hint="eastAsia"/>
            <w:color w:val="000000"/>
            <w:sz w:val="21"/>
            <w:szCs w:val="21"/>
          </w:rPr>
          <w:delText>。</w:delText>
        </w:r>
      </w:del>
      <w:ins w:id="116" w:author="Lianghui Ding" w:date="2025-11-09T13:56:00Z">
        <w:r>
          <w:rPr>
            <w:rFonts w:hint="eastAsia"/>
            <w:color w:val="000000"/>
            <w:sz w:val="21"/>
            <w:szCs w:val="21"/>
          </w:rPr>
          <w:t>该方法</w:t>
        </w:r>
      </w:ins>
      <w:del w:id="117" w:author="Lianghui Ding" w:date="2025-11-09T13:56:00Z">
        <w:r w:rsidR="003D7711" w:rsidRPr="003D7711" w:rsidDel="004E7C0B">
          <w:rPr>
            <w:rFonts w:hint="eastAsia"/>
            <w:color w:val="000000"/>
            <w:sz w:val="21"/>
            <w:szCs w:val="21"/>
          </w:rPr>
          <w:delText>在整体设计上，算法通过分层架构</w:delText>
        </w:r>
      </w:del>
      <w:del w:id="118" w:author="Lianghui Ding" w:date="2025-11-09T13:57:00Z">
        <w:r w:rsidRPr="003D7711" w:rsidDel="004E7C0B">
          <w:rPr>
            <w:rFonts w:hint="eastAsia"/>
            <w:color w:val="000000"/>
            <w:sz w:val="21"/>
            <w:szCs w:val="21"/>
          </w:rPr>
          <w:delText>将复杂的</w:delText>
        </w:r>
      </w:del>
      <w:del w:id="119" w:author="Lianghui Ding" w:date="2025-11-09T13:56:00Z">
        <w:r w:rsidRPr="003D7711" w:rsidDel="004E7C0B">
          <w:rPr>
            <w:rFonts w:hint="eastAsia"/>
            <w:color w:val="000000"/>
            <w:sz w:val="21"/>
            <w:szCs w:val="21"/>
          </w:rPr>
          <w:delText>全局</w:delText>
        </w:r>
      </w:del>
      <w:del w:id="120" w:author="Lianghui Ding" w:date="2025-11-09T13:57:00Z">
        <w:r w:rsidRPr="003D7711" w:rsidDel="004E7C0B">
          <w:rPr>
            <w:rFonts w:hint="eastAsia"/>
            <w:color w:val="000000"/>
            <w:sz w:val="21"/>
            <w:szCs w:val="21"/>
          </w:rPr>
          <w:delText>规划任务分解为</w:delText>
        </w:r>
      </w:del>
      <w:ins w:id="121" w:author="Lianghui Ding" w:date="2025-11-09T13:57:00Z">
        <w:r>
          <w:rPr>
            <w:rFonts w:hint="eastAsia"/>
            <w:color w:val="000000"/>
            <w:sz w:val="21"/>
            <w:szCs w:val="21"/>
          </w:rPr>
          <w:t>包括全局路径规划和局部路径规划</w:t>
        </w:r>
      </w:ins>
      <w:del w:id="122" w:author="Lianghui Ding" w:date="2025-11-09T13:57:00Z">
        <w:r w:rsidR="003D7711" w:rsidRPr="003D7711" w:rsidDel="004E7C0B">
          <w:rPr>
            <w:rFonts w:hint="eastAsia"/>
            <w:color w:val="000000"/>
            <w:sz w:val="21"/>
            <w:szCs w:val="21"/>
          </w:rPr>
          <w:delText>可并行的</w:delText>
        </w:r>
      </w:del>
      <w:ins w:id="123" w:author="Lianghui Ding" w:date="2025-11-09T13:57:00Z">
        <w:r>
          <w:rPr>
            <w:rFonts w:hint="eastAsia"/>
            <w:color w:val="000000"/>
            <w:sz w:val="21"/>
            <w:szCs w:val="21"/>
          </w:rPr>
          <w:t>两个</w:t>
        </w:r>
      </w:ins>
      <w:del w:id="124" w:author="Lianghui Ding" w:date="2025-11-09T13:57:00Z">
        <w:r w:rsidR="003D7711" w:rsidRPr="003D7711" w:rsidDel="004E7C0B">
          <w:rPr>
            <w:rFonts w:hint="eastAsia"/>
            <w:color w:val="000000"/>
            <w:sz w:val="21"/>
            <w:szCs w:val="21"/>
          </w:rPr>
          <w:delText>局部</w:delText>
        </w:r>
        <w:r w:rsidRPr="003D7711" w:rsidDel="004E7C0B">
          <w:rPr>
            <w:rFonts w:hint="eastAsia"/>
            <w:color w:val="000000"/>
            <w:sz w:val="21"/>
            <w:szCs w:val="21"/>
          </w:rPr>
          <w:delText>子问题</w:delText>
        </w:r>
      </w:del>
      <w:ins w:id="125" w:author="Lianghui Ding" w:date="2025-11-09T13:57:00Z">
        <w:r>
          <w:rPr>
            <w:rFonts w:hint="eastAsia"/>
            <w:color w:val="000000"/>
            <w:sz w:val="21"/>
            <w:szCs w:val="21"/>
          </w:rPr>
          <w:t>部分</w:t>
        </w:r>
      </w:ins>
      <w:del w:id="126" w:author="Lianghui Ding" w:date="2025-11-09T13:57:00Z">
        <w:r w:rsidR="003D7711" w:rsidRPr="003D7711" w:rsidDel="00F225A9">
          <w:rPr>
            <w:rFonts w:hint="eastAsia"/>
            <w:color w:val="000000"/>
            <w:sz w:val="21"/>
            <w:szCs w:val="21"/>
          </w:rPr>
          <w:delText>：</w:delText>
        </w:r>
      </w:del>
      <w:ins w:id="127" w:author="Lianghui Ding" w:date="2025-11-09T13:57:00Z">
        <w:r w:rsidR="00F225A9">
          <w:rPr>
            <w:rFonts w:hint="eastAsia"/>
            <w:color w:val="000000"/>
            <w:sz w:val="21"/>
            <w:szCs w:val="21"/>
          </w:rPr>
          <w:t>，全局路径规划</w:t>
        </w:r>
      </w:ins>
      <w:del w:id="128" w:author="Lianghui Ding" w:date="2025-11-09T13:57:00Z">
        <w:r w:rsidR="003D7711" w:rsidRPr="003D7711" w:rsidDel="00F225A9">
          <w:rPr>
            <w:rFonts w:hint="eastAsia"/>
            <w:color w:val="000000"/>
            <w:sz w:val="21"/>
            <w:szCs w:val="21"/>
          </w:rPr>
          <w:delText>顶</w:delText>
        </w:r>
      </w:del>
      <w:r w:rsidR="003D7711" w:rsidRPr="003D7711">
        <w:rPr>
          <w:rFonts w:hint="eastAsia"/>
          <w:color w:val="000000"/>
          <w:sz w:val="21"/>
          <w:szCs w:val="21"/>
        </w:rPr>
        <w:t>层负责</w:t>
      </w:r>
      <w:del w:id="129" w:author="Lianghui Ding" w:date="2025-11-09T13:58:00Z">
        <w:r w:rsidR="003D7711" w:rsidRPr="003D7711" w:rsidDel="00F225A9">
          <w:rPr>
            <w:rFonts w:hint="eastAsia"/>
            <w:color w:val="000000"/>
            <w:sz w:val="21"/>
            <w:szCs w:val="21"/>
          </w:rPr>
          <w:delText>全局</w:delText>
        </w:r>
      </w:del>
      <w:ins w:id="130" w:author="Lianghui Ding" w:date="2025-11-09T13:58:00Z">
        <w:r w:rsidR="00F225A9">
          <w:rPr>
            <w:rFonts w:hint="eastAsia"/>
            <w:color w:val="000000"/>
            <w:sz w:val="21"/>
            <w:szCs w:val="21"/>
          </w:rPr>
          <w:t>到目的地的关键点规划</w:t>
        </w:r>
      </w:ins>
      <w:del w:id="131" w:author="Lianghui Ding" w:date="2025-11-09T13:58:00Z">
        <w:r w:rsidR="003D7711" w:rsidRPr="003D7711" w:rsidDel="00F225A9">
          <w:rPr>
            <w:rFonts w:hint="eastAsia"/>
            <w:color w:val="000000"/>
            <w:sz w:val="21"/>
            <w:szCs w:val="21"/>
          </w:rPr>
          <w:delText>引导</w:delText>
        </w:r>
      </w:del>
      <w:r w:rsidR="003D7711" w:rsidRPr="003D7711">
        <w:rPr>
          <w:rFonts w:hint="eastAsia"/>
          <w:color w:val="000000"/>
          <w:sz w:val="21"/>
          <w:szCs w:val="21"/>
        </w:rPr>
        <w:t>与簇间协调，</w:t>
      </w:r>
      <w:ins w:id="132" w:author="Lianghui Ding" w:date="2025-11-09T13:58:00Z">
        <w:r w:rsidR="00F225A9">
          <w:rPr>
            <w:rFonts w:hint="eastAsia"/>
            <w:color w:val="000000"/>
            <w:sz w:val="21"/>
            <w:szCs w:val="21"/>
          </w:rPr>
          <w:t>局部路径规划</w:t>
        </w:r>
      </w:ins>
      <w:del w:id="133" w:author="Lianghui Ding" w:date="2025-11-09T13:58:00Z">
        <w:r w:rsidR="003D7711" w:rsidRPr="003D7711" w:rsidDel="00F225A9">
          <w:rPr>
            <w:rFonts w:hint="eastAsia"/>
            <w:color w:val="000000"/>
            <w:sz w:val="21"/>
            <w:szCs w:val="21"/>
          </w:rPr>
          <w:delText>底层</w:delText>
        </w:r>
      </w:del>
      <w:r w:rsidR="003D7711" w:rsidRPr="003D7711">
        <w:rPr>
          <w:rFonts w:hint="eastAsia"/>
          <w:color w:val="000000"/>
          <w:sz w:val="21"/>
          <w:szCs w:val="21"/>
        </w:rPr>
        <w:t>负责</w:t>
      </w:r>
      <w:del w:id="134" w:author="Lianghui Ding" w:date="2025-11-09T13:58:00Z">
        <w:r w:rsidR="003D7711" w:rsidRPr="003D7711" w:rsidDel="00F225A9">
          <w:rPr>
            <w:rFonts w:hint="eastAsia"/>
            <w:color w:val="000000"/>
            <w:sz w:val="21"/>
            <w:szCs w:val="21"/>
          </w:rPr>
          <w:delText>局部</w:delText>
        </w:r>
      </w:del>
      <w:ins w:id="135" w:author="Lianghui Ding" w:date="2025-11-09T13:58:00Z">
        <w:r w:rsidR="00F225A9">
          <w:rPr>
            <w:rFonts w:hint="eastAsia"/>
            <w:color w:val="000000"/>
            <w:sz w:val="21"/>
            <w:szCs w:val="21"/>
          </w:rPr>
          <w:t>物理</w:t>
        </w:r>
      </w:ins>
      <w:ins w:id="136" w:author="Lianghui Ding" w:date="2025-11-09T13:59:00Z">
        <w:r w:rsidR="00F225A9">
          <w:rPr>
            <w:rFonts w:hint="eastAsia"/>
            <w:color w:val="000000"/>
            <w:sz w:val="21"/>
            <w:szCs w:val="21"/>
          </w:rPr>
          <w:t>障碍和电磁干扰的</w:t>
        </w:r>
      </w:ins>
      <w:del w:id="137" w:author="Lianghui Ding" w:date="2025-11-09T13:59:00Z">
        <w:r w:rsidR="003D7711" w:rsidRPr="003D7711" w:rsidDel="00F225A9">
          <w:rPr>
            <w:rFonts w:hint="eastAsia"/>
            <w:color w:val="000000"/>
            <w:sz w:val="21"/>
            <w:szCs w:val="21"/>
          </w:rPr>
          <w:delText>避障</w:delText>
        </w:r>
      </w:del>
      <w:ins w:id="138" w:author="Lianghui Ding" w:date="2025-11-09T13:59:00Z">
        <w:r w:rsidR="00F225A9">
          <w:rPr>
            <w:rFonts w:hint="eastAsia"/>
            <w:color w:val="000000"/>
            <w:sz w:val="21"/>
            <w:szCs w:val="21"/>
          </w:rPr>
          <w:t>避让</w:t>
        </w:r>
      </w:ins>
      <w:r w:rsidR="003D7711" w:rsidRPr="003D7711">
        <w:rPr>
          <w:rFonts w:hint="eastAsia"/>
          <w:color w:val="000000"/>
          <w:sz w:val="21"/>
          <w:szCs w:val="21"/>
        </w:rPr>
        <w:t>与通信保持。</w:t>
      </w:r>
    </w:p>
    <w:p w14:paraId="1659DCB7" w14:textId="77777777" w:rsidR="00761BC7" w:rsidRDefault="00761BC7" w:rsidP="00761BC7">
      <w:pPr>
        <w:spacing w:line="360" w:lineRule="auto"/>
        <w:ind w:firstLineChars="196" w:firstLine="412"/>
        <w:rPr>
          <w:ins w:id="139" w:author="Lianghui Ding" w:date="2025-11-09T14:12:00Z"/>
          <w:color w:val="000000"/>
          <w:sz w:val="21"/>
          <w:szCs w:val="21"/>
        </w:rPr>
      </w:pPr>
      <w:commentRangeStart w:id="140"/>
      <w:ins w:id="141" w:author="Lianghui Ding" w:date="2025-11-09T14:12:00Z">
        <w:r>
          <w:rPr>
            <w:rFonts w:hint="eastAsia"/>
            <w:color w:val="000000"/>
            <w:sz w:val="21"/>
            <w:szCs w:val="21"/>
          </w:rPr>
          <w:t>由于</w:t>
        </w:r>
        <w:r w:rsidRPr="00FA4795">
          <w:rPr>
            <w:color w:val="000000"/>
            <w:sz w:val="21"/>
            <w:szCs w:val="21"/>
          </w:rPr>
          <w:t>随着无人机的推进与传感器的持续探测，环境模型中的障碍物和干扰源信息将实时更新为障碍集合</w:t>
        </w:r>
        <w:r>
          <w:rPr>
            <w:rFonts w:hint="eastAsia"/>
            <w:color w:val="000000"/>
            <w:sz w:val="21"/>
            <w:szCs w:val="21"/>
          </w:rPr>
          <w:t>，并且当</w:t>
        </w:r>
        <w:r w:rsidRPr="00A52DB2">
          <w:rPr>
            <w:color w:val="000000"/>
            <w:sz w:val="21"/>
            <w:szCs w:val="21"/>
          </w:rPr>
          <w:t>当前路径与更新后的障碍区域</w:t>
        </w:r>
        <w:r>
          <w:rPr>
            <w:rFonts w:hint="eastAsia"/>
            <w:color w:val="000000"/>
            <w:sz w:val="21"/>
            <w:szCs w:val="21"/>
          </w:rPr>
          <w:t>（包括建筑和干扰）</w:t>
        </w:r>
        <w:r w:rsidRPr="00A52DB2">
          <w:rPr>
            <w:color w:val="000000"/>
            <w:sz w:val="21"/>
            <w:szCs w:val="21"/>
          </w:rPr>
          <w:t>发生冲突时，</w:t>
        </w:r>
        <w:r>
          <w:rPr>
            <w:rFonts w:hint="eastAsia"/>
            <w:color w:val="000000"/>
            <w:sz w:val="21"/>
            <w:szCs w:val="21"/>
          </w:rPr>
          <w:t>算法的重规划机制会</w:t>
        </w:r>
        <w:r w:rsidRPr="00A52DB2">
          <w:rPr>
            <w:color w:val="000000"/>
            <w:sz w:val="21"/>
            <w:szCs w:val="21"/>
          </w:rPr>
          <w:t>自动</w:t>
        </w:r>
        <w:r>
          <w:rPr>
            <w:rFonts w:hint="eastAsia"/>
            <w:color w:val="000000"/>
            <w:sz w:val="21"/>
            <w:szCs w:val="21"/>
          </w:rPr>
          <w:t>重新为当前簇规划全局路径，</w:t>
        </w:r>
        <w:r w:rsidRPr="00A52DB2">
          <w:rPr>
            <w:color w:val="000000"/>
            <w:sz w:val="21"/>
            <w:szCs w:val="21"/>
          </w:rPr>
          <w:t>以保证路径的可行性与安全性。</w:t>
        </w:r>
        <w:commentRangeEnd w:id="140"/>
        <w:r w:rsidR="00F456B2">
          <w:rPr>
            <w:rStyle w:val="ac"/>
          </w:rPr>
          <w:commentReference w:id="140"/>
        </w:r>
      </w:ins>
    </w:p>
    <w:p w14:paraId="61D83A06" w14:textId="77777777" w:rsidR="00761BC7" w:rsidRPr="00761BC7" w:rsidRDefault="00761BC7" w:rsidP="00E94433">
      <w:pPr>
        <w:spacing w:line="360" w:lineRule="auto"/>
        <w:ind w:firstLineChars="196" w:firstLine="412"/>
        <w:rPr>
          <w:ins w:id="142" w:author="Lianghui Ding" w:date="2025-11-09T14:00:00Z"/>
          <w:rFonts w:hint="eastAsia"/>
          <w:color w:val="000000"/>
          <w:sz w:val="21"/>
          <w:szCs w:val="21"/>
          <w:rPrChange w:id="143" w:author="Lianghui Ding" w:date="2025-11-09T14:12:00Z">
            <w:rPr>
              <w:ins w:id="144" w:author="Lianghui Ding" w:date="2025-11-09T14:00:00Z"/>
              <w:rFonts w:hint="eastAsia"/>
              <w:color w:val="000000"/>
              <w:sz w:val="21"/>
              <w:szCs w:val="21"/>
            </w:rPr>
          </w:rPrChange>
        </w:rPr>
      </w:pPr>
      <w:moveToRangeStart w:id="145" w:author="Lianghui Ding" w:date="2025-11-09T14:00:00Z" w:name="move213589232"/>
    </w:p>
    <w:moveToRangeEnd w:id="145"/>
    <w:p w14:paraId="377A3058" w14:textId="7AE76683" w:rsidR="001E192C" w:rsidRDefault="003D7711" w:rsidP="00F225A9">
      <w:pPr>
        <w:pStyle w:val="aff0"/>
        <w:ind w:firstLineChars="200" w:firstLine="420"/>
        <w:jc w:val="left"/>
        <w:rPr>
          <w:ins w:id="146" w:author="Lianghui Ding" w:date="2025-11-09T13:59:00Z"/>
          <w:color w:val="000000"/>
          <w:sz w:val="21"/>
          <w:szCs w:val="21"/>
        </w:rPr>
      </w:pPr>
      <w:del w:id="147" w:author="Lianghui Ding" w:date="2025-11-09T13:59:00Z">
        <w:r w:rsidRPr="003D7711" w:rsidDel="00F225A9">
          <w:rPr>
            <w:rFonts w:hint="eastAsia"/>
            <w:color w:val="000000"/>
            <w:sz w:val="21"/>
            <w:szCs w:val="21"/>
          </w:rPr>
          <w:delText>在顶层，</w:delText>
        </w:r>
      </w:del>
      <w:r w:rsidRPr="003D7711">
        <w:rPr>
          <w:rFonts w:hint="eastAsia"/>
          <w:color w:val="000000"/>
          <w:sz w:val="21"/>
          <w:szCs w:val="21"/>
        </w:rPr>
        <w:t>全局</w:t>
      </w:r>
      <w:ins w:id="148" w:author="Lianghui Ding" w:date="2025-11-09T13:59:00Z">
        <w:r w:rsidR="00F225A9">
          <w:rPr>
            <w:rFonts w:hint="eastAsia"/>
            <w:color w:val="000000"/>
            <w:sz w:val="21"/>
            <w:szCs w:val="21"/>
          </w:rPr>
          <w:t>路径</w:t>
        </w:r>
      </w:ins>
      <w:r w:rsidRPr="003D7711">
        <w:rPr>
          <w:rFonts w:hint="eastAsia"/>
          <w:color w:val="000000"/>
          <w:sz w:val="21"/>
          <w:szCs w:val="21"/>
        </w:rPr>
        <w:t>规划采用</w:t>
      </w:r>
      <w:r w:rsidRPr="003D7711">
        <w:rPr>
          <w:rFonts w:hint="eastAsia"/>
          <w:color w:val="000000"/>
          <w:sz w:val="21"/>
          <w:szCs w:val="21"/>
        </w:rPr>
        <w:t>RRT*</w:t>
      </w:r>
      <w:r w:rsidRPr="003D7711">
        <w:rPr>
          <w:rFonts w:hint="eastAsia"/>
          <w:color w:val="000000"/>
          <w:sz w:val="21"/>
          <w:szCs w:val="21"/>
        </w:rPr>
        <w:t>算法</w:t>
      </w:r>
      <w:r w:rsidR="00B32685">
        <w:rPr>
          <w:rFonts w:hint="eastAsia"/>
          <w:color w:val="000000"/>
          <w:sz w:val="21"/>
          <w:szCs w:val="21"/>
        </w:rPr>
        <w:t>实时</w:t>
      </w:r>
      <w:r w:rsidRPr="003D7711">
        <w:rPr>
          <w:rFonts w:hint="eastAsia"/>
          <w:color w:val="000000"/>
          <w:sz w:val="21"/>
          <w:szCs w:val="21"/>
        </w:rPr>
        <w:t>生成各簇的全局引导路径，以保证路径的可行性与全局最优性；同时</w:t>
      </w:r>
      <w:r w:rsidR="00B32685">
        <w:rPr>
          <w:rFonts w:hint="eastAsia"/>
          <w:color w:val="000000"/>
          <w:sz w:val="21"/>
          <w:szCs w:val="21"/>
        </w:rPr>
        <w:t>设计</w:t>
      </w:r>
      <w:r w:rsidRPr="003D7711">
        <w:rPr>
          <w:rFonts w:hint="eastAsia"/>
          <w:color w:val="000000"/>
          <w:sz w:val="21"/>
          <w:szCs w:val="21"/>
        </w:rPr>
        <w:t>Fr</w:t>
      </w:r>
      <w:r w:rsidRPr="003D7711">
        <w:rPr>
          <w:rFonts w:hint="eastAsia"/>
          <w:color w:val="000000"/>
          <w:sz w:val="21"/>
          <w:szCs w:val="21"/>
        </w:rPr>
        <w:t>é</w:t>
      </w:r>
      <w:proofErr w:type="spellStart"/>
      <w:r w:rsidRPr="003D7711">
        <w:rPr>
          <w:rFonts w:hint="eastAsia"/>
          <w:color w:val="000000"/>
          <w:sz w:val="21"/>
          <w:szCs w:val="21"/>
        </w:rPr>
        <w:t>chet</w:t>
      </w:r>
      <w:proofErr w:type="spellEnd"/>
      <w:r w:rsidRPr="003D7711">
        <w:rPr>
          <w:rFonts w:hint="eastAsia"/>
          <w:color w:val="000000"/>
          <w:sz w:val="21"/>
          <w:szCs w:val="21"/>
        </w:rPr>
        <w:t>距离约束机制，对簇间路径的空间相似度与相对距离进行约束，从而在路径生成阶段实现簇间的安全间距与通信连通保持。</w:t>
      </w:r>
    </w:p>
    <w:p w14:paraId="47437FA6" w14:textId="1BF581DA" w:rsidR="009A7A73" w:rsidRDefault="001E192C" w:rsidP="00F225A9">
      <w:pPr>
        <w:pStyle w:val="aff0"/>
        <w:ind w:firstLineChars="200" w:firstLine="420"/>
        <w:jc w:val="left"/>
        <w:pPrChange w:id="149" w:author="Lianghui Ding" w:date="2025-11-09T13:59:00Z">
          <w:pPr>
            <w:pStyle w:val="aff0"/>
          </w:pPr>
        </w:pPrChange>
      </w:pPr>
      <w:ins w:id="150" w:author="Lianghui Ding" w:date="2025-11-09T13:59:00Z">
        <w:r>
          <w:rPr>
            <w:rFonts w:hint="eastAsia"/>
            <w:color w:val="000000"/>
            <w:sz w:val="21"/>
            <w:szCs w:val="21"/>
          </w:rPr>
          <w:t>局部路径规划。。。</w:t>
        </w:r>
      </w:ins>
      <w:r w:rsidR="003D7711" w:rsidRPr="003D7711">
        <w:rPr>
          <w:rFonts w:hint="eastAsia"/>
          <w:color w:val="000000"/>
          <w:sz w:val="21"/>
          <w:szCs w:val="21"/>
        </w:rPr>
        <w:t>在底层，局部规划采用改进的</w:t>
      </w:r>
      <w:r w:rsidR="003D7711" w:rsidRPr="003D7711">
        <w:rPr>
          <w:rFonts w:hint="eastAsia"/>
          <w:color w:val="000000"/>
          <w:sz w:val="21"/>
          <w:szCs w:val="21"/>
        </w:rPr>
        <w:t>APF</w:t>
      </w:r>
      <w:r w:rsidR="003D7711" w:rsidRPr="003D7711">
        <w:rPr>
          <w:rFonts w:hint="eastAsia"/>
          <w:color w:val="000000"/>
          <w:sz w:val="21"/>
          <w:szCs w:val="21"/>
        </w:rPr>
        <w:t>算法执行单步决策，利用势场方法实现实时避障，并在势函数中加入基于最小生成树（</w:t>
      </w:r>
      <w:r w:rsidR="003D7711" w:rsidRPr="003D7711">
        <w:rPr>
          <w:rFonts w:hint="eastAsia"/>
          <w:color w:val="000000"/>
          <w:sz w:val="21"/>
          <w:szCs w:val="21"/>
        </w:rPr>
        <w:t>MST</w:t>
      </w:r>
      <w:r w:rsidR="003D7711" w:rsidRPr="003D7711">
        <w:rPr>
          <w:rFonts w:hint="eastAsia"/>
          <w:color w:val="000000"/>
          <w:sz w:val="21"/>
          <w:szCs w:val="21"/>
        </w:rPr>
        <w:t>）的引力项，对簇内通信链路进行势能建模，使无人机在局部运动中自动调整相对位置、补偿链路衰减，实现路径规划与通信保持的协同优化。</w:t>
      </w:r>
    </w:p>
    <w:p w14:paraId="5881ACD6" w14:textId="3C03043D" w:rsidR="00C731F8" w:rsidRPr="00C731F8" w:rsidRDefault="00C731F8" w:rsidP="00C731F8">
      <w:pPr>
        <w:pStyle w:val="aff0"/>
      </w:pPr>
      <w:del w:id="151" w:author="Lianghui Ding" w:date="2025-11-05T10:06:00Z">
        <w:r w:rsidDel="00FB3C9B">
          <w:rPr>
            <w:rFonts w:hint="eastAsia"/>
            <w:noProof/>
          </w:rPr>
          <w:drawing>
            <wp:inline distT="0" distB="0" distL="0" distR="0" wp14:anchorId="12C4BD10" wp14:editId="5AC65E4B">
              <wp:extent cx="5777230" cy="270878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81665" cy="2710867"/>
                      </a:xfrm>
                      <a:prstGeom prst="rect">
                        <a:avLst/>
                      </a:prstGeom>
                    </pic:spPr>
                  </pic:pic>
                </a:graphicData>
              </a:graphic>
            </wp:inline>
          </w:drawing>
        </w:r>
      </w:del>
    </w:p>
    <w:p w14:paraId="23A289E7" w14:textId="2758C094" w:rsidR="009673FE" w:rsidRDefault="009673FE" w:rsidP="00A9585A">
      <w:pPr>
        <w:pStyle w:val="aff2"/>
      </w:pPr>
      <w:r>
        <w:rPr>
          <w:noProof/>
        </w:rPr>
        <w:drawing>
          <wp:inline distT="0" distB="0" distL="0" distR="0" wp14:anchorId="12E0BC98" wp14:editId="65638BDE">
            <wp:extent cx="5858873" cy="2940379"/>
            <wp:effectExtent l="0" t="0" r="889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4901" cy="2943404"/>
                    </a:xfrm>
                    <a:prstGeom prst="rect">
                      <a:avLst/>
                    </a:prstGeom>
                  </pic:spPr>
                </pic:pic>
              </a:graphicData>
            </a:graphic>
          </wp:inline>
        </w:drawing>
      </w:r>
    </w:p>
    <w:p w14:paraId="5AA83B0A" w14:textId="79574297" w:rsidR="00697207" w:rsidRDefault="00697207" w:rsidP="00A9585A">
      <w:pPr>
        <w:pStyle w:val="aff2"/>
      </w:pPr>
      <w:r w:rsidRPr="00A9585A">
        <w:rPr>
          <w:rFonts w:hint="eastAsia"/>
        </w:rPr>
        <w:t>图</w:t>
      </w:r>
      <w:r w:rsidRPr="00A9585A">
        <w:t>2  CL-RRT*-APF</w:t>
      </w:r>
      <w:r w:rsidRPr="00A9585A">
        <w:rPr>
          <w:rFonts w:hint="eastAsia"/>
        </w:rPr>
        <w:t>算法框架示意图</w:t>
      </w:r>
    </w:p>
    <w:p w14:paraId="1189495A" w14:textId="0750903A" w:rsidR="000521FD" w:rsidRPr="00A9585A" w:rsidDel="00E15D8A" w:rsidRDefault="007B567B" w:rsidP="000521FD">
      <w:pPr>
        <w:spacing w:line="360" w:lineRule="auto"/>
        <w:ind w:firstLineChars="196" w:firstLine="412"/>
        <w:rPr>
          <w:del w:id="152" w:author="Lianghui Ding" w:date="2025-11-09T14:01:00Z"/>
          <w:color w:val="000000"/>
          <w:sz w:val="21"/>
          <w:szCs w:val="21"/>
        </w:rPr>
      </w:pPr>
      <w:del w:id="153" w:author="Lianghui Ding" w:date="2025-11-09T14:01:00Z">
        <w:r w:rsidDel="00E15D8A">
          <w:rPr>
            <w:rFonts w:hint="eastAsia"/>
            <w:color w:val="000000"/>
            <w:sz w:val="21"/>
            <w:szCs w:val="21"/>
          </w:rPr>
          <w:delText>根据上述整体框架，</w:delText>
        </w:r>
        <w:r w:rsidR="000521FD" w:rsidRPr="00A9585A" w:rsidDel="00E15D8A">
          <w:rPr>
            <w:color w:val="000000"/>
            <w:sz w:val="21"/>
            <w:szCs w:val="21"/>
          </w:rPr>
          <w:delText>本文所提出的</w:delText>
        </w:r>
        <w:r w:rsidR="000521FD" w:rsidRPr="00A9585A" w:rsidDel="00E15D8A">
          <w:rPr>
            <w:color w:val="000000"/>
            <w:sz w:val="21"/>
            <w:szCs w:val="21"/>
          </w:rPr>
          <w:delText>CL-RRT*-APF</w:delText>
        </w:r>
        <w:r w:rsidR="000521FD" w:rsidRPr="00A9585A" w:rsidDel="00E15D8A">
          <w:rPr>
            <w:color w:val="000000"/>
            <w:sz w:val="21"/>
            <w:szCs w:val="21"/>
          </w:rPr>
          <w:delText>算法采用分层</w:delText>
        </w:r>
        <w:r w:rsidDel="00E15D8A">
          <w:rPr>
            <w:rFonts w:hint="eastAsia"/>
            <w:color w:val="000000"/>
            <w:sz w:val="21"/>
            <w:szCs w:val="21"/>
          </w:rPr>
          <w:delText>协同</w:delText>
        </w:r>
        <w:r w:rsidR="000521FD" w:rsidRPr="00A9585A" w:rsidDel="00E15D8A">
          <w:rPr>
            <w:color w:val="000000"/>
            <w:sz w:val="21"/>
            <w:szCs w:val="21"/>
          </w:rPr>
          <w:delText>执行机制，即</w:delText>
        </w:r>
        <w:r w:rsidR="000521FD" w:rsidRPr="00A9585A" w:rsidDel="00E15D8A">
          <w:rPr>
            <w:color w:val="000000"/>
            <w:sz w:val="21"/>
            <w:szCs w:val="21"/>
          </w:rPr>
          <w:delText>“</w:delText>
        </w:r>
        <w:r w:rsidR="000521FD" w:rsidRPr="00A9585A" w:rsidDel="00E15D8A">
          <w:rPr>
            <w:color w:val="000000"/>
            <w:sz w:val="21"/>
            <w:szCs w:val="21"/>
          </w:rPr>
          <w:delText>全局路径规划</w:delText>
        </w:r>
        <w:r w:rsidR="000521FD" w:rsidRPr="00A9585A" w:rsidDel="00E15D8A">
          <w:rPr>
            <w:color w:val="000000"/>
            <w:sz w:val="21"/>
            <w:szCs w:val="21"/>
          </w:rPr>
          <w:delText>—</w:delText>
        </w:r>
        <w:r w:rsidR="000521FD" w:rsidRPr="00A9585A" w:rsidDel="00E15D8A">
          <w:rPr>
            <w:color w:val="000000"/>
            <w:sz w:val="21"/>
            <w:szCs w:val="21"/>
          </w:rPr>
          <w:delText>局部动态执行</w:delText>
        </w:r>
        <w:r w:rsidR="000521FD" w:rsidRPr="00A9585A" w:rsidDel="00E15D8A">
          <w:rPr>
            <w:color w:val="000000"/>
            <w:sz w:val="21"/>
            <w:szCs w:val="21"/>
          </w:rPr>
          <w:delText>—</w:delText>
        </w:r>
        <w:r w:rsidR="000521FD" w:rsidRPr="00A9585A" w:rsidDel="00E15D8A">
          <w:rPr>
            <w:color w:val="000000"/>
            <w:sz w:val="21"/>
            <w:szCs w:val="21"/>
          </w:rPr>
          <w:delText>通信拓扑反馈</w:delText>
        </w:r>
        <w:r w:rsidR="000521FD" w:rsidRPr="00A9585A" w:rsidDel="00E15D8A">
          <w:rPr>
            <w:color w:val="000000"/>
            <w:sz w:val="21"/>
            <w:szCs w:val="21"/>
          </w:rPr>
          <w:delText>—</w:delText>
        </w:r>
        <w:r w:rsidR="000521FD" w:rsidRPr="00A9585A" w:rsidDel="00E15D8A">
          <w:rPr>
            <w:color w:val="000000"/>
            <w:sz w:val="21"/>
            <w:szCs w:val="21"/>
          </w:rPr>
          <w:delText>全局自适应更新</w:delText>
        </w:r>
        <w:r w:rsidR="000521FD" w:rsidRPr="00A9585A" w:rsidDel="00E15D8A">
          <w:rPr>
            <w:color w:val="000000"/>
            <w:sz w:val="21"/>
            <w:szCs w:val="21"/>
          </w:rPr>
          <w:delText>”</w:delText>
        </w:r>
        <w:r w:rsidDel="00E15D8A">
          <w:rPr>
            <w:rFonts w:hint="eastAsia"/>
            <w:color w:val="000000"/>
            <w:sz w:val="21"/>
            <w:szCs w:val="21"/>
          </w:rPr>
          <w:delText>协同</w:delText>
        </w:r>
        <w:r w:rsidR="000521FD" w:rsidRPr="00A9585A" w:rsidDel="00E15D8A">
          <w:rPr>
            <w:color w:val="000000"/>
            <w:sz w:val="21"/>
            <w:szCs w:val="21"/>
          </w:rPr>
          <w:delText>结构。</w:delText>
        </w:r>
      </w:del>
      <w:del w:id="154" w:author="Lianghui Ding" w:date="2025-11-09T14:00:00Z">
        <w:r w:rsidR="000521FD" w:rsidRPr="00A9585A" w:rsidDel="00E94433">
          <w:rPr>
            <w:color w:val="000000"/>
            <w:sz w:val="21"/>
            <w:szCs w:val="21"/>
          </w:rPr>
          <w:delText>该机制在时间上以离散步为单位进行迭代，在空间上以簇为粒度进行并行优化，从而兼顾全局最优性与局部实时性。</w:delText>
        </w:r>
      </w:del>
    </w:p>
    <w:p w14:paraId="5ACFC0C9" w14:textId="38B9B1C6" w:rsidR="000521FD" w:rsidRPr="00A9585A" w:rsidRDefault="000521FD" w:rsidP="000521FD">
      <w:pPr>
        <w:pStyle w:val="aff0"/>
      </w:pPr>
      <w:del w:id="155" w:author="Lianghui Ding" w:date="2025-11-09T14:01:00Z">
        <w:r w:rsidRPr="002E16A0" w:rsidDel="00E15D8A">
          <w:rPr>
            <w:noProof/>
          </w:rPr>
          <w:drawing>
            <wp:inline distT="0" distB="0" distL="0" distR="0" wp14:anchorId="0A799A02" wp14:editId="46E5D551">
              <wp:extent cx="3886200" cy="5346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86200" cy="5346700"/>
                      </a:xfrm>
                      <a:prstGeom prst="rect">
                        <a:avLst/>
                      </a:prstGeom>
                      <a:noFill/>
                      <a:ln>
                        <a:noFill/>
                      </a:ln>
                    </pic:spPr>
                  </pic:pic>
                </a:graphicData>
              </a:graphic>
            </wp:inline>
          </w:drawing>
        </w:r>
      </w:del>
    </w:p>
    <w:p w14:paraId="6F23B69C" w14:textId="19ACEDF7" w:rsidR="000521FD" w:rsidRPr="00A9585A" w:rsidDel="00E15D8A" w:rsidRDefault="000521FD" w:rsidP="000521FD">
      <w:pPr>
        <w:pStyle w:val="aff2"/>
        <w:rPr>
          <w:del w:id="156" w:author="Lianghui Ding" w:date="2025-11-09T14:01:00Z"/>
        </w:rPr>
      </w:pPr>
      <w:commentRangeStart w:id="157"/>
      <w:del w:id="158" w:author="Lianghui Ding" w:date="2025-11-09T14:01:00Z">
        <w:r w:rsidRPr="00A9585A" w:rsidDel="00E15D8A">
          <w:rPr>
            <w:rFonts w:hint="eastAsia"/>
          </w:rPr>
          <w:delText>图</w:delText>
        </w:r>
        <w:r w:rsidR="007B567B" w:rsidDel="00E15D8A">
          <w:delText>3</w:delText>
        </w:r>
        <w:r w:rsidRPr="00A9585A" w:rsidDel="00E15D8A">
          <w:delText xml:space="preserve">  CL-RRT*-APF</w:delText>
        </w:r>
        <w:r w:rsidRPr="00A9585A" w:rsidDel="00E15D8A">
          <w:rPr>
            <w:rFonts w:hint="eastAsia"/>
          </w:rPr>
          <w:delText>算法流程图</w:delText>
        </w:r>
      </w:del>
    </w:p>
    <w:p w14:paraId="48216579" w14:textId="0F59DEB4" w:rsidR="000521FD" w:rsidRPr="00A9585A" w:rsidDel="00B06D41" w:rsidRDefault="000521FD" w:rsidP="000521FD">
      <w:pPr>
        <w:spacing w:line="360" w:lineRule="auto"/>
        <w:ind w:firstLineChars="196" w:firstLine="412"/>
        <w:rPr>
          <w:del w:id="159" w:author="Lianghui Ding" w:date="2025-11-09T14:01:00Z"/>
          <w:color w:val="000000"/>
          <w:sz w:val="21"/>
          <w:szCs w:val="21"/>
        </w:rPr>
      </w:pPr>
      <w:del w:id="160" w:author="Lianghui Ding" w:date="2025-11-09T14:01:00Z">
        <w:r w:rsidDel="00B06D41">
          <w:rPr>
            <w:rFonts w:hint="eastAsia"/>
            <w:color w:val="000000"/>
            <w:sz w:val="21"/>
            <w:szCs w:val="21"/>
          </w:rPr>
          <w:delText>如图</w:delText>
        </w:r>
        <w:r w:rsidR="007B567B" w:rsidDel="00B06D41">
          <w:rPr>
            <w:rFonts w:hint="eastAsia"/>
            <w:color w:val="000000"/>
            <w:sz w:val="21"/>
            <w:szCs w:val="21"/>
          </w:rPr>
          <w:delText>3</w:delText>
        </w:r>
        <w:r w:rsidRPr="00A9585A" w:rsidDel="00B06D41">
          <w:rPr>
            <w:color w:val="000000"/>
            <w:sz w:val="21"/>
            <w:szCs w:val="21"/>
          </w:rPr>
          <w:delText>所示，</w:delText>
        </w:r>
        <w:r w:rsidDel="00B06D41">
          <w:rPr>
            <w:rFonts w:hint="eastAsia"/>
            <w:color w:val="000000"/>
            <w:sz w:val="21"/>
            <w:szCs w:val="21"/>
          </w:rPr>
          <w:delText>算法</w:delText>
        </w:r>
        <w:r w:rsidR="007B567B" w:rsidDel="00B06D41">
          <w:rPr>
            <w:rFonts w:hint="eastAsia"/>
            <w:color w:val="000000"/>
            <w:sz w:val="21"/>
            <w:szCs w:val="21"/>
          </w:rPr>
          <w:delText>流程</w:delText>
        </w:r>
        <w:r w:rsidRPr="00A9585A" w:rsidDel="00B06D41">
          <w:rPr>
            <w:color w:val="000000"/>
            <w:sz w:val="21"/>
            <w:szCs w:val="21"/>
          </w:rPr>
          <w:delText>主要包括以下四个阶段：</w:delText>
        </w:r>
      </w:del>
    </w:p>
    <w:p w14:paraId="443EB4E3" w14:textId="7B29759B" w:rsidR="000521FD" w:rsidRPr="00A9585A" w:rsidDel="00B06D41" w:rsidRDefault="000521FD" w:rsidP="000521FD">
      <w:pPr>
        <w:spacing w:line="360" w:lineRule="auto"/>
        <w:ind w:firstLineChars="196" w:firstLine="412"/>
        <w:rPr>
          <w:del w:id="161" w:author="Lianghui Ding" w:date="2025-11-09T14:01:00Z"/>
          <w:color w:val="000000"/>
          <w:sz w:val="21"/>
          <w:szCs w:val="21"/>
        </w:rPr>
      </w:pPr>
      <w:del w:id="162" w:author="Lianghui Ding" w:date="2025-11-09T14:01:00Z">
        <w:r w:rsidRPr="007B567B" w:rsidDel="00B06D41">
          <w:rPr>
            <w:color w:val="000000"/>
            <w:sz w:val="21"/>
            <w:szCs w:val="21"/>
          </w:rPr>
          <w:delText>1)</w:delText>
        </w:r>
        <w:r w:rsidRPr="007B567B" w:rsidDel="00B06D41">
          <w:rPr>
            <w:color w:val="000000"/>
            <w:sz w:val="21"/>
            <w:szCs w:val="21"/>
          </w:rPr>
          <w:delText>环境感知与状态初始化</w:delText>
        </w:r>
        <w:r w:rsidRPr="007B567B" w:rsidDel="00B06D41">
          <w:rPr>
            <w:color w:val="000000"/>
            <w:sz w:val="21"/>
            <w:szCs w:val="21"/>
          </w:rPr>
          <w:delText>:</w:delText>
        </w:r>
        <w:r w:rsidRPr="00A9585A" w:rsidDel="00B06D41">
          <w:rPr>
            <w:color w:val="000000"/>
            <w:sz w:val="21"/>
            <w:szCs w:val="21"/>
          </w:rPr>
          <w:delText>系统在初始时刻</w:delText>
        </w:r>
        <w:r w:rsidR="007B567B" w:rsidDel="00B06D41">
          <w:rPr>
            <w:rFonts w:hint="eastAsia"/>
            <w:color w:val="000000"/>
            <w:sz w:val="21"/>
            <w:szCs w:val="21"/>
          </w:rPr>
          <w:delText>获取</w:delText>
        </w:r>
        <w:r w:rsidRPr="00A9585A" w:rsidDel="00B06D41">
          <w:rPr>
            <w:color w:val="000000"/>
            <w:sz w:val="21"/>
            <w:szCs w:val="21"/>
          </w:rPr>
          <w:delText>环境感知信息，包括障碍物分布、无人机位置及信道干扰特征。根据</w:delText>
        </w:r>
        <w:r w:rsidR="007B567B" w:rsidDel="00B06D41">
          <w:rPr>
            <w:rFonts w:hint="eastAsia"/>
            <w:color w:val="000000"/>
            <w:sz w:val="21"/>
            <w:szCs w:val="21"/>
          </w:rPr>
          <w:delText>无人机位置</w:delText>
        </w:r>
        <w:r w:rsidRPr="00A9585A" w:rsidDel="00B06D41">
          <w:rPr>
            <w:color w:val="000000"/>
            <w:sz w:val="21"/>
            <w:szCs w:val="21"/>
          </w:rPr>
          <w:delText>与任务目标，将无人机集群划分为若干簇</w:delText>
        </w:r>
        <w:r w:rsidRPr="00A9585A" w:rsidDel="00B06D41">
          <w:rPr>
            <w:color w:val="000000"/>
            <w:sz w:val="21"/>
            <w:szCs w:val="21"/>
          </w:rPr>
          <w:delText xml:space="preserve"> </w:delText>
        </w:r>
      </w:del>
      <m:oMath>
        <m:sSub>
          <m:sSubPr>
            <m:ctrlPr>
              <w:del w:id="163" w:author="Lianghui Ding" w:date="2025-11-09T14:01:00Z">
                <w:rPr>
                  <w:rFonts w:ascii="Cambria Math" w:hAnsi="Cambria Math"/>
                  <w:i/>
                  <w:color w:val="000000"/>
                  <w:sz w:val="21"/>
                  <w:szCs w:val="21"/>
                </w:rPr>
              </w:del>
            </m:ctrlPr>
          </m:sSubPr>
          <m:e>
            <m:r>
              <w:del w:id="164" w:author="Lianghui Ding" w:date="2025-11-09T14:01:00Z">
                <w:rPr>
                  <w:rFonts w:ascii="Cambria Math" w:hAnsi="Cambria Math"/>
                  <w:color w:val="000000"/>
                  <w:sz w:val="21"/>
                  <w:szCs w:val="21"/>
                </w:rPr>
                <m:t>C</m:t>
              </w:del>
            </m:r>
          </m:e>
          <m:sub>
            <m:r>
              <w:del w:id="165" w:author="Lianghui Ding" w:date="2025-11-09T14:01:00Z">
                <w:rPr>
                  <w:rFonts w:ascii="Cambria Math" w:hAnsi="Cambria Math"/>
                  <w:color w:val="000000"/>
                  <w:sz w:val="21"/>
                  <w:szCs w:val="21"/>
                </w:rPr>
                <m:t>i</m:t>
              </w:del>
            </m:r>
          </m:sub>
        </m:sSub>
      </m:oMath>
      <w:del w:id="166"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，并计算各簇</w:delText>
        </w:r>
        <w:r w:rsidR="007B567B" w:rsidDel="00B06D41">
          <w:rPr>
            <w:rFonts w:hint="eastAsia"/>
            <w:color w:val="000000"/>
            <w:sz w:val="21"/>
            <w:szCs w:val="21"/>
          </w:rPr>
          <w:delText>虚拟</w:delText>
        </w:r>
        <w:r w:rsidRPr="00A9585A" w:rsidDel="00B06D41">
          <w:rPr>
            <w:color w:val="000000"/>
            <w:sz w:val="21"/>
            <w:szCs w:val="21"/>
          </w:rPr>
          <w:delText>中心位置</w:delText>
        </w:r>
        <w:r w:rsidRPr="00A9585A" w:rsidDel="00B06D41">
          <w:rPr>
            <w:color w:val="000000"/>
            <w:sz w:val="21"/>
            <w:szCs w:val="21"/>
          </w:rPr>
          <w:delText xml:space="preserve"> </w:delText>
        </w:r>
      </w:del>
      <m:oMath>
        <m:sSub>
          <m:sSubPr>
            <m:ctrlPr>
              <w:del w:id="167" w:author="Lianghui Ding" w:date="2025-11-09T14:01:00Z">
                <w:rPr>
                  <w:rFonts w:ascii="Cambria Math" w:hAnsi="Cambria Math"/>
                  <w:i/>
                  <w:color w:val="000000"/>
                  <w:sz w:val="21"/>
                  <w:szCs w:val="21"/>
                </w:rPr>
              </w:del>
            </m:ctrlPr>
          </m:sSubPr>
          <m:e>
            <m:r>
              <w:del w:id="168" w:author="Lianghui Ding" w:date="2025-11-09T14:01:00Z">
                <w:rPr>
                  <w:rFonts w:ascii="Cambria Math" w:hAnsi="Cambria Math"/>
                  <w:color w:val="000000"/>
                  <w:sz w:val="21"/>
                  <w:szCs w:val="21"/>
                </w:rPr>
                <m:t>s</m:t>
              </w:del>
            </m:r>
          </m:e>
          <m:sub>
            <m:r>
              <w:del w:id="169" w:author="Lianghui Ding" w:date="2025-11-09T14:01:00Z">
                <w:rPr>
                  <w:rFonts w:ascii="Cambria Math" w:hAnsi="Cambria Math"/>
                  <w:color w:val="000000"/>
                  <w:sz w:val="21"/>
                  <w:szCs w:val="21"/>
                </w:rPr>
                <m:t>i</m:t>
              </w:del>
            </m:r>
          </m:sub>
        </m:sSub>
      </m:oMath>
      <w:del w:id="170"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与目标中心</w:delText>
        </w:r>
        <w:r w:rsidRPr="00A9585A" w:rsidDel="00B06D41">
          <w:rPr>
            <w:color w:val="000000"/>
            <w:sz w:val="21"/>
            <w:szCs w:val="21"/>
          </w:rPr>
          <w:delText xml:space="preserve"> </w:delText>
        </w:r>
      </w:del>
      <m:oMath>
        <m:sSub>
          <m:sSubPr>
            <m:ctrlPr>
              <w:del w:id="171" w:author="Lianghui Ding" w:date="2025-11-09T14:01:00Z">
                <w:rPr>
                  <w:rFonts w:ascii="Cambria Math" w:hAnsi="Cambria Math"/>
                  <w:i/>
                  <w:color w:val="000000"/>
                  <w:sz w:val="21"/>
                  <w:szCs w:val="21"/>
                </w:rPr>
              </w:del>
            </m:ctrlPr>
          </m:sSubPr>
          <m:e>
            <m:r>
              <w:del w:id="172" w:author="Lianghui Ding" w:date="2025-11-09T14:01:00Z">
                <w:rPr>
                  <w:rFonts w:ascii="Cambria Math" w:hAnsi="Cambria Math"/>
                  <w:color w:val="000000"/>
                  <w:sz w:val="21"/>
                  <w:szCs w:val="21"/>
                </w:rPr>
                <m:t>g</m:t>
              </w:del>
            </m:r>
          </m:e>
          <m:sub>
            <m:r>
              <w:del w:id="173" w:author="Lianghui Ding" w:date="2025-11-09T14:01:00Z">
                <w:rPr>
                  <w:rFonts w:ascii="Cambria Math" w:hAnsi="Cambria Math"/>
                  <w:color w:val="000000"/>
                  <w:sz w:val="21"/>
                  <w:szCs w:val="21"/>
                </w:rPr>
                <m:t>i</m:t>
              </w:del>
            </m:r>
          </m:sub>
        </m:sSub>
        <m:r>
          <w:del w:id="174" w:author="Lianghui Ding" w:date="2025-11-09T14:01:00Z">
            <m:rPr>
              <m:sty m:val="bi"/>
            </m:rPr>
            <w:rPr>
              <w:rFonts w:ascii="Cambria Math" w:eastAsia="MS Gothic" w:hAnsi="Cambria Math" w:cs="MS Gothic" w:hint="eastAsia"/>
              <w:color w:val="000000"/>
              <w:sz w:val="21"/>
              <w:szCs w:val="21"/>
            </w:rPr>
            <m:t>​</m:t>
          </w:del>
        </m:r>
      </m:oMath>
      <w:del w:id="175" w:author="Lianghui Ding" w:date="2025-11-09T14:01:00Z">
        <w:r w:rsidRPr="00A9585A" w:rsidDel="00B06D41">
          <w:rPr>
            <w:color w:val="000000"/>
            <w:sz w:val="21"/>
            <w:szCs w:val="21"/>
          </w:rPr>
          <w:delText>。</w:delText>
        </w:r>
      </w:del>
    </w:p>
    <w:p w14:paraId="34AE51D1" w14:textId="1C8086C0" w:rsidR="000521FD" w:rsidRPr="00A9585A" w:rsidDel="00B06D41" w:rsidRDefault="000521FD" w:rsidP="000521FD">
      <w:pPr>
        <w:spacing w:line="360" w:lineRule="auto"/>
        <w:ind w:firstLineChars="196" w:firstLine="413"/>
        <w:rPr>
          <w:del w:id="176" w:author="Lianghui Ding" w:date="2025-11-09T14:01:00Z"/>
          <w:color w:val="000000"/>
          <w:sz w:val="21"/>
          <w:szCs w:val="21"/>
        </w:rPr>
      </w:pPr>
      <w:del w:id="177" w:author="Lianghui Ding" w:date="2025-11-09T14:01:00Z">
        <w:r w:rsidRPr="00A9585A" w:rsidDel="00B06D41">
          <w:rPr>
            <w:rFonts w:hint="eastAsia"/>
            <w:b/>
            <w:bCs/>
            <w:color w:val="000000"/>
            <w:sz w:val="21"/>
            <w:szCs w:val="21"/>
          </w:rPr>
          <w:delText>2</w:delText>
        </w:r>
        <w:r w:rsidRPr="00A9585A" w:rsidDel="00B06D41">
          <w:rPr>
            <w:b/>
            <w:bCs/>
            <w:color w:val="000000"/>
            <w:sz w:val="21"/>
            <w:szCs w:val="21"/>
          </w:rPr>
          <w:delText>)</w:delText>
        </w:r>
        <w:r w:rsidR="007B567B" w:rsidRPr="007B567B" w:rsidDel="00B06D41">
          <w:rPr>
            <w:rFonts w:hint="eastAsia"/>
            <w:color w:val="000000"/>
            <w:sz w:val="21"/>
            <w:szCs w:val="21"/>
          </w:rPr>
          <w:delText>顶层</w:delText>
        </w:r>
        <w:r w:rsidRPr="007B567B" w:rsidDel="00B06D41">
          <w:rPr>
            <w:color w:val="000000"/>
            <w:sz w:val="21"/>
            <w:szCs w:val="21"/>
          </w:rPr>
          <w:delText>全局路径规划（</w:delText>
        </w:r>
        <w:r w:rsidR="007B567B" w:rsidDel="00B06D41">
          <w:rPr>
            <w:rFonts w:hint="eastAsia"/>
            <w:color w:val="000000"/>
            <w:sz w:val="21"/>
            <w:szCs w:val="21"/>
          </w:rPr>
          <w:delText>分簇</w:delText>
        </w:r>
        <w:r w:rsidRPr="007B567B" w:rsidDel="00B06D41">
          <w:rPr>
            <w:color w:val="000000"/>
            <w:sz w:val="21"/>
            <w:szCs w:val="21"/>
          </w:rPr>
          <w:delText>RRT*</w:delText>
        </w:r>
        <w:r w:rsidRPr="007B567B" w:rsidDel="00B06D41">
          <w:rPr>
            <w:color w:val="000000"/>
            <w:sz w:val="21"/>
            <w:szCs w:val="21"/>
          </w:rPr>
          <w:delText>层）</w:delText>
        </w:r>
        <w:r w:rsidRPr="007B567B" w:rsidDel="00B06D41">
          <w:rPr>
            <w:color w:val="000000"/>
            <w:sz w:val="21"/>
            <w:szCs w:val="21"/>
          </w:rPr>
          <w:delText>:</w:delText>
        </w:r>
        <w:r w:rsidRPr="00A9585A" w:rsidDel="00B06D41">
          <w:rPr>
            <w:color w:val="000000"/>
            <w:sz w:val="21"/>
            <w:szCs w:val="21"/>
          </w:rPr>
          <w:delText>在顶层，全局规划器为每个簇执行</w:delText>
        </w:r>
        <w:r w:rsidRPr="00A9585A" w:rsidDel="00B06D41">
          <w:rPr>
            <w:color w:val="000000"/>
            <w:sz w:val="21"/>
            <w:szCs w:val="21"/>
          </w:rPr>
          <w:delText xml:space="preserve"> RRT* </w:delText>
        </w:r>
        <w:r w:rsidRPr="00A9585A" w:rsidDel="00B06D41">
          <w:rPr>
            <w:color w:val="000000"/>
            <w:sz w:val="21"/>
            <w:szCs w:val="21"/>
          </w:rPr>
          <w:delText>搜索，生成从</w:delText>
        </w:r>
        <w:r w:rsidRPr="00A9585A" w:rsidDel="00B06D41">
          <w:rPr>
            <w:color w:val="000000"/>
            <w:sz w:val="21"/>
            <w:szCs w:val="21"/>
          </w:rPr>
          <w:delText xml:space="preserve"> </w:delText>
        </w:r>
      </w:del>
      <m:oMath>
        <m:sSub>
          <m:sSubPr>
            <m:ctrlPr>
              <w:del w:id="178" w:author="Lianghui Ding" w:date="2025-11-09T14:01:00Z">
                <w:rPr>
                  <w:rFonts w:ascii="Cambria Math" w:hAnsi="Cambria Math"/>
                  <w:i/>
                  <w:color w:val="000000"/>
                  <w:sz w:val="21"/>
                  <w:szCs w:val="21"/>
                </w:rPr>
              </w:del>
            </m:ctrlPr>
          </m:sSubPr>
          <m:e>
            <m:r>
              <w:del w:id="179" w:author="Lianghui Ding" w:date="2025-11-09T14:01:00Z">
                <w:rPr>
                  <w:rFonts w:ascii="Cambria Math" w:hAnsi="Cambria Math"/>
                  <w:color w:val="000000"/>
                  <w:sz w:val="21"/>
                  <w:szCs w:val="21"/>
                </w:rPr>
                <m:t>s</m:t>
              </w:del>
            </m:r>
          </m:e>
          <m:sub>
            <m:r>
              <w:del w:id="180" w:author="Lianghui Ding" w:date="2025-11-09T14:01:00Z">
                <w:rPr>
                  <w:rFonts w:ascii="Cambria Math" w:hAnsi="Cambria Math"/>
                  <w:color w:val="000000"/>
                  <w:sz w:val="21"/>
                  <w:szCs w:val="21"/>
                </w:rPr>
                <m:t>i</m:t>
              </w:del>
            </m:r>
          </m:sub>
        </m:sSub>
      </m:oMath>
      <w:del w:id="181"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到</w:delText>
        </w:r>
        <w:r w:rsidRPr="00A9585A" w:rsidDel="00B06D41">
          <w:rPr>
            <w:color w:val="000000"/>
            <w:sz w:val="21"/>
            <w:szCs w:val="21"/>
          </w:rPr>
          <w:delText xml:space="preserve"> </w:delText>
        </w:r>
      </w:del>
      <m:oMath>
        <m:sSub>
          <m:sSubPr>
            <m:ctrlPr>
              <w:del w:id="182" w:author="Lianghui Ding" w:date="2025-11-09T14:01:00Z">
                <w:rPr>
                  <w:rFonts w:ascii="Cambria Math" w:hAnsi="Cambria Math"/>
                  <w:i/>
                  <w:color w:val="000000"/>
                  <w:sz w:val="21"/>
                  <w:szCs w:val="21"/>
                </w:rPr>
              </w:del>
            </m:ctrlPr>
          </m:sSubPr>
          <m:e>
            <m:r>
              <w:del w:id="183" w:author="Lianghui Ding" w:date="2025-11-09T14:01:00Z">
                <w:rPr>
                  <w:rFonts w:ascii="Cambria Math" w:hAnsi="Cambria Math"/>
                  <w:color w:val="000000"/>
                  <w:sz w:val="21"/>
                  <w:szCs w:val="21"/>
                </w:rPr>
                <m:t>g</m:t>
              </w:del>
            </m:r>
          </m:e>
          <m:sub>
            <m:r>
              <w:del w:id="184" w:author="Lianghui Ding" w:date="2025-11-09T14:01:00Z">
                <w:rPr>
                  <w:rFonts w:ascii="Cambria Math" w:hAnsi="Cambria Math"/>
                  <w:color w:val="000000"/>
                  <w:sz w:val="21"/>
                  <w:szCs w:val="21"/>
                </w:rPr>
                <m:t>i</m:t>
              </w:del>
            </m:r>
          </m:sub>
        </m:sSub>
      </m:oMath>
      <w:del w:id="185" w:author="Lianghui Ding" w:date="2025-11-09T14:01:00Z">
        <w:r w:rsidRPr="00A9585A" w:rsidDel="00B06D41">
          <w:rPr>
            <w:rFonts w:hint="eastAsia"/>
            <w:color w:val="000000"/>
            <w:sz w:val="21"/>
            <w:szCs w:val="21"/>
          </w:rPr>
          <w:delText xml:space="preserve"> </w:delText>
        </w:r>
        <w:r w:rsidRPr="00A9585A" w:rsidDel="00B06D41">
          <w:rPr>
            <w:color w:val="000000"/>
            <w:sz w:val="21"/>
            <w:szCs w:val="21"/>
          </w:rPr>
          <w:delText>的参考路径</w:delText>
        </w:r>
        <w:r w:rsidRPr="00A9585A" w:rsidDel="00B06D41">
          <w:rPr>
            <w:color w:val="000000"/>
            <w:sz w:val="21"/>
            <w:szCs w:val="21"/>
          </w:rPr>
          <w:delText xml:space="preserve"> </w:delText>
        </w:r>
      </w:del>
      <m:oMath>
        <m:sSub>
          <m:sSubPr>
            <m:ctrlPr>
              <w:del w:id="186" w:author="Lianghui Ding" w:date="2025-11-09T14:01:00Z">
                <w:rPr>
                  <w:rFonts w:ascii="Cambria Math" w:hAnsi="Cambria Math"/>
                  <w:i/>
                  <w:color w:val="000000"/>
                  <w:sz w:val="21"/>
                  <w:szCs w:val="21"/>
                </w:rPr>
              </w:del>
            </m:ctrlPr>
          </m:sSubPr>
          <m:e>
            <m:r>
              <w:del w:id="187" w:author="Lianghui Ding" w:date="2025-11-09T14:01:00Z">
                <m:rPr>
                  <m:scr m:val="script"/>
                </m:rPr>
                <w:rPr>
                  <w:rFonts w:ascii="Cambria Math" w:hAnsi="Cambria Math"/>
                  <w:color w:val="000000"/>
                  <w:sz w:val="21"/>
                  <w:szCs w:val="21"/>
                </w:rPr>
                <m:t>P</m:t>
              </w:del>
            </m:r>
          </m:e>
          <m:sub>
            <m:r>
              <w:del w:id="188" w:author="Lianghui Ding" w:date="2025-11-09T14:01:00Z">
                <m:rPr>
                  <m:scr m:val="script"/>
                </m:rPr>
                <w:rPr>
                  <w:rFonts w:ascii="Cambria Math" w:hAnsi="Cambria Math"/>
                  <w:color w:val="000000"/>
                  <w:sz w:val="21"/>
                  <w:szCs w:val="21"/>
                </w:rPr>
                <m:t>i</m:t>
              </w:del>
            </m:r>
          </m:sub>
        </m:sSub>
      </m:oMath>
      <w:del w:id="189"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。在路径生成过程中，引入</w:delText>
        </w:r>
        <w:r w:rsidRPr="00A9585A" w:rsidDel="00B06D41">
          <w:rPr>
            <w:color w:val="000000"/>
            <w:sz w:val="21"/>
            <w:szCs w:val="21"/>
          </w:rPr>
          <w:delText xml:space="preserve"> Fréchet </w:delText>
        </w:r>
        <w:r w:rsidRPr="00A9585A" w:rsidDel="00B06D41">
          <w:rPr>
            <w:color w:val="000000"/>
            <w:sz w:val="21"/>
            <w:szCs w:val="21"/>
          </w:rPr>
          <w:delText>距离约束以调节不同簇路径的空间</w:delText>
        </w:r>
        <w:r w:rsidR="007B567B" w:rsidDel="00B06D41">
          <w:rPr>
            <w:rFonts w:hint="eastAsia"/>
            <w:color w:val="000000"/>
            <w:sz w:val="21"/>
            <w:szCs w:val="21"/>
          </w:rPr>
          <w:delText>距离</w:delText>
        </w:r>
        <w:r w:rsidRPr="00A9585A" w:rsidDel="00B06D41">
          <w:rPr>
            <w:color w:val="000000"/>
            <w:sz w:val="21"/>
            <w:szCs w:val="21"/>
          </w:rPr>
          <w:delText>，避免路径间重叠或过远。</w:delText>
        </w:r>
        <w:r w:rsidR="007B567B" w:rsidDel="00B06D41">
          <w:rPr>
            <w:rFonts w:hint="eastAsia"/>
            <w:color w:val="000000"/>
            <w:sz w:val="21"/>
            <w:szCs w:val="21"/>
          </w:rPr>
          <w:delText>随着无人机前进，</w:delText>
        </w:r>
        <w:r w:rsidRPr="00A9585A" w:rsidDel="00B06D41">
          <w:rPr>
            <w:color w:val="000000"/>
            <w:sz w:val="21"/>
            <w:szCs w:val="21"/>
          </w:rPr>
          <w:delText>当环境</w:delText>
        </w:r>
        <w:r w:rsidR="007B567B" w:rsidDel="00B06D41">
          <w:rPr>
            <w:rFonts w:hint="eastAsia"/>
            <w:color w:val="000000"/>
            <w:sz w:val="21"/>
            <w:szCs w:val="21"/>
          </w:rPr>
          <w:delText>信息实时</w:delText>
        </w:r>
        <w:r w:rsidRPr="00A9585A" w:rsidDel="00B06D41">
          <w:rPr>
            <w:color w:val="000000"/>
            <w:sz w:val="21"/>
            <w:szCs w:val="21"/>
          </w:rPr>
          <w:delText>探测更新</w:delText>
        </w:r>
        <w:r w:rsidRPr="00A9585A" w:rsidDel="00B06D41">
          <w:rPr>
            <w:rFonts w:hint="eastAsia"/>
            <w:color w:val="000000"/>
            <w:sz w:val="21"/>
            <w:szCs w:val="21"/>
          </w:rPr>
          <w:delText>后</w:delText>
        </w:r>
        <w:r w:rsidRPr="00A9585A" w:rsidDel="00B06D41">
          <w:rPr>
            <w:color w:val="000000"/>
            <w:sz w:val="21"/>
            <w:szCs w:val="21"/>
          </w:rPr>
          <w:delText>路径与</w:delText>
        </w:r>
        <w:r w:rsidRPr="00A9585A" w:rsidDel="00B06D41">
          <w:rPr>
            <w:rFonts w:hint="eastAsia"/>
            <w:color w:val="000000"/>
            <w:sz w:val="21"/>
            <w:szCs w:val="21"/>
          </w:rPr>
          <w:delText>建筑</w:delText>
        </w:r>
        <w:r w:rsidRPr="00A9585A" w:rsidDel="00B06D41">
          <w:rPr>
            <w:color w:val="000000"/>
            <w:sz w:val="21"/>
            <w:szCs w:val="21"/>
          </w:rPr>
          <w:delText>物集合</w:delText>
        </w:r>
        <w:r w:rsidRPr="00A9585A" w:rsidDel="00B06D41">
          <w:rPr>
            <w:color w:val="000000"/>
            <w:sz w:val="21"/>
            <w:szCs w:val="21"/>
          </w:rPr>
          <w:delText xml:space="preserve"> </w:delText>
        </w:r>
      </w:del>
      <m:oMath>
        <m:sSub>
          <m:sSubPr>
            <m:ctrlPr>
              <w:del w:id="190" w:author="Lianghui Ding" w:date="2025-11-09T14:01:00Z">
                <w:rPr>
                  <w:rFonts w:ascii="Cambria Math" w:hAnsi="Cambria Math"/>
                  <w:i/>
                  <w:color w:val="000000"/>
                  <w:sz w:val="21"/>
                  <w:szCs w:val="21"/>
                </w:rPr>
              </w:del>
            </m:ctrlPr>
          </m:sSubPr>
          <m:e>
            <m:r>
              <w:del w:id="191" w:author="Lianghui Ding" w:date="2025-11-09T14:01:00Z">
                <m:rPr>
                  <m:scr m:val="script"/>
                </m:rPr>
                <w:rPr>
                  <w:rFonts w:ascii="Cambria Math" w:hAnsi="Cambria Math"/>
                  <w:color w:val="000000"/>
                  <w:sz w:val="21"/>
                  <w:szCs w:val="21"/>
                </w:rPr>
                <m:t>O</m:t>
              </w:del>
            </m:r>
          </m:e>
          <m:sub>
            <m:r>
              <w:del w:id="192" w:author="Lianghui Ding" w:date="2025-11-09T14:01:00Z">
                <w:rPr>
                  <w:rFonts w:ascii="Cambria Math" w:hAnsi="Cambria Math"/>
                  <w:color w:val="000000"/>
                  <w:sz w:val="21"/>
                  <w:szCs w:val="21"/>
                </w:rPr>
                <m:t>t</m:t>
              </w:del>
            </m:r>
          </m:sub>
        </m:sSub>
      </m:oMath>
      <w:del w:id="193"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 xml:space="preserve"> </w:delText>
        </w:r>
        <w:r w:rsidRPr="00A9585A" w:rsidDel="00B06D41">
          <w:rPr>
            <w:color w:val="000000"/>
            <w:sz w:val="21"/>
            <w:szCs w:val="21"/>
          </w:rPr>
          <w:delText>发生碰撞时，触发</w:delText>
        </w:r>
        <w:r w:rsidRPr="00A9585A" w:rsidDel="00B06D41">
          <w:rPr>
            <w:rFonts w:hint="eastAsia"/>
            <w:color w:val="000000"/>
            <w:sz w:val="21"/>
            <w:szCs w:val="21"/>
          </w:rPr>
          <w:delText>对应簇的全局路径的</w:delText>
        </w:r>
        <w:r w:rsidRPr="00A9585A" w:rsidDel="00B06D41">
          <w:rPr>
            <w:color w:val="000000"/>
            <w:sz w:val="21"/>
            <w:szCs w:val="21"/>
          </w:rPr>
          <w:delText>重规划机制以保持</w:delText>
        </w:r>
        <w:r w:rsidRPr="00A9585A" w:rsidDel="00B06D41">
          <w:rPr>
            <w:rFonts w:hint="eastAsia"/>
            <w:color w:val="000000"/>
            <w:sz w:val="21"/>
            <w:szCs w:val="21"/>
          </w:rPr>
          <w:delText>该簇全局</w:delText>
        </w:r>
        <w:r w:rsidRPr="00A9585A" w:rsidDel="00B06D41">
          <w:rPr>
            <w:color w:val="000000"/>
            <w:sz w:val="21"/>
            <w:szCs w:val="21"/>
          </w:rPr>
          <w:delText>路径</w:delText>
        </w:r>
        <w:r w:rsidRPr="00A9585A" w:rsidDel="00B06D41">
          <w:rPr>
            <w:rFonts w:hint="eastAsia"/>
            <w:color w:val="000000"/>
            <w:sz w:val="21"/>
            <w:szCs w:val="21"/>
          </w:rPr>
          <w:delText>的</w:delText>
        </w:r>
        <w:r w:rsidRPr="00A9585A" w:rsidDel="00B06D41">
          <w:rPr>
            <w:color w:val="000000"/>
            <w:sz w:val="21"/>
            <w:szCs w:val="21"/>
          </w:rPr>
          <w:delText>可行性。</w:delText>
        </w:r>
      </w:del>
    </w:p>
    <w:p w14:paraId="1E85813D" w14:textId="17893082" w:rsidR="000521FD" w:rsidRPr="00A9585A" w:rsidDel="00B06D41" w:rsidRDefault="000521FD" w:rsidP="000521FD">
      <w:pPr>
        <w:spacing w:line="360" w:lineRule="auto"/>
        <w:ind w:firstLineChars="196" w:firstLine="412"/>
        <w:rPr>
          <w:del w:id="194" w:author="Lianghui Ding" w:date="2025-11-09T14:01:00Z"/>
          <w:color w:val="000000"/>
          <w:sz w:val="21"/>
          <w:szCs w:val="21"/>
        </w:rPr>
      </w:pPr>
      <w:del w:id="195" w:author="Lianghui Ding" w:date="2025-11-09T14:01:00Z">
        <w:r w:rsidRPr="007B567B" w:rsidDel="00B06D41">
          <w:rPr>
            <w:color w:val="000000"/>
            <w:sz w:val="21"/>
            <w:szCs w:val="21"/>
          </w:rPr>
          <w:delText>3</w:delText>
        </w:r>
        <w:r w:rsidRPr="007B567B" w:rsidDel="00B06D41">
          <w:rPr>
            <w:rFonts w:hint="eastAsia"/>
            <w:color w:val="000000"/>
            <w:sz w:val="21"/>
            <w:szCs w:val="21"/>
          </w:rPr>
          <w:delText>)</w:delText>
        </w:r>
        <w:r w:rsidR="007B567B" w:rsidRPr="007B567B" w:rsidDel="00B06D41">
          <w:rPr>
            <w:rFonts w:hint="eastAsia"/>
            <w:color w:val="000000"/>
            <w:sz w:val="21"/>
            <w:szCs w:val="21"/>
          </w:rPr>
          <w:delText>底层</w:delText>
        </w:r>
        <w:r w:rsidRPr="007B567B" w:rsidDel="00B06D41">
          <w:rPr>
            <w:color w:val="000000"/>
            <w:sz w:val="21"/>
            <w:szCs w:val="21"/>
          </w:rPr>
          <w:delText>局部路径执行（</w:delText>
        </w:r>
        <w:r w:rsidR="007B567B" w:rsidDel="00B06D41">
          <w:rPr>
            <w:rFonts w:hint="eastAsia"/>
            <w:color w:val="000000"/>
            <w:sz w:val="21"/>
            <w:szCs w:val="21"/>
          </w:rPr>
          <w:delText>M</w:delText>
        </w:r>
        <w:r w:rsidR="007B567B" w:rsidDel="00B06D41">
          <w:rPr>
            <w:color w:val="000000"/>
            <w:sz w:val="21"/>
            <w:szCs w:val="21"/>
          </w:rPr>
          <w:delText>ST-</w:delText>
        </w:r>
        <w:r w:rsidRPr="007B567B" w:rsidDel="00B06D41">
          <w:rPr>
            <w:color w:val="000000"/>
            <w:sz w:val="21"/>
            <w:szCs w:val="21"/>
          </w:rPr>
          <w:delText>APF</w:delText>
        </w:r>
        <w:r w:rsidRPr="007B567B" w:rsidDel="00B06D41">
          <w:rPr>
            <w:color w:val="000000"/>
            <w:sz w:val="21"/>
            <w:szCs w:val="21"/>
          </w:rPr>
          <w:delText>层）</w:delText>
        </w:r>
        <w:r w:rsidRPr="007B567B" w:rsidDel="00B06D41">
          <w:rPr>
            <w:color w:val="000000"/>
            <w:sz w:val="21"/>
            <w:szCs w:val="21"/>
          </w:rPr>
          <w:delText>:</w:delText>
        </w:r>
        <w:r w:rsidRPr="00A9585A" w:rsidDel="00B06D41">
          <w:rPr>
            <w:color w:val="000000"/>
            <w:sz w:val="21"/>
            <w:szCs w:val="21"/>
          </w:rPr>
          <w:delText>底层局部控制器以</w:delText>
        </w:r>
        <w:r w:rsidRPr="00A9585A" w:rsidDel="00B06D41">
          <w:rPr>
            <w:color w:val="000000"/>
            <w:sz w:val="21"/>
            <w:szCs w:val="21"/>
          </w:rPr>
          <w:delText>RRT*</w:delText>
        </w:r>
        <w:r w:rsidRPr="00A9585A" w:rsidDel="00B06D41">
          <w:rPr>
            <w:color w:val="000000"/>
            <w:sz w:val="21"/>
            <w:szCs w:val="21"/>
          </w:rPr>
          <w:delText>提供的</w:delText>
        </w:r>
        <w:r w:rsidR="007B567B" w:rsidDel="00B06D41">
          <w:rPr>
            <w:rFonts w:hint="eastAsia"/>
            <w:color w:val="000000"/>
            <w:sz w:val="21"/>
            <w:szCs w:val="21"/>
          </w:rPr>
          <w:delText>下一</w:delText>
        </w:r>
        <w:r w:rsidRPr="00A9585A" w:rsidDel="00B06D41">
          <w:rPr>
            <w:color w:val="000000"/>
            <w:sz w:val="21"/>
            <w:szCs w:val="21"/>
          </w:rPr>
          <w:delText>路径点为</w:delText>
        </w:r>
        <w:r w:rsidRPr="00A9585A" w:rsidDel="00B06D41">
          <w:rPr>
            <w:rFonts w:hint="eastAsia"/>
            <w:color w:val="000000"/>
            <w:sz w:val="21"/>
            <w:szCs w:val="21"/>
          </w:rPr>
          <w:delText>当前</w:delText>
        </w:r>
        <w:r w:rsidRPr="00A9585A" w:rsidDel="00B06D41">
          <w:rPr>
            <w:color w:val="000000"/>
            <w:sz w:val="21"/>
            <w:szCs w:val="21"/>
          </w:rPr>
          <w:delText>目标，通过</w:delText>
        </w:r>
        <w:r w:rsidRPr="00A9585A" w:rsidDel="00B06D41">
          <w:rPr>
            <w:color w:val="000000"/>
            <w:sz w:val="21"/>
            <w:szCs w:val="21"/>
          </w:rPr>
          <w:delText>APF</w:delText>
        </w:r>
        <w:r w:rsidRPr="00A9585A" w:rsidDel="00B06D41">
          <w:rPr>
            <w:color w:val="000000"/>
            <w:sz w:val="21"/>
            <w:szCs w:val="21"/>
          </w:rPr>
          <w:delText>势场函数实时计算每个无人机的合力</w:delText>
        </w:r>
        <w:r w:rsidRPr="00A9585A" w:rsidDel="00B06D41">
          <w:rPr>
            <w:rFonts w:hint="eastAsia"/>
            <w:color w:val="000000"/>
            <w:sz w:val="21"/>
            <w:szCs w:val="21"/>
          </w:rPr>
          <w:delText xml:space="preserve"> </w:delText>
        </w:r>
      </w:del>
      <m:oMath>
        <m:sSub>
          <m:sSubPr>
            <m:ctrlPr>
              <w:del w:id="196" w:author="Lianghui Ding" w:date="2025-11-09T14:01:00Z">
                <w:rPr>
                  <w:rFonts w:ascii="Cambria Math" w:hAnsi="Cambria Math"/>
                  <w:i/>
                  <w:color w:val="000000"/>
                  <w:sz w:val="21"/>
                  <w:szCs w:val="21"/>
                </w:rPr>
              </w:del>
            </m:ctrlPr>
          </m:sSubPr>
          <m:e>
            <m:r>
              <w:del w:id="197" w:author="Lianghui Ding" w:date="2025-11-09T14:01:00Z">
                <w:rPr>
                  <w:rFonts w:ascii="Cambria Math" w:hAnsi="Cambria Math"/>
                  <w:color w:val="000000"/>
                  <w:sz w:val="21"/>
                  <w:szCs w:val="21"/>
                </w:rPr>
                <m:t>F</m:t>
              </w:del>
            </m:r>
          </m:e>
          <m:sub>
            <m:r>
              <w:del w:id="198" w:author="Lianghui Ding" w:date="2025-11-09T14:01:00Z">
                <w:rPr>
                  <w:rFonts w:ascii="Cambria Math" w:hAnsi="Cambria Math"/>
                  <w:color w:val="000000"/>
                  <w:sz w:val="21"/>
                  <w:szCs w:val="21"/>
                </w:rPr>
                <m:t>i</m:t>
              </w:del>
            </m:r>
          </m:sub>
        </m:sSub>
        <m:d>
          <m:dPr>
            <m:ctrlPr>
              <w:del w:id="199" w:author="Lianghui Ding" w:date="2025-11-09T14:01:00Z">
                <w:rPr>
                  <w:rFonts w:ascii="Cambria Math" w:hAnsi="Cambria Math"/>
                  <w:i/>
                  <w:color w:val="000000"/>
                  <w:sz w:val="21"/>
                  <w:szCs w:val="21"/>
                </w:rPr>
              </w:del>
            </m:ctrlPr>
          </m:dPr>
          <m:e>
            <m:r>
              <w:del w:id="200" w:author="Lianghui Ding" w:date="2025-11-09T14:01:00Z">
                <w:rPr>
                  <w:rFonts w:ascii="Cambria Math" w:hAnsi="Cambria Math"/>
                  <w:color w:val="000000"/>
                  <w:sz w:val="21"/>
                  <w:szCs w:val="21"/>
                </w:rPr>
                <m:t>t</m:t>
              </w:del>
            </m:r>
          </m:e>
        </m:d>
      </m:oMath>
      <w:del w:id="201" w:author="Lianghui Ding" w:date="2025-11-09T14:01:00Z">
        <w:r w:rsidRPr="00A9585A" w:rsidDel="00B06D41">
          <w:rPr>
            <w:color w:val="000000"/>
            <w:sz w:val="21"/>
            <w:szCs w:val="21"/>
          </w:rPr>
          <w:delText>，并更新位置</w:delText>
        </w:r>
        <w:r w:rsidRPr="00A9585A" w:rsidDel="00B06D41">
          <w:rPr>
            <w:rFonts w:hint="eastAsia"/>
            <w:color w:val="000000"/>
            <w:sz w:val="21"/>
            <w:szCs w:val="21"/>
          </w:rPr>
          <w:delText xml:space="preserve"> </w:delText>
        </w:r>
      </w:del>
      <m:oMath>
        <m:sSub>
          <m:sSubPr>
            <m:ctrlPr>
              <w:del w:id="202" w:author="Lianghui Ding" w:date="2025-11-09T14:01:00Z">
                <w:rPr>
                  <w:rFonts w:ascii="Cambria Math" w:hAnsi="Cambria Math"/>
                  <w:i/>
                  <w:color w:val="000000"/>
                  <w:sz w:val="21"/>
                  <w:szCs w:val="21"/>
                </w:rPr>
              </w:del>
            </m:ctrlPr>
          </m:sSubPr>
          <m:e>
            <m:r>
              <w:del w:id="203" w:author="Lianghui Ding" w:date="2025-11-09T14:01:00Z">
                <w:rPr>
                  <w:rFonts w:ascii="Cambria Math" w:hAnsi="Cambria Math"/>
                  <w:color w:val="000000"/>
                  <w:sz w:val="21"/>
                  <w:szCs w:val="21"/>
                </w:rPr>
                <m:t>o</m:t>
              </w:del>
            </m:r>
          </m:e>
          <m:sub>
            <m:r>
              <w:del w:id="204" w:author="Lianghui Ding" w:date="2025-11-09T14:01:00Z">
                <w:rPr>
                  <w:rFonts w:ascii="Cambria Math" w:hAnsi="Cambria Math"/>
                  <w:color w:val="000000"/>
                  <w:sz w:val="21"/>
                  <w:szCs w:val="21"/>
                </w:rPr>
                <m:t>i</m:t>
              </w:del>
            </m:r>
          </m:sub>
        </m:sSub>
        <m:d>
          <m:dPr>
            <m:ctrlPr>
              <w:del w:id="205" w:author="Lianghui Ding" w:date="2025-11-09T14:01:00Z">
                <w:rPr>
                  <w:rFonts w:ascii="Cambria Math" w:hAnsi="Cambria Math"/>
                  <w:i/>
                  <w:color w:val="000000"/>
                  <w:sz w:val="21"/>
                  <w:szCs w:val="21"/>
                </w:rPr>
              </w:del>
            </m:ctrlPr>
          </m:dPr>
          <m:e>
            <m:r>
              <w:del w:id="206" w:author="Lianghui Ding" w:date="2025-11-09T14:01:00Z">
                <w:rPr>
                  <w:rFonts w:ascii="Cambria Math" w:hAnsi="Cambria Math"/>
                  <w:color w:val="000000"/>
                  <w:sz w:val="21"/>
                  <w:szCs w:val="21"/>
                </w:rPr>
                <m:t>t+1</m:t>
              </w:del>
            </m:r>
          </m:e>
        </m:d>
      </m:oMath>
      <w:del w:id="207" w:author="Lianghui Ding" w:date="2025-11-09T14:01:00Z">
        <w:r w:rsidRPr="00A9585A" w:rsidDel="00B06D41">
          <w:rPr>
            <w:color w:val="000000"/>
            <w:sz w:val="21"/>
            <w:szCs w:val="21"/>
          </w:rPr>
          <w:delText>。其中，目标吸引力确保运动趋向</w:delText>
        </w:r>
        <w:r w:rsidR="007B567B" w:rsidDel="00B06D41">
          <w:rPr>
            <w:rFonts w:hint="eastAsia"/>
            <w:color w:val="000000"/>
            <w:sz w:val="21"/>
            <w:szCs w:val="21"/>
          </w:rPr>
          <w:delText>顶层</w:delText>
        </w:r>
        <w:r w:rsidRPr="00A9585A" w:rsidDel="00B06D41">
          <w:rPr>
            <w:color w:val="000000"/>
            <w:sz w:val="21"/>
            <w:szCs w:val="21"/>
          </w:rPr>
          <w:delText>全局参考路径，斥力用于碰撞避免，而基于最小生成树的</w:delText>
        </w:r>
        <w:r w:rsidRPr="00A9585A" w:rsidDel="00B06D41">
          <w:rPr>
            <w:rFonts w:hint="eastAsia"/>
            <w:color w:val="000000"/>
            <w:sz w:val="21"/>
            <w:szCs w:val="21"/>
          </w:rPr>
          <w:delText>通信保持</w:delText>
        </w:r>
        <w:r w:rsidRPr="00A9585A" w:rsidDel="00B06D41">
          <w:rPr>
            <w:color w:val="000000"/>
            <w:sz w:val="21"/>
            <w:szCs w:val="21"/>
          </w:rPr>
          <w:delText>力用于保持集群通信连通性。</w:delText>
        </w:r>
      </w:del>
    </w:p>
    <w:p w14:paraId="02BBD17D" w14:textId="185613E8" w:rsidR="000521FD" w:rsidRPr="00A9585A" w:rsidDel="00B06D41" w:rsidRDefault="000521FD" w:rsidP="000521FD">
      <w:pPr>
        <w:spacing w:line="360" w:lineRule="auto"/>
        <w:ind w:firstLineChars="196" w:firstLine="412"/>
        <w:rPr>
          <w:del w:id="208" w:author="Lianghui Ding" w:date="2025-11-09T14:01:00Z"/>
          <w:color w:val="000000"/>
          <w:sz w:val="21"/>
          <w:szCs w:val="21"/>
        </w:rPr>
      </w:pPr>
      <w:del w:id="209" w:author="Lianghui Ding" w:date="2025-11-09T14:01:00Z">
        <w:r w:rsidRPr="00A9585A" w:rsidDel="00B06D41">
          <w:rPr>
            <w:rFonts w:hint="eastAsia"/>
            <w:color w:val="000000"/>
            <w:sz w:val="21"/>
            <w:szCs w:val="21"/>
          </w:rPr>
          <w:delText>4</w:delText>
        </w:r>
        <w:r w:rsidRPr="00A9585A" w:rsidDel="00B06D41">
          <w:rPr>
            <w:rFonts w:hint="eastAsia"/>
            <w:color w:val="000000"/>
            <w:sz w:val="21"/>
            <w:szCs w:val="21"/>
          </w:rPr>
          <w:delText>）</w:delText>
        </w:r>
        <w:r w:rsidRPr="007B567B" w:rsidDel="00B06D41">
          <w:rPr>
            <w:color w:val="000000"/>
            <w:sz w:val="21"/>
            <w:szCs w:val="21"/>
          </w:rPr>
          <w:delText>通信拓扑反馈与自适应调节</w:delText>
        </w:r>
        <w:r w:rsidRPr="007B567B" w:rsidDel="00B06D41">
          <w:rPr>
            <w:rFonts w:hint="eastAsia"/>
            <w:color w:val="000000"/>
            <w:sz w:val="21"/>
            <w:szCs w:val="21"/>
          </w:rPr>
          <w:delText>：</w:delText>
        </w:r>
        <w:r w:rsidRPr="00A9585A" w:rsidDel="00B06D41">
          <w:rPr>
            <w:color w:val="000000"/>
            <w:sz w:val="21"/>
            <w:szCs w:val="21"/>
          </w:rPr>
          <w:delText>在每个时间步内，系统根据当前</w:delText>
        </w:r>
        <w:r w:rsidRPr="00A9585A" w:rsidDel="00B06D41">
          <w:rPr>
            <w:color w:val="000000"/>
            <w:sz w:val="21"/>
            <w:szCs w:val="21"/>
          </w:rPr>
          <w:delText>SINR</w:delText>
        </w:r>
        <w:r w:rsidRPr="00A9585A" w:rsidDel="00B06D41">
          <w:rPr>
            <w:color w:val="000000"/>
            <w:sz w:val="21"/>
            <w:szCs w:val="21"/>
          </w:rPr>
          <w:delText>重新构建加权通信拓扑，并基于</w:delText>
        </w:r>
        <w:r w:rsidRPr="00A9585A" w:rsidDel="00B06D41">
          <w:rPr>
            <w:color w:val="000000"/>
            <w:sz w:val="21"/>
            <w:szCs w:val="21"/>
          </w:rPr>
          <w:delText xml:space="preserve"> MST </w:delText>
        </w:r>
        <w:r w:rsidRPr="00A9585A" w:rsidDel="00B06D41">
          <w:rPr>
            <w:color w:val="000000"/>
            <w:sz w:val="21"/>
            <w:szCs w:val="21"/>
          </w:rPr>
          <w:delText>更新邻接关系。当某条链路的</w:delText>
        </w:r>
        <w:r w:rsidRPr="00A9585A" w:rsidDel="00B06D41">
          <w:rPr>
            <w:color w:val="000000"/>
            <w:sz w:val="21"/>
            <w:szCs w:val="21"/>
          </w:rPr>
          <w:delText>SINR</w:delText>
        </w:r>
        <w:r w:rsidRPr="00A9585A" w:rsidDel="00B06D41">
          <w:rPr>
            <w:color w:val="000000"/>
            <w:sz w:val="21"/>
            <w:szCs w:val="21"/>
          </w:rPr>
          <w:delText>低于阈值</w:delText>
        </w:r>
        <w:r w:rsidRPr="00A9585A" w:rsidDel="00B06D41">
          <w:rPr>
            <w:color w:val="000000"/>
            <w:sz w:val="21"/>
            <w:szCs w:val="21"/>
          </w:rPr>
          <w:delText xml:space="preserve"> </w:delText>
        </w:r>
      </w:del>
      <m:oMath>
        <m:sSub>
          <m:sSubPr>
            <m:ctrlPr>
              <w:del w:id="210" w:author="Lianghui Ding" w:date="2025-11-09T14:01:00Z">
                <w:rPr>
                  <w:rFonts w:ascii="Cambria Math" w:hAnsi="Cambria Math"/>
                  <w:i/>
                  <w:color w:val="000000"/>
                  <w:sz w:val="21"/>
                  <w:szCs w:val="21"/>
                </w:rPr>
              </w:del>
            </m:ctrlPr>
          </m:sSubPr>
          <m:e>
            <m:r>
              <w:del w:id="211" w:author="Lianghui Ding" w:date="2025-11-09T14:01:00Z">
                <m:rPr>
                  <m:sty m:val="p"/>
                </m:rPr>
                <w:rPr>
                  <w:rFonts w:ascii="Cambria Math" w:hAnsi="Cambria Math"/>
                  <w:color w:val="000000"/>
                  <w:sz w:val="21"/>
                  <w:szCs w:val="21"/>
                </w:rPr>
                <m:t>γ</m:t>
              </w:del>
            </m:r>
            <m:ctrlPr>
              <w:del w:id="212" w:author="Lianghui Ding" w:date="2025-11-09T14:01:00Z">
                <w:rPr>
                  <w:rFonts w:ascii="Cambria Math" w:hAnsi="Cambria Math"/>
                  <w:color w:val="000000"/>
                  <w:sz w:val="21"/>
                  <w:szCs w:val="21"/>
                </w:rPr>
              </w:del>
            </m:ctrlPr>
          </m:e>
          <m:sub>
            <m:r>
              <w:del w:id="213" w:author="Lianghui Ding" w:date="2025-11-09T14:01:00Z">
                <w:rPr>
                  <w:rFonts w:ascii="Cambria Math" w:hAnsi="Cambria Math"/>
                  <w:color w:val="000000"/>
                  <w:sz w:val="21"/>
                  <w:szCs w:val="21"/>
                </w:rPr>
                <m:t>th</m:t>
              </w:del>
            </m:r>
          </m:sub>
        </m:sSub>
      </m:oMath>
      <w:del w:id="214" w:author="Lianghui Ding" w:date="2025-11-09T14:01:00Z">
        <w:r w:rsidRPr="00A9585A" w:rsidDel="00B06D41">
          <w:rPr>
            <w:rFonts w:eastAsia="MS Gothic" w:cs="MS Gothic" w:hint="eastAsia"/>
            <w:color w:val="000000"/>
            <w:sz w:val="21"/>
            <w:szCs w:val="21"/>
          </w:rPr>
          <w:delText>​</w:delText>
        </w:r>
        <w:r w:rsidRPr="00A9585A" w:rsidDel="00B06D41">
          <w:rPr>
            <w:color w:val="000000"/>
            <w:sz w:val="21"/>
            <w:szCs w:val="21"/>
          </w:rPr>
          <w:delText xml:space="preserve"> </w:delText>
        </w:r>
        <w:r w:rsidRPr="00A9585A" w:rsidDel="00B06D41">
          <w:rPr>
            <w:color w:val="000000"/>
            <w:sz w:val="21"/>
            <w:szCs w:val="21"/>
          </w:rPr>
          <w:delText>时，</w:delText>
        </w:r>
        <w:r w:rsidRPr="00A9585A" w:rsidDel="00B06D41">
          <w:rPr>
            <w:rFonts w:hint="eastAsia"/>
            <w:color w:val="000000"/>
            <w:sz w:val="21"/>
            <w:szCs w:val="21"/>
          </w:rPr>
          <w:delText>用于为</w:delText>
        </w:r>
        <w:r w:rsidRPr="00A9585A" w:rsidDel="00B06D41">
          <w:rPr>
            <w:color w:val="000000"/>
            <w:sz w:val="21"/>
            <w:szCs w:val="21"/>
          </w:rPr>
          <w:delText>对应无人机对产生增强的引力反馈，促使其靠近通信簇中心</w:delText>
        </w:r>
        <w:r w:rsidRPr="00A9585A" w:rsidDel="00B06D41">
          <w:rPr>
            <w:rFonts w:hint="eastAsia"/>
            <w:color w:val="000000"/>
            <w:sz w:val="21"/>
            <w:szCs w:val="21"/>
          </w:rPr>
          <w:delText>。</w:delText>
        </w:r>
        <w:r w:rsidRPr="00A9585A" w:rsidDel="00B06D41">
          <w:rPr>
            <w:color w:val="000000"/>
            <w:sz w:val="21"/>
            <w:szCs w:val="21"/>
          </w:rPr>
          <w:delText xml:space="preserve"> </w:delText>
        </w:r>
      </w:del>
    </w:p>
    <w:p w14:paraId="0514CFEE" w14:textId="3412E7B2" w:rsidR="000521FD" w:rsidRPr="00A9585A" w:rsidDel="00B06D41" w:rsidRDefault="000521FD" w:rsidP="00522C7B">
      <w:pPr>
        <w:spacing w:line="360" w:lineRule="auto"/>
        <w:ind w:firstLineChars="196" w:firstLine="412"/>
        <w:rPr>
          <w:del w:id="215" w:author="Lianghui Ding" w:date="2025-11-09T14:01:00Z"/>
          <w:color w:val="000000"/>
          <w:sz w:val="21"/>
          <w:szCs w:val="21"/>
        </w:rPr>
      </w:pPr>
      <w:del w:id="216" w:author="Lianghui Ding" w:date="2025-11-09T14:01:00Z">
        <w:r w:rsidRPr="00A9585A" w:rsidDel="00B06D41">
          <w:rPr>
            <w:color w:val="000000"/>
            <w:sz w:val="21"/>
            <w:szCs w:val="21"/>
          </w:rPr>
          <w:delText>上述四阶段构成了</w:delText>
        </w:r>
        <w:r w:rsidRPr="00A9585A" w:rsidDel="00B06D41">
          <w:rPr>
            <w:color w:val="000000"/>
            <w:sz w:val="21"/>
            <w:szCs w:val="21"/>
          </w:rPr>
          <w:delText>CL-RRT*-APF</w:delText>
        </w:r>
        <w:r w:rsidRPr="00A9585A" w:rsidDel="00B06D41">
          <w:rPr>
            <w:color w:val="000000"/>
            <w:sz w:val="21"/>
            <w:szCs w:val="21"/>
          </w:rPr>
          <w:delText>算法的自适应双层</w:delText>
        </w:r>
        <w:r w:rsidR="009A0301" w:rsidDel="00B06D41">
          <w:rPr>
            <w:rFonts w:hint="eastAsia"/>
            <w:color w:val="000000"/>
            <w:sz w:val="21"/>
            <w:szCs w:val="21"/>
          </w:rPr>
          <w:delText>协同</w:delText>
        </w:r>
        <w:r w:rsidRPr="00A9585A" w:rsidDel="00B06D41">
          <w:rPr>
            <w:color w:val="000000"/>
            <w:sz w:val="21"/>
            <w:szCs w:val="21"/>
          </w:rPr>
          <w:delText>机制，</w:delText>
        </w:r>
        <w:commentRangeStart w:id="217"/>
        <w:r w:rsidRPr="00A9585A" w:rsidDel="00B06D41">
          <w:rPr>
            <w:color w:val="000000"/>
            <w:sz w:val="21"/>
            <w:szCs w:val="21"/>
          </w:rPr>
          <w:delText>即：全局规划提供方向参考</w:delText>
        </w:r>
        <w:r w:rsidRPr="00A9585A" w:rsidDel="00B06D41">
          <w:rPr>
            <w:color w:val="000000"/>
            <w:sz w:val="21"/>
            <w:szCs w:val="21"/>
          </w:rPr>
          <w:delText xml:space="preserve"> → </w:delText>
        </w:r>
        <w:r w:rsidRPr="00A9585A" w:rsidDel="00B06D41">
          <w:rPr>
            <w:color w:val="000000"/>
            <w:sz w:val="21"/>
            <w:szCs w:val="21"/>
          </w:rPr>
          <w:delText>局部控制实现实时避障与连通</w:delText>
        </w:r>
        <w:r w:rsidRPr="00A9585A" w:rsidDel="00B06D41">
          <w:rPr>
            <w:color w:val="000000"/>
            <w:sz w:val="21"/>
            <w:szCs w:val="21"/>
          </w:rPr>
          <w:delText xml:space="preserve"> → </w:delText>
        </w:r>
        <w:r w:rsidRPr="00A9585A" w:rsidDel="00B06D41">
          <w:rPr>
            <w:color w:val="000000"/>
            <w:sz w:val="21"/>
            <w:szCs w:val="21"/>
          </w:rPr>
          <w:delText>通信反馈动态调节集群拓扑</w:delText>
        </w:r>
        <w:r w:rsidRPr="00A9585A" w:rsidDel="00B06D41">
          <w:rPr>
            <w:color w:val="000000"/>
            <w:sz w:val="21"/>
            <w:szCs w:val="21"/>
          </w:rPr>
          <w:delText xml:space="preserve"> → </w:delText>
        </w:r>
        <w:r w:rsidRPr="00A9585A" w:rsidDel="00B06D41">
          <w:rPr>
            <w:color w:val="000000"/>
            <w:sz w:val="21"/>
            <w:szCs w:val="21"/>
          </w:rPr>
          <w:delText>异常触发全局重规划</w:delText>
        </w:r>
        <w:commentRangeEnd w:id="217"/>
        <w:r w:rsidR="006E2AEB" w:rsidDel="00B06D41">
          <w:rPr>
            <w:rStyle w:val="ac"/>
          </w:rPr>
          <w:commentReference w:id="217"/>
        </w:r>
        <w:r w:rsidRPr="00A9585A" w:rsidDel="00B06D41">
          <w:rPr>
            <w:color w:val="000000"/>
            <w:sz w:val="21"/>
            <w:szCs w:val="21"/>
          </w:rPr>
          <w:delText>。</w:delText>
        </w:r>
        <w:commentRangeStart w:id="218"/>
        <w:r w:rsidR="007B567B" w:rsidRPr="003D7711" w:rsidDel="00B06D41">
          <w:rPr>
            <w:rFonts w:hint="eastAsia"/>
            <w:color w:val="000000"/>
            <w:sz w:val="21"/>
            <w:szCs w:val="21"/>
          </w:rPr>
          <w:delText>算法有效降低了势场耦合带来</w:delText>
        </w:r>
        <w:r w:rsidR="000E53FC" w:rsidDel="00B06D41">
          <w:rPr>
            <w:rFonts w:hint="eastAsia"/>
            <w:color w:val="000000"/>
            <w:sz w:val="21"/>
            <w:szCs w:val="21"/>
          </w:rPr>
          <w:delText>的不稳定性</w:delText>
        </w:r>
        <w:r w:rsidR="007B567B" w:rsidRPr="003D7711" w:rsidDel="00B06D41">
          <w:rPr>
            <w:rFonts w:hint="eastAsia"/>
            <w:color w:val="000000"/>
            <w:sz w:val="21"/>
            <w:szCs w:val="21"/>
          </w:rPr>
          <w:delText>，提高了在大规模集群与复杂城市环境下的扩展性</w:delText>
        </w:r>
        <w:r w:rsidR="007B567B" w:rsidDel="00B06D41">
          <w:rPr>
            <w:rFonts w:hint="eastAsia"/>
            <w:color w:val="000000"/>
            <w:sz w:val="21"/>
            <w:szCs w:val="21"/>
          </w:rPr>
          <w:delText>和通信保持效果</w:delText>
        </w:r>
        <w:commentRangeEnd w:id="218"/>
        <w:r w:rsidR="00325891" w:rsidDel="00B06D41">
          <w:rPr>
            <w:rStyle w:val="ac"/>
          </w:rPr>
          <w:commentReference w:id="218"/>
        </w:r>
      </w:del>
    </w:p>
    <w:p w14:paraId="4248302E" w14:textId="2F654103" w:rsidR="000F4F18" w:rsidRDefault="0079034F" w:rsidP="00583115">
      <w:pPr>
        <w:spacing w:line="360" w:lineRule="auto"/>
        <w:outlineLvl w:val="0"/>
        <w:rPr>
          <w:ins w:id="219" w:author="Lianghui Ding" w:date="2025-11-09T14:06:00Z"/>
          <w:b/>
          <w:sz w:val="21"/>
          <w:szCs w:val="21"/>
        </w:rPr>
      </w:pPr>
      <w:bookmarkStart w:id="220" w:name="OLE_LINK6"/>
      <w:r w:rsidRPr="00A9585A">
        <w:rPr>
          <w:b/>
          <w:sz w:val="21"/>
          <w:szCs w:val="21"/>
        </w:rPr>
        <w:t>3</w:t>
      </w:r>
      <w:r w:rsidR="00583115" w:rsidRPr="00A9585A">
        <w:rPr>
          <w:rFonts w:hint="eastAsia"/>
          <w:b/>
          <w:sz w:val="21"/>
          <w:szCs w:val="21"/>
        </w:rPr>
        <w:t>.</w:t>
      </w:r>
      <w:r w:rsidR="00942C71">
        <w:rPr>
          <w:b/>
          <w:sz w:val="21"/>
          <w:szCs w:val="21"/>
        </w:rPr>
        <w:t>2</w:t>
      </w:r>
      <w:r w:rsidR="00583115" w:rsidRPr="00A9585A">
        <w:rPr>
          <w:rFonts w:hint="eastAsia"/>
          <w:b/>
          <w:sz w:val="21"/>
          <w:szCs w:val="21"/>
        </w:rPr>
        <w:t xml:space="preserve"> </w:t>
      </w:r>
      <w:del w:id="221" w:author="Lianghui Ding" w:date="2025-11-09T14:01:00Z">
        <w:r w:rsidR="00E15C4F" w:rsidRPr="00E15C4F" w:rsidDel="00B06D41">
          <w:rPr>
            <w:b/>
            <w:sz w:val="21"/>
            <w:szCs w:val="21"/>
          </w:rPr>
          <w:delText>顶层</w:delText>
        </w:r>
      </w:del>
      <w:ins w:id="222" w:author="Lianghui Ding" w:date="2025-11-09T14:01:00Z">
        <w:r w:rsidR="00B06D41">
          <w:rPr>
            <w:rFonts w:hint="eastAsia"/>
            <w:b/>
            <w:sz w:val="21"/>
            <w:szCs w:val="21"/>
          </w:rPr>
          <w:t>簇间</w:t>
        </w:r>
      </w:ins>
      <w:del w:id="223" w:author="Lianghui Ding" w:date="2025-11-09T14:01:00Z">
        <w:r w:rsidR="00E15C4F" w:rsidRPr="00E15C4F" w:rsidDel="00B06D41">
          <w:rPr>
            <w:b/>
            <w:sz w:val="21"/>
            <w:szCs w:val="21"/>
          </w:rPr>
          <w:delText xml:space="preserve"> </w:delText>
        </w:r>
      </w:del>
      <w:r w:rsidR="00E15C4F" w:rsidRPr="00E15C4F">
        <w:rPr>
          <w:b/>
          <w:sz w:val="21"/>
          <w:szCs w:val="21"/>
        </w:rPr>
        <w:t>Fréchet</w:t>
      </w:r>
      <w:ins w:id="224" w:author="Lianghui Ding" w:date="2025-11-09T14:01:00Z">
        <w:r w:rsidR="00B06D41">
          <w:rPr>
            <w:rFonts w:hint="eastAsia"/>
            <w:b/>
            <w:sz w:val="21"/>
            <w:szCs w:val="21"/>
          </w:rPr>
          <w:t>距离</w:t>
        </w:r>
      </w:ins>
      <w:r w:rsidR="00E15C4F" w:rsidRPr="00E15C4F">
        <w:rPr>
          <w:b/>
          <w:sz w:val="21"/>
          <w:szCs w:val="21"/>
        </w:rPr>
        <w:t>约束</w:t>
      </w:r>
      <w:ins w:id="225" w:author="Lianghui Ding" w:date="2025-11-09T14:02:00Z">
        <w:r w:rsidR="00B06D41">
          <w:rPr>
            <w:rFonts w:hint="eastAsia"/>
            <w:b/>
            <w:sz w:val="21"/>
            <w:szCs w:val="21"/>
          </w:rPr>
          <w:t>的</w:t>
        </w:r>
      </w:ins>
      <w:del w:id="226" w:author="Lianghui Ding" w:date="2025-11-09T14:02:00Z">
        <w:r w:rsidR="00E15C4F" w:rsidDel="00B06D41">
          <w:rPr>
            <w:b/>
            <w:sz w:val="21"/>
            <w:szCs w:val="21"/>
          </w:rPr>
          <w:delText>-</w:delText>
        </w:r>
        <w:r w:rsidR="00E15C4F" w:rsidRPr="00E15C4F" w:rsidDel="00B06D41">
          <w:rPr>
            <w:b/>
            <w:sz w:val="21"/>
            <w:szCs w:val="21"/>
          </w:rPr>
          <w:delText>CL-</w:delText>
        </w:r>
      </w:del>
      <w:r w:rsidR="00E15C4F" w:rsidRPr="00E15C4F">
        <w:rPr>
          <w:b/>
          <w:sz w:val="21"/>
          <w:szCs w:val="21"/>
        </w:rPr>
        <w:t xml:space="preserve">RRT* </w:t>
      </w:r>
      <w:r w:rsidR="00E15C4F" w:rsidRPr="00E15C4F">
        <w:rPr>
          <w:b/>
          <w:sz w:val="21"/>
          <w:szCs w:val="21"/>
        </w:rPr>
        <w:t>全局</w:t>
      </w:r>
      <w:ins w:id="227" w:author="Lianghui Ding" w:date="2025-11-09T14:02:00Z">
        <w:r w:rsidR="00B06D41">
          <w:rPr>
            <w:rFonts w:hint="eastAsia"/>
            <w:b/>
            <w:sz w:val="21"/>
            <w:szCs w:val="21"/>
          </w:rPr>
          <w:t>路径</w:t>
        </w:r>
      </w:ins>
      <w:r w:rsidR="00E15C4F" w:rsidRPr="00E15C4F">
        <w:rPr>
          <w:b/>
          <w:sz w:val="21"/>
          <w:szCs w:val="21"/>
        </w:rPr>
        <w:t>规划</w:t>
      </w:r>
      <w:commentRangeEnd w:id="157"/>
      <w:r w:rsidR="00493B3F">
        <w:rPr>
          <w:rStyle w:val="ac"/>
        </w:rPr>
        <w:commentReference w:id="157"/>
      </w:r>
    </w:p>
    <w:p w14:paraId="5A7BE894" w14:textId="77777777" w:rsidR="00493B3F" w:rsidRPr="00A9585A" w:rsidRDefault="00493B3F" w:rsidP="00583115">
      <w:pPr>
        <w:spacing w:line="360" w:lineRule="auto"/>
        <w:outlineLvl w:val="0"/>
        <w:rPr>
          <w:rFonts w:hint="eastAsia"/>
          <w:b/>
          <w:sz w:val="21"/>
          <w:szCs w:val="21"/>
        </w:rPr>
      </w:pPr>
    </w:p>
    <w:bookmarkEnd w:id="220"/>
    <w:p w14:paraId="7640380F" w14:textId="73342279" w:rsidR="00E73BCB" w:rsidDel="007E5E1F" w:rsidRDefault="00E73BCB" w:rsidP="000F4F18">
      <w:pPr>
        <w:spacing w:line="360" w:lineRule="auto"/>
        <w:ind w:firstLineChars="196" w:firstLine="412"/>
        <w:rPr>
          <w:del w:id="228" w:author="Lianghui Ding" w:date="2025-11-09T14:03:00Z"/>
          <w:color w:val="000000"/>
          <w:sz w:val="21"/>
          <w:szCs w:val="21"/>
        </w:rPr>
      </w:pPr>
      <w:del w:id="229" w:author="Lianghui Ding" w:date="2025-11-09T14:03:00Z">
        <w:r w:rsidRPr="00E73BCB" w:rsidDel="007E5E1F">
          <w:rPr>
            <w:color w:val="000000"/>
            <w:sz w:val="21"/>
            <w:szCs w:val="21"/>
          </w:rPr>
          <w:delText>为</w:delText>
        </w:r>
        <w:r w:rsidDel="007E5E1F">
          <w:rPr>
            <w:rFonts w:hint="eastAsia"/>
            <w:color w:val="000000"/>
            <w:sz w:val="21"/>
            <w:szCs w:val="21"/>
          </w:rPr>
          <w:delText>解决</w:delText>
        </w:r>
        <w:r w:rsidRPr="00E73BCB" w:rsidDel="007E5E1F">
          <w:rPr>
            <w:color w:val="000000"/>
            <w:sz w:val="21"/>
            <w:szCs w:val="21"/>
          </w:rPr>
          <w:delText>大规模无人机集群在复杂城市环境中出现的路径震荡、死锁</w:delText>
        </w:r>
        <w:r w:rsidDel="007E5E1F">
          <w:rPr>
            <w:rFonts w:hint="eastAsia"/>
            <w:color w:val="000000"/>
            <w:sz w:val="21"/>
            <w:szCs w:val="21"/>
          </w:rPr>
          <w:delText>导致路径规划效率下降的</w:delText>
        </w:r>
        <w:r w:rsidRPr="00E73BCB" w:rsidDel="007E5E1F">
          <w:rPr>
            <w:color w:val="000000"/>
            <w:sz w:val="21"/>
            <w:szCs w:val="21"/>
          </w:rPr>
          <w:delText>问题，</w:delText>
        </w:r>
        <w:r w:rsidDel="007E5E1F">
          <w:rPr>
            <w:rFonts w:hint="eastAsia"/>
            <w:color w:val="000000"/>
            <w:sz w:val="21"/>
            <w:szCs w:val="21"/>
          </w:rPr>
          <w:delText>本研究在</w:delText>
        </w:r>
        <w:r w:rsidRPr="00E73BCB" w:rsidDel="007E5E1F">
          <w:rPr>
            <w:color w:val="000000"/>
            <w:sz w:val="21"/>
            <w:szCs w:val="21"/>
          </w:rPr>
          <w:delText>顶层规划中提出了基于</w:delText>
        </w:r>
        <w:r w:rsidRPr="00E73BCB" w:rsidDel="007E5E1F">
          <w:rPr>
            <w:color w:val="000000"/>
            <w:sz w:val="21"/>
            <w:szCs w:val="21"/>
          </w:rPr>
          <w:delText xml:space="preserve"> Fréchet </w:delText>
        </w:r>
        <w:r w:rsidRPr="00E73BCB" w:rsidDel="007E5E1F">
          <w:rPr>
            <w:color w:val="000000"/>
            <w:sz w:val="21"/>
            <w:szCs w:val="21"/>
          </w:rPr>
          <w:delText>约束的</w:delText>
        </w:r>
        <w:r w:rsidRPr="00E73BCB" w:rsidDel="007E5E1F">
          <w:rPr>
            <w:color w:val="000000"/>
            <w:sz w:val="21"/>
            <w:szCs w:val="21"/>
          </w:rPr>
          <w:delText xml:space="preserve"> CL-RRT* </w:delText>
        </w:r>
        <w:r w:rsidRPr="00E73BCB" w:rsidDel="007E5E1F">
          <w:rPr>
            <w:color w:val="000000"/>
            <w:sz w:val="21"/>
            <w:szCs w:val="21"/>
          </w:rPr>
          <w:delText>全局路径规划机制。该机制通过分簇</w:delText>
        </w:r>
        <w:r w:rsidDel="007E5E1F">
          <w:rPr>
            <w:rFonts w:hint="eastAsia"/>
            <w:color w:val="000000"/>
            <w:sz w:val="21"/>
            <w:szCs w:val="21"/>
          </w:rPr>
          <w:delText>全局</w:delText>
        </w:r>
        <w:r w:rsidRPr="00E73BCB" w:rsidDel="007E5E1F">
          <w:rPr>
            <w:color w:val="000000"/>
            <w:sz w:val="21"/>
            <w:szCs w:val="21"/>
          </w:rPr>
          <w:delText>路径生成与</w:delText>
        </w:r>
        <w:r w:rsidDel="007E5E1F">
          <w:rPr>
            <w:rFonts w:hint="eastAsia"/>
            <w:color w:val="000000"/>
            <w:sz w:val="21"/>
            <w:szCs w:val="21"/>
          </w:rPr>
          <w:delText>簇间</w:delText>
        </w:r>
        <w:r w:rsidRPr="00E73BCB" w:rsidDel="007E5E1F">
          <w:rPr>
            <w:color w:val="000000"/>
            <w:sz w:val="21"/>
            <w:szCs w:val="21"/>
          </w:rPr>
          <w:delText>路径间距离约束两种</w:delText>
        </w:r>
        <w:r w:rsidDel="007E5E1F">
          <w:rPr>
            <w:rFonts w:hint="eastAsia"/>
            <w:color w:val="000000"/>
            <w:sz w:val="21"/>
            <w:szCs w:val="21"/>
          </w:rPr>
          <w:delText>机制</w:delText>
        </w:r>
        <w:r w:rsidRPr="00E73BCB" w:rsidDel="007E5E1F">
          <w:rPr>
            <w:color w:val="000000"/>
            <w:sz w:val="21"/>
            <w:szCs w:val="21"/>
          </w:rPr>
          <w:delText>相结合，从算法架构层面兼顾了扩展性与通信保持性。一方面，分簇规划能够有效降低多无人机系统中势场叠加带来的</w:delText>
        </w:r>
        <w:r w:rsidDel="007E5E1F">
          <w:rPr>
            <w:rFonts w:hint="eastAsia"/>
            <w:color w:val="000000"/>
            <w:sz w:val="21"/>
            <w:szCs w:val="21"/>
          </w:rPr>
          <w:delText>路径规划效率问题</w:delText>
        </w:r>
        <w:r w:rsidRPr="00E73BCB" w:rsidDel="007E5E1F">
          <w:rPr>
            <w:color w:val="000000"/>
            <w:sz w:val="21"/>
            <w:szCs w:val="21"/>
          </w:rPr>
          <w:delText>，提高规划的可扩展性；另一方面，通过对不同簇全局路径的空间相似度进行约束，可以在路径生成阶段主动维持簇间的安全间距与通信连通性。</w:delText>
        </w:r>
      </w:del>
    </w:p>
    <w:p w14:paraId="77000FD0" w14:textId="5B0C6F38" w:rsidR="00CD4915" w:rsidRPr="00CD4915" w:rsidRDefault="00CD4915" w:rsidP="00CD4915">
      <w:pPr>
        <w:spacing w:line="360" w:lineRule="auto"/>
        <w:rPr>
          <w:rFonts w:ascii="宋体" w:hAnsi="宋体"/>
          <w:color w:val="000000"/>
          <w:sz w:val="21"/>
          <w:szCs w:val="21"/>
        </w:rPr>
      </w:pPr>
      <w:r w:rsidRPr="00CD4915">
        <w:rPr>
          <w:rFonts w:ascii="宋体" w:hAnsi="宋体"/>
          <w:color w:val="000000"/>
          <w:sz w:val="21"/>
          <w:szCs w:val="21"/>
        </w:rPr>
        <w:t xml:space="preserve">3.2.1 </w:t>
      </w:r>
      <w:del w:id="230" w:author="Lianghui Ding" w:date="2025-11-09T14:05:00Z">
        <w:r w:rsidRPr="00CD4915" w:rsidDel="009E6388">
          <w:rPr>
            <w:rFonts w:hint="eastAsia"/>
            <w:color w:val="000000"/>
            <w:sz w:val="21"/>
            <w:szCs w:val="21"/>
          </w:rPr>
          <w:delText>CL-RRT*</w:delText>
        </w:r>
      </w:del>
      <w:ins w:id="231" w:author="Lianghui Ding" w:date="2025-11-09T14:05:00Z">
        <w:r w:rsidR="009E6388">
          <w:rPr>
            <w:rFonts w:hint="eastAsia"/>
            <w:color w:val="000000"/>
            <w:sz w:val="21"/>
            <w:szCs w:val="21"/>
          </w:rPr>
          <w:t>单簇</w:t>
        </w:r>
      </w:ins>
      <w:r w:rsidRPr="00CD4915">
        <w:rPr>
          <w:rFonts w:ascii="宋体" w:hAnsi="宋体" w:hint="eastAsia"/>
          <w:color w:val="000000"/>
          <w:sz w:val="21"/>
          <w:szCs w:val="21"/>
        </w:rPr>
        <w:t>全局</w:t>
      </w:r>
      <w:ins w:id="232" w:author="Lianghui Ding" w:date="2025-11-09T14:05:00Z">
        <w:r w:rsidR="009E6388">
          <w:rPr>
            <w:rFonts w:ascii="宋体" w:hAnsi="宋体" w:hint="eastAsia"/>
            <w:color w:val="000000"/>
            <w:sz w:val="21"/>
            <w:szCs w:val="21"/>
          </w:rPr>
          <w:t>路径</w:t>
        </w:r>
      </w:ins>
      <w:ins w:id="233" w:author="Lianghui Ding" w:date="2025-11-09T14:15:00Z">
        <w:r w:rsidR="000F2EA3">
          <w:rPr>
            <w:rFonts w:ascii="宋体" w:hAnsi="宋体" w:hint="eastAsia"/>
            <w:color w:val="000000"/>
            <w:sz w:val="21"/>
            <w:szCs w:val="21"/>
          </w:rPr>
          <w:t>寻找</w:t>
        </w:r>
      </w:ins>
      <w:del w:id="234" w:author="Lianghui Ding" w:date="2025-11-09T14:15:00Z">
        <w:r w:rsidRPr="00CD4915" w:rsidDel="000F2EA3">
          <w:rPr>
            <w:rFonts w:ascii="宋体" w:hAnsi="宋体" w:hint="eastAsia"/>
            <w:color w:val="000000"/>
            <w:sz w:val="21"/>
            <w:szCs w:val="21"/>
          </w:rPr>
          <w:delText>规划</w:delText>
        </w:r>
      </w:del>
    </w:p>
    <w:p w14:paraId="4C5803C6" w14:textId="0521287C" w:rsidR="00CD4915" w:rsidRDefault="00CD4915" w:rsidP="000F4F18">
      <w:pPr>
        <w:spacing w:line="360" w:lineRule="auto"/>
        <w:ind w:firstLineChars="196" w:firstLine="412"/>
        <w:rPr>
          <w:color w:val="000000"/>
          <w:sz w:val="21"/>
          <w:szCs w:val="21"/>
        </w:rPr>
      </w:pPr>
      <w:commentRangeStart w:id="235"/>
      <w:del w:id="236" w:author="Lianghui Ding" w:date="2025-11-09T14:03:00Z">
        <w:r w:rsidRPr="00CD4915" w:rsidDel="007E5E1F">
          <w:rPr>
            <w:color w:val="000000"/>
            <w:sz w:val="21"/>
            <w:szCs w:val="21"/>
          </w:rPr>
          <w:lastRenderedPageBreak/>
          <w:delText>算法采用基于分簇的协同全局规划策略，以解决传统人工势场算法在大规模无人机集群中容易出现的势场复杂叠加与局部震荡问题。</w:delText>
        </w:r>
        <w:commentRangeEnd w:id="235"/>
        <w:r w:rsidR="00371184" w:rsidDel="007E5E1F">
          <w:rPr>
            <w:rStyle w:val="ac"/>
          </w:rPr>
          <w:commentReference w:id="235"/>
        </w:r>
      </w:del>
      <w:ins w:id="237" w:author="Lianghui Ding" w:date="2025-11-09T14:04:00Z">
        <w:r w:rsidR="007A6F29">
          <w:rPr>
            <w:rFonts w:hint="eastAsia"/>
            <w:color w:val="000000"/>
            <w:sz w:val="21"/>
            <w:szCs w:val="21"/>
          </w:rPr>
          <w:t>设</w:t>
        </w:r>
      </w:ins>
      <w:del w:id="238" w:author="Lianghui Ding" w:date="2025-11-09T14:04:00Z">
        <w:r w:rsidRPr="00CD4915" w:rsidDel="007A6F29">
          <w:rPr>
            <w:color w:val="000000"/>
            <w:sz w:val="21"/>
            <w:szCs w:val="21"/>
          </w:rPr>
          <w:delText>系统首先根据无人机在初始时刻的空间分布和</w:delText>
        </w:r>
        <w:r w:rsidDel="007A6F29">
          <w:rPr>
            <w:rFonts w:hint="eastAsia"/>
            <w:color w:val="000000"/>
            <w:sz w:val="21"/>
            <w:szCs w:val="21"/>
          </w:rPr>
          <w:delText>给定的簇数量</w:delText>
        </w:r>
        <w:r w:rsidRPr="00CD4915" w:rsidDel="007A6F29">
          <w:rPr>
            <w:color w:val="000000"/>
            <w:sz w:val="21"/>
            <w:szCs w:val="21"/>
          </w:rPr>
          <w:delText>进行分簇，</w:delText>
        </w:r>
      </w:del>
      <w:r w:rsidR="002A1DDD" w:rsidRPr="002A1DDD">
        <w:rPr>
          <w:color w:val="000000"/>
          <w:sz w:val="21"/>
          <w:szCs w:val="21"/>
        </w:rPr>
        <w:t>每个无</w:t>
      </w:r>
      <w:commentRangeStart w:id="239"/>
      <w:r w:rsidR="002A1DDD" w:rsidRPr="002A1DDD">
        <w:rPr>
          <w:color w:val="000000"/>
          <w:sz w:val="21"/>
          <w:szCs w:val="21"/>
        </w:rPr>
        <w:t>人机固定属</w:t>
      </w:r>
      <w:r w:rsidR="002A1DDD">
        <w:rPr>
          <w:rFonts w:hint="eastAsia"/>
          <w:color w:val="000000"/>
          <w:sz w:val="21"/>
          <w:szCs w:val="21"/>
        </w:rPr>
        <w:t>于</w:t>
      </w:r>
      <w:del w:id="240" w:author="Lianghui Ding" w:date="2025-11-09T14:04:00Z">
        <w:r w:rsidR="002A1DDD" w:rsidDel="007A6F29">
          <w:rPr>
            <w:rFonts w:hint="eastAsia"/>
            <w:color w:val="000000"/>
            <w:sz w:val="21"/>
            <w:szCs w:val="21"/>
          </w:rPr>
          <w:delText>对应的</w:delText>
        </w:r>
      </w:del>
      <w:r w:rsidR="002A1DDD" w:rsidRPr="002A1DDD">
        <w:rPr>
          <w:color w:val="000000"/>
          <w:sz w:val="21"/>
          <w:szCs w:val="21"/>
        </w:rPr>
        <w:t>簇</w:t>
      </w:r>
      <w:r w:rsidR="002A1DDD">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w:commentRangeEnd w:id="239"/>
        <m:r>
          <m:rPr>
            <m:sty m:val="p"/>
          </m:rPr>
          <w:rPr>
            <w:rStyle w:val="ac"/>
          </w:rPr>
          <w:commentReference w:id="239"/>
        </m:r>
      </m:oMath>
      <w:r w:rsidR="002A1DDD" w:rsidRPr="002A1DDD">
        <w:rPr>
          <w:color w:val="000000"/>
          <w:sz w:val="21"/>
          <w:szCs w:val="21"/>
        </w:rPr>
        <w:t>，在整</w:t>
      </w:r>
      <w:r w:rsidR="002A1DDD">
        <w:rPr>
          <w:rFonts w:hint="eastAsia"/>
          <w:color w:val="000000"/>
          <w:sz w:val="21"/>
          <w:szCs w:val="21"/>
        </w:rPr>
        <w:t>个规划</w:t>
      </w:r>
      <w:r w:rsidR="002A1DDD" w:rsidRPr="002A1DDD">
        <w:rPr>
          <w:color w:val="000000"/>
          <w:sz w:val="21"/>
          <w:szCs w:val="21"/>
        </w:rPr>
        <w:t>过程中簇划分保持不变</w:t>
      </w:r>
      <w:r w:rsidR="002A1DDD">
        <w:rPr>
          <w:rFonts w:hint="eastAsia"/>
          <w:color w:val="000000"/>
          <w:sz w:val="21"/>
          <w:szCs w:val="21"/>
        </w:rPr>
        <w:t>。</w:t>
      </w:r>
      <w:commentRangeStart w:id="241"/>
      <w:r w:rsidR="002A1DDD" w:rsidRPr="002A1DDD">
        <w:rPr>
          <w:color w:val="000000"/>
          <w:sz w:val="21"/>
          <w:szCs w:val="21"/>
        </w:rPr>
        <w:t>各簇由虚拟簇中心</w:t>
      </w:r>
      <w:r w:rsidR="001B5999">
        <w:rPr>
          <w:rFonts w:hint="eastAsia"/>
          <w:color w:val="000000"/>
          <w:sz w:val="21"/>
          <w:szCs w:val="21"/>
        </w:rPr>
        <w:t>——簇内无人机的平均中心位置作为起始点</w:t>
      </w:r>
      <w:r w:rsidR="00FA4795">
        <w:rPr>
          <w:rFonts w:hint="eastAsia"/>
          <w:color w:val="000000"/>
          <w:sz w:val="21"/>
          <w:szCs w:val="21"/>
        </w:rPr>
        <w:t>，虚拟簇目标——簇内无人机平均目标位置为目标点</w:t>
      </w:r>
      <w:r w:rsidR="002A1DDD" w:rsidRPr="002A1DDD">
        <w:rPr>
          <w:color w:val="000000"/>
          <w:sz w:val="21"/>
          <w:szCs w:val="21"/>
        </w:rPr>
        <w:t>执行全局路径规划</w:t>
      </w:r>
      <w:del w:id="242" w:author="Lianghui Ding" w:date="2025-11-09T14:07:00Z">
        <w:r w:rsidR="002A1DDD" w:rsidRPr="002A1DDD" w:rsidDel="00567C29">
          <w:rPr>
            <w:color w:val="000000"/>
            <w:sz w:val="21"/>
            <w:szCs w:val="21"/>
          </w:rPr>
          <w:delText>，</w:delText>
        </w:r>
      </w:del>
      <w:commentRangeEnd w:id="241"/>
      <w:r w:rsidR="00B85242">
        <w:rPr>
          <w:rStyle w:val="ac"/>
        </w:rPr>
        <w:commentReference w:id="241"/>
      </w:r>
      <w:del w:id="243" w:author="Lianghui Ding" w:date="2025-11-09T14:05:00Z">
        <w:r w:rsidR="002A1DDD" w:rsidRPr="002A1DDD" w:rsidDel="009E6388">
          <w:rPr>
            <w:color w:val="000000"/>
            <w:sz w:val="21"/>
            <w:szCs w:val="21"/>
          </w:rPr>
          <w:delText>而簇内成员在局部控制层根据规划结果进行跟随与避障，从而实现</w:delText>
        </w:r>
        <w:r w:rsidR="002A1DDD" w:rsidRPr="002A1DDD" w:rsidDel="009E6388">
          <w:rPr>
            <w:color w:val="000000"/>
            <w:sz w:val="21"/>
            <w:szCs w:val="21"/>
          </w:rPr>
          <w:delText>“</w:delText>
        </w:r>
        <w:r w:rsidR="002A1DDD" w:rsidRPr="002A1DDD" w:rsidDel="009E6388">
          <w:rPr>
            <w:color w:val="000000"/>
            <w:sz w:val="21"/>
            <w:szCs w:val="21"/>
          </w:rPr>
          <w:delText>全局引导</w:delText>
        </w:r>
        <w:r w:rsidR="002A1DDD" w:rsidRPr="002A1DDD" w:rsidDel="009E6388">
          <w:rPr>
            <w:color w:val="000000"/>
            <w:sz w:val="21"/>
            <w:szCs w:val="21"/>
          </w:rPr>
          <w:delText xml:space="preserve"> + </w:delText>
        </w:r>
        <w:r w:rsidR="002A1DDD" w:rsidRPr="002A1DDD" w:rsidDel="009E6388">
          <w:rPr>
            <w:color w:val="000000"/>
            <w:sz w:val="21"/>
            <w:szCs w:val="21"/>
          </w:rPr>
          <w:delText>局部跟随</w:delText>
        </w:r>
        <w:r w:rsidR="002A1DDD" w:rsidRPr="002A1DDD" w:rsidDel="009E6388">
          <w:rPr>
            <w:color w:val="000000"/>
            <w:sz w:val="21"/>
            <w:szCs w:val="21"/>
          </w:rPr>
          <w:delText>”</w:delText>
        </w:r>
        <w:r w:rsidR="002A1DDD" w:rsidRPr="002A1DDD" w:rsidDel="009E6388">
          <w:rPr>
            <w:color w:val="000000"/>
            <w:sz w:val="21"/>
            <w:szCs w:val="21"/>
          </w:rPr>
          <w:delText>的分层控制结构</w:delText>
        </w:r>
      </w:del>
      <w:r w:rsidR="002A1DDD" w:rsidRPr="002A1DDD">
        <w:rPr>
          <w:color w:val="000000"/>
          <w:sz w:val="21"/>
          <w:szCs w:val="21"/>
        </w:rPr>
        <w:t>。</w:t>
      </w:r>
    </w:p>
    <w:p w14:paraId="65011485" w14:textId="187F93E9" w:rsidR="001B5999" w:rsidRDefault="00CE58ED" w:rsidP="000309B8">
      <w:pPr>
        <w:spacing w:line="360" w:lineRule="auto"/>
        <w:ind w:firstLineChars="196" w:firstLine="412"/>
        <w:rPr>
          <w:color w:val="000000"/>
          <w:sz w:val="21"/>
          <w:szCs w:val="21"/>
        </w:rPr>
      </w:pPr>
      <w:commentRangeStart w:id="244"/>
      <w:del w:id="245" w:author="Lianghui Ding" w:date="2025-11-09T14:09:00Z">
        <w:r w:rsidDel="003E62EB">
          <w:rPr>
            <w:rFonts w:hint="eastAsia"/>
            <w:color w:val="000000"/>
            <w:sz w:val="21"/>
            <w:szCs w:val="21"/>
          </w:rPr>
          <w:delText>对于单个簇，</w:delText>
        </w:r>
        <w:r w:rsidR="001B5999" w:rsidDel="003E62EB">
          <w:rPr>
            <w:rFonts w:hint="eastAsia"/>
            <w:color w:val="000000"/>
            <w:sz w:val="21"/>
            <w:szCs w:val="21"/>
          </w:rPr>
          <w:delText>采用</w:delText>
        </w:r>
        <w:r w:rsidR="001B5999" w:rsidDel="003E62EB">
          <w:rPr>
            <w:rFonts w:hint="eastAsia"/>
            <w:color w:val="000000"/>
            <w:sz w:val="21"/>
            <w:szCs w:val="21"/>
          </w:rPr>
          <w:delText>R</w:delText>
        </w:r>
        <w:r w:rsidR="001B5999" w:rsidDel="003E62EB">
          <w:rPr>
            <w:color w:val="000000"/>
            <w:sz w:val="21"/>
            <w:szCs w:val="21"/>
          </w:rPr>
          <w:delText>RT*</w:delText>
        </w:r>
        <w:r w:rsidDel="003E62EB">
          <w:rPr>
            <w:color w:val="000000"/>
            <w:sz w:val="21"/>
            <w:szCs w:val="21"/>
          </w:rPr>
          <w:delText xml:space="preserve"> </w:delText>
        </w:r>
        <w:r w:rsidR="001B5999" w:rsidDel="003E62EB">
          <w:rPr>
            <w:rFonts w:hint="eastAsia"/>
            <w:color w:val="000000"/>
            <w:sz w:val="21"/>
            <w:szCs w:val="21"/>
          </w:rPr>
          <w:delText>算法为</w:delText>
        </w:r>
        <w:r w:rsidDel="003E62EB">
          <w:rPr>
            <w:rFonts w:hint="eastAsia"/>
            <w:color w:val="000000"/>
            <w:sz w:val="21"/>
            <w:szCs w:val="21"/>
          </w:rPr>
          <w:delText>每个</w:delText>
        </w:r>
        <w:r w:rsidR="001B5999" w:rsidDel="003E62EB">
          <w:rPr>
            <w:rFonts w:hint="eastAsia"/>
            <w:color w:val="000000"/>
            <w:sz w:val="21"/>
            <w:szCs w:val="21"/>
          </w:rPr>
          <w:delText>簇</w:delText>
        </w:r>
        <w:r w:rsidDel="003E62EB">
          <w:rPr>
            <w:rFonts w:hint="eastAsia"/>
            <w:color w:val="000000"/>
            <w:sz w:val="21"/>
            <w:szCs w:val="21"/>
          </w:rPr>
          <w:delText>独立</w:delText>
        </w:r>
        <w:r w:rsidR="001B5999" w:rsidDel="003E62EB">
          <w:rPr>
            <w:rFonts w:hint="eastAsia"/>
            <w:color w:val="000000"/>
            <w:sz w:val="21"/>
            <w:szCs w:val="21"/>
          </w:rPr>
          <w:delText>执行全局路径规划。</w:delText>
        </w:r>
      </w:del>
      <w:r>
        <w:rPr>
          <w:rFonts w:hint="eastAsia"/>
          <w:color w:val="000000"/>
          <w:sz w:val="21"/>
          <w:szCs w:val="21"/>
        </w:rPr>
        <w:t>R</w:t>
      </w:r>
      <w:r>
        <w:rPr>
          <w:color w:val="000000"/>
          <w:sz w:val="21"/>
          <w:szCs w:val="21"/>
        </w:rPr>
        <w:t>RT*</w:t>
      </w:r>
      <w:r>
        <w:rPr>
          <w:rFonts w:hint="eastAsia"/>
          <w:color w:val="000000"/>
          <w:sz w:val="21"/>
          <w:szCs w:val="21"/>
        </w:rPr>
        <w:t>算法</w:t>
      </w:r>
      <w:r w:rsidR="000309B8" w:rsidRPr="00A9585A">
        <w:rPr>
          <w:rFonts w:hint="eastAsia"/>
          <w:color w:val="000000"/>
          <w:sz w:val="21"/>
          <w:szCs w:val="21"/>
        </w:rPr>
        <w:t>通过在状态空间内进行随机采样，不断扩展树结构以逐渐逼近目标点，同时通过重连操作优化路径的代价</w:t>
      </w:r>
      <w:r w:rsidR="00FA4795">
        <w:rPr>
          <w:rFonts w:hint="eastAsia"/>
          <w:color w:val="000000"/>
          <w:sz w:val="21"/>
          <w:szCs w:val="21"/>
        </w:rPr>
        <w:t>完成有效的路径搜索</w:t>
      </w:r>
      <w:r w:rsidR="000309B8" w:rsidRPr="00A9585A">
        <w:rPr>
          <w:rFonts w:hint="eastAsia"/>
          <w:color w:val="000000"/>
          <w:sz w:val="21"/>
          <w:szCs w:val="21"/>
        </w:rPr>
        <w:t>。</w:t>
      </w:r>
      <w:commentRangeEnd w:id="244"/>
      <w:r w:rsidR="003E62EB">
        <w:rPr>
          <w:rStyle w:val="ac"/>
        </w:rPr>
        <w:commentReference w:id="244"/>
      </w:r>
      <w:commentRangeStart w:id="246"/>
      <w:r>
        <w:rPr>
          <w:rFonts w:hint="eastAsia"/>
          <w:color w:val="000000"/>
          <w:sz w:val="21"/>
          <w:szCs w:val="21"/>
        </w:rPr>
        <w:t>具体的，在本文所研究的场景中，</w:t>
      </w:r>
      <w:r w:rsidR="00FA4795">
        <w:rPr>
          <w:rFonts w:hint="eastAsia"/>
          <w:color w:val="000000"/>
          <w:sz w:val="21"/>
          <w:szCs w:val="21"/>
        </w:rPr>
        <w:t>在</w:t>
      </w:r>
      <w:r>
        <w:rPr>
          <w:rFonts w:hint="eastAsia"/>
          <w:color w:val="000000"/>
          <w:sz w:val="21"/>
          <w:szCs w:val="21"/>
        </w:rPr>
        <w:t>单个簇规划开始时，循环</w:t>
      </w:r>
      <w:r w:rsidR="00FA4795">
        <w:rPr>
          <w:rFonts w:hint="eastAsia"/>
          <w:color w:val="000000"/>
          <w:sz w:val="21"/>
          <w:szCs w:val="21"/>
        </w:rPr>
        <w:t>地</w:t>
      </w:r>
      <w:r w:rsidR="000309B8" w:rsidRPr="00A9585A">
        <w:rPr>
          <w:rFonts w:hint="eastAsia"/>
          <w:color w:val="000000"/>
          <w:sz w:val="21"/>
          <w:szCs w:val="21"/>
        </w:rPr>
        <w:t>从</w:t>
      </w:r>
      <w:r>
        <w:rPr>
          <w:rFonts w:hint="eastAsia"/>
          <w:color w:val="000000"/>
          <w:sz w:val="21"/>
          <w:szCs w:val="21"/>
        </w:rPr>
        <w:t>场景地图中以一定概率</w:t>
      </w:r>
      <w:r w:rsidR="000309B8" w:rsidRPr="00A9585A">
        <w:rPr>
          <w:rFonts w:hint="eastAsia"/>
          <w:color w:val="000000"/>
          <w:sz w:val="21"/>
          <w:szCs w:val="21"/>
        </w:rPr>
        <w:t>随机采样</w:t>
      </w:r>
      <w:r>
        <w:rPr>
          <w:rFonts w:hint="eastAsia"/>
          <w:color w:val="000000"/>
          <w:sz w:val="21"/>
          <w:szCs w:val="21"/>
        </w:rPr>
        <w:t>坐标点</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rand</m:t>
            </m:r>
          </m:sub>
        </m:sSub>
      </m:oMath>
      <w:r>
        <w:rPr>
          <w:rFonts w:hint="eastAsia"/>
          <w:color w:val="000000"/>
          <w:sz w:val="21"/>
          <w:szCs w:val="21"/>
        </w:rPr>
        <w:t>，</w:t>
      </w:r>
      <w:r w:rsidR="00FA4795">
        <w:rPr>
          <w:rFonts w:hint="eastAsia"/>
          <w:color w:val="000000"/>
          <w:sz w:val="21"/>
          <w:szCs w:val="21"/>
        </w:rPr>
        <w:t>或</w:t>
      </w:r>
      <w:r>
        <w:rPr>
          <w:rFonts w:hint="eastAsia"/>
          <w:color w:val="000000"/>
          <w:sz w:val="21"/>
          <w:szCs w:val="21"/>
        </w:rPr>
        <w:t>直接采样该簇对应的目标点</w:t>
      </w:r>
      <w:r w:rsidR="000309B8" w:rsidRPr="00A9585A">
        <w:rPr>
          <w:rFonts w:hint="eastAsia"/>
          <w:color w:val="000000"/>
          <w:sz w:val="21"/>
          <w:szCs w:val="21"/>
        </w:rPr>
        <w:t>，</w:t>
      </w:r>
      <w:r>
        <w:rPr>
          <w:rFonts w:hint="eastAsia"/>
          <w:color w:val="000000"/>
          <w:sz w:val="21"/>
          <w:szCs w:val="21"/>
        </w:rPr>
        <w:t>然后在</w:t>
      </w:r>
      <w:r w:rsidR="000309B8" w:rsidRPr="00A9585A">
        <w:rPr>
          <w:rFonts w:hint="eastAsia"/>
          <w:color w:val="000000"/>
          <w:sz w:val="21"/>
          <w:szCs w:val="21"/>
        </w:rPr>
        <w:t>当前</w:t>
      </w:r>
      <w:r>
        <w:rPr>
          <w:rFonts w:hint="eastAsia"/>
          <w:color w:val="000000"/>
          <w:sz w:val="21"/>
          <w:szCs w:val="21"/>
        </w:rPr>
        <w:t>已采样</w:t>
      </w:r>
      <w:r w:rsidR="000309B8" w:rsidRPr="00A9585A">
        <w:rPr>
          <w:rFonts w:hint="eastAsia"/>
          <w:color w:val="000000"/>
          <w:sz w:val="21"/>
          <w:szCs w:val="21"/>
        </w:rPr>
        <w:t>树</w:t>
      </w:r>
      <w:r w:rsidR="000309B8" w:rsidRPr="00A9585A">
        <w:rPr>
          <w:rFonts w:hint="eastAsia"/>
          <w:color w:val="000000"/>
          <w:sz w:val="21"/>
          <w:szCs w:val="21"/>
        </w:rPr>
        <w:t xml:space="preserve"> </w:t>
      </w:r>
      <m:oMath>
        <m:r>
          <m:rPr>
            <m:scr m:val="script"/>
            <m:sty m:val="p"/>
          </m:rPr>
          <w:rPr>
            <w:rFonts w:ascii="Cambria Math" w:hAnsi="Cambria Math" w:hint="eastAsia"/>
            <w:color w:val="000000"/>
            <w:sz w:val="21"/>
            <w:szCs w:val="21"/>
          </w:rPr>
          <m:t>T</m:t>
        </m:r>
      </m:oMath>
      <w:r w:rsidR="000309B8" w:rsidRPr="00A9585A">
        <w:rPr>
          <w:rFonts w:hint="eastAsia"/>
          <w:color w:val="000000"/>
          <w:sz w:val="21"/>
          <w:szCs w:val="21"/>
        </w:rPr>
        <w:t xml:space="preserve"> </w:t>
      </w:r>
      <w:r w:rsidR="000309B8" w:rsidRPr="00A9585A">
        <w:rPr>
          <w:rFonts w:hint="eastAsia"/>
          <w:color w:val="000000"/>
          <w:sz w:val="21"/>
          <w:szCs w:val="21"/>
        </w:rPr>
        <w:t>中</w:t>
      </w:r>
      <w:r>
        <w:rPr>
          <w:rFonts w:hint="eastAsia"/>
          <w:color w:val="000000"/>
          <w:sz w:val="21"/>
          <w:szCs w:val="21"/>
        </w:rPr>
        <w:t>找到</w:t>
      </w:r>
      <w:r w:rsidR="000309B8" w:rsidRPr="00A9585A">
        <w:rPr>
          <w:rFonts w:hint="eastAsia"/>
          <w:color w:val="000000"/>
          <w:sz w:val="21"/>
          <w:szCs w:val="21"/>
        </w:rPr>
        <w:t>距离</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rand</m:t>
            </m:r>
          </m:sub>
        </m:sSub>
      </m:oMath>
      <w:r w:rsidR="000309B8" w:rsidRPr="00A9585A">
        <w:rPr>
          <w:rFonts w:hint="eastAsia"/>
          <w:color w:val="000000"/>
          <w:sz w:val="21"/>
          <w:szCs w:val="21"/>
        </w:rPr>
        <w:t xml:space="preserve"> </w:t>
      </w:r>
      <w:r w:rsidR="000309B8" w:rsidRPr="00A9585A">
        <w:rPr>
          <w:rFonts w:hint="eastAsia"/>
          <w:color w:val="000000"/>
          <w:sz w:val="21"/>
          <w:szCs w:val="21"/>
        </w:rPr>
        <w:t>最近的</w:t>
      </w:r>
      <w:r>
        <w:rPr>
          <w:rFonts w:hint="eastAsia"/>
          <w:color w:val="000000"/>
          <w:sz w:val="21"/>
          <w:szCs w:val="21"/>
        </w:rPr>
        <w:t>坐标</w:t>
      </w:r>
      <w:r w:rsidR="000309B8" w:rsidRPr="00A9585A">
        <w:rPr>
          <w:rFonts w:hint="eastAsia"/>
          <w:color w:val="000000"/>
          <w:sz w:val="21"/>
          <w:szCs w:val="21"/>
        </w:rPr>
        <w:t>点</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near</m:t>
            </m:r>
          </m:sub>
        </m:sSub>
      </m:oMath>
      <w:r w:rsidR="000309B8" w:rsidRPr="00A9585A">
        <w:rPr>
          <w:rFonts w:hint="eastAsia"/>
          <w:color w:val="000000"/>
          <w:sz w:val="21"/>
          <w:szCs w:val="21"/>
        </w:rPr>
        <w:t>，</w:t>
      </w:r>
      <w:r>
        <w:rPr>
          <w:rFonts w:hint="eastAsia"/>
          <w:color w:val="000000"/>
          <w:sz w:val="21"/>
          <w:szCs w:val="21"/>
        </w:rPr>
        <w:t>接着</w:t>
      </w:r>
      <w:r w:rsidR="000309B8" w:rsidRPr="00A9585A">
        <w:rPr>
          <w:rFonts w:hint="eastAsia"/>
          <w:color w:val="000000"/>
          <w:sz w:val="21"/>
          <w:szCs w:val="21"/>
        </w:rPr>
        <w:t>按照</w:t>
      </w:r>
      <w:r>
        <w:rPr>
          <w:rFonts w:hint="eastAsia"/>
          <w:color w:val="000000"/>
          <w:sz w:val="21"/>
          <w:szCs w:val="21"/>
        </w:rPr>
        <w:t>系统的全局规划路径</w:t>
      </w:r>
      <w:r w:rsidR="000309B8" w:rsidRPr="00A9585A">
        <w:rPr>
          <w:rFonts w:hint="eastAsia"/>
          <w:color w:val="000000"/>
          <w:sz w:val="21"/>
          <w:szCs w:val="21"/>
        </w:rPr>
        <w:t>步长</w:t>
      </w:r>
      <w:r w:rsidR="000309B8" w:rsidRPr="00A9585A">
        <w:rPr>
          <w:rFonts w:hint="eastAsia"/>
          <w:color w:val="000000"/>
          <w:sz w:val="21"/>
          <w:szCs w:val="21"/>
        </w:rPr>
        <w:t xml:space="preserve"> </w:t>
      </w:r>
      <m:oMath>
        <m:r>
          <w:rPr>
            <w:rFonts w:ascii="Cambria Math" w:hAnsi="Cambria Math" w:hint="eastAsia"/>
            <w:color w:val="000000"/>
            <w:sz w:val="21"/>
            <w:szCs w:val="21"/>
          </w:rPr>
          <m:t>Len</m:t>
        </m:r>
      </m:oMath>
      <w:r w:rsidR="000309B8" w:rsidRPr="00A9585A">
        <w:rPr>
          <w:rFonts w:hint="eastAsia"/>
          <w:color w:val="000000"/>
          <w:sz w:val="21"/>
          <w:szCs w:val="21"/>
        </w:rPr>
        <w:t xml:space="preserve"> </w:t>
      </w:r>
      <w:r w:rsidR="000309B8" w:rsidRPr="00A9585A">
        <w:rPr>
          <w:rFonts w:hint="eastAsia"/>
          <w:color w:val="000000"/>
          <w:sz w:val="21"/>
          <w:szCs w:val="21"/>
        </w:rPr>
        <w:t>沿</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near</m:t>
            </m:r>
          </m:sub>
        </m:sSub>
      </m:oMath>
      <w:r w:rsidR="000309B8" w:rsidRPr="00A9585A">
        <w:rPr>
          <w:rFonts w:hint="eastAsia"/>
          <w:color w:val="000000"/>
          <w:sz w:val="21"/>
          <w:szCs w:val="21"/>
        </w:rPr>
        <w:t xml:space="preserve"> </w:t>
      </w:r>
      <w:r w:rsidR="000309B8" w:rsidRPr="00A9585A">
        <w:rPr>
          <w:rFonts w:hint="eastAsia"/>
          <w:color w:val="000000"/>
          <w:sz w:val="21"/>
          <w:szCs w:val="21"/>
        </w:rPr>
        <w:t>指向</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rand</m:t>
            </m:r>
          </m:sub>
        </m:sSub>
      </m:oMath>
      <w:r w:rsidR="000309B8" w:rsidRPr="00A9585A">
        <w:rPr>
          <w:rFonts w:hint="eastAsia"/>
          <w:color w:val="000000"/>
          <w:sz w:val="21"/>
          <w:szCs w:val="21"/>
        </w:rPr>
        <w:t xml:space="preserve"> </w:t>
      </w:r>
      <w:r w:rsidR="000309B8" w:rsidRPr="00A9585A">
        <w:rPr>
          <w:rFonts w:hint="eastAsia"/>
          <w:color w:val="000000"/>
          <w:sz w:val="21"/>
          <w:szCs w:val="21"/>
        </w:rPr>
        <w:t>的方向生成新</w:t>
      </w:r>
      <w:r>
        <w:rPr>
          <w:rFonts w:hint="eastAsia"/>
          <w:color w:val="000000"/>
          <w:sz w:val="21"/>
          <w:szCs w:val="21"/>
        </w:rPr>
        <w:t>坐标</w:t>
      </w:r>
      <w:r w:rsidR="000309B8" w:rsidRPr="00A9585A">
        <w:rPr>
          <w:rFonts w:hint="eastAsia"/>
          <w:color w:val="000000"/>
          <w:sz w:val="21"/>
          <w:szCs w:val="21"/>
        </w:rPr>
        <w:t>点</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new</m:t>
            </m:r>
          </m:sub>
        </m:sSub>
      </m:oMath>
      <w:r w:rsidR="000309B8" w:rsidRPr="00A9585A">
        <w:rPr>
          <w:rFonts w:hint="eastAsia"/>
          <w:color w:val="000000"/>
          <w:sz w:val="21"/>
          <w:szCs w:val="21"/>
        </w:rPr>
        <w:t>。若</w:t>
      </w:r>
      <w:r w:rsidR="000309B8" w:rsidRPr="00A9585A">
        <w:rPr>
          <w:rFonts w:hint="eastAsia"/>
          <w:color w:val="000000"/>
          <w:sz w:val="21"/>
          <w:szCs w:val="21"/>
        </w:rPr>
        <w:t xml:space="preserve"> </w:t>
      </w:r>
      <m:oMath>
        <m:d>
          <m:dPr>
            <m:begChr m:val="["/>
            <m:endChr m:val="]"/>
            <m:ctrlPr>
              <w:rPr>
                <w:rFonts w:ascii="Cambria Math" w:hAnsi="Cambria Math" w:hint="eastAsia"/>
                <w:color w:val="000000"/>
                <w:sz w:val="21"/>
                <w:szCs w:val="21"/>
              </w:rPr>
            </m:ctrlPr>
          </m:dPr>
          <m:e>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near</m:t>
                </m:r>
              </m:sub>
            </m:sSub>
            <m:r>
              <m:rPr>
                <m:sty m:val="p"/>
              </m:rPr>
              <w:rPr>
                <w:rFonts w:ascii="Cambria Math" w:hAnsi="Cambria Math" w:hint="eastAsia"/>
                <w:color w:val="000000"/>
                <w:sz w:val="21"/>
                <w:szCs w:val="21"/>
              </w:rPr>
              <m:t>,</m:t>
            </m:r>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new</m:t>
                </m:r>
              </m:sub>
            </m:sSub>
          </m:e>
        </m:d>
      </m:oMath>
      <w:r w:rsidR="000309B8" w:rsidRPr="00A9585A">
        <w:rPr>
          <w:rFonts w:hint="eastAsia"/>
          <w:color w:val="000000"/>
          <w:sz w:val="21"/>
          <w:szCs w:val="21"/>
        </w:rPr>
        <w:t xml:space="preserve"> </w:t>
      </w:r>
      <w:r w:rsidR="000309B8" w:rsidRPr="00A9585A">
        <w:rPr>
          <w:rFonts w:hint="eastAsia"/>
          <w:color w:val="000000"/>
          <w:sz w:val="21"/>
          <w:szCs w:val="21"/>
        </w:rPr>
        <w:t>与</w:t>
      </w:r>
      <w:r>
        <w:rPr>
          <w:rFonts w:hint="eastAsia"/>
          <w:color w:val="000000"/>
          <w:sz w:val="21"/>
          <w:szCs w:val="21"/>
        </w:rPr>
        <w:t>建</w:t>
      </w:r>
      <w:commentRangeStart w:id="247"/>
      <w:r>
        <w:rPr>
          <w:rFonts w:hint="eastAsia"/>
          <w:color w:val="000000"/>
          <w:sz w:val="21"/>
          <w:szCs w:val="21"/>
        </w:rPr>
        <w:t>筑</w:t>
      </w:r>
      <w:r w:rsidR="000309B8" w:rsidRPr="00A9585A">
        <w:rPr>
          <w:rFonts w:hint="eastAsia"/>
          <w:color w:val="000000"/>
          <w:sz w:val="21"/>
          <w:szCs w:val="21"/>
        </w:rPr>
        <w:t>物集合</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m:rPr>
                <m:scr m:val="script"/>
                <m:sty m:val="p"/>
              </m:rPr>
              <w:rPr>
                <w:rFonts w:ascii="Cambria Math" w:hAnsi="Cambria Math" w:hint="eastAsia"/>
                <w:color w:val="000000"/>
                <w:sz w:val="21"/>
                <w:szCs w:val="21"/>
              </w:rPr>
              <m:t>O</m:t>
            </m:r>
          </m:e>
          <m:sub>
            <m:r>
              <w:rPr>
                <w:rFonts w:ascii="Cambria Math" w:hAnsi="Cambria Math" w:hint="eastAsia"/>
                <w:color w:val="000000"/>
                <w:sz w:val="21"/>
                <w:szCs w:val="21"/>
              </w:rPr>
              <m:t>t</m:t>
            </m:r>
          </m:sub>
        </m:sSub>
      </m:oMath>
      <w:r w:rsidR="000309B8" w:rsidRPr="00A9585A">
        <w:rPr>
          <w:rFonts w:hint="eastAsia"/>
          <w:color w:val="000000"/>
          <w:sz w:val="21"/>
          <w:szCs w:val="21"/>
        </w:rPr>
        <w:t xml:space="preserve"> </w:t>
      </w:r>
      <w:r>
        <w:rPr>
          <w:rFonts w:hint="eastAsia"/>
          <w:color w:val="000000"/>
          <w:sz w:val="21"/>
          <w:szCs w:val="21"/>
        </w:rPr>
        <w:t>或</w:t>
      </w:r>
      <w:commentRangeEnd w:id="247"/>
      <w:r w:rsidR="00FE6675">
        <w:rPr>
          <w:rStyle w:val="ac"/>
        </w:rPr>
        <w:commentReference w:id="247"/>
      </w:r>
      <w:r>
        <w:rPr>
          <w:rFonts w:hint="eastAsia"/>
          <w:color w:val="000000"/>
          <w:sz w:val="21"/>
          <w:szCs w:val="21"/>
        </w:rPr>
        <w:t>者干扰范围</w:t>
      </w:r>
      <w:r w:rsidR="000309B8" w:rsidRPr="00A9585A">
        <w:rPr>
          <w:rFonts w:hint="eastAsia"/>
          <w:color w:val="000000"/>
          <w:sz w:val="21"/>
          <w:szCs w:val="21"/>
        </w:rPr>
        <w:t>不</w:t>
      </w:r>
      <w:r>
        <w:rPr>
          <w:rFonts w:hint="eastAsia"/>
          <w:color w:val="000000"/>
          <w:sz w:val="21"/>
          <w:szCs w:val="21"/>
        </w:rPr>
        <w:t>发生碰撞冲突</w:t>
      </w:r>
      <w:r w:rsidR="000309B8" w:rsidRPr="00A9585A">
        <w:rPr>
          <w:rFonts w:hint="eastAsia"/>
          <w:color w:val="000000"/>
          <w:sz w:val="21"/>
          <w:szCs w:val="21"/>
        </w:rPr>
        <w:t>，则将</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new</m:t>
            </m:r>
          </m:sub>
        </m:sSub>
      </m:oMath>
      <w:r w:rsidR="000309B8" w:rsidRPr="00A9585A">
        <w:rPr>
          <w:rFonts w:hint="eastAsia"/>
          <w:color w:val="000000"/>
          <w:sz w:val="21"/>
          <w:szCs w:val="21"/>
        </w:rPr>
        <w:t xml:space="preserve"> </w:t>
      </w:r>
      <w:r w:rsidR="000309B8" w:rsidRPr="00A9585A">
        <w:rPr>
          <w:rFonts w:hint="eastAsia"/>
          <w:color w:val="000000"/>
          <w:sz w:val="21"/>
          <w:szCs w:val="21"/>
        </w:rPr>
        <w:t>加入到</w:t>
      </w:r>
      <w:r w:rsidR="000309B8" w:rsidRPr="00A9585A">
        <w:rPr>
          <w:rFonts w:hint="eastAsia"/>
          <w:color w:val="000000"/>
          <w:sz w:val="21"/>
          <w:szCs w:val="21"/>
        </w:rPr>
        <w:t xml:space="preserve"> </w:t>
      </w:r>
      <m:oMath>
        <m:r>
          <m:rPr>
            <m:scr m:val="script"/>
            <m:sty m:val="p"/>
          </m:rPr>
          <w:rPr>
            <w:rFonts w:ascii="Cambria Math" w:hAnsi="Cambria Math" w:hint="eastAsia"/>
            <w:color w:val="000000"/>
            <w:sz w:val="21"/>
            <w:szCs w:val="21"/>
          </w:rPr>
          <m:t>T</m:t>
        </m:r>
      </m:oMath>
      <w:r w:rsidR="000309B8" w:rsidRPr="00A9585A">
        <w:rPr>
          <w:rFonts w:hint="eastAsia"/>
          <w:color w:val="000000"/>
          <w:sz w:val="21"/>
          <w:szCs w:val="21"/>
        </w:rPr>
        <w:t xml:space="preserve"> </w:t>
      </w:r>
      <w:r w:rsidR="000309B8" w:rsidRPr="00A9585A">
        <w:rPr>
          <w:rFonts w:hint="eastAsia"/>
          <w:color w:val="000000"/>
          <w:sz w:val="21"/>
          <w:szCs w:val="21"/>
        </w:rPr>
        <w:t>中，并通过计算代价函数</w:t>
      </w:r>
      <w:r w:rsidR="000309B8" w:rsidRPr="00A9585A">
        <w:rPr>
          <w:rFonts w:hint="eastAsia"/>
          <w:color w:val="000000"/>
          <w:sz w:val="21"/>
          <w:szCs w:val="21"/>
        </w:rPr>
        <w:t xml:space="preserve"> </w:t>
      </w:r>
      <m:oMath>
        <m:r>
          <w:rPr>
            <w:rFonts w:ascii="Cambria Math" w:hAnsi="Cambria Math" w:hint="eastAsia"/>
            <w:color w:val="000000"/>
            <w:sz w:val="21"/>
            <w:szCs w:val="21"/>
          </w:rPr>
          <m:t>Cost</m:t>
        </m:r>
        <m:d>
          <m:dPr>
            <m:ctrlPr>
              <w:rPr>
                <w:rFonts w:ascii="Cambria Math" w:hAnsi="Cambria Math" w:hint="eastAsia"/>
                <w:color w:val="000000"/>
                <w:sz w:val="21"/>
                <w:szCs w:val="21"/>
              </w:rPr>
            </m:ctrlPr>
          </m:dPr>
          <m:e>
            <m:r>
              <w:rPr>
                <w:rFonts w:ascii="Cambria Math" w:hAnsi="Cambria Math" w:hint="eastAsia"/>
                <w:color w:val="000000"/>
                <w:sz w:val="21"/>
                <w:szCs w:val="21"/>
              </w:rPr>
              <m:t>x</m:t>
            </m:r>
          </m:e>
        </m:d>
      </m:oMath>
      <w:r w:rsidR="000309B8" w:rsidRPr="00A9585A">
        <w:rPr>
          <w:rFonts w:hint="eastAsia"/>
          <w:color w:val="000000"/>
          <w:sz w:val="21"/>
          <w:szCs w:val="21"/>
        </w:rPr>
        <w:t xml:space="preserve"> </w:t>
      </w:r>
      <w:r w:rsidR="00FA4795">
        <w:rPr>
          <w:rFonts w:hint="eastAsia"/>
          <w:color w:val="000000"/>
          <w:sz w:val="21"/>
          <w:szCs w:val="21"/>
        </w:rPr>
        <w:t>，本研究中取路径长度，</w:t>
      </w:r>
      <w:r w:rsidR="000309B8" w:rsidRPr="00A9585A">
        <w:rPr>
          <w:rFonts w:hint="eastAsia"/>
          <w:color w:val="000000"/>
          <w:sz w:val="21"/>
          <w:szCs w:val="21"/>
        </w:rPr>
        <w:t>对</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x</m:t>
            </m:r>
          </m:e>
          <m:sub>
            <m:r>
              <w:rPr>
                <w:rFonts w:ascii="Cambria Math" w:hAnsi="Cambria Math" w:hint="eastAsia"/>
                <w:color w:val="000000"/>
                <w:sz w:val="21"/>
                <w:szCs w:val="21"/>
              </w:rPr>
              <m:t>new</m:t>
            </m:r>
          </m:sub>
        </m:sSub>
      </m:oMath>
      <w:r w:rsidR="000309B8" w:rsidRPr="00A9585A">
        <w:rPr>
          <w:rFonts w:hint="eastAsia"/>
          <w:color w:val="000000"/>
          <w:sz w:val="21"/>
          <w:szCs w:val="21"/>
        </w:rPr>
        <w:t xml:space="preserve"> </w:t>
      </w:r>
      <w:r w:rsidR="00A52DB2">
        <w:rPr>
          <w:rFonts w:hint="eastAsia"/>
          <w:color w:val="000000"/>
          <w:sz w:val="21"/>
          <w:szCs w:val="21"/>
        </w:rPr>
        <w:t>执行</w:t>
      </w:r>
      <w:r w:rsidR="000309B8" w:rsidRPr="00A9585A">
        <w:rPr>
          <w:rFonts w:hint="eastAsia"/>
          <w:color w:val="000000"/>
          <w:sz w:val="21"/>
          <w:szCs w:val="21"/>
        </w:rPr>
        <w:t>父节点选择与路径优化。最终，当</w:t>
      </w:r>
      <w:r w:rsidR="00A52DB2">
        <w:rPr>
          <w:rFonts w:hint="eastAsia"/>
          <w:color w:val="000000"/>
          <w:sz w:val="21"/>
          <w:szCs w:val="21"/>
        </w:rPr>
        <w:t>现有</w:t>
      </w:r>
      <w:r w:rsidR="000309B8" w:rsidRPr="00A9585A">
        <w:rPr>
          <w:rFonts w:hint="eastAsia"/>
          <w:color w:val="000000"/>
          <w:sz w:val="21"/>
          <w:szCs w:val="21"/>
        </w:rPr>
        <w:t>树中某一</w:t>
      </w:r>
      <w:r w:rsidR="00A52DB2">
        <w:rPr>
          <w:rFonts w:hint="eastAsia"/>
          <w:color w:val="000000"/>
          <w:sz w:val="21"/>
          <w:szCs w:val="21"/>
        </w:rPr>
        <w:t>坐标</w:t>
      </w:r>
      <w:r w:rsidR="000309B8" w:rsidRPr="00A9585A">
        <w:rPr>
          <w:rFonts w:hint="eastAsia"/>
          <w:color w:val="000000"/>
          <w:sz w:val="21"/>
          <w:szCs w:val="21"/>
        </w:rPr>
        <w:t>节点</w:t>
      </w:r>
      <w:r w:rsidR="000309B8" w:rsidRPr="00A9585A">
        <w:rPr>
          <w:rFonts w:hint="eastAsia"/>
          <w:color w:val="000000"/>
          <w:sz w:val="21"/>
          <w:szCs w:val="21"/>
        </w:rPr>
        <w:t xml:space="preserve"> </w:t>
      </w:r>
      <m:oMath>
        <m:r>
          <w:rPr>
            <w:rFonts w:ascii="Cambria Math" w:hAnsi="Cambria Math" w:hint="eastAsia"/>
            <w:color w:val="000000"/>
            <w:sz w:val="21"/>
            <w:szCs w:val="21"/>
          </w:rPr>
          <m:t>x</m:t>
        </m:r>
      </m:oMath>
      <w:r w:rsidR="000309B8" w:rsidRPr="00A9585A">
        <w:rPr>
          <w:rFonts w:hint="eastAsia"/>
          <w:color w:val="000000"/>
          <w:sz w:val="21"/>
          <w:szCs w:val="21"/>
        </w:rPr>
        <w:t xml:space="preserve"> </w:t>
      </w:r>
      <w:r w:rsidR="000309B8" w:rsidRPr="00A9585A">
        <w:rPr>
          <w:rFonts w:hint="eastAsia"/>
          <w:color w:val="000000"/>
          <w:sz w:val="21"/>
          <w:szCs w:val="21"/>
        </w:rPr>
        <w:t>与目标点</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g</m:t>
            </m:r>
          </m:e>
          <m:sub>
            <m:r>
              <w:rPr>
                <w:rFonts w:ascii="Cambria Math" w:hAnsi="Cambria Math" w:hint="eastAsia"/>
                <w:color w:val="000000"/>
                <w:sz w:val="21"/>
                <w:szCs w:val="21"/>
              </w:rPr>
              <m:t>i</m:t>
            </m:r>
          </m:sub>
        </m:sSub>
      </m:oMath>
      <w:r w:rsidR="000309B8" w:rsidRPr="00A9585A">
        <w:rPr>
          <w:rFonts w:hint="eastAsia"/>
          <w:color w:val="000000"/>
          <w:sz w:val="21"/>
          <w:szCs w:val="21"/>
        </w:rPr>
        <w:t xml:space="preserve"> </w:t>
      </w:r>
      <w:r w:rsidR="000309B8" w:rsidRPr="00A9585A">
        <w:rPr>
          <w:rFonts w:hint="eastAsia"/>
          <w:color w:val="000000"/>
          <w:sz w:val="21"/>
          <w:szCs w:val="21"/>
        </w:rPr>
        <w:t>的距离小于给定阈值</w:t>
      </w:r>
      <w:r w:rsidR="000309B8" w:rsidRPr="00A9585A">
        <w:rPr>
          <w:rFonts w:hint="eastAsia"/>
          <w:color w:val="000000"/>
          <w:sz w:val="21"/>
          <w:szCs w:val="21"/>
        </w:rPr>
        <w:t xml:space="preserve"> </w:t>
      </w:r>
      <m:oMath>
        <m:r>
          <w:rPr>
            <w:rFonts w:ascii="Cambria Math" w:hAnsi="Cambria Math" w:hint="eastAsia"/>
            <w:color w:val="000000"/>
            <w:sz w:val="21"/>
            <w:szCs w:val="21"/>
          </w:rPr>
          <m:t>ϵ</m:t>
        </m:r>
      </m:oMath>
      <w:r w:rsidR="000309B8" w:rsidRPr="00A9585A">
        <w:rPr>
          <w:rFonts w:hint="eastAsia"/>
          <w:color w:val="000000"/>
          <w:sz w:val="21"/>
          <w:szCs w:val="21"/>
        </w:rPr>
        <w:t xml:space="preserve"> </w:t>
      </w:r>
      <w:r w:rsidR="000309B8" w:rsidRPr="00A9585A">
        <w:rPr>
          <w:rFonts w:hint="eastAsia"/>
          <w:color w:val="000000"/>
          <w:sz w:val="21"/>
          <w:szCs w:val="21"/>
        </w:rPr>
        <w:t>时，路径搜索成功，</w:t>
      </w:r>
      <w:r w:rsidR="00FA4795">
        <w:rPr>
          <w:rFonts w:hint="eastAsia"/>
          <w:color w:val="000000"/>
          <w:sz w:val="21"/>
          <w:szCs w:val="21"/>
        </w:rPr>
        <w:t>通过路径</w:t>
      </w:r>
      <w:r w:rsidR="00A52DB2">
        <w:rPr>
          <w:rFonts w:hint="eastAsia"/>
          <w:color w:val="000000"/>
          <w:sz w:val="21"/>
          <w:szCs w:val="21"/>
        </w:rPr>
        <w:t>回溯即可</w:t>
      </w:r>
      <w:r w:rsidR="000309B8" w:rsidRPr="00A9585A">
        <w:rPr>
          <w:rFonts w:hint="eastAsia"/>
          <w:color w:val="000000"/>
          <w:sz w:val="21"/>
          <w:szCs w:val="21"/>
        </w:rPr>
        <w:t>得到</w:t>
      </w:r>
      <w:r>
        <w:rPr>
          <w:rFonts w:hint="eastAsia"/>
          <w:color w:val="000000"/>
          <w:sz w:val="21"/>
          <w:szCs w:val="21"/>
        </w:rPr>
        <w:t>所对应簇</w:t>
      </w:r>
      <w:r w:rsidR="000309B8" w:rsidRPr="00A9585A">
        <w:rPr>
          <w:rFonts w:hint="eastAsia"/>
          <w:color w:val="000000"/>
          <w:sz w:val="21"/>
          <w:szCs w:val="21"/>
        </w:rPr>
        <w:t>从</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s</m:t>
            </m:r>
          </m:e>
          <m:sub>
            <m:r>
              <w:rPr>
                <w:rFonts w:ascii="Cambria Math" w:hAnsi="Cambria Math" w:hint="eastAsia"/>
                <w:color w:val="000000"/>
                <w:sz w:val="21"/>
                <w:szCs w:val="21"/>
              </w:rPr>
              <m:t>i</m:t>
            </m:r>
          </m:sub>
        </m:sSub>
      </m:oMath>
      <w:r w:rsidR="000309B8" w:rsidRPr="00A9585A">
        <w:rPr>
          <w:rFonts w:hint="eastAsia"/>
          <w:color w:val="000000"/>
          <w:sz w:val="21"/>
          <w:szCs w:val="21"/>
        </w:rPr>
        <w:t xml:space="preserve"> </w:t>
      </w:r>
      <w:r w:rsidR="000309B8" w:rsidRPr="00A9585A">
        <w:rPr>
          <w:rFonts w:hint="eastAsia"/>
          <w:color w:val="000000"/>
          <w:sz w:val="21"/>
          <w:szCs w:val="21"/>
        </w:rPr>
        <w:t>到</w:t>
      </w:r>
      <w:r w:rsidR="000309B8" w:rsidRPr="00A9585A">
        <w:rPr>
          <w:rFonts w:hint="eastAsia"/>
          <w:color w:val="000000"/>
          <w:sz w:val="21"/>
          <w:szCs w:val="21"/>
        </w:rPr>
        <w:t xml:space="preserve"> </w:t>
      </w:r>
      <m:oMath>
        <m:sSub>
          <m:sSubPr>
            <m:ctrlPr>
              <w:rPr>
                <w:rFonts w:ascii="Cambria Math" w:hAnsi="Cambria Math" w:hint="eastAsia"/>
                <w:color w:val="000000"/>
                <w:sz w:val="21"/>
                <w:szCs w:val="21"/>
              </w:rPr>
            </m:ctrlPr>
          </m:sSubPr>
          <m:e>
            <m:r>
              <w:rPr>
                <w:rFonts w:ascii="Cambria Math" w:hAnsi="Cambria Math" w:hint="eastAsia"/>
                <w:color w:val="000000"/>
                <w:sz w:val="21"/>
                <w:szCs w:val="21"/>
              </w:rPr>
              <m:t>g</m:t>
            </m:r>
          </m:e>
          <m:sub>
            <m:r>
              <w:rPr>
                <w:rFonts w:ascii="Cambria Math" w:hAnsi="Cambria Math" w:hint="eastAsia"/>
                <w:color w:val="000000"/>
                <w:sz w:val="21"/>
                <w:szCs w:val="21"/>
              </w:rPr>
              <m:t>i</m:t>
            </m:r>
          </m:sub>
        </m:sSub>
      </m:oMath>
      <w:r w:rsidR="000309B8" w:rsidRPr="00A9585A">
        <w:rPr>
          <w:rFonts w:hint="eastAsia"/>
          <w:color w:val="000000"/>
          <w:sz w:val="21"/>
          <w:szCs w:val="21"/>
        </w:rPr>
        <w:t xml:space="preserve"> </w:t>
      </w:r>
      <w:r w:rsidR="000309B8" w:rsidRPr="00A9585A">
        <w:rPr>
          <w:rFonts w:hint="eastAsia"/>
          <w:color w:val="000000"/>
          <w:sz w:val="21"/>
          <w:szCs w:val="21"/>
        </w:rPr>
        <w:t>的可行</w:t>
      </w:r>
      <w:r>
        <w:rPr>
          <w:rFonts w:hint="eastAsia"/>
          <w:color w:val="000000"/>
          <w:sz w:val="21"/>
          <w:szCs w:val="21"/>
        </w:rPr>
        <w:t>的全局</w:t>
      </w:r>
      <w:r w:rsidR="000309B8" w:rsidRPr="00A9585A">
        <w:rPr>
          <w:rFonts w:hint="eastAsia"/>
          <w:color w:val="000000"/>
          <w:sz w:val="21"/>
          <w:szCs w:val="21"/>
        </w:rPr>
        <w:t>路径</w:t>
      </w:r>
      <w:r w:rsidR="00A52DB2">
        <w:rPr>
          <w:rFonts w:hint="eastAsia"/>
          <w:color w:val="000000"/>
          <w:sz w:val="21"/>
          <w:szCs w:val="21"/>
        </w:rPr>
        <w:t>，从而完成为单个簇的全局路径规划</w:t>
      </w:r>
      <w:r w:rsidR="000309B8" w:rsidRPr="00A9585A">
        <w:rPr>
          <w:rFonts w:hint="eastAsia"/>
          <w:color w:val="000000"/>
          <w:sz w:val="21"/>
          <w:szCs w:val="21"/>
        </w:rPr>
        <w:t>。</w:t>
      </w:r>
      <w:commentRangeEnd w:id="246"/>
      <w:r w:rsidR="00CC1B3D">
        <w:rPr>
          <w:rStyle w:val="ac"/>
        </w:rPr>
        <w:commentReference w:id="246"/>
      </w:r>
    </w:p>
    <w:p w14:paraId="3C1EA317" w14:textId="6A8C470F" w:rsidR="00A52DB2" w:rsidDel="00761BC7" w:rsidRDefault="00FA4795" w:rsidP="00FA4795">
      <w:pPr>
        <w:spacing w:line="360" w:lineRule="auto"/>
        <w:ind w:firstLineChars="196" w:firstLine="412"/>
        <w:rPr>
          <w:del w:id="248" w:author="Lianghui Ding" w:date="2025-11-09T14:12:00Z"/>
          <w:color w:val="000000"/>
          <w:sz w:val="21"/>
          <w:szCs w:val="21"/>
        </w:rPr>
      </w:pPr>
      <w:del w:id="249" w:author="Lianghui Ding" w:date="2025-11-09T14:12:00Z">
        <w:r w:rsidDel="00761BC7">
          <w:rPr>
            <w:rFonts w:hint="eastAsia"/>
            <w:color w:val="000000"/>
            <w:sz w:val="21"/>
            <w:szCs w:val="21"/>
          </w:rPr>
          <w:delText>由于</w:delText>
        </w:r>
        <w:r w:rsidRPr="00FA4795" w:rsidDel="00761BC7">
          <w:rPr>
            <w:color w:val="000000"/>
            <w:sz w:val="21"/>
            <w:szCs w:val="21"/>
          </w:rPr>
          <w:delText>随着无人机的推进与传感器的持续探测，环境模型中的障碍物和干扰源信息将实时更新为障碍集合</w:delText>
        </w:r>
        <w:r w:rsidDel="00761BC7">
          <w:rPr>
            <w:rFonts w:hint="eastAsia"/>
            <w:color w:val="000000"/>
            <w:sz w:val="21"/>
            <w:szCs w:val="21"/>
          </w:rPr>
          <w:delText>，</w:delText>
        </w:r>
        <w:r w:rsidR="00A52DB2" w:rsidDel="00761BC7">
          <w:rPr>
            <w:rFonts w:hint="eastAsia"/>
            <w:color w:val="000000"/>
            <w:sz w:val="21"/>
            <w:szCs w:val="21"/>
          </w:rPr>
          <w:delText>并且当</w:delText>
        </w:r>
        <w:r w:rsidR="00A52DB2" w:rsidRPr="00A52DB2" w:rsidDel="00761BC7">
          <w:rPr>
            <w:color w:val="000000"/>
            <w:sz w:val="21"/>
            <w:szCs w:val="21"/>
          </w:rPr>
          <w:delText>当前路径与更新后的障碍区域</w:delText>
        </w:r>
        <w:r w:rsidR="00A52DB2" w:rsidDel="00761BC7">
          <w:rPr>
            <w:rFonts w:hint="eastAsia"/>
            <w:color w:val="000000"/>
            <w:sz w:val="21"/>
            <w:szCs w:val="21"/>
          </w:rPr>
          <w:delText>（包括建筑和干扰）</w:delText>
        </w:r>
        <w:r w:rsidR="00A52DB2" w:rsidRPr="00A52DB2" w:rsidDel="00761BC7">
          <w:rPr>
            <w:color w:val="000000"/>
            <w:sz w:val="21"/>
            <w:szCs w:val="21"/>
          </w:rPr>
          <w:delText>发生冲突时，</w:delText>
        </w:r>
        <w:r w:rsidR="00A52DB2" w:rsidDel="00761BC7">
          <w:rPr>
            <w:rFonts w:hint="eastAsia"/>
            <w:color w:val="000000"/>
            <w:sz w:val="21"/>
            <w:szCs w:val="21"/>
          </w:rPr>
          <w:delText>算法</w:delText>
        </w:r>
        <w:r w:rsidDel="00761BC7">
          <w:rPr>
            <w:rFonts w:hint="eastAsia"/>
            <w:color w:val="000000"/>
            <w:sz w:val="21"/>
            <w:szCs w:val="21"/>
          </w:rPr>
          <w:delText>的重规划机制会</w:delText>
        </w:r>
        <w:r w:rsidR="00A52DB2" w:rsidRPr="00A52DB2" w:rsidDel="00761BC7">
          <w:rPr>
            <w:color w:val="000000"/>
            <w:sz w:val="21"/>
            <w:szCs w:val="21"/>
          </w:rPr>
          <w:delText>自动</w:delText>
        </w:r>
        <w:r w:rsidR="00A52DB2" w:rsidDel="00761BC7">
          <w:rPr>
            <w:rFonts w:hint="eastAsia"/>
            <w:color w:val="000000"/>
            <w:sz w:val="21"/>
            <w:szCs w:val="21"/>
          </w:rPr>
          <w:delText>重新为当前簇规划全局路径，</w:delText>
        </w:r>
        <w:r w:rsidR="00A52DB2" w:rsidRPr="00A52DB2" w:rsidDel="00761BC7">
          <w:rPr>
            <w:color w:val="000000"/>
            <w:sz w:val="21"/>
            <w:szCs w:val="21"/>
          </w:rPr>
          <w:delText>以保证路径的可行性与安全性。</w:delText>
        </w:r>
      </w:del>
      <w:del w:id="250" w:author="Lianghui Ding" w:date="2025-11-09T14:11:00Z">
        <w:r w:rsidR="00A52DB2" w:rsidRPr="00A52DB2" w:rsidDel="00761BC7">
          <w:rPr>
            <w:color w:val="000000"/>
            <w:sz w:val="21"/>
            <w:szCs w:val="21"/>
          </w:rPr>
          <w:delText>该动态重规划机制使得算法在复杂城市环境中具有较强的环境自适应性，为后续的通信约束与局部控制提供动态更新的全局参考。</w:delText>
        </w:r>
      </w:del>
    </w:p>
    <w:p w14:paraId="6C867EA2" w14:textId="61CA2844" w:rsidR="00FA4795" w:rsidRPr="0010506D" w:rsidRDefault="00FA4795" w:rsidP="0010506D">
      <w:pPr>
        <w:spacing w:line="360" w:lineRule="auto"/>
        <w:rPr>
          <w:rFonts w:ascii="宋体" w:hAnsi="宋体" w:hint="eastAsia"/>
          <w:color w:val="000000"/>
          <w:sz w:val="21"/>
          <w:szCs w:val="21"/>
        </w:rPr>
      </w:pPr>
      <w:r w:rsidRPr="0010506D">
        <w:rPr>
          <w:rFonts w:ascii="宋体" w:hAnsi="宋体"/>
          <w:color w:val="000000"/>
          <w:sz w:val="21"/>
          <w:szCs w:val="21"/>
        </w:rPr>
        <w:t xml:space="preserve">3.2.2 </w:t>
      </w:r>
      <w:ins w:id="251" w:author="Lianghui Ding" w:date="2025-11-09T14:15:00Z">
        <w:r w:rsidR="009B1EBC">
          <w:rPr>
            <w:rFonts w:ascii="宋体" w:hAnsi="宋体" w:hint="eastAsia"/>
            <w:color w:val="000000"/>
            <w:sz w:val="21"/>
            <w:szCs w:val="21"/>
          </w:rPr>
          <w:t>基于</w:t>
        </w:r>
      </w:ins>
      <w:r w:rsidRPr="00FA4795">
        <w:rPr>
          <w:color w:val="000000"/>
          <w:sz w:val="21"/>
          <w:szCs w:val="21"/>
        </w:rPr>
        <w:t>Fréchet</w:t>
      </w:r>
      <w:r w:rsidRPr="0010506D">
        <w:rPr>
          <w:rFonts w:ascii="宋体" w:hAnsi="宋体"/>
          <w:color w:val="000000"/>
          <w:sz w:val="21"/>
          <w:szCs w:val="21"/>
        </w:rPr>
        <w:t>距离约束</w:t>
      </w:r>
      <w:ins w:id="252" w:author="Lianghui Ding" w:date="2025-11-09T14:16:00Z">
        <w:r w:rsidR="009B1EBC">
          <w:rPr>
            <w:rFonts w:ascii="宋体" w:hAnsi="宋体" w:hint="eastAsia"/>
            <w:color w:val="000000"/>
            <w:sz w:val="21"/>
            <w:szCs w:val="21"/>
          </w:rPr>
          <w:t>的路径确认</w:t>
        </w:r>
      </w:ins>
      <w:del w:id="253" w:author="Lianghui Ding" w:date="2025-11-09T14:16:00Z">
        <w:r w:rsidRPr="0010506D" w:rsidDel="009B1EBC">
          <w:rPr>
            <w:rFonts w:ascii="宋体" w:hAnsi="宋体"/>
            <w:color w:val="000000"/>
            <w:sz w:val="21"/>
            <w:szCs w:val="21"/>
          </w:rPr>
          <w:delText>机制</w:delText>
        </w:r>
      </w:del>
    </w:p>
    <w:p w14:paraId="667A9889" w14:textId="77777777" w:rsidR="00EA2564" w:rsidRDefault="00FA4795" w:rsidP="00FA4795">
      <w:pPr>
        <w:spacing w:line="360" w:lineRule="auto"/>
        <w:ind w:firstLineChars="196" w:firstLine="412"/>
        <w:rPr>
          <w:ins w:id="254" w:author="Lianghui Ding" w:date="2025-11-09T14:16:00Z"/>
          <w:color w:val="000000"/>
          <w:sz w:val="21"/>
          <w:szCs w:val="21"/>
        </w:rPr>
      </w:pPr>
      <w:r w:rsidRPr="00FA4795">
        <w:rPr>
          <w:color w:val="000000"/>
          <w:sz w:val="21"/>
          <w:szCs w:val="21"/>
        </w:rPr>
        <w:t>为避免不同簇之间的独立规划</w:t>
      </w:r>
      <w:r>
        <w:rPr>
          <w:rFonts w:hint="eastAsia"/>
          <w:color w:val="000000"/>
          <w:sz w:val="21"/>
          <w:szCs w:val="21"/>
        </w:rPr>
        <w:t>的全局</w:t>
      </w:r>
      <w:r w:rsidRPr="00FA4795">
        <w:rPr>
          <w:color w:val="000000"/>
          <w:sz w:val="21"/>
          <w:szCs w:val="21"/>
        </w:rPr>
        <w:t>路径</w:t>
      </w:r>
      <w:r>
        <w:rPr>
          <w:rFonts w:hint="eastAsia"/>
          <w:color w:val="000000"/>
          <w:sz w:val="21"/>
          <w:szCs w:val="21"/>
        </w:rPr>
        <w:t>距离</w:t>
      </w:r>
      <w:r w:rsidRPr="00FA4795">
        <w:rPr>
          <w:color w:val="000000"/>
          <w:sz w:val="21"/>
          <w:szCs w:val="21"/>
        </w:rPr>
        <w:t>过近或过远而引发集群协同问题，本文在</w:t>
      </w:r>
      <w:r w:rsidRPr="00FA4795">
        <w:rPr>
          <w:color w:val="000000"/>
          <w:sz w:val="21"/>
          <w:szCs w:val="21"/>
        </w:rPr>
        <w:t>CL-RRT*</w:t>
      </w:r>
      <w:r w:rsidRPr="00FA4795">
        <w:rPr>
          <w:color w:val="000000"/>
          <w:sz w:val="21"/>
          <w:szCs w:val="21"/>
        </w:rPr>
        <w:t>算法中引入了</w:t>
      </w:r>
      <w:r w:rsidRPr="00FA4795">
        <w:rPr>
          <w:color w:val="000000"/>
          <w:sz w:val="21"/>
          <w:szCs w:val="21"/>
        </w:rPr>
        <w:t>Fréchet</w:t>
      </w:r>
      <w:r w:rsidRPr="00FA4795">
        <w:rPr>
          <w:color w:val="000000"/>
          <w:sz w:val="21"/>
          <w:szCs w:val="21"/>
        </w:rPr>
        <w:t>距离约束机制。该机制通过在全局路径层面对各簇路径之间的空间关系进行定量约束，使得簇间路径在保持通信连通性的同时，避免出现因路径过近导致的势场叠加或因过远造成的</w:t>
      </w:r>
      <w:r>
        <w:rPr>
          <w:rFonts w:hint="eastAsia"/>
          <w:color w:val="000000"/>
          <w:sz w:val="21"/>
          <w:szCs w:val="21"/>
        </w:rPr>
        <w:t>链路中断</w:t>
      </w:r>
      <w:r w:rsidRPr="00FA4795">
        <w:rPr>
          <w:color w:val="000000"/>
          <w:sz w:val="21"/>
          <w:szCs w:val="21"/>
        </w:rPr>
        <w:t>。</w:t>
      </w:r>
    </w:p>
    <w:p w14:paraId="2081FF73" w14:textId="260D4772" w:rsidR="000F4F18" w:rsidRPr="00A9585A" w:rsidRDefault="00FA4795" w:rsidP="00FA4795">
      <w:pPr>
        <w:spacing w:line="360" w:lineRule="auto"/>
        <w:ind w:firstLineChars="196" w:firstLine="412"/>
        <w:rPr>
          <w:color w:val="000000"/>
          <w:sz w:val="21"/>
          <w:szCs w:val="21"/>
        </w:rPr>
      </w:pPr>
      <w:r w:rsidRPr="00FA4795">
        <w:rPr>
          <w:color w:val="000000"/>
          <w:sz w:val="21"/>
          <w:szCs w:val="21"/>
        </w:rPr>
        <w:t>Fréchet</w:t>
      </w:r>
      <w:r w:rsidRPr="00FA4795">
        <w:rPr>
          <w:color w:val="000000"/>
          <w:sz w:val="21"/>
          <w:szCs w:val="21"/>
        </w:rPr>
        <w:t>距离可视为一种衡量两条曲线在空间与时间维度上整体</w:t>
      </w:r>
      <w:r>
        <w:rPr>
          <w:rFonts w:hint="eastAsia"/>
          <w:color w:val="000000"/>
          <w:sz w:val="21"/>
          <w:szCs w:val="21"/>
        </w:rPr>
        <w:t>距离</w:t>
      </w:r>
      <w:r w:rsidRPr="00FA4795">
        <w:rPr>
          <w:color w:val="000000"/>
          <w:sz w:val="21"/>
          <w:szCs w:val="21"/>
        </w:rPr>
        <w:t>的指标，相较于欧氏距离，它能更准确地反映路径的形状差异和动态</w:t>
      </w:r>
      <w:r>
        <w:rPr>
          <w:rFonts w:hint="eastAsia"/>
          <w:color w:val="000000"/>
          <w:sz w:val="21"/>
          <w:szCs w:val="21"/>
        </w:rPr>
        <w:t>距离</w:t>
      </w:r>
      <w:r w:rsidRPr="00FA4795">
        <w:rPr>
          <w:color w:val="000000"/>
          <w:sz w:val="21"/>
          <w:szCs w:val="21"/>
        </w:rPr>
        <w:t>关系。</w:t>
      </w:r>
      <w:r w:rsidR="000F4F18" w:rsidRPr="00A9585A">
        <w:rPr>
          <w:color w:val="000000"/>
          <w:sz w:val="21"/>
          <w:szCs w:val="21"/>
        </w:rPr>
        <w:t>其计算过程可以形式化为：设两条</w:t>
      </w:r>
      <w:r>
        <w:rPr>
          <w:rFonts w:hint="eastAsia"/>
          <w:color w:val="000000"/>
          <w:sz w:val="21"/>
          <w:szCs w:val="21"/>
        </w:rPr>
        <w:t>不同簇对应的全局规划</w:t>
      </w:r>
      <w:r w:rsidR="000F4F18" w:rsidRPr="00A9585A">
        <w:rPr>
          <w:color w:val="000000"/>
          <w:sz w:val="21"/>
          <w:szCs w:val="21"/>
        </w:rPr>
        <w:t>路径</w:t>
      </w:r>
      <w:r>
        <w:rPr>
          <w:rFonts w:hint="eastAsia"/>
          <w:color w:val="000000"/>
          <w:sz w:val="21"/>
          <w:szCs w:val="21"/>
        </w:rPr>
        <w:t>为</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i</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k</m:t>
                </m:r>
              </m:sub>
            </m:sSub>
          </m:e>
        </m:d>
      </m:oMath>
      <w:r w:rsidR="000F4F18" w:rsidRPr="00A9585A">
        <w:rPr>
          <w:color w:val="000000"/>
          <w:sz w:val="21"/>
          <w:szCs w:val="21"/>
        </w:rPr>
        <w:t xml:space="preserve"> </w:t>
      </w:r>
      <w:r w:rsidR="000F4F18" w:rsidRPr="00A9585A">
        <w:rPr>
          <w:color w:val="000000"/>
          <w:sz w:val="21"/>
          <w:szCs w:val="21"/>
        </w:rPr>
        <w:t>与</w:t>
      </w:r>
      <w:r w:rsidR="000F4F18" w:rsidRPr="00A9585A">
        <w:rPr>
          <w:color w:val="000000"/>
          <w:sz w:val="21"/>
          <w:szCs w:val="21"/>
        </w:rPr>
        <w:t xml:space="preserve"> </w:t>
      </w:r>
      <m:oMath>
        <m:r>
          <m:rPr>
            <m:scr m:val="script"/>
            <m:sty m:val="p"/>
          </m:rPr>
          <w:rPr>
            <w:rFonts w:ascii="Cambria Math" w:hAnsi="Cambria Math"/>
            <w:color w:val="000000"/>
            <w:sz w:val="21"/>
            <w:szCs w:val="21"/>
          </w:rPr>
          <m:t>P</m:t>
        </m:r>
        <m:r>
          <w:rPr>
            <w:rFonts w:ascii="Cambria Math" w:hAnsi="Cambria Math"/>
            <w:color w:val="000000"/>
            <w:sz w:val="21"/>
            <w:szCs w:val="21"/>
          </w:rPr>
          <m:t>j</m:t>
        </m:r>
        <m:r>
          <m:rPr>
            <m:sty m:val="p"/>
          </m:rPr>
          <w:rPr>
            <w:rFonts w:ascii="Cambria Math" w:hAnsi="Cambria Math"/>
            <w:color w:val="000000"/>
            <w:sz w:val="21"/>
            <w:szCs w:val="21"/>
          </w:rPr>
          <m:t>=</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,0</m:t>
                </m:r>
              </m:sub>
            </m:sSub>
            <m:r>
              <m:rPr>
                <m:sty m:val="p"/>
              </m:rPr>
              <w:rPr>
                <w:rFonts w:ascii="Cambria Math" w:hAnsi="Cambria Math"/>
                <w:color w:val="000000"/>
                <w:sz w:val="21"/>
                <w:szCs w:val="21"/>
              </w:rPr>
              <m:t>,</m:t>
            </m:r>
            <m:r>
              <m:rPr>
                <m:sty m:val="p"/>
              </m:rPr>
              <w:rPr>
                <w:rFonts w:ascii="Cambria Math" w:hAnsi="Cambria Math" w:hint="eastAsia"/>
                <w:color w:val="000000"/>
                <w:sz w:val="21"/>
                <w:szCs w:val="21"/>
              </w:rPr>
              <m:t>…</m:t>
            </m:r>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r>
                  <m:rPr>
                    <m:sty m:val="p"/>
                  </m:rPr>
                  <w:rPr>
                    <w:rFonts w:ascii="Cambria Math" w:hAnsi="Cambria Math"/>
                    <w:color w:val="000000"/>
                    <w:sz w:val="21"/>
                    <w:szCs w:val="21"/>
                  </w:rPr>
                  <m:t>,</m:t>
                </m:r>
                <m:r>
                  <w:rPr>
                    <w:rFonts w:ascii="Cambria Math" w:hAnsi="Cambria Math"/>
                    <w:color w:val="000000"/>
                    <w:sz w:val="21"/>
                    <w:szCs w:val="21"/>
                  </w:rPr>
                  <m:t>l</m:t>
                </m:r>
              </m:sub>
            </m:sSub>
          </m:e>
        </m:d>
      </m:oMath>
      <w:r w:rsidR="000F4F18" w:rsidRPr="00A9585A">
        <w:rPr>
          <w:color w:val="000000"/>
          <w:sz w:val="21"/>
          <w:szCs w:val="21"/>
        </w:rPr>
        <w:t>，则离散</w:t>
      </w:r>
      <w:r w:rsidR="000F4F18" w:rsidRPr="00A9585A">
        <w:rPr>
          <w:color w:val="000000"/>
          <w:sz w:val="21"/>
          <w:szCs w:val="21"/>
        </w:rPr>
        <w:t xml:space="preserve"> Fréchet </w:t>
      </w:r>
      <w:r w:rsidR="000F4F18" w:rsidRPr="00A9585A">
        <w:rPr>
          <w:color w:val="000000"/>
          <w:sz w:val="21"/>
          <w:szCs w:val="21"/>
        </w:rPr>
        <w:t>距离定义为</w:t>
      </w:r>
      <w:r w:rsidR="000F4F18" w:rsidRPr="00A9585A">
        <w:rPr>
          <w:rFonts w:hint="eastAsia"/>
          <w:color w:val="000000"/>
          <w:sz w:val="21"/>
          <w:szCs w:val="21"/>
        </w:rPr>
        <w:t>：</w:t>
      </w:r>
    </w:p>
    <w:p w14:paraId="363196D4" w14:textId="71477B81"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d</m:t>
                  </m:r>
                </m:e>
                <m:sub>
                  <m:r>
                    <m:rPr>
                      <m:nor/>
                    </m:rPr>
                    <w:rPr>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r>
                <m:rPr>
                  <m:sty m:val="p"/>
                </m:rPr>
                <w:rPr>
                  <w:rFonts w:ascii="Cambria Math" w:hAnsi="Cambria Math"/>
                  <w:color w:val="000000"/>
                  <w:sz w:val="21"/>
                  <w:szCs w:val="21"/>
                </w:rPr>
                <m:t>=</m:t>
              </m:r>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min</m:t>
                      </m:r>
                    </m:e>
                    <m:lim>
                      <m:r>
                        <m:rPr>
                          <m:sty m:val="p"/>
                        </m:rPr>
                        <w:rPr>
                          <w:rFonts w:ascii="Cambria Math" w:hAnsi="Cambria Math"/>
                          <w:color w:val="000000"/>
                          <w:sz w:val="21"/>
                          <w:szCs w:val="21"/>
                        </w:rPr>
                        <m:t>α,β</m:t>
                      </m:r>
                    </m:lim>
                  </m:limLow>
                </m:fName>
                <m:e>
                  <m:func>
                    <m:funcPr>
                      <m:ctrlPr>
                        <w:rPr>
                          <w:rFonts w:ascii="Cambria Math" w:hAnsi="Cambria Math"/>
                          <w:color w:val="000000"/>
                          <w:sz w:val="21"/>
                          <w:szCs w:val="21"/>
                        </w:rPr>
                      </m:ctrlPr>
                    </m:funcPr>
                    <m:fName>
                      <m:limLow>
                        <m:limLowPr>
                          <m:ctrlPr>
                            <w:rPr>
                              <w:rFonts w:ascii="Cambria Math" w:hAnsi="Cambria Math"/>
                              <w:color w:val="000000"/>
                              <w:sz w:val="21"/>
                              <w:szCs w:val="21"/>
                            </w:rPr>
                          </m:ctrlPr>
                        </m:limLowPr>
                        <m:e>
                          <m:r>
                            <m:rPr>
                              <m:sty m:val="p"/>
                            </m:rPr>
                            <w:rPr>
                              <w:rFonts w:ascii="Cambria Math" w:hAnsi="Cambria Math"/>
                              <w:color w:val="000000"/>
                              <w:sz w:val="21"/>
                              <w:szCs w:val="21"/>
                            </w:rPr>
                            <m:t>max</m:t>
                          </m:r>
                        </m:e>
                        <m:lim>
                          <m:r>
                            <w:rPr>
                              <w:rFonts w:ascii="Cambria Math" w:hAnsi="Cambria Math"/>
                              <w:color w:val="000000"/>
                              <w:sz w:val="21"/>
                              <w:szCs w:val="21"/>
                            </w:rPr>
                            <m:t>t</m:t>
                          </m:r>
                        </m:lim>
                      </m:limLow>
                    </m:fName>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α</m:t>
                              </m:r>
                              <m:d>
                                <m:dPr>
                                  <m:ctrlPr>
                                    <w:rPr>
                                      <w:rFonts w:ascii="Cambria Math" w:hAnsi="Cambria Math"/>
                                      <w:color w:val="000000"/>
                                      <w:sz w:val="21"/>
                                      <w:szCs w:val="21"/>
                                    </w:rPr>
                                  </m:ctrlPr>
                                </m:dPr>
                                <m:e>
                                  <m:r>
                                    <w:rPr>
                                      <w:rFonts w:ascii="Cambria Math" w:hAnsi="Cambria Math"/>
                                      <w:color w:val="000000"/>
                                      <w:sz w:val="21"/>
                                      <w:szCs w:val="21"/>
                                    </w:rPr>
                                    <m:t>t</m:t>
                                  </m:r>
                                </m:e>
                              </m:d>
                            </m:e>
                          </m:d>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β</m:t>
                              </m:r>
                              <m:d>
                                <m:dPr>
                                  <m:ctrlPr>
                                    <w:rPr>
                                      <w:rFonts w:ascii="Cambria Math" w:hAnsi="Cambria Math"/>
                                      <w:color w:val="000000"/>
                                      <w:sz w:val="21"/>
                                      <w:szCs w:val="21"/>
                                    </w:rPr>
                                  </m:ctrlPr>
                                </m:dPr>
                                <m:e>
                                  <m:r>
                                    <w:rPr>
                                      <w:rFonts w:ascii="Cambria Math" w:hAnsi="Cambria Math"/>
                                      <w:color w:val="000000"/>
                                      <w:sz w:val="21"/>
                                      <w:szCs w:val="21"/>
                                    </w:rPr>
                                    <m:t>t</m:t>
                                  </m:r>
                                </m:e>
                              </m:d>
                            </m:e>
                          </m:d>
                        </m:e>
                      </m:d>
                    </m:e>
                  </m:func>
                </m:e>
              </m:func>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8</m:t>
                  </m:r>
                </m:e>
              </m:d>
            </m:e>
          </m:eqArr>
        </m:oMath>
      </m:oMathPara>
    </w:p>
    <w:p w14:paraId="6C5BD9AF" w14:textId="4230E3DA" w:rsidR="00CE12EF"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r>
          <m:rPr>
            <m:sty m:val="p"/>
          </m:rPr>
          <w:rPr>
            <w:rFonts w:ascii="Cambria Math" w:hAnsi="Cambria Math"/>
            <w:color w:val="000000"/>
            <w:sz w:val="21"/>
            <w:szCs w:val="21"/>
          </w:rPr>
          <m:t>α</m:t>
        </m:r>
      </m:oMath>
      <w:r w:rsidRPr="00A9585A">
        <w:rPr>
          <w:color w:val="000000"/>
          <w:sz w:val="21"/>
          <w:szCs w:val="21"/>
        </w:rPr>
        <w:t xml:space="preserve"> </w:t>
      </w:r>
      <w:r w:rsidRPr="00A9585A">
        <w:rPr>
          <w:color w:val="000000"/>
          <w:sz w:val="21"/>
          <w:szCs w:val="21"/>
        </w:rPr>
        <w:t>和</w:t>
      </w:r>
      <w:r w:rsidRPr="00A9585A">
        <w:rPr>
          <w:color w:val="000000"/>
          <w:sz w:val="21"/>
          <w:szCs w:val="21"/>
        </w:rPr>
        <w:t xml:space="preserve"> </w:t>
      </w:r>
      <m:oMath>
        <m:r>
          <m:rPr>
            <m:sty m:val="p"/>
          </m:rPr>
          <w:rPr>
            <w:rFonts w:ascii="Cambria Math" w:hAnsi="Cambria Math"/>
            <w:color w:val="000000"/>
            <w:sz w:val="21"/>
            <w:szCs w:val="21"/>
          </w:rPr>
          <m:t>β</m:t>
        </m:r>
      </m:oMath>
      <w:r w:rsidRPr="00A9585A">
        <w:rPr>
          <w:color w:val="000000"/>
          <w:sz w:val="21"/>
          <w:szCs w:val="21"/>
        </w:rPr>
        <w:t xml:space="preserve"> </w:t>
      </w:r>
      <w:r w:rsidRPr="00A9585A">
        <w:rPr>
          <w:color w:val="000000"/>
          <w:sz w:val="21"/>
          <w:szCs w:val="21"/>
        </w:rPr>
        <w:t>为两条路径的重参数化函数，保证两条路径按照时间的同步方式进行比较。在本算法中，若</w:t>
      </w:r>
      <w:r w:rsidR="00CE12EF">
        <w:rPr>
          <w:rFonts w:hint="eastAsia"/>
          <w:color w:val="000000"/>
          <w:sz w:val="21"/>
          <w:szCs w:val="21"/>
        </w:rPr>
        <w:t>触发重规划</w:t>
      </w:r>
      <w:r w:rsidRPr="00A9585A">
        <w:rPr>
          <w:color w:val="000000"/>
          <w:sz w:val="21"/>
          <w:szCs w:val="21"/>
        </w:rPr>
        <w:t>的路径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oMath>
      <w:r w:rsidRPr="00A9585A">
        <w:rPr>
          <w:color w:val="000000"/>
          <w:sz w:val="21"/>
          <w:szCs w:val="21"/>
        </w:rPr>
        <w:t xml:space="preserve"> </w:t>
      </w:r>
      <w:r w:rsidRPr="00A9585A">
        <w:rPr>
          <w:color w:val="000000"/>
          <w:sz w:val="21"/>
          <w:szCs w:val="21"/>
        </w:rPr>
        <w:t>与其余</w:t>
      </w:r>
      <w:r w:rsidR="00CE12EF">
        <w:rPr>
          <w:rFonts w:hint="eastAsia"/>
          <w:color w:val="000000"/>
          <w:sz w:val="21"/>
          <w:szCs w:val="21"/>
        </w:rPr>
        <w:t>已经固定的</w:t>
      </w:r>
      <w:r w:rsidRPr="00A9585A">
        <w:rPr>
          <w:color w:val="000000"/>
          <w:sz w:val="21"/>
          <w:szCs w:val="21"/>
        </w:rPr>
        <w:t>簇路径</w:t>
      </w:r>
      <w:r w:rsidRPr="00A9585A">
        <w:rPr>
          <w:color w:val="000000"/>
          <w:sz w:val="21"/>
          <w:szCs w:val="21"/>
        </w:rPr>
        <w:t xml:space="preserve"> </w:t>
      </w:r>
      <m:oMath>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oMath>
      <w:r w:rsidRPr="00A9585A">
        <w:rPr>
          <w:color w:val="000000"/>
          <w:sz w:val="21"/>
          <w:szCs w:val="21"/>
        </w:rPr>
        <w:t xml:space="preserve"> </w:t>
      </w:r>
      <w:r w:rsidRPr="00A9585A">
        <w:rPr>
          <w:color w:val="000000"/>
          <w:sz w:val="21"/>
          <w:szCs w:val="21"/>
        </w:rPr>
        <w:t>的</w:t>
      </w:r>
      <w:r w:rsidRPr="00A9585A">
        <w:rPr>
          <w:color w:val="000000"/>
          <w:sz w:val="21"/>
          <w:szCs w:val="21"/>
        </w:rPr>
        <w:t xml:space="preserve"> Fréchet </w:t>
      </w:r>
      <w:r w:rsidRPr="00A9585A">
        <w:rPr>
          <w:color w:val="000000"/>
          <w:sz w:val="21"/>
          <w:szCs w:val="21"/>
        </w:rPr>
        <w:t>距离</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d>
          <m:dPr>
            <m:ctrlPr>
              <w:rPr>
                <w:rFonts w:ascii="Cambria Math" w:hAnsi="Cambria Math"/>
                <w:color w:val="000000"/>
                <w:sz w:val="21"/>
                <w:szCs w:val="21"/>
              </w:rPr>
            </m:ctrlPr>
          </m:dPr>
          <m:e>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i</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m:rPr>
                    <m:scr m:val="script"/>
                    <m:sty m:val="p"/>
                  </m:rPr>
                  <w:rPr>
                    <w:rFonts w:ascii="Cambria Math" w:hAnsi="Cambria Math"/>
                    <w:color w:val="000000"/>
                    <w:sz w:val="21"/>
                    <w:szCs w:val="21"/>
                  </w:rPr>
                  <m:t>P</m:t>
                </m:r>
              </m:e>
              <m:sub>
                <m:r>
                  <m:rPr>
                    <m:scr m:val="script"/>
                    <m:sty m:val="p"/>
                  </m:rPr>
                  <w:rPr>
                    <w:rFonts w:ascii="Cambria Math" w:hAnsi="Cambria Math"/>
                    <w:color w:val="000000"/>
                    <w:sz w:val="21"/>
                    <w:szCs w:val="21"/>
                  </w:rPr>
                  <m:t>j</m:t>
                </m:r>
              </m:sub>
            </m:sSub>
          </m:e>
        </m:d>
      </m:oMath>
      <w:r w:rsidRPr="00A9585A">
        <w:rPr>
          <w:color w:val="000000"/>
          <w:sz w:val="21"/>
          <w:szCs w:val="21"/>
        </w:rPr>
        <w:t xml:space="preserve"> </w:t>
      </w:r>
      <w:r w:rsidRPr="00A9585A">
        <w:rPr>
          <w:color w:val="000000"/>
          <w:sz w:val="21"/>
          <w:szCs w:val="21"/>
        </w:rPr>
        <w:t>落在预设的上下界区间</w:t>
      </w:r>
      <w:r w:rsidRPr="00A9585A">
        <w:rPr>
          <w:color w:val="000000"/>
          <w:sz w:val="21"/>
          <w:szCs w:val="21"/>
        </w:rPr>
        <w:t xml:space="preserve"> </w:t>
      </w:r>
      <m:oMath>
        <m:d>
          <m:dPr>
            <m:begChr m:val="["/>
            <m:endChr m:val="]"/>
            <m:ctrlPr>
              <w:rPr>
                <w:rFonts w:ascii="Cambria Math" w:hAnsi="Cambria Math"/>
                <w:color w:val="000000"/>
                <w:sz w:val="21"/>
                <w:szCs w:val="21"/>
              </w:rPr>
            </m:ctrlPr>
          </m:dPr>
          <m:e>
            <m:r>
              <w:rPr>
                <w:rFonts w:ascii="Cambria Math" w:hAnsi="Cambria Math"/>
                <w:color w:val="000000"/>
                <w:sz w:val="21"/>
                <w:szCs w:val="21"/>
              </w:rPr>
              <m:t>L</m:t>
            </m:r>
            <m:r>
              <m:rPr>
                <m:sty m:val="p"/>
              </m:rPr>
              <w:rPr>
                <w:rFonts w:ascii="Cambria Math" w:hAnsi="Cambria Math"/>
                <w:color w:val="000000"/>
                <w:sz w:val="21"/>
                <w:szCs w:val="21"/>
              </w:rPr>
              <m:t>,</m:t>
            </m:r>
            <m:r>
              <w:rPr>
                <w:rFonts w:ascii="Cambria Math" w:hAnsi="Cambria Math"/>
                <w:color w:val="000000"/>
                <w:sz w:val="21"/>
                <w:szCs w:val="21"/>
              </w:rPr>
              <m:t>U</m:t>
            </m:r>
          </m:e>
        </m:d>
      </m:oMath>
      <w:r w:rsidRPr="00A9585A">
        <w:rPr>
          <w:color w:val="000000"/>
          <w:sz w:val="21"/>
          <w:szCs w:val="21"/>
        </w:rPr>
        <w:t xml:space="preserve"> </w:t>
      </w:r>
      <w:r w:rsidRPr="00A9585A">
        <w:rPr>
          <w:color w:val="000000"/>
          <w:sz w:val="21"/>
          <w:szCs w:val="21"/>
        </w:rPr>
        <w:t>内，则认为</w:t>
      </w:r>
      <w:r w:rsidR="00CE12EF">
        <w:rPr>
          <w:rFonts w:hint="eastAsia"/>
          <w:color w:val="000000"/>
          <w:sz w:val="21"/>
          <w:szCs w:val="21"/>
        </w:rPr>
        <w:t>该新的簇</w:t>
      </w:r>
      <w:r w:rsidRPr="00A9585A">
        <w:rPr>
          <w:color w:val="000000"/>
          <w:sz w:val="21"/>
          <w:szCs w:val="21"/>
        </w:rPr>
        <w:t>路径之间保持了合理的空间</w:t>
      </w:r>
      <w:r w:rsidR="0042304C" w:rsidRPr="00A9585A">
        <w:rPr>
          <w:rFonts w:hint="eastAsia"/>
          <w:color w:val="000000"/>
          <w:sz w:val="21"/>
          <w:szCs w:val="21"/>
        </w:rPr>
        <w:t>分布</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小于下界</w:t>
      </w:r>
      <w:r w:rsidRPr="00A9585A">
        <w:rPr>
          <w:color w:val="000000"/>
          <w:sz w:val="21"/>
          <w:szCs w:val="21"/>
        </w:rPr>
        <w:t xml:space="preserve"> </w:t>
      </w:r>
      <m:oMath>
        <m:r>
          <w:rPr>
            <w:rFonts w:ascii="Cambria Math" w:hAnsi="Cambria Math"/>
            <w:color w:val="000000"/>
            <w:sz w:val="21"/>
            <w:szCs w:val="21"/>
          </w:rPr>
          <m:t>L</m:t>
        </m:r>
      </m:oMath>
      <w:r w:rsidRPr="00A9585A">
        <w:rPr>
          <w:color w:val="000000"/>
          <w:sz w:val="21"/>
          <w:szCs w:val="21"/>
        </w:rPr>
        <w:t>，说明路径之间过于接近，可能导致</w:t>
      </w:r>
      <w:r w:rsidRPr="00A9585A">
        <w:rPr>
          <w:rFonts w:hint="eastAsia"/>
          <w:color w:val="000000"/>
          <w:sz w:val="21"/>
          <w:szCs w:val="21"/>
        </w:rPr>
        <w:t>无人机</w:t>
      </w:r>
      <w:r w:rsidRPr="00A9585A">
        <w:rPr>
          <w:color w:val="000000"/>
          <w:sz w:val="21"/>
          <w:szCs w:val="21"/>
        </w:rPr>
        <w:t>过度集中</w:t>
      </w:r>
      <w:r w:rsidRPr="00A9585A">
        <w:rPr>
          <w:rFonts w:hint="eastAsia"/>
          <w:color w:val="000000"/>
          <w:sz w:val="21"/>
          <w:szCs w:val="21"/>
        </w:rPr>
        <w:t>，计算</w:t>
      </w:r>
      <w:r w:rsidR="00CE12EF">
        <w:rPr>
          <w:rFonts w:hint="eastAsia"/>
          <w:color w:val="000000"/>
          <w:sz w:val="21"/>
          <w:szCs w:val="21"/>
        </w:rPr>
        <w:t>底层局部</w:t>
      </w:r>
      <w:r w:rsidRPr="00A9585A">
        <w:rPr>
          <w:rFonts w:hint="eastAsia"/>
          <w:color w:val="000000"/>
          <w:sz w:val="21"/>
          <w:szCs w:val="21"/>
        </w:rPr>
        <w:t>规划</w:t>
      </w:r>
      <w:r w:rsidR="00CE12EF">
        <w:rPr>
          <w:rFonts w:hint="eastAsia"/>
          <w:color w:val="000000"/>
          <w:sz w:val="21"/>
          <w:szCs w:val="21"/>
        </w:rPr>
        <w:t>时容易发生</w:t>
      </w:r>
      <w:r w:rsidRPr="00A9585A">
        <w:rPr>
          <w:rFonts w:hint="eastAsia"/>
          <w:color w:val="000000"/>
          <w:sz w:val="21"/>
          <w:szCs w:val="21"/>
        </w:rPr>
        <w:t>震荡以及无人机碰撞</w:t>
      </w:r>
      <w:r w:rsidRPr="00A9585A">
        <w:rPr>
          <w:color w:val="000000"/>
          <w:sz w:val="21"/>
          <w:szCs w:val="21"/>
        </w:rPr>
        <w:t>；若</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F</m:t>
            </m:r>
          </m:sub>
        </m:sSub>
      </m:oMath>
      <w:r w:rsidRPr="00A9585A">
        <w:rPr>
          <w:color w:val="000000"/>
          <w:sz w:val="21"/>
          <w:szCs w:val="21"/>
        </w:rPr>
        <w:t xml:space="preserve"> </w:t>
      </w:r>
      <w:r w:rsidRPr="00A9585A">
        <w:rPr>
          <w:color w:val="000000"/>
          <w:sz w:val="21"/>
          <w:szCs w:val="21"/>
        </w:rPr>
        <w:t>大于上界</w:t>
      </w:r>
      <w:r w:rsidRPr="00A9585A">
        <w:rPr>
          <w:color w:val="000000"/>
          <w:sz w:val="21"/>
          <w:szCs w:val="21"/>
        </w:rPr>
        <w:t xml:space="preserve"> </w:t>
      </w:r>
      <m:oMath>
        <m:r>
          <w:rPr>
            <w:rFonts w:ascii="Cambria Math" w:hAnsi="Cambria Math"/>
            <w:color w:val="000000"/>
            <w:sz w:val="21"/>
            <w:szCs w:val="21"/>
          </w:rPr>
          <m:t>U</m:t>
        </m:r>
      </m:oMath>
      <w:r w:rsidRPr="00A9585A">
        <w:rPr>
          <w:color w:val="000000"/>
          <w:sz w:val="21"/>
          <w:szCs w:val="21"/>
        </w:rPr>
        <w:t>，则表明路径之间相距过远，</w:t>
      </w:r>
      <w:r w:rsidRPr="00A9585A">
        <w:rPr>
          <w:rFonts w:hint="eastAsia"/>
          <w:color w:val="000000"/>
          <w:sz w:val="21"/>
          <w:szCs w:val="21"/>
        </w:rPr>
        <w:t>从而</w:t>
      </w:r>
      <w:r w:rsidRPr="00A9585A">
        <w:rPr>
          <w:color w:val="000000"/>
          <w:sz w:val="21"/>
          <w:szCs w:val="21"/>
        </w:rPr>
        <w:t>破坏</w:t>
      </w:r>
      <w:r w:rsidR="0042304C" w:rsidRPr="00A9585A">
        <w:rPr>
          <w:rFonts w:hint="eastAsia"/>
          <w:color w:val="000000"/>
          <w:sz w:val="21"/>
          <w:szCs w:val="21"/>
        </w:rPr>
        <w:t>不同簇之间的</w:t>
      </w:r>
      <w:r w:rsidRPr="00A9585A">
        <w:rPr>
          <w:color w:val="000000"/>
          <w:sz w:val="21"/>
          <w:szCs w:val="21"/>
        </w:rPr>
        <w:t>网络连通性。</w:t>
      </w:r>
    </w:p>
    <w:p w14:paraId="3EF04FDE" w14:textId="7CDA5BC9" w:rsidR="00677E4D" w:rsidRDefault="00677E4D" w:rsidP="000F4F18">
      <w:pPr>
        <w:spacing w:line="360" w:lineRule="auto"/>
        <w:ind w:firstLineChars="196" w:firstLine="412"/>
        <w:rPr>
          <w:color w:val="000000"/>
          <w:sz w:val="21"/>
          <w:szCs w:val="21"/>
        </w:rPr>
      </w:pPr>
      <w:commentRangeStart w:id="255"/>
      <w:r w:rsidRPr="00677E4D">
        <w:rPr>
          <w:color w:val="000000"/>
          <w:sz w:val="21"/>
          <w:szCs w:val="21"/>
        </w:rPr>
        <w:t>为</w:t>
      </w:r>
      <w:r w:rsidR="00571BEA">
        <w:rPr>
          <w:rFonts w:hint="eastAsia"/>
          <w:color w:val="000000"/>
          <w:sz w:val="21"/>
          <w:szCs w:val="21"/>
        </w:rPr>
        <w:t>适应</w:t>
      </w:r>
      <w:r w:rsidRPr="00677E4D">
        <w:rPr>
          <w:color w:val="000000"/>
          <w:sz w:val="21"/>
          <w:szCs w:val="21"/>
        </w:rPr>
        <w:t>不同簇路径在空间上的分布，需要为</w:t>
      </w:r>
      <w:r w:rsidR="00571BEA">
        <w:rPr>
          <w:rFonts w:hint="eastAsia"/>
          <w:color w:val="000000"/>
          <w:sz w:val="21"/>
          <w:szCs w:val="21"/>
        </w:rPr>
        <w:t>不同场景下</w:t>
      </w:r>
      <w:r w:rsidRPr="00677E4D">
        <w:rPr>
          <w:color w:val="000000"/>
          <w:sz w:val="21"/>
          <w:szCs w:val="21"/>
        </w:rPr>
        <w:t>路径间的</w:t>
      </w:r>
      <w:r w:rsidRPr="00677E4D">
        <w:rPr>
          <w:color w:val="000000"/>
          <w:sz w:val="21"/>
          <w:szCs w:val="21"/>
        </w:rPr>
        <w:t>Fréchet</w:t>
      </w:r>
      <w:r w:rsidRPr="00677E4D">
        <w:rPr>
          <w:color w:val="000000"/>
          <w:sz w:val="21"/>
          <w:szCs w:val="21"/>
        </w:rPr>
        <w:t>距离设置</w:t>
      </w:r>
      <w:r w:rsidR="00571BEA">
        <w:rPr>
          <w:rFonts w:hint="eastAsia"/>
          <w:color w:val="000000"/>
          <w:sz w:val="21"/>
          <w:szCs w:val="21"/>
        </w:rPr>
        <w:t>合理的</w:t>
      </w:r>
      <w:r w:rsidRPr="00677E4D">
        <w:rPr>
          <w:color w:val="000000"/>
          <w:sz w:val="21"/>
          <w:szCs w:val="21"/>
        </w:rPr>
        <w:t>上下界区间</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r w:rsidRPr="00677E4D">
        <w:rPr>
          <w:color w:val="000000"/>
          <w:sz w:val="21"/>
          <w:szCs w:val="21"/>
        </w:rPr>
        <w:t>，以约束路径的相互接近与分散程度。该区间的取值受到多种因素影响，包括无人机数量、任务区域的空间尺度、建筑物密度以及外部干扰强度等；其中，</w:t>
      </w:r>
      <w:r w:rsidR="004C6D96">
        <w:rPr>
          <w:rFonts w:hint="eastAsia"/>
          <w:color w:val="000000"/>
          <w:sz w:val="21"/>
          <w:szCs w:val="21"/>
        </w:rPr>
        <w:t>单个簇的</w:t>
      </w:r>
      <w:r w:rsidRPr="00677E4D">
        <w:rPr>
          <w:color w:val="000000"/>
          <w:sz w:val="21"/>
          <w:szCs w:val="21"/>
        </w:rPr>
        <w:t>无人机数量越多，</w:t>
      </w:r>
      <w:r w:rsidR="004C6D96">
        <w:rPr>
          <w:rFonts w:hint="eastAsia"/>
          <w:color w:val="000000"/>
          <w:sz w:val="21"/>
          <w:szCs w:val="21"/>
        </w:rPr>
        <w:t>簇</w:t>
      </w:r>
      <w:r w:rsidRPr="00677E4D">
        <w:rPr>
          <w:color w:val="000000"/>
          <w:sz w:val="21"/>
          <w:szCs w:val="21"/>
        </w:rPr>
        <w:t>路径之间的最小安全距离应相应增大，以避免局部区域内无人机过度集中引发的震荡与碰撞风险；</w:t>
      </w:r>
      <w:r w:rsidR="00571BEA">
        <w:rPr>
          <w:rFonts w:hint="eastAsia"/>
          <w:color w:val="000000"/>
          <w:sz w:val="21"/>
          <w:szCs w:val="21"/>
        </w:rPr>
        <w:t>场景</w:t>
      </w:r>
      <w:r w:rsidRPr="00677E4D">
        <w:rPr>
          <w:color w:val="000000"/>
          <w:sz w:val="21"/>
          <w:szCs w:val="21"/>
        </w:rPr>
        <w:t>尺寸越大，路径总体分布范围</w:t>
      </w:r>
      <w:r w:rsidR="00571BEA">
        <w:rPr>
          <w:rFonts w:hint="eastAsia"/>
          <w:color w:val="000000"/>
          <w:sz w:val="21"/>
          <w:szCs w:val="21"/>
        </w:rPr>
        <w:t>需要</w:t>
      </w:r>
      <w:r w:rsidRPr="00677E4D">
        <w:rPr>
          <w:color w:val="000000"/>
          <w:sz w:val="21"/>
          <w:szCs w:val="21"/>
        </w:rPr>
        <w:t>应按比例放宽；而在建筑物密集或干扰环境较强的情况下，不同簇路径之间的可通行空间被压缩，通信链路的有效覆盖范围也相对减小，从而需要降低路径间的最大间距以保持网络连通性与协同稳定性。综合上述影响因素，本</w:t>
      </w:r>
      <w:r w:rsidR="00571BEA">
        <w:rPr>
          <w:rFonts w:hint="eastAsia"/>
          <w:color w:val="000000"/>
          <w:sz w:val="21"/>
          <w:szCs w:val="21"/>
        </w:rPr>
        <w:t>研究设计</w:t>
      </w:r>
      <w:r w:rsidRPr="00677E4D">
        <w:rPr>
          <w:color w:val="000000"/>
          <w:sz w:val="21"/>
          <w:szCs w:val="21"/>
        </w:rPr>
        <w:t>了统一的尺度绝对值</w:t>
      </w:r>
      <w:r w:rsidR="00571BEA">
        <w:rPr>
          <w:color w:val="000000"/>
          <w:sz w:val="21"/>
          <w:szCs w:val="21"/>
        </w:rPr>
        <w:t xml:space="preserve"> </w:t>
      </w:r>
      <m:oMath>
        <m:r>
          <w:rPr>
            <w:rFonts w:ascii="Cambria Math" w:hAnsi="Cambria Math"/>
            <w:color w:val="000000"/>
            <w:sz w:val="21"/>
            <w:szCs w:val="21"/>
          </w:rPr>
          <m:t>S</m:t>
        </m:r>
      </m:oMath>
      <w:r w:rsidRPr="00677E4D">
        <w:rPr>
          <w:color w:val="000000"/>
          <w:sz w:val="21"/>
          <w:szCs w:val="21"/>
        </w:rPr>
        <w:t>，用于表征当前场景下路径距离约束的总体</w:t>
      </w:r>
      <w:r w:rsidR="00571BEA">
        <w:rPr>
          <w:rFonts w:hint="eastAsia"/>
          <w:color w:val="000000"/>
          <w:sz w:val="21"/>
          <w:szCs w:val="21"/>
        </w:rPr>
        <w:t>值</w:t>
      </w:r>
      <w:r w:rsidRPr="00677E4D">
        <w:rPr>
          <w:color w:val="000000"/>
          <w:sz w:val="21"/>
          <w:szCs w:val="21"/>
        </w:rPr>
        <w:t>，其计算公式如下：</w:t>
      </w:r>
    </w:p>
    <w:p w14:paraId="3715AB1C" w14:textId="2B1091F7" w:rsidR="0010506D" w:rsidRDefault="003025F9" w:rsidP="0010506D">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S=c</m:t>
              </m:r>
              <m:d>
                <m:dPr>
                  <m:ctrlPr>
                    <w:rPr>
                      <w:rFonts w:ascii="Cambria Math" w:hAnsi="Cambria Math"/>
                      <w:i/>
                      <w:color w:val="000000"/>
                      <w:sz w:val="21"/>
                      <w:szCs w:val="21"/>
                    </w:rPr>
                  </m:ctrlPr>
                </m:dPr>
                <m:e>
                  <m:r>
                    <w:rPr>
                      <w:rFonts w:ascii="Cambria Math" w:hAnsi="Cambria Math"/>
                      <w:color w:val="000000"/>
                      <w:sz w:val="21"/>
                      <w:szCs w:val="21"/>
                    </w:rPr>
                    <m:t>1-b</m:t>
                  </m:r>
                </m:e>
              </m:d>
              <m:r>
                <w:rPr>
                  <w:rFonts w:ascii="Cambria Math" w:hAnsi="Cambria Math"/>
                  <w:color w:val="000000"/>
                  <w:sz w:val="21"/>
                  <w:szCs w:val="21"/>
                </w:rPr>
                <m:t>D</m:t>
              </m:r>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K</m:t>
                  </m:r>
                </m:sub>
              </m:sSub>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7D6E2CBB" w14:textId="75709086" w:rsidR="00571BEA" w:rsidRDefault="00571BEA" w:rsidP="000F4F18">
      <w:pPr>
        <w:spacing w:line="360" w:lineRule="auto"/>
        <w:ind w:firstLineChars="196" w:firstLine="412"/>
        <w:rPr>
          <w:color w:val="000000"/>
          <w:sz w:val="21"/>
          <w:szCs w:val="21"/>
        </w:rPr>
      </w:pPr>
      <w:r w:rsidRPr="00571BEA">
        <w:rPr>
          <w:color w:val="000000"/>
          <w:sz w:val="21"/>
          <w:szCs w:val="21"/>
        </w:rPr>
        <w:t>其中，</w:t>
      </w:r>
      <w:r w:rsidRPr="00571BEA">
        <w:rPr>
          <w:color w:val="000000"/>
          <w:sz w:val="21"/>
          <w:szCs w:val="21"/>
        </w:rPr>
        <w:t xml:space="preserve"> </w:t>
      </w:r>
      <m:oMath>
        <m:r>
          <w:rPr>
            <w:rFonts w:ascii="Cambria Math" w:hAnsi="Cambria Math"/>
            <w:color w:val="000000"/>
            <w:sz w:val="21"/>
            <w:szCs w:val="21"/>
          </w:rPr>
          <m:t>D=</m:t>
        </m:r>
        <m:rad>
          <m:radPr>
            <m:degHide m:val="1"/>
            <m:ctrlPr>
              <w:rPr>
                <w:rFonts w:ascii="Cambria Math" w:hAnsi="Cambria Math"/>
                <w:i/>
                <w:color w:val="000000"/>
                <w:sz w:val="21"/>
                <w:szCs w:val="21"/>
              </w:rPr>
            </m:ctrlPr>
          </m:radPr>
          <m:deg/>
          <m:e>
            <m:sSubSup>
              <m:sSubSupPr>
                <m:ctrlPr>
                  <w:rPr>
                    <w:rFonts w:ascii="Cambria Math" w:hAnsi="Cambria Math"/>
                    <w:i/>
                    <w:color w:val="000000"/>
                    <w:sz w:val="21"/>
                    <w:szCs w:val="21"/>
                  </w:rPr>
                </m:ctrlPr>
              </m:sSubSupPr>
              <m:e>
                <m:r>
                  <w:rPr>
                    <w:rFonts w:ascii="Cambria Math" w:hAnsi="Cambria Math"/>
                    <w:color w:val="000000"/>
                    <w:sz w:val="21"/>
                    <w:szCs w:val="21"/>
                  </w:rPr>
                  <m:t>L</m:t>
                </m:r>
              </m:e>
              <m:sub>
                <m:r>
                  <w:rPr>
                    <w:rFonts w:ascii="Cambria Math" w:hAnsi="Cambria Math"/>
                    <w:color w:val="000000"/>
                    <w:sz w:val="21"/>
                    <w:szCs w:val="21"/>
                  </w:rPr>
                  <m:t>x</m:t>
                </m:r>
              </m:sub>
              <m:sup>
                <m:r>
                  <w:rPr>
                    <w:rFonts w:ascii="Cambria Math" w:hAnsi="Cambria Math"/>
                    <w:color w:val="000000"/>
                    <w:sz w:val="21"/>
                    <w:szCs w:val="21"/>
                  </w:rPr>
                  <m:t>2</m:t>
                </m:r>
              </m:sup>
            </m:sSubSup>
            <m:r>
              <w:rPr>
                <w:rFonts w:ascii="Cambria Math" w:hAnsi="Cambria Math"/>
                <w:color w:val="000000"/>
                <w:sz w:val="21"/>
                <w:szCs w:val="21"/>
              </w:rPr>
              <m:t>+</m:t>
            </m:r>
            <m:sSubSup>
              <m:sSubSupPr>
                <m:ctrlPr>
                  <w:rPr>
                    <w:rFonts w:ascii="Cambria Math" w:hAnsi="Cambria Math"/>
                    <w:i/>
                    <w:color w:val="000000"/>
                    <w:sz w:val="21"/>
                    <w:szCs w:val="21"/>
                  </w:rPr>
                </m:ctrlPr>
              </m:sSubSupPr>
              <m:e>
                <m:r>
                  <w:rPr>
                    <w:rFonts w:ascii="Cambria Math" w:hAnsi="Cambria Math"/>
                    <w:color w:val="000000"/>
                    <w:sz w:val="21"/>
                    <w:szCs w:val="21"/>
                  </w:rPr>
                  <m:t>L</m:t>
                </m:r>
              </m:e>
              <m:sub>
                <m:r>
                  <w:rPr>
                    <w:rFonts w:ascii="Cambria Math" w:hAnsi="Cambria Math"/>
                    <w:color w:val="000000"/>
                    <w:sz w:val="21"/>
                    <w:szCs w:val="21"/>
                  </w:rPr>
                  <m:t>y</m:t>
                </m:r>
              </m:sub>
              <m:sup>
                <m:r>
                  <w:rPr>
                    <w:rFonts w:ascii="Cambria Math" w:hAnsi="Cambria Math"/>
                    <w:color w:val="000000"/>
                    <w:sz w:val="21"/>
                    <w:szCs w:val="21"/>
                  </w:rPr>
                  <m:t>2</m:t>
                </m:r>
              </m:sup>
            </m:sSubSup>
          </m:e>
        </m:rad>
      </m:oMath>
      <w:r>
        <w:rPr>
          <w:rFonts w:hint="eastAsia"/>
          <w:color w:val="000000"/>
          <w:sz w:val="21"/>
          <w:szCs w:val="21"/>
        </w:rPr>
        <w:t xml:space="preserve"> </w:t>
      </w:r>
      <w:r w:rsidRPr="00571BEA">
        <w:rPr>
          <w:color w:val="000000"/>
          <w:sz w:val="21"/>
          <w:szCs w:val="21"/>
        </w:rPr>
        <w:t>为任务区域的对角线长度，用于反映场景的几何尺度；</w:t>
      </w:r>
      <m:oMath>
        <m:r>
          <w:rPr>
            <w:rFonts w:ascii="Cambria Math" w:hAnsi="Cambria Math" w:hint="eastAsia"/>
            <w:color w:val="000000"/>
            <w:sz w:val="21"/>
            <w:szCs w:val="21"/>
          </w:rPr>
          <m:t>c</m:t>
        </m:r>
      </m:oMath>
      <w:r w:rsidRPr="00571BEA">
        <w:rPr>
          <w:color w:val="000000"/>
          <w:sz w:val="21"/>
          <w:szCs w:val="21"/>
        </w:rPr>
        <w:t xml:space="preserve"> </w:t>
      </w:r>
      <w:r w:rsidRPr="00571BEA">
        <w:rPr>
          <w:color w:val="000000"/>
          <w:sz w:val="21"/>
          <w:szCs w:val="21"/>
        </w:rPr>
        <w:t>表示干扰强度的归一化比值，由干扰功率与无人机发射功率之比得到，通过下式定义：</w:t>
      </w:r>
    </w:p>
    <w:p w14:paraId="7A656B8C" w14:textId="5C1BB9F7" w:rsidR="0010506D" w:rsidRPr="0010506D" w:rsidRDefault="003025F9" w:rsidP="0010506D">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c=</m:t>
              </m:r>
              <m:f>
                <m:fPr>
                  <m:ctrlPr>
                    <w:rPr>
                      <w:rFonts w:ascii="Cambria Math" w:hAnsi="Cambria Math"/>
                      <w:color w:val="000000"/>
                      <w:sz w:val="21"/>
                      <w:szCs w:val="21"/>
                    </w:rPr>
                  </m:ctrlPr>
                </m:fPr>
                <m:num>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U</m:t>
                      </m:r>
                    </m:sub>
                  </m:sSub>
                  <m:ctrlPr>
                    <w:rPr>
                      <w:rFonts w:ascii="Cambria Math" w:hAnsi="Cambria Math"/>
                      <w:i/>
                      <w:color w:val="000000"/>
                      <w:sz w:val="21"/>
                      <w:szCs w:val="21"/>
                    </w:rPr>
                  </m:ctrlPr>
                </m:num>
                <m:den>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I</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U</m:t>
                      </m:r>
                    </m:sub>
                  </m:sSub>
                  <m:ctrlPr>
                    <w:rPr>
                      <w:rFonts w:ascii="Cambria Math" w:hAnsi="Cambria Math"/>
                      <w:i/>
                      <w:color w:val="000000"/>
                      <w:sz w:val="21"/>
                      <w:szCs w:val="21"/>
                    </w:rPr>
                  </m:ctrlPr>
                </m:den>
              </m:f>
              <m:r>
                <m:rPr>
                  <m:sty m:val="p"/>
                </m:rPr>
                <w:rPr>
                  <w:rFonts w:ascii="Cambria Math" w:hAnsi="Cambria Math" w:hint="eastAsia"/>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0,1</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3FF95571" w14:textId="61E57014" w:rsidR="00571BEA" w:rsidRDefault="00571BEA" w:rsidP="000F4F18">
      <w:pPr>
        <w:spacing w:line="360" w:lineRule="auto"/>
        <w:ind w:firstLineChars="196" w:firstLine="412"/>
        <w:rPr>
          <w:color w:val="000000"/>
          <w:sz w:val="21"/>
          <w:szCs w:val="21"/>
        </w:rPr>
      </w:pPr>
      <w:r w:rsidRPr="00571BEA">
        <w:rPr>
          <w:color w:val="000000"/>
          <w:sz w:val="21"/>
          <w:szCs w:val="21"/>
        </w:rPr>
        <w:t>其中</w:t>
      </w:r>
      <w:r w:rsidRPr="00571BE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J</m:t>
            </m:r>
          </m:sub>
        </m:sSub>
      </m:oMath>
      <w:r w:rsidRPr="00571BEA">
        <w:rPr>
          <w:color w:val="000000"/>
          <w:sz w:val="21"/>
          <w:szCs w:val="21"/>
        </w:rPr>
        <w:t xml:space="preserve"> </w:t>
      </w:r>
      <w:r w:rsidRPr="00571BEA">
        <w:rPr>
          <w:color w:val="000000"/>
          <w:sz w:val="21"/>
          <w:szCs w:val="21"/>
        </w:rPr>
        <w:t>与</w:t>
      </w:r>
      <w:r w:rsidRPr="00571BE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P</m:t>
            </m:r>
          </m:e>
          <m:sub>
            <m:r>
              <w:rPr>
                <w:rFonts w:ascii="Cambria Math" w:hAnsi="Cambria Math"/>
                <w:color w:val="000000"/>
                <w:sz w:val="21"/>
                <w:szCs w:val="21"/>
              </w:rPr>
              <m:t>U</m:t>
            </m:r>
          </m:sub>
        </m:sSub>
      </m:oMath>
      <w:r w:rsidRPr="00571BEA">
        <w:rPr>
          <w:color w:val="000000"/>
          <w:sz w:val="21"/>
          <w:szCs w:val="21"/>
        </w:rPr>
        <w:t xml:space="preserve">​ </w:t>
      </w:r>
      <w:r w:rsidRPr="00571BEA">
        <w:rPr>
          <w:color w:val="000000"/>
          <w:sz w:val="21"/>
          <w:szCs w:val="21"/>
        </w:rPr>
        <w:t>分别为干扰源功率与无人机功率，当干扰功率增大时，</w:t>
      </w:r>
      <m:oMath>
        <m:r>
          <w:rPr>
            <w:rFonts w:ascii="Cambria Math" w:hAnsi="Cambria Math"/>
            <w:color w:val="000000"/>
            <w:sz w:val="21"/>
            <w:szCs w:val="21"/>
          </w:rPr>
          <m:t>c</m:t>
        </m:r>
      </m:oMath>
      <w:r w:rsidRPr="00571BEA">
        <w:rPr>
          <w:color w:val="000000"/>
          <w:sz w:val="21"/>
          <w:szCs w:val="21"/>
        </w:rPr>
        <w:t xml:space="preserve"> </w:t>
      </w:r>
      <w:r w:rsidRPr="00571BEA">
        <w:rPr>
          <w:color w:val="000000"/>
          <w:sz w:val="21"/>
          <w:szCs w:val="21"/>
        </w:rPr>
        <w:t>减小，导致尺度</w:t>
      </w:r>
      <w:r w:rsidRPr="00571BEA">
        <w:rPr>
          <w:color w:val="000000"/>
          <w:sz w:val="21"/>
          <w:szCs w:val="21"/>
        </w:rPr>
        <w:t xml:space="preserve"> </w:t>
      </w:r>
      <m:oMath>
        <m:r>
          <w:rPr>
            <w:rFonts w:ascii="Cambria Math" w:hAnsi="Cambria Math"/>
            <w:color w:val="000000"/>
            <w:sz w:val="21"/>
            <w:szCs w:val="21"/>
          </w:rPr>
          <m:t>S</m:t>
        </m:r>
      </m:oMath>
      <w:r w:rsidRPr="00571BEA">
        <w:rPr>
          <w:color w:val="000000"/>
          <w:sz w:val="21"/>
          <w:szCs w:val="21"/>
        </w:rPr>
        <w:t xml:space="preserve"> </w:t>
      </w:r>
      <w:r>
        <w:rPr>
          <w:rFonts w:hint="eastAsia"/>
          <w:color w:val="000000"/>
          <w:sz w:val="21"/>
          <w:szCs w:val="21"/>
        </w:rPr>
        <w:t>减小</w:t>
      </w:r>
      <w:r w:rsidRPr="00571BEA">
        <w:rPr>
          <w:color w:val="000000"/>
          <w:sz w:val="21"/>
          <w:szCs w:val="21"/>
        </w:rPr>
        <w:t>，从而反映出高干扰环境下路径可分布范围的缩减。</w:t>
      </w:r>
      <m:oMath>
        <m:r>
          <w:rPr>
            <w:rFonts w:ascii="Cambria Math" w:hAnsi="Cambria Math"/>
            <w:color w:val="000000"/>
            <w:sz w:val="21"/>
            <w:szCs w:val="21"/>
          </w:rPr>
          <m:t>b</m:t>
        </m:r>
        <m:r>
          <w:rPr>
            <w:rFonts w:ascii="Cambria Math" w:hAnsi="Cambria Math" w:cs="宋体" w:hint="eastAsia"/>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0,1</m:t>
            </m:r>
          </m:e>
        </m:d>
      </m:oMath>
      <w:r w:rsidRPr="00571BEA">
        <w:rPr>
          <w:color w:val="000000"/>
          <w:sz w:val="21"/>
          <w:szCs w:val="21"/>
        </w:rPr>
        <w:t xml:space="preserve"> </w:t>
      </w:r>
      <w:r w:rsidRPr="00571BEA">
        <w:rPr>
          <w:color w:val="000000"/>
          <w:sz w:val="21"/>
          <w:szCs w:val="21"/>
        </w:rPr>
        <w:t>为归一化建筑密度系数，</w:t>
      </w:r>
      <w:r>
        <w:rPr>
          <w:rFonts w:hint="eastAsia"/>
          <w:color w:val="000000"/>
          <w:sz w:val="21"/>
          <w:szCs w:val="21"/>
        </w:rPr>
        <w:t>根据场景预估建筑密度进行调整，</w:t>
      </w:r>
      <w:r w:rsidRPr="00571BEA">
        <w:rPr>
          <w:color w:val="000000"/>
          <w:sz w:val="21"/>
          <w:szCs w:val="21"/>
        </w:rPr>
        <w:t>表示任务区域中建筑障碍物的稠密程度，建筑越密则路径规划空间受限程度越高。无人机数量因子</w:t>
      </w:r>
      <w:r w:rsidRPr="00571BE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K</m:t>
            </m:r>
          </m:sub>
        </m:sSub>
      </m:oMath>
      <w:r w:rsidRPr="00571BEA">
        <w:rPr>
          <w:color w:val="000000"/>
          <w:sz w:val="21"/>
          <w:szCs w:val="21"/>
        </w:rPr>
        <w:t xml:space="preserve"> </w:t>
      </w:r>
      <w:r w:rsidRPr="00571BEA">
        <w:rPr>
          <w:color w:val="000000"/>
          <w:sz w:val="21"/>
          <w:szCs w:val="21"/>
        </w:rPr>
        <w:t>用于刻画无人机群规模对空间</w:t>
      </w:r>
      <w:r w:rsidR="0010506D">
        <w:rPr>
          <w:rFonts w:hint="eastAsia"/>
          <w:color w:val="000000"/>
          <w:sz w:val="21"/>
          <w:szCs w:val="21"/>
        </w:rPr>
        <w:t>拥挤程度</w:t>
      </w:r>
      <w:r w:rsidRPr="00571BEA">
        <w:rPr>
          <w:color w:val="000000"/>
          <w:sz w:val="21"/>
          <w:szCs w:val="21"/>
        </w:rPr>
        <w:t>的影响，其定义为：</w:t>
      </w:r>
    </w:p>
    <w:p w14:paraId="2C3E354B" w14:textId="65BC31F0" w:rsidR="0010506D" w:rsidRPr="0010506D" w:rsidRDefault="003025F9" w:rsidP="0010506D">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K</m:t>
                  </m:r>
                </m:sub>
              </m:sSub>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 xml:space="preserve">  K</m:t>
                  </m:r>
                  <m:sSup>
                    <m:sSupPr>
                      <m:ctrlPr>
                        <w:rPr>
                          <w:rFonts w:ascii="Cambria Math" w:hAnsi="Cambria Math"/>
                          <w:i/>
                          <w:color w:val="000000"/>
                          <w:sz w:val="21"/>
                          <w:szCs w:val="21"/>
                        </w:rPr>
                      </m:ctrlPr>
                    </m:sSupPr>
                    <m:e>
                      <m:r>
                        <w:rPr>
                          <w:rFonts w:ascii="Cambria Math" w:hAnsi="Cambria Math"/>
                          <w:color w:val="000000"/>
                          <w:sz w:val="21"/>
                          <w:szCs w:val="21"/>
                        </w:rPr>
                        <m:t>D</m:t>
                      </m:r>
                    </m:e>
                    <m:sup>
                      <m:r>
                        <w:rPr>
                          <w:rFonts w:ascii="Cambria Math" w:hAnsi="Cambria Math"/>
                          <w:color w:val="000000"/>
                          <w:sz w:val="21"/>
                          <w:szCs w:val="21"/>
                        </w:rPr>
                        <m:t>2</m:t>
                      </m:r>
                    </m:sup>
                  </m:sSup>
                </m:num>
                <m:den>
                  <m:r>
                    <w:rPr>
                      <w:rFonts w:ascii="Cambria Math" w:hAnsi="Cambria Math"/>
                      <w:color w:val="000000"/>
                      <w:sz w:val="21"/>
                      <w:szCs w:val="21"/>
                    </w:rPr>
                    <m:t>K</m:t>
                  </m:r>
                  <m:sSup>
                    <m:sSupPr>
                      <m:ctrlPr>
                        <w:rPr>
                          <w:rFonts w:ascii="Cambria Math" w:hAnsi="Cambria Math"/>
                          <w:i/>
                          <w:color w:val="000000"/>
                          <w:sz w:val="21"/>
                          <w:szCs w:val="21"/>
                        </w:rPr>
                      </m:ctrlPr>
                    </m:sSupPr>
                    <m:e>
                      <m:r>
                        <w:rPr>
                          <w:rFonts w:ascii="Cambria Math" w:hAnsi="Cambria Math"/>
                          <w:color w:val="000000"/>
                          <w:sz w:val="21"/>
                          <w:szCs w:val="21"/>
                        </w:rPr>
                        <m:t>D</m:t>
                      </m:r>
                    </m:e>
                    <m:sup>
                      <m:r>
                        <w:rPr>
                          <w:rFonts w:ascii="Cambria Math" w:hAnsi="Cambria Math"/>
                          <w:color w:val="000000"/>
                          <w:sz w:val="21"/>
                          <w:szCs w:val="21"/>
                        </w:rPr>
                        <m:t>2</m:t>
                      </m:r>
                    </m:sup>
                  </m:sSup>
                  <m:r>
                    <w:rPr>
                      <w:rFonts w:ascii="Cambria Math" w:hAnsi="Cambria Math"/>
                      <w:color w:val="000000"/>
                      <w:sz w:val="21"/>
                      <w:szCs w:val="21"/>
                    </w:rPr>
                    <m:t>+A</m:t>
                  </m:r>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1CA7896D" w14:textId="78A9A063" w:rsidR="0010506D" w:rsidRDefault="0010506D" w:rsidP="0010506D">
      <w:pPr>
        <w:spacing w:line="360" w:lineRule="auto"/>
        <w:rPr>
          <w:color w:val="000000"/>
          <w:sz w:val="21"/>
          <w:szCs w:val="21"/>
        </w:rPr>
      </w:pPr>
      <w:r w:rsidRPr="0010506D">
        <w:rPr>
          <w:color w:val="000000"/>
          <w:sz w:val="21"/>
          <w:szCs w:val="21"/>
        </w:rPr>
        <w:t>中</w:t>
      </w:r>
      <w:r w:rsidRPr="0010506D">
        <w:rPr>
          <w:color w:val="000000"/>
          <w:sz w:val="21"/>
          <w:szCs w:val="21"/>
        </w:rPr>
        <w:t xml:space="preserve"> </w:t>
      </w:r>
      <m:oMath>
        <m:r>
          <w:rPr>
            <w:rFonts w:ascii="Cambria Math" w:hAnsi="Cambria Math"/>
            <w:color w:val="000000"/>
            <w:sz w:val="21"/>
            <w:szCs w:val="21"/>
          </w:rPr>
          <m:t xml:space="preserve">A= </m:t>
        </m:r>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hint="eastAsia"/>
                <w:color w:val="000000"/>
                <w:sz w:val="21"/>
                <w:szCs w:val="21"/>
              </w:rPr>
              <m:t>x</m:t>
            </m:r>
          </m:sub>
        </m:sSub>
        <m:sSub>
          <m:sSubPr>
            <m:ctrlPr>
              <w:rPr>
                <w:rFonts w:ascii="Cambria Math" w:hAnsi="Cambria Math"/>
                <w:i/>
                <w:color w:val="000000"/>
                <w:sz w:val="21"/>
                <w:szCs w:val="21"/>
              </w:rPr>
            </m:ctrlPr>
          </m:sSubPr>
          <m:e>
            <m:r>
              <w:rPr>
                <w:rFonts w:ascii="Cambria Math" w:hAnsi="Cambria Math"/>
                <w:color w:val="000000"/>
                <w:sz w:val="21"/>
                <w:szCs w:val="21"/>
              </w:rPr>
              <m:t>L</m:t>
            </m:r>
          </m:e>
          <m:sub>
            <m:r>
              <w:rPr>
                <w:rFonts w:ascii="Cambria Math" w:hAnsi="Cambria Math"/>
                <w:color w:val="000000"/>
                <w:sz w:val="21"/>
                <w:szCs w:val="21"/>
              </w:rPr>
              <m:t>y</m:t>
            </m:r>
          </m:sub>
        </m:sSub>
      </m:oMath>
      <w:r>
        <w:rPr>
          <w:rFonts w:hint="eastAsia"/>
          <w:color w:val="000000"/>
          <w:sz w:val="21"/>
          <w:szCs w:val="21"/>
        </w:rPr>
        <w:t xml:space="preserve"> </w:t>
      </w:r>
      <w:r w:rsidRPr="0010506D">
        <w:rPr>
          <w:color w:val="000000"/>
          <w:sz w:val="21"/>
          <w:szCs w:val="21"/>
        </w:rPr>
        <w:t>为</w:t>
      </w:r>
      <w:r>
        <w:rPr>
          <w:rFonts w:hint="eastAsia"/>
          <w:color w:val="000000"/>
          <w:sz w:val="21"/>
          <w:szCs w:val="21"/>
        </w:rPr>
        <w:t>场景</w:t>
      </w:r>
      <w:r w:rsidRPr="0010506D">
        <w:rPr>
          <w:color w:val="000000"/>
          <w:sz w:val="21"/>
          <w:szCs w:val="21"/>
        </w:rPr>
        <w:t>面积，</w:t>
      </w:r>
      <m:oMath>
        <m:sSub>
          <m:sSubPr>
            <m:ctrlPr>
              <w:rPr>
                <w:rFonts w:ascii="Cambria Math" w:hAnsi="Cambria Math"/>
                <w:i/>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K</m:t>
            </m:r>
          </m:sub>
        </m:sSub>
      </m:oMath>
      <w:r w:rsidRPr="00A36F48">
        <w:rPr>
          <w:i/>
          <w:color w:val="000000"/>
          <w:sz w:val="21"/>
          <w:szCs w:val="21"/>
        </w:rPr>
        <w:t>​</w:t>
      </w:r>
      <w:r w:rsidRPr="0010506D">
        <w:rPr>
          <w:color w:val="000000"/>
          <w:sz w:val="21"/>
          <w:szCs w:val="21"/>
        </w:rPr>
        <w:t xml:space="preserve"> </w:t>
      </w:r>
      <w:r w:rsidRPr="0010506D">
        <w:rPr>
          <w:color w:val="000000"/>
          <w:sz w:val="21"/>
          <w:szCs w:val="21"/>
        </w:rPr>
        <w:t>取值范围在</w:t>
      </w:r>
      <w:r w:rsidRPr="0010506D">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0,1</m:t>
            </m:r>
          </m:e>
        </m:d>
      </m:oMath>
      <w:r w:rsidRPr="0010506D">
        <w:rPr>
          <w:color w:val="000000"/>
          <w:sz w:val="21"/>
          <w:szCs w:val="21"/>
        </w:rPr>
        <w:t xml:space="preserve"> </w:t>
      </w:r>
      <w:r w:rsidRPr="0010506D">
        <w:rPr>
          <w:color w:val="000000"/>
          <w:sz w:val="21"/>
          <w:szCs w:val="21"/>
        </w:rPr>
        <w:t>内，随</w:t>
      </w:r>
      <w:r w:rsidR="004C6D96">
        <w:rPr>
          <w:rFonts w:hint="eastAsia"/>
          <w:color w:val="000000"/>
          <w:sz w:val="21"/>
          <w:szCs w:val="21"/>
        </w:rPr>
        <w:t>单个簇内</w:t>
      </w:r>
      <w:r w:rsidRPr="0010506D">
        <w:rPr>
          <w:color w:val="000000"/>
          <w:sz w:val="21"/>
          <w:szCs w:val="21"/>
        </w:rPr>
        <w:t>无人机数量</w:t>
      </w:r>
      <w:r w:rsidRPr="0010506D">
        <w:rPr>
          <w:color w:val="000000"/>
          <w:sz w:val="21"/>
          <w:szCs w:val="21"/>
        </w:rPr>
        <w:t xml:space="preserve"> </w:t>
      </w:r>
      <m:oMath>
        <m:r>
          <w:rPr>
            <w:rFonts w:ascii="Cambria Math" w:hAnsi="Cambria Math"/>
            <w:color w:val="000000"/>
            <w:sz w:val="21"/>
            <w:szCs w:val="21"/>
          </w:rPr>
          <m:t>K</m:t>
        </m:r>
      </m:oMath>
      <w:r w:rsidRPr="0010506D">
        <w:rPr>
          <w:color w:val="000000"/>
          <w:sz w:val="21"/>
          <w:szCs w:val="21"/>
        </w:rPr>
        <w:t xml:space="preserve"> </w:t>
      </w:r>
      <w:r w:rsidRPr="0010506D">
        <w:rPr>
          <w:color w:val="000000"/>
          <w:sz w:val="21"/>
          <w:szCs w:val="21"/>
        </w:rPr>
        <w:t>的增加单调增大，同时考虑了任务场景尺寸的比例影响。基于上述统一尺度</w:t>
      </w:r>
      <w:r w:rsidRPr="0010506D">
        <w:rPr>
          <w:color w:val="000000"/>
          <w:sz w:val="21"/>
          <w:szCs w:val="21"/>
        </w:rPr>
        <w:t xml:space="preserve"> </w:t>
      </w:r>
      <m:oMath>
        <m:r>
          <w:rPr>
            <w:rFonts w:ascii="Cambria Math" w:hAnsi="Cambria Math"/>
            <w:color w:val="000000"/>
            <w:sz w:val="21"/>
            <w:szCs w:val="21"/>
          </w:rPr>
          <m:t>S</m:t>
        </m:r>
      </m:oMath>
      <w:r w:rsidRPr="0010506D">
        <w:rPr>
          <w:color w:val="000000"/>
          <w:sz w:val="21"/>
          <w:szCs w:val="21"/>
        </w:rPr>
        <w:t>，路径间距离的上下界</w:t>
      </w:r>
      <w:r>
        <w:rPr>
          <w:rFonts w:hint="eastAsia"/>
          <w:color w:val="000000"/>
          <w:sz w:val="21"/>
          <w:szCs w:val="21"/>
        </w:rPr>
        <w:t>设定的</w:t>
      </w:r>
      <w:r w:rsidRPr="0010506D">
        <w:rPr>
          <w:color w:val="000000"/>
          <w:sz w:val="21"/>
          <w:szCs w:val="21"/>
        </w:rPr>
        <w:t>线性系数确定：</w:t>
      </w:r>
    </w:p>
    <w:p w14:paraId="6A294DD1" w14:textId="1C8D2D61" w:rsidR="0010506D" w:rsidRPr="0010506D" w:rsidRDefault="003025F9" w:rsidP="00A36F48">
      <w:pPr>
        <w:spacing w:line="360" w:lineRule="auto"/>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L=</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L</m:t>
                  </m:r>
                </m:sub>
              </m:sSub>
              <m:r>
                <w:rPr>
                  <w:rFonts w:ascii="Cambria Math" w:hAnsi="Cambria Math"/>
                  <w:color w:val="000000"/>
                  <w:sz w:val="21"/>
                  <w:szCs w:val="21"/>
                </w:rPr>
                <m:t>S,</m:t>
              </m:r>
              <m:r>
                <m:rPr>
                  <m:sty m:val="p"/>
                </m:rPr>
                <w:rPr>
                  <w:rFonts w:ascii="Cambria Math" w:hAnsi="Cambria Math"/>
                  <w:color w:val="000000"/>
                  <w:sz w:val="21"/>
                  <w:szCs w:val="21"/>
                </w:rPr>
                <m:t> </m:t>
              </m:r>
              <m:r>
                <w:rPr>
                  <w:rFonts w:ascii="Cambria Math" w:hAnsi="Cambria Math"/>
                  <w:color w:val="000000"/>
                  <w:sz w:val="21"/>
                  <w:szCs w:val="21"/>
                </w:rPr>
                <m:t>U=</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U</m:t>
                  </m:r>
                </m:sub>
              </m:sSub>
              <m:r>
                <w:rPr>
                  <w:rFonts w:ascii="Cambria Math" w:hAnsi="Cambria Math"/>
                  <w:color w:val="000000"/>
                  <w:sz w:val="21"/>
                  <w:szCs w:val="21"/>
                </w:rPr>
                <m:t>S,</m:t>
              </m:r>
              <m:r>
                <m:rPr>
                  <m:sty m:val="p"/>
                </m:rPr>
                <w:rPr>
                  <w:rFonts w:ascii="Cambria Math" w:hAnsi="Cambria Math"/>
                  <w:color w:val="000000"/>
                  <w:sz w:val="21"/>
                  <w:szCs w:val="21"/>
                </w:rPr>
                <m:t>  </m:t>
              </m:r>
              <m:sSub>
                <m:sSubPr>
                  <m:ctrlPr>
                    <w:rPr>
                      <w:rFonts w:ascii="Cambria Math" w:hAnsi="Cambria Math"/>
                      <w:i/>
                      <w:color w:val="000000"/>
                      <w:sz w:val="21"/>
                      <w:szCs w:val="21"/>
                    </w:rPr>
                  </m:ctrlPr>
                </m:sSubPr>
                <m:e>
                  <m:r>
                    <w:rPr>
                      <w:rFonts w:ascii="Cambria Math" w:hAnsi="Cambria Math"/>
                      <w:color w:val="000000"/>
                      <w:sz w:val="21"/>
                      <w:szCs w:val="21"/>
                    </w:rPr>
                    <m:t>a</m:t>
                  </m:r>
                  <m:ctrlPr>
                    <w:rPr>
                      <w:rFonts w:ascii="Cambria Math" w:hAnsi="Cambria Math"/>
                      <w:color w:val="000000"/>
                      <w:sz w:val="21"/>
                      <w:szCs w:val="21"/>
                    </w:rPr>
                  </m:ctrlPr>
                </m:e>
                <m:sub>
                  <m:r>
                    <w:rPr>
                      <w:rFonts w:ascii="Cambria Math" w:hAnsi="Cambria Math"/>
                      <w:color w:val="000000"/>
                      <w:sz w:val="21"/>
                      <w:szCs w:val="21"/>
                    </w:rPr>
                    <m:t>U</m:t>
                  </m:r>
                </m:sub>
              </m:sSub>
              <m:r>
                <w:rPr>
                  <w:rFonts w:ascii="Cambria Math" w:hAnsi="Cambria Math"/>
                  <w:color w:val="000000"/>
                  <w:sz w:val="21"/>
                  <w:szCs w:val="21"/>
                </w:rPr>
                <m:t>&gt;</m:t>
              </m:r>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L</m:t>
                  </m:r>
                </m:sub>
              </m:sSub>
              <m:r>
                <w:rPr>
                  <w:rFonts w:ascii="Cambria Math" w:hAnsi="Cambria Math"/>
                  <w:color w:val="000000"/>
                  <w:sz w:val="21"/>
                  <w:szCs w:val="21"/>
                </w:rPr>
                <m:t>&gt;0#</m:t>
              </m:r>
              <m:d>
                <m:dPr>
                  <m:ctrlPr>
                    <w:rPr>
                      <w:rFonts w:ascii="Cambria Math" w:hAnsi="Cambria Math"/>
                      <w:i/>
                      <w:color w:val="000000"/>
                      <w:sz w:val="21"/>
                      <w:szCs w:val="21"/>
                    </w:rPr>
                  </m:ctrlPr>
                </m:dPr>
                <m:e>
                  <m:r>
                    <w:rPr>
                      <w:rFonts w:ascii="Cambria Math" w:hAnsi="Cambria Math"/>
                      <w:color w:val="000000"/>
                      <w:sz w:val="21"/>
                      <w:szCs w:val="21"/>
                    </w:rPr>
                    <m:t>12</m:t>
                  </m:r>
                </m:e>
              </m:d>
            </m:e>
          </m:eqArr>
        </m:oMath>
      </m:oMathPara>
    </w:p>
    <w:p w14:paraId="67F6D7E1" w14:textId="0C907E9A" w:rsidR="0010506D" w:rsidRPr="0010506D" w:rsidRDefault="0010506D" w:rsidP="000F4F18">
      <w:pPr>
        <w:spacing w:line="360" w:lineRule="auto"/>
        <w:ind w:firstLineChars="196" w:firstLine="412"/>
        <w:rPr>
          <w:color w:val="000000"/>
          <w:sz w:val="21"/>
          <w:szCs w:val="21"/>
        </w:rPr>
      </w:pPr>
      <w:r w:rsidRPr="0010506D">
        <w:rPr>
          <w:color w:val="000000"/>
          <w:sz w:val="21"/>
          <w:szCs w:val="21"/>
        </w:rPr>
        <w:t>其中</w:t>
      </w:r>
      <w:r w:rsidRPr="0010506D">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L</m:t>
            </m:r>
          </m:sub>
        </m:sSub>
        <m:r>
          <w:rPr>
            <w:rFonts w:ascii="Cambria Math" w:hAnsi="Cambria Math"/>
            <w:color w:val="000000"/>
            <w:sz w:val="21"/>
            <w:szCs w:val="21"/>
          </w:rPr>
          <m:t>​</m:t>
        </m:r>
      </m:oMath>
      <w:r w:rsidRPr="0010506D">
        <w:rPr>
          <w:color w:val="000000"/>
          <w:sz w:val="21"/>
          <w:szCs w:val="21"/>
        </w:rPr>
        <w:t xml:space="preserve"> </w:t>
      </w:r>
      <w:r w:rsidRPr="0010506D">
        <w:rPr>
          <w:color w:val="000000"/>
          <w:sz w:val="21"/>
          <w:szCs w:val="21"/>
        </w:rPr>
        <w:t>与</w:t>
      </w:r>
      <m:oMath>
        <m:sSub>
          <m:sSubPr>
            <m:ctrlPr>
              <w:rPr>
                <w:rFonts w:ascii="Cambria Math" w:hAnsi="Cambria Math"/>
                <w:i/>
                <w:color w:val="000000"/>
                <w:sz w:val="21"/>
                <w:szCs w:val="21"/>
              </w:rPr>
            </m:ctrlPr>
          </m:sSubPr>
          <m:e>
            <m:r>
              <w:rPr>
                <w:rFonts w:ascii="Cambria Math" w:hAnsi="Cambria Math"/>
                <w:color w:val="000000"/>
                <w:sz w:val="21"/>
                <w:szCs w:val="21"/>
              </w:rPr>
              <m:t>a</m:t>
            </m:r>
          </m:e>
          <m:sub>
            <m:r>
              <w:rPr>
                <w:rFonts w:ascii="Cambria Math" w:hAnsi="Cambria Math"/>
                <w:color w:val="000000"/>
                <w:sz w:val="21"/>
                <w:szCs w:val="21"/>
              </w:rPr>
              <m:t>U</m:t>
            </m:r>
          </m:sub>
        </m:sSub>
      </m:oMath>
      <w:r w:rsidRPr="0010506D">
        <w:rPr>
          <w:color w:val="000000"/>
          <w:sz w:val="21"/>
          <w:szCs w:val="21"/>
        </w:rPr>
        <w:t xml:space="preserve">​ </w:t>
      </w:r>
      <w:r w:rsidRPr="0010506D">
        <w:rPr>
          <w:color w:val="000000"/>
          <w:sz w:val="21"/>
          <w:szCs w:val="21"/>
        </w:rPr>
        <w:t>为经验系数，分别对应路径间的下限与上限安全裕度，可依据不同任务的通信距离、安全需求及编队形态进行设定。该公式能够在保持结构简洁的同时，将干扰功率、建筑密度、</w:t>
      </w:r>
      <w:r w:rsidR="004C6D96">
        <w:rPr>
          <w:rFonts w:hint="eastAsia"/>
          <w:color w:val="000000"/>
          <w:sz w:val="21"/>
          <w:szCs w:val="21"/>
        </w:rPr>
        <w:t>簇内</w:t>
      </w:r>
      <w:r w:rsidRPr="0010506D">
        <w:rPr>
          <w:color w:val="000000"/>
          <w:sz w:val="21"/>
          <w:szCs w:val="21"/>
        </w:rPr>
        <w:t>无人机数量以及任务场景尺度等多维因素统一映射为一个连续可调的尺度量，从而实现对不同任务环境下路径距离约束范围的动态、合理确定。</w:t>
      </w:r>
      <w:commentRangeEnd w:id="255"/>
      <w:r w:rsidR="00970031">
        <w:rPr>
          <w:rStyle w:val="ac"/>
        </w:rPr>
        <w:commentReference w:id="255"/>
      </w:r>
    </w:p>
    <w:p w14:paraId="1AF36E5D" w14:textId="54E07EFB" w:rsidR="00CE12EF" w:rsidRPr="00CE12EF" w:rsidRDefault="00CE12EF" w:rsidP="00112E5B">
      <w:pPr>
        <w:spacing w:line="360" w:lineRule="auto"/>
        <w:ind w:firstLineChars="196" w:firstLine="412"/>
        <w:rPr>
          <w:color w:val="000000"/>
          <w:sz w:val="21"/>
          <w:szCs w:val="21"/>
        </w:rPr>
      </w:pPr>
      <w:r w:rsidRPr="00CE12EF">
        <w:rPr>
          <w:rFonts w:hint="eastAsia"/>
          <w:color w:val="000000"/>
          <w:sz w:val="21"/>
          <w:szCs w:val="21"/>
        </w:rPr>
        <w:t>在每轮路径更新或障碍检测后，系统都会对重规划</w:t>
      </w:r>
      <w:r>
        <w:rPr>
          <w:rFonts w:hint="eastAsia"/>
          <w:color w:val="000000"/>
          <w:sz w:val="21"/>
          <w:szCs w:val="21"/>
        </w:rPr>
        <w:t>完成</w:t>
      </w:r>
      <w:r w:rsidRPr="00CE12EF">
        <w:rPr>
          <w:rFonts w:hint="eastAsia"/>
          <w:color w:val="000000"/>
          <w:sz w:val="21"/>
          <w:szCs w:val="21"/>
        </w:rPr>
        <w:t>的簇路径与其他已固定簇路径进行</w:t>
      </w:r>
      <w:r w:rsidRPr="00677E4D">
        <w:rPr>
          <w:color w:val="000000"/>
          <w:sz w:val="21"/>
          <w:szCs w:val="21"/>
        </w:rPr>
        <w:t>Fréchet</w:t>
      </w:r>
      <w:r w:rsidRPr="00CE12EF">
        <w:rPr>
          <w:rFonts w:hint="eastAsia"/>
          <w:color w:val="000000"/>
          <w:sz w:val="21"/>
          <w:szCs w:val="21"/>
        </w:rPr>
        <w:t>距离校验。若</w:t>
      </w:r>
      <w:r>
        <w:rPr>
          <w:rFonts w:hint="eastAsia"/>
          <w:color w:val="000000"/>
          <w:sz w:val="21"/>
          <w:szCs w:val="21"/>
        </w:rPr>
        <w:t>与</w:t>
      </w:r>
      <w:r w:rsidRPr="00CE12EF">
        <w:rPr>
          <w:rFonts w:hint="eastAsia"/>
          <w:color w:val="000000"/>
          <w:sz w:val="21"/>
          <w:szCs w:val="21"/>
        </w:rPr>
        <w:t>所有</w:t>
      </w:r>
      <w:r>
        <w:rPr>
          <w:rFonts w:hint="eastAsia"/>
          <w:color w:val="000000"/>
          <w:sz w:val="21"/>
          <w:szCs w:val="21"/>
        </w:rPr>
        <w:t>已固定的簇</w:t>
      </w:r>
      <w:r w:rsidRPr="00CE12EF">
        <w:rPr>
          <w:rFonts w:hint="eastAsia"/>
          <w:color w:val="000000"/>
          <w:sz w:val="21"/>
          <w:szCs w:val="21"/>
        </w:rPr>
        <w:t>路径</w:t>
      </w:r>
      <w:r>
        <w:rPr>
          <w:rFonts w:hint="eastAsia"/>
          <w:color w:val="000000"/>
          <w:sz w:val="21"/>
          <w:szCs w:val="21"/>
        </w:rPr>
        <w:t>都</w:t>
      </w:r>
      <w:r w:rsidRPr="00CE12EF">
        <w:rPr>
          <w:rFonts w:hint="eastAsia"/>
          <w:color w:val="000000"/>
          <w:sz w:val="21"/>
          <w:szCs w:val="21"/>
        </w:rPr>
        <w:t>满足约束条件，则保留当前</w:t>
      </w:r>
      <w:r>
        <w:rPr>
          <w:rFonts w:hint="eastAsia"/>
          <w:color w:val="000000"/>
          <w:sz w:val="21"/>
          <w:szCs w:val="21"/>
        </w:rPr>
        <w:t>全局规划</w:t>
      </w:r>
      <w:r w:rsidRPr="00CE12EF">
        <w:rPr>
          <w:rFonts w:hint="eastAsia"/>
          <w:color w:val="000000"/>
          <w:sz w:val="21"/>
          <w:szCs w:val="21"/>
        </w:rPr>
        <w:t>结果</w:t>
      </w:r>
      <w:r>
        <w:rPr>
          <w:rFonts w:hint="eastAsia"/>
          <w:color w:val="000000"/>
          <w:sz w:val="21"/>
          <w:szCs w:val="21"/>
        </w:rPr>
        <w:t>，并加入已固定的簇路径</w:t>
      </w:r>
      <w:r w:rsidRPr="00CE12EF">
        <w:rPr>
          <w:rFonts w:hint="eastAsia"/>
          <w:color w:val="000000"/>
          <w:sz w:val="21"/>
          <w:szCs w:val="21"/>
        </w:rPr>
        <w:t>；若连续重规划次数超过设定阈值</w:t>
      </w:r>
      <w:r>
        <w:rPr>
          <w:rFonts w:hint="eastAsia"/>
          <w:color w:val="000000"/>
          <w:sz w:val="21"/>
          <w:szCs w:val="21"/>
        </w:rPr>
        <w:t>，</w:t>
      </w:r>
      <w:r w:rsidRPr="00CE12EF">
        <w:rPr>
          <w:rFonts w:hint="eastAsia"/>
          <w:color w:val="000000"/>
          <w:sz w:val="21"/>
          <w:szCs w:val="21"/>
        </w:rPr>
        <w:t>系统将执行全局重新规划</w:t>
      </w:r>
      <w:r>
        <w:rPr>
          <w:rFonts w:hint="eastAsia"/>
          <w:color w:val="000000"/>
          <w:sz w:val="21"/>
          <w:szCs w:val="21"/>
        </w:rPr>
        <w:t>，重新为所有簇进行重规划</w:t>
      </w:r>
      <w:r w:rsidRPr="00CE12EF">
        <w:rPr>
          <w:rFonts w:hint="eastAsia"/>
          <w:color w:val="000000"/>
          <w:sz w:val="21"/>
          <w:szCs w:val="21"/>
        </w:rPr>
        <w:t>，</w:t>
      </w:r>
      <w:r>
        <w:rPr>
          <w:rFonts w:hint="eastAsia"/>
          <w:color w:val="000000"/>
          <w:sz w:val="21"/>
          <w:szCs w:val="21"/>
        </w:rPr>
        <w:t>确保</w:t>
      </w:r>
      <w:r w:rsidRPr="00CE12EF">
        <w:rPr>
          <w:rFonts w:hint="eastAsia"/>
          <w:color w:val="000000"/>
          <w:sz w:val="21"/>
          <w:szCs w:val="21"/>
        </w:rPr>
        <w:t>算法能够动态调整簇间路径结构，使全局路径在复杂城市环境中保持合理分布与通信稳定。</w:t>
      </w:r>
    </w:p>
    <w:p w14:paraId="12167DF1" w14:textId="07DDB284" w:rsidR="00CE12EF" w:rsidRDefault="00CE12EF" w:rsidP="00CE12EF">
      <w:pPr>
        <w:spacing w:line="360" w:lineRule="auto"/>
        <w:ind w:firstLineChars="196" w:firstLine="412"/>
        <w:rPr>
          <w:color w:val="000000"/>
          <w:sz w:val="21"/>
          <w:szCs w:val="21"/>
        </w:rPr>
      </w:pPr>
      <w:r w:rsidRPr="00CE12EF">
        <w:rPr>
          <w:rFonts w:hint="eastAsia"/>
          <w:color w:val="000000"/>
          <w:sz w:val="21"/>
          <w:szCs w:val="21"/>
        </w:rPr>
        <w:t>在整体实现中，</w:t>
      </w:r>
      <w:r w:rsidRPr="00CE12EF">
        <w:rPr>
          <w:rFonts w:hint="eastAsia"/>
          <w:color w:val="000000"/>
          <w:sz w:val="21"/>
          <w:szCs w:val="21"/>
        </w:rPr>
        <w:t>CL-RRT*</w:t>
      </w:r>
      <w:r w:rsidRPr="00CE12EF">
        <w:rPr>
          <w:rFonts w:hint="eastAsia"/>
          <w:color w:val="000000"/>
          <w:sz w:val="21"/>
          <w:szCs w:val="21"/>
        </w:rPr>
        <w:t>路径生成与</w:t>
      </w:r>
      <w:r w:rsidRPr="00CE12EF">
        <w:rPr>
          <w:rFonts w:hint="eastAsia"/>
          <w:color w:val="000000"/>
          <w:sz w:val="21"/>
          <w:szCs w:val="21"/>
        </w:rPr>
        <w:t>Fr</w:t>
      </w:r>
      <w:r w:rsidRPr="00CE12EF">
        <w:rPr>
          <w:rFonts w:hint="eastAsia"/>
          <w:color w:val="000000"/>
          <w:sz w:val="21"/>
          <w:szCs w:val="21"/>
        </w:rPr>
        <w:t>é</w:t>
      </w:r>
      <w:proofErr w:type="spellStart"/>
      <w:r w:rsidRPr="00CE12EF">
        <w:rPr>
          <w:rFonts w:hint="eastAsia"/>
          <w:color w:val="000000"/>
          <w:sz w:val="21"/>
          <w:szCs w:val="21"/>
        </w:rPr>
        <w:t>chet</w:t>
      </w:r>
      <w:proofErr w:type="spellEnd"/>
      <w:r w:rsidRPr="00CE12EF">
        <w:rPr>
          <w:rFonts w:hint="eastAsia"/>
          <w:color w:val="000000"/>
          <w:sz w:val="21"/>
          <w:szCs w:val="21"/>
        </w:rPr>
        <w:t>距离约束机制协同运行。首先，各簇独立执行</w:t>
      </w:r>
      <w:r w:rsidRPr="00CE12EF">
        <w:rPr>
          <w:rFonts w:hint="eastAsia"/>
          <w:color w:val="000000"/>
          <w:sz w:val="21"/>
          <w:szCs w:val="21"/>
        </w:rPr>
        <w:t>RRT*</w:t>
      </w:r>
      <w:r w:rsidRPr="00CE12EF">
        <w:rPr>
          <w:rFonts w:hint="eastAsia"/>
          <w:color w:val="000000"/>
          <w:sz w:val="21"/>
          <w:szCs w:val="21"/>
        </w:rPr>
        <w:t>生成候选路径；随后计算与其他簇路径的</w:t>
      </w:r>
      <w:r w:rsidRPr="00CE12EF">
        <w:rPr>
          <w:rFonts w:hint="eastAsia"/>
          <w:color w:val="000000"/>
          <w:sz w:val="21"/>
          <w:szCs w:val="21"/>
        </w:rPr>
        <w:t>Fr</w:t>
      </w:r>
      <w:r w:rsidRPr="00CE12EF">
        <w:rPr>
          <w:rFonts w:hint="eastAsia"/>
          <w:color w:val="000000"/>
          <w:sz w:val="21"/>
          <w:szCs w:val="21"/>
        </w:rPr>
        <w:t>é</w:t>
      </w:r>
      <w:proofErr w:type="spellStart"/>
      <w:r w:rsidRPr="00CE12EF">
        <w:rPr>
          <w:rFonts w:hint="eastAsia"/>
          <w:color w:val="000000"/>
          <w:sz w:val="21"/>
          <w:szCs w:val="21"/>
        </w:rPr>
        <w:t>chet</w:t>
      </w:r>
      <w:proofErr w:type="spellEnd"/>
      <w:r w:rsidRPr="00CE12EF">
        <w:rPr>
          <w:rFonts w:hint="eastAsia"/>
          <w:color w:val="000000"/>
          <w:sz w:val="21"/>
          <w:szCs w:val="21"/>
        </w:rPr>
        <w:t>距离并执行约束校验；若路径违反距离约束，则触发局部或全局重规划，直至路径满足要求；最终输出满足空间分布与通信约束的全局参考路径集合。该机制在确保全局可行性的同时，有效提升了算法在大规模集群与动态城市环境下的扩展性、鲁棒性与通信保持能力。</w:t>
      </w:r>
    </w:p>
    <w:p w14:paraId="27740867" w14:textId="32932D96" w:rsidR="000F4F18" w:rsidRDefault="00E33182" w:rsidP="000F4F18">
      <w:pPr>
        <w:spacing w:line="360" w:lineRule="auto"/>
        <w:ind w:firstLineChars="196" w:firstLine="412"/>
        <w:rPr>
          <w:color w:val="000000"/>
          <w:sz w:val="21"/>
          <w:szCs w:val="21"/>
        </w:rPr>
      </w:pPr>
      <w:r>
        <w:rPr>
          <w:rFonts w:hint="eastAsia"/>
          <w:color w:val="000000"/>
          <w:sz w:val="21"/>
          <w:szCs w:val="21"/>
        </w:rPr>
        <w:t>具体</w:t>
      </w:r>
      <w:r w:rsidR="00CE12EF">
        <w:rPr>
          <w:rFonts w:hint="eastAsia"/>
          <w:color w:val="000000"/>
          <w:sz w:val="21"/>
          <w:szCs w:val="21"/>
        </w:rPr>
        <w:t>的顶层</w:t>
      </w:r>
      <w:r>
        <w:rPr>
          <w:rFonts w:hint="eastAsia"/>
          <w:color w:val="000000"/>
          <w:sz w:val="21"/>
          <w:szCs w:val="21"/>
        </w:rPr>
        <w:t>算法流程如算法</w:t>
      </w:r>
      <w:r>
        <w:rPr>
          <w:rFonts w:hint="eastAsia"/>
          <w:color w:val="000000"/>
          <w:sz w:val="21"/>
          <w:szCs w:val="21"/>
        </w:rPr>
        <w:t>1</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C53F5" w14:paraId="641479BB" w14:textId="77777777" w:rsidTr="006327A3">
        <w:trPr>
          <w:cnfStyle w:val="100000000000" w:firstRow="1" w:lastRow="0" w:firstColumn="0" w:lastColumn="0" w:oddVBand="0" w:evenVBand="0" w:oddHBand="0" w:evenHBand="0" w:firstRowFirstColumn="0" w:firstRowLastColumn="0" w:lastRowFirstColumn="0" w:lastRowLastColumn="0"/>
        </w:trPr>
        <w:tc>
          <w:tcPr>
            <w:tcW w:w="9628" w:type="dxa"/>
          </w:tcPr>
          <w:p w14:paraId="52DC2F6E" w14:textId="318A25C7" w:rsidR="005C53F5" w:rsidRDefault="005C53F5" w:rsidP="006327A3">
            <w:pPr>
              <w:spacing w:line="360" w:lineRule="auto"/>
              <w:rPr>
                <w:color w:val="000000"/>
                <w:sz w:val="21"/>
                <w:szCs w:val="21"/>
              </w:rPr>
            </w:pPr>
            <w:r w:rsidRPr="00E33182">
              <w:rPr>
                <w:rFonts w:hint="eastAsia"/>
                <w:color w:val="000000"/>
                <w:sz w:val="21"/>
                <w:szCs w:val="21"/>
              </w:rPr>
              <w:t>算法</w:t>
            </w:r>
            <w:r w:rsidRPr="00E33182">
              <w:rPr>
                <w:rFonts w:hint="eastAsia"/>
                <w:color w:val="000000"/>
                <w:sz w:val="21"/>
                <w:szCs w:val="21"/>
              </w:rPr>
              <w:t xml:space="preserve">1 </w:t>
            </w:r>
            <w:r w:rsidRPr="005C53F5">
              <w:rPr>
                <w:rFonts w:hint="eastAsia"/>
                <w:color w:val="000000"/>
                <w:sz w:val="21"/>
                <w:szCs w:val="21"/>
              </w:rPr>
              <w:t>顶层</w:t>
            </w:r>
            <w:r w:rsidRPr="005C53F5">
              <w:rPr>
                <w:rFonts w:hint="eastAsia"/>
                <w:color w:val="000000"/>
                <w:sz w:val="21"/>
                <w:szCs w:val="21"/>
              </w:rPr>
              <w:t xml:space="preserve"> Fr</w:t>
            </w:r>
            <w:r w:rsidRPr="005C53F5">
              <w:rPr>
                <w:rFonts w:hint="eastAsia"/>
                <w:color w:val="000000"/>
                <w:sz w:val="21"/>
                <w:szCs w:val="21"/>
              </w:rPr>
              <w:t>é</w:t>
            </w:r>
            <w:proofErr w:type="spellStart"/>
            <w:r w:rsidRPr="005C53F5">
              <w:rPr>
                <w:rFonts w:hint="eastAsia"/>
                <w:color w:val="000000"/>
                <w:sz w:val="21"/>
                <w:szCs w:val="21"/>
              </w:rPr>
              <w:t>chet</w:t>
            </w:r>
            <w:proofErr w:type="spellEnd"/>
            <w:r w:rsidRPr="005C53F5">
              <w:rPr>
                <w:rFonts w:hint="eastAsia"/>
                <w:color w:val="000000"/>
                <w:sz w:val="21"/>
                <w:szCs w:val="21"/>
              </w:rPr>
              <w:t>约束</w:t>
            </w:r>
            <w:r w:rsidRPr="005C53F5">
              <w:rPr>
                <w:rFonts w:hint="eastAsia"/>
                <w:color w:val="000000"/>
                <w:sz w:val="21"/>
                <w:szCs w:val="21"/>
              </w:rPr>
              <w:t xml:space="preserve">-CL-RRT* </w:t>
            </w:r>
            <w:r w:rsidRPr="005C53F5">
              <w:rPr>
                <w:rFonts w:hint="eastAsia"/>
                <w:color w:val="000000"/>
                <w:sz w:val="21"/>
                <w:szCs w:val="21"/>
              </w:rPr>
              <w:t>全局规划</w:t>
            </w:r>
            <w:r w:rsidRPr="00E33182">
              <w:rPr>
                <w:rFonts w:hint="eastAsia"/>
                <w:color w:val="000000"/>
                <w:sz w:val="21"/>
                <w:szCs w:val="21"/>
              </w:rPr>
              <w:t>算法</w:t>
            </w:r>
          </w:p>
        </w:tc>
      </w:tr>
      <w:tr w:rsidR="005C53F5" w14:paraId="6A9F5FB0" w14:textId="77777777" w:rsidTr="006327A3">
        <w:tc>
          <w:tcPr>
            <w:tcW w:w="9628" w:type="dxa"/>
          </w:tcPr>
          <w:p w14:paraId="008EF4EC" w14:textId="77777777" w:rsidR="005C53F5" w:rsidRPr="00E33182" w:rsidRDefault="005C53F5" w:rsidP="006327A3">
            <w:pPr>
              <w:spacing w:line="360" w:lineRule="auto"/>
              <w:rPr>
                <w:color w:val="000000"/>
                <w:sz w:val="21"/>
                <w:szCs w:val="21"/>
              </w:rPr>
            </w:pPr>
            <w:r w:rsidRPr="00E33182">
              <w:rPr>
                <w:rFonts w:hint="eastAsia"/>
                <w:color w:val="000000"/>
                <w:sz w:val="21"/>
                <w:szCs w:val="21"/>
              </w:rPr>
              <w:t>输入：</w:t>
            </w:r>
            <w:r w:rsidRPr="00E33182">
              <w:rPr>
                <w:color w:val="000000"/>
                <w:sz w:val="21"/>
                <w:szCs w:val="21"/>
              </w:rPr>
              <w:t>无人机</w:t>
            </w:r>
            <w:r w:rsidRPr="00E33182">
              <w:rPr>
                <w:rFonts w:hint="eastAsia"/>
                <w:color w:val="000000"/>
                <w:sz w:val="21"/>
                <w:szCs w:val="21"/>
              </w:rPr>
              <w:t>各</w:t>
            </w:r>
            <w:r w:rsidRPr="00E33182">
              <w:rPr>
                <w:color w:val="000000"/>
                <w:sz w:val="21"/>
                <w:szCs w:val="21"/>
              </w:rPr>
              <w:t>簇集合</w:t>
            </w:r>
            <m:oMath>
              <m:sSub>
                <m:sSubPr>
                  <m:ctrlPr>
                    <w:rPr>
                      <w:rFonts w:ascii="Cambria Math" w:hAnsi="Cambria Math"/>
                      <w:i/>
                      <w:color w:val="000000"/>
                      <w:sz w:val="21"/>
                      <w:szCs w:val="21"/>
                    </w:rPr>
                  </m:ctrlPr>
                </m:sSubPr>
                <m:e>
                  <m:r>
                    <w:rPr>
                      <w:rFonts w:ascii="Cambria Math" w:hAnsi="Cambria Math"/>
                      <w:color w:val="000000"/>
                      <w:sz w:val="21"/>
                      <w:szCs w:val="21"/>
                    </w:rPr>
                    <m:t>C</m:t>
                  </m:r>
                </m:e>
                <m:sub>
                  <m:r>
                    <w:rPr>
                      <w:rFonts w:ascii="Cambria Math" w:hAnsi="Cambria Math"/>
                      <w:color w:val="000000"/>
                      <w:sz w:val="21"/>
                      <w:szCs w:val="21"/>
                    </w:rPr>
                    <m:t>i</m:t>
                  </m:r>
                </m:sub>
              </m:sSub>
            </m:oMath>
            <w:r w:rsidRPr="00E33182">
              <w:rPr>
                <w:color w:val="000000"/>
                <w:sz w:val="21"/>
                <w:szCs w:val="21"/>
              </w:rPr>
              <w:t>，</w:t>
            </w:r>
            <w:r w:rsidRPr="00E33182">
              <w:rPr>
                <w:rFonts w:asciiTheme="minorHAnsi" w:eastAsiaTheme="minorEastAsia" w:hAnsiTheme="minorHAnsi" w:cstheme="minorBidi"/>
                <w:color w:val="000000"/>
                <w:sz w:val="21"/>
                <w:szCs w:val="21"/>
                <w14:ligatures w14:val="standardContextual"/>
              </w:rPr>
              <w:t>无人机</w:t>
            </w:r>
            <w:r w:rsidRPr="00E33182">
              <w:rPr>
                <w:rFonts w:asciiTheme="minorHAnsi" w:eastAsiaTheme="minorEastAsia" w:hAnsiTheme="minorHAnsi" w:cstheme="minorBidi" w:hint="eastAsia"/>
                <w:color w:val="000000"/>
                <w:sz w:val="21"/>
                <w:szCs w:val="21"/>
                <w14:ligatures w14:val="standardContextual"/>
              </w:rPr>
              <w:t>起始</w:t>
            </w:r>
            <w:r w:rsidRPr="00E33182">
              <w:rPr>
                <w:rFonts w:hint="eastAsia"/>
                <w:color w:val="000000"/>
                <w:sz w:val="21"/>
                <w:szCs w:val="21"/>
              </w:rPr>
              <w:t>位置</w:t>
            </w:r>
            <w:r w:rsidRPr="00E33182">
              <w:rPr>
                <w:color w:val="000000"/>
                <w:sz w:val="21"/>
                <w:szCs w:val="21"/>
              </w:rPr>
              <w:t>集合</w:t>
            </w:r>
            <w:r w:rsidRPr="00E33182">
              <w:rPr>
                <w:color w:val="000000"/>
                <w:sz w:val="21"/>
                <w:szCs w:val="21"/>
              </w:rPr>
              <w:t xml:space="preserve"> </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start</m:t>
                  </m:r>
                </m:sub>
              </m:sSub>
            </m:oMath>
            <w:r w:rsidRPr="00E33182">
              <w:rPr>
                <w:color w:val="000000"/>
                <w:sz w:val="21"/>
                <w:szCs w:val="21"/>
              </w:rPr>
              <w:t>，目标集合</w:t>
            </w:r>
            <m:oMath>
              <m:sSub>
                <m:sSubPr>
                  <m:ctrlPr>
                    <w:rPr>
                      <w:rFonts w:ascii="Cambria Math" w:hAnsi="Cambria Math"/>
                      <w:i/>
                      <w:color w:val="000000"/>
                      <w:kern w:val="0"/>
                      <w:sz w:val="24"/>
                      <w:szCs w:val="21"/>
                    </w:rPr>
                  </m:ctrlPr>
                </m:sSubPr>
                <m:e>
                  <m:r>
                    <m:rPr>
                      <m:scr m:val="script"/>
                    </m:rPr>
                    <w:rPr>
                      <w:rFonts w:ascii="Cambria Math" w:eastAsiaTheme="minorEastAsia" w:hAnsi="Cambria Math" w:cstheme="minorBidi"/>
                      <w:color w:val="000000"/>
                      <w:sz w:val="21"/>
                      <w:szCs w:val="21"/>
                      <w14:ligatures w14:val="standardContextual"/>
                    </w:rPr>
                    <m:t>O</m:t>
                  </m:r>
                </m:e>
                <m:sub>
                  <m:r>
                    <w:rPr>
                      <w:rFonts w:ascii="Cambria Math" w:eastAsiaTheme="minorEastAsia" w:hAnsi="Cambria Math" w:cstheme="minorBidi"/>
                      <w:color w:val="000000"/>
                      <w:sz w:val="21"/>
                      <w:szCs w:val="21"/>
                      <w14:ligatures w14:val="standardContextual"/>
                    </w:rPr>
                    <m:t>target</m:t>
                  </m:r>
                </m:sub>
              </m:sSub>
            </m:oMath>
            <w:r w:rsidRPr="00E33182">
              <w:rPr>
                <w:color w:val="000000"/>
                <w:sz w:val="21"/>
                <w:szCs w:val="21"/>
              </w:rPr>
              <w:t>，</w:t>
            </w:r>
            <w:r w:rsidRPr="00E33182">
              <w:rPr>
                <w:rFonts w:asciiTheme="minorHAnsi" w:eastAsiaTheme="minorEastAsia" w:hAnsiTheme="minorHAnsi" w:cstheme="minorBidi" w:hint="eastAsia"/>
                <w:color w:val="000000"/>
                <w:sz w:val="21"/>
                <w:szCs w:val="21"/>
                <w14:ligatures w14:val="standardContextual"/>
              </w:rPr>
              <w:t>初始</w:t>
            </w:r>
            <w:r w:rsidRPr="00E33182">
              <w:rPr>
                <w:rFonts w:hint="eastAsia"/>
                <w:color w:val="000000"/>
                <w:sz w:val="21"/>
                <w:szCs w:val="21"/>
              </w:rPr>
              <w:t>环境信息</w:t>
            </w:r>
            <m:oMath>
              <m:sSub>
                <m:sSubPr>
                  <m:ctrlPr>
                    <w:rPr>
                      <w:rFonts w:ascii="Cambria Math" w:hAnsi="Cambria Math"/>
                      <w:i/>
                      <w:color w:val="000000"/>
                      <w:sz w:val="21"/>
                      <w:szCs w:val="21"/>
                    </w:rPr>
                  </m:ctrlPr>
                </m:sSubPr>
                <m:e>
                  <m:r>
                    <w:rPr>
                      <w:rFonts w:ascii="Cambria Math" w:hAnsi="Cambria Math"/>
                      <w:color w:val="000000"/>
                      <w:sz w:val="21"/>
                      <w:szCs w:val="21"/>
                    </w:rPr>
                    <m:t>M</m:t>
                  </m:r>
                </m:e>
                <m:sub>
                  <m:r>
                    <w:rPr>
                      <w:rFonts w:ascii="Cambria Math" w:eastAsiaTheme="minorEastAsia" w:hAnsi="Cambria Math" w:cstheme="minorBidi"/>
                      <w:color w:val="000000"/>
                      <w:sz w:val="21"/>
                      <w:szCs w:val="21"/>
                      <w14:ligatures w14:val="standardContextual"/>
                    </w:rPr>
                    <m:t>0</m:t>
                  </m:r>
                </m:sub>
              </m:sSub>
            </m:oMath>
            <w:r w:rsidRPr="00E33182">
              <w:rPr>
                <w:color w:val="000000"/>
                <w:sz w:val="21"/>
                <w:szCs w:val="21"/>
              </w:rPr>
              <w:t>​</w:t>
            </w:r>
            <w:r w:rsidRPr="00E33182">
              <w:rPr>
                <w:color w:val="000000"/>
                <w:sz w:val="21"/>
                <w:szCs w:val="21"/>
              </w:rPr>
              <w:t>，</w:t>
            </w:r>
            <w:r w:rsidRPr="00E33182">
              <w:rPr>
                <w:color w:val="000000"/>
                <w:sz w:val="21"/>
                <w:szCs w:val="21"/>
              </w:rPr>
              <w:t>RRT*</w:t>
            </w:r>
            <w:r w:rsidRPr="00E33182">
              <w:rPr>
                <w:color w:val="000000"/>
                <w:sz w:val="21"/>
                <w:szCs w:val="21"/>
              </w:rPr>
              <w:t>步长</w:t>
            </w:r>
            <w:r w:rsidRPr="00E3318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step</m:t>
                  </m:r>
                </m:sub>
              </m:sSub>
            </m:oMath>
            <w:r w:rsidRPr="00E33182">
              <w:rPr>
                <w:color w:val="000000"/>
                <w:sz w:val="21"/>
                <w:szCs w:val="21"/>
              </w:rPr>
              <w:t xml:space="preserve"> ​</w:t>
            </w:r>
            <w:r w:rsidRPr="00E33182">
              <w:rPr>
                <w:color w:val="000000"/>
                <w:sz w:val="21"/>
                <w:szCs w:val="21"/>
              </w:rPr>
              <w:t>，距离约束上下界</w:t>
            </w:r>
            <m:oMath>
              <m:d>
                <m:dPr>
                  <m:begChr m:val="["/>
                  <m:endChr m:val="]"/>
                  <m:ctrlPr>
                    <w:rPr>
                      <w:rFonts w:ascii="Cambria Math" w:hAnsi="Cambria Math"/>
                      <w:i/>
                      <w:color w:val="000000"/>
                      <w:sz w:val="21"/>
                      <w:szCs w:val="21"/>
                    </w:rPr>
                  </m:ctrlPr>
                </m:dPr>
                <m:e>
                  <m:r>
                    <w:rPr>
                      <w:rFonts w:ascii="Cambria Math" w:hAnsi="Cambria Math"/>
                      <w:color w:val="000000"/>
                      <w:sz w:val="21"/>
                      <w:szCs w:val="21"/>
                    </w:rPr>
                    <m:t>L,U</m:t>
                  </m:r>
                </m:e>
              </m:d>
            </m:oMath>
          </w:p>
          <w:p w14:paraId="0756AA20" w14:textId="77777777" w:rsidR="005C53F5" w:rsidRPr="00E33182" w:rsidRDefault="005C53F5" w:rsidP="006327A3">
            <w:pPr>
              <w:spacing w:line="360" w:lineRule="auto"/>
              <w:rPr>
                <w:i/>
                <w:color w:val="000000"/>
                <w:sz w:val="21"/>
                <w:szCs w:val="21"/>
              </w:rPr>
            </w:pPr>
            <w:r w:rsidRPr="00E33182">
              <w:rPr>
                <w:rFonts w:hint="eastAsia"/>
                <w:color w:val="000000"/>
                <w:sz w:val="21"/>
                <w:szCs w:val="21"/>
              </w:rPr>
              <w:t>输出：</w:t>
            </w:r>
            <w:r w:rsidRPr="00E33182">
              <w:rPr>
                <w:color w:val="000000"/>
                <w:sz w:val="21"/>
                <w:szCs w:val="21"/>
              </w:rPr>
              <w:t>各簇</w:t>
            </w:r>
            <w:r>
              <w:rPr>
                <w:rFonts w:hint="eastAsia"/>
                <w:color w:val="000000"/>
                <w:sz w:val="21"/>
                <w:szCs w:val="21"/>
              </w:rPr>
              <w:t>实时</w:t>
            </w:r>
            <w:r w:rsidRPr="00E33182">
              <w:rPr>
                <w:color w:val="000000"/>
                <w:sz w:val="21"/>
                <w:szCs w:val="21"/>
              </w:rPr>
              <w:t>全局参考路径集合</w:t>
            </w:r>
            <m:oMath>
              <m:r>
                <m:rPr>
                  <m:scr m:val="script"/>
                </m:rPr>
                <w:rPr>
                  <w:rFonts w:ascii="Cambria Math" w:eastAsiaTheme="minorEastAsia" w:hAnsi="Cambria Math" w:cstheme="minorBidi"/>
                  <w:color w:val="000000"/>
                  <w:sz w:val="21"/>
                  <w:szCs w:val="21"/>
                  <w14:ligatures w14:val="standardContextual"/>
                </w:rPr>
                <m:t>P</m:t>
              </m:r>
              <m:d>
                <m:dPr>
                  <m:begChr m:val="（"/>
                  <m:endChr m:val="）"/>
                  <m:ctrlPr>
                    <w:rPr>
                      <w:rFonts w:ascii="Cambria Math" w:eastAsiaTheme="minorEastAsia" w:hAnsi="Cambria Math" w:cstheme="minorBidi"/>
                      <w:i/>
                      <w:color w:val="000000"/>
                      <w:sz w:val="21"/>
                      <w:szCs w:val="21"/>
                      <w14:ligatures w14:val="standardContextual"/>
                    </w:rPr>
                  </m:ctrlPr>
                </m:dPr>
                <m:e>
                  <m:r>
                    <w:rPr>
                      <w:rFonts w:ascii="Cambria Math" w:eastAsiaTheme="minorEastAsia" w:hAnsi="Cambria Math" w:cstheme="minorBidi" w:hint="eastAsia"/>
                      <w:color w:val="000000"/>
                      <w:sz w:val="21"/>
                      <w:szCs w:val="21"/>
                      <w14:ligatures w14:val="standardContextual"/>
                    </w:rPr>
                    <m:t>t</m:t>
                  </m:r>
                </m:e>
              </m:d>
            </m:oMath>
          </w:p>
          <w:p w14:paraId="22C93D6F" w14:textId="77777777" w:rsidR="005C53F5" w:rsidRPr="00E33182" w:rsidRDefault="005C53F5" w:rsidP="006327A3">
            <w:pPr>
              <w:pStyle w:val="a"/>
            </w:pPr>
            <w:r w:rsidRPr="00E33182">
              <w:rPr>
                <w:rFonts w:hint="eastAsia"/>
              </w:rPr>
              <w:t>初始化各簇中心</w:t>
            </w:r>
            <w:r w:rsidRPr="00E33182">
              <w:rPr>
                <w:rFonts w:hint="eastAsia"/>
              </w:rPr>
              <w:t xml:space="preserve"> </w:t>
            </w: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oMath>
            <w:r w:rsidRPr="00E33182">
              <w:rPr>
                <w:rFonts w:hint="eastAsia"/>
              </w:rPr>
              <w:t xml:space="preserve"> </w:t>
            </w:r>
            <w:r w:rsidRPr="00E33182">
              <w:rPr>
                <w:rFonts w:hint="eastAsia"/>
              </w:rPr>
              <w:t>与目标</w:t>
            </w:r>
            <w:r w:rsidRPr="00E33182">
              <w:rPr>
                <w:rFonts w:hint="eastAsia"/>
              </w:rPr>
              <w:t xml:space="preserve"> </w:t>
            </w:r>
            <m:oMath>
              <m:sSub>
                <m:sSubPr>
                  <m:ctrlPr>
                    <w:rPr>
                      <w:rFonts w:ascii="Cambria Math" w:hAnsi="Cambria Math"/>
                    </w:rPr>
                  </m:ctrlPr>
                </m:sSubPr>
                <m:e>
                  <m:r>
                    <w:rPr>
                      <w:rFonts w:ascii="Cambria Math" w:hAnsi="Cambria Math" w:hint="eastAsia"/>
                    </w:rPr>
                    <m:t>G</m:t>
                  </m:r>
                </m:e>
                <m:sub>
                  <m:r>
                    <w:rPr>
                      <w:rFonts w:ascii="Cambria Math" w:hAnsi="Cambria Math" w:hint="eastAsia"/>
                    </w:rPr>
                    <m:t>i</m:t>
                  </m:r>
                </m:sub>
              </m:sSub>
            </m:oMath>
          </w:p>
          <w:p w14:paraId="1D4685F5" w14:textId="77777777" w:rsidR="005C53F5" w:rsidRPr="00E33182" w:rsidRDefault="005C53F5" w:rsidP="006327A3">
            <w:pPr>
              <w:pStyle w:val="a"/>
            </w:pPr>
            <w:r w:rsidRPr="00E33182">
              <w:rPr>
                <w:rFonts w:hint="eastAsia"/>
              </w:rPr>
              <w:lastRenderedPageBreak/>
              <w:t xml:space="preserve">while </w:t>
            </w:r>
            <w:r w:rsidRPr="00E33182">
              <w:rPr>
                <w:rFonts w:hint="eastAsia"/>
              </w:rPr>
              <w:t>未满足所有簇到达目标区域</w:t>
            </w:r>
            <w:r w:rsidRPr="00E33182">
              <w:rPr>
                <w:rFonts w:hint="eastAsia"/>
              </w:rPr>
              <w:t xml:space="preserve"> do</w:t>
            </w:r>
          </w:p>
          <w:p w14:paraId="358DD3CB" w14:textId="77777777" w:rsidR="005C53F5" w:rsidRPr="00E33182" w:rsidRDefault="005C53F5" w:rsidP="006327A3">
            <w:pPr>
              <w:pStyle w:val="a"/>
            </w:pPr>
            <w:r w:rsidRPr="00E33182">
              <w:tab/>
            </w:r>
            <w:r w:rsidRPr="00E33182">
              <w:tab/>
            </w:r>
            <m:oMath>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r w:rsidRPr="00E33182">
              <w:t>，</w:t>
            </w:r>
            <m:oMath>
              <m:r>
                <w:rPr>
                  <w:rFonts w:ascii="Cambria Math" w:hAnsi="Cambria Math"/>
                </w:rPr>
                <m:t>P</m:t>
              </m:r>
            </m:oMath>
            <w:r w:rsidRPr="00E33182">
              <w:t xml:space="preserve"> </w:t>
            </w:r>
            <w:r w:rsidRPr="00E33182">
              <w:rPr>
                <w:rFonts w:hint="eastAsia"/>
              </w:rPr>
              <w:t>←</w:t>
            </w:r>
            <w:r w:rsidRPr="00E33182">
              <w:t xml:space="preserve"> </w:t>
            </w:r>
            <w:r w:rsidRPr="00E33182">
              <w:rPr>
                <w:rFonts w:ascii="MS Gothic" w:eastAsia="MS Gothic" w:hAnsi="MS Gothic" w:cs="MS Gothic" w:hint="eastAsia"/>
              </w:rPr>
              <w:t>∅</w:t>
            </w:r>
            <w:r w:rsidRPr="00E33182">
              <w:t xml:space="preserve"> </w:t>
            </w:r>
          </w:p>
          <w:p w14:paraId="1D02F564"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oMath>
            <w:r w:rsidRPr="00E33182">
              <w:rPr>
                <w:rFonts w:hint="eastAsia"/>
              </w:rPr>
              <w:t xml:space="preserve"> </w:t>
            </w:r>
            <w:r w:rsidRPr="00E33182">
              <w:rPr>
                <w:rFonts w:hint="eastAsia"/>
              </w:rPr>
              <w:t>顺序执行</w:t>
            </w:r>
            <w:r w:rsidRPr="00E33182">
              <w:rPr>
                <w:rFonts w:hint="eastAsia"/>
              </w:rPr>
              <w:t>:</w:t>
            </w:r>
          </w:p>
          <w:p w14:paraId="158CC902" w14:textId="77777777" w:rsidR="005C53F5" w:rsidRPr="00E33182" w:rsidRDefault="005C53F5" w:rsidP="006327A3">
            <w:pPr>
              <w:pStyle w:val="a"/>
            </w:pPr>
            <w:r w:rsidRPr="00E33182">
              <w:tab/>
            </w:r>
            <w:r w:rsidRPr="00E33182">
              <w:tab/>
            </w:r>
            <w:r w:rsidRPr="00E33182">
              <w:tab/>
              <w:t xml:space="preserve">if  </w:t>
            </w:r>
            <w:r w:rsidRPr="00E33182">
              <w:rPr>
                <w:rFonts w:hint="eastAsia"/>
              </w:rPr>
              <w:t>R</w:t>
            </w:r>
            <w:r w:rsidRPr="00E33182">
              <w:t>RT*</w:t>
            </w:r>
            <w:r w:rsidRPr="00E33182">
              <w:t>路径</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E33182">
              <w:t>为空或</w:t>
            </w:r>
            <w:r w:rsidRPr="00E33182">
              <w:rPr>
                <w:rFonts w:hint="eastAsia"/>
              </w:rPr>
              <w:t>和</w:t>
            </w:r>
            <m:oMath>
              <m:sSub>
                <m:sSubPr>
                  <m:ctrlPr>
                    <w:rPr>
                      <w:rFonts w:ascii="Cambria Math" w:hAnsi="Cambria Math"/>
                    </w:rPr>
                  </m:ctrlPr>
                </m:sSubPr>
                <m:e>
                  <m:r>
                    <w:rPr>
                      <w:rFonts w:ascii="Cambria Math" w:hAnsi="Cambria Math"/>
                    </w:rPr>
                    <m:t>M</m:t>
                  </m:r>
                </m:e>
                <m:sub>
                  <m:r>
                    <w:rPr>
                      <w:rFonts w:ascii="Cambria Math" w:hAnsi="Cambria Math" w:hint="eastAsia"/>
                    </w:rPr>
                    <m:t>t</m:t>
                  </m:r>
                </m:sub>
              </m:sSub>
            </m:oMath>
            <w:r w:rsidRPr="00E33182">
              <w:rPr>
                <w:rFonts w:hint="eastAsia"/>
              </w:rPr>
              <w:t>中当前建筑物碰撞或到达下一目标点范围</w:t>
            </w:r>
          </w:p>
          <w:p w14:paraId="550816BC" w14:textId="77777777" w:rsidR="005C53F5" w:rsidRPr="00E33182" w:rsidRDefault="005C53F5" w:rsidP="006327A3">
            <w:pPr>
              <w:pStyle w:val="a"/>
            </w:pPr>
            <w:r w:rsidRPr="00E33182">
              <w:tab/>
            </w:r>
            <w:r w:rsidRPr="00E33182">
              <w:tab/>
              <w:t xml:space="preserve">           </w:t>
            </w:r>
            <w:r w:rsidRPr="00E33182">
              <w:t>将其加入</w:t>
            </w:r>
            <m:oMath>
              <m:sSub>
                <m:sSubPr>
                  <m:ctrlPr>
                    <w:rPr>
                      <w:rFonts w:ascii="Cambria Math" w:hAnsi="Cambria Math"/>
                    </w:rPr>
                  </m:ctrlPr>
                </m:sSubPr>
                <m:e>
                  <m:r>
                    <w:rPr>
                      <w:rFonts w:ascii="Cambria Math" w:hAnsi="Cambria Math"/>
                    </w:rPr>
                    <m:t>P</m:t>
                  </m:r>
                </m:e>
                <m:sub>
                  <m:r>
                    <w:rPr>
                      <w:rFonts w:ascii="Cambria Math" w:hAnsi="Cambria Math"/>
                    </w:rPr>
                    <m:t>check</m:t>
                  </m:r>
                </m:sub>
              </m:sSub>
            </m:oMath>
          </w:p>
          <w:p w14:paraId="325D0F4D" w14:textId="77777777" w:rsidR="005C53F5" w:rsidRPr="00E33182" w:rsidRDefault="005C53F5" w:rsidP="006327A3">
            <w:pPr>
              <w:pStyle w:val="a"/>
            </w:pPr>
            <w:r>
              <w:t xml:space="preserve">            </w:t>
            </w:r>
            <w:r w:rsidRPr="00E33182">
              <w:t xml:space="preserve">else </w:t>
            </w:r>
            <w:r w:rsidRPr="00E33182">
              <w:rPr>
                <w:rFonts w:hint="eastAsia"/>
              </w:rPr>
              <w:t>加入</w:t>
            </w:r>
            <m:oMath>
              <m:r>
                <w:rPr>
                  <w:rFonts w:ascii="Cambria Math" w:hAnsi="Cambria Math"/>
                </w:rPr>
                <m:t>P</m:t>
              </m:r>
            </m:oMath>
          </w:p>
          <w:p w14:paraId="3720D11E" w14:textId="77777777" w:rsidR="005C53F5" w:rsidRPr="00E33182" w:rsidRDefault="005C53F5" w:rsidP="006327A3">
            <w:pPr>
              <w:pStyle w:val="a"/>
            </w:pPr>
            <w:r w:rsidRPr="00E33182">
              <w:rPr>
                <w:rFonts w:hint="eastAsia"/>
              </w:rPr>
              <w:t xml:space="preserve"> </w:t>
            </w:r>
            <w:r w:rsidRPr="00E33182">
              <w:t xml:space="preserve">          </w:t>
            </w:r>
            <w:r>
              <w:t xml:space="preserve"> </w:t>
            </w:r>
            <w:r w:rsidRPr="00E33182">
              <w:t>end if</w:t>
            </w:r>
          </w:p>
          <w:p w14:paraId="01034511" w14:textId="77777777" w:rsidR="005C53F5" w:rsidRPr="00E33182" w:rsidRDefault="005C53F5" w:rsidP="006327A3">
            <w:pPr>
              <w:pStyle w:val="a"/>
            </w:pPr>
            <w:r w:rsidRPr="00E33182">
              <w:tab/>
            </w:r>
            <w:r w:rsidRPr="00E33182">
              <w:tab/>
              <w:t>end for</w:t>
            </w:r>
          </w:p>
          <w:p w14:paraId="757D567E" w14:textId="77777777" w:rsidR="005C53F5" w:rsidRPr="00E33182" w:rsidRDefault="005C53F5" w:rsidP="006327A3">
            <w:pPr>
              <w:pStyle w:val="a"/>
            </w:pPr>
            <w:r w:rsidRPr="00E33182">
              <w:tab/>
            </w:r>
            <w:r w:rsidRPr="00E33182">
              <w:tab/>
            </w:r>
            <w:r w:rsidRPr="00E33182">
              <w:rPr>
                <w:rFonts w:hint="eastAsia"/>
              </w:rPr>
              <w:t xml:space="preserve">for </w:t>
            </w:r>
            <w:r w:rsidRPr="00E33182">
              <w:rPr>
                <w:rFonts w:hint="eastAsia"/>
              </w:rPr>
              <w:t>每个簇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check</m:t>
                  </m:r>
                </m:sub>
              </m:sSub>
            </m:oMath>
            <w:r w:rsidRPr="00E33182">
              <w:rPr>
                <w:rFonts w:hint="eastAsia"/>
              </w:rPr>
              <w:t xml:space="preserve"> </w:t>
            </w:r>
            <w:r w:rsidRPr="00E33182">
              <w:rPr>
                <w:rFonts w:hint="eastAsia"/>
              </w:rPr>
              <w:t>顺序执行</w:t>
            </w:r>
            <w:r w:rsidRPr="00E33182">
              <w:rPr>
                <w:rFonts w:hint="eastAsia"/>
              </w:rPr>
              <w:t>:</w:t>
            </w:r>
          </w:p>
          <w:p w14:paraId="646C1E40" w14:textId="77777777" w:rsidR="005C53F5" w:rsidRPr="00E33182" w:rsidRDefault="005C53F5" w:rsidP="006327A3">
            <w:pPr>
              <w:pStyle w:val="a"/>
            </w:pPr>
            <w:r w:rsidRPr="00E33182">
              <w:tab/>
            </w:r>
            <w:r w:rsidRPr="00E33182">
              <w:tab/>
            </w:r>
            <w:r w:rsidRPr="00E33182">
              <w:tab/>
            </w:r>
            <w:r w:rsidRPr="00E33182">
              <w:rPr>
                <w:rFonts w:hint="eastAsia"/>
              </w:rPr>
              <w:t>生成随机采样点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oMath>
          </w:p>
          <w:p w14:paraId="22D17A02" w14:textId="77777777" w:rsidR="005C53F5" w:rsidRPr="00E33182" w:rsidRDefault="005C53F5" w:rsidP="006327A3">
            <w:pPr>
              <w:pStyle w:val="a"/>
            </w:pPr>
            <w:r w:rsidRPr="00E33182">
              <w:rPr>
                <w:rFonts w:hint="eastAsia"/>
              </w:rPr>
              <w:t xml:space="preserve">        </w:t>
            </w:r>
            <w:r w:rsidRPr="00E33182">
              <w:tab/>
            </w:r>
            <w:r w:rsidRPr="00E33182">
              <w:rPr>
                <w:rFonts w:hint="eastAsia"/>
              </w:rPr>
              <w:t>寻找最近节点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oMath>
            <w:r w:rsidRPr="00E33182">
              <w:rPr>
                <w:rFonts w:hint="eastAsia"/>
              </w:rPr>
              <w:t xml:space="preserve"> </w:t>
            </w:r>
            <w:r w:rsidRPr="00E33182">
              <w:rPr>
                <w:rFonts w:hint="eastAsia"/>
              </w:rPr>
              <w:t>←</w:t>
            </w:r>
            <w:r w:rsidRPr="00E33182">
              <w:rPr>
                <w:rFonts w:hint="eastAsia"/>
              </w:rPr>
              <w:t xml:space="preserve"> </w:t>
            </w:r>
            <m:oMath>
              <m:r>
                <w:rPr>
                  <w:rFonts w:ascii="Cambria Math" w:hAnsi="Cambria Math" w:hint="eastAsia"/>
                </w:rPr>
                <m:t>Nearest</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rand</m:t>
                      </m:r>
                    </m:sub>
                  </m:sSub>
                </m:e>
              </m:d>
            </m:oMath>
          </w:p>
          <w:p w14:paraId="594262C3" w14:textId="77777777" w:rsidR="005C53F5" w:rsidRPr="00E33182" w:rsidRDefault="005C53F5" w:rsidP="006327A3">
            <w:pPr>
              <w:pStyle w:val="a"/>
            </w:pPr>
            <w:r w:rsidRPr="00E33182">
              <w:rPr>
                <w:rFonts w:hint="eastAsia"/>
              </w:rPr>
              <w:t xml:space="preserve">        </w:t>
            </w:r>
            <w:r w:rsidRPr="00E33182">
              <w:tab/>
            </w:r>
            <w:r w:rsidRPr="00E33182">
              <w:rPr>
                <w:rFonts w:hint="eastAsia"/>
              </w:rPr>
              <w:t>沿方向扩展</w:t>
            </w:r>
            <w:r w:rsidRPr="00E33182">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step</m:t>
                  </m:r>
                </m:sub>
              </m:sSub>
            </m:oMath>
            <w:r w:rsidRPr="00E33182">
              <w:rPr>
                <w:rFonts w:hint="eastAsia"/>
              </w:rPr>
              <w:t xml:space="preserve"> </w:t>
            </w:r>
            <w:r w:rsidRPr="00E33182">
              <w:rPr>
                <w:rFonts w:hint="eastAsia"/>
              </w:rPr>
              <w:t>生成新节点</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62D3A9FB" w14:textId="77777777" w:rsidR="005C53F5" w:rsidRPr="00E33182" w:rsidRDefault="005C53F5" w:rsidP="006327A3">
            <w:pPr>
              <w:pStyle w:val="a"/>
            </w:pPr>
            <w:r w:rsidRPr="00E33182">
              <w:rPr>
                <w:rFonts w:hint="eastAsia"/>
              </w:rPr>
              <w:t xml:space="preserve">        </w:t>
            </w:r>
            <w:r w:rsidRPr="00E33182">
              <w:tab/>
            </w:r>
            <w:r w:rsidRPr="00E33182">
              <w:rPr>
                <w:rFonts w:hint="eastAsia"/>
              </w:rPr>
              <w:t xml:space="preserve">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near</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E33182">
              <w:rPr>
                <w:rFonts w:hint="eastAsia"/>
              </w:rPr>
              <w:t xml:space="preserve"> </w:t>
            </w:r>
            <w:r w:rsidRPr="00E33182">
              <w:rPr>
                <w:rFonts w:hint="eastAsia"/>
              </w:rPr>
              <w:t>与障碍物集合</w:t>
            </w:r>
            <w:r w:rsidRPr="00E33182">
              <w:rPr>
                <w:rFonts w:hint="eastAsia"/>
              </w:rPr>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t</m:t>
                  </m:r>
                </m:sub>
              </m:sSub>
            </m:oMath>
            <w:r w:rsidRPr="00E33182">
              <w:rPr>
                <w:rFonts w:hint="eastAsia"/>
              </w:rPr>
              <w:t xml:space="preserve"> </w:t>
            </w:r>
            <w:r w:rsidRPr="00E33182">
              <w:rPr>
                <w:rFonts w:hint="eastAsia"/>
              </w:rPr>
              <w:t>不相交</w:t>
            </w:r>
            <w:r w:rsidRPr="00E33182">
              <w:rPr>
                <w:rFonts w:hint="eastAsia"/>
              </w:rPr>
              <w:t xml:space="preserve"> then</w:t>
            </w:r>
          </w:p>
          <w:p w14:paraId="6D2CE589" w14:textId="77777777" w:rsidR="005C53F5" w:rsidRPr="00E33182" w:rsidRDefault="005C53F5" w:rsidP="006327A3">
            <w:pPr>
              <w:pStyle w:val="a"/>
            </w:pPr>
            <w:r w:rsidRPr="00E33182">
              <w:rPr>
                <w:rFonts w:hint="eastAsia"/>
              </w:rPr>
              <w:t xml:space="preserve">             </w:t>
            </w:r>
            <w:r w:rsidRPr="00E33182">
              <w:tab/>
            </w:r>
            <w:r w:rsidRPr="00E33182">
              <w:rPr>
                <w:rFonts w:hint="eastAsia"/>
              </w:rPr>
              <w:t>加入树结构</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oMath>
            <w:r w:rsidRPr="00E33182">
              <w:rPr>
                <w:rFonts w:hint="eastAsia"/>
              </w:rPr>
              <w:t xml:space="preserve"> </w:t>
            </w:r>
            <w:r w:rsidRPr="00E33182">
              <w:rPr>
                <w:rFonts w:hint="eastAsia"/>
              </w:rPr>
              <w:t>∪</w:t>
            </w:r>
            <w:r w:rsidRPr="00E33182">
              <w:rPr>
                <w:rFonts w:hint="eastAsia"/>
              </w:rPr>
              <w:t xml:space="preserve"> </w:t>
            </w:r>
            <m:oMath>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oMath>
          </w:p>
          <w:p w14:paraId="6E6EB36D" w14:textId="77777777" w:rsidR="005C53F5" w:rsidRPr="00E33182" w:rsidRDefault="005C53F5" w:rsidP="006327A3">
            <w:pPr>
              <w:pStyle w:val="a"/>
            </w:pPr>
            <w:r w:rsidRPr="00E33182">
              <w:rPr>
                <w:rFonts w:hint="eastAsia"/>
              </w:rPr>
              <w:t xml:space="preserve">             </w:t>
            </w:r>
            <w:r w:rsidRPr="00E33182">
              <w:tab/>
            </w:r>
            <w:r w:rsidRPr="00E33182">
              <w:rPr>
                <w:rFonts w:hint="eastAsia"/>
              </w:rPr>
              <w:t>计算路径代价</w:t>
            </w:r>
            <w:r w:rsidRPr="00E33182">
              <w:rPr>
                <w:rFonts w:hint="eastAsia"/>
              </w:rPr>
              <w:t xml:space="preserve"> </w:t>
            </w:r>
            <m:oMath>
              <m:r>
                <w:rPr>
                  <w:rFonts w:ascii="Cambria Math" w:hAnsi="Cambria Math" w:hint="eastAsia"/>
                </w:rPr>
                <m:t>Cost</m:t>
              </m:r>
              <m:d>
                <m:dPr>
                  <m:ctrlPr>
                    <w:rPr>
                      <w:rFonts w:ascii="Cambria Math" w:hAnsi="Cambria Math"/>
                    </w:rPr>
                  </m:ctrlPr>
                </m:dPr>
                <m:e>
                  <m:sSub>
                    <m:sSubPr>
                      <m:ctrlPr>
                        <w:rPr>
                          <w:rFonts w:ascii="Cambria Math" w:hAnsi="Cambria Math"/>
                        </w:rPr>
                      </m:ctrlPr>
                    </m:sSubPr>
                    <m:e>
                      <m:r>
                        <w:rPr>
                          <w:rFonts w:ascii="Cambria Math" w:hAnsi="Cambria Math" w:hint="eastAsia"/>
                        </w:rPr>
                        <m:t>x</m:t>
                      </m:r>
                    </m:e>
                    <m:sub>
                      <m:r>
                        <w:rPr>
                          <w:rFonts w:ascii="Cambria Math" w:hAnsi="Cambria Math" w:hint="eastAsia"/>
                        </w:rPr>
                        <m:t>new</m:t>
                      </m:r>
                    </m:sub>
                  </m:sSub>
                </m:e>
              </m:d>
            </m:oMath>
            <w:r w:rsidRPr="00E33182">
              <w:rPr>
                <w:rFonts w:hint="eastAsia"/>
              </w:rPr>
              <w:t>，执行路径重连优化</w:t>
            </w:r>
          </w:p>
          <w:p w14:paraId="27E643C7" w14:textId="77777777" w:rsidR="005C53F5" w:rsidRPr="00E33182" w:rsidRDefault="005C53F5" w:rsidP="006327A3">
            <w:pPr>
              <w:pStyle w:val="a"/>
            </w:pPr>
            <w:r w:rsidRPr="00E33182">
              <w:t xml:space="preserve">        </w:t>
            </w:r>
            <w:r w:rsidRPr="00E33182">
              <w:tab/>
              <w:t>end if</w:t>
            </w:r>
          </w:p>
          <w:p w14:paraId="47C2E16A" w14:textId="77777777" w:rsidR="005C53F5" w:rsidRPr="00E33182" w:rsidRDefault="005C53F5" w:rsidP="006327A3">
            <w:pPr>
              <w:pStyle w:val="a"/>
            </w:pPr>
            <w:r w:rsidRPr="00E33182">
              <w:rPr>
                <w:rFonts w:hint="eastAsia"/>
              </w:rPr>
              <w:t xml:space="preserve">        </w:t>
            </w:r>
            <w:r w:rsidRPr="00E33182">
              <w:tab/>
              <w:t xml:space="preserve">if </w:t>
            </w:r>
            <w:r w:rsidRPr="00E33182">
              <w:rPr>
                <w:rFonts w:hint="eastAsia"/>
              </w:rPr>
              <w:t>路径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i</m:t>
                  </m:r>
                </m:sub>
              </m:sSub>
            </m:oMath>
            <w:r w:rsidRPr="00E33182">
              <w:rPr>
                <w:rFonts w:hint="eastAsia"/>
              </w:rPr>
              <w:t xml:space="preserve"> </w:t>
            </w:r>
            <w:r w:rsidRPr="00E33182">
              <w:rPr>
                <w:rFonts w:hint="eastAsia"/>
              </w:rPr>
              <w:t>与其他簇</w:t>
            </w:r>
            <w:r w:rsidRPr="00E33182">
              <w:rPr>
                <w:rFonts w:hint="eastAsia"/>
              </w:rPr>
              <w:t xml:space="preserve"> </w:t>
            </w:r>
            <m:oMath>
              <m:sSub>
                <m:sSubPr>
                  <m:ctrlPr>
                    <w:rPr>
                      <w:rFonts w:ascii="Cambria Math" w:hAnsi="Cambria Math"/>
                    </w:rPr>
                  </m:ctrlPr>
                </m:sSubPr>
                <m:e>
                  <m:r>
                    <w:rPr>
                      <w:rFonts w:ascii="Cambria Math" w:hAnsi="Cambria Math" w:hint="eastAsia"/>
                    </w:rPr>
                    <m:t>C</m:t>
                  </m:r>
                </m:e>
                <m:sub>
                  <m:r>
                    <w:rPr>
                      <w:rFonts w:ascii="Cambria Math" w:hAnsi="Cambria Math" w:hint="eastAsia"/>
                    </w:rPr>
                    <m:t>i</m:t>
                  </m:r>
                </m:sub>
              </m:sSub>
              <m:r>
                <m:rPr>
                  <m:sty m:val="p"/>
                </m:rPr>
                <w:rPr>
                  <w:rFonts w:ascii="Cambria Math" w:hAnsi="Cambria Math"/>
                </w:rPr>
                <m:t xml:space="preserve"> ∈ </m:t>
              </m:r>
              <m:r>
                <w:rPr>
                  <w:rFonts w:ascii="Cambria Math" w:hAnsi="Cambria Math"/>
                </w:rPr>
                <m:t>P</m:t>
              </m:r>
            </m:oMath>
            <w:r w:rsidRPr="00E33182">
              <w:rPr>
                <w:rFonts w:hint="eastAsia"/>
              </w:rPr>
              <w:t xml:space="preserve"> </w:t>
            </w:r>
            <w:r w:rsidRPr="00E33182">
              <w:rPr>
                <w:rFonts w:hint="eastAsia"/>
              </w:rPr>
              <w:t>的</w:t>
            </w:r>
            <w:r w:rsidRPr="00E33182">
              <w:rPr>
                <w:rFonts w:hint="eastAsia"/>
              </w:rPr>
              <w:t xml:space="preserve"> </w:t>
            </w:r>
            <m:oMath>
              <m:sSub>
                <m:sSubPr>
                  <m:ctrlPr>
                    <w:rPr>
                      <w:rFonts w:ascii="Cambria Math" w:hAnsi="Cambria Math"/>
                    </w:rPr>
                  </m:ctrlPr>
                </m:sSubPr>
                <m:e>
                  <m:r>
                    <w:rPr>
                      <w:rFonts w:ascii="Cambria Math" w:hAnsi="Cambria Math" w:hint="eastAsia"/>
                    </w:rPr>
                    <m:t>P</m:t>
                  </m:r>
                </m:e>
                <m:sub>
                  <m:r>
                    <w:rPr>
                      <w:rFonts w:ascii="Cambria Math" w:hAnsi="Cambria Math" w:hint="eastAsia"/>
                    </w:rPr>
                    <m:t>j</m:t>
                  </m:r>
                </m:sub>
              </m:sSub>
            </m:oMath>
            <w:r w:rsidRPr="00E33182">
              <w:rPr>
                <w:rFonts w:hint="eastAsia"/>
              </w:rPr>
              <w:t xml:space="preserve"> </w:t>
            </w:r>
            <w:r w:rsidRPr="00E33182">
              <w:rPr>
                <w:rFonts w:hint="eastAsia"/>
              </w:rPr>
              <w:t>的</w:t>
            </w:r>
            <w:r w:rsidRPr="00E33182">
              <w:rPr>
                <w:rFonts w:hint="eastAsia"/>
              </w:rPr>
              <w:t xml:space="preserve"> Fr</w:t>
            </w:r>
            <w:r w:rsidRPr="00E33182">
              <w:rPr>
                <w:rFonts w:hint="eastAsia"/>
              </w:rPr>
              <w:t>é</w:t>
            </w:r>
            <w:proofErr w:type="spellStart"/>
            <w:r w:rsidRPr="00E33182">
              <w:rPr>
                <w:rFonts w:hint="eastAsia"/>
              </w:rPr>
              <w:t>chet</w:t>
            </w:r>
            <w:proofErr w:type="spellEnd"/>
            <w:r w:rsidRPr="00E33182">
              <w:rPr>
                <w:rFonts w:hint="eastAsia"/>
              </w:rPr>
              <w:t xml:space="preserve"> </w:t>
            </w:r>
            <w:r w:rsidRPr="00E33182">
              <w:rPr>
                <w:rFonts w:hint="eastAsia"/>
              </w:rPr>
              <w:t>距离未处于</w:t>
            </w:r>
            <w:r w:rsidRPr="00E33182">
              <w:rPr>
                <w:rFonts w:hint="eastAsia"/>
              </w:rPr>
              <w:t xml:space="preserve"> [L, U] </w:t>
            </w:r>
            <w:r w:rsidRPr="00E33182">
              <w:rPr>
                <w:rFonts w:hint="eastAsia"/>
              </w:rPr>
              <w:t>内</w:t>
            </w:r>
          </w:p>
          <w:p w14:paraId="1A4E7B39" w14:textId="77777777" w:rsidR="005C53F5" w:rsidRPr="00E33182" w:rsidRDefault="005C53F5" w:rsidP="006327A3">
            <w:pPr>
              <w:pStyle w:val="a"/>
            </w:pPr>
            <w:r w:rsidRPr="00E33182">
              <w:rPr>
                <w:rFonts w:hint="eastAsia"/>
              </w:rPr>
              <w:t xml:space="preserve">            </w:t>
            </w:r>
            <w:r w:rsidRPr="00E33182">
              <w:tab/>
            </w:r>
            <w:r w:rsidRPr="00E33182">
              <w:rPr>
                <w:rFonts w:hint="eastAsia"/>
              </w:rPr>
              <w:t>重新规划</w:t>
            </w:r>
          </w:p>
          <w:p w14:paraId="4FD9F9C5" w14:textId="77777777" w:rsidR="005C53F5" w:rsidRPr="00E33182" w:rsidRDefault="005C53F5" w:rsidP="006327A3">
            <w:pPr>
              <w:pStyle w:val="a"/>
            </w:pPr>
            <w:r w:rsidRPr="00E33182">
              <w:t xml:space="preserve">        </w:t>
            </w:r>
            <w:r w:rsidRPr="00E33182">
              <w:tab/>
              <w:t>end if</w:t>
            </w:r>
          </w:p>
          <w:p w14:paraId="784FE004" w14:textId="77777777" w:rsidR="005C53F5" w:rsidRPr="00E33182" w:rsidRDefault="005C53F5" w:rsidP="006327A3">
            <w:pPr>
              <w:pStyle w:val="a"/>
            </w:pPr>
            <w:r w:rsidRPr="00E33182">
              <w:t xml:space="preserve">    </w:t>
            </w:r>
            <w:r>
              <w:t xml:space="preserve">   </w:t>
            </w:r>
            <w:r w:rsidRPr="00E33182">
              <w:t>end for</w:t>
            </w:r>
          </w:p>
          <w:p w14:paraId="2B51F769" w14:textId="77777777" w:rsidR="005C53F5" w:rsidRPr="00E33182" w:rsidRDefault="005C53F5" w:rsidP="006327A3">
            <w:pPr>
              <w:pStyle w:val="a"/>
            </w:pPr>
            <w:r w:rsidRPr="00E33182">
              <w:rPr>
                <w:rFonts w:hint="eastAsia"/>
              </w:rPr>
              <w:t xml:space="preserve"> </w:t>
            </w:r>
            <w:r w:rsidRPr="00E33182">
              <w:t xml:space="preserve">      </w:t>
            </w:r>
            <w:r>
              <w:rPr>
                <w:rFonts w:hint="eastAsia"/>
              </w:rPr>
              <w:t>输出</w:t>
            </w:r>
            <w:r w:rsidRPr="00E33182">
              <w:t>各簇的全局参考路径集合</w:t>
            </w:r>
            <m:oMath>
              <m:r>
                <m:rPr>
                  <m:scr m:val="script"/>
                  <m:sty m:val="p"/>
                </m:rPr>
                <w:rPr>
                  <w:rFonts w:ascii="Cambria Math" w:hAnsi="Cambria Math"/>
                </w:rPr>
                <m:t>P</m:t>
              </m:r>
              <m:r>
                <w:rPr>
                  <w:rFonts w:ascii="Cambria Math" w:hAnsi="Cambria Math"/>
                </w:rPr>
                <m:t>(t)</m:t>
              </m:r>
            </m:oMath>
          </w:p>
          <w:p w14:paraId="028D37A9" w14:textId="77777777" w:rsidR="005C53F5" w:rsidRPr="00E33182" w:rsidRDefault="005C53F5" w:rsidP="006327A3">
            <w:pPr>
              <w:pStyle w:val="a"/>
            </w:pPr>
            <w:r w:rsidRPr="00E33182">
              <w:rPr>
                <w:rFonts w:hint="eastAsia"/>
              </w:rPr>
              <w:t xml:space="preserve"> </w:t>
            </w:r>
            <w:r w:rsidRPr="00E33182">
              <w:t xml:space="preserve">      </w:t>
            </w:r>
            <w:r w:rsidRPr="00E33182">
              <w:t>执行局部规划算法</w:t>
            </w:r>
            <w:r>
              <w:rPr>
                <w:rFonts w:hint="eastAsia"/>
              </w:rPr>
              <w:t>2</w:t>
            </w:r>
            <w:r w:rsidRPr="00E33182">
              <w:rPr>
                <w:rFonts w:hint="eastAsia"/>
              </w:rPr>
              <w:t>，更新</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33182">
              <w:rPr>
                <w:rFonts w:hint="eastAsia"/>
              </w:rPr>
              <w:t>和</w:t>
            </w:r>
            <m:oMath>
              <m:sSub>
                <m:sSubPr>
                  <m:ctrlPr>
                    <w:rPr>
                      <w:rFonts w:ascii="Cambria Math" w:hAnsi="Cambria Math"/>
                    </w:rPr>
                  </m:ctrlPr>
                </m:sSubPr>
                <m:e>
                  <m:r>
                    <m:rPr>
                      <m:scr m:val="script"/>
                      <m:sty m:val="p"/>
                    </m:rPr>
                    <w:rPr>
                      <w:rFonts w:ascii="Cambria Math" w:hAnsi="Cambria Math"/>
                    </w:rPr>
                    <m:t>O</m:t>
                  </m:r>
                </m:e>
                <m:sub>
                  <m:r>
                    <w:rPr>
                      <w:rFonts w:ascii="Cambria Math" w:hAnsi="Cambria Math" w:hint="eastAsia"/>
                    </w:rPr>
                    <m:t>t</m:t>
                  </m:r>
                </m:sub>
              </m:sSub>
            </m:oMath>
          </w:p>
          <w:p w14:paraId="7E9D10ED" w14:textId="77777777" w:rsidR="005C53F5" w:rsidRPr="00E33182" w:rsidRDefault="005C53F5" w:rsidP="006327A3">
            <w:pPr>
              <w:pStyle w:val="a"/>
              <w:rPr>
                <w:color w:val="000000"/>
              </w:rPr>
            </w:pPr>
            <w:r w:rsidRPr="00E33182">
              <w:t>end while</w:t>
            </w:r>
          </w:p>
        </w:tc>
      </w:tr>
    </w:tbl>
    <w:p w14:paraId="5348A9CF" w14:textId="77777777" w:rsidR="00112E5B" w:rsidRDefault="00112E5B" w:rsidP="000F4F18">
      <w:pPr>
        <w:spacing w:line="360" w:lineRule="auto"/>
        <w:ind w:firstLineChars="196" w:firstLine="412"/>
        <w:rPr>
          <w:color w:val="000000"/>
          <w:sz w:val="21"/>
          <w:szCs w:val="21"/>
        </w:rPr>
      </w:pPr>
    </w:p>
    <w:p w14:paraId="2973128A" w14:textId="6D778AEC" w:rsidR="000F4F18" w:rsidRPr="00A9585A" w:rsidDel="00A32489" w:rsidRDefault="000F4F18" w:rsidP="000F4F18">
      <w:pPr>
        <w:spacing w:line="360" w:lineRule="auto"/>
        <w:ind w:firstLineChars="196" w:firstLine="412"/>
        <w:rPr>
          <w:del w:id="256" w:author="Lianghui Ding" w:date="2025-11-09T14:26:00Z"/>
          <w:color w:val="000000"/>
          <w:sz w:val="21"/>
          <w:szCs w:val="21"/>
        </w:rPr>
      </w:pPr>
      <w:del w:id="257" w:author="Lianghui Ding" w:date="2025-11-09T14:26:00Z">
        <w:r w:rsidRPr="00A9585A" w:rsidDel="00A32489">
          <w:rPr>
            <w:color w:val="000000"/>
            <w:sz w:val="21"/>
            <w:szCs w:val="21"/>
          </w:rPr>
          <w:delText>通过结合</w:delText>
        </w:r>
        <w:r w:rsidRPr="00A9585A" w:rsidDel="00A32489">
          <w:rPr>
            <w:color w:val="000000"/>
            <w:sz w:val="21"/>
            <w:szCs w:val="21"/>
          </w:rPr>
          <w:delText xml:space="preserve"> RRT* </w:delText>
        </w:r>
        <w:r w:rsidRPr="00A9585A" w:rsidDel="00A32489">
          <w:rPr>
            <w:color w:val="000000"/>
            <w:sz w:val="21"/>
            <w:szCs w:val="21"/>
          </w:rPr>
          <w:delText>的增量式随机探索特性与</w:delText>
        </w:r>
        <w:r w:rsidRPr="00A9585A" w:rsidDel="00A32489">
          <w:rPr>
            <w:color w:val="000000"/>
            <w:sz w:val="21"/>
            <w:szCs w:val="21"/>
          </w:rPr>
          <w:delText xml:space="preserve"> Fréchet </w:delText>
        </w:r>
        <w:r w:rsidRPr="00A9585A" w:rsidDel="00A32489">
          <w:rPr>
            <w:color w:val="000000"/>
            <w:sz w:val="21"/>
            <w:szCs w:val="21"/>
          </w:rPr>
          <w:delText>距离约束机制，</w:delText>
        </w:r>
        <w:r w:rsidRPr="00A9585A" w:rsidDel="00A32489">
          <w:rPr>
            <w:rFonts w:hint="eastAsia"/>
            <w:color w:val="000000"/>
            <w:sz w:val="21"/>
            <w:szCs w:val="21"/>
          </w:rPr>
          <w:delText>全局</w:delText>
        </w:r>
        <w:r w:rsidRPr="00A9585A" w:rsidDel="00A32489">
          <w:rPr>
            <w:color w:val="000000"/>
            <w:sz w:val="21"/>
            <w:szCs w:val="21"/>
          </w:rPr>
          <w:delText>规划能够在未知城市环境中动态生成可行的集群路径，并在地图不断更新的过程中通过自适应的重新规划策略维持整体网络的连通性与鲁棒性，为底层的</w:delText>
        </w:r>
        <w:r w:rsidR="0010506D" w:rsidDel="00A32489">
          <w:rPr>
            <w:rFonts w:hint="eastAsia"/>
            <w:color w:val="000000"/>
            <w:sz w:val="21"/>
            <w:szCs w:val="21"/>
          </w:rPr>
          <w:delText>M</w:delText>
        </w:r>
        <w:r w:rsidR="0010506D" w:rsidDel="00A32489">
          <w:rPr>
            <w:color w:val="000000"/>
            <w:sz w:val="21"/>
            <w:szCs w:val="21"/>
          </w:rPr>
          <w:delText>ST-APF</w:delText>
        </w:r>
        <w:r w:rsidRPr="00A9585A" w:rsidDel="00A32489">
          <w:rPr>
            <w:color w:val="000000"/>
            <w:sz w:val="21"/>
            <w:szCs w:val="21"/>
          </w:rPr>
          <w:delText>局部控制提供</w:delText>
        </w:r>
        <w:r w:rsidR="0042304C" w:rsidRPr="00A9585A" w:rsidDel="00A32489">
          <w:rPr>
            <w:rFonts w:hint="eastAsia"/>
            <w:color w:val="000000"/>
            <w:sz w:val="21"/>
            <w:szCs w:val="21"/>
          </w:rPr>
          <w:delText>可行的</w:delText>
        </w:r>
        <w:r w:rsidRPr="00A9585A" w:rsidDel="00A32489">
          <w:rPr>
            <w:color w:val="000000"/>
            <w:sz w:val="21"/>
            <w:szCs w:val="21"/>
          </w:rPr>
          <w:delText>全局参考</w:delText>
        </w:r>
        <w:r w:rsidRPr="00A9585A" w:rsidDel="00A32489">
          <w:rPr>
            <w:rFonts w:hint="eastAsia"/>
            <w:color w:val="000000"/>
            <w:sz w:val="21"/>
            <w:szCs w:val="21"/>
          </w:rPr>
          <w:delText>。</w:delText>
        </w:r>
      </w:del>
    </w:p>
    <w:p w14:paraId="3DCBA568" w14:textId="1E1966EA" w:rsidR="00583115" w:rsidRPr="00A9585A" w:rsidRDefault="0079034F" w:rsidP="00583115">
      <w:pPr>
        <w:spacing w:line="360" w:lineRule="auto"/>
        <w:outlineLvl w:val="0"/>
        <w:rPr>
          <w:b/>
          <w:sz w:val="21"/>
          <w:szCs w:val="21"/>
        </w:rPr>
      </w:pPr>
      <w:bookmarkStart w:id="258" w:name="OLE_LINK7"/>
      <w:r w:rsidRPr="00A9585A">
        <w:rPr>
          <w:b/>
          <w:sz w:val="21"/>
          <w:szCs w:val="21"/>
        </w:rPr>
        <w:t>3</w:t>
      </w:r>
      <w:r w:rsidR="00583115" w:rsidRPr="00A9585A">
        <w:rPr>
          <w:rFonts w:hint="eastAsia"/>
          <w:b/>
          <w:sz w:val="21"/>
          <w:szCs w:val="21"/>
        </w:rPr>
        <w:t>.</w:t>
      </w:r>
      <w:r w:rsidR="00942C71">
        <w:rPr>
          <w:b/>
          <w:sz w:val="21"/>
          <w:szCs w:val="21"/>
        </w:rPr>
        <w:t>3</w:t>
      </w:r>
      <w:r w:rsidR="00583115" w:rsidRPr="00A9585A">
        <w:rPr>
          <w:rFonts w:hint="eastAsia"/>
          <w:b/>
          <w:sz w:val="21"/>
          <w:szCs w:val="21"/>
        </w:rPr>
        <w:t xml:space="preserve"> </w:t>
      </w:r>
      <w:ins w:id="259" w:author="Lianghui Ding" w:date="2025-11-09T14:26:00Z">
        <w:r w:rsidR="00A32489">
          <w:rPr>
            <w:rFonts w:hint="eastAsia"/>
            <w:b/>
            <w:sz w:val="21"/>
            <w:szCs w:val="21"/>
          </w:rPr>
          <w:t>局部</w:t>
        </w:r>
      </w:ins>
      <w:del w:id="260" w:author="Lianghui Ding" w:date="2025-11-09T14:26:00Z">
        <w:r w:rsidR="00E15C4F" w:rsidDel="00A32489">
          <w:rPr>
            <w:rFonts w:hint="eastAsia"/>
            <w:b/>
            <w:sz w:val="21"/>
            <w:szCs w:val="21"/>
          </w:rPr>
          <w:delText>底层</w:delText>
        </w:r>
      </w:del>
      <w:r w:rsidR="00E15C4F">
        <w:rPr>
          <w:rFonts w:hint="eastAsia"/>
          <w:b/>
          <w:sz w:val="21"/>
          <w:szCs w:val="21"/>
        </w:rPr>
        <w:t>M</w:t>
      </w:r>
      <w:r w:rsidR="00E15C4F">
        <w:rPr>
          <w:b/>
          <w:sz w:val="21"/>
          <w:szCs w:val="21"/>
        </w:rPr>
        <w:t>ST-APF</w:t>
      </w:r>
      <w:r w:rsidR="00E15C4F">
        <w:rPr>
          <w:rFonts w:hint="eastAsia"/>
          <w:b/>
          <w:sz w:val="21"/>
          <w:szCs w:val="21"/>
        </w:rPr>
        <w:t>局部规划</w:t>
      </w:r>
    </w:p>
    <w:bookmarkEnd w:id="258"/>
    <w:p w14:paraId="139A29A9" w14:textId="68573BD6" w:rsidR="00265414" w:rsidRDefault="00265414" w:rsidP="000F4F18">
      <w:pPr>
        <w:spacing w:line="360" w:lineRule="auto"/>
        <w:ind w:firstLineChars="196" w:firstLine="412"/>
        <w:rPr>
          <w:color w:val="000000"/>
          <w:sz w:val="21"/>
          <w:szCs w:val="21"/>
        </w:rPr>
      </w:pPr>
      <w:del w:id="261" w:author="Lianghui Ding" w:date="2025-11-09T14:27:00Z">
        <w:r w:rsidRPr="00265414" w:rsidDel="00083B11">
          <w:rPr>
            <w:color w:val="000000"/>
            <w:sz w:val="21"/>
            <w:szCs w:val="21"/>
          </w:rPr>
          <w:delText>在顶层</w:delText>
        </w:r>
        <w:r w:rsidRPr="00265414" w:rsidDel="00083B11">
          <w:rPr>
            <w:color w:val="000000"/>
            <w:sz w:val="21"/>
            <w:szCs w:val="21"/>
          </w:rPr>
          <w:delText>Fréchet</w:delText>
        </w:r>
        <w:r w:rsidRPr="00265414" w:rsidDel="00083B11">
          <w:rPr>
            <w:color w:val="000000"/>
            <w:sz w:val="21"/>
            <w:szCs w:val="21"/>
          </w:rPr>
          <w:delText>约束</w:delText>
        </w:r>
        <w:r w:rsidDel="00083B11">
          <w:rPr>
            <w:rFonts w:hint="eastAsia"/>
            <w:color w:val="000000"/>
            <w:sz w:val="21"/>
            <w:szCs w:val="21"/>
          </w:rPr>
          <w:delText>-C</w:delText>
        </w:r>
        <w:r w:rsidDel="00083B11">
          <w:rPr>
            <w:color w:val="000000"/>
            <w:sz w:val="21"/>
            <w:szCs w:val="21"/>
          </w:rPr>
          <w:delText>L-</w:delText>
        </w:r>
        <w:r w:rsidRPr="00265414" w:rsidDel="00083B11">
          <w:rPr>
            <w:color w:val="000000"/>
            <w:sz w:val="21"/>
            <w:szCs w:val="21"/>
          </w:rPr>
          <w:delText>RRT*</w:delText>
        </w:r>
        <w:r w:rsidRPr="00265414" w:rsidDel="00083B11">
          <w:rPr>
            <w:color w:val="000000"/>
            <w:sz w:val="21"/>
            <w:szCs w:val="21"/>
          </w:rPr>
          <w:delText>全局规划的引导下，底层</w:delText>
        </w:r>
      </w:del>
      <w:r w:rsidRPr="00265414">
        <w:rPr>
          <w:color w:val="000000"/>
          <w:sz w:val="21"/>
          <w:szCs w:val="21"/>
        </w:rPr>
        <w:t>MST</w:t>
      </w:r>
      <w:r>
        <w:rPr>
          <w:rFonts w:hint="eastAsia"/>
          <w:color w:val="000000"/>
          <w:sz w:val="21"/>
          <w:szCs w:val="21"/>
        </w:rPr>
        <w:t>-</w:t>
      </w:r>
      <w:r>
        <w:rPr>
          <w:color w:val="000000"/>
          <w:sz w:val="21"/>
          <w:szCs w:val="21"/>
        </w:rPr>
        <w:t>APF</w:t>
      </w:r>
      <w:r w:rsidRPr="00265414">
        <w:rPr>
          <w:color w:val="000000"/>
          <w:sz w:val="21"/>
          <w:szCs w:val="21"/>
        </w:rPr>
        <w:t>局部规划</w:t>
      </w:r>
      <w:del w:id="262" w:author="Lianghui Ding" w:date="2025-11-09T14:27:00Z">
        <w:r w:rsidRPr="00265414" w:rsidDel="00083B11">
          <w:rPr>
            <w:color w:val="000000"/>
            <w:sz w:val="21"/>
            <w:szCs w:val="21"/>
          </w:rPr>
          <w:delText>负责无人机个体的实时控制与局部协同。该机制作为分层架构中的执行层，主要目标是在复杂干扰与动态环境下，确保无人机集群在保持</w:delText>
        </w:r>
        <w:r w:rsidDel="00083B11">
          <w:rPr>
            <w:rFonts w:hint="eastAsia"/>
            <w:color w:val="000000"/>
            <w:sz w:val="21"/>
            <w:szCs w:val="21"/>
          </w:rPr>
          <w:delText>单步</w:delText>
        </w:r>
        <w:r w:rsidRPr="00265414" w:rsidDel="00083B11">
          <w:rPr>
            <w:color w:val="000000"/>
            <w:sz w:val="21"/>
            <w:szCs w:val="21"/>
          </w:rPr>
          <w:delText>路径可行的同时维持通信连通性与运动稳定性。其</w:delText>
        </w:r>
      </w:del>
      <w:r w:rsidRPr="00265414">
        <w:rPr>
          <w:color w:val="000000"/>
          <w:sz w:val="21"/>
          <w:szCs w:val="21"/>
        </w:rPr>
        <w:t>核心思想是通过构建多目标势场模型，将局部避障、路径跟随与通信保持等任务转化为可连续求解的力场叠加问题，从而实现无人机的分布式协同控制</w:t>
      </w:r>
      <w:del w:id="263" w:author="Lianghui Ding" w:date="2025-11-09T14:27:00Z">
        <w:r w:rsidRPr="00265414" w:rsidDel="00083B11">
          <w:rPr>
            <w:rFonts w:hint="eastAsia"/>
            <w:color w:val="000000"/>
            <w:sz w:val="21"/>
            <w:szCs w:val="21"/>
          </w:rPr>
          <w:delText>。</w:delText>
        </w:r>
      </w:del>
      <w:ins w:id="264" w:author="Lianghui Ding" w:date="2025-11-09T14:27:00Z">
        <w:r w:rsidR="00083B11">
          <w:rPr>
            <w:rFonts w:hint="eastAsia"/>
            <w:color w:val="000000"/>
            <w:sz w:val="21"/>
            <w:szCs w:val="21"/>
          </w:rPr>
          <w:t>，确保无人机在</w:t>
        </w:r>
        <w:r w:rsidR="00083B11" w:rsidRPr="00265414">
          <w:rPr>
            <w:color w:val="000000"/>
            <w:sz w:val="21"/>
            <w:szCs w:val="21"/>
          </w:rPr>
          <w:t>复杂干扰与动态环境下保持</w:t>
        </w:r>
        <w:r w:rsidR="00083B11">
          <w:rPr>
            <w:rFonts w:hint="eastAsia"/>
            <w:color w:val="000000"/>
            <w:sz w:val="21"/>
            <w:szCs w:val="21"/>
          </w:rPr>
          <w:t>单步</w:t>
        </w:r>
        <w:r w:rsidR="00083B11" w:rsidRPr="00265414">
          <w:rPr>
            <w:color w:val="000000"/>
            <w:sz w:val="21"/>
            <w:szCs w:val="21"/>
          </w:rPr>
          <w:t>路径可行的同时维持通信连通性与运动稳定性。</w:t>
        </w:r>
      </w:ins>
    </w:p>
    <w:p w14:paraId="39C4E740" w14:textId="4D703F3D" w:rsidR="00265414" w:rsidRPr="00A9585A" w:rsidRDefault="00265414" w:rsidP="000F4F18">
      <w:pPr>
        <w:spacing w:line="360" w:lineRule="auto"/>
        <w:ind w:firstLineChars="196" w:firstLine="412"/>
        <w:rPr>
          <w:color w:val="000000"/>
          <w:sz w:val="21"/>
          <w:szCs w:val="21"/>
        </w:rPr>
      </w:pPr>
      <w:commentRangeStart w:id="265"/>
      <w:r w:rsidRPr="00265414">
        <w:rPr>
          <w:color w:val="000000"/>
          <w:sz w:val="21"/>
          <w:szCs w:val="21"/>
        </w:rPr>
        <w:t>与现有研究相比，本文提出的</w:t>
      </w:r>
      <w:r w:rsidRPr="00265414">
        <w:rPr>
          <w:color w:val="000000"/>
          <w:sz w:val="21"/>
          <w:szCs w:val="21"/>
        </w:rPr>
        <w:t>MST</w:t>
      </w:r>
      <w:r>
        <w:rPr>
          <w:rFonts w:hint="eastAsia"/>
          <w:color w:val="000000"/>
          <w:sz w:val="21"/>
          <w:szCs w:val="21"/>
        </w:rPr>
        <w:t>-</w:t>
      </w:r>
      <w:r>
        <w:rPr>
          <w:color w:val="000000"/>
          <w:sz w:val="21"/>
          <w:szCs w:val="21"/>
        </w:rPr>
        <w:t>APF</w:t>
      </w:r>
      <w:r>
        <w:rPr>
          <w:rFonts w:hint="eastAsia"/>
          <w:color w:val="000000"/>
          <w:sz w:val="21"/>
          <w:szCs w:val="21"/>
        </w:rPr>
        <w:t>通信</w:t>
      </w:r>
      <w:r w:rsidRPr="00265414">
        <w:rPr>
          <w:color w:val="000000"/>
          <w:sz w:val="21"/>
          <w:szCs w:val="21"/>
        </w:rPr>
        <w:t>保持机制在通信保持策略上具有显著差异。传统通信保持</w:t>
      </w:r>
      <w:r w:rsidR="00F91172">
        <w:rPr>
          <w:rFonts w:hint="eastAsia"/>
          <w:color w:val="000000"/>
          <w:sz w:val="21"/>
          <w:szCs w:val="21"/>
        </w:rPr>
        <w:t>路径规划</w:t>
      </w:r>
      <w:r w:rsidRPr="00265414">
        <w:rPr>
          <w:color w:val="000000"/>
          <w:sz w:val="21"/>
          <w:szCs w:val="21"/>
        </w:rPr>
        <w:t>算法通常采用固定通信半径邻居吸引、编队结构控制吸引或全链路引力机制，即每个无人机同时对所有可通信邻居施加吸引力</w:t>
      </w:r>
      <w:r w:rsidRPr="007A17F7">
        <w:rPr>
          <w:color w:val="000000"/>
          <w:sz w:val="21"/>
          <w:szCs w:val="21"/>
          <w:vertAlign w:val="superscript"/>
        </w:rPr>
        <w:fldChar w:fldCharType="begin"/>
      </w:r>
      <w:r w:rsidRPr="007A17F7">
        <w:rPr>
          <w:color w:val="000000"/>
          <w:sz w:val="21"/>
          <w:szCs w:val="21"/>
          <w:vertAlign w:val="superscript"/>
        </w:rPr>
        <w:instrText xml:space="preserve"> REF _Ref210900867 \r \h </w:instrText>
      </w:r>
      <w:r w:rsidR="007A17F7" w:rsidRPr="007A17F7">
        <w:rPr>
          <w:rFonts w:hint="eastAsia"/>
          <w:color w:val="000000"/>
          <w:sz w:val="21"/>
          <w:szCs w:val="21"/>
          <w:vertAlign w:val="superscript"/>
        </w:rPr>
        <w:instrText>\#"[0" </w:instrText>
      </w:r>
      <w:r w:rsidR="007A17F7" w:rsidRPr="007A17F7">
        <w:rPr>
          <w:color w:val="000000"/>
          <w:sz w:val="21"/>
          <w:szCs w:val="21"/>
          <w:vertAlign w:val="superscript"/>
        </w:rPr>
        <w:instrText xml:space="preserve"> \* MERGEFORMAT </w:instrText>
      </w:r>
      <w:r w:rsidRPr="007A17F7">
        <w:rPr>
          <w:color w:val="000000"/>
          <w:sz w:val="21"/>
          <w:szCs w:val="21"/>
          <w:vertAlign w:val="superscript"/>
        </w:rPr>
      </w:r>
      <w:r w:rsidRPr="007A17F7">
        <w:rPr>
          <w:color w:val="000000"/>
          <w:sz w:val="21"/>
          <w:szCs w:val="21"/>
          <w:vertAlign w:val="superscript"/>
        </w:rPr>
        <w:fldChar w:fldCharType="separate"/>
      </w:r>
      <w:r w:rsidR="007A17F7" w:rsidRPr="007A17F7">
        <w:rPr>
          <w:rFonts w:hint="eastAsia"/>
          <w:color w:val="000000"/>
          <w:sz w:val="21"/>
          <w:szCs w:val="21"/>
          <w:vertAlign w:val="superscript"/>
        </w:rPr>
        <w:t>[</w:t>
      </w:r>
      <w:r w:rsidR="007A17F7" w:rsidRPr="007A17F7">
        <w:rPr>
          <w:color w:val="000000"/>
          <w:sz w:val="21"/>
          <w:szCs w:val="21"/>
          <w:vertAlign w:val="superscript"/>
        </w:rPr>
        <w:t>15</w:t>
      </w:r>
      <w:r w:rsidRPr="007A17F7">
        <w:rPr>
          <w:color w:val="000000"/>
          <w:sz w:val="21"/>
          <w:szCs w:val="21"/>
          <w:vertAlign w:val="superscript"/>
        </w:rPr>
        <w:fldChar w:fldCharType="end"/>
      </w:r>
      <w:r w:rsidR="007A17F7" w:rsidRPr="007A17F7">
        <w:rPr>
          <w:color w:val="000000"/>
          <w:sz w:val="21"/>
          <w:szCs w:val="21"/>
          <w:vertAlign w:val="superscript"/>
        </w:rPr>
        <w:t>-</w:t>
      </w:r>
      <w:r w:rsidRPr="007A17F7">
        <w:rPr>
          <w:color w:val="000000"/>
          <w:sz w:val="21"/>
          <w:szCs w:val="21"/>
          <w:vertAlign w:val="superscript"/>
        </w:rPr>
        <w:fldChar w:fldCharType="begin"/>
      </w:r>
      <w:r w:rsidRPr="007A17F7">
        <w:rPr>
          <w:color w:val="000000"/>
          <w:sz w:val="21"/>
          <w:szCs w:val="21"/>
          <w:vertAlign w:val="superscript"/>
        </w:rPr>
        <w:instrText xml:space="preserve"> REF _Ref210901050 \r \h </w:instrText>
      </w:r>
      <w:r w:rsidR="007A17F7" w:rsidRPr="007A17F7">
        <w:rPr>
          <w:rFonts w:hint="eastAsia"/>
          <w:color w:val="000000"/>
          <w:sz w:val="21"/>
          <w:szCs w:val="21"/>
          <w:vertAlign w:val="superscript"/>
        </w:rPr>
        <w:instrText>\#"0]"</w:instrText>
      </w:r>
      <w:r w:rsidR="007A17F7" w:rsidRPr="007A17F7">
        <w:rPr>
          <w:color w:val="000000"/>
          <w:sz w:val="21"/>
          <w:szCs w:val="21"/>
          <w:vertAlign w:val="superscript"/>
        </w:rPr>
        <w:instrText xml:space="preserve"> \* MERGEFORMAT </w:instrText>
      </w:r>
      <w:r w:rsidRPr="007A17F7">
        <w:rPr>
          <w:color w:val="000000"/>
          <w:sz w:val="21"/>
          <w:szCs w:val="21"/>
          <w:vertAlign w:val="superscript"/>
        </w:rPr>
      </w:r>
      <w:r w:rsidRPr="007A17F7">
        <w:rPr>
          <w:color w:val="000000"/>
          <w:sz w:val="21"/>
          <w:szCs w:val="21"/>
          <w:vertAlign w:val="superscript"/>
        </w:rPr>
        <w:fldChar w:fldCharType="separate"/>
      </w:r>
      <w:r w:rsidR="007A17F7" w:rsidRPr="007A17F7">
        <w:rPr>
          <w:color w:val="000000"/>
          <w:sz w:val="21"/>
          <w:szCs w:val="21"/>
          <w:vertAlign w:val="superscript"/>
        </w:rPr>
        <w:t>17</w:t>
      </w:r>
      <w:r w:rsidR="007A17F7" w:rsidRPr="007A17F7">
        <w:rPr>
          <w:rFonts w:hint="eastAsia"/>
          <w:color w:val="000000"/>
          <w:sz w:val="21"/>
          <w:szCs w:val="21"/>
          <w:vertAlign w:val="superscript"/>
        </w:rPr>
        <w:t>]</w:t>
      </w:r>
      <w:r w:rsidRPr="007A17F7">
        <w:rPr>
          <w:color w:val="000000"/>
          <w:sz w:val="21"/>
          <w:szCs w:val="21"/>
          <w:vertAlign w:val="superscript"/>
        </w:rPr>
        <w:fldChar w:fldCharType="end"/>
      </w:r>
      <w:r w:rsidRPr="00265414">
        <w:rPr>
          <w:color w:val="000000"/>
          <w:sz w:val="21"/>
          <w:szCs w:val="21"/>
        </w:rPr>
        <w:t>。此类方法在小规模场景下能维持</w:t>
      </w:r>
      <w:r>
        <w:rPr>
          <w:rFonts w:hint="eastAsia"/>
          <w:color w:val="000000"/>
          <w:sz w:val="21"/>
          <w:szCs w:val="21"/>
        </w:rPr>
        <w:t>网络连通</w:t>
      </w:r>
      <w:r w:rsidRPr="00265414">
        <w:rPr>
          <w:color w:val="000000"/>
          <w:sz w:val="21"/>
          <w:szCs w:val="21"/>
        </w:rPr>
        <w:t>，但在大规模复杂环境中，</w:t>
      </w:r>
      <w:r w:rsidRPr="00265414">
        <w:rPr>
          <w:color w:val="000000"/>
          <w:sz w:val="21"/>
          <w:szCs w:val="21"/>
        </w:rPr>
        <w:lastRenderedPageBreak/>
        <w:t>邻居链路数量</w:t>
      </w:r>
      <w:r>
        <w:rPr>
          <w:rFonts w:hint="eastAsia"/>
          <w:color w:val="000000"/>
          <w:sz w:val="21"/>
          <w:szCs w:val="21"/>
        </w:rPr>
        <w:t>大幅</w:t>
      </w:r>
      <w:r w:rsidRPr="00265414">
        <w:rPr>
          <w:color w:val="000000"/>
          <w:sz w:val="21"/>
          <w:szCs w:val="21"/>
        </w:rPr>
        <w:t>增长，势场力叠加效应导致系统易出现震荡和</w:t>
      </w:r>
      <w:r>
        <w:rPr>
          <w:rFonts w:hint="eastAsia"/>
          <w:color w:val="000000"/>
          <w:sz w:val="21"/>
          <w:szCs w:val="21"/>
        </w:rPr>
        <w:t>死锁等情况，规划效率和通信保持效果下降。</w:t>
      </w:r>
      <w:r w:rsidRPr="00265414">
        <w:rPr>
          <w:color w:val="000000"/>
          <w:sz w:val="21"/>
          <w:szCs w:val="21"/>
        </w:rPr>
        <w:t>相比之下，本文提出的</w:t>
      </w:r>
      <w:r w:rsidRPr="00265414">
        <w:rPr>
          <w:color w:val="000000"/>
          <w:sz w:val="21"/>
          <w:szCs w:val="21"/>
        </w:rPr>
        <w:t>MS</w:t>
      </w:r>
      <w:r>
        <w:rPr>
          <w:color w:val="000000"/>
          <w:sz w:val="21"/>
          <w:szCs w:val="21"/>
        </w:rPr>
        <w:t>T-APF</w:t>
      </w:r>
      <w:r w:rsidRPr="00265414">
        <w:rPr>
          <w:color w:val="000000"/>
          <w:sz w:val="21"/>
          <w:szCs w:val="21"/>
        </w:rPr>
        <w:t>通信保持机制通过维护</w:t>
      </w:r>
      <w:r w:rsidRPr="00265414">
        <w:rPr>
          <w:b/>
          <w:bCs/>
          <w:color w:val="000000"/>
          <w:sz w:val="21"/>
          <w:szCs w:val="21"/>
        </w:rPr>
        <w:t>主干通信网络</w:t>
      </w:r>
      <w:r w:rsidRPr="00265414">
        <w:rPr>
          <w:color w:val="000000"/>
          <w:sz w:val="21"/>
          <w:szCs w:val="21"/>
        </w:rPr>
        <w:t>，实现了通信链路的最小化与力场的</w:t>
      </w:r>
      <w:r>
        <w:rPr>
          <w:rFonts w:hint="eastAsia"/>
          <w:color w:val="000000"/>
          <w:sz w:val="21"/>
          <w:szCs w:val="21"/>
        </w:rPr>
        <w:t>简</w:t>
      </w:r>
      <w:r w:rsidRPr="00265414">
        <w:rPr>
          <w:color w:val="000000"/>
          <w:sz w:val="21"/>
          <w:szCs w:val="21"/>
        </w:rPr>
        <w:t>化，从而显著降低了势场叠加带来的复杂度，提高了通信保持</w:t>
      </w:r>
      <w:r>
        <w:rPr>
          <w:rFonts w:hint="eastAsia"/>
          <w:color w:val="000000"/>
          <w:sz w:val="21"/>
          <w:szCs w:val="21"/>
        </w:rPr>
        <w:t>效果的</w:t>
      </w:r>
      <w:r w:rsidRPr="00265414">
        <w:rPr>
          <w:color w:val="000000"/>
          <w:sz w:val="21"/>
          <w:szCs w:val="21"/>
        </w:rPr>
        <w:t>稳定性。该机制在每个时间步中根据当前</w:t>
      </w:r>
      <w:r>
        <w:rPr>
          <w:rFonts w:hint="eastAsia"/>
          <w:color w:val="000000"/>
          <w:sz w:val="21"/>
          <w:szCs w:val="21"/>
        </w:rPr>
        <w:t>链路的</w:t>
      </w:r>
      <w:r w:rsidRPr="00265414">
        <w:rPr>
          <w:color w:val="000000"/>
          <w:sz w:val="21"/>
          <w:szCs w:val="21"/>
        </w:rPr>
        <w:t>SINR</w:t>
      </w:r>
      <w:r w:rsidRPr="00265414">
        <w:rPr>
          <w:color w:val="000000"/>
          <w:sz w:val="21"/>
          <w:szCs w:val="21"/>
        </w:rPr>
        <w:t>动态更新最小生成树，仅保留维持网络连通性的关键链路</w:t>
      </w:r>
      <w:r w:rsidR="00F91172">
        <w:rPr>
          <w:rFonts w:hint="eastAsia"/>
          <w:color w:val="000000"/>
          <w:sz w:val="21"/>
          <w:szCs w:val="21"/>
        </w:rPr>
        <w:t>，然后根据链路质量实现对应通信保持引力的计算</w:t>
      </w:r>
      <w:r w:rsidRPr="00265414">
        <w:rPr>
          <w:color w:val="000000"/>
          <w:sz w:val="21"/>
          <w:szCs w:val="21"/>
        </w:rPr>
        <w:t>。</w:t>
      </w:r>
      <w:commentRangeEnd w:id="265"/>
      <w:r w:rsidR="00663984">
        <w:rPr>
          <w:rStyle w:val="ac"/>
        </w:rPr>
        <w:commentReference w:id="265"/>
      </w:r>
    </w:p>
    <w:p w14:paraId="0D164EC2" w14:textId="0CDBBE6C" w:rsidR="000F4F18" w:rsidRPr="00A9585A" w:rsidRDefault="000F4F18" w:rsidP="000F4F18">
      <w:pPr>
        <w:spacing w:line="360" w:lineRule="auto"/>
        <w:ind w:firstLineChars="196" w:firstLine="412"/>
        <w:rPr>
          <w:color w:val="000000"/>
          <w:sz w:val="21"/>
          <w:szCs w:val="21"/>
        </w:rPr>
      </w:pPr>
      <w:r w:rsidRPr="00A9585A">
        <w:rPr>
          <w:color w:val="000000"/>
          <w:sz w:val="21"/>
          <w:szCs w:val="21"/>
        </w:rPr>
        <w:t>在该模型中，每个无人机</w:t>
      </w:r>
      <w:r w:rsidRPr="00A9585A">
        <w:rPr>
          <w:color w:val="000000"/>
          <w:sz w:val="21"/>
          <w:szCs w:val="21"/>
        </w:rPr>
        <w:t xml:space="preserve"> </w:t>
      </w:r>
      <m:oMath>
        <m:r>
          <w:rPr>
            <w:rFonts w:ascii="Cambria Math" w:hAnsi="Cambria Math"/>
            <w:color w:val="000000"/>
            <w:sz w:val="21"/>
            <w:szCs w:val="21"/>
          </w:rPr>
          <m:t>i</m:t>
        </m:r>
        <m:r>
          <m:rPr>
            <m:sty m:val="p"/>
          </m:rPr>
          <w:rPr>
            <w:rFonts w:ascii="Cambria Math" w:hAnsi="Cambria Math"/>
            <w:color w:val="000000"/>
            <w:sz w:val="21"/>
            <w:szCs w:val="21"/>
          </w:rPr>
          <m:t xml:space="preserve"> </m:t>
        </m:r>
      </m:oMath>
      <w:r w:rsidR="0042304C" w:rsidRPr="00A9585A">
        <w:rPr>
          <w:rFonts w:hint="eastAsia"/>
          <w:color w:val="000000"/>
          <w:sz w:val="21"/>
          <w:szCs w:val="21"/>
        </w:rPr>
        <w:t xml:space="preserve"> </w:t>
      </w:r>
      <w:r w:rsidRPr="00A9585A">
        <w:rPr>
          <w:color w:val="000000"/>
          <w:sz w:val="21"/>
          <w:szCs w:val="21"/>
        </w:rPr>
        <w:t>在时刻</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的总作用力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被分解为三个功能互补的势场分量：目标导向吸引力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r w:rsidR="0042304C" w:rsidRPr="00A9585A">
        <w:rPr>
          <w:rFonts w:hint="eastAsia"/>
          <w:color w:val="000000"/>
          <w:sz w:val="21"/>
          <w:szCs w:val="21"/>
        </w:rPr>
        <w:t>碰撞避免</w:t>
      </w:r>
      <w:r w:rsidRPr="00A9585A">
        <w:rPr>
          <w:color w:val="000000"/>
          <w:sz w:val="21"/>
          <w:szCs w:val="21"/>
        </w:rPr>
        <w:t>斥力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与基于最小生成树（</w:t>
      </w:r>
      <w:r w:rsidRPr="00A9585A">
        <w:rPr>
          <w:color w:val="000000"/>
          <w:sz w:val="21"/>
          <w:szCs w:val="21"/>
        </w:rPr>
        <w:t>MST</w:t>
      </w:r>
      <w:r w:rsidRPr="00A9585A">
        <w:rPr>
          <w:color w:val="000000"/>
          <w:sz w:val="21"/>
          <w:szCs w:val="21"/>
        </w:rPr>
        <w:t>）的</w:t>
      </w:r>
      <w:r w:rsidRPr="00A9585A">
        <w:rPr>
          <w:rFonts w:hint="eastAsia"/>
          <w:color w:val="000000"/>
          <w:sz w:val="21"/>
          <w:szCs w:val="21"/>
        </w:rPr>
        <w:t>连通</w:t>
      </w:r>
      <w:r w:rsidR="0042304C" w:rsidRPr="00A9585A">
        <w:rPr>
          <w:rFonts w:hint="eastAsia"/>
          <w:color w:val="000000"/>
          <w:sz w:val="21"/>
          <w:szCs w:val="21"/>
        </w:rPr>
        <w:t>保持</w:t>
      </w:r>
      <w:r w:rsidRPr="00A9585A">
        <w:rPr>
          <w:color w:val="000000"/>
          <w:sz w:val="21"/>
          <w:szCs w:val="21"/>
        </w:rPr>
        <w:t>力</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w:t>
      </w:r>
      <w:moveToRangeStart w:id="266" w:author="Lianghui Ding" w:date="2025-11-09T14:29:00Z" w:name="move213590991"/>
      <w:moveTo w:id="267" w:author="Lianghui Ding" w:date="2025-11-09T14:29:00Z">
        <w:del w:id="268" w:author="Lianghui Ding" w:date="2025-11-09T14:29:00Z">
          <w:r w:rsidR="00146CCD" w:rsidRPr="00A9585A" w:rsidDel="00146CCD">
            <w:rPr>
              <w:color w:val="000000"/>
              <w:sz w:val="21"/>
              <w:szCs w:val="21"/>
            </w:rPr>
            <w:delText>其中，</w:delText>
          </w:r>
        </w:del>
        <m:oMath>
          <m:sSub>
            <m:sSubPr>
              <m:ctrlPr>
                <w:del w:id="269" w:author="Lianghui Ding" w:date="2025-11-09T14:29:00Z">
                  <w:rPr>
                    <w:rFonts w:ascii="Cambria Math" w:hAnsi="Cambria Math"/>
                    <w:color w:val="000000"/>
                    <w:sz w:val="21"/>
                    <w:szCs w:val="21"/>
                  </w:rPr>
                </w:del>
              </m:ctrlPr>
            </m:sSubPr>
            <m:e>
              <m:r>
                <w:del w:id="270" w:author="Lianghui Ding" w:date="2025-11-09T14:29:00Z">
                  <w:rPr>
                    <w:rFonts w:ascii="Cambria Math" w:hAnsi="Cambria Math"/>
                    <w:color w:val="000000"/>
                    <w:sz w:val="21"/>
                    <w:szCs w:val="21"/>
                  </w:rPr>
                  <m:t>F</m:t>
                </w:del>
              </m:r>
            </m:e>
            <m:sub>
              <m:r>
                <w:del w:id="271" w:author="Lianghui Ding" w:date="2025-11-09T14:29:00Z">
                  <w:rPr>
                    <w:rFonts w:ascii="Cambria Math" w:hAnsi="Cambria Math"/>
                    <w:color w:val="000000"/>
                    <w:sz w:val="21"/>
                    <w:szCs w:val="21"/>
                  </w:rPr>
                  <m:t>i</m:t>
                </w:del>
              </m:r>
            </m:sub>
          </m:sSub>
          <m:d>
            <m:dPr>
              <m:ctrlPr>
                <w:del w:id="272" w:author="Lianghui Ding" w:date="2025-11-09T14:29:00Z">
                  <w:rPr>
                    <w:rFonts w:ascii="Cambria Math" w:hAnsi="Cambria Math"/>
                    <w:color w:val="000000"/>
                    <w:sz w:val="21"/>
                    <w:szCs w:val="21"/>
                  </w:rPr>
                </w:del>
              </m:ctrlPr>
            </m:dPr>
            <m:e>
              <m:r>
                <w:del w:id="273" w:author="Lianghui Ding" w:date="2025-11-09T14:29:00Z">
                  <w:rPr>
                    <w:rFonts w:ascii="Cambria Math" w:hAnsi="Cambria Math"/>
                    <w:color w:val="000000"/>
                    <w:sz w:val="21"/>
                    <w:szCs w:val="21"/>
                  </w:rPr>
                  <m:t>t</m:t>
                </w:del>
              </m:r>
            </m:e>
          </m:d>
          <m:r>
            <w:del w:id="274" w:author="Lianghui Ding" w:date="2025-11-09T14:29:00Z">
              <m:rPr>
                <m:sty m:val="p"/>
              </m:rPr>
              <w:rPr>
                <w:rFonts w:ascii="Cambria Math" w:hAnsi="Cambria Math" w:hint="eastAsia"/>
                <w:color w:val="000000"/>
                <w:sz w:val="21"/>
                <w:szCs w:val="21"/>
              </w:rPr>
              <m:t>∈</m:t>
            </w:del>
          </m:r>
          <m:sSup>
            <m:sSupPr>
              <m:ctrlPr>
                <w:del w:id="275" w:author="Lianghui Ding" w:date="2025-11-09T14:29:00Z">
                  <w:rPr>
                    <w:rFonts w:ascii="Cambria Math" w:hAnsi="Cambria Math"/>
                    <w:color w:val="000000"/>
                    <w:sz w:val="21"/>
                    <w:szCs w:val="21"/>
                  </w:rPr>
                </w:del>
              </m:ctrlPr>
            </m:sSupPr>
            <m:e>
              <m:r>
                <w:del w:id="276" w:author="Lianghui Ding" w:date="2025-11-09T14:29:00Z">
                  <w:rPr>
                    <w:rFonts w:ascii="Cambria Math" w:hAnsi="Cambria Math"/>
                    <w:color w:val="000000"/>
                    <w:sz w:val="21"/>
                    <w:szCs w:val="21"/>
                  </w:rPr>
                  <m:t>R</m:t>
                </w:del>
              </m:r>
            </m:e>
            <m:sup>
              <m:r>
                <w:del w:id="277" w:author="Lianghui Ding" w:date="2025-11-09T14:29:00Z">
                  <m:rPr>
                    <m:scr m:val="double-struck"/>
                    <m:sty m:val="p"/>
                  </m:rPr>
                  <w:rPr>
                    <w:rFonts w:ascii="Cambria Math" w:hAnsi="Cambria Math"/>
                    <w:color w:val="000000"/>
                    <w:sz w:val="21"/>
                    <w:szCs w:val="21"/>
                  </w:rPr>
                  <m:t>2</m:t>
                </w:del>
              </m:r>
            </m:sup>
          </m:sSup>
        </m:oMath>
        <w:moveTo w:id="278" w:author="Lianghui Ding" w:date="2025-11-09T14:29:00Z">
          <w:del w:id="279" w:author="Lianghui Ding" w:date="2025-11-09T14:29:00Z">
            <w:r w:rsidR="00146CCD" w:rsidRPr="00A9585A" w:rsidDel="00146CCD">
              <w:rPr>
                <w:color w:val="000000"/>
                <w:sz w:val="21"/>
                <w:szCs w:val="21"/>
              </w:rPr>
              <w:delText xml:space="preserve"> </w:delText>
            </w:r>
            <w:r w:rsidR="00146CCD" w:rsidRPr="00A9585A" w:rsidDel="00146CCD">
              <w:rPr>
                <w:color w:val="000000"/>
                <w:sz w:val="21"/>
                <w:szCs w:val="21"/>
              </w:rPr>
              <w:delText>为</w:delText>
            </w:r>
          </w:del>
          <w:r w:rsidR="00146CCD" w:rsidRPr="00A9585A">
            <w:rPr>
              <w:color w:val="000000"/>
              <w:sz w:val="21"/>
              <w:szCs w:val="21"/>
            </w:rPr>
            <w:t>第</w:t>
          </w:r>
          <w:r w:rsidR="00146CCD" w:rsidRPr="00A9585A">
            <w:rPr>
              <w:color w:val="000000"/>
              <w:sz w:val="21"/>
              <w:szCs w:val="21"/>
            </w:rPr>
            <w:t xml:space="preserve"> </w:t>
          </w:r>
          <m:oMath>
            <m:r>
              <w:rPr>
                <w:rFonts w:ascii="Cambria Math" w:hAnsi="Cambria Math"/>
                <w:color w:val="000000"/>
                <w:sz w:val="21"/>
                <w:szCs w:val="21"/>
              </w:rPr>
              <m:t>i</m:t>
            </m:r>
          </m:oMath>
          <w:moveTo w:id="280" w:author="Lianghui Ding" w:date="2025-11-09T14:29:00Z">
            <w:r w:rsidR="00146CCD" w:rsidRPr="00A9585A">
              <w:rPr>
                <w:color w:val="000000"/>
                <w:sz w:val="21"/>
                <w:szCs w:val="21"/>
              </w:rPr>
              <w:t xml:space="preserve"> </w:t>
            </w:r>
            <w:r w:rsidR="00146CCD" w:rsidRPr="00A9585A">
              <w:rPr>
                <w:color w:val="000000"/>
                <w:sz w:val="21"/>
                <w:szCs w:val="21"/>
              </w:rPr>
              <w:t>个无人机在</w:t>
            </w:r>
            <w:r w:rsidR="00146CCD">
              <w:rPr>
                <w:rFonts w:hint="eastAsia"/>
                <w:color w:val="000000"/>
                <w:sz w:val="21"/>
                <w:szCs w:val="21"/>
              </w:rPr>
              <w:t>二</w:t>
            </w:r>
            <w:r w:rsidR="00146CCD" w:rsidRPr="00A9585A">
              <w:rPr>
                <w:color w:val="000000"/>
                <w:sz w:val="21"/>
                <w:szCs w:val="21"/>
              </w:rPr>
              <w:t>维空间中受到的总合力向量</w:t>
            </w:r>
          </w:moveTo>
          <w:moveToRangeEnd w:id="266"/>
          <w:del w:id="281" w:author="Lianghui Ding" w:date="2025-11-09T14:29:00Z">
            <w:r w:rsidRPr="00A9585A" w:rsidDel="00146CCD">
              <w:rPr>
                <w:rFonts w:hint="eastAsia"/>
                <w:color w:val="000000"/>
                <w:sz w:val="21"/>
                <w:szCs w:val="21"/>
              </w:rPr>
              <w:delText>三者通过权重系数进行调节构成总合力</w:delText>
            </w:r>
          </w:del>
          <w:ins w:id="282" w:author="Lianghui Ding" w:date="2025-11-09T14:29:00Z">
            <w:r w:rsidR="00146CCD">
              <w:rPr>
                <w:rFonts w:hint="eastAsia"/>
                <w:color w:val="000000"/>
                <w:sz w:val="21"/>
                <w:szCs w:val="21"/>
              </w:rPr>
              <w:t>为</w:t>
            </w:r>
          </w:ins>
          <w:del w:id="283" w:author="Lianghui Ding" w:date="2025-11-09T14:29:00Z">
            <w:r w:rsidRPr="00A9585A" w:rsidDel="00146CCD">
              <w:rPr>
                <w:color w:val="000000"/>
                <w:sz w:val="21"/>
                <w:szCs w:val="21"/>
              </w:rPr>
              <w:delText>：</w:delText>
            </w:r>
          </w:del>
        </w:moveTo>
      </w:moveTo>
    </w:p>
    <w:p w14:paraId="2BD8264B" w14:textId="0E6EFCB2"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m:t>
              </m:r>
              <m:r>
                <w:rPr>
                  <w:rFonts w:ascii="Cambria Math" w:hAnsi="Cambria Math"/>
                  <w:color w:val="000000"/>
                  <w:sz w:val="21"/>
                  <w:szCs w:val="21"/>
                </w:rPr>
                <m:t>α</m:t>
              </m:r>
              <m:r>
                <m:rPr>
                  <m:sty m:val="p"/>
                </m:rPr>
                <w:rPr>
                  <w:rFonts w:ascii="Cambria Math" w:hAnsi="Cambria Math"/>
                  <w:color w:val="000000"/>
                  <w:sz w:val="21"/>
                  <w:szCs w:val="21"/>
                </w:rPr>
                <m:t> </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+β</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 η</m:t>
              </m:r>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9</m:t>
                  </m:r>
                </m:e>
              </m:d>
            </m:e>
          </m:eqArr>
        </m:oMath>
      </m:oMathPara>
    </w:p>
    <w:p w14:paraId="1E41DF78" w14:textId="68D49A4E" w:rsidR="000F4F18" w:rsidRDefault="000F4F18" w:rsidP="000F4F18">
      <w:pPr>
        <w:spacing w:line="360" w:lineRule="auto"/>
        <w:ind w:firstLineChars="196" w:firstLine="412"/>
        <w:rPr>
          <w:ins w:id="284" w:author="Lianghui Ding" w:date="2025-11-09T14:40:00Z"/>
          <w:color w:val="000000"/>
          <w:sz w:val="21"/>
          <w:szCs w:val="21"/>
        </w:rPr>
      </w:pPr>
      <w:moveFromRangeStart w:id="285" w:author="Lianghui Ding" w:date="2025-11-09T14:29:00Z" w:name="move213590991"/>
      <w:commentRangeStart w:id="286"/>
      <w:moveFrom w:id="287" w:author="Lianghui Ding" w:date="2025-11-09T14:29:00Z">
        <w:r w:rsidRPr="00A9585A" w:rsidDel="00146CCD">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moveFrom w:id="288" w:author="Lianghui Ding" w:date="2025-11-09T14:29:00Z">
          <w:r w:rsidRPr="00A9585A" w:rsidDel="00146CCD">
            <w:rPr>
              <w:color w:val="000000"/>
              <w:sz w:val="21"/>
              <w:szCs w:val="21"/>
            </w:rPr>
            <w:t xml:space="preserve"> </w:t>
          </w:r>
          <w:r w:rsidRPr="00A9585A" w:rsidDel="00146CCD">
            <w:rPr>
              <w:color w:val="000000"/>
              <w:sz w:val="21"/>
              <w:szCs w:val="21"/>
            </w:rPr>
            <w:t>为第</w:t>
          </w:r>
          <w:r w:rsidRPr="00A9585A" w:rsidDel="00146CCD">
            <w:rPr>
              <w:color w:val="000000"/>
              <w:sz w:val="21"/>
              <w:szCs w:val="21"/>
            </w:rPr>
            <w:t xml:space="preserve"> </w:t>
          </w:r>
          <m:oMath>
            <m:r>
              <w:rPr>
                <w:rFonts w:ascii="Cambria Math" w:hAnsi="Cambria Math"/>
                <w:color w:val="000000"/>
                <w:sz w:val="21"/>
                <w:szCs w:val="21"/>
              </w:rPr>
              <m:t>i</m:t>
            </m:r>
          </m:oMath>
          <w:moveFrom w:id="289" w:author="Lianghui Ding" w:date="2025-11-09T14:29:00Z">
            <w:r w:rsidRPr="00A9585A" w:rsidDel="00146CCD">
              <w:rPr>
                <w:color w:val="000000"/>
                <w:sz w:val="21"/>
                <w:szCs w:val="21"/>
              </w:rPr>
              <w:t xml:space="preserve"> </w:t>
            </w:r>
            <w:r w:rsidRPr="00A9585A" w:rsidDel="00146CCD">
              <w:rPr>
                <w:color w:val="000000"/>
                <w:sz w:val="21"/>
                <w:szCs w:val="21"/>
              </w:rPr>
              <w:t>个无人机在</w:t>
            </w:r>
            <w:r w:rsidR="00C63DF8" w:rsidDel="00146CCD">
              <w:rPr>
                <w:rFonts w:hint="eastAsia"/>
                <w:color w:val="000000"/>
                <w:sz w:val="21"/>
                <w:szCs w:val="21"/>
              </w:rPr>
              <w:t>二</w:t>
            </w:r>
            <w:r w:rsidRPr="00A9585A" w:rsidDel="00146CCD">
              <w:rPr>
                <w:color w:val="000000"/>
                <w:sz w:val="21"/>
                <w:szCs w:val="21"/>
              </w:rPr>
              <w:t>维空间中受到的总合力向量</w:t>
            </w:r>
          </w:moveFrom>
          <w:moveFromRangeEnd w:id="285"/>
          <w:del w:id="290" w:author="Lianghui Ding" w:date="2025-11-09T14:29:00Z">
            <w:r w:rsidRPr="00A9585A" w:rsidDel="00146CCD">
              <w:rPr>
                <w:color w:val="000000"/>
                <w:sz w:val="21"/>
                <w:szCs w:val="21"/>
              </w:rPr>
              <w:delText>；</w:delText>
            </w:r>
          </w:del>
          <w:ins w:id="291" w:author="Lianghui Ding" w:date="2025-11-09T14:29:00Z">
            <w:r w:rsidR="00146CCD">
              <w:rPr>
                <w:rFonts w:hint="eastAsia"/>
                <w:color w:val="000000"/>
                <w:sz w:val="21"/>
                <w:szCs w:val="21"/>
              </w:rPr>
              <w:t>其中，</w:t>
            </w:r>
          </w:ins>
          <m:oMath>
            <m:r>
              <m:rPr>
                <m:sty m:val="p"/>
              </m:rPr>
              <w:rPr>
                <w:rFonts w:ascii="Cambria Math" w:hAnsi="Cambria Math"/>
                <w:color w:val="000000"/>
                <w:sz w:val="21"/>
                <w:szCs w:val="21"/>
              </w:rPr>
              <m:t>α,β,η</m:t>
            </m:r>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ty m:val="p"/>
                  </m:rPr>
                  <w:rPr>
                    <w:rFonts w:ascii="Cambria Math" w:hAnsi="Cambria Math"/>
                    <w:color w:val="000000"/>
                    <w:sz w:val="21"/>
                    <w:szCs w:val="21"/>
                  </w:rPr>
                  <m:t>+</m:t>
                </m:r>
              </m:sup>
            </m:sSup>
          </m:oMath>
          <w:r w:rsidRPr="00A9585A">
            <w:rPr>
              <w:color w:val="000000"/>
              <w:sz w:val="21"/>
              <w:szCs w:val="21"/>
            </w:rPr>
            <w:t xml:space="preserve"> </w:t>
          </w:r>
          <w:commentRangeEnd w:id="286"/>
          <w:r w:rsidR="00BF3230">
            <w:rPr>
              <w:rStyle w:val="ac"/>
            </w:rPr>
            <w:commentReference w:id="286"/>
          </w:r>
          <w:r w:rsidRPr="00A9585A">
            <w:rPr>
              <w:color w:val="000000"/>
              <w:sz w:val="21"/>
              <w:szCs w:val="21"/>
            </w:rPr>
            <w:t>为吸引力、斥力与凝聚力分量的正权重系数，用以反映不同</w:t>
          </w:r>
          <w:r w:rsidRPr="00A9585A">
            <w:rPr>
              <w:rFonts w:hint="eastAsia"/>
              <w:color w:val="000000"/>
              <w:sz w:val="21"/>
              <w:szCs w:val="21"/>
            </w:rPr>
            <w:t>任务场景</w:t>
          </w:r>
          <w:r w:rsidRPr="00A9585A">
            <w:rPr>
              <w:color w:val="000000"/>
              <w:sz w:val="21"/>
              <w:szCs w:val="21"/>
            </w:rPr>
            <w:t>下各分量在总合力中的相对重要性。</w:t>
          </w:r>
        </w:moveFrom>
      </w:moveFrom>
    </w:p>
    <w:p w14:paraId="3F308970" w14:textId="40F534B6" w:rsidR="00AF67C3" w:rsidRPr="00A9585A" w:rsidRDefault="00AF67C3" w:rsidP="000F4F18">
      <w:pPr>
        <w:spacing w:line="360" w:lineRule="auto"/>
        <w:ind w:firstLineChars="196" w:firstLine="412"/>
        <w:rPr>
          <w:rFonts w:hint="eastAsia"/>
          <w:color w:val="000000"/>
          <w:sz w:val="21"/>
          <w:szCs w:val="21"/>
        </w:rPr>
      </w:pPr>
      <w:bookmarkStart w:id="292" w:name="OLE_LINK9"/>
      <w:ins w:id="293" w:author="Lianghui Ding" w:date="2025-11-09T14:40:00Z">
        <w:r>
          <w:rPr>
            <w:rFonts w:hint="eastAsia"/>
            <w:color w:val="000000"/>
            <w:sz w:val="21"/>
            <w:szCs w:val="21"/>
          </w:rPr>
          <w:t>3</w:t>
        </w:r>
        <w:r>
          <w:rPr>
            <w:color w:val="000000"/>
            <w:sz w:val="21"/>
            <w:szCs w:val="21"/>
          </w:rPr>
          <w:t xml:space="preserve">.3.1 </w:t>
        </w:r>
        <w:r>
          <w:rPr>
            <w:rFonts w:hint="eastAsia"/>
            <w:color w:val="000000"/>
            <w:sz w:val="21"/>
            <w:szCs w:val="21"/>
          </w:rPr>
          <w:t>目标导向引力</w:t>
        </w:r>
      </w:ins>
    </w:p>
    <w:bookmarkEnd w:id="292"/>
    <w:p w14:paraId="6026B85D" w14:textId="352466AB" w:rsidR="000F4F18" w:rsidRPr="00A9585A" w:rsidRDefault="000F4F18" w:rsidP="000F4F18">
      <w:pPr>
        <w:spacing w:line="360" w:lineRule="auto"/>
        <w:ind w:firstLineChars="196" w:firstLine="412"/>
        <w:rPr>
          <w:color w:val="000000"/>
          <w:sz w:val="21"/>
          <w:szCs w:val="21"/>
        </w:rPr>
      </w:pPr>
      <w:del w:id="294" w:author="Lianghui Ding" w:date="2025-11-09T14:31:00Z">
        <w:r w:rsidRPr="00A9585A" w:rsidDel="000B5FF9">
          <w:rPr>
            <w:color w:val="000000"/>
            <w:sz w:val="21"/>
            <w:szCs w:val="21"/>
          </w:rPr>
          <w:delText>首先，</w:delText>
        </w:r>
      </w:del>
      <w:r w:rsidRPr="00A9585A">
        <w:rPr>
          <w:color w:val="000000"/>
          <w:sz w:val="21"/>
          <w:szCs w:val="21"/>
        </w:rPr>
        <w:t>目标导向吸引力分量</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提供无人机全局运动趋势的驱动力，其作用是将</w:t>
      </w:r>
      <w:r w:rsidR="0042304C" w:rsidRPr="00A9585A">
        <w:rPr>
          <w:rFonts w:hint="eastAsia"/>
          <w:color w:val="000000"/>
          <w:sz w:val="21"/>
          <w:szCs w:val="21"/>
        </w:rPr>
        <w:t>簇内的无人机</w:t>
      </w:r>
      <w:r w:rsidRPr="00A9585A">
        <w:rPr>
          <w:color w:val="000000"/>
          <w:sz w:val="21"/>
          <w:szCs w:val="21"/>
        </w:rPr>
        <w:t>引导至</w:t>
      </w:r>
      <w:r w:rsidR="0042304C" w:rsidRPr="00A9585A">
        <w:rPr>
          <w:rFonts w:hint="eastAsia"/>
          <w:color w:val="000000"/>
          <w:sz w:val="21"/>
          <w:szCs w:val="21"/>
        </w:rPr>
        <w:t>全局</w:t>
      </w:r>
      <w:r w:rsidRPr="00A9585A">
        <w:rPr>
          <w:color w:val="000000"/>
          <w:sz w:val="21"/>
          <w:szCs w:val="21"/>
        </w:rPr>
        <w:t xml:space="preserve"> RRT* </w:t>
      </w:r>
      <w:r w:rsidRPr="00A9585A">
        <w:rPr>
          <w:color w:val="000000"/>
          <w:sz w:val="21"/>
          <w:szCs w:val="21"/>
        </w:rPr>
        <w:t>所规划的下一目标点</w:t>
      </w:r>
      <w:r w:rsidR="0042304C" w:rsidRPr="00A9585A">
        <w:rPr>
          <w:rFonts w:hint="eastAsia"/>
          <w:color w:val="000000"/>
          <w:sz w:val="21"/>
          <w:szCs w:val="21"/>
        </w:rPr>
        <w:t>范围内</w:t>
      </w:r>
      <w:r w:rsidRPr="00A9585A">
        <w:rPr>
          <w:color w:val="000000"/>
          <w:sz w:val="21"/>
          <w:szCs w:val="21"/>
        </w:rPr>
        <w:t>。该分量由当前位置与目标点的向量差定义：</w:t>
      </w:r>
    </w:p>
    <w:p w14:paraId="487BA359" w14:textId="32EE2308"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att</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10</m:t>
                  </m:r>
                </m:e>
              </m:d>
            </m:e>
          </m:eqArr>
        </m:oMath>
      </m:oMathPara>
    </w:p>
    <w:p w14:paraId="4A3665D2" w14:textId="351D9568" w:rsidR="000F4F18" w:rsidRDefault="000F4F18" w:rsidP="000F4F18">
      <w:pPr>
        <w:spacing w:line="360" w:lineRule="auto"/>
        <w:ind w:firstLineChars="196" w:firstLine="412"/>
        <w:rPr>
          <w:ins w:id="295" w:author="Lianghui Ding" w:date="2025-11-09T14:40:00Z"/>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sub>
        </m:sSub>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x</m:t>
                    </m:r>
                  </m:sub>
                </m:sSub>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y</m:t>
                    </m:r>
                  </m:sub>
                </m:sSub>
              </m:e>
            </m:d>
          </m:e>
          <m:sup>
            <m:r>
              <w:rPr>
                <w:rFonts w:ascii="Cambria Math" w:hAnsi="Cambria Math"/>
                <w:color w:val="000000"/>
                <w:sz w:val="21"/>
                <w:szCs w:val="21"/>
              </w:rPr>
              <m:t>T</m:t>
            </m:r>
          </m:sup>
        </m:sSup>
        <m:r>
          <m:rPr>
            <m:sty m:val="p"/>
          </m:rPr>
          <w:rPr>
            <w:rFonts w:ascii="Cambria Math" w:hAnsi="Cambria Math" w:hint="eastAsia"/>
            <w:color w:val="000000"/>
            <w:sz w:val="21"/>
            <w:szCs w:val="21"/>
          </w:rPr>
          <m:t>∈</m:t>
        </m:r>
        <m:sSup>
          <m:sSupPr>
            <m:ctrlPr>
              <w:rPr>
                <w:rFonts w:ascii="Cambria Math" w:hAnsi="Cambria Math"/>
                <w:color w:val="000000"/>
                <w:sz w:val="21"/>
                <w:szCs w:val="21"/>
              </w:rPr>
            </m:ctrlPr>
          </m:sSupPr>
          <m:e>
            <m:r>
              <w:rPr>
                <w:rFonts w:ascii="Cambria Math" w:hAnsi="Cambria Math"/>
                <w:color w:val="000000"/>
                <w:sz w:val="21"/>
                <w:szCs w:val="21"/>
              </w:rPr>
              <m:t>R</m:t>
            </m:r>
          </m:e>
          <m:sup>
            <m:r>
              <m:rPr>
                <m:scr m:val="double-struck"/>
                <m:sty m:val="p"/>
              </m:rPr>
              <w:rPr>
                <w:rFonts w:ascii="Cambria Math" w:hAnsi="Cambria Math"/>
                <w:color w:val="000000"/>
                <w:sz w:val="21"/>
                <w:szCs w:val="21"/>
              </w:rPr>
              <m:t>2</m:t>
            </m:r>
          </m:sup>
        </m:sSup>
      </m:oMath>
      <w:r w:rsidRPr="00A9585A">
        <w:rPr>
          <w:color w:val="000000"/>
          <w:sz w:val="21"/>
          <w:szCs w:val="21"/>
        </w:rPr>
        <w:t xml:space="preserve"> </w:t>
      </w:r>
      <w:r w:rsidRPr="00A9585A">
        <w:rPr>
          <w:color w:val="000000"/>
          <w:sz w:val="21"/>
          <w:szCs w:val="21"/>
        </w:rPr>
        <w:t>表示由</w:t>
      </w:r>
      <w:r w:rsidR="0042304C" w:rsidRPr="00A9585A">
        <w:rPr>
          <w:rFonts w:hint="eastAsia"/>
          <w:color w:val="000000"/>
          <w:sz w:val="21"/>
          <w:szCs w:val="21"/>
        </w:rPr>
        <w:t>全局</w:t>
      </w:r>
      <w:r w:rsidRPr="00A9585A">
        <w:rPr>
          <w:color w:val="000000"/>
          <w:sz w:val="21"/>
          <w:szCs w:val="21"/>
        </w:rPr>
        <w:t xml:space="preserve">RRT* </w:t>
      </w:r>
      <w:r w:rsidRPr="00A9585A">
        <w:rPr>
          <w:color w:val="000000"/>
          <w:sz w:val="21"/>
          <w:szCs w:val="21"/>
        </w:rPr>
        <w:t>规划得到的</w:t>
      </w:r>
      <w:r w:rsidR="0042304C" w:rsidRPr="00A9585A">
        <w:rPr>
          <w:rFonts w:hint="eastAsia"/>
          <w:color w:val="000000"/>
          <w:sz w:val="21"/>
          <w:szCs w:val="21"/>
        </w:rPr>
        <w:t>该无人机所在簇的下一</w:t>
      </w:r>
      <w:r w:rsidRPr="00A9585A">
        <w:rPr>
          <w:color w:val="000000"/>
          <w:sz w:val="21"/>
          <w:szCs w:val="21"/>
        </w:rPr>
        <w:t>目标位置；</w:t>
      </w:r>
      <m:oMath>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p>
          <m:sSupPr>
            <m:ctrlPr>
              <w:rPr>
                <w:rFonts w:ascii="Cambria Math" w:hAnsi="Cambria Math"/>
                <w:color w:val="000000"/>
                <w:sz w:val="21"/>
                <w:szCs w:val="21"/>
              </w:rPr>
            </m:ctrlPr>
          </m:sSupPr>
          <m:e>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x</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y</m:t>
                    </m:r>
                  </m:sub>
                </m:sSub>
                <m:d>
                  <m:dPr>
                    <m:ctrlPr>
                      <w:rPr>
                        <w:rFonts w:ascii="Cambria Math" w:hAnsi="Cambria Math"/>
                        <w:color w:val="000000"/>
                        <w:sz w:val="21"/>
                        <w:szCs w:val="21"/>
                      </w:rPr>
                    </m:ctrlPr>
                  </m:dPr>
                  <m:e>
                    <m:r>
                      <w:rPr>
                        <w:rFonts w:ascii="Cambria Math" w:hAnsi="Cambria Math"/>
                        <w:color w:val="000000"/>
                        <w:sz w:val="21"/>
                        <w:szCs w:val="21"/>
                      </w:rPr>
                      <m:t>t</m:t>
                    </m:r>
                  </m:e>
                </m:d>
              </m:e>
            </m:d>
          </m:e>
          <m:sup>
            <m:r>
              <w:rPr>
                <w:rFonts w:ascii="Cambria Math" w:hAnsi="Cambria Math"/>
                <w:color w:val="000000"/>
                <w:sz w:val="21"/>
                <w:szCs w:val="21"/>
              </w:rPr>
              <m:t>T</m:t>
            </m:r>
          </m:sup>
        </m:sSup>
      </m:oMath>
      <w:r w:rsidRPr="00A9585A">
        <w:rPr>
          <w:color w:val="000000"/>
          <w:sz w:val="21"/>
          <w:szCs w:val="21"/>
        </w:rPr>
        <w:t xml:space="preserve"> </w:t>
      </w:r>
      <w:r w:rsidRPr="00A9585A">
        <w:rPr>
          <w:color w:val="000000"/>
          <w:sz w:val="21"/>
          <w:szCs w:val="21"/>
        </w:rPr>
        <w:t>为当前时刻无人机的位置坐标。</w:t>
      </w:r>
      <w:del w:id="296" w:author="Lianghui Ding" w:date="2025-11-09T14:31:00Z">
        <w:r w:rsidRPr="00A9585A" w:rsidDel="000B5FF9">
          <w:rPr>
            <w:color w:val="000000"/>
            <w:sz w:val="21"/>
            <w:szCs w:val="21"/>
          </w:rPr>
          <w:delText>该项确保无人机能够逐步逼近预期的路径点，并保持轨迹对全局规划的收敛性。</w:delText>
        </w:r>
      </w:del>
    </w:p>
    <w:p w14:paraId="62B25AFE" w14:textId="356FA51A" w:rsidR="00047B95" w:rsidRPr="00A9585A" w:rsidRDefault="00047B95" w:rsidP="00047B95">
      <w:pPr>
        <w:spacing w:line="360" w:lineRule="auto"/>
        <w:ind w:firstLineChars="196" w:firstLine="412"/>
        <w:rPr>
          <w:ins w:id="297" w:author="Lianghui Ding" w:date="2025-11-09T14:40:00Z"/>
          <w:rFonts w:hint="eastAsia"/>
          <w:color w:val="000000"/>
          <w:sz w:val="21"/>
          <w:szCs w:val="21"/>
        </w:rPr>
      </w:pPr>
      <w:ins w:id="298" w:author="Lianghui Ding" w:date="2025-11-09T14:40:00Z">
        <w:r>
          <w:rPr>
            <w:rFonts w:hint="eastAsia"/>
            <w:color w:val="000000"/>
            <w:sz w:val="21"/>
            <w:szCs w:val="21"/>
          </w:rPr>
          <w:t>3</w:t>
        </w:r>
        <w:r>
          <w:rPr>
            <w:color w:val="000000"/>
            <w:sz w:val="21"/>
            <w:szCs w:val="21"/>
          </w:rPr>
          <w:t>.3.</w:t>
        </w:r>
        <w:r>
          <w:rPr>
            <w:color w:val="000000"/>
            <w:sz w:val="21"/>
            <w:szCs w:val="21"/>
          </w:rPr>
          <w:t>2</w:t>
        </w:r>
        <w:r>
          <w:rPr>
            <w:color w:val="000000"/>
            <w:sz w:val="21"/>
            <w:szCs w:val="21"/>
          </w:rPr>
          <w:t xml:space="preserve"> </w:t>
        </w:r>
        <w:r w:rsidRPr="00047B95">
          <w:rPr>
            <w:rFonts w:hint="eastAsia"/>
            <w:color w:val="000000"/>
            <w:sz w:val="21"/>
            <w:szCs w:val="21"/>
          </w:rPr>
          <w:t>碰撞避免斥力分量</w:t>
        </w:r>
      </w:ins>
    </w:p>
    <w:p w14:paraId="4AF98D66" w14:textId="171D95FD" w:rsidR="00047B95" w:rsidRPr="00A9585A" w:rsidDel="00047B95" w:rsidRDefault="00047B95" w:rsidP="000F4F18">
      <w:pPr>
        <w:spacing w:line="360" w:lineRule="auto"/>
        <w:ind w:firstLineChars="196" w:firstLine="412"/>
        <w:rPr>
          <w:del w:id="299" w:author="Lianghui Ding" w:date="2025-11-09T14:40:00Z"/>
          <w:rFonts w:hint="eastAsia"/>
          <w:color w:val="000000"/>
          <w:sz w:val="21"/>
          <w:szCs w:val="21"/>
        </w:rPr>
      </w:pPr>
    </w:p>
    <w:p w14:paraId="23ED16FC" w14:textId="508382B7" w:rsidR="000F4F18" w:rsidRPr="00A9585A" w:rsidRDefault="000F4F18" w:rsidP="000F4F18">
      <w:pPr>
        <w:spacing w:line="360" w:lineRule="auto"/>
        <w:ind w:firstLineChars="196" w:firstLine="412"/>
        <w:rPr>
          <w:color w:val="000000"/>
          <w:sz w:val="21"/>
          <w:szCs w:val="21"/>
        </w:rPr>
      </w:pPr>
      <w:del w:id="300" w:author="Lianghui Ding" w:date="2025-11-09T14:31:00Z">
        <w:r w:rsidRPr="00A9585A" w:rsidDel="000B5FF9">
          <w:rPr>
            <w:color w:val="000000"/>
            <w:sz w:val="21"/>
            <w:szCs w:val="21"/>
          </w:rPr>
          <w:delText>其次，</w:delText>
        </w:r>
      </w:del>
      <w:bookmarkStart w:id="301" w:name="OLE_LINK10"/>
      <w:r w:rsidR="0042304C" w:rsidRPr="00A9585A">
        <w:rPr>
          <w:rFonts w:hint="eastAsia"/>
          <w:color w:val="000000"/>
          <w:sz w:val="21"/>
          <w:szCs w:val="21"/>
        </w:rPr>
        <w:t>碰撞避免</w:t>
      </w:r>
      <w:r w:rsidRPr="00A9585A">
        <w:rPr>
          <w:color w:val="000000"/>
          <w:sz w:val="21"/>
          <w:szCs w:val="21"/>
        </w:rPr>
        <w:t>斥力分量</w:t>
      </w:r>
      <w:bookmarkEnd w:id="301"/>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负责无人机的局部安全性控制，避免其与</w:t>
      </w:r>
      <w:r w:rsidR="0042304C" w:rsidRPr="00A9585A">
        <w:rPr>
          <w:rFonts w:hint="eastAsia"/>
          <w:color w:val="000000"/>
          <w:sz w:val="21"/>
          <w:szCs w:val="21"/>
        </w:rPr>
        <w:t>建筑</w:t>
      </w:r>
      <w:r w:rsidRPr="00A9585A">
        <w:rPr>
          <w:color w:val="000000"/>
          <w:sz w:val="21"/>
          <w:szCs w:val="21"/>
        </w:rPr>
        <w:t>物及其他无人机发生碰撞。设</w:t>
      </w:r>
      <m:oMath>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oMath>
      <w:r w:rsidR="008C00D1" w:rsidRPr="00A9585A">
        <w:rPr>
          <w:rFonts w:hint="eastAsia"/>
          <w:color w:val="000000"/>
          <w:sz w:val="21"/>
          <w:szCs w:val="21"/>
        </w:rPr>
        <w:t xml:space="preserve"> </w:t>
      </w:r>
      <w:r w:rsidR="008C00D1" w:rsidRPr="00A9585A">
        <w:rPr>
          <w:rFonts w:hint="eastAsia"/>
          <w:color w:val="000000"/>
          <w:sz w:val="21"/>
          <w:szCs w:val="21"/>
        </w:rPr>
        <w:t>为当前时刻与无人机</w:t>
      </w:r>
      <w:r w:rsidR="008C00D1" w:rsidRPr="00A9585A">
        <w:rPr>
          <w:rFonts w:hint="eastAsia"/>
          <w:color w:val="000000"/>
          <w:sz w:val="21"/>
          <w:szCs w:val="21"/>
        </w:rPr>
        <w:t xml:space="preserve"> </w:t>
      </w:r>
      <m:oMath>
        <m:r>
          <w:rPr>
            <w:rFonts w:ascii="Cambria Math" w:hAnsi="Cambria Math" w:hint="eastAsia"/>
            <w:color w:val="000000"/>
            <w:sz w:val="21"/>
            <w:szCs w:val="21"/>
          </w:rPr>
          <m:t>i</m:t>
        </m:r>
      </m:oMath>
      <w:r w:rsidR="008C00D1" w:rsidRPr="00A9585A">
        <w:rPr>
          <w:rFonts w:hint="eastAsia"/>
          <w:color w:val="000000"/>
          <w:sz w:val="21"/>
          <w:szCs w:val="21"/>
        </w:rPr>
        <w:t xml:space="preserve"> </w:t>
      </w:r>
      <w:r w:rsidR="008C00D1" w:rsidRPr="00A9585A">
        <w:rPr>
          <w:rFonts w:hint="eastAsia"/>
          <w:color w:val="000000"/>
          <w:sz w:val="21"/>
          <w:szCs w:val="21"/>
        </w:rPr>
        <w:t>保持在安全</w:t>
      </w:r>
      <w:commentRangeStart w:id="302"/>
      <w:r w:rsidR="008C00D1" w:rsidRPr="00A9585A">
        <w:rPr>
          <w:rFonts w:hint="eastAsia"/>
          <w:color w:val="000000"/>
          <w:sz w:val="21"/>
          <w:szCs w:val="21"/>
        </w:rPr>
        <w:t>半径</w:t>
      </w:r>
      <w:r w:rsidR="008C00D1" w:rsidRPr="00A9585A">
        <w:rPr>
          <w:rFonts w:hint="eastAsia"/>
          <w:color w:val="000000"/>
          <w:sz w:val="21"/>
          <w:szCs w:val="21"/>
        </w:rPr>
        <w:t xml:space="preserve"> </w:t>
      </w:r>
      <m:oMath>
        <m:r>
          <w:rPr>
            <w:rFonts w:ascii="Cambria Math" w:hAnsi="Cambria Math" w:hint="eastAsia"/>
            <w:color w:val="000000"/>
            <w:sz w:val="21"/>
            <w:szCs w:val="21"/>
          </w:rPr>
          <m:t>sr</m:t>
        </m:r>
      </m:oMath>
      <w:r w:rsidRPr="00A9585A">
        <w:rPr>
          <w:color w:val="000000"/>
          <w:sz w:val="21"/>
          <w:szCs w:val="21"/>
        </w:rPr>
        <w:t xml:space="preserve"> </w:t>
      </w:r>
      <w:r w:rsidR="008C00D1" w:rsidRPr="00A9585A">
        <w:rPr>
          <w:rFonts w:hint="eastAsia"/>
          <w:color w:val="000000"/>
          <w:sz w:val="21"/>
          <w:szCs w:val="21"/>
        </w:rPr>
        <w:t>内的</w:t>
      </w:r>
      <w:commentRangeEnd w:id="302"/>
      <w:r w:rsidR="000B5FF9">
        <w:rPr>
          <w:rStyle w:val="ac"/>
        </w:rPr>
        <w:commentReference w:id="302"/>
      </w:r>
      <w:r w:rsidR="008C00D1" w:rsidRPr="00A9585A">
        <w:rPr>
          <w:rFonts w:hint="eastAsia"/>
          <w:color w:val="000000"/>
          <w:sz w:val="21"/>
          <w:szCs w:val="21"/>
        </w:rPr>
        <w:t>建筑物集合，</w:t>
      </w:r>
      <m:oMath>
        <m:sSub>
          <m:sSubPr>
            <m:ctrlPr>
              <w:rPr>
                <w:rFonts w:ascii="Cambria Math" w:hAnsi="Cambria Math"/>
                <w:color w:val="000000"/>
                <w:sz w:val="21"/>
                <w:szCs w:val="21"/>
              </w:rPr>
            </m:ctrlPr>
          </m:sSubPr>
          <m:e>
            <m:r>
              <w:rPr>
                <w:rFonts w:ascii="Cambria Math" w:hAnsi="Cambria Math"/>
                <w:color w:val="000000"/>
                <w:sz w:val="21"/>
                <w:szCs w:val="21"/>
              </w:rPr>
              <m:t>Neb</m:t>
            </m:r>
          </m:e>
          <m:sub>
            <m:r>
              <w:rPr>
                <w:rFonts w:ascii="Cambria Math" w:hAnsi="Cambria Math" w:hint="eastAsia"/>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Pr="00A9585A">
        <w:rPr>
          <w:color w:val="000000"/>
          <w:sz w:val="21"/>
          <w:szCs w:val="21"/>
        </w:rPr>
        <w:t xml:space="preserve"> </w:t>
      </w:r>
      <w:r w:rsidRPr="00A9585A">
        <w:rPr>
          <w:color w:val="000000"/>
          <w:sz w:val="21"/>
          <w:szCs w:val="21"/>
        </w:rPr>
        <w:t>为当前时刻与无人机</w:t>
      </w:r>
      <w:r w:rsidRPr="00A9585A">
        <w:rPr>
          <w:color w:val="000000"/>
          <w:sz w:val="21"/>
          <w:szCs w:val="21"/>
        </w:rPr>
        <w:t xml:space="preserve"> </w:t>
      </w:r>
      <m:oMath>
        <m:r>
          <w:rPr>
            <w:rFonts w:ascii="Cambria Math" w:hAnsi="Cambria Math"/>
            <w:color w:val="000000"/>
            <w:sz w:val="21"/>
            <w:szCs w:val="21"/>
          </w:rPr>
          <m:t>i</m:t>
        </m:r>
      </m:oMath>
      <w:r w:rsidR="008C00D1" w:rsidRPr="00A9585A">
        <w:rPr>
          <w:rFonts w:hint="eastAsia"/>
          <w:iCs/>
          <w:color w:val="000000"/>
          <w:sz w:val="21"/>
          <w:szCs w:val="21"/>
        </w:rPr>
        <w:t xml:space="preserve"> </w:t>
      </w:r>
      <w:r w:rsidRPr="00A9585A">
        <w:rPr>
          <w:color w:val="000000"/>
          <w:sz w:val="21"/>
          <w:szCs w:val="21"/>
        </w:rPr>
        <w:t>保持在</w:t>
      </w:r>
      <w:r w:rsidRPr="00A9585A">
        <w:rPr>
          <w:rFonts w:hint="eastAsia"/>
          <w:color w:val="000000"/>
          <w:sz w:val="21"/>
          <w:szCs w:val="21"/>
        </w:rPr>
        <w:t>安全</w:t>
      </w:r>
      <w:r w:rsidRPr="00A9585A">
        <w:rPr>
          <w:color w:val="000000"/>
          <w:sz w:val="21"/>
          <w:szCs w:val="21"/>
        </w:rPr>
        <w:t>半径</w:t>
      </w:r>
      <w:r w:rsidRPr="00A9585A">
        <w:rPr>
          <w:color w:val="000000"/>
          <w:sz w:val="21"/>
          <w:szCs w:val="21"/>
        </w:rPr>
        <w:t xml:space="preserve"> </w:t>
      </w:r>
      <m:oMath>
        <m:r>
          <w:rPr>
            <w:rFonts w:ascii="Cambria Math" w:hAnsi="Cambria Math" w:hint="eastAsia"/>
            <w:color w:val="000000"/>
            <w:sz w:val="21"/>
            <w:szCs w:val="21"/>
          </w:rPr>
          <m:t>sr</m:t>
        </m:r>
      </m:oMath>
      <w:r w:rsidR="008C00D1" w:rsidRPr="00A9585A">
        <w:rPr>
          <w:rFonts w:hint="eastAsia"/>
          <w:iCs/>
          <w:color w:val="000000"/>
          <w:sz w:val="21"/>
          <w:szCs w:val="21"/>
        </w:rPr>
        <w:t xml:space="preserve"> </w:t>
      </w:r>
      <w:r w:rsidRPr="00A9585A">
        <w:rPr>
          <w:color w:val="000000"/>
          <w:sz w:val="21"/>
          <w:szCs w:val="21"/>
        </w:rPr>
        <w:t>内的邻居集合，则该分量定义为：</w:t>
      </w:r>
    </w:p>
    <w:p w14:paraId="59979863" w14:textId="6CAF3940"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rep</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r>
                    <w:rPr>
                      <w:rFonts w:ascii="Cambria Math" w:hAnsi="Cambria Math"/>
                      <w:color w:val="000000"/>
                      <w:sz w:val="21"/>
                      <w:szCs w:val="21"/>
                    </w:rPr>
                    <m:t>j</m:t>
                  </m:r>
                  <m:r>
                    <m:rPr>
                      <m:sty m:val="p"/>
                    </m:rPr>
                    <w:rPr>
                      <w:rFonts w:ascii="Cambria Math" w:hAnsi="Cambria Math" w:hint="eastAsia"/>
                      <w:color w:val="000000"/>
                      <w:sz w:val="21"/>
                      <w:szCs w:val="21"/>
                    </w:rPr>
                    <m:t>∈</m:t>
                  </m:r>
                  <m:d>
                    <m:dPr>
                      <m:ctrlPr>
                        <w:rPr>
                          <w:rFonts w:ascii="Cambria Math" w:hAnsi="Cambria Math"/>
                          <w:color w:val="000000"/>
                          <w:sz w:val="21"/>
                          <w:szCs w:val="21"/>
                        </w:rPr>
                      </m:ctrlPr>
                    </m:dPr>
                    <m:e>
                      <m:sSub>
                        <m:sSubPr>
                          <m:ctrlPr>
                            <w:rPr>
                              <w:rFonts w:ascii="Cambria Math" w:hAnsi="Cambria Math"/>
                              <w:i/>
                              <w:iCs/>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r>
                        <m:rPr>
                          <m:nor/>
                        </m:rPr>
                        <w:rPr>
                          <w:color w:val="000000"/>
                          <w:sz w:val="21"/>
                          <w:szCs w:val="21"/>
                        </w:rPr>
                        <m:t>(</m:t>
                      </m:r>
                      <m:r>
                        <m:rPr>
                          <m:nor/>
                        </m:rPr>
                        <w:rPr>
                          <w:i/>
                          <w:iCs/>
                          <w:color w:val="000000"/>
                          <w:sz w:val="21"/>
                          <w:szCs w:val="21"/>
                        </w:rPr>
                        <m:t>t</m:t>
                      </m:r>
                      <m:r>
                        <m:rPr>
                          <m:nor/>
                        </m:rPr>
                        <w:rPr>
                          <w:color w:val="000000"/>
                          <w:sz w:val="21"/>
                          <w:szCs w:val="21"/>
                        </w:rPr>
                        <m:t>)</m:t>
                      </m:r>
                      <m:r>
                        <m:rPr>
                          <m:nor/>
                        </m:rPr>
                        <w:rPr>
                          <w:i/>
                          <w:iCs/>
                          <w:color w:val="000000"/>
                          <w:sz w:val="21"/>
                          <w:szCs w:val="21"/>
                        </w:rPr>
                        <m:t xml:space="preserve"> </m:t>
                      </m:r>
                      <m:r>
                        <m:rPr>
                          <m:sty m:val="p"/>
                        </m:rPr>
                        <w:rPr>
                          <w:rFonts w:ascii="Cambria Math" w:hAnsi="Cambria Math" w:hint="eastAsia"/>
                          <w:color w:val="000000"/>
                          <w:sz w:val="21"/>
                          <w:szCs w:val="21"/>
                        </w:rPr>
                        <m:t>∪</m:t>
                      </m:r>
                      <m:r>
                        <m:rPr>
                          <m:sty m:val="p"/>
                        </m:rPr>
                        <w:rPr>
                          <w:rFonts w:ascii="Cambria Math" w:hAnsi="Cambria Math"/>
                          <w:color w:val="000000"/>
                          <w:sz w:val="21"/>
                          <w:szCs w:val="21"/>
                        </w:rPr>
                        <m:t xml:space="preserve"> </m:t>
                      </m:r>
                      <m:sSub>
                        <m:sSubPr>
                          <m:ctrlPr>
                            <w:rPr>
                              <w:rFonts w:ascii="Cambria Math" w:hAnsi="Cambria Math"/>
                              <w:color w:val="000000"/>
                              <w:sz w:val="21"/>
                              <w:szCs w:val="21"/>
                            </w:rPr>
                          </m:ctrlPr>
                        </m:sSubPr>
                        <m:e>
                          <m:r>
                            <m:rPr>
                              <m:nor/>
                            </m:rPr>
                            <w:rPr>
                              <w:color w:val="000000"/>
                              <w:sz w:val="21"/>
                              <w:szCs w:val="21"/>
                            </w:rPr>
                            <m:t>Neb</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sub>
                <m:sup/>
                <m:e>
                  <m:r>
                    <m:rPr>
                      <m:sty m:val="p"/>
                    </m:rP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num>
                <m:den>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11</m:t>
                  </m:r>
                </m:e>
              </m:d>
            </m:e>
          </m:eqArr>
        </m:oMath>
      </m:oMathPara>
    </w:p>
    <w:p w14:paraId="27BDFBD0" w14:textId="0BFABCB1" w:rsidR="000F4F18" w:rsidRPr="00A9585A" w:rsidRDefault="000F4F18" w:rsidP="000F4F1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d</m:t>
        </m:r>
        <m:d>
          <m:dPr>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e>
        </m:d>
      </m:oMath>
      <w:r w:rsidRPr="00A9585A">
        <w:rPr>
          <w:color w:val="000000"/>
          <w:sz w:val="21"/>
          <w:szCs w:val="21"/>
        </w:rPr>
        <w:t>表示欧几里得距离，</w:t>
      </w:r>
      <m:oMath>
        <m:r>
          <m:rPr>
            <m:sty m:val="p"/>
          </m:rPr>
          <w:rPr>
            <w:rFonts w:ascii="Cambria Math" w:hAnsi="Cambria Math"/>
            <w:color w:val="000000"/>
            <w:sz w:val="21"/>
            <w:szCs w:val="21"/>
          </w:rPr>
          <m:t>ϕ</m:t>
        </m:r>
        <m:d>
          <m:dPr>
            <m:ctrlPr>
              <w:rPr>
                <w:rFonts w:ascii="Cambria Math" w:hAnsi="Cambria Math"/>
                <w:color w:val="000000"/>
                <w:sz w:val="21"/>
                <w:szCs w:val="21"/>
              </w:rPr>
            </m:ctrlPr>
          </m:dPr>
          <m:e>
            <m:r>
              <m:rPr>
                <m:sty m:val="p"/>
              </m:rPr>
              <w:rPr>
                <w:rFonts w:ascii="Cambria Math" w:hAnsi="Cambria Math"/>
                <w:color w:val="000000"/>
                <w:sz w:val="21"/>
                <w:szCs w:val="21"/>
              </w:rPr>
              <m:t>⋅</m:t>
            </m:r>
          </m:e>
        </m:d>
      </m:oMath>
      <w:r w:rsidRPr="00A9585A">
        <w:rPr>
          <w:color w:val="000000"/>
          <w:sz w:val="21"/>
          <w:szCs w:val="21"/>
        </w:rPr>
        <w:t xml:space="preserve"> </w:t>
      </w:r>
      <w:r w:rsidRPr="00A9585A">
        <w:rPr>
          <w:color w:val="000000"/>
          <w:sz w:val="21"/>
          <w:szCs w:val="21"/>
        </w:rPr>
        <w:t>为分段势能函数：</w:t>
      </w:r>
    </w:p>
    <w:p w14:paraId="3E7218FA" w14:textId="54DD594C"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r>
                <w:rPr>
                  <w:rFonts w:ascii="Cambria Math" w:hAnsi="Cambria Math"/>
                  <w:color w:val="000000"/>
                  <w:sz w:val="21"/>
                  <w:szCs w:val="21"/>
                </w:rPr>
                <m:t>ϕ</m:t>
              </m:r>
              <m:d>
                <m:dPr>
                  <m:ctrlPr>
                    <w:rPr>
                      <w:rFonts w:ascii="Cambria Math" w:hAnsi="Cambria Math"/>
                      <w:color w:val="000000"/>
                      <w:sz w:val="21"/>
                      <w:szCs w:val="21"/>
                    </w:rPr>
                  </m:ctrlPr>
                </m:dPr>
                <m:e>
                  <m:r>
                    <w:rPr>
                      <w:rFonts w:ascii="Cambria Math" w:hAnsi="Cambria Math"/>
                      <w:color w:val="000000"/>
                      <w:sz w:val="21"/>
                      <w:szCs w:val="21"/>
                    </w:rPr>
                    <m:t>d</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d</m:t>
                              </m:r>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r>
                                <w:rPr>
                                  <w:rFonts w:ascii="Cambria Math" w:hAnsi="Cambria Math"/>
                                  <w:color w:val="000000"/>
                                  <w:sz w:val="21"/>
                                  <w:szCs w:val="21"/>
                                </w:rPr>
                                <m:t>sr</m:t>
                              </m:r>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p>
                            <m:sSupPr>
                              <m:ctrlPr>
                                <w:rPr>
                                  <w:rFonts w:ascii="Cambria Math" w:hAnsi="Cambria Math"/>
                                  <w:color w:val="000000"/>
                                  <w:sz w:val="21"/>
                                  <w:szCs w:val="21"/>
                                </w:rPr>
                              </m:ctrlPr>
                            </m:sSupPr>
                            <m:e>
                              <m:r>
                                <w:rPr>
                                  <w:rFonts w:ascii="Cambria Math" w:hAnsi="Cambria Math"/>
                                  <w:color w:val="000000"/>
                                  <w:sz w:val="21"/>
                                  <w:szCs w:val="21"/>
                                </w:rPr>
                                <m:t>d</m:t>
                              </m:r>
                            </m:e>
                            <m:sup>
                              <m:r>
                                <m:rPr>
                                  <m:sty m:val="p"/>
                                </m:rPr>
                                <w:rPr>
                                  <w:rFonts w:ascii="Cambria Math" w:hAnsi="Cambria Math"/>
                                  <w:color w:val="000000"/>
                                  <w:sz w:val="21"/>
                                  <w:szCs w:val="21"/>
                                </w:rPr>
                                <m:t>2</m:t>
                              </m:r>
                            </m:sup>
                          </m:sSup>
                        </m:den>
                      </m:f>
                      <m:r>
                        <m:rPr>
                          <m:sty m:val="p"/>
                        </m:rPr>
                        <w:rPr>
                          <w:rFonts w:ascii="Cambria Math" w:hAnsi="Cambria Math"/>
                          <w:color w:val="000000"/>
                          <w:sz w:val="21"/>
                          <w:szCs w:val="21"/>
                        </w:rPr>
                        <m:t xml:space="preserve">, </m:t>
                      </m:r>
                      <m:r>
                        <w:rPr>
                          <w:rFonts w:ascii="Cambria Math" w:hAnsi="Cambria Math"/>
                          <w:color w:val="000000"/>
                          <w:sz w:val="21"/>
                          <w:szCs w:val="21"/>
                        </w:rPr>
                        <m:t>d</m:t>
                      </m:r>
                      <m:r>
                        <m:rPr>
                          <m:sty m:val="p"/>
                        </m:rPr>
                        <w:rPr>
                          <w:rFonts w:ascii="Cambria Math" w:hAnsi="Cambria Math"/>
                          <w:color w:val="000000"/>
                          <w:sz w:val="21"/>
                          <w:szCs w:val="21"/>
                        </w:rPr>
                        <m:t>≤</m:t>
                      </m:r>
                      <m:r>
                        <w:rPr>
                          <w:rFonts w:ascii="Cambria Math" w:hAnsi="Cambria Math"/>
                          <w:color w:val="000000"/>
                          <w:sz w:val="21"/>
                          <w:szCs w:val="21"/>
                        </w:rPr>
                        <m:t>sr</m:t>
                      </m:r>
                    </m:e>
                    <m:e>
                      <m:r>
                        <m:rPr>
                          <m:sty m:val="p"/>
                        </m:rPr>
                        <w:rPr>
                          <w:rFonts w:ascii="Cambria Math" w:hAnsi="Cambria Math"/>
                          <w:color w:val="000000"/>
                          <w:sz w:val="21"/>
                          <w:szCs w:val="21"/>
                        </w:rPr>
                        <m:t>0                       ,</m:t>
                      </m:r>
                      <m:r>
                        <w:rPr>
                          <w:rFonts w:ascii="Cambria Math" w:hAnsi="Cambria Math"/>
                          <w:color w:val="000000"/>
                          <w:sz w:val="21"/>
                          <w:szCs w:val="21"/>
                        </w:rPr>
                        <m:t>d</m:t>
                      </m:r>
                      <m:r>
                        <m:rPr>
                          <m:sty m:val="p"/>
                        </m:rPr>
                        <w:rPr>
                          <w:rFonts w:ascii="Cambria Math" w:hAnsi="Cambria Math"/>
                          <w:color w:val="000000"/>
                          <w:sz w:val="21"/>
                          <w:szCs w:val="21"/>
                        </w:rPr>
                        <m:t>&gt;</m:t>
                      </m:r>
                      <m:r>
                        <w:rPr>
                          <w:rFonts w:ascii="Cambria Math" w:hAnsi="Cambria Math"/>
                          <w:color w:val="000000"/>
                          <w:sz w:val="21"/>
                          <w:szCs w:val="21"/>
                        </w:rPr>
                        <m:t>sr</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12</m:t>
                  </m:r>
                </m:e>
              </m:d>
              <m:ctrlPr>
                <w:rPr>
                  <w:rFonts w:ascii="Cambria Math" w:hAnsi="Cambria Math"/>
                  <w:i/>
                  <w:iCs/>
                  <w:color w:val="000000"/>
                  <w:sz w:val="21"/>
                  <w:szCs w:val="21"/>
                </w:rPr>
              </m:ctrlPr>
            </m:e>
          </m:eqArr>
        </m:oMath>
      </m:oMathPara>
    </w:p>
    <w:p w14:paraId="3A35146C" w14:textId="20700E4D" w:rsidR="000F4F18" w:rsidRDefault="000F4F18" w:rsidP="000F4F18">
      <w:pPr>
        <w:spacing w:line="360" w:lineRule="auto"/>
        <w:ind w:firstLineChars="196" w:firstLine="412"/>
        <w:rPr>
          <w:ins w:id="303" w:author="Lianghui Ding" w:date="2025-11-09T14:41:00Z"/>
          <w:color w:val="000000"/>
          <w:sz w:val="21"/>
          <w:szCs w:val="21"/>
        </w:rPr>
      </w:pPr>
      <w:r w:rsidRPr="00A9585A">
        <w:rPr>
          <w:color w:val="000000"/>
          <w:sz w:val="21"/>
          <w:szCs w:val="21"/>
        </w:rPr>
        <w:t>该设计确保斥力仅在无人机进入危险</w:t>
      </w:r>
      <w:r w:rsidR="008C00D1" w:rsidRPr="00A9585A">
        <w:rPr>
          <w:rFonts w:hint="eastAsia"/>
          <w:color w:val="000000"/>
          <w:sz w:val="21"/>
          <w:szCs w:val="21"/>
        </w:rPr>
        <w:t>碰撞范围内</w:t>
      </w:r>
      <w:r w:rsidRPr="00A9585A">
        <w:rPr>
          <w:color w:val="000000"/>
          <w:sz w:val="21"/>
          <w:szCs w:val="21"/>
        </w:rPr>
        <w:t>时生效，并随距离减小呈非线性增强，从而实现强制性碰撞规避，同时在安全范围外避免产生干扰。</w:t>
      </w:r>
    </w:p>
    <w:p w14:paraId="05E172FF" w14:textId="0F1601A9" w:rsidR="009A6FF2" w:rsidRDefault="009A6FF2" w:rsidP="000F4F18">
      <w:pPr>
        <w:spacing w:line="360" w:lineRule="auto"/>
        <w:ind w:firstLineChars="196" w:firstLine="412"/>
        <w:rPr>
          <w:rFonts w:hint="eastAsia"/>
          <w:color w:val="000000"/>
          <w:sz w:val="21"/>
          <w:szCs w:val="21"/>
        </w:rPr>
      </w:pPr>
      <w:ins w:id="304" w:author="Lianghui Ding" w:date="2025-11-09T14:41:00Z">
        <w:r>
          <w:rPr>
            <w:rFonts w:hint="eastAsia"/>
            <w:color w:val="000000"/>
            <w:sz w:val="21"/>
            <w:szCs w:val="21"/>
          </w:rPr>
          <w:t>3</w:t>
        </w:r>
        <w:r>
          <w:rPr>
            <w:color w:val="000000"/>
            <w:sz w:val="21"/>
            <w:szCs w:val="21"/>
          </w:rPr>
          <w:t xml:space="preserve">.3.3 </w:t>
        </w:r>
        <w:r w:rsidRPr="009A6FF2">
          <w:rPr>
            <w:rFonts w:hint="eastAsia"/>
            <w:color w:val="000000"/>
            <w:sz w:val="21"/>
            <w:szCs w:val="21"/>
          </w:rPr>
          <w:t>通信保持力分量</w:t>
        </w:r>
      </w:ins>
    </w:p>
    <w:p w14:paraId="4BE207A5" w14:textId="31F0E32C" w:rsidR="000E7624" w:rsidRPr="00A9585A" w:rsidRDefault="000E7624" w:rsidP="000E7624">
      <w:pPr>
        <w:pStyle w:val="aff0"/>
      </w:pPr>
      <w:r>
        <w:rPr>
          <w:rFonts w:hint="eastAsia"/>
          <w:noProof/>
        </w:rPr>
        <w:lastRenderedPageBreak/>
        <w:drawing>
          <wp:inline distT="0" distB="0" distL="0" distR="0" wp14:anchorId="0147D772" wp14:editId="076F4C9E">
            <wp:extent cx="5682076" cy="1679696"/>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82076" cy="1679696"/>
                    </a:xfrm>
                    <a:prstGeom prst="rect">
                      <a:avLst/>
                    </a:prstGeom>
                  </pic:spPr>
                </pic:pic>
              </a:graphicData>
            </a:graphic>
          </wp:inline>
        </w:drawing>
      </w:r>
    </w:p>
    <w:p w14:paraId="2DA6E4B1" w14:textId="360C3466" w:rsidR="000E7624" w:rsidRPr="000E7624" w:rsidRDefault="000E7624" w:rsidP="000E7624">
      <w:pPr>
        <w:pStyle w:val="aff2"/>
      </w:pPr>
      <w:r>
        <w:rPr>
          <w:rFonts w:hint="eastAsia"/>
        </w:rPr>
        <w:t>图</w:t>
      </w:r>
      <w:r w:rsidR="004944FE">
        <w:t>4</w:t>
      </w:r>
      <w:r>
        <w:t xml:space="preserve"> SINR-MST</w:t>
      </w:r>
      <w:r>
        <w:rPr>
          <w:rFonts w:hint="eastAsia"/>
        </w:rPr>
        <w:t>计算过程</w:t>
      </w:r>
    </w:p>
    <w:p w14:paraId="22E403BC" w14:textId="77777777" w:rsidR="009A6FF2" w:rsidRDefault="009A6FF2" w:rsidP="00F91172">
      <w:pPr>
        <w:spacing w:line="360" w:lineRule="auto"/>
        <w:ind w:firstLineChars="196" w:firstLine="412"/>
        <w:rPr>
          <w:ins w:id="305" w:author="Lianghui Ding" w:date="2025-11-09T14:41:00Z"/>
          <w:color w:val="000000"/>
          <w:sz w:val="21"/>
          <w:szCs w:val="21"/>
        </w:rPr>
      </w:pPr>
    </w:p>
    <w:p w14:paraId="34C919F2" w14:textId="749C1524" w:rsidR="00F91172" w:rsidRDefault="000F4F18" w:rsidP="00F91172">
      <w:pPr>
        <w:spacing w:line="360" w:lineRule="auto"/>
        <w:ind w:firstLineChars="196" w:firstLine="412"/>
        <w:rPr>
          <w:color w:val="000000"/>
          <w:sz w:val="21"/>
          <w:szCs w:val="21"/>
        </w:rPr>
      </w:pPr>
      <w:del w:id="306" w:author="Lianghui Ding" w:date="2025-11-09T14:32:00Z">
        <w:r w:rsidRPr="00A9585A" w:rsidDel="00A3459D">
          <w:rPr>
            <w:color w:val="000000"/>
            <w:sz w:val="21"/>
            <w:szCs w:val="21"/>
          </w:rPr>
          <w:delText>最后，</w:delText>
        </w:r>
      </w:del>
      <w:r w:rsidRPr="00A9585A">
        <w:rPr>
          <w:color w:val="000000"/>
          <w:sz w:val="21"/>
          <w:szCs w:val="21"/>
        </w:rPr>
        <w:t>基于</w:t>
      </w:r>
      <w:r w:rsidRPr="00A9585A">
        <w:rPr>
          <w:color w:val="000000"/>
          <w:sz w:val="21"/>
          <w:szCs w:val="21"/>
        </w:rPr>
        <w:t>MST</w:t>
      </w:r>
      <w:r w:rsidRPr="00A9585A">
        <w:rPr>
          <w:color w:val="000000"/>
          <w:sz w:val="21"/>
          <w:szCs w:val="21"/>
        </w:rPr>
        <w:t>的</w:t>
      </w:r>
      <w:bookmarkStart w:id="307" w:name="OLE_LINK11"/>
      <w:r w:rsidR="008C00D1" w:rsidRPr="00A9585A">
        <w:rPr>
          <w:rFonts w:hint="eastAsia"/>
          <w:color w:val="000000"/>
          <w:sz w:val="21"/>
          <w:szCs w:val="21"/>
        </w:rPr>
        <w:t>通信保持</w:t>
      </w:r>
      <w:r w:rsidRPr="00A9585A">
        <w:rPr>
          <w:color w:val="000000"/>
          <w:sz w:val="21"/>
          <w:szCs w:val="21"/>
        </w:rPr>
        <w:t>力分量</w:t>
      </w:r>
      <w:r w:rsidRPr="00A9585A">
        <w:rPr>
          <w:color w:val="000000"/>
          <w:sz w:val="21"/>
          <w:szCs w:val="21"/>
        </w:rPr>
        <w:t xml:space="preserve"> </w:t>
      </w:r>
      <w:bookmarkEnd w:id="307"/>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oMath>
      <w:r w:rsidR="00F91172" w:rsidRPr="00F91172">
        <w:rPr>
          <w:color w:val="000000"/>
          <w:sz w:val="21"/>
          <w:szCs w:val="21"/>
        </w:rPr>
        <w:t>是该机制的核心部分。</w:t>
      </w:r>
      <w:commentRangeStart w:id="308"/>
      <w:r w:rsidR="00F91172" w:rsidRPr="00F91172">
        <w:rPr>
          <w:color w:val="000000"/>
          <w:sz w:val="21"/>
          <w:szCs w:val="21"/>
        </w:rPr>
        <w:t>系统首先根据当前时刻的信道状态计算所有无人机之间的</w:t>
      </w:r>
      <w:r w:rsidR="00F91172" w:rsidRPr="00F91172">
        <w:rPr>
          <w:color w:val="000000"/>
          <w:sz w:val="21"/>
          <w:szCs w:val="21"/>
        </w:rPr>
        <w:t>SINR</w:t>
      </w:r>
      <w:r w:rsidR="00F91172" w:rsidRPr="00F91172">
        <w:rPr>
          <w:color w:val="000000"/>
          <w:sz w:val="21"/>
          <w:szCs w:val="21"/>
        </w:rPr>
        <w:t>（信噪比），并据此构建加权图</w:t>
      </w:r>
      <w:r w:rsidR="00F91172" w:rsidRPr="00F91172">
        <w:rPr>
          <w:color w:val="000000"/>
          <w:sz w:val="21"/>
          <w:szCs w:val="21"/>
        </w:rPr>
        <w:t xml:space="preserve"> </w:t>
      </w:r>
      <m:oMath>
        <m:r>
          <w:rPr>
            <w:rFonts w:ascii="Cambria Math" w:hAnsi="Cambria Math"/>
            <w:color w:val="000000"/>
            <w:sz w:val="21"/>
            <w:szCs w:val="21"/>
          </w:rPr>
          <m:t>G=</m:t>
        </m:r>
        <m:d>
          <m:dPr>
            <m:ctrlPr>
              <w:rPr>
                <w:rFonts w:ascii="Cambria Math" w:hAnsi="Cambria Math"/>
                <w:i/>
                <w:color w:val="000000"/>
                <w:sz w:val="21"/>
                <w:szCs w:val="21"/>
              </w:rPr>
            </m:ctrlPr>
          </m:dPr>
          <m:e>
            <m:r>
              <w:rPr>
                <w:rFonts w:ascii="Cambria Math" w:hAnsi="Cambria Math"/>
                <w:color w:val="000000"/>
                <w:sz w:val="21"/>
                <w:szCs w:val="21"/>
              </w:rPr>
              <m:t>V,E</m:t>
            </m:r>
          </m:e>
        </m:d>
      </m:oMath>
      <w:r w:rsidR="00F91172" w:rsidRPr="00F91172">
        <w:rPr>
          <w:color w:val="000000"/>
          <w:sz w:val="21"/>
          <w:szCs w:val="21"/>
        </w:rPr>
        <w:t>，其中每条边的权值定义为</w:t>
      </w:r>
      <w:r w:rsidR="00F91172" w:rsidRPr="00F91172">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r>
          <w:rPr>
            <w:rFonts w:ascii="Cambria Math" w:hAnsi="Cambria Math"/>
            <w:color w:val="000000"/>
            <w:sz w:val="21"/>
            <w:szCs w:val="21"/>
          </w:rPr>
          <m:t>=1</m:t>
        </m:r>
        <m:r>
          <m:rPr>
            <m:lit/>
          </m:rPr>
          <w:rPr>
            <w:rFonts w:ascii="Cambria Math" w:hAnsi="Cambria Math"/>
            <w:color w:val="000000"/>
            <w:sz w:val="21"/>
            <w:szCs w:val="21"/>
          </w:rPr>
          <m:t>/</m:t>
        </m:r>
        <m:r>
          <w:rPr>
            <w:rFonts w:ascii="Cambria Math" w:hAnsi="Cambria Math"/>
            <w:color w:val="000000"/>
            <w:sz w:val="21"/>
            <w:szCs w:val="21"/>
          </w:rPr>
          <m:t>SIN</m:t>
        </m:r>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ij</m:t>
            </m:r>
          </m:sub>
        </m:sSub>
      </m:oMath>
      <w:r w:rsidR="00F91172" w:rsidRPr="00F91172">
        <w:rPr>
          <w:color w:val="000000"/>
          <w:sz w:val="21"/>
          <w:szCs w:val="21"/>
        </w:rPr>
        <w:t>​</w:t>
      </w:r>
      <w:r w:rsidR="00F91172" w:rsidRPr="00F91172">
        <w:rPr>
          <w:color w:val="000000"/>
          <w:sz w:val="21"/>
          <w:szCs w:val="21"/>
        </w:rPr>
        <w:t>。</w:t>
      </w:r>
      <w:commentRangeEnd w:id="308"/>
      <w:r w:rsidR="00A3459D">
        <w:rPr>
          <w:rStyle w:val="ac"/>
        </w:rPr>
        <w:commentReference w:id="308"/>
      </w:r>
      <w:r w:rsidR="00F91172" w:rsidRPr="00F91172">
        <w:rPr>
          <w:color w:val="000000"/>
          <w:sz w:val="21"/>
          <w:szCs w:val="21"/>
        </w:rPr>
        <w:t>随后采用</w:t>
      </w:r>
      <w:r w:rsidR="006632B8" w:rsidRPr="006632B8">
        <w:rPr>
          <w:color w:val="000000"/>
          <w:sz w:val="21"/>
          <w:szCs w:val="21"/>
        </w:rPr>
        <w:t>Kruskal</w:t>
      </w:r>
      <w:r w:rsidR="00F91172" w:rsidRPr="00F91172">
        <w:rPr>
          <w:color w:val="000000"/>
          <w:sz w:val="21"/>
          <w:szCs w:val="21"/>
        </w:rPr>
        <w:t>算法动态生成最小生成树</w:t>
      </w:r>
      <w:r w:rsidR="004944FE">
        <w:rPr>
          <w:rFonts w:hint="eastAsia"/>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00F91172" w:rsidRPr="00F91172">
        <w:rPr>
          <w:color w:val="000000"/>
          <w:sz w:val="21"/>
          <w:szCs w:val="21"/>
        </w:rPr>
        <w:t>，</w:t>
      </w:r>
      <w:r w:rsidR="004944FE">
        <w:rPr>
          <w:rFonts w:hint="eastAsia"/>
          <w:color w:val="000000"/>
          <w:sz w:val="21"/>
          <w:szCs w:val="21"/>
        </w:rPr>
        <w:t>如图</w:t>
      </w:r>
      <w:r w:rsidR="004944FE">
        <w:rPr>
          <w:color w:val="000000"/>
          <w:sz w:val="21"/>
          <w:szCs w:val="21"/>
        </w:rPr>
        <w:t>4</w:t>
      </w:r>
      <w:r w:rsidR="004944FE">
        <w:rPr>
          <w:rFonts w:hint="eastAsia"/>
          <w:color w:val="000000"/>
          <w:sz w:val="21"/>
          <w:szCs w:val="21"/>
        </w:rPr>
        <w:t>所示，</w:t>
      </w:r>
      <w:r w:rsidR="00F91172" w:rsidRPr="00F91172">
        <w:rPr>
          <w:color w:val="000000"/>
          <w:sz w:val="21"/>
          <w:szCs w:val="21"/>
        </w:rPr>
        <w:t>其基本步骤如下：</w:t>
      </w:r>
    </w:p>
    <w:p w14:paraId="04C84852" w14:textId="0F6984BC" w:rsidR="00F91172" w:rsidRDefault="00F91172" w:rsidP="00F91172">
      <w:pPr>
        <w:spacing w:line="360" w:lineRule="auto"/>
        <w:ind w:firstLineChars="196" w:firstLine="412"/>
        <w:rPr>
          <w:color w:val="000000"/>
          <w:sz w:val="21"/>
          <w:szCs w:val="21"/>
        </w:rPr>
      </w:pPr>
      <w:r>
        <w:rPr>
          <w:rFonts w:hint="eastAsia"/>
          <w:color w:val="000000"/>
          <w:sz w:val="21"/>
          <w:szCs w:val="21"/>
        </w:rPr>
        <w:t>1</w:t>
      </w:r>
      <w:r>
        <w:rPr>
          <w:rFonts w:hint="eastAsia"/>
          <w:color w:val="000000"/>
          <w:sz w:val="21"/>
          <w:szCs w:val="21"/>
        </w:rPr>
        <w:t>）</w:t>
      </w:r>
      <w:r w:rsidR="004944FE" w:rsidRPr="004944FE">
        <w:rPr>
          <w:color w:val="000000"/>
          <w:sz w:val="21"/>
          <w:szCs w:val="21"/>
        </w:rPr>
        <w:t>将所有边按权值</w:t>
      </w:r>
      <w:r w:rsidR="004944FE">
        <w:rPr>
          <w:rFonts w:hint="eastAsia"/>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w</m:t>
            </m:r>
          </m:e>
          <m:sub>
            <m:r>
              <w:rPr>
                <w:rFonts w:ascii="Cambria Math" w:hAnsi="Cambria Math"/>
                <w:color w:val="000000"/>
                <w:sz w:val="21"/>
                <w:szCs w:val="21"/>
              </w:rPr>
              <m:t>ij</m:t>
            </m:r>
          </m:sub>
        </m:sSub>
      </m:oMath>
      <w:r w:rsidR="004944FE" w:rsidRPr="004944FE">
        <w:rPr>
          <w:color w:val="000000"/>
          <w:sz w:val="21"/>
          <w:szCs w:val="21"/>
        </w:rPr>
        <w:t xml:space="preserve">​ </w:t>
      </w:r>
      <w:r w:rsidR="004944FE" w:rsidRPr="004944FE">
        <w:rPr>
          <w:color w:val="000000"/>
          <w:sz w:val="21"/>
          <w:szCs w:val="21"/>
        </w:rPr>
        <w:t>从小到大排序；</w:t>
      </w:r>
    </w:p>
    <w:p w14:paraId="506A076A" w14:textId="2ECC2108" w:rsidR="004944FE" w:rsidRDefault="004944FE" w:rsidP="00F91172">
      <w:pPr>
        <w:spacing w:line="360" w:lineRule="auto"/>
        <w:ind w:firstLineChars="196" w:firstLine="412"/>
        <w:rPr>
          <w:color w:val="000000"/>
          <w:sz w:val="21"/>
          <w:szCs w:val="21"/>
        </w:rPr>
      </w:pPr>
      <w:r>
        <w:rPr>
          <w:rFonts w:hint="eastAsia"/>
          <w:color w:val="000000"/>
          <w:sz w:val="21"/>
          <w:szCs w:val="21"/>
        </w:rPr>
        <w:t>2</w:t>
      </w:r>
      <w:r>
        <w:rPr>
          <w:rFonts w:hint="eastAsia"/>
          <w:color w:val="000000"/>
          <w:sz w:val="21"/>
          <w:szCs w:val="21"/>
        </w:rPr>
        <w:t>）</w:t>
      </w:r>
      <w:r w:rsidRPr="004944FE">
        <w:rPr>
          <w:color w:val="000000"/>
          <w:sz w:val="21"/>
          <w:szCs w:val="21"/>
        </w:rPr>
        <w:t>初始化森林集合</w:t>
      </w:r>
      <w:r w:rsidRPr="004944FE">
        <w:rPr>
          <w:color w:val="000000"/>
          <w:sz w:val="21"/>
          <w:szCs w:val="21"/>
        </w:rPr>
        <w:t xml:space="preserve"> </w:t>
      </w:r>
      <m:oMath>
        <m:r>
          <w:rPr>
            <w:rFonts w:ascii="Cambria Math" w:hAnsi="Cambria Math"/>
            <w:color w:val="000000"/>
            <w:sz w:val="21"/>
            <w:szCs w:val="21"/>
          </w:rPr>
          <m:t>F=</m:t>
        </m:r>
        <m:r>
          <m:rPr>
            <m:lit/>
          </m:rPr>
          <w:rPr>
            <w:rFonts w:ascii="Cambria Math" w:hAnsi="Cambria Math"/>
            <w:color w:val="000000"/>
            <w:sz w:val="21"/>
            <w:szCs w:val="21"/>
          </w:rPr>
          <m:t>{</m:t>
        </m:r>
        <m:r>
          <w:rPr>
            <w:rFonts w:ascii="Cambria Math" w:hAnsi="Cambria Math"/>
            <w:color w:val="000000"/>
            <w:sz w:val="21"/>
            <w:szCs w:val="21"/>
          </w:rPr>
          <m:t>V</m:t>
        </m:r>
        <m:r>
          <m:rPr>
            <m:lit/>
          </m:rPr>
          <w:rPr>
            <w:rFonts w:ascii="Cambria Math" w:hAnsi="Cambria Math"/>
            <w:color w:val="000000"/>
            <w:sz w:val="21"/>
            <w:szCs w:val="21"/>
          </w:rPr>
          <m:t>}</m:t>
        </m:r>
      </m:oMath>
      <w:r w:rsidRPr="004944FE">
        <w:rPr>
          <w:color w:val="000000"/>
          <w:sz w:val="21"/>
          <w:szCs w:val="21"/>
        </w:rPr>
        <w:t>，逐条遍历排序后的边；</w:t>
      </w:r>
    </w:p>
    <w:p w14:paraId="681BF80F" w14:textId="26AEAE0E" w:rsidR="004944FE" w:rsidRDefault="004944FE" w:rsidP="00F91172">
      <w:pPr>
        <w:spacing w:line="360" w:lineRule="auto"/>
        <w:ind w:firstLineChars="196" w:firstLine="412"/>
        <w:rPr>
          <w:color w:val="000000"/>
          <w:sz w:val="21"/>
          <w:szCs w:val="21"/>
        </w:rPr>
      </w:pPr>
      <w:r>
        <w:rPr>
          <w:rFonts w:hint="eastAsia"/>
          <w:color w:val="000000"/>
          <w:sz w:val="21"/>
          <w:szCs w:val="21"/>
        </w:rPr>
        <w:t>3</w:t>
      </w:r>
      <w:r>
        <w:rPr>
          <w:rFonts w:hint="eastAsia"/>
          <w:color w:val="000000"/>
          <w:sz w:val="21"/>
          <w:szCs w:val="21"/>
        </w:rPr>
        <w:t>）</w:t>
      </w:r>
      <w:r w:rsidRPr="004944FE">
        <w:rPr>
          <w:color w:val="000000"/>
          <w:sz w:val="21"/>
          <w:szCs w:val="21"/>
        </w:rPr>
        <w:t>若当前边</w:t>
      </w:r>
      <w:r w:rsidRPr="004944FE">
        <w:rPr>
          <w:color w:val="000000"/>
          <w:sz w:val="21"/>
          <w:szCs w:val="21"/>
        </w:rPr>
        <w:t xml:space="preserve"> </w:t>
      </w:r>
      <m:oMath>
        <m:d>
          <m:dPr>
            <m:ctrlPr>
              <w:rPr>
                <w:rFonts w:ascii="Cambria Math" w:hAnsi="Cambria Math"/>
                <w:i/>
                <w:color w:val="000000"/>
                <w:sz w:val="21"/>
                <w:szCs w:val="21"/>
              </w:rPr>
            </m:ctrlPr>
          </m:dPr>
          <m:e>
            <m:r>
              <w:rPr>
                <w:rFonts w:ascii="Cambria Math" w:hAnsi="Cambria Math"/>
                <w:color w:val="000000"/>
                <w:sz w:val="21"/>
                <w:szCs w:val="21"/>
              </w:rPr>
              <m:t>i,j</m:t>
            </m:r>
          </m:e>
        </m:d>
      </m:oMath>
      <w:r>
        <w:rPr>
          <w:rFonts w:hint="eastAsia"/>
          <w:color w:val="000000"/>
          <w:sz w:val="21"/>
          <w:szCs w:val="21"/>
        </w:rPr>
        <w:t xml:space="preserve"> </w:t>
      </w:r>
      <w:r w:rsidRPr="004944FE">
        <w:rPr>
          <w:color w:val="000000"/>
          <w:sz w:val="21"/>
          <w:szCs w:val="21"/>
        </w:rPr>
        <w:t>连接的两个节点属于不同子集，则将该边加入</w:t>
      </w:r>
      <w:r w:rsidRPr="004944FE">
        <w:rPr>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，并合并对应的子集；</w:t>
      </w:r>
    </w:p>
    <w:p w14:paraId="1658233C" w14:textId="05EEFF82" w:rsidR="004944FE" w:rsidRDefault="004944FE" w:rsidP="00F91172">
      <w:pPr>
        <w:spacing w:line="360" w:lineRule="auto"/>
        <w:ind w:firstLineChars="196" w:firstLine="412"/>
        <w:rPr>
          <w:color w:val="000000"/>
          <w:sz w:val="21"/>
          <w:szCs w:val="21"/>
        </w:rPr>
      </w:pPr>
      <w:r>
        <w:rPr>
          <w:rFonts w:hint="eastAsia"/>
          <w:color w:val="000000"/>
          <w:sz w:val="21"/>
          <w:szCs w:val="21"/>
        </w:rPr>
        <w:t>4</w:t>
      </w:r>
      <w:r>
        <w:rPr>
          <w:rFonts w:hint="eastAsia"/>
          <w:color w:val="000000"/>
          <w:sz w:val="21"/>
          <w:szCs w:val="21"/>
        </w:rPr>
        <w:t>）</w:t>
      </w:r>
      <w:r w:rsidRPr="004944FE">
        <w:rPr>
          <w:color w:val="000000"/>
          <w:sz w:val="21"/>
          <w:szCs w:val="21"/>
        </w:rPr>
        <w:t>重复步骤</w:t>
      </w:r>
      <w:r w:rsidRPr="004944FE">
        <w:rPr>
          <w:color w:val="000000"/>
          <w:sz w:val="21"/>
          <w:szCs w:val="21"/>
        </w:rPr>
        <w:t>3</w:t>
      </w:r>
      <w:r w:rsidRPr="004944FE">
        <w:rPr>
          <w:color w:val="000000"/>
          <w:sz w:val="21"/>
          <w:szCs w:val="21"/>
        </w:rPr>
        <w:t>，直至所有节点连通。</w:t>
      </w:r>
    </w:p>
    <w:p w14:paraId="3CCCE09D" w14:textId="41DB356D" w:rsidR="004944FE" w:rsidRDefault="004944FE" w:rsidP="00F91172">
      <w:pPr>
        <w:spacing w:line="360" w:lineRule="auto"/>
        <w:ind w:firstLineChars="196" w:firstLine="412"/>
        <w:rPr>
          <w:color w:val="000000"/>
          <w:sz w:val="21"/>
          <w:szCs w:val="21"/>
        </w:rPr>
      </w:pPr>
      <w:r w:rsidRPr="004944FE">
        <w:rPr>
          <w:color w:val="000000"/>
          <w:sz w:val="21"/>
          <w:szCs w:val="21"/>
        </w:rPr>
        <w:t>该过程确保了在每个时刻生成的</w:t>
      </w:r>
      <w:r w:rsidRPr="004944FE">
        <w:rPr>
          <w:color w:val="000000"/>
          <w:sz w:val="21"/>
          <w:szCs w:val="21"/>
        </w:rPr>
        <w:t xml:space="preserve"> </w:t>
      </w:r>
      <m:oMath>
        <m:r>
          <w:rPr>
            <w:rFonts w:ascii="Cambria Math" w:hAnsi="Cambria Math"/>
            <w:color w:val="000000"/>
            <w:sz w:val="21"/>
            <w:szCs w:val="21"/>
          </w:rPr>
          <m:t>MST</m:t>
        </m:r>
      </m:oMath>
      <w:r w:rsidRPr="004944FE">
        <w:rPr>
          <w:color w:val="000000"/>
          <w:sz w:val="21"/>
          <w:szCs w:val="21"/>
        </w:rPr>
        <w:t xml:space="preserve"> </w:t>
      </w:r>
      <w:r w:rsidRPr="004944FE">
        <w:rPr>
          <w:color w:val="000000"/>
          <w:sz w:val="21"/>
          <w:szCs w:val="21"/>
        </w:rPr>
        <w:t>拥有最小的总权值，即最优的通信主干网络结构。随着无人机的运动和信道环境的变化，系统</w:t>
      </w:r>
      <w:r>
        <w:rPr>
          <w:rFonts w:hint="eastAsia"/>
          <w:color w:val="000000"/>
          <w:sz w:val="21"/>
          <w:szCs w:val="21"/>
        </w:rPr>
        <w:t>每执行完单步规划会</w:t>
      </w:r>
      <w:r w:rsidRPr="004944FE">
        <w:rPr>
          <w:color w:val="000000"/>
          <w:sz w:val="21"/>
          <w:szCs w:val="21"/>
        </w:rPr>
        <w:t>重新计算</w:t>
      </w:r>
      <w:r w:rsidRPr="004944FE">
        <w:rPr>
          <w:color w:val="000000"/>
          <w:sz w:val="21"/>
          <w:szCs w:val="21"/>
        </w:rPr>
        <w:t xml:space="preserve"> SINR </w:t>
      </w:r>
      <w:r w:rsidRPr="004944FE">
        <w:rPr>
          <w:color w:val="000000"/>
          <w:sz w:val="21"/>
          <w:szCs w:val="21"/>
        </w:rPr>
        <w:t>并更新</w:t>
      </w:r>
      <w:r w:rsidRPr="004944FE">
        <w:rPr>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，从而实现通信拓扑的动态自适应。</w:t>
      </w:r>
    </w:p>
    <w:p w14:paraId="215D58C4" w14:textId="036D53E9" w:rsidR="000F4F18" w:rsidRPr="00A9585A" w:rsidRDefault="000F4F18" w:rsidP="00F91172">
      <w:pPr>
        <w:spacing w:line="360" w:lineRule="auto"/>
        <w:ind w:firstLineChars="196" w:firstLine="412"/>
        <w:rPr>
          <w:color w:val="000000"/>
          <w:sz w:val="21"/>
          <w:szCs w:val="21"/>
        </w:rPr>
      </w:pPr>
      <w:del w:id="309" w:author="Lianghui Ding" w:date="2025-11-09T14:38:00Z">
        <w:r w:rsidRPr="00A9585A" w:rsidDel="00DD1AFF">
          <w:rPr>
            <w:color w:val="000000"/>
            <w:sz w:val="21"/>
            <w:szCs w:val="21"/>
          </w:rPr>
          <w:delText>，</w:delText>
        </w:r>
      </w:del>
      <w:r w:rsidR="004944FE" w:rsidRPr="004944FE">
        <w:rPr>
          <w:color w:val="000000"/>
          <w:sz w:val="21"/>
          <w:szCs w:val="21"/>
        </w:rPr>
        <w:t>在得到</w:t>
      </w:r>
      <w:r w:rsidR="004944FE" w:rsidRPr="004944FE">
        <w:rPr>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004944FE">
        <w:rPr>
          <w:color w:val="000000"/>
          <w:sz w:val="21"/>
          <w:szCs w:val="21"/>
        </w:rPr>
        <w:t xml:space="preserve"> </w:t>
      </w:r>
      <w:r w:rsidR="004944FE" w:rsidRPr="004944FE">
        <w:rPr>
          <w:color w:val="000000"/>
          <w:sz w:val="21"/>
          <w:szCs w:val="21"/>
        </w:rPr>
        <w:t>后，每个无人机仅对其在</w:t>
      </w:r>
      <w:r w:rsidR="004944FE" w:rsidRPr="004944FE">
        <w:rPr>
          <w:color w:val="000000"/>
          <w:sz w:val="21"/>
          <w:szCs w:val="21"/>
        </w:rPr>
        <w:t xml:space="preserve"> MST </w:t>
      </w:r>
      <w:r w:rsidR="004944FE" w:rsidRPr="004944FE">
        <w:rPr>
          <w:color w:val="000000"/>
          <w:sz w:val="21"/>
          <w:szCs w:val="21"/>
        </w:rPr>
        <w:t>中的直接邻居施加通信保持引力：</w:t>
      </w:r>
      <w:r w:rsidR="004944FE">
        <w:rPr>
          <w:rFonts w:hint="eastAsia"/>
          <w:color w:val="000000"/>
          <w:sz w:val="21"/>
          <w:szCs w:val="21"/>
        </w:rPr>
        <w:t>其</w:t>
      </w:r>
      <w:r w:rsidRPr="00A9585A">
        <w:rPr>
          <w:color w:val="000000"/>
          <w:sz w:val="21"/>
          <w:szCs w:val="21"/>
        </w:rPr>
        <w:t>定义为：</w:t>
      </w:r>
    </w:p>
    <w:p w14:paraId="15230F67" w14:textId="73043796"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coh</m:t>
                  </m:r>
                  <m:r>
                    <m:rPr>
                      <m:sty m:val="p"/>
                    </m:rPr>
                    <w:rPr>
                      <w:rFonts w:ascii="Cambria Math" w:hAnsi="Cambria Math"/>
                      <w:color w:val="000000"/>
                      <w:sz w:val="21"/>
                      <w:szCs w:val="21"/>
                    </w:rPr>
                    <m:t>,</m:t>
                  </m:r>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nary>
                <m:naryPr>
                  <m:chr m:val="∑"/>
                  <m:supHide m:val="1"/>
                  <m:ctrlPr>
                    <w:rPr>
                      <w:rFonts w:ascii="Cambria Math" w:hAnsi="Cambria Math"/>
                      <w:color w:val="000000"/>
                      <w:sz w:val="21"/>
                      <w:szCs w:val="21"/>
                    </w:rPr>
                  </m:ctrlPr>
                </m:naryPr>
                <m: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hint="eastAsia"/>
                      <w:color w:val="000000"/>
                      <w:sz w:val="21"/>
                      <w:szCs w:val="21"/>
                    </w:rPr>
                    <m:t>∈</m:t>
                  </m:r>
                  <m:r>
                    <m:rPr>
                      <m:nor/>
                    </m:rPr>
                    <w:rPr>
                      <w:color w:val="000000"/>
                      <w:sz w:val="21"/>
                      <w:szCs w:val="21"/>
                    </w:rPr>
                    <m:t>MST</m:t>
                  </m:r>
                  <m:d>
                    <m:dPr>
                      <m:ctrlPr>
                        <w:rPr>
                          <w:rFonts w:ascii="Cambria Math" w:hAnsi="Cambria Math"/>
                          <w:color w:val="000000"/>
                          <w:sz w:val="21"/>
                          <w:szCs w:val="21"/>
                        </w:rPr>
                      </m:ctrlPr>
                    </m:dPr>
                    <m:e>
                      <m:r>
                        <w:rPr>
                          <w:rFonts w:ascii="Cambria Math" w:hAnsi="Cambria Math"/>
                          <w:color w:val="000000"/>
                          <w:sz w:val="21"/>
                          <w:szCs w:val="21"/>
                        </w:rPr>
                        <m:t>t</m:t>
                      </m:r>
                    </m:e>
                  </m:d>
                </m:sub>
                <m:sup/>
                <m:e>
                  <m:sSub>
                    <m:sSubPr>
                      <m:ctrlPr>
                        <w:rPr>
                          <w:rFonts w:ascii="Cambria Math" w:hAnsi="Cambria Math"/>
                          <w:color w:val="000000"/>
                          <w:sz w:val="21"/>
                          <w:szCs w:val="21"/>
                        </w:rPr>
                      </m:ctrlPr>
                    </m:sSubPr>
                    <m:e>
                      <m:r>
                        <w:rPr>
                          <w:rFonts w:ascii="Cambria Math" w:hAnsi="Cambria Math"/>
                          <w:color w:val="000000"/>
                          <w:sz w:val="21"/>
                          <w:szCs w:val="21"/>
                        </w:rPr>
                        <m:t>F</m:t>
                      </m:r>
                    </m:e>
                    <m:sub>
                      <m:r>
                        <m:rPr>
                          <m:nor/>
                        </m:rPr>
                        <w:rPr>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e>
              </m:nary>
              <m:r>
                <m:rPr>
                  <m:sty m:val="p"/>
                </m:rPr>
                <w:rPr>
                  <w:rFonts w:ascii="Cambria Math" w:hAnsi="Cambria Math"/>
                  <w:color w:val="000000"/>
                  <w:sz w:val="21"/>
                  <w:szCs w:val="21"/>
                </w:rPr>
                <m:t>⋅</m:t>
              </m:r>
              <m:f>
                <m:fPr>
                  <m:ctrlPr>
                    <w:rPr>
                      <w:rFonts w:ascii="Cambria Math" w:hAnsi="Cambria Math"/>
                      <w:color w:val="000000"/>
                      <w:sz w:val="21"/>
                      <w:szCs w:val="21"/>
                    </w:rPr>
                  </m:ctrlPr>
                </m:fPr>
                <m:num>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num>
                <m:den>
                  <m:d>
                    <m:dPr>
                      <m:begChr m:val="|"/>
                      <m:endChr m:val="|"/>
                      <m:ctrlPr>
                        <w:rPr>
                          <w:rFonts w:ascii="Cambria Math" w:hAnsi="Cambria Math"/>
                          <w:color w:val="000000"/>
                          <w:sz w:val="21"/>
                          <w:szCs w:val="21"/>
                        </w:rPr>
                      </m:ctrlPr>
                    </m:dPr>
                    <m:e>
                      <m:d>
                        <m:dPr>
                          <m:begChr m:val="|"/>
                          <m:endChr m:val="|"/>
                          <m:ctrlPr>
                            <w:rPr>
                              <w:rFonts w:ascii="Cambria Math" w:hAnsi="Cambria Math"/>
                              <w:color w:val="000000"/>
                              <w:sz w:val="21"/>
                              <w:szCs w:val="21"/>
                            </w:rPr>
                          </m:ctrlPr>
                        </m:d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j</m:t>
                              </m:r>
                            </m:sub>
                          </m:sSub>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e>
                      </m:d>
                    </m:e>
                  </m:d>
                </m:den>
              </m:f>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13</m:t>
                  </m:r>
                </m:e>
              </m:d>
            </m:e>
          </m:eqArr>
        </m:oMath>
      </m:oMathPara>
    </w:p>
    <w:p w14:paraId="7D129EBB" w14:textId="56C18257" w:rsidR="000F4F18" w:rsidRPr="00A9585A" w:rsidRDefault="000F4F18" w:rsidP="000F4F18">
      <w:pPr>
        <w:spacing w:line="360" w:lineRule="auto"/>
        <w:ind w:firstLineChars="196" w:firstLine="412"/>
        <w:rPr>
          <w:color w:val="000000"/>
          <w:sz w:val="21"/>
          <w:szCs w:val="21"/>
        </w:rPr>
      </w:pPr>
      <w:commentRangeStart w:id="310"/>
      <w:r w:rsidRPr="00A9585A">
        <w:rPr>
          <w:color w:val="000000"/>
          <w:sz w:val="21"/>
          <w:szCs w:val="21"/>
        </w:rPr>
        <w:t>其中</w:t>
      </w:r>
      <m:oMath>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oMath>
      <w:r w:rsidRPr="00A9585A">
        <w:rPr>
          <w:color w:val="000000"/>
          <w:sz w:val="21"/>
          <w:szCs w:val="21"/>
        </w:rPr>
        <w:t xml:space="preserve"> </w:t>
      </w:r>
      <w:r w:rsidRPr="00A9585A">
        <w:rPr>
          <w:color w:val="000000"/>
          <w:sz w:val="21"/>
          <w:szCs w:val="21"/>
        </w:rPr>
        <w:t>为</w:t>
      </w:r>
      <w:r w:rsidRPr="00A9585A">
        <w:rPr>
          <w:color w:val="000000"/>
          <w:sz w:val="21"/>
          <w:szCs w:val="21"/>
        </w:rPr>
        <w:t xml:space="preserve"> </w:t>
      </w:r>
      <m:oMath>
        <m:r>
          <w:rPr>
            <w:rFonts w:ascii="Cambria Math" w:hAnsi="Cambria Math"/>
            <w:color w:val="000000"/>
            <w:sz w:val="21"/>
            <w:szCs w:val="21"/>
          </w:rPr>
          <m:t>i</m:t>
        </m:r>
      </m:oMath>
      <w:r w:rsidRPr="00A9585A">
        <w:rPr>
          <w:color w:val="000000"/>
          <w:sz w:val="21"/>
          <w:szCs w:val="21"/>
        </w:rPr>
        <w:t xml:space="preserve"> </w:t>
      </w:r>
      <w:r w:rsidRPr="00A9585A">
        <w:rPr>
          <w:color w:val="000000"/>
          <w:sz w:val="21"/>
          <w:szCs w:val="21"/>
        </w:rPr>
        <w:t>与邻居</w:t>
      </w:r>
      <w:r w:rsidRPr="00A9585A">
        <w:rPr>
          <w:color w:val="000000"/>
          <w:sz w:val="21"/>
          <w:szCs w:val="21"/>
        </w:rPr>
        <w:t xml:space="preserve"> </w:t>
      </w:r>
      <m:oMath>
        <m:r>
          <w:rPr>
            <w:rFonts w:ascii="Cambria Math" w:hAnsi="Cambria Math"/>
            <w:color w:val="000000"/>
            <w:sz w:val="21"/>
            <w:szCs w:val="21"/>
          </w:rPr>
          <m:t>j</m:t>
        </m:r>
      </m:oMath>
      <w:r w:rsidRPr="00A9585A">
        <w:rPr>
          <w:color w:val="000000"/>
          <w:sz w:val="21"/>
          <w:szCs w:val="21"/>
        </w:rPr>
        <w:t xml:space="preserve"> </w:t>
      </w:r>
      <w:r w:rsidRPr="00A9585A">
        <w:rPr>
          <w:color w:val="000000"/>
          <w:sz w:val="21"/>
          <w:szCs w:val="21"/>
        </w:rPr>
        <w:t>之间的通信自适应引力幅值</w:t>
      </w:r>
      <w:commentRangeEnd w:id="310"/>
      <w:r w:rsidR="00DD1AFF">
        <w:rPr>
          <w:rStyle w:val="ac"/>
        </w:rPr>
        <w:commentReference w:id="310"/>
      </w:r>
      <w:r w:rsidRPr="00A9585A">
        <w:rPr>
          <w:color w:val="000000"/>
          <w:sz w:val="21"/>
          <w:szCs w:val="21"/>
        </w:rPr>
        <w:t>，定义为：</w:t>
      </w:r>
    </w:p>
    <w:p w14:paraId="4E60749A" w14:textId="34284734" w:rsidR="000F4F18" w:rsidRPr="00A9585A" w:rsidRDefault="003025F9" w:rsidP="000F4F1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F</m:t>
                  </m:r>
                </m:e>
                <m:sub>
                  <m:r>
                    <w:rPr>
                      <w:rFonts w:ascii="Cambria Math" w:hAnsi="Cambria Math"/>
                      <w:color w:val="000000"/>
                      <w:sz w:val="21"/>
                      <w:szCs w:val="21"/>
                    </w:rPr>
                    <m:t>mst</m:t>
                  </m:r>
                </m:sub>
              </m:sSub>
              <m:d>
                <m:dPr>
                  <m:ctrlPr>
                    <w:rPr>
                      <w:rFonts w:ascii="Cambria Math" w:hAnsi="Cambria Math"/>
                      <w:color w:val="000000"/>
                      <w:sz w:val="21"/>
                      <w:szCs w:val="21"/>
                    </w:rPr>
                  </m:ctrlPr>
                </m:dPr>
                <m:e>
                  <m:r>
                    <w:rPr>
                      <w:rFonts w:ascii="Cambria Math" w:hAnsi="Cambria Math"/>
                      <w:color w:val="000000"/>
                      <w:sz w:val="21"/>
                      <w:szCs w:val="21"/>
                    </w:rPr>
                    <m:t>i</m:t>
                  </m:r>
                  <m:r>
                    <m:rPr>
                      <m:sty m:val="p"/>
                    </m:rPr>
                    <w:rPr>
                      <w:rFonts w:ascii="Cambria Math" w:hAnsi="Cambria Math"/>
                      <w:color w:val="000000"/>
                      <w:sz w:val="21"/>
                      <w:szCs w:val="21"/>
                    </w:rPr>
                    <m:t>,</m:t>
                  </m:r>
                  <m:r>
                    <w:rPr>
                      <w:rFonts w:ascii="Cambria Math" w:hAnsi="Cambria Math"/>
                      <w:color w:val="000000"/>
                      <w:sz w:val="21"/>
                      <w:szCs w:val="21"/>
                    </w:rPr>
                    <m:t>j</m:t>
                  </m:r>
                </m:e>
              </m:d>
              <m:r>
                <m:rPr>
                  <m:sty m:val="p"/>
                </m:rPr>
                <w:rPr>
                  <w:rFonts w:ascii="Cambria Math" w:hAnsi="Cambria Math"/>
                  <w:color w:val="000000"/>
                  <w:sz w:val="21"/>
                  <w:szCs w:val="21"/>
                </w:rPr>
                <m:t>=</m:t>
              </m:r>
              <m:d>
                <m:dPr>
                  <m:begChr m:val="{"/>
                  <m:endChr m:val=""/>
                  <m:ctrlPr>
                    <w:rPr>
                      <w:rFonts w:ascii="Cambria Math" w:hAnsi="Cambria Math"/>
                      <w:color w:val="000000"/>
                      <w:sz w:val="21"/>
                      <w:szCs w:val="21"/>
                    </w:rPr>
                  </m:ctrlPr>
                </m:dPr>
                <m:e>
                  <m:eqArr>
                    <m:eqArrPr>
                      <m:ctrlPr>
                        <w:rPr>
                          <w:rFonts w:ascii="Cambria Math" w:hAnsi="Cambria Math"/>
                          <w:color w:val="000000"/>
                          <w:sz w:val="21"/>
                          <w:szCs w:val="21"/>
                        </w:rPr>
                      </m:ctrlPr>
                    </m:eqArrPr>
                    <m:e>
                      <m:d>
                        <m:dPr>
                          <m:ctrlPr>
                            <w:rPr>
                              <w:rFonts w:ascii="Cambria Math" w:hAnsi="Cambria Math"/>
                              <w:color w:val="000000"/>
                              <w:sz w:val="21"/>
                              <w:szCs w:val="21"/>
                            </w:rPr>
                          </m:ctrlPr>
                        </m:dPr>
                        <m:e>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den>
                          </m:f>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den>
                          </m:f>
                        </m:e>
                      </m:d>
                      <m:r>
                        <m:rPr>
                          <m:sty m:val="p"/>
                        </m:rPr>
                        <w:rPr>
                          <w:rFonts w:ascii="Cambria Math" w:hAnsi="Cambria Math"/>
                          <w:color w:val="000000"/>
                          <w:sz w:val="21"/>
                          <w:szCs w:val="21"/>
                        </w:rPr>
                        <m:t>⋅</m:t>
                      </m:r>
                      <m:f>
                        <m:fPr>
                          <m:ctrlPr>
                            <w:rPr>
                              <w:rFonts w:ascii="Cambria Math" w:hAnsi="Cambria Math"/>
                              <w:color w:val="000000"/>
                              <w:sz w:val="21"/>
                              <w:szCs w:val="21"/>
                            </w:rPr>
                          </m:ctrlPr>
                        </m:fPr>
                        <m:num>
                          <m:r>
                            <m:rPr>
                              <m:sty m:val="p"/>
                            </m:rPr>
                            <w:rPr>
                              <w:rFonts w:ascii="Cambria Math" w:hAnsi="Cambria Math"/>
                              <w:color w:val="000000"/>
                              <w:sz w:val="21"/>
                              <w:szCs w:val="21"/>
                            </w:rPr>
                            <m:t>1</m:t>
                          </m:r>
                        </m:num>
                        <m:den>
                          <m:sSubSup>
                            <m:sSubSupPr>
                              <m:ctrlPr>
                                <w:rPr>
                                  <w:rFonts w:ascii="Cambria Math" w:hAnsi="Cambria Math"/>
                                  <w:color w:val="000000"/>
                                  <w:sz w:val="21"/>
                                  <w:szCs w:val="21"/>
                                </w:rPr>
                              </m:ctrlPr>
                            </m:sSubSupPr>
                            <m:e>
                              <m:r>
                                <w:rPr>
                                  <w:rFonts w:ascii="Cambria Math" w:hAnsi="Cambria Math"/>
                                  <w:color w:val="000000"/>
                                  <w:sz w:val="21"/>
                                  <w:szCs w:val="21"/>
                                </w:rPr>
                                <m:t>m</m:t>
                              </m:r>
                            </m:e>
                            <m:sub>
                              <m:r>
                                <w:rPr>
                                  <w:rFonts w:ascii="Cambria Math" w:hAnsi="Cambria Math"/>
                                  <w:color w:val="000000"/>
                                  <w:sz w:val="21"/>
                                  <w:szCs w:val="21"/>
                                </w:rPr>
                                <m:t>eff</m:t>
                              </m:r>
                            </m:sub>
                            <m:sup>
                              <m:r>
                                <m:rPr>
                                  <m:sty m:val="p"/>
                                </m:rPr>
                                <w:rPr>
                                  <w:rFonts w:ascii="Cambria Math" w:hAnsi="Cambria Math"/>
                                  <w:color w:val="000000"/>
                                  <w:sz w:val="21"/>
                                  <w:szCs w:val="21"/>
                                </w:rPr>
                                <m:t>2</m:t>
                              </m:r>
                            </m:sup>
                          </m:sSubSup>
                        </m:den>
                      </m:f>
                      <m:r>
                        <m:rPr>
                          <m:sty m:val="p"/>
                        </m:rPr>
                        <w:rPr>
                          <w:rFonts w:ascii="Cambria Math" w:hAnsi="Cambria Math"/>
                          <w:color w:val="000000"/>
                          <w:sz w:val="21"/>
                          <w:szCs w:val="21"/>
                        </w:rPr>
                        <m:t>,0&lt;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​&lt;</m:t>
                      </m:r>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r>
                        <m:rPr>
                          <m:sty m:val="p"/>
                        </m:rPr>
                        <w:rPr>
                          <w:rFonts w:ascii="Cambria Math" w:hAnsi="Cambria Math"/>
                          <w:color w:val="000000"/>
                          <w:sz w:val="21"/>
                          <w:szCs w:val="21"/>
                        </w:rPr>
                        <m:t>​</m:t>
                      </m:r>
                    </m:e>
                    <m:e>
                      <m:r>
                        <m:rPr>
                          <m:sty m:val="p"/>
                        </m:rPr>
                        <w:rPr>
                          <w:rFonts w:ascii="Cambria Math" w:hAnsi="Cambria Math"/>
                          <w:color w:val="000000"/>
                          <w:sz w:val="21"/>
                          <w:szCs w:val="21"/>
                        </w:rPr>
                        <m:t>0                            ,</m:t>
                      </m:r>
                      <m:r>
                        <w:rPr>
                          <w:rFonts w:ascii="Cambria Math" w:hAnsi="Cambria Math"/>
                          <w:color w:val="000000"/>
                          <w:sz w:val="21"/>
                          <w:szCs w:val="21"/>
                        </w:rPr>
                        <m:t>otherwise</m:t>
                      </m:r>
                    </m:e>
                  </m:eqArr>
                </m:e>
              </m:d>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14</m:t>
                  </m:r>
                </m:e>
              </m:d>
            </m:e>
          </m:eqArr>
        </m:oMath>
      </m:oMathPara>
    </w:p>
    <w:p w14:paraId="39AA8A6B" w14:textId="7ED99C7A" w:rsidR="004944FE" w:rsidRDefault="000F4F18" w:rsidP="000F4F18">
      <w:pPr>
        <w:spacing w:line="360" w:lineRule="auto"/>
        <w:ind w:firstLineChars="196" w:firstLine="412"/>
        <w:rPr>
          <w:color w:val="000000"/>
          <w:sz w:val="21"/>
          <w:szCs w:val="21"/>
        </w:rPr>
      </w:pPr>
      <w:r w:rsidRPr="00A9585A">
        <w:rPr>
          <w:color w:val="000000"/>
          <w:sz w:val="21"/>
          <w:szCs w:val="21"/>
        </w:rPr>
        <w:t>其中</w:t>
      </w:r>
      <w:r w:rsidRPr="00A9585A">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eff</m:t>
            </m:r>
          </m:sub>
        </m:sSub>
        <m:r>
          <m:rPr>
            <m:sty m:val="p"/>
          </m:rPr>
          <w:rPr>
            <w:rFonts w:ascii="Cambria Math" w:hAnsi="Cambria Math"/>
            <w:color w:val="000000"/>
            <w:sz w:val="21"/>
            <w:szCs w:val="21"/>
          </w:rPr>
          <m:t>=</m:t>
        </m:r>
        <m:func>
          <m:funcPr>
            <m:ctrlPr>
              <w:rPr>
                <w:rFonts w:ascii="Cambria Math" w:hAnsi="Cambria Math"/>
                <w:i/>
                <w:color w:val="000000"/>
                <w:sz w:val="21"/>
                <w:szCs w:val="21"/>
              </w:rPr>
            </m:ctrlPr>
          </m:funcPr>
          <m:fName>
            <m:r>
              <w:rPr>
                <w:rFonts w:ascii="Cambria Math" w:hAnsi="Cambria Math"/>
                <w:color w:val="000000"/>
                <w:sz w:val="21"/>
                <w:szCs w:val="21"/>
              </w:rPr>
              <m:t>max</m:t>
            </m:r>
          </m:fName>
          <m:e>
            <m:d>
              <m:dPr>
                <m:ctrlPr>
                  <w:rPr>
                    <w:rFonts w:ascii="Cambria Math" w:hAnsi="Cambria Math"/>
                    <w:i/>
                    <w:color w:val="000000"/>
                    <w:sz w:val="21"/>
                    <w:szCs w:val="21"/>
                  </w:rPr>
                </m:ctrlPr>
              </m:dPr>
              <m:e>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w:rPr>
                    <w:rFonts w:ascii="Cambria Math" w:hAnsi="Cambria Math"/>
                    <w:color w:val="000000"/>
                    <w:sz w:val="21"/>
                    <w:szCs w:val="21"/>
                  </w:rPr>
                  <m:t>-</m:t>
                </m:r>
                <m:sSub>
                  <m:sSubPr>
                    <m:ctrlPr>
                      <w:rPr>
                        <w:rFonts w:ascii="Cambria Math" w:hAnsi="Cambria Math"/>
                        <w:i/>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r>
                  <w:rPr>
                    <w:rFonts w:ascii="Cambria Math" w:hAnsi="Cambria Math"/>
                    <w:color w:val="000000"/>
                    <w:sz w:val="21"/>
                    <w:szCs w:val="21"/>
                  </w:rPr>
                  <m:t>,ϵ</m:t>
                </m:r>
              </m:e>
            </m:d>
          </m:e>
        </m:func>
      </m:oMath>
      <w:r w:rsidRPr="00A9585A">
        <w:rPr>
          <w:color w:val="000000"/>
          <w:sz w:val="21"/>
          <w:szCs w:val="21"/>
        </w:rPr>
        <w:t xml:space="preserve"> </w:t>
      </w:r>
      <w:r w:rsidRPr="00A9585A">
        <w:rPr>
          <w:color w:val="000000"/>
          <w:sz w:val="21"/>
          <w:szCs w:val="21"/>
        </w:rPr>
        <w:t>表示有效</w:t>
      </w:r>
      <w:r w:rsidRPr="00A9585A">
        <w:rPr>
          <w:color w:val="000000"/>
          <w:sz w:val="21"/>
          <w:szCs w:val="21"/>
        </w:rPr>
        <w:t xml:space="preserve">SINR </w:t>
      </w:r>
      <w:r w:rsidRPr="00A9585A">
        <w:rPr>
          <w:color w:val="000000"/>
          <w:sz w:val="21"/>
          <w:szCs w:val="21"/>
        </w:rPr>
        <w:t>裕度，</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min</m:t>
            </m:r>
          </m:sub>
        </m:sSub>
        <m:r>
          <m:rPr>
            <m:sty m:val="p"/>
          </m:rPr>
          <w:rPr>
            <w:rFonts w:ascii="Cambria Math" w:hAnsi="Cambria Math"/>
            <w:color w:val="000000"/>
            <w:sz w:val="21"/>
            <w:szCs w:val="21"/>
          </w:rPr>
          <m:t>=</m:t>
        </m:r>
        <m:func>
          <m:funcPr>
            <m:ctrlPr>
              <w:rPr>
                <w:rFonts w:ascii="Cambria Math" w:hAnsi="Cambria Math"/>
                <w:color w:val="000000"/>
                <w:sz w:val="21"/>
                <w:szCs w:val="21"/>
              </w:rPr>
            </m:ctrlPr>
          </m:funcPr>
          <m:fName>
            <m:r>
              <m:rPr>
                <m:sty m:val="p"/>
              </m:rPr>
              <w:rPr>
                <w:rFonts w:ascii="Cambria Math" w:hAnsi="Cambria Math"/>
                <w:color w:val="000000"/>
                <w:sz w:val="21"/>
                <w:szCs w:val="21"/>
              </w:rPr>
              <m:t>min</m:t>
            </m:r>
          </m:fName>
          <m:e>
            <m:d>
              <m:dPr>
                <m:ctrlPr>
                  <w:rPr>
                    <w:rFonts w:ascii="Cambria Math" w:hAnsi="Cambria Math"/>
                    <w:color w:val="000000"/>
                    <w:sz w:val="21"/>
                    <w:szCs w:val="21"/>
                  </w:rPr>
                </m:ctrlPr>
              </m:dPr>
              <m:e>
                <m:sSub>
                  <m:sSubPr>
                    <m:ctrlPr>
                      <w:rPr>
                        <w:rFonts w:ascii="Cambria Math" w:hAnsi="Cambria Math"/>
                        <w:i/>
                        <w:color w:val="000000"/>
                        <w:sz w:val="21"/>
                        <w:szCs w:val="21"/>
                      </w:rPr>
                    </m:ctrlPr>
                  </m:sSubPr>
                  <m:e>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ij</m:t>
                    </m:r>
                  </m:sub>
                </m:sSub>
                <m:sSub>
                  <m:sSubPr>
                    <m:ctrlPr>
                      <w:rPr>
                        <w:rFonts w:ascii="Cambria Math" w:hAnsi="Cambria Math"/>
                        <w:i/>
                        <w:color w:val="000000"/>
                        <w:sz w:val="21"/>
                        <w:szCs w:val="21"/>
                      </w:rPr>
                    </m:ctrlPr>
                  </m:sSubPr>
                  <m:e>
                    <m:r>
                      <m:rPr>
                        <m:nor/>
                      </m:rPr>
                      <w:rPr>
                        <w:rFonts w:hint="eastAsia"/>
                        <w:color w:val="000000"/>
                        <w:sz w:val="21"/>
                        <w:szCs w:val="21"/>
                      </w:rPr>
                      <m:t>,</m:t>
                    </m:r>
                    <m:r>
                      <m:rPr>
                        <m:nor/>
                      </m:rPr>
                      <w:rPr>
                        <w:color w:val="000000"/>
                        <w:sz w:val="21"/>
                        <w:szCs w:val="21"/>
                      </w:rPr>
                      <m:t>SINR</m:t>
                    </m:r>
                    <m:ctrlPr>
                      <w:rPr>
                        <w:rFonts w:ascii="Cambria Math" w:hAnsi="Cambria Math"/>
                        <w:color w:val="000000"/>
                        <w:sz w:val="21"/>
                        <w:szCs w:val="21"/>
                      </w:rPr>
                    </m:ctrlPr>
                  </m:e>
                  <m:sub>
                    <m:r>
                      <w:rPr>
                        <w:rFonts w:ascii="Cambria Math" w:hAnsi="Cambria Math" w:hint="eastAsia"/>
                        <w:color w:val="000000"/>
                        <w:sz w:val="21"/>
                        <w:szCs w:val="21"/>
                      </w:rPr>
                      <m:t>ji</m:t>
                    </m:r>
                  </m:sub>
                </m:sSub>
              </m:e>
            </m:d>
          </m:e>
        </m:func>
      </m:oMath>
      <w:r w:rsidRPr="00A9585A">
        <w:rPr>
          <w:color w:val="000000"/>
          <w:sz w:val="21"/>
          <w:szCs w:val="21"/>
        </w:rPr>
        <w:t xml:space="preserve"> </w:t>
      </w:r>
      <w:r w:rsidRPr="00A9585A">
        <w:rPr>
          <w:color w:val="000000"/>
          <w:sz w:val="21"/>
          <w:szCs w:val="21"/>
        </w:rPr>
        <w:t>为双向通信的最小信噪比；</w:t>
      </w:r>
      <m:oMath>
        <m:sSub>
          <m:sSubPr>
            <m:ctrlPr>
              <w:rPr>
                <w:rFonts w:ascii="Cambria Math" w:hAnsi="Cambria Math"/>
                <w:color w:val="000000"/>
                <w:sz w:val="21"/>
                <w:szCs w:val="21"/>
              </w:rPr>
            </m:ctrlPr>
          </m:sSubPr>
          <m:e>
            <m:r>
              <w:rPr>
                <w:rFonts w:ascii="Cambria Math" w:hAnsi="Cambria Math"/>
                <w:color w:val="000000"/>
                <w:sz w:val="21"/>
                <w:szCs w:val="21"/>
              </w:rPr>
              <m:t>s</m:t>
            </m:r>
          </m:e>
          <m:sub>
            <m:r>
              <w:rPr>
                <w:rFonts w:ascii="Cambria Math" w:hAnsi="Cambria Math"/>
                <w:color w:val="000000"/>
                <w:sz w:val="21"/>
                <w:szCs w:val="21"/>
              </w:rPr>
              <m:t>th</m:t>
            </m:r>
          </m:sub>
        </m:sSub>
      </m:oMath>
      <w:r w:rsidRPr="00A9585A">
        <w:rPr>
          <w:color w:val="000000"/>
          <w:sz w:val="21"/>
          <w:szCs w:val="21"/>
        </w:rPr>
        <w:t xml:space="preserve"> </w:t>
      </w:r>
      <w:r w:rsidRPr="00A9585A">
        <w:rPr>
          <w:color w:val="000000"/>
          <w:sz w:val="21"/>
          <w:szCs w:val="21"/>
        </w:rPr>
        <w:t>为通信阈值，</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r</m:t>
            </m:r>
          </m:sub>
        </m:sSub>
      </m:oMath>
      <w:r w:rsidRPr="00A9585A">
        <w:rPr>
          <w:color w:val="000000"/>
          <w:sz w:val="21"/>
          <w:szCs w:val="21"/>
        </w:rPr>
        <w:t xml:space="preserve"> </w:t>
      </w:r>
      <w:r w:rsidRPr="00A9585A">
        <w:rPr>
          <w:color w:val="000000"/>
          <w:sz w:val="21"/>
          <w:szCs w:val="21"/>
        </w:rPr>
        <w:t>为裕度半径，</w:t>
      </w:r>
      <m:oMath>
        <m:r>
          <m:rPr>
            <m:sty m:val="p"/>
          </m:rPr>
          <w:rPr>
            <w:rFonts w:ascii="Cambria Math" w:hAnsi="Cambria Math"/>
            <w:color w:val="000000"/>
            <w:sz w:val="21"/>
            <w:szCs w:val="21"/>
          </w:rPr>
          <m:t>ϵ</m:t>
        </m:r>
      </m:oMath>
      <w:r w:rsidRPr="00A9585A">
        <w:rPr>
          <w:color w:val="000000"/>
          <w:sz w:val="21"/>
          <w:szCs w:val="21"/>
        </w:rPr>
        <w:t xml:space="preserve"> </w:t>
      </w:r>
      <w:r w:rsidRPr="00A9585A">
        <w:rPr>
          <w:color w:val="000000"/>
          <w:sz w:val="21"/>
          <w:szCs w:val="21"/>
        </w:rPr>
        <w:t>为数值稳定性常数</w:t>
      </w:r>
      <w:r w:rsidR="00332D74" w:rsidRPr="00A9585A">
        <w:rPr>
          <w:rFonts w:hint="eastAsia"/>
          <w:color w:val="000000"/>
          <w:sz w:val="21"/>
          <w:szCs w:val="21"/>
        </w:rPr>
        <w:t>。</w:t>
      </w:r>
      <w:r w:rsidRPr="00A9585A">
        <w:rPr>
          <w:color w:val="000000"/>
          <w:sz w:val="21"/>
          <w:szCs w:val="21"/>
        </w:rPr>
        <w:t>该机制通过动态调节引力强度，使得当通信链路接近失效时，引力增强以维持连通性，而当链路质量充足时，引力减弱直至消失，从而在保持通信拓扑稳定的同时避免</w:t>
      </w:r>
      <w:r w:rsidR="00A36F48">
        <w:rPr>
          <w:rFonts w:hint="eastAsia"/>
          <w:color w:val="000000"/>
          <w:sz w:val="21"/>
          <w:szCs w:val="21"/>
        </w:rPr>
        <w:t>无人机之间</w:t>
      </w:r>
      <w:r w:rsidR="00332D74" w:rsidRPr="00A9585A">
        <w:rPr>
          <w:rFonts w:hint="eastAsia"/>
          <w:color w:val="000000"/>
          <w:sz w:val="21"/>
          <w:szCs w:val="21"/>
        </w:rPr>
        <w:t>过度集中</w:t>
      </w:r>
      <w:r w:rsidRPr="00A9585A">
        <w:rPr>
          <w:color w:val="000000"/>
          <w:sz w:val="21"/>
          <w:szCs w:val="21"/>
        </w:rPr>
        <w:t>。</w:t>
      </w:r>
    </w:p>
    <w:p w14:paraId="2E57022C" w14:textId="09AC0E09" w:rsidR="004944FE" w:rsidRDefault="004944FE" w:rsidP="000F4F18">
      <w:pPr>
        <w:spacing w:line="360" w:lineRule="auto"/>
        <w:ind w:firstLineChars="196" w:firstLine="412"/>
        <w:rPr>
          <w:color w:val="000000"/>
          <w:sz w:val="21"/>
          <w:szCs w:val="21"/>
        </w:rPr>
      </w:pPr>
      <w:r w:rsidRPr="004944FE">
        <w:rPr>
          <w:color w:val="000000"/>
          <w:sz w:val="21"/>
          <w:szCs w:val="21"/>
        </w:rPr>
        <w:t>综合上述机制，底层</w:t>
      </w:r>
      <w:r w:rsidRPr="004944FE">
        <w:rPr>
          <w:color w:val="000000"/>
          <w:sz w:val="21"/>
          <w:szCs w:val="21"/>
        </w:rPr>
        <w:t xml:space="preserve"> MST-APF </w:t>
      </w:r>
      <w:r w:rsidRPr="004944FE">
        <w:rPr>
          <w:color w:val="000000"/>
          <w:sz w:val="21"/>
          <w:szCs w:val="21"/>
        </w:rPr>
        <w:t>局部规划的执行过程</w:t>
      </w:r>
      <w:r>
        <w:rPr>
          <w:rFonts w:hint="eastAsia"/>
          <w:color w:val="000000"/>
          <w:sz w:val="21"/>
          <w:szCs w:val="21"/>
        </w:rPr>
        <w:t>为</w:t>
      </w:r>
      <w:r w:rsidRPr="004944FE">
        <w:rPr>
          <w:color w:val="000000"/>
          <w:sz w:val="21"/>
          <w:szCs w:val="21"/>
        </w:rPr>
        <w:t>：首先，系统根据无人机当前位置和通信参数计算</w:t>
      </w:r>
      <w:r w:rsidRPr="004944FE">
        <w:rPr>
          <w:color w:val="000000"/>
          <w:sz w:val="21"/>
          <w:szCs w:val="21"/>
        </w:rPr>
        <w:t xml:space="preserve"> SINR </w:t>
      </w:r>
      <w:r w:rsidRPr="004944FE">
        <w:rPr>
          <w:color w:val="000000"/>
          <w:sz w:val="21"/>
          <w:szCs w:val="21"/>
        </w:rPr>
        <w:t>并生成加权图；随后通过</w:t>
      </w:r>
      <w:r w:rsidRPr="004944FE">
        <w:rPr>
          <w:color w:val="000000"/>
          <w:sz w:val="21"/>
          <w:szCs w:val="21"/>
        </w:rPr>
        <w:t xml:space="preserve"> Kruskal </w:t>
      </w:r>
      <w:r w:rsidRPr="004944FE">
        <w:rPr>
          <w:color w:val="000000"/>
          <w:sz w:val="21"/>
          <w:szCs w:val="21"/>
        </w:rPr>
        <w:t>算法构建最小生成树</w:t>
      </w:r>
      <w:r w:rsidRPr="004944FE">
        <w:rPr>
          <w:color w:val="000000"/>
          <w:sz w:val="21"/>
          <w:szCs w:val="21"/>
        </w:rPr>
        <w:t xml:space="preserve"> </w:t>
      </w:r>
      <m:oMath>
        <m:r>
          <w:rPr>
            <w:rFonts w:ascii="Cambria Math" w:hAnsi="Cambria Math"/>
            <w:color w:val="000000"/>
            <w:sz w:val="21"/>
            <w:szCs w:val="21"/>
          </w:rPr>
          <m:t>MST</m:t>
        </m:r>
        <m:d>
          <m:dPr>
            <m:ctrlPr>
              <w:rPr>
                <w:rFonts w:ascii="Cambria Math" w:hAnsi="Cambria Math"/>
                <w:i/>
                <w:color w:val="000000"/>
                <w:sz w:val="21"/>
                <w:szCs w:val="21"/>
              </w:rPr>
            </m:ctrlPr>
          </m:dPr>
          <m:e>
            <m:r>
              <w:rPr>
                <w:rFonts w:ascii="Cambria Math" w:hAnsi="Cambria Math"/>
                <w:color w:val="000000"/>
                <w:sz w:val="21"/>
                <w:szCs w:val="21"/>
              </w:rPr>
              <m:t>t</m:t>
            </m:r>
          </m:e>
        </m:d>
      </m:oMath>
      <w:r w:rsidRPr="004944FE">
        <w:rPr>
          <w:color w:val="000000"/>
          <w:sz w:val="21"/>
          <w:szCs w:val="21"/>
        </w:rPr>
        <w:t>；各无人机并行计算目标</w:t>
      </w:r>
      <w:r>
        <w:rPr>
          <w:rFonts w:hint="eastAsia"/>
          <w:color w:val="000000"/>
          <w:sz w:val="21"/>
          <w:szCs w:val="21"/>
        </w:rPr>
        <w:t>导向</w:t>
      </w:r>
      <w:r w:rsidRPr="004944FE">
        <w:rPr>
          <w:color w:val="000000"/>
          <w:sz w:val="21"/>
          <w:szCs w:val="21"/>
        </w:rPr>
        <w:t>引力、</w:t>
      </w:r>
      <w:r>
        <w:rPr>
          <w:rFonts w:hint="eastAsia"/>
          <w:color w:val="000000"/>
          <w:sz w:val="21"/>
          <w:szCs w:val="21"/>
        </w:rPr>
        <w:t>碰撞避免</w:t>
      </w:r>
      <w:r w:rsidRPr="004944FE">
        <w:rPr>
          <w:color w:val="000000"/>
          <w:sz w:val="21"/>
          <w:szCs w:val="21"/>
        </w:rPr>
        <w:t>斥力与</w:t>
      </w:r>
      <w:r>
        <w:rPr>
          <w:rFonts w:hint="eastAsia"/>
          <w:color w:val="000000"/>
          <w:sz w:val="21"/>
          <w:szCs w:val="21"/>
        </w:rPr>
        <w:t>连通保持</w:t>
      </w:r>
      <w:r w:rsidRPr="004944FE">
        <w:rPr>
          <w:color w:val="000000"/>
          <w:sz w:val="21"/>
          <w:szCs w:val="21"/>
        </w:rPr>
        <w:t>力三类势场力并加权求和；最后根据归一化速度更新位置：</w:t>
      </w:r>
    </w:p>
    <w:p w14:paraId="28A330D5" w14:textId="15370293" w:rsidR="004944FE" w:rsidRDefault="003025F9" w:rsidP="000F4F18">
      <w:pPr>
        <w:spacing w:line="360" w:lineRule="auto"/>
        <w:ind w:firstLineChars="196" w:firstLine="412"/>
        <w:rPr>
          <w:color w:val="000000"/>
          <w:sz w:val="21"/>
          <w:szCs w:val="21"/>
        </w:rPr>
      </w:pPr>
      <m:oMathPara>
        <m:oMath>
          <m:eqArr>
            <m:eqArrPr>
              <m:maxDist m:val="1"/>
              <m:ctrlPr>
                <w:rPr>
                  <w:rFonts w:ascii="Cambria Math" w:hAnsi="Cambria Math"/>
                  <w:color w:val="000000"/>
                  <w:sz w:val="21"/>
                  <w:szCs w:val="21"/>
                </w:rPr>
              </m:ctrlPr>
            </m:eqArrPr>
            <m:e>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o</m:t>
                  </m:r>
                </m:e>
                <m:sub>
                  <m:r>
                    <w:rPr>
                      <w:rFonts w:ascii="Cambria Math" w:hAnsi="Cambria Math" w:hint="eastAsia"/>
                      <w:color w:val="000000"/>
                      <w:sz w:val="21"/>
                      <w:szCs w:val="21"/>
                    </w:rPr>
                    <m:t>i</m:t>
                  </m:r>
                </m:sub>
              </m:sSub>
              <m:r>
                <m:rPr>
                  <m:sty m:val="p"/>
                </m:rPr>
                <w:rPr>
                  <w:rFonts w:ascii="Cambria Math" w:hAnsi="Cambria Math"/>
                  <w:color w:val="000000"/>
                  <w:sz w:val="21"/>
                  <w:szCs w:val="21"/>
                </w:rPr>
                <m:t>​</m:t>
              </m:r>
              <m:d>
                <m:dPr>
                  <m:ctrlPr>
                    <w:rPr>
                      <w:rFonts w:ascii="Cambria Math" w:hAnsi="Cambria Math"/>
                      <w:color w:val="000000"/>
                      <w:sz w:val="21"/>
                      <w:szCs w:val="21"/>
                    </w:rPr>
                  </m:ctrlPr>
                </m:dPr>
                <m:e>
                  <m:r>
                    <w:rPr>
                      <w:rFonts w:ascii="Cambria Math" w:hAnsi="Cambria Math"/>
                      <w:color w:val="000000"/>
                      <w:sz w:val="21"/>
                      <w:szCs w:val="21"/>
                    </w:rPr>
                    <m:t>t</m:t>
                  </m:r>
                </m:e>
              </m:d>
              <m:r>
                <m:rPr>
                  <m:sty m:val="p"/>
                </m:rPr>
                <w:rPr>
                  <w:rFonts w:ascii="Cambria Math" w:hAnsi="Cambria Math"/>
                  <w:color w:val="000000"/>
                  <w:sz w:val="21"/>
                  <w:szCs w:val="21"/>
                </w:rPr>
                <m:t>+</m:t>
              </m:r>
              <m:sSub>
                <m:sSubPr>
                  <m:ctrlPr>
                    <w:rPr>
                      <w:rFonts w:ascii="Cambria Math" w:hAnsi="Cambria Math"/>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sSub>
                <m:sSubPr>
                  <m:ctrlPr>
                    <w:rPr>
                      <w:rFonts w:ascii="Cambria Math" w:hAnsi="Cambria Math"/>
                      <w:color w:val="000000"/>
                      <w:sz w:val="21"/>
                      <w:szCs w:val="21"/>
                    </w:rPr>
                  </m:ctrlPr>
                </m:sSubPr>
                <m:e>
                  <m:r>
                    <m:rPr>
                      <m:sty m:val="p"/>
                    </m:rPr>
                    <w:rPr>
                      <w:rFonts w:ascii="Cambria Math" w:hAnsi="Cambria Math"/>
                      <w:color w:val="000000"/>
                      <w:sz w:val="21"/>
                      <w:szCs w:val="21"/>
                    </w:rPr>
                    <m:t>(</m:t>
                  </m:r>
                  <m:r>
                    <w:rPr>
                      <w:rFonts w:ascii="Cambria Math" w:hAnsi="Cambria Math"/>
                      <w:color w:val="000000"/>
                      <w:sz w:val="21"/>
                      <w:szCs w:val="21"/>
                    </w:rPr>
                    <m:t>F</m:t>
                  </m:r>
                </m:e>
                <m:sub>
                  <m:r>
                    <w:rPr>
                      <w:rFonts w:ascii="Cambria Math" w:hAnsi="Cambria Math"/>
                      <w:color w:val="000000"/>
                      <w:sz w:val="21"/>
                      <w:szCs w:val="21"/>
                    </w:rPr>
                    <m:t>i</m:t>
                  </m:r>
                </m:sub>
              </m:sSub>
              <m:d>
                <m:dPr>
                  <m:ctrlPr>
                    <w:rPr>
                      <w:rFonts w:ascii="Cambria Math" w:hAnsi="Cambria Math"/>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m:t>
              </m:r>
              <m:d>
                <m:dPr>
                  <m:ctrlPr>
                    <w:rPr>
                      <w:rFonts w:ascii="Cambria Math" w:hAnsi="Cambria Math"/>
                      <w:color w:val="000000"/>
                      <w:sz w:val="21"/>
                      <w:szCs w:val="21"/>
                    </w:rPr>
                  </m:ctrlPr>
                </m:dPr>
                <m:e>
                  <m:r>
                    <m:rPr>
                      <m:sty m:val="p"/>
                    </m:rPr>
                    <w:rPr>
                      <w:rFonts w:ascii="Cambria Math" w:hAnsi="Cambria Math"/>
                      <w:color w:val="000000"/>
                      <w:sz w:val="21"/>
                      <w:szCs w:val="21"/>
                    </w:rPr>
                    <m:t>15</m:t>
                  </m:r>
                </m:e>
              </m:d>
              <m:r>
                <m:rPr>
                  <m:sty m:val="p"/>
                </m:rPr>
                <w:rPr>
                  <w:rFonts w:ascii="Cambria Math" w:hAnsi="Cambria Math"/>
                  <w:color w:val="000000"/>
                  <w:sz w:val="21"/>
                  <w:szCs w:val="21"/>
                </w:rPr>
                <m:t>​</m:t>
              </m:r>
            </m:e>
          </m:eqArr>
        </m:oMath>
      </m:oMathPara>
    </w:p>
    <w:p w14:paraId="164DAFFD" w14:textId="27C8AB9A" w:rsidR="004944FE" w:rsidRDefault="004944FE" w:rsidP="000F4F18">
      <w:pPr>
        <w:spacing w:line="360" w:lineRule="auto"/>
        <w:ind w:firstLineChars="196" w:firstLine="412"/>
        <w:rPr>
          <w:color w:val="000000"/>
          <w:sz w:val="21"/>
          <w:szCs w:val="21"/>
        </w:rPr>
      </w:pPr>
      <w:r w:rsidRPr="004944FE">
        <w:rPr>
          <w:color w:val="000000"/>
          <w:sz w:val="21"/>
          <w:szCs w:val="21"/>
        </w:rPr>
        <w:t>其中</w:t>
      </w:r>
      <w:r w:rsidRPr="004944FE">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v</m:t>
            </m:r>
          </m:e>
          <m:sub>
            <m:r>
              <w:rPr>
                <w:rFonts w:ascii="Cambria Math" w:hAnsi="Cambria Math"/>
                <w:color w:val="000000"/>
                <w:sz w:val="21"/>
                <w:szCs w:val="21"/>
              </w:rPr>
              <m:t>norm</m:t>
            </m:r>
          </m:sub>
        </m:sSub>
        <m:d>
          <m:dPr>
            <m:ctrlPr>
              <w:rPr>
                <w:rFonts w:ascii="Cambria Math" w:hAnsi="Cambria Math"/>
                <w:i/>
                <w:color w:val="000000"/>
                <w:sz w:val="21"/>
                <w:szCs w:val="21"/>
              </w:rPr>
            </m:ctrlPr>
          </m:dPr>
          <m:e>
            <m:r>
              <m:rPr>
                <m:sty m:val="p"/>
              </m:rPr>
              <w:rPr>
                <w:rFonts w:ascii="Cambria Math" w:hAnsi="Cambria Math"/>
                <w:color w:val="000000"/>
                <w:sz w:val="21"/>
                <w:szCs w:val="21"/>
              </w:rPr>
              <m:t>⋅</m:t>
            </m:r>
          </m:e>
        </m:d>
      </m:oMath>
      <w:r w:rsidRPr="004944FE">
        <w:rPr>
          <w:color w:val="000000"/>
          <w:sz w:val="21"/>
          <w:szCs w:val="21"/>
        </w:rPr>
        <w:t>为速度归一化函数，用于限制无人机的单步移动距离，保证局部运动的平滑性与稳定性。</w:t>
      </w:r>
    </w:p>
    <w:p w14:paraId="65661DC5" w14:textId="1213A27F" w:rsidR="000F4F18" w:rsidRDefault="0059760E" w:rsidP="000F4F18">
      <w:pPr>
        <w:spacing w:line="360" w:lineRule="auto"/>
        <w:ind w:firstLineChars="196" w:firstLine="412"/>
        <w:rPr>
          <w:color w:val="000000"/>
          <w:sz w:val="21"/>
          <w:szCs w:val="21"/>
        </w:rPr>
      </w:pPr>
      <w:r>
        <w:rPr>
          <w:rFonts w:hint="eastAsia"/>
          <w:color w:val="000000"/>
          <w:sz w:val="21"/>
          <w:szCs w:val="21"/>
        </w:rPr>
        <w:t>具体流程如算法</w:t>
      </w:r>
      <w:r>
        <w:rPr>
          <w:rFonts w:hint="eastAsia"/>
          <w:color w:val="000000"/>
          <w:sz w:val="21"/>
          <w:szCs w:val="21"/>
        </w:rPr>
        <w:t>2</w:t>
      </w:r>
      <w:r>
        <w:rPr>
          <w:rFonts w:hint="eastAsia"/>
          <w:color w:val="000000"/>
          <w:sz w:val="21"/>
          <w:szCs w:val="21"/>
        </w:rPr>
        <w:t>所示：</w:t>
      </w:r>
    </w:p>
    <w:tbl>
      <w:tblPr>
        <w:tblStyle w:val="afe"/>
        <w:tblW w:w="0" w:type="auto"/>
        <w:tblLook w:val="04A0" w:firstRow="1" w:lastRow="0" w:firstColumn="1" w:lastColumn="0" w:noHBand="0" w:noVBand="1"/>
      </w:tblPr>
      <w:tblGrid>
        <w:gridCol w:w="9628"/>
      </w:tblGrid>
      <w:tr w:rsidR="0059760E" w:rsidRPr="002A1446" w14:paraId="1088D0F8" w14:textId="77777777" w:rsidTr="002423FF">
        <w:trPr>
          <w:cnfStyle w:val="100000000000" w:firstRow="1" w:lastRow="0" w:firstColumn="0" w:lastColumn="0" w:oddVBand="0" w:evenVBand="0" w:oddHBand="0" w:evenHBand="0" w:firstRowFirstColumn="0" w:firstRowLastColumn="0" w:lastRowFirstColumn="0" w:lastRowLastColumn="0"/>
        </w:trPr>
        <w:tc>
          <w:tcPr>
            <w:tcW w:w="9628" w:type="dxa"/>
          </w:tcPr>
          <w:p w14:paraId="409789A8" w14:textId="77777777" w:rsidR="0059760E" w:rsidRPr="002A1446" w:rsidRDefault="0059760E" w:rsidP="002423FF">
            <w:pPr>
              <w:spacing w:line="360" w:lineRule="auto"/>
              <w:rPr>
                <w:color w:val="000000"/>
                <w:szCs w:val="21"/>
              </w:rPr>
            </w:pPr>
            <w:r w:rsidRPr="002423FF">
              <w:rPr>
                <w:color w:val="000000"/>
                <w:sz w:val="21"/>
                <w:szCs w:val="21"/>
              </w:rPr>
              <w:t>算法</w:t>
            </w:r>
            <w:r w:rsidRPr="002423FF">
              <w:rPr>
                <w:color w:val="000000"/>
                <w:sz w:val="21"/>
                <w:szCs w:val="21"/>
              </w:rPr>
              <w:t xml:space="preserve">2 </w:t>
            </w:r>
            <w:r w:rsidRPr="002423FF">
              <w:rPr>
                <w:color w:val="000000"/>
                <w:sz w:val="21"/>
                <w:szCs w:val="21"/>
              </w:rPr>
              <w:t>基于</w:t>
            </w:r>
            <w:r w:rsidRPr="002423FF">
              <w:rPr>
                <w:color w:val="000000"/>
                <w:sz w:val="21"/>
                <w:szCs w:val="21"/>
              </w:rPr>
              <w:t>MST</w:t>
            </w:r>
            <w:r w:rsidRPr="002423FF">
              <w:rPr>
                <w:color w:val="000000"/>
                <w:sz w:val="21"/>
                <w:szCs w:val="21"/>
              </w:rPr>
              <w:t>引力的</w:t>
            </w:r>
            <w:r w:rsidRPr="002423FF">
              <w:rPr>
                <w:color w:val="000000"/>
                <w:sz w:val="21"/>
                <w:szCs w:val="21"/>
              </w:rPr>
              <w:t>APF</w:t>
            </w:r>
            <w:r w:rsidRPr="002423FF">
              <w:rPr>
                <w:color w:val="000000"/>
                <w:sz w:val="21"/>
                <w:szCs w:val="21"/>
              </w:rPr>
              <w:t>局部连通保持算法</w:t>
            </w:r>
          </w:p>
        </w:tc>
      </w:tr>
      <w:tr w:rsidR="0059760E" w:rsidRPr="002A1446" w14:paraId="5CACB6FB" w14:textId="78899730" w:rsidTr="002423FF">
        <w:tc>
          <w:tcPr>
            <w:tcW w:w="9628" w:type="dxa"/>
          </w:tcPr>
          <w:p w14:paraId="6BC572E3"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输入：</w:t>
            </w:r>
            <w:r w:rsidRPr="002423FF">
              <w:rPr>
                <w:color w:val="000000"/>
                <w:sz w:val="21"/>
                <w:szCs w:val="21"/>
              </w:rPr>
              <w:t>当前无人机位置集合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e>
              </m:d>
            </m:oMath>
            <w:r w:rsidRPr="002423FF">
              <w:rPr>
                <w:color w:val="000000"/>
                <w:sz w:val="21"/>
                <w:szCs w:val="21"/>
              </w:rPr>
              <w:t>，各簇全局参考路径集合</w:t>
            </w:r>
            <m:oMath>
              <m:r>
                <w:rPr>
                  <w:rFonts w:ascii="Cambria Math" w:hAnsi="Cambria Math"/>
                  <w:color w:val="000000"/>
                  <w:sz w:val="21"/>
                  <w:szCs w:val="21"/>
                </w:rPr>
                <m:t>P</m:t>
              </m:r>
            </m:oMath>
            <w:r w:rsidRPr="002423FF">
              <w:rPr>
                <w:color w:val="000000"/>
                <w:sz w:val="21"/>
                <w:szCs w:val="21"/>
              </w:rPr>
              <w:t>，当前环境信息</w:t>
            </w:r>
            <m:oMath>
              <m:sSub>
                <m:sSubPr>
                  <m:ctrlPr>
                    <w:rPr>
                      <w:rFonts w:ascii="Cambria Math" w:hAnsi="Cambria Math"/>
                      <w:color w:val="000000"/>
                      <w:sz w:val="21"/>
                      <w:szCs w:val="21"/>
                    </w:rPr>
                  </m:ctrlPr>
                </m:sSubPr>
                <m:e>
                  <m:r>
                    <w:rPr>
                      <w:rFonts w:ascii="Cambria Math" w:hAnsi="Cambria Math"/>
                      <w:color w:val="000000"/>
                      <w:sz w:val="21"/>
                      <w:szCs w:val="21"/>
                    </w:rPr>
                    <m:t>M</m:t>
                  </m:r>
                </m:e>
                <m:sub>
                  <m:r>
                    <w:rPr>
                      <w:rFonts w:ascii="Cambria Math" w:hAnsi="Cambria Math"/>
                      <w:color w:val="000000"/>
                      <w:sz w:val="21"/>
                      <w:szCs w:val="21"/>
                    </w:rPr>
                    <m:t>t</m:t>
                  </m:r>
                </m:sub>
              </m:sSub>
            </m:oMath>
            <w:r w:rsidRPr="002423FF">
              <w:rPr>
                <w:color w:val="000000"/>
                <w:sz w:val="21"/>
                <w:szCs w:val="21"/>
              </w:rPr>
              <w:t>，移动步长</w:t>
            </w:r>
            <w:r w:rsidRPr="002423FF">
              <w:rPr>
                <w:color w:val="000000"/>
                <w:sz w:val="21"/>
                <w:szCs w:val="21"/>
              </w:rPr>
              <w:t xml:space="preserve"> </w:t>
            </w:r>
            <m:oMath>
              <m:sSub>
                <m:sSubPr>
                  <m:ctrlPr>
                    <w:rPr>
                      <w:rFonts w:ascii="Cambria Math" w:hAnsi="Cambria Math"/>
                      <w:color w:val="000000"/>
                      <w:sz w:val="21"/>
                      <w:szCs w:val="21"/>
                    </w:rPr>
                  </m:ctrlPr>
                </m:sSubPr>
                <m:e>
                  <m:r>
                    <w:rPr>
                      <w:rFonts w:ascii="Cambria Math" w:hAnsi="Cambria Math"/>
                      <w:color w:val="000000"/>
                      <w:sz w:val="21"/>
                      <w:szCs w:val="21"/>
                    </w:rPr>
                    <m:t>d</m:t>
                  </m:r>
                </m:e>
                <m:sub>
                  <m:r>
                    <w:rPr>
                      <w:rFonts w:ascii="Cambria Math" w:hAnsi="Cambria Math"/>
                      <w:color w:val="000000"/>
                      <w:sz w:val="21"/>
                      <w:szCs w:val="21"/>
                    </w:rPr>
                    <m:t>move</m:t>
                  </m:r>
                </m:sub>
              </m:sSub>
            </m:oMath>
          </w:p>
          <w:p w14:paraId="10D56288" w14:textId="77777777" w:rsidR="0059760E" w:rsidRPr="002423FF" w:rsidRDefault="0059760E" w:rsidP="002423FF">
            <w:pPr>
              <w:spacing w:line="360" w:lineRule="auto"/>
              <w:rPr>
                <w:color w:val="000000"/>
                <w:sz w:val="21"/>
                <w:szCs w:val="21"/>
              </w:rPr>
            </w:pPr>
            <w:r w:rsidRPr="002423FF">
              <w:rPr>
                <w:rFonts w:hint="eastAsia"/>
                <w:color w:val="000000"/>
                <w:sz w:val="21"/>
                <w:szCs w:val="21"/>
              </w:rPr>
              <w:t>输出：</w:t>
            </w:r>
            <w:r w:rsidRPr="002423FF">
              <w:rPr>
                <w:color w:val="000000"/>
                <w:sz w:val="21"/>
                <w:szCs w:val="21"/>
              </w:rPr>
              <w:t>下一时刻无人机位置集合</w:t>
            </w:r>
            <m:oMath>
              <m:r>
                <w:rPr>
                  <w:rFonts w:ascii="Cambria Math" w:hAnsi="Cambria Math"/>
                  <w:color w:val="000000"/>
                  <w:sz w:val="21"/>
                  <w:szCs w:val="21"/>
                </w:rPr>
                <m:t>O</m:t>
              </m:r>
              <m:d>
                <m:dPr>
                  <m:ctrlPr>
                    <w:rPr>
                      <w:rFonts w:ascii="Cambria Math" w:hAnsi="Cambria Math"/>
                      <w:color w:val="000000"/>
                      <w:sz w:val="21"/>
                      <w:szCs w:val="21"/>
                    </w:rPr>
                  </m:ctrlPr>
                </m:dPr>
                <m:e>
                  <m:r>
                    <w:rPr>
                      <w:rFonts w:ascii="Cambria Math" w:hAnsi="Cambria Math"/>
                      <w:color w:val="000000"/>
                      <w:sz w:val="21"/>
                      <w:szCs w:val="21"/>
                    </w:rPr>
                    <m:t>t</m:t>
                  </m:r>
                  <m:r>
                    <m:rPr>
                      <m:sty m:val="p"/>
                    </m:rPr>
                    <w:rPr>
                      <w:rFonts w:ascii="Cambria Math" w:hAnsi="Cambria Math"/>
                      <w:color w:val="000000"/>
                      <w:sz w:val="21"/>
                      <w:szCs w:val="21"/>
                    </w:rPr>
                    <m:t>+1</m:t>
                  </m:r>
                </m:e>
              </m:d>
            </m:oMath>
          </w:p>
          <w:p w14:paraId="6531BCD1" w14:textId="77777777" w:rsidR="0059760E" w:rsidRPr="0059760E" w:rsidRDefault="0059760E" w:rsidP="0059760E">
            <w:pPr>
              <w:pStyle w:val="a"/>
              <w:numPr>
                <w:ilvl w:val="0"/>
                <w:numId w:val="8"/>
              </w:numPr>
            </w:pPr>
            <w:r w:rsidRPr="0059760E">
              <w:rPr>
                <w:rFonts w:hint="eastAsia"/>
              </w:rPr>
              <w:t>计算无人机间链路</w:t>
            </w:r>
            <w:r w:rsidRPr="0059760E">
              <w:rPr>
                <w:rFonts w:hint="eastAsia"/>
              </w:rPr>
              <w:t xml:space="preserve"> </w:t>
            </w:r>
            <m:oMath>
              <m:r>
                <w:rPr>
                  <w:rFonts w:ascii="Cambria Math" w:hAnsi="Cambria Math" w:hint="eastAsia"/>
                </w:rPr>
                <m:t>SIN</m:t>
              </m:r>
              <m:sSub>
                <m:sSubPr>
                  <m:ctrlPr>
                    <w:rPr>
                      <w:rFonts w:ascii="Cambria Math" w:hAnsi="Cambria Math"/>
                    </w:rPr>
                  </m:ctrlPr>
                </m:sSubPr>
                <m:e>
                  <m:r>
                    <w:rPr>
                      <w:rFonts w:ascii="Cambria Math" w:hAnsi="Cambria Math" w:hint="eastAsia"/>
                    </w:rPr>
                    <m:t>R</m:t>
                  </m:r>
                  <m:ctrlPr>
                    <w:rPr>
                      <w:rFonts w:ascii="Cambria Math" w:hAnsi="Cambria Math" w:hint="eastAsia"/>
                    </w:rPr>
                  </m:ctrlPr>
                </m:e>
                <m:sub>
                  <m:r>
                    <w:rPr>
                      <w:rFonts w:ascii="Cambria Math" w:hAnsi="Cambria Math"/>
                    </w:rPr>
                    <m:t>i</m:t>
                  </m:r>
                  <m:r>
                    <m:rPr>
                      <m:sty m:val="p"/>
                    </m:rPr>
                    <w:rPr>
                      <w:rFonts w:ascii="Cambria Math" w:hAnsi="Cambria Math"/>
                    </w:rPr>
                    <m:t>,</m:t>
                  </m:r>
                  <m:r>
                    <w:rPr>
                      <w:rFonts w:ascii="Cambria Math" w:hAnsi="Cambria Math"/>
                    </w:rPr>
                    <m:t>j</m:t>
                  </m:r>
                </m:sub>
              </m:sSub>
            </m:oMath>
          </w:p>
          <w:p w14:paraId="40258DB8" w14:textId="77777777" w:rsidR="0059760E" w:rsidRPr="0059760E" w:rsidRDefault="0059760E" w:rsidP="002423FF">
            <w:pPr>
              <w:pStyle w:val="a"/>
            </w:pPr>
            <w:r w:rsidRPr="0059760E">
              <w:rPr>
                <w:rFonts w:hint="eastAsia"/>
              </w:rPr>
              <w:t>基于</w:t>
            </w:r>
            <w:r w:rsidRPr="0059760E">
              <w:rPr>
                <w:rFonts w:hint="eastAsia"/>
              </w:rPr>
              <w:t xml:space="preserve"> SINR </w:t>
            </w:r>
            <w:r w:rsidRPr="0059760E">
              <w:rPr>
                <w:rFonts w:hint="eastAsia"/>
              </w:rPr>
              <w:t>构建最小生成树</w:t>
            </w:r>
            <w:r w:rsidRPr="0059760E">
              <w:rPr>
                <w:rFonts w:hint="eastAsia"/>
              </w:rPr>
              <w:t xml:space="preserve"> MST(t)</w:t>
            </w:r>
          </w:p>
          <w:p w14:paraId="7BBAA5FB" w14:textId="77777777" w:rsidR="0059760E" w:rsidRPr="0059760E" w:rsidRDefault="0059760E" w:rsidP="002423FF">
            <w:pPr>
              <w:pStyle w:val="a"/>
            </w:pPr>
            <w:r w:rsidRPr="0059760E">
              <w:rPr>
                <w:rFonts w:hint="eastAsia"/>
              </w:rPr>
              <w:t xml:space="preserve">for </w:t>
            </w:r>
            <w:r w:rsidRPr="0059760E">
              <w:rPr>
                <w:rFonts w:hint="eastAsia"/>
              </w:rPr>
              <w:t>每个无人机</w:t>
            </w:r>
            <w:r w:rsidRPr="0059760E">
              <w:rPr>
                <w:rFonts w:hint="eastAsia"/>
              </w:rPr>
              <w:t xml:space="preserve"> </w:t>
            </w:r>
            <m:oMath>
              <m:r>
                <w:rPr>
                  <w:rFonts w:ascii="Cambria Math" w:hAnsi="Cambria Math" w:hint="eastAsia"/>
                </w:rPr>
                <m:t>i</m:t>
              </m:r>
            </m:oMath>
            <w:r w:rsidRPr="0059760E">
              <w:rPr>
                <w:rFonts w:hint="eastAsia"/>
              </w:rPr>
              <w:t xml:space="preserve"> </w:t>
            </w:r>
            <w:r w:rsidRPr="0059760E">
              <w:rPr>
                <w:rFonts w:hint="eastAsia"/>
              </w:rPr>
              <w:t>并行执行</w:t>
            </w:r>
            <w:r w:rsidRPr="0059760E">
              <w:rPr>
                <w:rFonts w:hint="eastAsia"/>
              </w:rPr>
              <w:t>:</w:t>
            </w:r>
          </w:p>
          <w:p w14:paraId="427E7BBB" w14:textId="77777777" w:rsidR="0059760E" w:rsidRPr="0059760E" w:rsidRDefault="0059760E" w:rsidP="002423FF">
            <w:pPr>
              <w:pStyle w:val="a"/>
            </w:pPr>
            <w:r w:rsidRPr="0059760E">
              <w:rPr>
                <w:rFonts w:hint="eastAsia"/>
              </w:rPr>
              <w:t xml:space="preserve">    </w:t>
            </w:r>
            <w:r w:rsidRPr="0059760E">
              <w:rPr>
                <w:rFonts w:hint="eastAsia"/>
              </w:rPr>
              <w:t>以</w:t>
            </w:r>
            <m:oMath>
              <m:sSub>
                <m:sSubPr>
                  <m:ctrlPr>
                    <w:rPr>
                      <w:rFonts w:ascii="Cambria Math" w:hAnsi="Cambria Math"/>
                    </w:rPr>
                  </m:ctrlPr>
                </m:sSubPr>
                <m:e>
                  <m:r>
                    <w:rPr>
                      <w:rFonts w:ascii="Cambria Math" w:hAnsi="Cambria Math" w:hint="eastAsia"/>
                    </w:rPr>
                    <m:t>P</m:t>
                  </m:r>
                  <m:ctrlPr>
                    <w:rPr>
                      <w:rFonts w:ascii="Cambria Math" w:hAnsi="Cambria Math" w:hint="eastAsia"/>
                    </w:rPr>
                  </m:ctrlPr>
                </m:e>
                <m:sub>
                  <m:r>
                    <w:rPr>
                      <w:rFonts w:ascii="Cambria Math" w:hAnsi="Cambria Math"/>
                    </w:rPr>
                    <m:t>i</m:t>
                  </m:r>
                </m:sub>
              </m:sSub>
              <m:d>
                <m:dPr>
                  <m:ctrlPr>
                    <w:rPr>
                      <w:rFonts w:ascii="Cambria Math" w:hAnsi="Cambria Math"/>
                    </w:rPr>
                  </m:ctrlPr>
                </m:dPr>
                <m:e>
                  <m:r>
                    <m:rPr>
                      <m:sty m:val="p"/>
                    </m:rPr>
                    <w:rPr>
                      <w:rFonts w:ascii="Cambria Math" w:hAnsi="Cambria Math"/>
                    </w:rPr>
                    <m:t>1</m:t>
                  </m:r>
                </m:e>
              </m:d>
            </m:oMath>
            <w:r w:rsidRPr="0059760E">
              <w:t>为</w:t>
            </w:r>
            <w:r w:rsidRPr="0059760E">
              <w:rPr>
                <w:rFonts w:hint="eastAsia"/>
              </w:rPr>
              <w:t>计算目标导向吸引力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att</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r w:rsidRPr="0059760E">
              <w:rPr>
                <w:rFonts w:hint="eastAsia"/>
              </w:rPr>
              <w:t xml:space="preserve"> </w:t>
            </w:r>
          </w:p>
          <w:p w14:paraId="095D7DFE" w14:textId="77777777" w:rsidR="0059760E" w:rsidRPr="0059760E" w:rsidRDefault="0059760E" w:rsidP="002423FF">
            <w:pPr>
              <w:pStyle w:val="a"/>
            </w:pPr>
            <w:r w:rsidRPr="0059760E">
              <w:rPr>
                <w:rFonts w:hint="eastAsia"/>
              </w:rPr>
              <w:t xml:space="preserve">    </w:t>
            </w:r>
            <w:r w:rsidRPr="0059760E">
              <w:rPr>
                <w:rFonts w:hint="eastAsia"/>
              </w:rPr>
              <w:t>计算碰撞避免斥力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rep</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62B73092" w14:textId="77777777" w:rsidR="0059760E" w:rsidRPr="0059760E" w:rsidRDefault="0059760E" w:rsidP="002423FF">
            <w:pPr>
              <w:pStyle w:val="a"/>
            </w:pPr>
            <w:r w:rsidRPr="0059760E">
              <w:rPr>
                <w:rFonts w:hint="eastAsia"/>
              </w:rPr>
              <w:t xml:space="preserve">    </w:t>
            </w:r>
            <w:r w:rsidRPr="0059760E">
              <w:rPr>
                <w:rFonts w:hint="eastAsia"/>
              </w:rPr>
              <w:t>计算</w:t>
            </w:r>
            <w:r w:rsidRPr="0059760E">
              <w:rPr>
                <w:rFonts w:hint="eastAsia"/>
              </w:rPr>
              <w:t>MST</w:t>
            </w:r>
            <w:r w:rsidRPr="0059760E">
              <w:rPr>
                <w:rFonts w:hint="eastAsia"/>
              </w:rPr>
              <w:t>连通保持力</w:t>
            </w:r>
            <w:r w:rsidRPr="0059760E">
              <w:rPr>
                <w:rFonts w:hint="eastAsia"/>
              </w:rPr>
              <w:t xml:space="preserve"> </w:t>
            </w:r>
            <m:oMath>
              <m:sSub>
                <m:sSubPr>
                  <m:ctrlPr>
                    <w:rPr>
                      <w:rFonts w:ascii="Cambria Math" w:hAnsi="Cambria Math"/>
                    </w:rPr>
                  </m:ctrlPr>
                </m:sSubPr>
                <m:e>
                  <m:r>
                    <w:rPr>
                      <w:rFonts w:ascii="Cambria Math" w:hAnsi="Cambria Math" w:hint="eastAsia"/>
                    </w:rPr>
                    <m:t>f</m:t>
                  </m:r>
                  <m:ctrlPr>
                    <w:rPr>
                      <w:rFonts w:ascii="Cambria Math" w:hAnsi="Cambria Math" w:hint="eastAsia"/>
                    </w:rPr>
                  </m:ctrlPr>
                </m:e>
                <m:sub>
                  <m:r>
                    <w:rPr>
                      <w:rFonts w:ascii="Cambria Math" w:hAnsi="Cambria Math" w:hint="eastAsia"/>
                    </w:rPr>
                    <m:t>co</m:t>
                  </m:r>
                  <m:r>
                    <w:rPr>
                      <w:rFonts w:ascii="Cambria Math" w:eastAsia="MS Gothic" w:hAnsi="Cambria Math" w:cs="MS Gothic" w:hint="eastAsia"/>
                    </w:rPr>
                    <m:t>h</m:t>
                  </m:r>
                  <m:r>
                    <m:rPr>
                      <m:sty m:val="p"/>
                    </m:rPr>
                    <w:rPr>
                      <w:rFonts w:ascii="Cambria Math" w:hAnsi="Cambria Math" w:hint="eastAsia"/>
                    </w:rPr>
                    <m:t>,</m:t>
                  </m:r>
                  <m:r>
                    <w:rPr>
                      <w:rFonts w:ascii="Cambria Math" w:hAnsi="Cambria Math" w:hint="eastAsia"/>
                    </w:rPr>
                    <m:t>i</m:t>
                  </m:r>
                </m:sub>
              </m:sSub>
              <m:d>
                <m:dPr>
                  <m:ctrlPr>
                    <w:rPr>
                      <w:rFonts w:ascii="Cambria Math" w:hAnsi="Cambria Math"/>
                    </w:rPr>
                  </m:ctrlPr>
                </m:dPr>
                <m:e>
                  <m:r>
                    <w:rPr>
                      <w:rFonts w:ascii="Cambria Math" w:hAnsi="Cambria Math" w:hint="eastAsia"/>
                    </w:rPr>
                    <m:t>t</m:t>
                  </m:r>
                </m:e>
              </m:d>
            </m:oMath>
          </w:p>
          <w:p w14:paraId="28CF2CD4" w14:textId="77777777" w:rsidR="0059760E" w:rsidRPr="0059760E" w:rsidRDefault="0059760E" w:rsidP="002423FF">
            <w:pPr>
              <w:pStyle w:val="a"/>
            </w:pPr>
            <w:r w:rsidRPr="0059760E">
              <w:rPr>
                <w:rFonts w:hint="eastAsia"/>
              </w:rPr>
              <w:t xml:space="preserve">    </w:t>
            </w:r>
            <w:r w:rsidRPr="0059760E">
              <w:rPr>
                <w:rFonts w:hint="eastAsia"/>
              </w:rPr>
              <w:t>计算总合力</w:t>
            </w:r>
            <w:r w:rsidRPr="0059760E">
              <w:rPr>
                <w:rFonts w:hint="eastAsia"/>
              </w:rPr>
              <w:t>:</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p>
          <w:p w14:paraId="2EF7880D" w14:textId="10CD4818" w:rsidR="0059760E" w:rsidRPr="0059760E" w:rsidRDefault="0059760E" w:rsidP="002423FF">
            <w:pPr>
              <w:pStyle w:val="a"/>
            </w:pPr>
            <w:r w:rsidRPr="0059760E">
              <w:rPr>
                <w:rFonts w:hint="eastAsia"/>
              </w:rPr>
              <w:t xml:space="preserve">    </w:t>
            </w:r>
            <w:r w:rsidRPr="0059760E">
              <w:rPr>
                <w:rFonts w:hint="eastAsia"/>
              </w:rPr>
              <w:t>更新位置</w:t>
            </w:r>
            <w:r w:rsidRPr="0059760E">
              <w:rPr>
                <w:rFonts w:hint="eastAsia"/>
              </w:rPr>
              <w:t>:</w:t>
            </w:r>
            <w:r w:rsidRPr="0059760E">
              <w:t xml:space="preserve"> </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e>
              </m:d>
            </m:oMath>
          </w:p>
          <w:p w14:paraId="692B15B0" w14:textId="77777777" w:rsidR="0059760E" w:rsidRPr="0059760E" w:rsidRDefault="0059760E" w:rsidP="002423FF">
            <w:pPr>
              <w:pStyle w:val="a"/>
            </w:pPr>
            <w:r w:rsidRPr="0059760E">
              <w:t>end for</w:t>
            </w:r>
          </w:p>
          <w:p w14:paraId="34EBFF45" w14:textId="77777777" w:rsidR="0059760E" w:rsidRPr="002A1446" w:rsidRDefault="0059760E" w:rsidP="002423FF">
            <w:pPr>
              <w:pStyle w:val="a"/>
            </w:pPr>
            <w:r w:rsidRPr="0059760E">
              <w:rPr>
                <w:rFonts w:hint="eastAsia"/>
              </w:rPr>
              <w:t>输出</w:t>
            </w:r>
            <w:r w:rsidRPr="0059760E">
              <w:rPr>
                <w:rFonts w:hint="eastAsia"/>
              </w:rPr>
              <w:t xml:space="preserve"> </w:t>
            </w:r>
            <m:oMath>
              <m:r>
                <w:rPr>
                  <w:rFonts w:ascii="Cambria Math" w:hAnsi="Cambria Math" w:hint="eastAsia"/>
                </w:rPr>
                <m:t>O</m:t>
              </m:r>
              <m:d>
                <m:dPr>
                  <m:ctrlPr>
                    <w:rPr>
                      <w:rFonts w:ascii="Cambria Math" w:hAnsi="Cambria Math"/>
                    </w:rPr>
                  </m:ctrlPr>
                </m:dPr>
                <m:e>
                  <m:r>
                    <w:rPr>
                      <w:rFonts w:ascii="Cambria Math" w:hAnsi="Cambria Math" w:hint="eastAsia"/>
                    </w:rPr>
                    <m:t>t</m:t>
                  </m:r>
                  <m:r>
                    <m:rPr>
                      <m:sty m:val="p"/>
                    </m:rPr>
                    <w:rPr>
                      <w:rFonts w:ascii="Cambria Math" w:hAnsi="Cambria Math" w:hint="eastAsia"/>
                    </w:rPr>
                    <m:t>+1</m:t>
                  </m:r>
                </m:e>
              </m:d>
            </m:oMath>
          </w:p>
        </w:tc>
      </w:tr>
    </w:tbl>
    <w:bookmarkEnd w:id="110"/>
    <w:p w14:paraId="6613859F" w14:textId="0BE9F580" w:rsidR="007E55CD" w:rsidRDefault="007E55CD" w:rsidP="00583115">
      <w:pPr>
        <w:spacing w:line="360" w:lineRule="auto"/>
        <w:ind w:firstLineChars="196" w:firstLine="412"/>
        <w:rPr>
          <w:ins w:id="311" w:author="Lianghui Ding" w:date="2025-11-09T14:41:00Z"/>
          <w:color w:val="000000"/>
          <w:sz w:val="21"/>
          <w:szCs w:val="21"/>
        </w:rPr>
      </w:pPr>
      <w:ins w:id="312" w:author="Lianghui Ding" w:date="2025-11-09T14:41:00Z">
        <w:r>
          <w:rPr>
            <w:rFonts w:hint="eastAsia"/>
            <w:color w:val="000000"/>
            <w:sz w:val="21"/>
            <w:szCs w:val="21"/>
          </w:rPr>
          <w:t>3</w:t>
        </w:r>
        <w:r>
          <w:rPr>
            <w:color w:val="000000"/>
            <w:sz w:val="21"/>
            <w:szCs w:val="21"/>
          </w:rPr>
          <w:t xml:space="preserve">.3.4 </w:t>
        </w:r>
        <w:r w:rsidR="00136AEE">
          <w:rPr>
            <w:rFonts w:hint="eastAsia"/>
            <w:color w:val="000000"/>
            <w:sz w:val="21"/>
            <w:szCs w:val="21"/>
          </w:rPr>
          <w:t>复杂度分析</w:t>
        </w:r>
      </w:ins>
    </w:p>
    <w:p w14:paraId="52039D78" w14:textId="56E33921" w:rsidR="004944FE" w:rsidRPr="00A9585A" w:rsidRDefault="004944FE" w:rsidP="00583115">
      <w:pPr>
        <w:spacing w:line="360" w:lineRule="auto"/>
        <w:ind w:firstLineChars="196" w:firstLine="412"/>
        <w:rPr>
          <w:color w:val="000000"/>
          <w:sz w:val="21"/>
          <w:szCs w:val="21"/>
        </w:rPr>
      </w:pPr>
      <w:r w:rsidRPr="004944FE">
        <w:rPr>
          <w:color w:val="000000"/>
          <w:sz w:val="21"/>
          <w:szCs w:val="21"/>
        </w:rPr>
        <w:t>通过引入</w:t>
      </w:r>
      <w:r w:rsidRPr="004944FE">
        <w:rPr>
          <w:color w:val="000000"/>
          <w:sz w:val="21"/>
          <w:szCs w:val="21"/>
        </w:rPr>
        <w:t xml:space="preserve"> Kruskal </w:t>
      </w:r>
      <w:r w:rsidRPr="004944FE">
        <w:rPr>
          <w:color w:val="000000"/>
          <w:sz w:val="21"/>
          <w:szCs w:val="21"/>
        </w:rPr>
        <w:t>最小生成树动态维护机制，算法能够在</w:t>
      </w:r>
      <w:r w:rsidRPr="004944FE">
        <w:rPr>
          <w:color w:val="000000"/>
          <w:sz w:val="21"/>
          <w:szCs w:val="21"/>
        </w:rPr>
        <w:t xml:space="preserve"> </w:t>
      </w:r>
      <m:oMath>
        <m:r>
          <w:rPr>
            <w:rFonts w:ascii="Cambria Math" w:hAnsi="Cambria Math"/>
            <w:color w:val="000000"/>
            <w:sz w:val="21"/>
            <w:szCs w:val="21"/>
          </w:rPr>
          <m:t>O</m:t>
        </m:r>
        <m:d>
          <m:dPr>
            <m:ctrlPr>
              <w:rPr>
                <w:rFonts w:ascii="Cambria Math" w:hAnsi="Cambria Math"/>
                <w:i/>
                <w:color w:val="000000"/>
                <w:sz w:val="21"/>
                <w:szCs w:val="21"/>
              </w:rPr>
            </m:ctrlPr>
          </m:dPr>
          <m:e>
            <m:r>
              <w:rPr>
                <w:rFonts w:ascii="Cambria Math" w:hAnsi="Cambria Math"/>
                <w:color w:val="000000"/>
                <w:sz w:val="21"/>
                <w:szCs w:val="21"/>
              </w:rPr>
              <m:t>E</m:t>
            </m:r>
            <m:func>
              <m:funcPr>
                <m:ctrlPr>
                  <w:rPr>
                    <w:rFonts w:ascii="Cambria Math" w:hAnsi="Cambria Math"/>
                    <w:color w:val="000000"/>
                    <w:sz w:val="21"/>
                    <w:szCs w:val="21"/>
                  </w:rPr>
                </m:ctrlPr>
              </m:funcPr>
              <m:fName>
                <m:r>
                  <m:rPr>
                    <m:sty m:val="p"/>
                  </m:rPr>
                  <w:rPr>
                    <w:rFonts w:ascii="Cambria Math" w:hAnsi="Cambria Math"/>
                    <w:color w:val="000000"/>
                    <w:sz w:val="21"/>
                    <w:szCs w:val="21"/>
                  </w:rPr>
                  <m:t>log</m:t>
                </m:r>
                <m:ctrlPr>
                  <w:rPr>
                    <w:rFonts w:ascii="Cambria Math" w:hAnsi="Cambria Math"/>
                    <w:i/>
                    <w:color w:val="000000"/>
                    <w:sz w:val="21"/>
                    <w:szCs w:val="21"/>
                  </w:rPr>
                </m:ctrlPr>
              </m:fName>
              <m:e>
                <m:r>
                  <w:rPr>
                    <w:rFonts w:ascii="Cambria Math" w:hAnsi="Cambria Math"/>
                    <w:color w:val="000000"/>
                    <w:sz w:val="21"/>
                    <w:szCs w:val="21"/>
                  </w:rPr>
                  <m:t>E</m:t>
                </m:r>
              </m:e>
            </m:func>
          </m:e>
        </m:d>
      </m:oMath>
      <w:r>
        <w:rPr>
          <w:color w:val="000000"/>
          <w:sz w:val="21"/>
          <w:szCs w:val="21"/>
        </w:rPr>
        <w:t xml:space="preserve"> </w:t>
      </w:r>
      <w:r w:rsidRPr="004944FE">
        <w:rPr>
          <w:color w:val="000000"/>
          <w:sz w:val="21"/>
          <w:szCs w:val="21"/>
        </w:rPr>
        <w:t>的复杂度下快速构建通信主干网络，实现通信拓扑的动态最优维护。与传统全耦合势场模型相比，该方法显著减少了邻居链路数量，降低了势场叠加效应，提高了系统的通信保持能力与算法的实时可扩展性。最终，底层</w:t>
      </w:r>
      <w:r w:rsidRPr="004944FE">
        <w:rPr>
          <w:color w:val="000000"/>
          <w:sz w:val="21"/>
          <w:szCs w:val="21"/>
        </w:rPr>
        <w:t>MST</w:t>
      </w:r>
      <w:r w:rsidRPr="004944FE">
        <w:rPr>
          <w:color w:val="000000"/>
          <w:sz w:val="21"/>
          <w:szCs w:val="21"/>
        </w:rPr>
        <w:t>引力机制在保持通信稳定的同时，有效提高了集群的协同性和整体规划效率，为大规模无人机集群在复杂城市环境下的鲁棒运行提供了有力支撑。</w:t>
      </w:r>
    </w:p>
    <w:p w14:paraId="25B2D99E" w14:textId="669B7809" w:rsidR="00E8093C" w:rsidRDefault="0079034F" w:rsidP="00C631A8">
      <w:pPr>
        <w:spacing w:line="360" w:lineRule="auto"/>
        <w:rPr>
          <w:b/>
          <w:color w:val="000000"/>
          <w:sz w:val="28"/>
          <w:szCs w:val="28"/>
        </w:rPr>
      </w:pPr>
      <w:r w:rsidRPr="00A9585A">
        <w:rPr>
          <w:b/>
          <w:color w:val="000000"/>
          <w:sz w:val="28"/>
          <w:szCs w:val="28"/>
        </w:rPr>
        <w:t>4</w:t>
      </w:r>
      <w:r w:rsidR="00E8093C" w:rsidRPr="00A9585A">
        <w:rPr>
          <w:rFonts w:hint="eastAsia"/>
          <w:b/>
          <w:color w:val="000000"/>
          <w:sz w:val="28"/>
          <w:szCs w:val="28"/>
        </w:rPr>
        <w:t xml:space="preserve"> </w:t>
      </w:r>
      <w:r w:rsidR="00D03B5B" w:rsidRPr="00A9585A">
        <w:rPr>
          <w:rFonts w:hint="eastAsia"/>
          <w:b/>
          <w:color w:val="000000"/>
          <w:sz w:val="28"/>
          <w:szCs w:val="28"/>
        </w:rPr>
        <w:t>仿真</w:t>
      </w:r>
      <w:ins w:id="313" w:author="Lianghui Ding" w:date="2025-11-09T14:41:00Z">
        <w:r w:rsidR="00E9309E">
          <w:rPr>
            <w:rFonts w:hint="eastAsia"/>
            <w:b/>
            <w:color w:val="000000"/>
            <w:sz w:val="28"/>
            <w:szCs w:val="28"/>
          </w:rPr>
          <w:t>分析</w:t>
        </w:r>
      </w:ins>
      <w:del w:id="314" w:author="Lianghui Ding" w:date="2025-11-09T14:41:00Z">
        <w:r w:rsidR="00D03B5B" w:rsidRPr="00A9585A" w:rsidDel="00E9309E">
          <w:rPr>
            <w:rFonts w:hint="eastAsia"/>
            <w:b/>
            <w:color w:val="000000"/>
            <w:sz w:val="28"/>
            <w:szCs w:val="28"/>
          </w:rPr>
          <w:delText>结果</w:delText>
        </w:r>
      </w:del>
    </w:p>
    <w:p w14:paraId="6F77D32D" w14:textId="0C5524A8" w:rsidR="00404BF5" w:rsidRDefault="00404BF5" w:rsidP="00404BF5">
      <w:pPr>
        <w:spacing w:line="360" w:lineRule="auto"/>
        <w:ind w:firstLineChars="196" w:firstLine="412"/>
        <w:rPr>
          <w:ins w:id="315" w:author="Lianghui Ding" w:date="2025-11-09T14:45:00Z"/>
          <w:color w:val="000000"/>
          <w:sz w:val="21"/>
          <w:szCs w:val="21"/>
        </w:rPr>
      </w:pPr>
      <w:r w:rsidRPr="00404BF5">
        <w:rPr>
          <w:color w:val="000000"/>
          <w:sz w:val="21"/>
          <w:szCs w:val="21"/>
        </w:rPr>
        <w:t>为验证所提</w:t>
      </w:r>
      <w:r w:rsidRPr="00404BF5">
        <w:rPr>
          <w:color w:val="000000"/>
          <w:sz w:val="21"/>
          <w:szCs w:val="21"/>
        </w:rPr>
        <w:t xml:space="preserve"> CL-RRT</w:t>
      </w:r>
      <w:ins w:id="316" w:author="Lianghui Ding" w:date="2025-11-09T14:42:00Z">
        <w:r w:rsidR="00AE5B4C">
          <w:rPr>
            <w:color w:val="000000"/>
            <w:sz w:val="21"/>
            <w:szCs w:val="21"/>
          </w:rPr>
          <w:t>*</w:t>
        </w:r>
      </w:ins>
      <w:r w:rsidRPr="00404BF5">
        <w:rPr>
          <w:color w:val="000000"/>
          <w:sz w:val="21"/>
          <w:szCs w:val="21"/>
        </w:rPr>
        <w:t xml:space="preserve">-APF </w:t>
      </w:r>
      <w:r w:rsidRPr="00404BF5">
        <w:rPr>
          <w:color w:val="000000"/>
          <w:sz w:val="21"/>
          <w:szCs w:val="21"/>
        </w:rPr>
        <w:t>算法</w:t>
      </w:r>
      <w:del w:id="317" w:author="Lianghui Ding" w:date="2025-11-09T14:42:00Z">
        <w:r w:rsidRPr="00404BF5" w:rsidDel="00AE5B4C">
          <w:rPr>
            <w:rFonts w:hint="eastAsia"/>
            <w:color w:val="000000"/>
            <w:sz w:val="21"/>
            <w:szCs w:val="21"/>
          </w:rPr>
          <w:delText xml:space="preserve">* </w:delText>
        </w:r>
        <w:r w:rsidRPr="00404BF5" w:rsidDel="00AE5B4C">
          <w:rPr>
            <w:rFonts w:hint="eastAsia"/>
            <w:color w:val="000000"/>
            <w:sz w:val="21"/>
            <w:szCs w:val="21"/>
          </w:rPr>
          <w:delText>在复杂城市</w:delText>
        </w:r>
        <w:r w:rsidR="00A36F48" w:rsidDel="00AE5B4C">
          <w:rPr>
            <w:rFonts w:hint="eastAsia"/>
            <w:color w:val="000000"/>
            <w:sz w:val="21"/>
            <w:szCs w:val="21"/>
          </w:rPr>
          <w:delText>作战</w:delText>
        </w:r>
        <w:r w:rsidRPr="00404BF5" w:rsidDel="00AE5B4C">
          <w:rPr>
            <w:rFonts w:hint="eastAsia"/>
            <w:color w:val="000000"/>
            <w:sz w:val="21"/>
            <w:szCs w:val="21"/>
          </w:rPr>
          <w:delText>环境下的路径规划</w:delText>
        </w:r>
        <w:r w:rsidR="00A36F48" w:rsidDel="00AE5B4C">
          <w:rPr>
            <w:rFonts w:hint="eastAsia"/>
            <w:color w:val="000000"/>
            <w:sz w:val="21"/>
            <w:szCs w:val="21"/>
          </w:rPr>
          <w:delText>效率</w:delText>
        </w:r>
        <w:r w:rsidRPr="00404BF5" w:rsidDel="00AE5B4C">
          <w:rPr>
            <w:rFonts w:hint="eastAsia"/>
            <w:color w:val="000000"/>
            <w:sz w:val="21"/>
            <w:szCs w:val="21"/>
          </w:rPr>
          <w:delText>与通信保持</w:delText>
        </w:r>
      </w:del>
      <w:r w:rsidRPr="00404BF5">
        <w:rPr>
          <w:color w:val="000000"/>
          <w:sz w:val="21"/>
          <w:szCs w:val="21"/>
        </w:rPr>
        <w:t>性能，本节</w:t>
      </w:r>
      <w:del w:id="318" w:author="Lianghui Ding" w:date="2025-11-09T14:42:00Z">
        <w:r w:rsidRPr="00404BF5" w:rsidDel="00EC42EA">
          <w:rPr>
            <w:color w:val="000000"/>
            <w:sz w:val="21"/>
            <w:szCs w:val="21"/>
          </w:rPr>
          <w:delText>通过仿真实验对算法的有效性和鲁棒性进行系统评估。实验</w:delText>
        </w:r>
      </w:del>
      <w:r w:rsidRPr="00404BF5">
        <w:rPr>
          <w:color w:val="000000"/>
          <w:sz w:val="21"/>
          <w:szCs w:val="21"/>
        </w:rPr>
        <w:t>从建筑物密度、无人机数量以及干扰功率三个关键环境因素出发，分别考察其对算法连通性能</w:t>
      </w:r>
      <w:r w:rsidR="00A36F48">
        <w:rPr>
          <w:rFonts w:hint="eastAsia"/>
          <w:color w:val="000000"/>
          <w:sz w:val="21"/>
          <w:szCs w:val="21"/>
        </w:rPr>
        <w:t>和规划效果</w:t>
      </w:r>
      <w:r w:rsidRPr="00404BF5">
        <w:rPr>
          <w:color w:val="000000"/>
          <w:sz w:val="21"/>
          <w:szCs w:val="21"/>
        </w:rPr>
        <w:t>的影响，并与</w:t>
      </w:r>
      <w:r w:rsidRPr="00404BF5">
        <w:rPr>
          <w:color w:val="000000"/>
          <w:sz w:val="21"/>
          <w:szCs w:val="21"/>
        </w:rPr>
        <w:t>K-CBS</w:t>
      </w:r>
      <w:r w:rsidR="00A36F48">
        <w:rPr>
          <w:rFonts w:hint="eastAsia"/>
          <w:color w:val="000000"/>
          <w:sz w:val="21"/>
          <w:szCs w:val="21"/>
        </w:rPr>
        <w:t>、</w:t>
      </w:r>
      <w:r w:rsidRPr="00404BF5">
        <w:rPr>
          <w:color w:val="000000"/>
          <w:sz w:val="21"/>
          <w:szCs w:val="21"/>
        </w:rPr>
        <w:t>APF</w:t>
      </w:r>
      <w:r w:rsidR="00A36F48">
        <w:rPr>
          <w:rFonts w:hint="eastAsia"/>
          <w:color w:val="000000"/>
          <w:sz w:val="21"/>
          <w:szCs w:val="21"/>
        </w:rPr>
        <w:t>、</w:t>
      </w:r>
      <w:proofErr w:type="spellStart"/>
      <w:r w:rsidR="00A36F48">
        <w:rPr>
          <w:rFonts w:hint="eastAsia"/>
          <w:color w:val="000000"/>
          <w:sz w:val="21"/>
          <w:szCs w:val="21"/>
        </w:rPr>
        <w:t>P</w:t>
      </w:r>
      <w:r w:rsidR="00A36F48">
        <w:rPr>
          <w:color w:val="000000"/>
          <w:sz w:val="21"/>
          <w:szCs w:val="21"/>
        </w:rPr>
        <w:t>PS</w:t>
      </w:r>
      <w:r w:rsidR="00A36F48">
        <w:rPr>
          <w:rFonts w:hint="eastAsia"/>
          <w:color w:val="000000"/>
          <w:sz w:val="21"/>
          <w:szCs w:val="21"/>
        </w:rPr>
        <w:t>warm</w:t>
      </w:r>
      <w:proofErr w:type="spellEnd"/>
      <w:r w:rsidR="00A36F48">
        <w:rPr>
          <w:rFonts w:hint="eastAsia"/>
          <w:color w:val="000000"/>
          <w:sz w:val="21"/>
          <w:szCs w:val="21"/>
        </w:rPr>
        <w:t>和</w:t>
      </w:r>
      <w:r w:rsidR="00A36F48">
        <w:rPr>
          <w:rFonts w:hint="eastAsia"/>
          <w:color w:val="000000"/>
          <w:sz w:val="21"/>
          <w:szCs w:val="21"/>
        </w:rPr>
        <w:t>C</w:t>
      </w:r>
      <w:r w:rsidR="00A36F48">
        <w:rPr>
          <w:color w:val="000000"/>
          <w:sz w:val="21"/>
          <w:szCs w:val="21"/>
        </w:rPr>
        <w:t>MUPF</w:t>
      </w:r>
      <w:r w:rsidRPr="00404BF5">
        <w:rPr>
          <w:color w:val="000000"/>
          <w:sz w:val="21"/>
          <w:szCs w:val="21"/>
        </w:rPr>
        <w:t xml:space="preserve"> </w:t>
      </w:r>
      <w:r w:rsidRPr="00404BF5">
        <w:rPr>
          <w:color w:val="000000"/>
          <w:sz w:val="21"/>
          <w:szCs w:val="21"/>
        </w:rPr>
        <w:t>等典型算法进行对比分析。同时，通过设置去除</w:t>
      </w:r>
      <w:r w:rsidRPr="00404BF5">
        <w:rPr>
          <w:color w:val="000000"/>
          <w:sz w:val="21"/>
          <w:szCs w:val="21"/>
        </w:rPr>
        <w:t>MST</w:t>
      </w:r>
      <w:r>
        <w:rPr>
          <w:rFonts w:hint="eastAsia"/>
          <w:color w:val="000000"/>
          <w:sz w:val="21"/>
          <w:szCs w:val="21"/>
        </w:rPr>
        <w:t>引力机制以及分簇</w:t>
      </w:r>
      <w:proofErr w:type="spellStart"/>
      <w:r>
        <w:rPr>
          <w:rFonts w:hint="eastAsia"/>
          <w:color w:val="000000"/>
          <w:sz w:val="21"/>
          <w:szCs w:val="21"/>
        </w:rPr>
        <w:t>Freche</w:t>
      </w:r>
      <w:r>
        <w:rPr>
          <w:color w:val="000000"/>
          <w:sz w:val="21"/>
          <w:szCs w:val="21"/>
        </w:rPr>
        <w:t>t</w:t>
      </w:r>
      <w:proofErr w:type="spellEnd"/>
      <w:r>
        <w:rPr>
          <w:rFonts w:hint="eastAsia"/>
          <w:color w:val="000000"/>
          <w:sz w:val="21"/>
          <w:szCs w:val="21"/>
        </w:rPr>
        <w:t>约束机制这两个</w:t>
      </w:r>
      <w:r w:rsidR="00A36F48">
        <w:rPr>
          <w:rFonts w:hint="eastAsia"/>
          <w:color w:val="000000"/>
          <w:sz w:val="21"/>
          <w:szCs w:val="21"/>
        </w:rPr>
        <w:t>所提</w:t>
      </w:r>
      <w:r>
        <w:rPr>
          <w:rFonts w:hint="eastAsia"/>
          <w:color w:val="000000"/>
          <w:sz w:val="21"/>
          <w:szCs w:val="21"/>
        </w:rPr>
        <w:t>关键机制</w:t>
      </w:r>
      <w:r w:rsidRPr="00404BF5">
        <w:rPr>
          <w:color w:val="000000"/>
          <w:sz w:val="21"/>
          <w:szCs w:val="21"/>
        </w:rPr>
        <w:t>的消融实验，</w:t>
      </w:r>
      <w:del w:id="319" w:author="Lianghui Ding" w:date="2025-11-09T14:42:00Z">
        <w:r w:rsidRPr="00404BF5" w:rsidDel="00EC42EA">
          <w:rPr>
            <w:color w:val="000000"/>
            <w:sz w:val="21"/>
            <w:szCs w:val="21"/>
          </w:rPr>
          <w:delText>进一步</w:delText>
        </w:r>
      </w:del>
      <w:r w:rsidRPr="00404BF5">
        <w:rPr>
          <w:color w:val="000000"/>
          <w:sz w:val="21"/>
          <w:szCs w:val="21"/>
        </w:rPr>
        <w:t>评估</w:t>
      </w:r>
      <w:r>
        <w:rPr>
          <w:rFonts w:hint="eastAsia"/>
          <w:color w:val="000000"/>
          <w:sz w:val="21"/>
          <w:szCs w:val="21"/>
        </w:rPr>
        <w:t>对应</w:t>
      </w:r>
      <w:r w:rsidRPr="00404BF5">
        <w:rPr>
          <w:color w:val="000000"/>
          <w:sz w:val="21"/>
          <w:szCs w:val="21"/>
        </w:rPr>
        <w:t>模块</w:t>
      </w:r>
      <w:ins w:id="320" w:author="Lianghui Ding" w:date="2025-11-09T14:42:00Z">
        <w:r w:rsidR="00EC42EA">
          <w:rPr>
            <w:rFonts w:hint="eastAsia"/>
            <w:color w:val="000000"/>
            <w:sz w:val="21"/>
            <w:szCs w:val="21"/>
          </w:rPr>
          <w:t>对路径规划</w:t>
        </w:r>
      </w:ins>
      <w:del w:id="321" w:author="Lianghui Ding" w:date="2025-11-09T14:42:00Z">
        <w:r w:rsidRPr="00404BF5" w:rsidDel="00EC42EA">
          <w:rPr>
            <w:color w:val="000000"/>
            <w:sz w:val="21"/>
            <w:szCs w:val="21"/>
          </w:rPr>
          <w:delText>在维持通信连通性方</w:delText>
        </w:r>
      </w:del>
      <w:del w:id="322" w:author="Lianghui Ding" w:date="2025-11-09T14:43:00Z">
        <w:r w:rsidRPr="00404BF5" w:rsidDel="00EC42EA">
          <w:rPr>
            <w:color w:val="000000"/>
            <w:sz w:val="21"/>
            <w:szCs w:val="21"/>
          </w:rPr>
          <w:delText>面</w:delText>
        </w:r>
      </w:del>
      <w:r w:rsidRPr="00404BF5">
        <w:rPr>
          <w:color w:val="000000"/>
          <w:sz w:val="21"/>
          <w:szCs w:val="21"/>
        </w:rPr>
        <w:t>的贡献。</w:t>
      </w:r>
    </w:p>
    <w:p w14:paraId="396BFAF4" w14:textId="2BB223A8" w:rsidR="00303A2A" w:rsidRDefault="00303A2A" w:rsidP="00404BF5">
      <w:pPr>
        <w:spacing w:line="360" w:lineRule="auto"/>
        <w:ind w:firstLineChars="196" w:firstLine="412"/>
        <w:rPr>
          <w:rFonts w:hint="eastAsia"/>
          <w:color w:val="000000"/>
          <w:sz w:val="21"/>
          <w:szCs w:val="21"/>
        </w:rPr>
      </w:pPr>
      <w:moveToRangeStart w:id="323" w:author="Lianghui Ding" w:date="2025-11-09T14:45:00Z" w:name="move213591964"/>
      <w:commentRangeStart w:id="324"/>
      <w:moveTo w:id="325" w:author="Lianghui Ding" w:date="2025-11-09T14:45:00Z">
        <w:del w:id="326" w:author="Lianghui Ding" w:date="2025-11-09T14:45:00Z">
          <w:r w:rsidRPr="00627782" w:rsidDel="00303A2A">
            <w:rPr>
              <w:rFonts w:hint="eastAsia"/>
              <w:color w:val="000000"/>
              <w:sz w:val="21"/>
              <w:szCs w:val="21"/>
            </w:rPr>
            <w:delText>其中，</w:delText>
          </w:r>
        </w:del>
        <w:r w:rsidRPr="00627782">
          <w:rPr>
            <w:rFonts w:hint="eastAsia"/>
            <w:color w:val="000000"/>
            <w:sz w:val="21"/>
            <w:szCs w:val="21"/>
          </w:rPr>
          <w:t>K-CBS</w:t>
        </w:r>
        <w:r w:rsidRPr="00627782">
          <w:rPr>
            <w:rFonts w:hint="eastAsia"/>
            <w:color w:val="000000"/>
            <w:sz w:val="21"/>
            <w:szCs w:val="21"/>
          </w:rPr>
          <w:t>算法是一种基于冲突检测与分解思想的多智能体路径规划方法，通过在全局层构建约束树来解决多无人机间的路径冲突问题，具有较高的路径可行性与全局最优性</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_Ref211074835 \r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Pr>
            <w:color w:val="000000"/>
            <w:sz w:val="21"/>
            <w:szCs w:val="21"/>
            <w:vertAlign w:val="superscript"/>
          </w:rPr>
          <w:t>[8]</w:t>
        </w:r>
        <w:r w:rsidRPr="00627782">
          <w:rPr>
            <w:color w:val="000000"/>
            <w:sz w:val="21"/>
            <w:szCs w:val="21"/>
            <w:vertAlign w:val="superscript"/>
          </w:rPr>
          <w:fldChar w:fldCharType="end"/>
        </w:r>
        <w:r>
          <w:rPr>
            <w:rFonts w:hint="eastAsia"/>
            <w:color w:val="000000"/>
            <w:sz w:val="21"/>
            <w:szCs w:val="21"/>
          </w:rPr>
          <w:t>。</w:t>
        </w:r>
        <w:r w:rsidRPr="00627782">
          <w:rPr>
            <w:rFonts w:hint="eastAsia"/>
            <w:color w:val="000000"/>
            <w:sz w:val="21"/>
            <w:szCs w:val="21"/>
          </w:rPr>
          <w:t>APF</w:t>
        </w:r>
        <w:r w:rsidRPr="00627782">
          <w:rPr>
            <w:rFonts w:hint="eastAsia"/>
            <w:color w:val="000000"/>
            <w:sz w:val="21"/>
            <w:szCs w:val="21"/>
          </w:rPr>
          <w:t>算法</w:t>
        </w:r>
        <w:r w:rsidRPr="00627782">
          <w:rPr>
            <w:rFonts w:hint="eastAsia"/>
            <w:color w:val="000000"/>
            <w:sz w:val="21"/>
            <w:szCs w:val="21"/>
          </w:rPr>
          <w:t xml:space="preserve"> </w:t>
        </w:r>
        <w:r w:rsidRPr="00627782">
          <w:rPr>
            <w:rFonts w:hint="eastAsia"/>
            <w:color w:val="000000"/>
            <w:sz w:val="21"/>
            <w:szCs w:val="21"/>
          </w:rPr>
          <w:t>则是一种典型的基于力场的局部路径规划方法，通过对目标点和障碍物分别施加吸引力与斥力，并引入邻居吸引力，使无人机在局部环境中实现避障与动态调整。</w:t>
        </w:r>
        <w:r>
          <w:rPr>
            <w:rFonts w:hint="eastAsia"/>
            <w:color w:val="000000"/>
            <w:sz w:val="21"/>
            <w:szCs w:val="21"/>
          </w:rPr>
          <w:t>在启发式算法方面</w:t>
        </w:r>
        <w:r w:rsidRPr="00627782">
          <w:rPr>
            <w:rFonts w:hint="eastAsia"/>
            <w:color w:val="000000"/>
            <w:sz w:val="21"/>
            <w:szCs w:val="21"/>
          </w:rPr>
          <w:t>，</w:t>
        </w:r>
        <w:proofErr w:type="spellStart"/>
        <w:r w:rsidRPr="00627782">
          <w:rPr>
            <w:rFonts w:hint="eastAsia"/>
            <w:color w:val="000000"/>
            <w:sz w:val="21"/>
            <w:szCs w:val="21"/>
          </w:rPr>
          <w:t>PPSwarm</w:t>
        </w:r>
        <w:proofErr w:type="spellEnd"/>
        <w:r w:rsidRPr="00627782">
          <w:rPr>
            <w:rFonts w:hint="eastAsia"/>
            <w:color w:val="000000"/>
            <w:sz w:val="21"/>
            <w:szCs w:val="21"/>
          </w:rPr>
          <w:t>算法综合了改进的</w:t>
        </w:r>
        <w:r w:rsidRPr="00627782">
          <w:rPr>
            <w:rFonts w:hint="eastAsia"/>
            <w:color w:val="000000"/>
            <w:sz w:val="21"/>
            <w:szCs w:val="21"/>
          </w:rPr>
          <w:t>RRT*</w:t>
        </w:r>
        <w:r w:rsidRPr="00627782">
          <w:rPr>
            <w:rFonts w:hint="eastAsia"/>
            <w:color w:val="000000"/>
            <w:sz w:val="21"/>
            <w:szCs w:val="21"/>
          </w:rPr>
          <w:t>搜索与粒子群优</w:t>
        </w:r>
        <w:r w:rsidRPr="00627782">
          <w:rPr>
            <w:rFonts w:hint="eastAsia"/>
            <w:color w:val="000000"/>
            <w:sz w:val="21"/>
            <w:szCs w:val="21"/>
          </w:rPr>
          <w:lastRenderedPageBreak/>
          <w:t>化思想，通过在采样扩展过程中引入全局优化算子，提高了路径搜索的全局性与通信保持</w:t>
        </w:r>
        <w:r>
          <w:rPr>
            <w:rFonts w:hint="eastAsia"/>
            <w:color w:val="000000"/>
            <w:sz w:val="21"/>
            <w:szCs w:val="21"/>
          </w:rPr>
          <w:t>性能</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_Ref212053055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Pr>
            <w:color w:val="000000"/>
            <w:sz w:val="21"/>
            <w:szCs w:val="21"/>
            <w:vertAlign w:val="superscript"/>
          </w:rPr>
          <w:t>[10]</w:t>
        </w:r>
        <w:r w:rsidRPr="00627782">
          <w:rPr>
            <w:color w:val="000000"/>
            <w:sz w:val="21"/>
            <w:szCs w:val="21"/>
            <w:vertAlign w:val="superscript"/>
          </w:rPr>
          <w:fldChar w:fldCharType="end"/>
        </w:r>
        <w:r w:rsidRPr="00627782">
          <w:rPr>
            <w:rFonts w:hint="eastAsia"/>
            <w:color w:val="000000"/>
            <w:sz w:val="21"/>
            <w:szCs w:val="21"/>
          </w:rPr>
          <w:t>。</w:t>
        </w:r>
        <w:r w:rsidRPr="00627782">
          <w:rPr>
            <w:rFonts w:hint="eastAsia"/>
            <w:color w:val="000000"/>
            <w:sz w:val="21"/>
            <w:szCs w:val="21"/>
          </w:rPr>
          <w:t>CMUPF</w:t>
        </w:r>
        <w:r w:rsidRPr="00627782">
          <w:rPr>
            <w:rFonts w:hint="eastAsia"/>
            <w:color w:val="000000"/>
            <w:sz w:val="21"/>
            <w:szCs w:val="21"/>
          </w:rPr>
          <w:t>算法则基于编队控制与通信恢复机制相结合的思想，通过引入通信拓扑约束和控制律修正，实现多无人机在复杂环境下的连通性维护与路径协调</w:t>
        </w:r>
        <w:r w:rsidRPr="00627782">
          <w:rPr>
            <w:color w:val="000000"/>
            <w:sz w:val="21"/>
            <w:szCs w:val="21"/>
            <w:vertAlign w:val="superscript"/>
          </w:rPr>
          <w:fldChar w:fldCharType="begin"/>
        </w:r>
        <w:r w:rsidRPr="00627782">
          <w:rPr>
            <w:color w:val="000000"/>
            <w:sz w:val="21"/>
            <w:szCs w:val="21"/>
            <w:vertAlign w:val="superscript"/>
          </w:rPr>
          <w:instrText xml:space="preserve"> </w:instrText>
        </w:r>
        <w:r w:rsidRPr="00627782">
          <w:rPr>
            <w:rFonts w:hint="eastAsia"/>
            <w:color w:val="000000"/>
            <w:sz w:val="21"/>
            <w:szCs w:val="21"/>
            <w:vertAlign w:val="superscript"/>
          </w:rPr>
          <w:instrText>REF _Ref210900992 \n \h</w:instrText>
        </w:r>
        <w:r w:rsidRPr="00627782">
          <w:rPr>
            <w:color w:val="000000"/>
            <w:sz w:val="21"/>
            <w:szCs w:val="21"/>
            <w:vertAlign w:val="superscript"/>
          </w:rPr>
          <w:instrText xml:space="preserve"> </w:instrText>
        </w:r>
        <w:r>
          <w:rPr>
            <w:color w:val="000000"/>
            <w:sz w:val="21"/>
            <w:szCs w:val="21"/>
            <w:vertAlign w:val="superscript"/>
          </w:rPr>
          <w:instrText xml:space="preserve"> \* MERGEFORMAT </w:instrText>
        </w:r>
        <w:r w:rsidRPr="00627782">
          <w:rPr>
            <w:color w:val="000000"/>
            <w:sz w:val="21"/>
            <w:szCs w:val="21"/>
            <w:vertAlign w:val="superscript"/>
          </w:rPr>
        </w:r>
        <w:r w:rsidRPr="00627782">
          <w:rPr>
            <w:color w:val="000000"/>
            <w:sz w:val="21"/>
            <w:szCs w:val="21"/>
            <w:vertAlign w:val="superscript"/>
          </w:rPr>
          <w:fldChar w:fldCharType="separate"/>
        </w:r>
        <w:r>
          <w:rPr>
            <w:color w:val="000000"/>
            <w:sz w:val="21"/>
            <w:szCs w:val="21"/>
            <w:vertAlign w:val="superscript"/>
          </w:rPr>
          <w:t>[16]</w:t>
        </w:r>
        <w:r w:rsidRPr="00627782">
          <w:rPr>
            <w:color w:val="000000"/>
            <w:sz w:val="21"/>
            <w:szCs w:val="21"/>
            <w:vertAlign w:val="superscript"/>
          </w:rPr>
          <w:fldChar w:fldCharType="end"/>
        </w:r>
        <w:r w:rsidRPr="00627782">
          <w:rPr>
            <w:rFonts w:hint="eastAsia"/>
            <w:color w:val="000000"/>
            <w:sz w:val="21"/>
            <w:szCs w:val="21"/>
          </w:rPr>
          <w:t>。</w:t>
        </w:r>
      </w:moveTo>
      <w:moveToRangeEnd w:id="323"/>
      <w:commentRangeEnd w:id="324"/>
      <w:r>
        <w:rPr>
          <w:rStyle w:val="ac"/>
        </w:rPr>
        <w:commentReference w:id="324"/>
      </w:r>
    </w:p>
    <w:p w14:paraId="5F32A932" w14:textId="46257EE0" w:rsidR="00404BF5" w:rsidRPr="00404BF5" w:rsidRDefault="00404BF5" w:rsidP="00404BF5">
      <w:pPr>
        <w:spacing w:line="360" w:lineRule="auto"/>
        <w:outlineLvl w:val="0"/>
        <w:rPr>
          <w:b/>
          <w:sz w:val="21"/>
          <w:szCs w:val="21"/>
        </w:rPr>
      </w:pPr>
      <w:bookmarkStart w:id="327" w:name="OLE_LINK12"/>
      <w:r>
        <w:rPr>
          <w:b/>
          <w:sz w:val="21"/>
          <w:szCs w:val="21"/>
        </w:rPr>
        <w:t>4</w:t>
      </w:r>
      <w:r w:rsidRPr="00A9585A">
        <w:rPr>
          <w:rFonts w:hint="eastAsia"/>
          <w:b/>
          <w:sz w:val="21"/>
          <w:szCs w:val="21"/>
        </w:rPr>
        <w:t>.</w:t>
      </w:r>
      <w:r>
        <w:rPr>
          <w:b/>
          <w:sz w:val="21"/>
          <w:szCs w:val="21"/>
        </w:rPr>
        <w:t>1</w:t>
      </w:r>
      <w:r w:rsidRPr="00A9585A">
        <w:rPr>
          <w:rFonts w:hint="eastAsia"/>
          <w:b/>
          <w:sz w:val="21"/>
          <w:szCs w:val="21"/>
        </w:rPr>
        <w:t xml:space="preserve"> </w:t>
      </w:r>
      <w:del w:id="328" w:author="Lianghui Ding" w:date="2025-11-09T14:43:00Z">
        <w:r w:rsidDel="00386CBF">
          <w:rPr>
            <w:rFonts w:hint="eastAsia"/>
            <w:b/>
            <w:sz w:val="21"/>
            <w:szCs w:val="21"/>
          </w:rPr>
          <w:delText>实验</w:delText>
        </w:r>
      </w:del>
      <w:ins w:id="329" w:author="Lianghui Ding" w:date="2025-11-09T14:43:00Z">
        <w:r w:rsidR="00386CBF">
          <w:rPr>
            <w:rFonts w:hint="eastAsia"/>
            <w:b/>
            <w:sz w:val="21"/>
            <w:szCs w:val="21"/>
          </w:rPr>
          <w:t>参数</w:t>
        </w:r>
      </w:ins>
      <w:r>
        <w:rPr>
          <w:rFonts w:hint="eastAsia"/>
          <w:b/>
          <w:sz w:val="21"/>
          <w:szCs w:val="21"/>
        </w:rPr>
        <w:t>设置</w:t>
      </w:r>
      <w:del w:id="330" w:author="Lianghui Ding" w:date="2025-11-09T14:47:00Z">
        <w:r w:rsidDel="00AC7C8B">
          <w:rPr>
            <w:rFonts w:hint="eastAsia"/>
            <w:b/>
            <w:sz w:val="21"/>
            <w:szCs w:val="21"/>
          </w:rPr>
          <w:delText>与评价指标</w:delText>
        </w:r>
      </w:del>
    </w:p>
    <w:bookmarkEnd w:id="327"/>
    <w:p w14:paraId="0E0EA67F" w14:textId="497FE879" w:rsidR="006229EB" w:rsidRPr="00A9585A" w:rsidRDefault="005E66CE" w:rsidP="00172A5F">
      <w:pPr>
        <w:spacing w:line="360" w:lineRule="auto"/>
        <w:ind w:firstLineChars="196" w:firstLine="412"/>
        <w:rPr>
          <w:color w:val="000000"/>
          <w:sz w:val="21"/>
          <w:szCs w:val="21"/>
        </w:rPr>
      </w:pPr>
      <w:commentRangeStart w:id="331"/>
      <w:del w:id="332" w:author="Lianghui Ding" w:date="2025-11-09T14:43:00Z">
        <w:r w:rsidRPr="00A9585A" w:rsidDel="00386CBF">
          <w:rPr>
            <w:rFonts w:hint="eastAsia"/>
            <w:color w:val="000000"/>
            <w:sz w:val="21"/>
            <w:szCs w:val="21"/>
          </w:rPr>
          <w:delText>本研究采取仿真的方式验证算法的性能与效果，</w:delText>
        </w:r>
        <w:r w:rsidR="00172A5F" w:rsidRPr="00A9585A" w:rsidDel="00386CBF">
          <w:rPr>
            <w:rFonts w:hint="eastAsia"/>
            <w:color w:val="000000"/>
            <w:sz w:val="21"/>
            <w:szCs w:val="21"/>
          </w:rPr>
          <w:delText>主要从建筑物密度、无人机数量和干扰功率三个不同维度来验证算法的性能优势，</w:delText>
        </w:r>
        <w:r w:rsidRPr="00A9585A" w:rsidDel="00386CBF">
          <w:rPr>
            <w:rFonts w:hint="eastAsia"/>
            <w:color w:val="000000"/>
            <w:sz w:val="21"/>
            <w:szCs w:val="21"/>
          </w:rPr>
          <w:delText>对应</w:delText>
        </w:r>
        <w:r w:rsidR="00510826" w:rsidRPr="00A9585A" w:rsidDel="00386CBF">
          <w:rPr>
            <w:rFonts w:hint="eastAsia"/>
            <w:color w:val="000000"/>
            <w:sz w:val="21"/>
            <w:szCs w:val="21"/>
          </w:rPr>
          <w:delText>部分</w:delText>
        </w:r>
      </w:del>
      <w:r w:rsidR="006229EB" w:rsidRPr="00A9585A">
        <w:rPr>
          <w:rFonts w:hint="eastAsia"/>
          <w:color w:val="000000"/>
          <w:sz w:val="21"/>
          <w:szCs w:val="21"/>
        </w:rPr>
        <w:t>重要</w:t>
      </w:r>
      <w:r w:rsidRPr="00A9585A">
        <w:rPr>
          <w:rFonts w:hint="eastAsia"/>
          <w:color w:val="000000"/>
          <w:sz w:val="21"/>
          <w:szCs w:val="21"/>
        </w:rPr>
        <w:t>的仿真参数设置如表</w:t>
      </w:r>
      <w:r w:rsidR="006229EB" w:rsidRPr="00A9585A">
        <w:rPr>
          <w:rFonts w:hint="eastAsia"/>
          <w:color w:val="000000"/>
          <w:sz w:val="21"/>
          <w:szCs w:val="21"/>
        </w:rPr>
        <w:t>1</w:t>
      </w:r>
      <w:r w:rsidRPr="00A9585A">
        <w:rPr>
          <w:rFonts w:hint="eastAsia"/>
          <w:color w:val="000000"/>
          <w:sz w:val="21"/>
          <w:szCs w:val="21"/>
        </w:rPr>
        <w:t>所示：</w:t>
      </w:r>
      <w:commentRangeEnd w:id="331"/>
      <w:r w:rsidR="00386CBF">
        <w:rPr>
          <w:rStyle w:val="ac"/>
        </w:rPr>
        <w:commentReference w:id="331"/>
      </w:r>
    </w:p>
    <w:p w14:paraId="167DD09D" w14:textId="677D9DFC" w:rsidR="005E66CE" w:rsidRPr="00A9585A" w:rsidRDefault="005E66CE" w:rsidP="00A9585A">
      <w:pPr>
        <w:pStyle w:val="aff2"/>
      </w:pPr>
      <w:r w:rsidRPr="00A9585A">
        <w:rPr>
          <w:rFonts w:hint="eastAsia"/>
        </w:rPr>
        <w:t>表</w:t>
      </w:r>
      <w:r w:rsidRPr="00A9585A">
        <w:rPr>
          <w:rFonts w:hint="eastAsia"/>
        </w:rPr>
        <w:t xml:space="preserve">1 </w:t>
      </w:r>
      <w:r w:rsidRPr="00A9585A">
        <w:rPr>
          <w:rFonts w:hint="eastAsia"/>
        </w:rPr>
        <w:t>仿真参数</w:t>
      </w:r>
      <w:r w:rsidR="006229EB" w:rsidRPr="00A9585A">
        <w:rPr>
          <w:rFonts w:hint="eastAsia"/>
        </w:rPr>
        <w:t>设置</w:t>
      </w:r>
    </w:p>
    <w:tbl>
      <w:tblPr>
        <w:tblStyle w:val="afe"/>
        <w:tblW w:w="4820" w:type="dxa"/>
        <w:jc w:val="center"/>
        <w:tblLayout w:type="fixed"/>
        <w:tblLook w:val="00A0" w:firstRow="1" w:lastRow="0" w:firstColumn="1" w:lastColumn="0" w:noHBand="0" w:noVBand="0"/>
      </w:tblPr>
      <w:tblGrid>
        <w:gridCol w:w="2137"/>
        <w:gridCol w:w="2683"/>
      </w:tblGrid>
      <w:tr w:rsidR="005E66CE" w:rsidRPr="00A9585A" w14:paraId="460C27B3" w14:textId="77777777" w:rsidTr="00775099">
        <w:trPr>
          <w:cnfStyle w:val="100000000000" w:firstRow="1" w:lastRow="0" w:firstColumn="0" w:lastColumn="0" w:oddVBand="0" w:evenVBand="0" w:oddHBand="0" w:evenHBand="0" w:firstRowFirstColumn="0" w:firstRowLastColumn="0" w:lastRowFirstColumn="0" w:lastRowLastColumn="0"/>
          <w:jc w:val="center"/>
        </w:trPr>
        <w:tc>
          <w:tcPr>
            <w:tcW w:w="2137" w:type="dxa"/>
          </w:tcPr>
          <w:p w14:paraId="73B8CF61" w14:textId="46708DD2" w:rsidR="005E66CE" w:rsidRPr="00A9585A" w:rsidRDefault="003D4ACB">
            <w:pPr>
              <w:pStyle w:val="a1"/>
              <w:spacing w:line="360" w:lineRule="auto"/>
              <w:ind w:firstLineChars="49" w:firstLine="103"/>
              <w:jc w:val="center"/>
              <w:rPr>
                <w:szCs w:val="21"/>
              </w:rPr>
            </w:pPr>
            <w:r w:rsidRPr="00A9585A">
              <w:rPr>
                <w:rFonts w:hint="eastAsia"/>
                <w:szCs w:val="21"/>
              </w:rPr>
              <w:t>参数</w:t>
            </w:r>
          </w:p>
        </w:tc>
        <w:tc>
          <w:tcPr>
            <w:tcW w:w="2683" w:type="dxa"/>
          </w:tcPr>
          <w:p w14:paraId="13F8ACDC" w14:textId="572D29E0" w:rsidR="005E66CE" w:rsidRPr="00A9585A" w:rsidRDefault="003D4ACB">
            <w:pPr>
              <w:pStyle w:val="a1"/>
              <w:spacing w:line="360" w:lineRule="auto"/>
              <w:ind w:firstLine="0"/>
              <w:jc w:val="center"/>
              <w:rPr>
                <w:szCs w:val="21"/>
              </w:rPr>
            </w:pPr>
            <w:r w:rsidRPr="00A9585A">
              <w:rPr>
                <w:rFonts w:hint="eastAsia"/>
                <w:szCs w:val="21"/>
              </w:rPr>
              <w:t>值</w:t>
            </w:r>
          </w:p>
        </w:tc>
      </w:tr>
      <w:tr w:rsidR="005E66CE" w:rsidRPr="00A9585A" w14:paraId="0174F168" w14:textId="77777777" w:rsidTr="00775099">
        <w:trPr>
          <w:jc w:val="center"/>
        </w:trPr>
        <w:tc>
          <w:tcPr>
            <w:tcW w:w="2137" w:type="dxa"/>
          </w:tcPr>
          <w:p w14:paraId="5B5BC535" w14:textId="4BFBC80B" w:rsidR="005E66CE" w:rsidRPr="00A9585A" w:rsidRDefault="003D4ACB">
            <w:pPr>
              <w:pStyle w:val="a1"/>
              <w:spacing w:line="360" w:lineRule="auto"/>
              <w:ind w:firstLineChars="98" w:firstLine="206"/>
              <w:jc w:val="center"/>
              <w:rPr>
                <w:szCs w:val="21"/>
              </w:rPr>
            </w:pPr>
            <w:r w:rsidRPr="00A9585A">
              <w:rPr>
                <w:rFonts w:hint="eastAsia"/>
                <w:szCs w:val="21"/>
              </w:rPr>
              <w:t>场景大小</w:t>
            </w:r>
          </w:p>
        </w:tc>
        <w:tc>
          <w:tcPr>
            <w:tcW w:w="2683" w:type="dxa"/>
          </w:tcPr>
          <w:p w14:paraId="6AA97185" w14:textId="47A70A5E" w:rsidR="005E66CE" w:rsidRPr="00A9585A" w:rsidRDefault="003D4ACB">
            <w:pPr>
              <w:pStyle w:val="a1"/>
              <w:spacing w:line="360" w:lineRule="auto"/>
              <w:ind w:firstLineChars="147" w:firstLine="309"/>
              <w:jc w:val="center"/>
              <w:rPr>
                <w:szCs w:val="21"/>
              </w:rPr>
            </w:pPr>
            <m:oMathPara>
              <m:oMath>
                <m:r>
                  <w:rPr>
                    <w:rFonts w:ascii="Cambria Math" w:hAnsi="Cambria Math" w:hint="eastAsia"/>
                    <w:szCs w:val="21"/>
                  </w:rPr>
                  <m:t>Lx</m:t>
                </m:r>
                <m:r>
                  <w:rPr>
                    <w:rFonts w:ascii="Cambria Math" w:hAnsi="Cambria Math"/>
                    <w:szCs w:val="21"/>
                  </w:rPr>
                  <m:t>=L</m:t>
                </m:r>
                <m:r>
                  <w:rPr>
                    <w:rFonts w:ascii="Cambria Math" w:hAnsi="Cambria Math" w:hint="eastAsia"/>
                    <w:szCs w:val="21"/>
                  </w:rPr>
                  <m:t>y</m:t>
                </m:r>
                <m:r>
                  <w:rPr>
                    <w:rFonts w:ascii="Cambria Math" w:hAnsi="Cambria Math"/>
                    <w:szCs w:val="21"/>
                  </w:rPr>
                  <m:t>=1km</m:t>
                </m:r>
              </m:oMath>
            </m:oMathPara>
          </w:p>
        </w:tc>
      </w:tr>
      <w:tr w:rsidR="003D4ACB" w:rsidRPr="00A9585A" w14:paraId="0F56CD5E" w14:textId="77777777" w:rsidTr="00775099">
        <w:trPr>
          <w:jc w:val="center"/>
        </w:trPr>
        <w:tc>
          <w:tcPr>
            <w:tcW w:w="2137" w:type="dxa"/>
          </w:tcPr>
          <w:p w14:paraId="7E5DE072" w14:textId="15A2459E" w:rsidR="003D4ACB" w:rsidRPr="00A9585A" w:rsidRDefault="003D4ACB" w:rsidP="003D4ACB">
            <w:pPr>
              <w:pStyle w:val="a1"/>
              <w:spacing w:line="360" w:lineRule="auto"/>
              <w:ind w:firstLineChars="98" w:firstLine="206"/>
              <w:jc w:val="center"/>
              <w:rPr>
                <w:szCs w:val="21"/>
              </w:rPr>
            </w:pPr>
            <w:r w:rsidRPr="00A9585A">
              <w:rPr>
                <w:rFonts w:hint="eastAsia"/>
                <w:szCs w:val="21"/>
              </w:rPr>
              <w:t>无人机数量</w:t>
            </w:r>
          </w:p>
        </w:tc>
        <w:tc>
          <w:tcPr>
            <w:tcW w:w="2683" w:type="dxa"/>
          </w:tcPr>
          <w:p w14:paraId="7278620F" w14:textId="0D558882" w:rsidR="003D4ACB" w:rsidRPr="00A9585A" w:rsidRDefault="003D4ACB" w:rsidP="003D4ACB">
            <w:pPr>
              <w:pStyle w:val="a1"/>
              <w:spacing w:line="360" w:lineRule="auto"/>
              <w:ind w:firstLineChars="147" w:firstLine="309"/>
              <w:jc w:val="center"/>
              <w:rPr>
                <w:szCs w:val="21"/>
              </w:rPr>
            </w:pPr>
            <m:oMathPara>
              <m:oMath>
                <m:r>
                  <w:rPr>
                    <w:rFonts w:ascii="Cambria Math" w:hAnsi="Cambria Math"/>
                    <w:szCs w:val="21"/>
                  </w:rPr>
                  <m:t>N=12,24,36</m:t>
                </m:r>
              </m:oMath>
            </m:oMathPara>
          </w:p>
        </w:tc>
      </w:tr>
      <w:tr w:rsidR="003D4ACB" w:rsidRPr="00A9585A" w14:paraId="5A052636" w14:textId="77777777" w:rsidTr="00775099">
        <w:trPr>
          <w:jc w:val="center"/>
        </w:trPr>
        <w:tc>
          <w:tcPr>
            <w:tcW w:w="2137" w:type="dxa"/>
          </w:tcPr>
          <w:p w14:paraId="7C2D2EC0" w14:textId="086DED72" w:rsidR="003D4ACB" w:rsidRPr="00A9585A" w:rsidRDefault="003D4ACB" w:rsidP="003D4ACB">
            <w:pPr>
              <w:pStyle w:val="a1"/>
              <w:spacing w:line="360" w:lineRule="auto"/>
              <w:ind w:firstLineChars="98" w:firstLine="206"/>
              <w:jc w:val="center"/>
              <w:rPr>
                <w:szCs w:val="21"/>
              </w:rPr>
            </w:pPr>
            <w:r w:rsidRPr="00A9585A">
              <w:rPr>
                <w:rFonts w:hint="eastAsia"/>
                <w:szCs w:val="21"/>
              </w:rPr>
              <w:t>建筑物数量</w:t>
            </w:r>
          </w:p>
        </w:tc>
        <w:tc>
          <w:tcPr>
            <w:tcW w:w="2683" w:type="dxa"/>
          </w:tcPr>
          <w:p w14:paraId="6C678278" w14:textId="208DC6B9" w:rsidR="003D4ACB" w:rsidRPr="00A9585A" w:rsidRDefault="003D4ACB" w:rsidP="003D4ACB">
            <w:pPr>
              <w:pStyle w:val="a1"/>
              <w:spacing w:line="360" w:lineRule="auto"/>
              <w:ind w:firstLineChars="147" w:firstLine="309"/>
              <w:jc w:val="center"/>
              <w:rPr>
                <w:szCs w:val="21"/>
                <w:vertAlign w:val="subscript"/>
              </w:rPr>
            </w:pPr>
            <m:oMathPara>
              <m:oMath>
                <m:r>
                  <w:rPr>
                    <w:rFonts w:ascii="Cambria Math" w:hAnsi="Cambria Math"/>
                    <w:szCs w:val="21"/>
                    <w:vertAlign w:val="subscript"/>
                  </w:rPr>
                  <m:t>M = 10,20,30</m:t>
                </m:r>
              </m:oMath>
            </m:oMathPara>
          </w:p>
        </w:tc>
      </w:tr>
      <w:tr w:rsidR="003D4ACB" w:rsidRPr="00A9585A" w14:paraId="3AC86B76" w14:textId="77777777" w:rsidTr="00775099">
        <w:trPr>
          <w:jc w:val="center"/>
        </w:trPr>
        <w:tc>
          <w:tcPr>
            <w:tcW w:w="2137" w:type="dxa"/>
          </w:tcPr>
          <w:p w14:paraId="36CF3AB6" w14:textId="20B1DF93" w:rsidR="003D4ACB" w:rsidRPr="00A9585A" w:rsidRDefault="003D4ACB" w:rsidP="003D4ACB">
            <w:pPr>
              <w:pStyle w:val="a1"/>
              <w:spacing w:line="360" w:lineRule="auto"/>
              <w:ind w:firstLineChars="98" w:firstLine="206"/>
              <w:jc w:val="center"/>
              <w:rPr>
                <w:szCs w:val="21"/>
              </w:rPr>
            </w:pPr>
            <w:commentRangeStart w:id="333"/>
            <w:r w:rsidRPr="00A9585A">
              <w:rPr>
                <w:color w:val="000000"/>
                <w:szCs w:val="21"/>
              </w:rPr>
              <w:t>干扰源功率</w:t>
            </w:r>
            <w:commentRangeEnd w:id="333"/>
            <w:r w:rsidR="00BE5427">
              <w:rPr>
                <w:rStyle w:val="ac"/>
              </w:rPr>
              <w:commentReference w:id="333"/>
            </w:r>
          </w:p>
        </w:tc>
        <w:tc>
          <w:tcPr>
            <w:tcW w:w="2683" w:type="dxa"/>
          </w:tcPr>
          <w:p w14:paraId="470C37E0" w14:textId="64E6685C" w:rsidR="003D4ACB" w:rsidRPr="00A9585A" w:rsidRDefault="003025F9"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P</m:t>
                    </m:r>
                  </m:e>
                  <m:sub>
                    <m:r>
                      <w:rPr>
                        <w:rFonts w:ascii="Cambria Math" w:hAnsi="Cambria Math"/>
                        <w:color w:val="000000"/>
                        <w:szCs w:val="21"/>
                      </w:rPr>
                      <m:t>J</m:t>
                    </m:r>
                  </m:sub>
                </m:sSub>
                <m:r>
                  <w:rPr>
                    <w:rFonts w:ascii="Cambria Math" w:hAnsi="Cambria Math"/>
                    <w:color w:val="000000"/>
                    <w:szCs w:val="21"/>
                  </w:rPr>
                  <m:t>=20–30dBm</m:t>
                </m:r>
              </m:oMath>
            </m:oMathPara>
          </w:p>
        </w:tc>
      </w:tr>
      <w:tr w:rsidR="003D4ACB" w:rsidRPr="00A9585A" w14:paraId="02FB040A" w14:textId="77777777" w:rsidTr="00775099">
        <w:trPr>
          <w:jc w:val="center"/>
        </w:trPr>
        <w:tc>
          <w:tcPr>
            <w:tcW w:w="2137" w:type="dxa"/>
          </w:tcPr>
          <w:p w14:paraId="7FDBBBE0" w14:textId="509120B4" w:rsidR="003D4ACB" w:rsidRPr="00A9585A" w:rsidRDefault="003D4ACB" w:rsidP="003D4ACB">
            <w:pPr>
              <w:pStyle w:val="a1"/>
              <w:spacing w:line="360" w:lineRule="auto"/>
              <w:ind w:firstLineChars="98" w:firstLine="206"/>
              <w:jc w:val="center"/>
              <w:rPr>
                <w:szCs w:val="21"/>
              </w:rPr>
            </w:pPr>
            <w:r w:rsidRPr="00A9585A">
              <w:rPr>
                <w:color w:val="000000"/>
                <w:szCs w:val="21"/>
              </w:rPr>
              <w:t>干扰源位置</w:t>
            </w:r>
          </w:p>
        </w:tc>
        <w:tc>
          <w:tcPr>
            <w:tcW w:w="2683" w:type="dxa"/>
          </w:tcPr>
          <w:p w14:paraId="2BC36B60" w14:textId="5DFAE46A" w:rsidR="003D4ACB" w:rsidRPr="00A9585A" w:rsidRDefault="0058032F" w:rsidP="003D4ACB">
            <w:pPr>
              <w:pStyle w:val="a1"/>
              <w:spacing w:line="360" w:lineRule="auto"/>
              <w:ind w:firstLineChars="147" w:firstLine="309"/>
              <w:jc w:val="center"/>
              <w:rPr>
                <w:rFonts w:ascii="Cambria Math" w:hAnsi="Cambria Math"/>
                <w:szCs w:val="21"/>
                <w:vertAlign w:val="subscript"/>
                <w:oMath/>
              </w:rPr>
            </w:pPr>
            <m:oMathPara>
              <m:oMath>
                <m:r>
                  <w:rPr>
                    <w:rFonts w:ascii="Cambria Math" w:hAnsi="Cambria Math"/>
                    <w:color w:val="000000"/>
                    <w:szCs w:val="21"/>
                    <w:vertAlign w:val="subscript"/>
                  </w:rPr>
                  <m:t xml:space="preserve"> </m:t>
                </m:r>
                <m:sSup>
                  <m:sSupPr>
                    <m:ctrlPr>
                      <w:rPr>
                        <w:rFonts w:ascii="Cambria Math" w:hAnsi="Cambria Math"/>
                        <w:i/>
                        <w:color w:val="000000"/>
                        <w:szCs w:val="21"/>
                      </w:rPr>
                    </m:ctrlPr>
                  </m:sSupPr>
                  <m:e>
                    <m:r>
                      <w:rPr>
                        <w:rFonts w:ascii="Cambria Math" w:hAnsi="Cambria Math"/>
                        <w:color w:val="000000"/>
                        <w:szCs w:val="21"/>
                      </w:rPr>
                      <m:t>o</m:t>
                    </m:r>
                  </m:e>
                  <m:sup>
                    <m:r>
                      <w:rPr>
                        <w:rFonts w:ascii="Cambria Math" w:hAnsi="Cambria Math"/>
                        <w:color w:val="000000"/>
                        <w:szCs w:val="21"/>
                      </w:rPr>
                      <m:t>J</m:t>
                    </m:r>
                  </m:sup>
                </m:sSup>
                <m:r>
                  <w:rPr>
                    <w:rFonts w:ascii="Cambria Math" w:hAnsi="Cambria Math"/>
                    <w:color w:val="000000"/>
                    <w:szCs w:val="21"/>
                  </w:rPr>
                  <m:t>=</m:t>
                </m:r>
                <m:d>
                  <m:dPr>
                    <m:ctrlPr>
                      <w:rPr>
                        <w:rFonts w:ascii="Cambria Math" w:hAnsi="Cambria Math"/>
                        <w:i/>
                        <w:color w:val="000000"/>
                        <w:szCs w:val="21"/>
                      </w:rPr>
                    </m:ctrlPr>
                  </m:dPr>
                  <m:e>
                    <m:r>
                      <w:rPr>
                        <w:rFonts w:ascii="Cambria Math" w:hAnsi="Cambria Math"/>
                        <w:color w:val="000000"/>
                        <w:szCs w:val="21"/>
                      </w:rPr>
                      <m:t>500m,500m</m:t>
                    </m:r>
                  </m:e>
                </m:d>
              </m:oMath>
            </m:oMathPara>
          </w:p>
        </w:tc>
      </w:tr>
      <w:tr w:rsidR="003D4ACB" w:rsidRPr="00A9585A" w14:paraId="35C76792" w14:textId="77777777" w:rsidTr="00775099">
        <w:trPr>
          <w:jc w:val="center"/>
        </w:trPr>
        <w:tc>
          <w:tcPr>
            <w:tcW w:w="2137" w:type="dxa"/>
          </w:tcPr>
          <w:p w14:paraId="6C5DD51A" w14:textId="275D7C86" w:rsidR="003D4ACB" w:rsidRPr="00A9585A" w:rsidRDefault="003D4ACB" w:rsidP="003D4ACB">
            <w:pPr>
              <w:pStyle w:val="a1"/>
              <w:spacing w:line="360" w:lineRule="auto"/>
              <w:ind w:firstLineChars="98" w:firstLine="206"/>
              <w:jc w:val="center"/>
              <w:rPr>
                <w:szCs w:val="21"/>
              </w:rPr>
            </w:pPr>
            <w:r w:rsidRPr="00A9585A">
              <w:rPr>
                <w:color w:val="000000"/>
                <w:szCs w:val="21"/>
              </w:rPr>
              <w:t>载波频率</w:t>
            </w:r>
          </w:p>
        </w:tc>
        <w:tc>
          <w:tcPr>
            <w:tcW w:w="2683" w:type="dxa"/>
          </w:tcPr>
          <w:p w14:paraId="66C52FCB" w14:textId="7C1FC729" w:rsidR="003D4ACB" w:rsidRPr="00A9585A" w:rsidRDefault="0058032F" w:rsidP="003D4ACB">
            <w:pPr>
              <w:pStyle w:val="a1"/>
              <w:spacing w:line="360" w:lineRule="auto"/>
              <w:ind w:firstLineChars="147" w:firstLine="309"/>
              <w:jc w:val="center"/>
              <w:rPr>
                <w:szCs w:val="21"/>
                <w:vertAlign w:val="subscript"/>
              </w:rPr>
            </w:pPr>
            <m:oMathPara>
              <m:oMath>
                <m:r>
                  <w:rPr>
                    <w:rFonts w:ascii="Cambria Math" w:hAnsi="Cambria Math"/>
                    <w:color w:val="000000"/>
                    <w:szCs w:val="21"/>
                    <w:vertAlign w:val="subscript"/>
                  </w:rPr>
                  <m:t>f = 2.4 GHz</m:t>
                </m:r>
              </m:oMath>
            </m:oMathPara>
          </w:p>
        </w:tc>
      </w:tr>
      <w:tr w:rsidR="003D4ACB" w:rsidRPr="00A9585A" w14:paraId="0E4C4AA6" w14:textId="77777777" w:rsidTr="00775099">
        <w:trPr>
          <w:jc w:val="center"/>
        </w:trPr>
        <w:tc>
          <w:tcPr>
            <w:tcW w:w="2137" w:type="dxa"/>
          </w:tcPr>
          <w:p w14:paraId="729AF022" w14:textId="133DF2D9" w:rsidR="003D4ACB" w:rsidRPr="00A9585A" w:rsidRDefault="003D4ACB" w:rsidP="003D4ACB">
            <w:pPr>
              <w:pStyle w:val="a1"/>
              <w:spacing w:line="360" w:lineRule="auto"/>
              <w:ind w:firstLineChars="98" w:firstLine="206"/>
              <w:jc w:val="center"/>
              <w:rPr>
                <w:szCs w:val="21"/>
              </w:rPr>
            </w:pPr>
            <w:r w:rsidRPr="00A9585A">
              <w:rPr>
                <w:color w:val="000000"/>
                <w:szCs w:val="21"/>
              </w:rPr>
              <w:t xml:space="preserve">SINR </w:t>
            </w:r>
            <w:r w:rsidRPr="00A9585A">
              <w:rPr>
                <w:color w:val="000000"/>
                <w:szCs w:val="21"/>
              </w:rPr>
              <w:t>门限</w:t>
            </w:r>
          </w:p>
        </w:tc>
        <w:tc>
          <w:tcPr>
            <w:tcW w:w="2683" w:type="dxa"/>
          </w:tcPr>
          <w:p w14:paraId="3CFB4329" w14:textId="4E12E6AA" w:rsidR="003D4ACB" w:rsidRPr="00A9585A" w:rsidRDefault="003025F9" w:rsidP="003D4ACB">
            <w:pPr>
              <w:pStyle w:val="a1"/>
              <w:spacing w:line="360" w:lineRule="auto"/>
              <w:ind w:firstLineChars="147" w:firstLine="309"/>
              <w:jc w:val="center"/>
              <w:rPr>
                <w:rFonts w:ascii="Cambria Math" w:hAnsi="Cambria Math"/>
                <w:szCs w:val="21"/>
                <w:oMath/>
              </w:rPr>
            </w:pPr>
            <m:oMathPara>
              <m:oMath>
                <m:sSub>
                  <m:sSubPr>
                    <m:ctrlPr>
                      <w:rPr>
                        <w:rFonts w:ascii="Cambria Math" w:hAnsi="Cambria Math"/>
                        <w:color w:val="000000"/>
                        <w:szCs w:val="21"/>
                      </w:rPr>
                    </m:ctrlPr>
                  </m:sSubPr>
                  <m:e>
                    <m:r>
                      <w:rPr>
                        <w:rFonts w:ascii="Cambria Math" w:hAnsi="Cambria Math"/>
                        <w:color w:val="000000"/>
                        <w:szCs w:val="21"/>
                      </w:rPr>
                      <m:t>γ</m:t>
                    </m:r>
                  </m:e>
                  <m:sub>
                    <m:r>
                      <m:rPr>
                        <m:nor/>
                      </m:rPr>
                      <w:rPr>
                        <w:color w:val="000000"/>
                        <w:szCs w:val="21"/>
                      </w:rPr>
                      <m:t>th</m:t>
                    </m:r>
                  </m:sub>
                </m:sSub>
                <m:r>
                  <w:rPr>
                    <w:rFonts w:ascii="Cambria Math" w:hAnsi="Cambria Math"/>
                    <w:color w:val="000000"/>
                    <w:szCs w:val="21"/>
                  </w:rPr>
                  <m:t>= 10 dB</m:t>
                </m:r>
              </m:oMath>
            </m:oMathPara>
          </w:p>
        </w:tc>
      </w:tr>
      <w:tr w:rsidR="003D4ACB" w:rsidRPr="00A9585A" w14:paraId="4FA6B5E6" w14:textId="77777777" w:rsidTr="00775099">
        <w:trPr>
          <w:jc w:val="center"/>
        </w:trPr>
        <w:tc>
          <w:tcPr>
            <w:tcW w:w="2137" w:type="dxa"/>
          </w:tcPr>
          <w:p w14:paraId="527B6A43" w14:textId="17FA6D2A" w:rsidR="003D4ACB" w:rsidRPr="00A9585A" w:rsidRDefault="003D4ACB" w:rsidP="003D4ACB">
            <w:pPr>
              <w:pStyle w:val="a1"/>
              <w:spacing w:line="360" w:lineRule="auto"/>
              <w:ind w:firstLineChars="98" w:firstLine="206"/>
              <w:jc w:val="center"/>
              <w:rPr>
                <w:szCs w:val="21"/>
              </w:rPr>
            </w:pPr>
            <w:r w:rsidRPr="00A9585A">
              <w:rPr>
                <w:color w:val="000000"/>
                <w:szCs w:val="21"/>
              </w:rPr>
              <w:t>系统带宽</w:t>
            </w:r>
          </w:p>
        </w:tc>
        <w:tc>
          <w:tcPr>
            <w:tcW w:w="2683" w:type="dxa"/>
          </w:tcPr>
          <w:p w14:paraId="63A86E92" w14:textId="16753314" w:rsidR="003D4ACB" w:rsidRPr="00A9585A" w:rsidRDefault="0058032F" w:rsidP="003D4ACB">
            <w:pPr>
              <w:pStyle w:val="a1"/>
              <w:spacing w:line="360" w:lineRule="auto"/>
              <w:ind w:firstLineChars="147" w:firstLine="309"/>
              <w:jc w:val="center"/>
              <w:rPr>
                <w:szCs w:val="21"/>
              </w:rPr>
            </w:pPr>
            <m:oMathPara>
              <m:oMath>
                <m:r>
                  <w:rPr>
                    <w:rFonts w:ascii="Cambria Math" w:hAnsi="Cambria Math"/>
                    <w:color w:val="000000"/>
                    <w:szCs w:val="21"/>
                  </w:rPr>
                  <m:t>B = 1 MHz</m:t>
                </m:r>
              </m:oMath>
            </m:oMathPara>
          </w:p>
        </w:tc>
      </w:tr>
      <w:tr w:rsidR="003D4ACB" w:rsidRPr="00A9585A" w14:paraId="51447409" w14:textId="77777777" w:rsidTr="00775099">
        <w:trPr>
          <w:jc w:val="center"/>
        </w:trPr>
        <w:tc>
          <w:tcPr>
            <w:tcW w:w="2137" w:type="dxa"/>
          </w:tcPr>
          <w:p w14:paraId="510A7594" w14:textId="4DFE0065" w:rsidR="003D4ACB" w:rsidRPr="00A9585A" w:rsidRDefault="003D4ACB" w:rsidP="003D4ACB">
            <w:pPr>
              <w:pStyle w:val="a1"/>
              <w:spacing w:line="360" w:lineRule="auto"/>
              <w:ind w:firstLineChars="98" w:firstLine="206"/>
              <w:jc w:val="center"/>
              <w:rPr>
                <w:szCs w:val="21"/>
              </w:rPr>
            </w:pPr>
            <w:r w:rsidRPr="00A9585A">
              <w:rPr>
                <w:color w:val="000000"/>
                <w:szCs w:val="21"/>
              </w:rPr>
              <w:t>噪声功率谱密度</w:t>
            </w:r>
          </w:p>
        </w:tc>
        <w:tc>
          <w:tcPr>
            <w:tcW w:w="2683" w:type="dxa"/>
          </w:tcPr>
          <w:p w14:paraId="194D9B1D" w14:textId="5848C5F0" w:rsidR="003D4ACB" w:rsidRPr="00A9585A" w:rsidRDefault="003025F9" w:rsidP="003D4ACB">
            <w:pPr>
              <w:pStyle w:val="a1"/>
              <w:spacing w:line="360" w:lineRule="auto"/>
              <w:ind w:firstLineChars="147" w:firstLine="309"/>
              <w:jc w:val="center"/>
              <w:rPr>
                <w:szCs w:val="21"/>
              </w:rPr>
            </w:pPr>
            <m:oMathPara>
              <m:oMath>
                <m:sSub>
                  <m:sSubPr>
                    <m:ctrlPr>
                      <w:rPr>
                        <w:rFonts w:ascii="Cambria Math" w:hAnsi="Cambria Math"/>
                        <w:i/>
                        <w:color w:val="000000"/>
                        <w:szCs w:val="21"/>
                      </w:rPr>
                    </m:ctrlPr>
                  </m:sSubPr>
                  <m:e>
                    <m:r>
                      <w:rPr>
                        <w:rFonts w:ascii="Cambria Math" w:hAnsi="Cambria Math"/>
                        <w:color w:val="000000"/>
                        <w:szCs w:val="21"/>
                      </w:rPr>
                      <m:t>N</m:t>
                    </m:r>
                  </m:e>
                  <m:sub>
                    <m:r>
                      <w:rPr>
                        <w:rFonts w:ascii="Cambria Math" w:hAnsi="Cambria Math"/>
                        <w:color w:val="000000"/>
                        <w:szCs w:val="21"/>
                      </w:rPr>
                      <m:t>0</m:t>
                    </m:r>
                  </m:sub>
                </m:sSub>
                <m:r>
                  <w:rPr>
                    <w:rFonts w:ascii="Cambria Math" w:hAnsi="Cambria Math"/>
                    <w:color w:val="000000"/>
                    <w:szCs w:val="21"/>
                  </w:rPr>
                  <m:t>=-174dBm</m:t>
                </m:r>
                <m:r>
                  <m:rPr>
                    <m:lit/>
                  </m:rPr>
                  <w:rPr>
                    <w:rFonts w:ascii="Cambria Math" w:hAnsi="Cambria Math"/>
                    <w:color w:val="000000"/>
                    <w:szCs w:val="21"/>
                  </w:rPr>
                  <m:t>/</m:t>
                </m:r>
                <m:r>
                  <w:rPr>
                    <w:rFonts w:ascii="Cambria Math" w:hAnsi="Cambria Math"/>
                    <w:color w:val="000000"/>
                    <w:szCs w:val="21"/>
                  </w:rPr>
                  <m:t>Hz</m:t>
                </m:r>
              </m:oMath>
            </m:oMathPara>
          </w:p>
        </w:tc>
      </w:tr>
      <w:tr w:rsidR="0058032F" w:rsidRPr="00A9585A" w14:paraId="04BAFEC8" w14:textId="77777777" w:rsidTr="00775099">
        <w:trPr>
          <w:jc w:val="center"/>
        </w:trPr>
        <w:tc>
          <w:tcPr>
            <w:tcW w:w="2137" w:type="dxa"/>
          </w:tcPr>
          <w:p w14:paraId="3A7E6895" w14:textId="08FC4E15"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 xml:space="preserve">RRT* </w:t>
            </w:r>
            <w:r w:rsidRPr="00A9585A">
              <w:rPr>
                <w:color w:val="000000"/>
                <w:szCs w:val="21"/>
              </w:rPr>
              <w:t>步长</w:t>
            </w:r>
          </w:p>
        </w:tc>
        <w:tc>
          <w:tcPr>
            <w:tcW w:w="2683" w:type="dxa"/>
          </w:tcPr>
          <w:p w14:paraId="1E7EE244" w14:textId="5BF51BB0"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step</m:t>
                    </m:r>
                  </m:sub>
                </m:sSub>
                <m:r>
                  <w:rPr>
                    <w:rFonts w:ascii="Cambria Math" w:hAnsi="Cambria Math"/>
                    <w:color w:val="000000"/>
                    <w:szCs w:val="21"/>
                  </w:rPr>
                  <m:t>=200m</m:t>
                </m:r>
              </m:oMath>
            </m:oMathPara>
          </w:p>
        </w:tc>
      </w:tr>
      <w:tr w:rsidR="0058032F" w:rsidRPr="00A9585A" w14:paraId="5B3D285D" w14:textId="77777777" w:rsidTr="00775099">
        <w:trPr>
          <w:jc w:val="center"/>
        </w:trPr>
        <w:tc>
          <w:tcPr>
            <w:tcW w:w="2137" w:type="dxa"/>
          </w:tcPr>
          <w:p w14:paraId="205D7368" w14:textId="567E2591"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下门限</w:t>
            </w:r>
          </w:p>
        </w:tc>
        <w:tc>
          <w:tcPr>
            <w:tcW w:w="2683" w:type="dxa"/>
          </w:tcPr>
          <w:p w14:paraId="3C210EAF" w14:textId="0143CE82"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hint="eastAsia"/>
                        <w:color w:val="000000"/>
                        <w:szCs w:val="21"/>
                      </w:rPr>
                      <m:t>a</m:t>
                    </m:r>
                  </m:e>
                  <m:sub>
                    <m:r>
                      <w:rPr>
                        <w:rFonts w:ascii="Cambria Math" w:hAnsi="Cambria Math"/>
                        <w:color w:val="000000"/>
                        <w:szCs w:val="21"/>
                      </w:rPr>
                      <m:t>L</m:t>
                    </m:r>
                  </m:sub>
                </m:sSub>
                <m:r>
                  <w:rPr>
                    <w:rFonts w:ascii="Cambria Math" w:hAnsi="Cambria Math"/>
                    <w:color w:val="000000"/>
                    <w:szCs w:val="21"/>
                  </w:rPr>
                  <m:t>=0.15</m:t>
                </m:r>
              </m:oMath>
            </m:oMathPara>
          </w:p>
        </w:tc>
      </w:tr>
      <w:tr w:rsidR="0058032F" w:rsidRPr="00A9585A" w14:paraId="59D97B72" w14:textId="77777777" w:rsidTr="00775099">
        <w:trPr>
          <w:jc w:val="center"/>
        </w:trPr>
        <w:tc>
          <w:tcPr>
            <w:tcW w:w="2137" w:type="dxa"/>
          </w:tcPr>
          <w:p w14:paraId="52EB77D5" w14:textId="444238DD" w:rsidR="0058032F" w:rsidRPr="00A9585A" w:rsidRDefault="00862D7D" w:rsidP="0058032F">
            <w:pPr>
              <w:pStyle w:val="a1"/>
              <w:spacing w:line="360" w:lineRule="auto"/>
              <w:ind w:firstLineChars="98" w:firstLine="206"/>
              <w:jc w:val="center"/>
              <w:rPr>
                <w:color w:val="000000"/>
                <w:szCs w:val="21"/>
              </w:rPr>
            </w:pPr>
            <w:r w:rsidRPr="00A9585A">
              <w:rPr>
                <w:color w:val="000000"/>
                <w:szCs w:val="21"/>
              </w:rPr>
              <w:t>Fréchet</w:t>
            </w:r>
            <w:r w:rsidR="0058032F" w:rsidRPr="00A9585A">
              <w:rPr>
                <w:color w:val="000000"/>
                <w:szCs w:val="21"/>
              </w:rPr>
              <w:t>上门限</w:t>
            </w:r>
          </w:p>
        </w:tc>
        <w:tc>
          <w:tcPr>
            <w:tcW w:w="2683" w:type="dxa"/>
          </w:tcPr>
          <w:p w14:paraId="2E60FD13" w14:textId="1483A5FD"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hint="eastAsia"/>
                        <w:color w:val="000000"/>
                        <w:szCs w:val="21"/>
                      </w:rPr>
                      <m:t>a</m:t>
                    </m:r>
                  </m:e>
                  <m:sub>
                    <m:r>
                      <w:rPr>
                        <w:rFonts w:ascii="Cambria Math" w:hAnsi="Cambria Math"/>
                        <w:color w:val="000000"/>
                        <w:szCs w:val="21"/>
                      </w:rPr>
                      <m:t>U</m:t>
                    </m:r>
                  </m:sub>
                </m:sSub>
                <m:r>
                  <w:rPr>
                    <w:rFonts w:ascii="Cambria Math" w:hAnsi="Cambria Math"/>
                    <w:color w:val="000000"/>
                    <w:szCs w:val="21"/>
                  </w:rPr>
                  <m:t>=0.30</m:t>
                </m:r>
              </m:oMath>
            </m:oMathPara>
          </w:p>
        </w:tc>
      </w:tr>
      <w:tr w:rsidR="0058032F" w:rsidRPr="00A9585A" w14:paraId="70B82C33" w14:textId="77777777" w:rsidTr="00775099">
        <w:trPr>
          <w:jc w:val="center"/>
        </w:trPr>
        <w:tc>
          <w:tcPr>
            <w:tcW w:w="2137" w:type="dxa"/>
          </w:tcPr>
          <w:p w14:paraId="3DC1D60F" w14:textId="5B853D66"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引力系数</w:t>
            </w:r>
          </w:p>
        </w:tc>
        <w:tc>
          <w:tcPr>
            <w:tcW w:w="2683" w:type="dxa"/>
          </w:tcPr>
          <w:p w14:paraId="503DDF9B" w14:textId="4A02CEE4"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att</m:t>
                    </m:r>
                  </m:sub>
                </m:sSub>
                <m:r>
                  <w:rPr>
                    <w:rFonts w:ascii="Cambria Math" w:hAnsi="Cambria Math"/>
                    <w:color w:val="000000"/>
                    <w:szCs w:val="21"/>
                  </w:rPr>
                  <m:t>=10</m:t>
                </m:r>
              </m:oMath>
            </m:oMathPara>
          </w:p>
        </w:tc>
      </w:tr>
      <w:tr w:rsidR="0058032F" w:rsidRPr="00A9585A" w14:paraId="5E6773F2" w14:textId="77777777" w:rsidTr="00775099">
        <w:trPr>
          <w:jc w:val="center"/>
        </w:trPr>
        <w:tc>
          <w:tcPr>
            <w:tcW w:w="2137" w:type="dxa"/>
          </w:tcPr>
          <w:p w14:paraId="049C60AC" w14:textId="6AE850B4" w:rsidR="0058032F" w:rsidRPr="00A9585A" w:rsidRDefault="0058032F" w:rsidP="0058032F">
            <w:pPr>
              <w:pStyle w:val="a1"/>
              <w:spacing w:line="360" w:lineRule="auto"/>
              <w:ind w:firstLineChars="98" w:firstLine="206"/>
              <w:jc w:val="center"/>
              <w:rPr>
                <w:color w:val="000000"/>
                <w:szCs w:val="21"/>
              </w:rPr>
            </w:pPr>
            <w:r w:rsidRPr="00A9585A">
              <w:rPr>
                <w:color w:val="000000"/>
                <w:szCs w:val="21"/>
              </w:rPr>
              <w:t>斥力系数</w:t>
            </w:r>
          </w:p>
        </w:tc>
        <w:tc>
          <w:tcPr>
            <w:tcW w:w="2683" w:type="dxa"/>
          </w:tcPr>
          <w:p w14:paraId="7E3550BE" w14:textId="72A892F5"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rep</m:t>
                    </m:r>
                  </m:sub>
                </m:sSub>
                <m:r>
                  <w:rPr>
                    <w:rFonts w:ascii="Cambria Math" w:hAnsi="Cambria Math"/>
                    <w:color w:val="000000"/>
                    <w:szCs w:val="21"/>
                  </w:rPr>
                  <m:t>=1000</m:t>
                </m:r>
              </m:oMath>
            </m:oMathPara>
          </w:p>
        </w:tc>
      </w:tr>
      <w:tr w:rsidR="0058032F" w:rsidRPr="00A9585A" w14:paraId="5BC6F9A0" w14:textId="77777777" w:rsidTr="00775099">
        <w:trPr>
          <w:jc w:val="center"/>
        </w:trPr>
        <w:tc>
          <w:tcPr>
            <w:tcW w:w="2137" w:type="dxa"/>
          </w:tcPr>
          <w:p w14:paraId="281BCBB5" w14:textId="2A28F2E4" w:rsidR="0058032F" w:rsidRPr="00A9585A" w:rsidRDefault="00862D7D" w:rsidP="0058032F">
            <w:pPr>
              <w:pStyle w:val="a1"/>
              <w:spacing w:line="360" w:lineRule="auto"/>
              <w:ind w:firstLineChars="98" w:firstLine="206"/>
              <w:jc w:val="center"/>
              <w:rPr>
                <w:color w:val="000000"/>
                <w:szCs w:val="21"/>
              </w:rPr>
            </w:pPr>
            <w:r w:rsidRPr="00A9585A">
              <w:rPr>
                <w:rFonts w:hint="eastAsia"/>
                <w:color w:val="000000"/>
                <w:szCs w:val="21"/>
              </w:rPr>
              <w:t>通信保持</w:t>
            </w:r>
            <w:r w:rsidR="0058032F" w:rsidRPr="00A9585A">
              <w:rPr>
                <w:color w:val="000000"/>
                <w:szCs w:val="21"/>
              </w:rPr>
              <w:t>力系数</w:t>
            </w:r>
          </w:p>
        </w:tc>
        <w:tc>
          <w:tcPr>
            <w:tcW w:w="2683" w:type="dxa"/>
          </w:tcPr>
          <w:p w14:paraId="4D62A0FD" w14:textId="554A145F" w:rsidR="0058032F" w:rsidRPr="00A9585A" w:rsidRDefault="003025F9" w:rsidP="0058032F">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k</m:t>
                    </m:r>
                  </m:e>
                  <m:sub>
                    <m:r>
                      <w:rPr>
                        <w:rFonts w:ascii="Cambria Math" w:hAnsi="Cambria Math"/>
                        <w:color w:val="000000"/>
                        <w:szCs w:val="21"/>
                      </w:rPr>
                      <m:t>coh</m:t>
                    </m:r>
                  </m:sub>
                </m:sSub>
                <m:r>
                  <w:rPr>
                    <w:rFonts w:ascii="Cambria Math" w:hAnsi="Cambria Math"/>
                    <w:color w:val="000000"/>
                    <w:szCs w:val="21"/>
                  </w:rPr>
                  <m:t>=1.0</m:t>
                </m:r>
              </m:oMath>
            </m:oMathPara>
          </w:p>
        </w:tc>
      </w:tr>
      <w:tr w:rsidR="00862D7D" w:rsidRPr="00A9585A" w14:paraId="4022D968" w14:textId="77777777" w:rsidTr="00775099">
        <w:trPr>
          <w:jc w:val="center"/>
        </w:trPr>
        <w:tc>
          <w:tcPr>
            <w:tcW w:w="2137" w:type="dxa"/>
          </w:tcPr>
          <w:p w14:paraId="53A6699D" w14:textId="2883DAC4"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运动步长</w:t>
            </w:r>
          </w:p>
        </w:tc>
        <w:tc>
          <w:tcPr>
            <w:tcW w:w="2683" w:type="dxa"/>
          </w:tcPr>
          <w:p w14:paraId="322E9550" w14:textId="1C05E96B" w:rsidR="00862D7D" w:rsidRPr="00A9585A" w:rsidRDefault="003025F9" w:rsidP="00862D7D">
            <w:pPr>
              <w:pStyle w:val="a1"/>
              <w:spacing w:line="360" w:lineRule="auto"/>
              <w:ind w:firstLineChars="147" w:firstLine="309"/>
              <w:jc w:val="center"/>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d</m:t>
                    </m:r>
                  </m:e>
                  <m:sub>
                    <m:r>
                      <w:rPr>
                        <w:rFonts w:ascii="Cambria Math" w:hAnsi="Cambria Math"/>
                        <w:color w:val="000000"/>
                        <w:szCs w:val="21"/>
                      </w:rPr>
                      <m:t>move</m:t>
                    </m:r>
                  </m:sub>
                </m:sSub>
                <m:r>
                  <w:rPr>
                    <w:rFonts w:ascii="Cambria Math" w:hAnsi="Cambria Math"/>
                    <w:color w:val="000000"/>
                    <w:szCs w:val="21"/>
                  </w:rPr>
                  <m:t>=5</m:t>
                </m:r>
                <m:r>
                  <w:rPr>
                    <w:rFonts w:ascii="Cambria Math" w:hAnsi="Cambria Math" w:hint="eastAsia"/>
                    <w:color w:val="000000"/>
                    <w:szCs w:val="21"/>
                  </w:rPr>
                  <m:t>m</m:t>
                </m:r>
              </m:oMath>
            </m:oMathPara>
          </w:p>
        </w:tc>
      </w:tr>
      <w:tr w:rsidR="00862D7D" w:rsidRPr="00A9585A" w14:paraId="5B68760F" w14:textId="77777777" w:rsidTr="00775099">
        <w:trPr>
          <w:jc w:val="center"/>
        </w:trPr>
        <w:tc>
          <w:tcPr>
            <w:tcW w:w="2137" w:type="dxa"/>
          </w:tcPr>
          <w:p w14:paraId="2D335D37" w14:textId="064E707B" w:rsidR="00862D7D" w:rsidRPr="00A9585A" w:rsidRDefault="00862D7D" w:rsidP="00862D7D">
            <w:pPr>
              <w:pStyle w:val="a1"/>
              <w:spacing w:line="360" w:lineRule="auto"/>
              <w:ind w:firstLineChars="98" w:firstLine="206"/>
              <w:jc w:val="center"/>
              <w:rPr>
                <w:color w:val="000000"/>
                <w:szCs w:val="21"/>
              </w:rPr>
            </w:pPr>
            <w:r w:rsidRPr="00A9585A">
              <w:rPr>
                <w:color w:val="000000"/>
                <w:szCs w:val="21"/>
              </w:rPr>
              <w:t>安全半径</w:t>
            </w:r>
          </w:p>
        </w:tc>
        <w:tc>
          <w:tcPr>
            <w:tcW w:w="2683" w:type="dxa"/>
          </w:tcPr>
          <w:p w14:paraId="268BC745" w14:textId="67B8F8BA" w:rsidR="00862D7D" w:rsidRPr="00A9585A" w:rsidRDefault="00862D7D" w:rsidP="00862D7D">
            <w:pPr>
              <w:pStyle w:val="a1"/>
              <w:spacing w:line="360" w:lineRule="auto"/>
              <w:ind w:firstLineChars="147" w:firstLine="309"/>
              <w:jc w:val="center"/>
              <w:rPr>
                <w:color w:val="000000"/>
                <w:szCs w:val="21"/>
              </w:rPr>
            </w:pPr>
            <m:oMathPara>
              <m:oMath>
                <m:r>
                  <w:rPr>
                    <w:rFonts w:ascii="Cambria Math" w:hAnsi="Cambria Math"/>
                    <w:color w:val="000000"/>
                    <w:szCs w:val="21"/>
                  </w:rPr>
                  <m:t>sr = 10m</m:t>
                </m:r>
              </m:oMath>
            </m:oMathPara>
          </w:p>
        </w:tc>
      </w:tr>
      <w:tr w:rsidR="00862D7D" w:rsidRPr="00A9585A" w14:paraId="72936742" w14:textId="77777777" w:rsidTr="00775099">
        <w:trPr>
          <w:jc w:val="center"/>
        </w:trPr>
        <w:tc>
          <w:tcPr>
            <w:tcW w:w="2137" w:type="dxa"/>
          </w:tcPr>
          <w:p w14:paraId="06C0E0C0" w14:textId="2EF87F06" w:rsidR="00862D7D" w:rsidRPr="00A9585A" w:rsidRDefault="006229EB" w:rsidP="006229EB">
            <w:pPr>
              <w:pStyle w:val="a1"/>
              <w:spacing w:line="360" w:lineRule="auto"/>
              <w:ind w:firstLine="0"/>
              <w:jc w:val="center"/>
              <w:rPr>
                <w:color w:val="000000"/>
                <w:szCs w:val="21"/>
              </w:rPr>
            </w:pPr>
            <w:commentRangeStart w:id="334"/>
            <w:r w:rsidRPr="00A9585A">
              <w:rPr>
                <w:color w:val="000000"/>
                <w:szCs w:val="21"/>
              </w:rPr>
              <w:t>干扰影响半径</w:t>
            </w:r>
            <w:commentRangeEnd w:id="334"/>
            <w:r w:rsidR="0072536F">
              <w:rPr>
                <w:rStyle w:val="ac"/>
              </w:rPr>
              <w:commentReference w:id="334"/>
            </w:r>
          </w:p>
        </w:tc>
        <w:tc>
          <w:tcPr>
            <w:tcW w:w="2683" w:type="dxa"/>
          </w:tcPr>
          <w:p w14:paraId="307AD03C" w14:textId="03BF5DC6" w:rsidR="00862D7D" w:rsidRPr="00A9585A" w:rsidRDefault="003025F9" w:rsidP="006229EB">
            <w:pPr>
              <w:pStyle w:val="a1"/>
              <w:spacing w:line="360" w:lineRule="auto"/>
              <w:ind w:firstLine="0"/>
              <w:rPr>
                <w:color w:val="000000"/>
                <w:szCs w:val="21"/>
              </w:rPr>
            </w:pPr>
            <m:oMathPara>
              <m:oMath>
                <m:sSub>
                  <m:sSubPr>
                    <m:ctrlPr>
                      <w:rPr>
                        <w:rFonts w:ascii="Cambria Math" w:hAnsi="Cambria Math"/>
                        <w:i/>
                        <w:color w:val="000000"/>
                        <w:szCs w:val="21"/>
                      </w:rPr>
                    </m:ctrlPr>
                  </m:sSubPr>
                  <m:e>
                    <m:r>
                      <w:rPr>
                        <w:rFonts w:ascii="Cambria Math" w:hAnsi="Cambria Math"/>
                        <w:color w:val="000000"/>
                        <w:szCs w:val="21"/>
                      </w:rPr>
                      <m:t>r</m:t>
                    </m:r>
                  </m:e>
                  <m:sub>
                    <m:r>
                      <w:rPr>
                        <w:rFonts w:ascii="Cambria Math" w:hAnsi="Cambria Math"/>
                        <w:color w:val="000000"/>
                        <w:szCs w:val="21"/>
                      </w:rPr>
                      <m:t>jammer</m:t>
                    </m:r>
                  </m:sub>
                </m:sSub>
                <m:r>
                  <w:rPr>
                    <w:rFonts w:ascii="Cambria Math" w:hAnsi="Cambria Math"/>
                    <w:color w:val="000000"/>
                    <w:szCs w:val="21"/>
                  </w:rPr>
                  <m:t>=150m</m:t>
                </m:r>
              </m:oMath>
            </m:oMathPara>
          </w:p>
        </w:tc>
      </w:tr>
    </w:tbl>
    <w:p w14:paraId="566DA8A1" w14:textId="422D0633" w:rsidR="00AC7C8B" w:rsidRPr="00404BF5" w:rsidRDefault="00AC7C8B" w:rsidP="00AC7C8B">
      <w:pPr>
        <w:spacing w:line="360" w:lineRule="auto"/>
        <w:outlineLvl w:val="0"/>
        <w:rPr>
          <w:ins w:id="335" w:author="Lianghui Ding" w:date="2025-11-09T14:47:00Z"/>
          <w:b/>
          <w:sz w:val="21"/>
          <w:szCs w:val="21"/>
        </w:rPr>
      </w:pPr>
      <w:ins w:id="336" w:author="Lianghui Ding" w:date="2025-11-09T14:47:00Z">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评价指标</w:t>
        </w:r>
      </w:ins>
    </w:p>
    <w:p w14:paraId="2A85867B" w14:textId="19459FFB" w:rsidR="00627782" w:rsidDel="00AC7C8B" w:rsidRDefault="00627782" w:rsidP="006229EB">
      <w:pPr>
        <w:spacing w:line="360" w:lineRule="auto"/>
        <w:ind w:firstLineChars="196" w:firstLine="412"/>
        <w:rPr>
          <w:del w:id="337" w:author="Lianghui Ding" w:date="2025-11-09T14:46:00Z"/>
          <w:color w:val="000000"/>
          <w:sz w:val="21"/>
          <w:szCs w:val="21"/>
        </w:rPr>
      </w:pPr>
      <w:del w:id="338" w:author="Lianghui Ding" w:date="2025-11-09T14:46:00Z">
        <w:r w:rsidRPr="00627782" w:rsidDel="00AC7C8B">
          <w:rPr>
            <w:rFonts w:hint="eastAsia"/>
            <w:color w:val="000000"/>
            <w:sz w:val="21"/>
            <w:szCs w:val="21"/>
          </w:rPr>
          <w:delText>为了全面系统验证所提出算法的性能，本文选取</w:delText>
        </w:r>
        <w:r w:rsidRPr="00627782" w:rsidDel="00AC7C8B">
          <w:rPr>
            <w:rFonts w:hint="eastAsia"/>
            <w:color w:val="000000"/>
            <w:sz w:val="21"/>
            <w:szCs w:val="21"/>
          </w:rPr>
          <w:delText xml:space="preserve"> K-CBS</w:delText>
        </w:r>
        <w:r w:rsidRPr="00627782" w:rsidDel="00AC7C8B">
          <w:rPr>
            <w:rFonts w:hint="eastAsia"/>
            <w:color w:val="000000"/>
            <w:sz w:val="21"/>
            <w:szCs w:val="21"/>
          </w:rPr>
          <w:delText>算法、</w:delText>
        </w:r>
        <w:r w:rsidRPr="00627782" w:rsidDel="00AC7C8B">
          <w:rPr>
            <w:rFonts w:hint="eastAsia"/>
            <w:color w:val="000000"/>
            <w:sz w:val="21"/>
            <w:szCs w:val="21"/>
          </w:rPr>
          <w:delText>APF</w:delText>
        </w:r>
        <w:r w:rsidRPr="00627782" w:rsidDel="00AC7C8B">
          <w:rPr>
            <w:rFonts w:hint="eastAsia"/>
            <w:color w:val="000000"/>
            <w:sz w:val="21"/>
            <w:szCs w:val="21"/>
          </w:rPr>
          <w:delText>算法、</w:delText>
        </w:r>
        <w:r w:rsidRPr="00627782" w:rsidDel="00AC7C8B">
          <w:rPr>
            <w:rFonts w:hint="eastAsia"/>
            <w:color w:val="000000"/>
            <w:sz w:val="21"/>
            <w:szCs w:val="21"/>
          </w:rPr>
          <w:delText>PPSwarm</w:delText>
        </w:r>
        <w:r w:rsidRPr="00627782" w:rsidDel="00AC7C8B">
          <w:rPr>
            <w:rFonts w:hint="eastAsia"/>
            <w:color w:val="000000"/>
            <w:sz w:val="21"/>
            <w:szCs w:val="21"/>
          </w:rPr>
          <w:delText>算法与</w:delText>
        </w:r>
        <w:r w:rsidRPr="00627782" w:rsidDel="00AC7C8B">
          <w:rPr>
            <w:rFonts w:hint="eastAsia"/>
            <w:color w:val="000000"/>
            <w:sz w:val="21"/>
            <w:szCs w:val="21"/>
          </w:rPr>
          <w:delText xml:space="preserve"> CMUPF</w:delText>
        </w:r>
        <w:r w:rsidRPr="00627782" w:rsidDel="00AC7C8B">
          <w:rPr>
            <w:rFonts w:hint="eastAsia"/>
            <w:color w:val="000000"/>
            <w:sz w:val="21"/>
            <w:szCs w:val="21"/>
          </w:rPr>
          <w:delText>算法作为对比算法。</w:delText>
        </w:r>
      </w:del>
      <w:moveFromRangeStart w:id="339" w:author="Lianghui Ding" w:date="2025-11-09T14:45:00Z" w:name="move213591964"/>
      <w:moveFrom w:id="340" w:author="Lianghui Ding" w:date="2025-11-09T14:45:00Z">
        <w:del w:id="341" w:author="Lianghui Ding" w:date="2025-11-09T14:46:00Z">
          <w:r w:rsidRPr="00627782" w:rsidDel="00AC7C8B">
            <w:rPr>
              <w:rFonts w:hint="eastAsia"/>
              <w:color w:val="000000"/>
              <w:sz w:val="21"/>
              <w:szCs w:val="21"/>
            </w:rPr>
            <w:delText>其中，</w:delText>
          </w:r>
          <w:r w:rsidRPr="00627782" w:rsidDel="00AC7C8B">
            <w:rPr>
              <w:rFonts w:hint="eastAsia"/>
              <w:color w:val="000000"/>
              <w:sz w:val="21"/>
              <w:szCs w:val="21"/>
            </w:rPr>
            <w:delText>K-CBS</w:delText>
          </w:r>
          <w:r w:rsidRPr="00627782" w:rsidDel="00AC7C8B">
            <w:rPr>
              <w:rFonts w:hint="eastAsia"/>
              <w:color w:val="000000"/>
              <w:sz w:val="21"/>
              <w:szCs w:val="21"/>
            </w:rPr>
            <w:delText>算法是一种基于冲突检测与分解思想的多智能体路径规划方法，通过在全局层构建约束树来解决多无人机间的路径冲突问题，具有较高的路径可行性与全局最优性</w:delText>
          </w:r>
          <w:r w:rsidRPr="00627782" w:rsidDel="00AC7C8B">
            <w:rPr>
              <w:color w:val="000000"/>
              <w:sz w:val="21"/>
              <w:szCs w:val="21"/>
              <w:vertAlign w:val="superscript"/>
            </w:rPr>
            <w:fldChar w:fldCharType="begin"/>
          </w:r>
          <w:r w:rsidRPr="00627782" w:rsidDel="00AC7C8B">
            <w:rPr>
              <w:color w:val="000000"/>
              <w:sz w:val="21"/>
              <w:szCs w:val="21"/>
              <w:vertAlign w:val="superscript"/>
            </w:rPr>
            <w:delInstrText xml:space="preserve"> </w:delInstrText>
          </w:r>
          <w:r w:rsidRPr="00627782" w:rsidDel="00AC7C8B">
            <w:rPr>
              <w:rFonts w:hint="eastAsia"/>
              <w:color w:val="000000"/>
              <w:sz w:val="21"/>
              <w:szCs w:val="21"/>
              <w:vertAlign w:val="superscript"/>
            </w:rPr>
            <w:delInstrText>REF _Ref211074835 \r \h</w:delInstrText>
          </w:r>
          <w:r w:rsidRPr="00627782" w:rsidDel="00AC7C8B">
            <w:rPr>
              <w:color w:val="000000"/>
              <w:sz w:val="21"/>
              <w:szCs w:val="21"/>
              <w:vertAlign w:val="superscript"/>
            </w:rPr>
            <w:delInstrText xml:space="preserve"> </w:delInstrText>
          </w:r>
          <w:r w:rsidDel="00AC7C8B">
            <w:rPr>
              <w:color w:val="000000"/>
              <w:sz w:val="21"/>
              <w:szCs w:val="21"/>
              <w:vertAlign w:val="superscript"/>
            </w:rPr>
            <w:delInstrText xml:space="preserve"> \* MERGEFORMAT </w:delInstrText>
          </w:r>
          <w:r w:rsidRPr="00627782" w:rsidDel="00AC7C8B">
            <w:rPr>
              <w:color w:val="000000"/>
              <w:sz w:val="21"/>
              <w:szCs w:val="21"/>
              <w:vertAlign w:val="superscript"/>
            </w:rPr>
          </w:r>
          <w:r w:rsidRPr="00627782" w:rsidDel="00AC7C8B">
            <w:rPr>
              <w:color w:val="000000"/>
              <w:sz w:val="21"/>
              <w:szCs w:val="21"/>
              <w:vertAlign w:val="superscript"/>
            </w:rPr>
            <w:fldChar w:fldCharType="separate"/>
          </w:r>
          <w:r w:rsidR="00830D64" w:rsidDel="00AC7C8B">
            <w:rPr>
              <w:color w:val="000000"/>
              <w:sz w:val="21"/>
              <w:szCs w:val="21"/>
              <w:vertAlign w:val="superscript"/>
            </w:rPr>
            <w:delText>[8]</w:delText>
          </w:r>
          <w:r w:rsidRPr="00627782" w:rsidDel="00AC7C8B">
            <w:rPr>
              <w:color w:val="000000"/>
              <w:sz w:val="21"/>
              <w:szCs w:val="21"/>
              <w:vertAlign w:val="superscript"/>
            </w:rPr>
            <w:fldChar w:fldCharType="end"/>
          </w:r>
          <w:r w:rsidDel="00AC7C8B">
            <w:rPr>
              <w:rFonts w:hint="eastAsia"/>
              <w:color w:val="000000"/>
              <w:sz w:val="21"/>
              <w:szCs w:val="21"/>
            </w:rPr>
            <w:delText>。</w:delText>
          </w:r>
          <w:r w:rsidRPr="00627782" w:rsidDel="00AC7C8B">
            <w:rPr>
              <w:rFonts w:hint="eastAsia"/>
              <w:color w:val="000000"/>
              <w:sz w:val="21"/>
              <w:szCs w:val="21"/>
            </w:rPr>
            <w:delText>APF</w:delText>
          </w:r>
          <w:r w:rsidRPr="00627782" w:rsidDel="00AC7C8B">
            <w:rPr>
              <w:rFonts w:hint="eastAsia"/>
              <w:color w:val="000000"/>
              <w:sz w:val="21"/>
              <w:szCs w:val="21"/>
            </w:rPr>
            <w:delText>算法</w:delText>
          </w:r>
          <w:r w:rsidRPr="00627782" w:rsidDel="00AC7C8B">
            <w:rPr>
              <w:rFonts w:hint="eastAsia"/>
              <w:color w:val="000000"/>
              <w:sz w:val="21"/>
              <w:szCs w:val="21"/>
            </w:rPr>
            <w:delText xml:space="preserve"> </w:delText>
          </w:r>
          <w:r w:rsidRPr="00627782" w:rsidDel="00AC7C8B">
            <w:rPr>
              <w:rFonts w:hint="eastAsia"/>
              <w:color w:val="000000"/>
              <w:sz w:val="21"/>
              <w:szCs w:val="21"/>
            </w:rPr>
            <w:delText>则是一种典型的基于力场的局部路径规划方法，通过对目标点和障碍物分别施加吸引力与斥力，并引入邻居吸引力，使无人机在局部环境中实现避障与动态调整。</w:delText>
          </w:r>
          <w:r w:rsidDel="00AC7C8B">
            <w:rPr>
              <w:rFonts w:hint="eastAsia"/>
              <w:color w:val="000000"/>
              <w:sz w:val="21"/>
              <w:szCs w:val="21"/>
            </w:rPr>
            <w:delText>在启发式算法方面</w:delText>
          </w:r>
          <w:r w:rsidRPr="00627782" w:rsidDel="00AC7C8B">
            <w:rPr>
              <w:rFonts w:hint="eastAsia"/>
              <w:color w:val="000000"/>
              <w:sz w:val="21"/>
              <w:szCs w:val="21"/>
            </w:rPr>
            <w:delText>，</w:delText>
          </w:r>
          <w:r w:rsidRPr="00627782" w:rsidDel="00AC7C8B">
            <w:rPr>
              <w:rFonts w:hint="eastAsia"/>
              <w:color w:val="000000"/>
              <w:sz w:val="21"/>
              <w:szCs w:val="21"/>
            </w:rPr>
            <w:delText>PPSwarm</w:delText>
          </w:r>
          <w:r w:rsidRPr="00627782" w:rsidDel="00AC7C8B">
            <w:rPr>
              <w:rFonts w:hint="eastAsia"/>
              <w:color w:val="000000"/>
              <w:sz w:val="21"/>
              <w:szCs w:val="21"/>
            </w:rPr>
            <w:delText>算法综合了改进的</w:delText>
          </w:r>
          <w:r w:rsidRPr="00627782" w:rsidDel="00AC7C8B">
            <w:rPr>
              <w:rFonts w:hint="eastAsia"/>
              <w:color w:val="000000"/>
              <w:sz w:val="21"/>
              <w:szCs w:val="21"/>
            </w:rPr>
            <w:delText>RRT*</w:delText>
          </w:r>
          <w:r w:rsidRPr="00627782" w:rsidDel="00AC7C8B">
            <w:rPr>
              <w:rFonts w:hint="eastAsia"/>
              <w:color w:val="000000"/>
              <w:sz w:val="21"/>
              <w:szCs w:val="21"/>
            </w:rPr>
            <w:delText>搜索与粒子群优化思想，通过在采样扩展过程中引入全局优化算子，提高了路径搜索的全局性与通信保持</w:delText>
          </w:r>
          <w:r w:rsidDel="00AC7C8B">
            <w:rPr>
              <w:rFonts w:hint="eastAsia"/>
              <w:color w:val="000000"/>
              <w:sz w:val="21"/>
              <w:szCs w:val="21"/>
            </w:rPr>
            <w:delText>性能</w:delText>
          </w:r>
          <w:r w:rsidRPr="00627782" w:rsidDel="00AC7C8B">
            <w:rPr>
              <w:color w:val="000000"/>
              <w:sz w:val="21"/>
              <w:szCs w:val="21"/>
              <w:vertAlign w:val="superscript"/>
            </w:rPr>
            <w:fldChar w:fldCharType="begin"/>
          </w:r>
          <w:r w:rsidRPr="00627782" w:rsidDel="00AC7C8B">
            <w:rPr>
              <w:color w:val="000000"/>
              <w:sz w:val="21"/>
              <w:szCs w:val="21"/>
              <w:vertAlign w:val="superscript"/>
            </w:rPr>
            <w:delInstrText xml:space="preserve"> </w:delInstrText>
          </w:r>
          <w:r w:rsidRPr="00627782" w:rsidDel="00AC7C8B">
            <w:rPr>
              <w:rFonts w:hint="eastAsia"/>
              <w:color w:val="000000"/>
              <w:sz w:val="21"/>
              <w:szCs w:val="21"/>
              <w:vertAlign w:val="superscript"/>
            </w:rPr>
            <w:delInstrText>REF _Ref212053055 \n \h</w:delInstrText>
          </w:r>
          <w:r w:rsidRPr="00627782" w:rsidDel="00AC7C8B">
            <w:rPr>
              <w:color w:val="000000"/>
              <w:sz w:val="21"/>
              <w:szCs w:val="21"/>
              <w:vertAlign w:val="superscript"/>
            </w:rPr>
            <w:delInstrText xml:space="preserve"> </w:delInstrText>
          </w:r>
          <w:r w:rsidDel="00AC7C8B">
            <w:rPr>
              <w:color w:val="000000"/>
              <w:sz w:val="21"/>
              <w:szCs w:val="21"/>
              <w:vertAlign w:val="superscript"/>
            </w:rPr>
            <w:delInstrText xml:space="preserve"> \* MERGEFORMAT </w:delInstrText>
          </w:r>
          <w:r w:rsidRPr="00627782" w:rsidDel="00AC7C8B">
            <w:rPr>
              <w:color w:val="000000"/>
              <w:sz w:val="21"/>
              <w:szCs w:val="21"/>
              <w:vertAlign w:val="superscript"/>
            </w:rPr>
          </w:r>
          <w:r w:rsidRPr="00627782" w:rsidDel="00AC7C8B">
            <w:rPr>
              <w:color w:val="000000"/>
              <w:sz w:val="21"/>
              <w:szCs w:val="21"/>
              <w:vertAlign w:val="superscript"/>
            </w:rPr>
            <w:fldChar w:fldCharType="separate"/>
          </w:r>
          <w:r w:rsidR="00830D64" w:rsidDel="00AC7C8B">
            <w:rPr>
              <w:color w:val="000000"/>
              <w:sz w:val="21"/>
              <w:szCs w:val="21"/>
              <w:vertAlign w:val="superscript"/>
            </w:rPr>
            <w:delText>[10]</w:delText>
          </w:r>
          <w:r w:rsidRPr="00627782" w:rsidDel="00AC7C8B">
            <w:rPr>
              <w:color w:val="000000"/>
              <w:sz w:val="21"/>
              <w:szCs w:val="21"/>
              <w:vertAlign w:val="superscript"/>
            </w:rPr>
            <w:fldChar w:fldCharType="end"/>
          </w:r>
          <w:r w:rsidRPr="00627782" w:rsidDel="00AC7C8B">
            <w:rPr>
              <w:rFonts w:hint="eastAsia"/>
              <w:color w:val="000000"/>
              <w:sz w:val="21"/>
              <w:szCs w:val="21"/>
            </w:rPr>
            <w:delText>。</w:delText>
          </w:r>
          <w:r w:rsidRPr="00627782" w:rsidDel="00AC7C8B">
            <w:rPr>
              <w:rFonts w:hint="eastAsia"/>
              <w:color w:val="000000"/>
              <w:sz w:val="21"/>
              <w:szCs w:val="21"/>
            </w:rPr>
            <w:delText>CMUPF</w:delText>
          </w:r>
          <w:r w:rsidRPr="00627782" w:rsidDel="00AC7C8B">
            <w:rPr>
              <w:rFonts w:hint="eastAsia"/>
              <w:color w:val="000000"/>
              <w:sz w:val="21"/>
              <w:szCs w:val="21"/>
            </w:rPr>
            <w:delText>算法则基于编队控制与通信恢复机制相结合的思想，通过引入通信拓扑约束和控制律修正，实现多无人机在复杂环境下的连通性维护与路径协调</w:delText>
          </w:r>
          <w:r w:rsidRPr="00627782" w:rsidDel="00AC7C8B">
            <w:rPr>
              <w:color w:val="000000"/>
              <w:sz w:val="21"/>
              <w:szCs w:val="21"/>
              <w:vertAlign w:val="superscript"/>
            </w:rPr>
            <w:fldChar w:fldCharType="begin"/>
          </w:r>
          <w:r w:rsidRPr="00627782" w:rsidDel="00AC7C8B">
            <w:rPr>
              <w:color w:val="000000"/>
              <w:sz w:val="21"/>
              <w:szCs w:val="21"/>
              <w:vertAlign w:val="superscript"/>
            </w:rPr>
            <w:delInstrText xml:space="preserve"> </w:delInstrText>
          </w:r>
          <w:r w:rsidRPr="00627782" w:rsidDel="00AC7C8B">
            <w:rPr>
              <w:rFonts w:hint="eastAsia"/>
              <w:color w:val="000000"/>
              <w:sz w:val="21"/>
              <w:szCs w:val="21"/>
              <w:vertAlign w:val="superscript"/>
            </w:rPr>
            <w:delInstrText>REF _Ref210900992 \n \h</w:delInstrText>
          </w:r>
          <w:r w:rsidRPr="00627782" w:rsidDel="00AC7C8B">
            <w:rPr>
              <w:color w:val="000000"/>
              <w:sz w:val="21"/>
              <w:szCs w:val="21"/>
              <w:vertAlign w:val="superscript"/>
            </w:rPr>
            <w:delInstrText xml:space="preserve"> </w:delInstrText>
          </w:r>
          <w:r w:rsidDel="00AC7C8B">
            <w:rPr>
              <w:color w:val="000000"/>
              <w:sz w:val="21"/>
              <w:szCs w:val="21"/>
              <w:vertAlign w:val="superscript"/>
            </w:rPr>
            <w:delInstrText xml:space="preserve"> \* MERGEFORMAT </w:delInstrText>
          </w:r>
          <w:r w:rsidRPr="00627782" w:rsidDel="00AC7C8B">
            <w:rPr>
              <w:color w:val="000000"/>
              <w:sz w:val="21"/>
              <w:szCs w:val="21"/>
              <w:vertAlign w:val="superscript"/>
            </w:rPr>
          </w:r>
          <w:r w:rsidRPr="00627782" w:rsidDel="00AC7C8B">
            <w:rPr>
              <w:color w:val="000000"/>
              <w:sz w:val="21"/>
              <w:szCs w:val="21"/>
              <w:vertAlign w:val="superscript"/>
            </w:rPr>
            <w:fldChar w:fldCharType="separate"/>
          </w:r>
          <w:r w:rsidR="00830D64" w:rsidDel="00AC7C8B">
            <w:rPr>
              <w:color w:val="000000"/>
              <w:sz w:val="21"/>
              <w:szCs w:val="21"/>
              <w:vertAlign w:val="superscript"/>
            </w:rPr>
            <w:delText>[16]</w:delText>
          </w:r>
          <w:r w:rsidRPr="00627782" w:rsidDel="00AC7C8B">
            <w:rPr>
              <w:color w:val="000000"/>
              <w:sz w:val="21"/>
              <w:szCs w:val="21"/>
              <w:vertAlign w:val="superscript"/>
            </w:rPr>
            <w:fldChar w:fldCharType="end"/>
          </w:r>
          <w:r w:rsidRPr="00627782" w:rsidDel="00AC7C8B">
            <w:rPr>
              <w:rFonts w:hint="eastAsia"/>
              <w:color w:val="000000"/>
              <w:sz w:val="21"/>
              <w:szCs w:val="21"/>
            </w:rPr>
            <w:delText>。</w:delText>
          </w:r>
        </w:del>
      </w:moveFrom>
      <w:moveFromRangeEnd w:id="339"/>
      <w:del w:id="342" w:author="Lianghui Ding" w:date="2025-11-09T14:46:00Z">
        <w:r w:rsidRPr="00627782" w:rsidDel="00AC7C8B">
          <w:rPr>
            <w:rFonts w:hint="eastAsia"/>
            <w:color w:val="000000"/>
            <w:sz w:val="21"/>
            <w:szCs w:val="21"/>
          </w:rPr>
          <w:delText>选取上述四种算法作为对比，一方面可以体现本文算法在路径稳定性上的改进，另一方面也能突出其在复杂环境中通信保持性与协同规划性能方面的优势。</w:delText>
        </w:r>
      </w:del>
    </w:p>
    <w:p w14:paraId="2F90272E" w14:textId="65C4286E" w:rsidR="00172A5F" w:rsidRPr="00A9585A" w:rsidRDefault="00172A5F" w:rsidP="006229EB">
      <w:pPr>
        <w:spacing w:line="360" w:lineRule="auto"/>
        <w:ind w:firstLineChars="196" w:firstLine="412"/>
        <w:rPr>
          <w:color w:val="000000"/>
          <w:sz w:val="21"/>
          <w:szCs w:val="21"/>
        </w:rPr>
      </w:pPr>
      <w:r w:rsidRPr="00A9585A">
        <w:rPr>
          <w:color w:val="000000"/>
          <w:sz w:val="21"/>
          <w:szCs w:val="21"/>
        </w:rPr>
        <w:t>为了定量评价算法的性能，本文采用代数连通率与</w:t>
      </w:r>
      <w:commentRangeStart w:id="343"/>
      <w:r w:rsidR="00A36F48">
        <w:rPr>
          <w:rFonts w:hint="eastAsia"/>
          <w:color w:val="000000"/>
          <w:sz w:val="21"/>
          <w:szCs w:val="21"/>
        </w:rPr>
        <w:t>平均规划步长</w:t>
      </w:r>
      <w:commentRangeEnd w:id="343"/>
      <w:r w:rsidR="006F2213">
        <w:rPr>
          <w:rStyle w:val="ac"/>
        </w:rPr>
        <w:commentReference w:id="343"/>
      </w:r>
      <w:r w:rsidRPr="00A9585A">
        <w:rPr>
          <w:color w:val="000000"/>
          <w:sz w:val="21"/>
          <w:szCs w:val="21"/>
        </w:rPr>
        <w:t>作为主要指标。代数连通率用于衡量算法在整个执行过程中保持通信连通性的稳定性，其定义为算法执行过程中代数连通度大于零的步数占总步数的比例。</w:t>
      </w:r>
      <w:commentRangeStart w:id="344"/>
      <w:r w:rsidRPr="00A9585A">
        <w:rPr>
          <w:color w:val="000000"/>
          <w:sz w:val="21"/>
          <w:szCs w:val="21"/>
        </w:rPr>
        <w:t>设算法总执行步数为</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，第</w:t>
      </w:r>
      <w:r w:rsidRPr="00A9585A">
        <w:rPr>
          <w:color w:val="000000"/>
          <w:sz w:val="21"/>
          <w:szCs w:val="21"/>
        </w:rPr>
        <w:t xml:space="preserve"> </w:t>
      </w:r>
      <m:oMath>
        <m:r>
          <w:rPr>
            <w:rFonts w:ascii="Cambria Math" w:hAnsi="Cambria Math"/>
            <w:color w:val="000000"/>
            <w:sz w:val="21"/>
            <w:szCs w:val="21"/>
          </w:rPr>
          <m:t>t</m:t>
        </m:r>
      </m:oMath>
      <w:r w:rsidRPr="00A9585A">
        <w:rPr>
          <w:color w:val="000000"/>
          <w:sz w:val="21"/>
          <w:szCs w:val="21"/>
        </w:rPr>
        <w:t xml:space="preserve"> </w:t>
      </w:r>
      <w:r w:rsidRPr="00A9585A">
        <w:rPr>
          <w:color w:val="000000"/>
          <w:sz w:val="21"/>
          <w:szCs w:val="21"/>
        </w:rPr>
        <w:t>步的代数连通度为</w:t>
      </w:r>
      <w:r w:rsidRPr="00A9585A">
        <w:rPr>
          <w:color w:val="000000"/>
          <w:sz w:val="21"/>
          <w:szCs w:val="21"/>
        </w:rPr>
        <w:t xml:space="preserve"> </w:t>
      </w:r>
      <m:oMath>
        <m:sSub>
          <m:sSubPr>
            <m:ctrlPr>
              <w:rPr>
                <w:rFonts w:ascii="Cambria Math" w:hAnsi="Cambria Math"/>
                <w:i/>
                <w:color w:val="000000"/>
                <w:sz w:val="21"/>
                <w:szCs w:val="21"/>
              </w:rPr>
            </m:ctrlPr>
          </m:sSubPr>
          <m:e>
            <m:r>
              <m:rPr>
                <m:sty m:val="p"/>
              </m:rPr>
              <w:rPr>
                <w:rFonts w:ascii="Cambria Math" w:hAnsi="Cambria Math"/>
                <w:color w:val="000000"/>
                <w:sz w:val="21"/>
                <w:szCs w:val="21"/>
              </w:rPr>
              <m:t>λ</m:t>
            </m:r>
            <m:ctrlPr>
              <w:rPr>
                <w:rFonts w:ascii="Cambria Math" w:hAnsi="Cambria Math"/>
                <w:color w:val="000000"/>
                <w:sz w:val="21"/>
                <w:szCs w:val="21"/>
              </w:rPr>
            </m:ctrlP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oMath>
      <w:r w:rsidRPr="00A9585A">
        <w:rPr>
          <w:color w:val="000000"/>
          <w:sz w:val="21"/>
          <w:szCs w:val="21"/>
        </w:rPr>
        <w:t>代数连通率</w:t>
      </w:r>
      <w:r w:rsidRPr="00A9585A">
        <w:rPr>
          <w:color w:val="000000"/>
          <w:sz w:val="21"/>
          <w:szCs w:val="21"/>
        </w:rPr>
        <w:t xml:space="preserve"> </w:t>
      </w:r>
      <m:oMath>
        <m:sSub>
          <m:sSubPr>
            <m:ctrlPr>
              <w:rPr>
                <w:rFonts w:ascii="Cambria Math" w:hAnsi="Cambria Math"/>
                <w:i/>
                <w:color w:val="000000"/>
                <w:sz w:val="21"/>
                <w:szCs w:val="21"/>
              </w:rPr>
            </m:ctrlPr>
          </m:sSubPr>
          <m:e>
            <m:r>
              <w:rPr>
                <w:rFonts w:ascii="Cambria Math" w:hAnsi="Cambria Math"/>
                <w:color w:val="000000"/>
                <w:sz w:val="21"/>
                <w:szCs w:val="21"/>
              </w:rPr>
              <m:t>R</m:t>
            </m:r>
          </m:e>
          <m:sub>
            <m:r>
              <w:rPr>
                <w:rFonts w:ascii="Cambria Math" w:hAnsi="Cambria Math"/>
                <w:color w:val="000000"/>
                <w:sz w:val="21"/>
                <w:szCs w:val="21"/>
              </w:rPr>
              <m:t>conn</m:t>
            </m:r>
          </m:sub>
        </m:sSub>
      </m:oMath>
      <w:r w:rsidRPr="00A9585A">
        <w:rPr>
          <w:color w:val="000000"/>
          <w:sz w:val="21"/>
          <w:szCs w:val="21"/>
        </w:rPr>
        <w:t xml:space="preserve"> </w:t>
      </w:r>
      <w:r w:rsidRPr="00A9585A">
        <w:rPr>
          <w:color w:val="000000"/>
          <w:sz w:val="21"/>
          <w:szCs w:val="21"/>
        </w:rPr>
        <w:t>可表示为</w:t>
      </w:r>
      <w:r w:rsidR="006D3428" w:rsidRPr="00A9585A">
        <w:rPr>
          <w:rFonts w:hint="eastAsia"/>
          <w:color w:val="000000"/>
          <w:sz w:val="21"/>
          <w:szCs w:val="21"/>
        </w:rPr>
        <w:t>:</w:t>
      </w:r>
      <w:commentRangeEnd w:id="344"/>
      <w:r w:rsidR="00781307">
        <w:rPr>
          <w:rStyle w:val="ac"/>
        </w:rPr>
        <w:commentReference w:id="344"/>
      </w:r>
    </w:p>
    <w:p w14:paraId="477625D4" w14:textId="0881C6D7" w:rsidR="006D3428" w:rsidRPr="00A9585A" w:rsidRDefault="003025F9" w:rsidP="006D3428">
      <w:pPr>
        <w:spacing w:line="360" w:lineRule="auto"/>
        <w:ind w:firstLineChars="196" w:firstLine="412"/>
        <w:rPr>
          <w:i/>
          <w:color w:val="000000"/>
          <w:sz w:val="21"/>
          <w:szCs w:val="21"/>
        </w:rPr>
      </w:pPr>
      <m:oMathPara>
        <m:oMath>
          <m:eqArr>
            <m:eqArrPr>
              <m:maxDist m:val="1"/>
              <m:ctrlPr>
                <w:rPr>
                  <w:rFonts w:ascii="Cambria Math" w:hAnsi="Cambria Math"/>
                  <w:i/>
                  <w:color w:val="000000"/>
                  <w:sz w:val="21"/>
                  <w:szCs w:val="21"/>
                </w:rPr>
              </m:ctrlPr>
            </m:eqArrPr>
            <m:e>
              <m:sSub>
                <m:sSubPr>
                  <m:ctrlPr>
                    <w:rPr>
                      <w:rFonts w:ascii="Cambria Math" w:hAnsi="Cambria Math"/>
                      <w:i/>
                      <w:color w:val="000000"/>
                      <w:sz w:val="21"/>
                      <w:szCs w:val="21"/>
                    </w:rPr>
                  </m:ctrlPr>
                </m:sSubPr>
                <m:e>
                  <m:r>
                    <w:rPr>
                      <w:rFonts w:ascii="Cambria Math" w:hAnsi="Cambria Math"/>
                      <w:color w:val="000000"/>
                      <w:sz w:val="21"/>
                      <w:szCs w:val="21"/>
                    </w:rPr>
                    <m:t>R</m:t>
                  </m:r>
                </m:e>
                <m:sub>
                  <m:r>
                    <m:rPr>
                      <m:nor/>
                    </m:rPr>
                    <w:rPr>
                      <w:color w:val="000000"/>
                      <w:sz w:val="21"/>
                      <w:szCs w:val="21"/>
                    </w:rPr>
                    <m:t>conn</m:t>
                  </m:r>
                </m:sub>
              </m:sSub>
              <m:r>
                <w:rPr>
                  <w:rFonts w:ascii="Cambria Math" w:hAnsi="Cambria Math"/>
                  <w:color w:val="000000"/>
                  <w:sz w:val="21"/>
                  <w:szCs w:val="21"/>
                </w:rPr>
                <m:t>=</m:t>
              </m:r>
              <m:f>
                <m:fPr>
                  <m:ctrlPr>
                    <w:rPr>
                      <w:rFonts w:ascii="Cambria Math" w:hAnsi="Cambria Math"/>
                      <w:color w:val="000000"/>
                      <w:sz w:val="21"/>
                      <w:szCs w:val="21"/>
                    </w:rPr>
                  </m:ctrlPr>
                </m:fPr>
                <m:num>
                  <m:nary>
                    <m:naryPr>
                      <m:chr m:val="∑"/>
                      <m:ctrlPr>
                        <w:rPr>
                          <w:rFonts w:ascii="Cambria Math" w:hAnsi="Cambria Math"/>
                          <w:color w:val="000000"/>
                          <w:sz w:val="21"/>
                          <w:szCs w:val="21"/>
                        </w:rPr>
                      </m:ctrlPr>
                    </m:naryPr>
                    <m:sub>
                      <m:r>
                        <w:rPr>
                          <w:rFonts w:ascii="Cambria Math" w:hAnsi="Cambria Math"/>
                          <w:color w:val="000000"/>
                          <w:sz w:val="21"/>
                          <w:szCs w:val="21"/>
                        </w:rPr>
                        <m:t>t=1</m:t>
                      </m:r>
                      <m:ctrlPr>
                        <w:rPr>
                          <w:rFonts w:ascii="Cambria Math" w:hAnsi="Cambria Math"/>
                          <w:i/>
                          <w:color w:val="000000"/>
                          <w:sz w:val="21"/>
                          <w:szCs w:val="21"/>
                        </w:rPr>
                      </m:ctrlPr>
                    </m:sub>
                    <m:sup>
                      <m:r>
                        <w:rPr>
                          <w:rFonts w:ascii="Cambria Math" w:hAnsi="Cambria Math"/>
                          <w:color w:val="000000"/>
                          <w:sz w:val="21"/>
                          <w:szCs w:val="21"/>
                        </w:rPr>
                        <m:t>T</m:t>
                      </m:r>
                      <m:ctrlPr>
                        <w:rPr>
                          <w:rFonts w:ascii="Cambria Math" w:hAnsi="Cambria Math"/>
                          <w:i/>
                          <w:color w:val="000000"/>
                          <w:sz w:val="21"/>
                          <w:szCs w:val="21"/>
                        </w:rPr>
                      </m:ctrlPr>
                    </m:sup>
                    <m:e>
                      <m:r>
                        <w:rPr>
                          <w:rFonts w:ascii="Cambria Math" w:hAnsi="Cambria Math"/>
                          <w:color w:val="000000"/>
                          <w:sz w:val="21"/>
                          <w:szCs w:val="21"/>
                        </w:rPr>
                        <m:t>I</m:t>
                      </m:r>
                      <m:d>
                        <m:dPr>
                          <m:begChr m:val="["/>
                          <m:endChr m:val="]"/>
                          <m:ctrlPr>
                            <w:rPr>
                              <w:rFonts w:ascii="Cambria Math" w:hAnsi="Cambria Math"/>
                              <w:i/>
                              <w:color w:val="000000"/>
                              <w:sz w:val="21"/>
                              <w:szCs w:val="21"/>
                            </w:rPr>
                          </m:ctrlPr>
                        </m:dPr>
                        <m:e>
                          <m:sSub>
                            <m:sSubPr>
                              <m:ctrlPr>
                                <w:rPr>
                                  <w:rFonts w:ascii="Cambria Math" w:hAnsi="Cambria Math"/>
                                  <w:i/>
                                  <w:color w:val="000000"/>
                                  <w:sz w:val="21"/>
                                  <w:szCs w:val="21"/>
                                </w:rPr>
                              </m:ctrlPr>
                            </m:sSubPr>
                            <m:e>
                              <m:r>
                                <m:rPr>
                                  <m:sty m:val="p"/>
                                </m:rPr>
                                <w:rPr>
                                  <w:rFonts w:ascii="Cambria Math" w:hAnsi="Cambria Math"/>
                                  <w:color w:val="000000"/>
                                  <w:sz w:val="21"/>
                                  <w:szCs w:val="21"/>
                                </w:rPr>
                                <m:t>λ</m:t>
                              </m:r>
                            </m:e>
                            <m:sub>
                              <m:r>
                                <w:rPr>
                                  <w:rFonts w:ascii="Cambria Math" w:hAnsi="Cambria Math"/>
                                  <w:color w:val="000000"/>
                                  <w:sz w:val="21"/>
                                  <w:szCs w:val="21"/>
                                </w:rPr>
                                <m:t>2</m:t>
                              </m:r>
                            </m:sub>
                          </m:sSub>
                          <m:d>
                            <m:dPr>
                              <m:ctrlPr>
                                <w:rPr>
                                  <w:rFonts w:ascii="Cambria Math" w:hAnsi="Cambria Math"/>
                                  <w:i/>
                                  <w:color w:val="000000"/>
                                  <w:sz w:val="21"/>
                                  <w:szCs w:val="21"/>
                                </w:rPr>
                              </m:ctrlPr>
                            </m:dPr>
                            <m:e>
                              <m:r>
                                <w:rPr>
                                  <w:rFonts w:ascii="Cambria Math" w:hAnsi="Cambria Math"/>
                                  <w:color w:val="000000"/>
                                  <w:sz w:val="21"/>
                                  <w:szCs w:val="21"/>
                                </w:rPr>
                                <m:t>t</m:t>
                              </m:r>
                            </m:e>
                          </m:d>
                          <m:r>
                            <w:rPr>
                              <w:rFonts w:ascii="Cambria Math" w:hAnsi="Cambria Math"/>
                              <w:color w:val="000000"/>
                              <w:sz w:val="21"/>
                              <w:szCs w:val="21"/>
                            </w:rPr>
                            <m:t>&gt;0</m:t>
                          </m:r>
                        </m:e>
                      </m:d>
                    </m:e>
                  </m:nary>
                  <m:ctrlPr>
                    <w:rPr>
                      <w:rFonts w:ascii="Cambria Math" w:hAnsi="Cambria Math"/>
                      <w:i/>
                      <w:color w:val="000000"/>
                      <w:sz w:val="21"/>
                      <w:szCs w:val="21"/>
                    </w:rPr>
                  </m:ctrlPr>
                </m:num>
                <m:den>
                  <m:r>
                    <w:rPr>
                      <w:rFonts w:ascii="Cambria Math" w:hAnsi="Cambria Math"/>
                      <w:color w:val="000000"/>
                      <w:sz w:val="21"/>
                      <w:szCs w:val="21"/>
                    </w:rPr>
                    <m:t>T</m:t>
                  </m:r>
                  <m:ctrlPr>
                    <w:rPr>
                      <w:rFonts w:ascii="Cambria Math" w:hAnsi="Cambria Math"/>
                      <w:i/>
                      <w:color w:val="000000"/>
                      <w:sz w:val="21"/>
                      <w:szCs w:val="21"/>
                    </w:rPr>
                  </m:ctrlPr>
                </m:den>
              </m:f>
              <m:r>
                <m:rPr>
                  <m:sty m:val="p"/>
                </m:rPr>
                <w:rPr>
                  <w:rFonts w:ascii="Cambria Math" w:hAnsi="Cambria Math" w:hint="eastAsia"/>
                  <w:color w:val="000000"/>
                  <w:sz w:val="21"/>
                  <w:szCs w:val="21"/>
                </w:rPr>
                <m:t>×</m:t>
              </m:r>
              <m:r>
                <w:rPr>
                  <w:rFonts w:ascii="Cambria Math" w:hAnsi="Cambria Math"/>
                  <w:color w:val="000000"/>
                  <w:sz w:val="21"/>
                  <w:szCs w:val="21"/>
                </w:rPr>
                <m:t>100%#</m:t>
              </m:r>
              <m:d>
                <m:dPr>
                  <m:ctrlPr>
                    <w:rPr>
                      <w:rFonts w:ascii="Cambria Math" w:hAnsi="Cambria Math"/>
                      <w:i/>
                      <w:color w:val="000000"/>
                      <w:sz w:val="21"/>
                      <w:szCs w:val="21"/>
                    </w:rPr>
                  </m:ctrlPr>
                </m:dPr>
                <m:e>
                  <m:r>
                    <w:rPr>
                      <w:rFonts w:ascii="Cambria Math" w:hAnsi="Cambria Math"/>
                      <w:color w:val="000000"/>
                      <w:sz w:val="21"/>
                      <w:szCs w:val="21"/>
                    </w:rPr>
                    <m:t>16</m:t>
                  </m:r>
                </m:e>
              </m:d>
            </m:e>
          </m:eqArr>
        </m:oMath>
      </m:oMathPara>
    </w:p>
    <w:p w14:paraId="64F7CDC0" w14:textId="4BF4F2E5" w:rsidR="006D3428" w:rsidRPr="00A9585A" w:rsidRDefault="006D3428" w:rsidP="00B269D8">
      <w:pPr>
        <w:spacing w:line="360" w:lineRule="auto"/>
        <w:ind w:firstLineChars="196" w:firstLine="412"/>
        <w:rPr>
          <w:color w:val="000000"/>
          <w:sz w:val="21"/>
          <w:szCs w:val="21"/>
        </w:rPr>
      </w:pPr>
      <w:r w:rsidRPr="00A9585A">
        <w:rPr>
          <w:color w:val="000000"/>
          <w:sz w:val="21"/>
          <w:szCs w:val="21"/>
        </w:rPr>
        <w:t>其中，</w:t>
      </w:r>
      <m:oMath>
        <m:r>
          <w:rPr>
            <w:rFonts w:ascii="Cambria Math" w:hAnsi="Cambria Math"/>
            <w:color w:val="000000"/>
            <w:sz w:val="21"/>
            <w:szCs w:val="21"/>
          </w:rPr>
          <m:t>I</m:t>
        </m:r>
        <m:d>
          <m:dPr>
            <m:begChr m:val="["/>
            <m:endChr m:val="]"/>
            <m:ctrlPr>
              <w:rPr>
                <w:rFonts w:ascii="Cambria Math" w:hAnsi="Cambria Math"/>
                <w:i/>
                <w:color w:val="000000"/>
                <w:sz w:val="21"/>
                <w:szCs w:val="21"/>
              </w:rPr>
            </m:ctrlPr>
          </m:dPr>
          <m:e>
            <m:r>
              <w:rPr>
                <w:rFonts w:ascii="Cambria Math" w:eastAsia="MS Gothic" w:hAnsi="Cambria Math" w:cs="MS Gothic" w:hint="eastAsia"/>
                <w:color w:val="000000"/>
                <w:sz w:val="21"/>
                <w:szCs w:val="21"/>
              </w:rPr>
              <m:t>⋅</m:t>
            </m:r>
          </m:e>
        </m:d>
      </m:oMath>
      <w:r w:rsidRPr="00A9585A">
        <w:rPr>
          <w:color w:val="000000"/>
          <w:sz w:val="21"/>
          <w:szCs w:val="21"/>
        </w:rPr>
        <w:t xml:space="preserve"> </w:t>
      </w:r>
      <w:r w:rsidRPr="00A9585A">
        <w:rPr>
          <w:color w:val="000000"/>
          <w:sz w:val="21"/>
          <w:szCs w:val="21"/>
        </w:rPr>
        <w:t>为指示函数，当括号内条件成立时取值为</w:t>
      </w:r>
      <w:r w:rsidRPr="00A9585A">
        <w:rPr>
          <w:color w:val="000000"/>
          <w:sz w:val="21"/>
          <w:szCs w:val="21"/>
        </w:rPr>
        <w:t xml:space="preserve"> 1</w:t>
      </w:r>
      <w:r w:rsidRPr="00A9585A">
        <w:rPr>
          <w:color w:val="000000"/>
          <w:sz w:val="21"/>
          <w:szCs w:val="21"/>
        </w:rPr>
        <w:t>，否则取值为</w:t>
      </w:r>
      <w:r w:rsidRPr="00A9585A">
        <w:rPr>
          <w:color w:val="000000"/>
          <w:sz w:val="21"/>
          <w:szCs w:val="21"/>
        </w:rPr>
        <w:t xml:space="preserve"> 0</w:t>
      </w:r>
      <w:r w:rsidRPr="00A9585A">
        <w:rPr>
          <w:color w:val="000000"/>
          <w:sz w:val="21"/>
          <w:szCs w:val="21"/>
        </w:rPr>
        <w:t>。代数连通率越高，说明在算</w:t>
      </w:r>
      <w:r w:rsidRPr="00A9585A">
        <w:rPr>
          <w:color w:val="000000"/>
          <w:sz w:val="21"/>
          <w:szCs w:val="21"/>
        </w:rPr>
        <w:lastRenderedPageBreak/>
        <w:t>法执行过程中无人机网络保持连通的能力越强，也意味着算法在复杂环境下对局部干扰或障碍的适应性更好。</w:t>
      </w:r>
      <w:r w:rsidR="00A36F48">
        <w:rPr>
          <w:rFonts w:hint="eastAsia"/>
          <w:color w:val="000000"/>
          <w:sz w:val="21"/>
          <w:szCs w:val="21"/>
        </w:rPr>
        <w:t>平均规划步长为统计无人机集群中所有无人机从起始点到目标点的所使用的离散时间步的均值：</w:t>
      </w:r>
    </w:p>
    <w:p w14:paraId="068620AD" w14:textId="37F04C0A" w:rsidR="006D3428" w:rsidRPr="00A9585A" w:rsidRDefault="003025F9" w:rsidP="006D3428">
      <w:pPr>
        <w:spacing w:line="360" w:lineRule="auto"/>
        <w:ind w:firstLineChars="196" w:firstLine="412"/>
        <w:rPr>
          <w:color w:val="000000"/>
          <w:sz w:val="21"/>
          <w:szCs w:val="21"/>
        </w:rPr>
      </w:pPr>
      <m:oMathPara>
        <m:oMath>
          <m:eqArr>
            <m:eqArrPr>
              <m:maxDist m:val="1"/>
              <m:ctrlPr>
                <w:rPr>
                  <w:rFonts w:ascii="Cambria Math" w:hAnsi="Cambria Math"/>
                  <w:i/>
                  <w:color w:val="000000"/>
                  <w:sz w:val="21"/>
                  <w:szCs w:val="21"/>
                </w:rPr>
              </m:ctrlPr>
            </m:eqArrPr>
            <m:e>
              <m:acc>
                <m:accPr>
                  <m:chr m:val="̅"/>
                  <m:ctrlPr>
                    <w:rPr>
                      <w:rFonts w:ascii="Cambria Math" w:hAnsi="Cambria Math"/>
                      <w:i/>
                      <w:color w:val="000000"/>
                      <w:sz w:val="21"/>
                      <w:szCs w:val="21"/>
                    </w:rPr>
                  </m:ctrlPr>
                </m:accPr>
                <m:e>
                  <m:r>
                    <w:rPr>
                      <w:rFonts w:ascii="Cambria Math" w:hAnsi="Cambria Math"/>
                      <w:color w:val="000000"/>
                      <w:sz w:val="21"/>
                      <w:szCs w:val="21"/>
                    </w:rPr>
                    <m:t>T</m:t>
                  </m:r>
                </m:e>
              </m:acc>
              <m:r>
                <w:rPr>
                  <w:rFonts w:ascii="Cambria Math" w:hAnsi="Cambria Math"/>
                  <w:color w:val="000000"/>
                  <w:sz w:val="21"/>
                  <w:szCs w:val="21"/>
                </w:rPr>
                <m:t>=</m:t>
              </m:r>
              <m:f>
                <m:fPr>
                  <m:ctrlPr>
                    <w:rPr>
                      <w:rFonts w:ascii="Cambria Math" w:hAnsi="Cambria Math"/>
                      <w:i/>
                      <w:color w:val="000000"/>
                      <w:sz w:val="21"/>
                      <w:szCs w:val="21"/>
                    </w:rPr>
                  </m:ctrlPr>
                </m:fPr>
                <m:num>
                  <m:r>
                    <w:rPr>
                      <w:rFonts w:ascii="Cambria Math" w:hAnsi="Cambria Math"/>
                      <w:color w:val="000000"/>
                      <w:sz w:val="21"/>
                      <w:szCs w:val="21"/>
                    </w:rPr>
                    <m:t>1</m:t>
                  </m:r>
                </m:num>
                <m:den>
                  <m:r>
                    <w:rPr>
                      <w:rFonts w:ascii="Cambria Math" w:hAnsi="Cambria Math"/>
                      <w:color w:val="000000"/>
                      <w:sz w:val="21"/>
                      <w:szCs w:val="21"/>
                    </w:rPr>
                    <m:t>N</m:t>
                  </m:r>
                </m:den>
              </m:f>
              <m:nary>
                <m:naryPr>
                  <m:chr m:val="∑"/>
                  <m:ctrlPr>
                    <w:rPr>
                      <w:rFonts w:ascii="Cambria Math" w:hAnsi="Cambria Math"/>
                      <w:i/>
                      <w:color w:val="000000"/>
                      <w:sz w:val="21"/>
                      <w:szCs w:val="21"/>
                    </w:rPr>
                  </m:ctrlPr>
                </m:naryPr>
                <m:sub>
                  <m:r>
                    <w:rPr>
                      <w:rFonts w:ascii="Cambria Math" w:hAnsi="Cambria Math" w:hint="eastAsia"/>
                      <w:color w:val="000000"/>
                      <w:sz w:val="21"/>
                      <w:szCs w:val="21"/>
                    </w:rPr>
                    <m:t>i</m:t>
                  </m:r>
                  <m:r>
                    <w:rPr>
                      <w:rFonts w:ascii="Cambria Math" w:hAnsi="Cambria Math"/>
                      <w:color w:val="000000"/>
                      <w:sz w:val="21"/>
                      <w:szCs w:val="21"/>
                    </w:rPr>
                    <m:t>=1</m:t>
                  </m:r>
                </m:sub>
                <m:sup>
                  <m:r>
                    <w:rPr>
                      <w:rFonts w:ascii="Cambria Math" w:hAnsi="Cambria Math"/>
                      <w:color w:val="000000"/>
                      <w:sz w:val="21"/>
                      <w:szCs w:val="21"/>
                    </w:rPr>
                    <m:t>N</m:t>
                  </m:r>
                </m:sup>
                <m:e>
                  <m:sSub>
                    <m:sSubPr>
                      <m:ctrlPr>
                        <w:rPr>
                          <w:rFonts w:ascii="Cambria Math" w:hAnsi="Cambria Math"/>
                          <w:i/>
                          <w:color w:val="000000"/>
                          <w:sz w:val="21"/>
                          <w:szCs w:val="21"/>
                        </w:rPr>
                      </m:ctrlPr>
                    </m:sSubPr>
                    <m:e>
                      <m:r>
                        <w:rPr>
                          <w:rFonts w:ascii="Cambria Math" w:hAnsi="Cambria Math"/>
                          <w:color w:val="000000"/>
                          <w:sz w:val="21"/>
                          <w:szCs w:val="21"/>
                        </w:rPr>
                        <m:t>T</m:t>
                      </m:r>
                    </m:e>
                    <m:sub>
                      <m:r>
                        <w:rPr>
                          <w:rFonts w:ascii="Cambria Math" w:hAnsi="Cambria Math"/>
                          <w:color w:val="000000"/>
                          <w:sz w:val="21"/>
                          <w:szCs w:val="21"/>
                        </w:rPr>
                        <m:t>i</m:t>
                      </m:r>
                    </m:sub>
                  </m:sSub>
                </m:e>
              </m:nary>
              <m:r>
                <w:rPr>
                  <w:rFonts w:ascii="Cambria Math" w:hAnsi="Cambria Math"/>
                  <w:color w:val="000000"/>
                  <w:sz w:val="21"/>
                  <w:szCs w:val="21"/>
                </w:rPr>
                <m:t>#</m:t>
              </m:r>
              <m:d>
                <m:dPr>
                  <m:ctrlPr>
                    <w:rPr>
                      <w:rFonts w:ascii="Cambria Math" w:hAnsi="Cambria Math"/>
                      <w:i/>
                      <w:color w:val="000000"/>
                      <w:sz w:val="21"/>
                      <w:szCs w:val="21"/>
                    </w:rPr>
                  </m:ctrlPr>
                </m:dPr>
                <m:e>
                  <m:r>
                    <w:rPr>
                      <w:rFonts w:ascii="Cambria Math" w:hAnsi="Cambria Math"/>
                      <w:color w:val="000000"/>
                      <w:sz w:val="21"/>
                      <w:szCs w:val="21"/>
                    </w:rPr>
                    <m:t>17</m:t>
                  </m:r>
                </m:e>
              </m:d>
            </m:e>
          </m:eqArr>
        </m:oMath>
      </m:oMathPara>
    </w:p>
    <w:p w14:paraId="670A711D" w14:textId="43EE1D5A" w:rsidR="006D3428" w:rsidRDefault="00B269D8" w:rsidP="006229EB">
      <w:pPr>
        <w:spacing w:line="360" w:lineRule="auto"/>
        <w:ind w:firstLineChars="196" w:firstLine="412"/>
        <w:rPr>
          <w:color w:val="000000"/>
          <w:sz w:val="21"/>
          <w:szCs w:val="21"/>
        </w:rPr>
      </w:pPr>
      <w:r w:rsidRPr="00A9585A">
        <w:rPr>
          <w:color w:val="000000"/>
          <w:sz w:val="21"/>
          <w:szCs w:val="21"/>
        </w:rPr>
        <w:t>该指标能够量化算法在全局路径规划过程中无人机网络的</w:t>
      </w:r>
      <w:r w:rsidR="00A36F48">
        <w:rPr>
          <w:rFonts w:hint="eastAsia"/>
          <w:color w:val="000000"/>
          <w:sz w:val="21"/>
          <w:szCs w:val="21"/>
        </w:rPr>
        <w:t>的规划效率</w:t>
      </w:r>
      <w:r w:rsidRPr="00A9585A">
        <w:rPr>
          <w:color w:val="000000"/>
          <w:sz w:val="21"/>
          <w:szCs w:val="21"/>
        </w:rPr>
        <w:t>，数值越大表示</w:t>
      </w:r>
      <w:r w:rsidR="00A36F48">
        <w:rPr>
          <w:rFonts w:hint="eastAsia"/>
          <w:color w:val="000000"/>
          <w:sz w:val="21"/>
          <w:szCs w:val="21"/>
        </w:rPr>
        <w:t>算法整体的规划效率更高</w:t>
      </w:r>
      <w:r w:rsidRPr="00A9585A">
        <w:rPr>
          <w:color w:val="000000"/>
          <w:sz w:val="21"/>
          <w:szCs w:val="21"/>
        </w:rPr>
        <w:t>。</w:t>
      </w:r>
      <w:del w:id="345" w:author="Lianghui Ding" w:date="2025-11-09T14:53:00Z">
        <w:r w:rsidRPr="00A9585A" w:rsidDel="00B9572C">
          <w:rPr>
            <w:color w:val="000000"/>
            <w:sz w:val="21"/>
            <w:szCs w:val="21"/>
          </w:rPr>
          <w:delText>通过这两个指标的结合，既可以评估算法在维持通信连通性上的稳定性，又能反映</w:delText>
        </w:r>
        <w:r w:rsidR="00A36F48" w:rsidDel="00B9572C">
          <w:rPr>
            <w:rFonts w:hint="eastAsia"/>
            <w:color w:val="000000"/>
            <w:sz w:val="21"/>
            <w:szCs w:val="21"/>
          </w:rPr>
          <w:delText>算法在大规模情况下的可扩展性</w:delText>
        </w:r>
        <w:r w:rsidRPr="00A9585A" w:rsidDel="00B9572C">
          <w:rPr>
            <w:color w:val="000000"/>
            <w:sz w:val="21"/>
            <w:szCs w:val="21"/>
          </w:rPr>
          <w:delText>，从而为算法性能提供全面、量化的评价依据</w:delText>
        </w:r>
        <w:r w:rsidRPr="00A9585A" w:rsidDel="00B9572C">
          <w:rPr>
            <w:rFonts w:hint="eastAsia"/>
            <w:color w:val="000000"/>
            <w:sz w:val="21"/>
            <w:szCs w:val="21"/>
          </w:rPr>
          <w:delText>。</w:delText>
        </w:r>
      </w:del>
    </w:p>
    <w:p w14:paraId="3B595905" w14:textId="5AA8DF51" w:rsidR="00404BF5" w:rsidRPr="00404BF5" w:rsidRDefault="00404BF5" w:rsidP="00404BF5">
      <w:pPr>
        <w:spacing w:line="360" w:lineRule="auto"/>
        <w:outlineLvl w:val="0"/>
        <w:rPr>
          <w:b/>
          <w:sz w:val="21"/>
          <w:szCs w:val="21"/>
        </w:rPr>
      </w:pPr>
      <w:commentRangeStart w:id="346"/>
      <w:r>
        <w:rPr>
          <w:b/>
          <w:sz w:val="21"/>
          <w:szCs w:val="21"/>
        </w:rPr>
        <w:t>4</w:t>
      </w:r>
      <w:r w:rsidRPr="00A9585A">
        <w:rPr>
          <w:rFonts w:hint="eastAsia"/>
          <w:b/>
          <w:sz w:val="21"/>
          <w:szCs w:val="21"/>
        </w:rPr>
        <w:t>.</w:t>
      </w:r>
      <w:r>
        <w:rPr>
          <w:b/>
          <w:sz w:val="21"/>
          <w:szCs w:val="21"/>
        </w:rPr>
        <w:t>2</w:t>
      </w:r>
      <w:r w:rsidRPr="00A9585A">
        <w:rPr>
          <w:rFonts w:hint="eastAsia"/>
          <w:b/>
          <w:sz w:val="21"/>
          <w:szCs w:val="21"/>
        </w:rPr>
        <w:t xml:space="preserve"> </w:t>
      </w:r>
      <w:r>
        <w:rPr>
          <w:rFonts w:hint="eastAsia"/>
          <w:b/>
          <w:sz w:val="21"/>
          <w:szCs w:val="21"/>
        </w:rPr>
        <w:t>建筑</w:t>
      </w:r>
      <w:ins w:id="347" w:author="Lianghui Ding" w:date="2025-11-09T15:02:00Z">
        <w:r w:rsidR="000D246B">
          <w:rPr>
            <w:rFonts w:hint="eastAsia"/>
            <w:b/>
            <w:sz w:val="21"/>
            <w:szCs w:val="21"/>
          </w:rPr>
          <w:t>物</w:t>
        </w:r>
      </w:ins>
      <w:r>
        <w:rPr>
          <w:rFonts w:hint="eastAsia"/>
          <w:b/>
          <w:sz w:val="21"/>
          <w:szCs w:val="21"/>
        </w:rPr>
        <w:t>密度</w:t>
      </w:r>
      <w:del w:id="348" w:author="Lianghui Ding" w:date="2025-11-09T15:01:00Z">
        <w:r w:rsidDel="00CC0592">
          <w:rPr>
            <w:rFonts w:hint="eastAsia"/>
            <w:b/>
            <w:sz w:val="21"/>
            <w:szCs w:val="21"/>
          </w:rPr>
          <w:delText>对性能的</w:delText>
        </w:r>
      </w:del>
      <w:r>
        <w:rPr>
          <w:rFonts w:hint="eastAsia"/>
          <w:b/>
          <w:sz w:val="21"/>
          <w:szCs w:val="21"/>
        </w:rPr>
        <w:t>影响</w:t>
      </w:r>
      <w:commentRangeEnd w:id="346"/>
      <w:r w:rsidR="00392B5B">
        <w:rPr>
          <w:rStyle w:val="ac"/>
        </w:rPr>
        <w:commentReference w:id="346"/>
      </w:r>
      <w:ins w:id="349" w:author="Lianghui Ding" w:date="2025-11-09T15:01:00Z">
        <w:r w:rsidR="00CC0592">
          <w:rPr>
            <w:rFonts w:hint="eastAsia"/>
            <w:b/>
            <w:sz w:val="21"/>
            <w:szCs w:val="21"/>
          </w:rPr>
          <w:t>分析</w:t>
        </w:r>
      </w:ins>
    </w:p>
    <w:p w14:paraId="38B0AF66" w14:textId="449DA26F" w:rsidR="003A0DB3" w:rsidRPr="00A9585A" w:rsidRDefault="0080116D" w:rsidP="0080116D">
      <w:pPr>
        <w:spacing w:line="360" w:lineRule="auto"/>
        <w:ind w:firstLineChars="196" w:firstLine="412"/>
        <w:rPr>
          <w:color w:val="000000"/>
          <w:sz w:val="21"/>
          <w:szCs w:val="21"/>
        </w:rPr>
      </w:pPr>
      <w:del w:id="350" w:author="Lianghui Ding" w:date="2025-11-09T14:54:00Z">
        <w:r w:rsidRPr="00A9585A" w:rsidDel="00B9572C">
          <w:rPr>
            <w:rFonts w:hint="eastAsia"/>
            <w:color w:val="000000"/>
            <w:sz w:val="21"/>
            <w:szCs w:val="21"/>
          </w:rPr>
          <w:delText xml:space="preserve"> </w:delText>
        </w:r>
        <w:r w:rsidR="004C002B" w:rsidRPr="004C002B" w:rsidDel="00B9572C">
          <w:rPr>
            <w:rFonts w:hint="eastAsia"/>
            <w:color w:val="000000"/>
            <w:sz w:val="21"/>
            <w:szCs w:val="21"/>
          </w:rPr>
          <w:delText>如图</w:delText>
        </w:r>
        <w:r w:rsidR="008A6337" w:rsidDel="00B9572C">
          <w:rPr>
            <w:rFonts w:hint="eastAsia"/>
            <w:color w:val="000000"/>
            <w:sz w:val="21"/>
            <w:szCs w:val="21"/>
          </w:rPr>
          <w:delText>4</w:delText>
        </w:r>
        <w:r w:rsidR="004C002B" w:rsidRPr="004C002B" w:rsidDel="00B9572C">
          <w:rPr>
            <w:rFonts w:hint="eastAsia"/>
            <w:color w:val="000000"/>
            <w:sz w:val="21"/>
            <w:szCs w:val="21"/>
          </w:rPr>
          <w:delText>所示，对比</w:delText>
        </w:r>
      </w:del>
      <w:r w:rsidR="004C002B" w:rsidRPr="004C002B">
        <w:rPr>
          <w:rFonts w:hint="eastAsia"/>
          <w:color w:val="000000"/>
          <w:sz w:val="21"/>
          <w:szCs w:val="21"/>
        </w:rPr>
        <w:t>不同建筑数量（即建筑密度）下各算法的代数连通率与平均规划步长</w:t>
      </w:r>
      <w:commentRangeStart w:id="351"/>
      <w:ins w:id="352" w:author="Lianghui Ding" w:date="2025-11-09T14:54:00Z">
        <w:r w:rsidR="00B9572C">
          <w:rPr>
            <w:rFonts w:hint="eastAsia"/>
            <w:color w:val="000000"/>
            <w:sz w:val="21"/>
            <w:szCs w:val="21"/>
          </w:rPr>
          <w:t>如图</w:t>
        </w:r>
        <w:r w:rsidR="00B9572C">
          <w:rPr>
            <w:color w:val="000000"/>
            <w:sz w:val="21"/>
            <w:szCs w:val="21"/>
          </w:rPr>
          <w:t>4</w:t>
        </w:r>
        <w:r w:rsidR="00B9572C">
          <w:rPr>
            <w:rFonts w:hint="eastAsia"/>
            <w:color w:val="000000"/>
            <w:sz w:val="21"/>
            <w:szCs w:val="21"/>
          </w:rPr>
          <w:t>所示</w:t>
        </w:r>
      </w:ins>
      <w:commentRangeEnd w:id="351"/>
      <w:ins w:id="353" w:author="Lianghui Ding" w:date="2025-11-09T14:55:00Z">
        <w:r w:rsidR="005B269E">
          <w:rPr>
            <w:rStyle w:val="ac"/>
          </w:rPr>
          <w:commentReference w:id="351"/>
        </w:r>
      </w:ins>
      <w:del w:id="354" w:author="Lianghui Ding" w:date="2025-11-09T14:54:00Z">
        <w:r w:rsidR="004C002B" w:rsidRPr="004C002B" w:rsidDel="00B9572C">
          <w:rPr>
            <w:rFonts w:hint="eastAsia"/>
            <w:color w:val="000000"/>
            <w:sz w:val="21"/>
            <w:szCs w:val="21"/>
          </w:rPr>
          <w:delText>结果，</w:delText>
        </w:r>
      </w:del>
      <w:ins w:id="355" w:author="Lianghui Ding" w:date="2025-11-09T14:54:00Z">
        <w:r w:rsidR="00B9572C">
          <w:rPr>
            <w:rFonts w:hint="eastAsia"/>
            <w:color w:val="000000"/>
            <w:sz w:val="21"/>
            <w:szCs w:val="21"/>
          </w:rPr>
          <w:t>。</w:t>
        </w:r>
      </w:ins>
      <w:ins w:id="356" w:author="Lianghui Ding" w:date="2025-11-09T14:59:00Z">
        <w:r w:rsidR="003B3321" w:rsidRPr="004C002B" w:rsidDel="003B3321">
          <w:rPr>
            <w:rFonts w:hint="eastAsia"/>
            <w:color w:val="000000"/>
            <w:sz w:val="21"/>
            <w:szCs w:val="21"/>
          </w:rPr>
          <w:t xml:space="preserve"> </w:t>
        </w:r>
      </w:ins>
      <w:commentRangeStart w:id="357"/>
      <w:del w:id="358" w:author="Lianghui Ding" w:date="2025-11-09T14:59:00Z">
        <w:r w:rsidR="004C002B" w:rsidRPr="004C002B" w:rsidDel="003B3321">
          <w:rPr>
            <w:rFonts w:hint="eastAsia"/>
            <w:color w:val="000000"/>
            <w:sz w:val="21"/>
            <w:szCs w:val="21"/>
          </w:rPr>
          <w:delText>可以看出所提</w:delText>
        </w:r>
        <w:r w:rsidR="004C002B" w:rsidRPr="004C002B" w:rsidDel="003B3321">
          <w:rPr>
            <w:rFonts w:hint="eastAsia"/>
            <w:color w:val="000000"/>
            <w:sz w:val="21"/>
            <w:szCs w:val="21"/>
          </w:rPr>
          <w:delText xml:space="preserve"> CL-RRT-APF* </w:delText>
        </w:r>
        <w:r w:rsidR="004C002B" w:rsidRPr="004C002B" w:rsidDel="003B3321">
          <w:rPr>
            <w:rFonts w:hint="eastAsia"/>
            <w:color w:val="000000"/>
            <w:sz w:val="21"/>
            <w:szCs w:val="21"/>
          </w:rPr>
          <w:delText>算法在多种场景下均表现出较为稳定的性能。</w:delText>
        </w:r>
        <w:commentRangeEnd w:id="357"/>
        <w:r w:rsidR="00FC2139" w:rsidDel="003B3321">
          <w:rPr>
            <w:rStyle w:val="ac"/>
          </w:rPr>
          <w:commentReference w:id="357"/>
        </w:r>
        <w:r w:rsidR="004C002B" w:rsidRPr="004C002B" w:rsidDel="003B3321">
          <w:rPr>
            <w:rFonts w:hint="eastAsia"/>
            <w:color w:val="000000"/>
            <w:sz w:val="21"/>
            <w:szCs w:val="21"/>
          </w:rPr>
          <w:delText>在代数连通率指标上，随着建筑数量从</w:delText>
        </w:r>
        <w:r w:rsidR="004C002B" w:rsidRPr="004C002B" w:rsidDel="003B3321">
          <w:rPr>
            <w:rFonts w:hint="eastAsia"/>
            <w:color w:val="000000"/>
            <w:sz w:val="21"/>
            <w:szCs w:val="21"/>
          </w:rPr>
          <w:delText xml:space="preserve"> 10 </w:delText>
        </w:r>
        <w:r w:rsidR="004C002B" w:rsidRPr="004C002B" w:rsidDel="003B3321">
          <w:rPr>
            <w:rFonts w:hint="eastAsia"/>
            <w:color w:val="000000"/>
            <w:sz w:val="21"/>
            <w:szCs w:val="21"/>
          </w:rPr>
          <w:delText>增加到</w:delText>
        </w:r>
        <w:r w:rsidR="004C002B" w:rsidRPr="004C002B" w:rsidDel="003B3321">
          <w:rPr>
            <w:rFonts w:hint="eastAsia"/>
            <w:color w:val="000000"/>
            <w:sz w:val="21"/>
            <w:szCs w:val="21"/>
          </w:rPr>
          <w:delText xml:space="preserve"> 30</w:delText>
        </w:r>
        <w:r w:rsidR="004C002B" w:rsidRPr="004C002B" w:rsidDel="003B3321">
          <w:rPr>
            <w:rFonts w:hint="eastAsia"/>
            <w:color w:val="000000"/>
            <w:sz w:val="21"/>
            <w:szCs w:val="21"/>
          </w:rPr>
          <w:delText>，所提算法的连通率由</w:delText>
        </w:r>
        <w:r w:rsidR="004C002B" w:rsidRPr="004C002B" w:rsidDel="003B3321">
          <w:rPr>
            <w:rFonts w:hint="eastAsia"/>
            <w:color w:val="000000"/>
            <w:sz w:val="21"/>
            <w:szCs w:val="21"/>
          </w:rPr>
          <w:delText xml:space="preserve"> 0.95 </w:delText>
        </w:r>
        <w:r w:rsidR="004C002B" w:rsidRPr="004C002B" w:rsidDel="003B3321">
          <w:rPr>
            <w:rFonts w:hint="eastAsia"/>
            <w:color w:val="000000"/>
            <w:sz w:val="21"/>
            <w:szCs w:val="21"/>
          </w:rPr>
          <w:delText>下降至</w:delText>
        </w:r>
        <w:r w:rsidR="004C002B" w:rsidRPr="004C002B" w:rsidDel="003B3321">
          <w:rPr>
            <w:rFonts w:hint="eastAsia"/>
            <w:color w:val="000000"/>
            <w:sz w:val="21"/>
            <w:szCs w:val="21"/>
          </w:rPr>
          <w:delText xml:space="preserve"> 0.84</w:delText>
        </w:r>
        <w:r w:rsidR="004C002B" w:rsidRPr="004C002B" w:rsidDel="003B3321">
          <w:rPr>
            <w:rFonts w:hint="eastAsia"/>
            <w:color w:val="000000"/>
            <w:sz w:val="21"/>
            <w:szCs w:val="21"/>
          </w:rPr>
          <w:delText>，</w:delText>
        </w:r>
      </w:del>
      <w:del w:id="359" w:author="Lianghui Ding" w:date="2025-11-09T14:57:00Z">
        <w:r w:rsidR="004C002B" w:rsidRPr="004C002B" w:rsidDel="003B3321">
          <w:rPr>
            <w:rFonts w:hint="eastAsia"/>
            <w:color w:val="000000"/>
            <w:sz w:val="21"/>
            <w:szCs w:val="21"/>
          </w:rPr>
          <w:delText>整体保持在</w:delText>
        </w:r>
        <w:r w:rsidR="004C002B" w:rsidRPr="004C002B" w:rsidDel="003B3321">
          <w:rPr>
            <w:rFonts w:hint="eastAsia"/>
            <w:color w:val="000000"/>
            <w:sz w:val="21"/>
            <w:szCs w:val="21"/>
          </w:rPr>
          <w:delText xml:space="preserve"> 0.9 </w:delText>
        </w:r>
        <w:r w:rsidR="004C002B" w:rsidRPr="004C002B" w:rsidDel="003B3321">
          <w:rPr>
            <w:rFonts w:hint="eastAsia"/>
            <w:color w:val="000000"/>
            <w:sz w:val="21"/>
            <w:szCs w:val="21"/>
          </w:rPr>
          <w:delText>左右的高水平，</w:delText>
        </w:r>
      </w:del>
      <w:del w:id="360" w:author="Lianghui Ding" w:date="2025-11-09T14:59:00Z">
        <w:r w:rsidR="004C002B" w:rsidRPr="004C002B" w:rsidDel="003B3321">
          <w:rPr>
            <w:rFonts w:hint="eastAsia"/>
            <w:color w:val="000000"/>
            <w:sz w:val="21"/>
            <w:szCs w:val="21"/>
          </w:rPr>
          <w:delText>表明在复杂环境干扰与障碍分布增加的情况下，算法仍能有效维持多无人机间的通信拓扑稳定性。与其他算法相比，</w:delText>
        </w:r>
        <w:r w:rsidR="004C002B" w:rsidRPr="004C002B" w:rsidDel="003B3321">
          <w:rPr>
            <w:rFonts w:hint="eastAsia"/>
            <w:color w:val="000000"/>
            <w:sz w:val="21"/>
            <w:szCs w:val="21"/>
          </w:rPr>
          <w:delText xml:space="preserve">CL-RRT*-APF </w:delText>
        </w:r>
        <w:r w:rsidR="004C002B" w:rsidRPr="004C002B" w:rsidDel="003B3321">
          <w:rPr>
            <w:rFonts w:hint="eastAsia"/>
            <w:color w:val="000000"/>
            <w:sz w:val="21"/>
            <w:szCs w:val="21"/>
          </w:rPr>
          <w:delText>在各建筑密度下均显著优于传统的启发式算法与</w:delText>
        </w:r>
        <w:r w:rsidR="004C002B" w:rsidDel="003B3321">
          <w:rPr>
            <w:rFonts w:hint="eastAsia"/>
            <w:color w:val="000000"/>
            <w:sz w:val="21"/>
            <w:szCs w:val="21"/>
          </w:rPr>
          <w:delText>编队控制</w:delText>
        </w:r>
        <w:r w:rsidR="004C002B" w:rsidRPr="004C002B" w:rsidDel="003B3321">
          <w:rPr>
            <w:rFonts w:hint="eastAsia"/>
            <w:color w:val="000000"/>
            <w:sz w:val="21"/>
            <w:szCs w:val="21"/>
          </w:rPr>
          <w:delText>通信保持类算法：当建筑数为</w:delText>
        </w:r>
        <w:r w:rsidR="004C002B" w:rsidRPr="004C002B" w:rsidDel="003B3321">
          <w:rPr>
            <w:rFonts w:hint="eastAsia"/>
            <w:color w:val="000000"/>
            <w:sz w:val="21"/>
            <w:szCs w:val="21"/>
          </w:rPr>
          <w:delText xml:space="preserve"> 10 </w:delText>
        </w:r>
        <w:r w:rsidR="004C002B" w:rsidRPr="004C002B" w:rsidDel="003B3321">
          <w:rPr>
            <w:rFonts w:hint="eastAsia"/>
            <w:color w:val="000000"/>
            <w:sz w:val="21"/>
            <w:szCs w:val="21"/>
          </w:rPr>
          <w:delText>时，相较</w:delText>
        </w:r>
        <w:r w:rsidR="004C002B" w:rsidRPr="004C002B" w:rsidDel="003B3321">
          <w:rPr>
            <w:rFonts w:hint="eastAsia"/>
            <w:color w:val="000000"/>
            <w:sz w:val="21"/>
            <w:szCs w:val="21"/>
          </w:rPr>
          <w:delText xml:space="preserve"> CMUPF</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PPSwarm</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K-CBS </w:delText>
        </w:r>
        <w:r w:rsidR="004C002B" w:rsidRPr="004C002B" w:rsidDel="003B3321">
          <w:rPr>
            <w:rFonts w:hint="eastAsia"/>
            <w:color w:val="000000"/>
            <w:sz w:val="21"/>
            <w:szCs w:val="21"/>
          </w:rPr>
          <w:delText>与</w:delText>
        </w:r>
        <w:r w:rsidR="004C002B" w:rsidRPr="004C002B" w:rsidDel="003B3321">
          <w:rPr>
            <w:rFonts w:hint="eastAsia"/>
            <w:color w:val="000000"/>
            <w:sz w:val="21"/>
            <w:szCs w:val="21"/>
          </w:rPr>
          <w:delText xml:space="preserve"> APF </w:delText>
        </w:r>
        <w:r w:rsidR="004C002B" w:rsidRPr="004C002B" w:rsidDel="003B3321">
          <w:rPr>
            <w:rFonts w:hint="eastAsia"/>
            <w:color w:val="000000"/>
            <w:sz w:val="21"/>
            <w:szCs w:val="21"/>
          </w:rPr>
          <w:delText>算法，其代数连通率分别高出</w:delText>
        </w:r>
        <w:r w:rsidR="004C002B" w:rsidRPr="004C002B" w:rsidDel="003B3321">
          <w:rPr>
            <w:rFonts w:hint="eastAsia"/>
            <w:color w:val="000000"/>
            <w:sz w:val="21"/>
            <w:szCs w:val="21"/>
          </w:rPr>
          <w:delText xml:space="preserve"> 0.18</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0.49</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0.51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0.74</w:delText>
        </w:r>
        <w:r w:rsidR="004C002B" w:rsidRPr="004C002B" w:rsidDel="003B3321">
          <w:rPr>
            <w:rFonts w:hint="eastAsia"/>
            <w:color w:val="000000"/>
            <w:sz w:val="21"/>
            <w:szCs w:val="21"/>
          </w:rPr>
          <w:delText>；在建筑数为</w:delText>
        </w:r>
        <w:r w:rsidR="004C002B" w:rsidRPr="004C002B" w:rsidDel="003B3321">
          <w:rPr>
            <w:rFonts w:hint="eastAsia"/>
            <w:color w:val="000000"/>
            <w:sz w:val="21"/>
            <w:szCs w:val="21"/>
          </w:rPr>
          <w:delText xml:space="preserve"> 20 </w:delText>
        </w:r>
        <w:r w:rsidR="004C002B" w:rsidRPr="004C002B" w:rsidDel="003B3321">
          <w:rPr>
            <w:rFonts w:hint="eastAsia"/>
            <w:color w:val="000000"/>
            <w:sz w:val="21"/>
            <w:szCs w:val="21"/>
          </w:rPr>
          <w:delText>的场景下，分别高出</w:delText>
        </w:r>
        <w:r w:rsidR="004C002B" w:rsidRPr="004C002B" w:rsidDel="003B3321">
          <w:rPr>
            <w:rFonts w:hint="eastAsia"/>
            <w:color w:val="000000"/>
            <w:sz w:val="21"/>
            <w:szCs w:val="21"/>
          </w:rPr>
          <w:delText xml:space="preserve"> 0.15</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0.41</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0.45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0.75</w:delText>
        </w:r>
        <w:r w:rsidR="004C002B" w:rsidRPr="004C002B" w:rsidDel="003B3321">
          <w:rPr>
            <w:rFonts w:hint="eastAsia"/>
            <w:color w:val="000000"/>
            <w:sz w:val="21"/>
            <w:szCs w:val="21"/>
          </w:rPr>
          <w:delText>；而在建筑数为</w:delText>
        </w:r>
        <w:r w:rsidR="004C002B" w:rsidRPr="004C002B" w:rsidDel="003B3321">
          <w:rPr>
            <w:rFonts w:hint="eastAsia"/>
            <w:color w:val="000000"/>
            <w:sz w:val="21"/>
            <w:szCs w:val="21"/>
          </w:rPr>
          <w:delText xml:space="preserve"> 30 </w:delText>
        </w:r>
        <w:r w:rsidR="004C002B" w:rsidRPr="004C002B" w:rsidDel="003B3321">
          <w:rPr>
            <w:rFonts w:hint="eastAsia"/>
            <w:color w:val="000000"/>
            <w:sz w:val="21"/>
            <w:szCs w:val="21"/>
          </w:rPr>
          <w:delText>的高密度环境中，连通率仍比</w:delText>
        </w:r>
        <w:r w:rsidR="004C002B" w:rsidRPr="004C002B" w:rsidDel="003B3321">
          <w:rPr>
            <w:rFonts w:hint="eastAsia"/>
            <w:color w:val="000000"/>
            <w:sz w:val="21"/>
            <w:szCs w:val="21"/>
          </w:rPr>
          <w:delText xml:space="preserve"> CMUPF</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PPSwarm</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K-CBS </w:delText>
        </w:r>
        <w:r w:rsidR="004C002B" w:rsidRPr="004C002B" w:rsidDel="003B3321">
          <w:rPr>
            <w:rFonts w:hint="eastAsia"/>
            <w:color w:val="000000"/>
            <w:sz w:val="21"/>
            <w:szCs w:val="21"/>
          </w:rPr>
          <w:delText>与</w:delText>
        </w:r>
        <w:r w:rsidR="004C002B" w:rsidRPr="004C002B" w:rsidDel="003B3321">
          <w:rPr>
            <w:rFonts w:hint="eastAsia"/>
            <w:color w:val="000000"/>
            <w:sz w:val="21"/>
            <w:szCs w:val="21"/>
          </w:rPr>
          <w:delText xml:space="preserve"> APF </w:delText>
        </w:r>
        <w:r w:rsidR="004C002B" w:rsidRPr="004C002B" w:rsidDel="003B3321">
          <w:rPr>
            <w:rFonts w:hint="eastAsia"/>
            <w:color w:val="000000"/>
            <w:sz w:val="21"/>
            <w:szCs w:val="21"/>
          </w:rPr>
          <w:delText>分别提升</w:delText>
        </w:r>
        <w:r w:rsidR="004C002B" w:rsidRPr="004C002B" w:rsidDel="003B3321">
          <w:rPr>
            <w:rFonts w:hint="eastAsia"/>
            <w:color w:val="000000"/>
            <w:sz w:val="21"/>
            <w:szCs w:val="21"/>
          </w:rPr>
          <w:delText xml:space="preserve"> 0.10</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0.27</w:delText>
        </w:r>
        <w:r w:rsidR="004C002B" w:rsidRPr="004C002B" w:rsidDel="003B3321">
          <w:rPr>
            <w:rFonts w:hint="eastAsia"/>
            <w:color w:val="000000"/>
            <w:sz w:val="21"/>
            <w:szCs w:val="21"/>
          </w:rPr>
          <w:delText>、</w:delText>
        </w:r>
        <w:r w:rsidR="004C002B" w:rsidRPr="004C002B" w:rsidDel="003B3321">
          <w:rPr>
            <w:rFonts w:hint="eastAsia"/>
            <w:color w:val="000000"/>
            <w:sz w:val="21"/>
            <w:szCs w:val="21"/>
          </w:rPr>
          <w:delText xml:space="preserve">0.39 </w:delText>
        </w:r>
        <w:r w:rsidR="004C002B" w:rsidRPr="004C002B" w:rsidDel="003B3321">
          <w:rPr>
            <w:rFonts w:hint="eastAsia"/>
            <w:color w:val="000000"/>
            <w:sz w:val="21"/>
            <w:szCs w:val="21"/>
          </w:rPr>
          <w:delText>和</w:delText>
        </w:r>
        <w:r w:rsidR="004C002B" w:rsidRPr="004C002B" w:rsidDel="003B3321">
          <w:rPr>
            <w:rFonts w:hint="eastAsia"/>
            <w:color w:val="000000"/>
            <w:sz w:val="21"/>
            <w:szCs w:val="21"/>
          </w:rPr>
          <w:delText xml:space="preserve"> 0.51</w:delText>
        </w:r>
        <w:r w:rsidR="004C002B" w:rsidRPr="004C002B" w:rsidDel="003B3321">
          <w:rPr>
            <w:rFonts w:hint="eastAsia"/>
            <w:color w:val="000000"/>
            <w:sz w:val="21"/>
            <w:szCs w:val="21"/>
          </w:rPr>
          <w:delText>。结果表明，所提算法在任何建筑密度条件下均能显著优于现有方法，展现出更强的通信连通保持能力和协同鲁棒性。</w:delText>
        </w:r>
      </w:del>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B37674" w14:paraId="7491A69A" w14:textId="77777777" w:rsidTr="00AC79EA">
        <w:tc>
          <w:tcPr>
            <w:tcW w:w="4394" w:type="dxa"/>
            <w:vAlign w:val="center"/>
          </w:tcPr>
          <w:p w14:paraId="68EC4E72" w14:textId="77777777" w:rsidR="00B37674" w:rsidRPr="00B37674" w:rsidRDefault="00B37674" w:rsidP="00B37674">
            <w:pPr>
              <w:pStyle w:val="aff0"/>
            </w:pPr>
            <w:bookmarkStart w:id="361" w:name="_Hlk212806974"/>
            <w:r w:rsidRPr="00B37674">
              <w:rPr>
                <w:rFonts w:hint="eastAsia"/>
                <w:noProof/>
              </w:rPr>
              <w:drawing>
                <wp:inline distT="0" distB="0" distL="0" distR="0" wp14:anchorId="67D6C857" wp14:editId="1DA54855">
                  <wp:extent cx="2749791" cy="2029037"/>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p>
        </w:tc>
        <w:tc>
          <w:tcPr>
            <w:tcW w:w="4394" w:type="dxa"/>
            <w:vAlign w:val="center"/>
          </w:tcPr>
          <w:p w14:paraId="4C8A66AC" w14:textId="77777777" w:rsidR="00B37674" w:rsidRPr="00B37674" w:rsidRDefault="00B37674" w:rsidP="00B37674">
            <w:pPr>
              <w:pStyle w:val="aff0"/>
              <w:rPr>
                <w:color w:val="FF0000"/>
              </w:rPr>
            </w:pPr>
            <w:r w:rsidRPr="00B37674">
              <w:rPr>
                <w:rFonts w:hint="eastAsia"/>
                <w:noProof/>
                <w:color w:val="FF0000"/>
              </w:rPr>
              <w:drawing>
                <wp:inline distT="0" distB="0" distL="0" distR="0" wp14:anchorId="221705D0" wp14:editId="27B2D18F">
                  <wp:extent cx="2736000" cy="2018157"/>
                  <wp:effectExtent l="0" t="0" r="762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p>
        </w:tc>
      </w:tr>
      <w:tr w:rsidR="00AC79EA" w:rsidRPr="00B37674" w14:paraId="2BEE1635" w14:textId="77777777" w:rsidTr="00AC79EA">
        <w:trPr>
          <w:trHeight w:val="416"/>
        </w:trPr>
        <w:tc>
          <w:tcPr>
            <w:tcW w:w="4394" w:type="dxa"/>
            <w:vAlign w:val="center"/>
          </w:tcPr>
          <w:p w14:paraId="12B16526" w14:textId="2050C197" w:rsidR="00B37674" w:rsidRPr="00B37674" w:rsidRDefault="00B37674" w:rsidP="00B37674">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不同建筑数量下代数连通</w:t>
            </w:r>
            <w:r w:rsidR="00EA4A87">
              <w:rPr>
                <w:rFonts w:eastAsia="黑体" w:hint="eastAsia"/>
                <w:szCs w:val="18"/>
              </w:rPr>
              <w:t>率对比</w:t>
            </w:r>
          </w:p>
        </w:tc>
        <w:tc>
          <w:tcPr>
            <w:tcW w:w="4394" w:type="dxa"/>
            <w:vAlign w:val="center"/>
          </w:tcPr>
          <w:p w14:paraId="3A821861" w14:textId="3B1B6827" w:rsidR="00B37674" w:rsidRPr="00B37674" w:rsidRDefault="00B37674" w:rsidP="00B37674">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不同建筑数量下</w:t>
            </w:r>
            <w:r w:rsidR="00EA4A87">
              <w:rPr>
                <w:rFonts w:eastAsia="黑体" w:hint="eastAsia"/>
                <w:szCs w:val="18"/>
              </w:rPr>
              <w:t>平均规划步长对比</w:t>
            </w:r>
          </w:p>
        </w:tc>
      </w:tr>
    </w:tbl>
    <w:bookmarkEnd w:id="361"/>
    <w:p w14:paraId="416AC04C" w14:textId="20FED8C9" w:rsidR="005E2801" w:rsidRDefault="00624253" w:rsidP="0080116D">
      <w:pPr>
        <w:pStyle w:val="aff2"/>
      </w:pPr>
      <w:r w:rsidRPr="00A9585A">
        <w:rPr>
          <w:rFonts w:hint="eastAsia"/>
        </w:rPr>
        <w:t>图</w:t>
      </w:r>
      <w:r w:rsidRPr="00A9585A">
        <w:t xml:space="preserve">4 </w:t>
      </w:r>
      <w:r w:rsidRPr="00A9585A">
        <w:rPr>
          <w:rFonts w:hint="eastAsia"/>
        </w:rPr>
        <w:t>不同建筑</w:t>
      </w:r>
      <w:r w:rsidR="004C002B">
        <w:rPr>
          <w:rFonts w:hint="eastAsia"/>
        </w:rPr>
        <w:t>数量</w:t>
      </w:r>
      <w:r w:rsidRPr="00A9585A">
        <w:rPr>
          <w:rFonts w:hint="eastAsia"/>
        </w:rPr>
        <w:t>下</w:t>
      </w:r>
      <w:r w:rsidR="004C002B">
        <w:rPr>
          <w:rFonts w:hint="eastAsia"/>
        </w:rPr>
        <w:t>的指标对比</w:t>
      </w:r>
    </w:p>
    <w:p w14:paraId="714AB50D" w14:textId="2F1A691F" w:rsidR="003B3321" w:rsidRDefault="00782810" w:rsidP="008A6337">
      <w:pPr>
        <w:spacing w:line="360" w:lineRule="auto"/>
        <w:ind w:firstLineChars="196" w:firstLine="412"/>
        <w:rPr>
          <w:ins w:id="362" w:author="Lianghui Ding" w:date="2025-11-09T14:59:00Z"/>
          <w:color w:val="000000"/>
          <w:sz w:val="21"/>
          <w:szCs w:val="21"/>
        </w:rPr>
      </w:pPr>
      <w:ins w:id="363" w:author="Lianghui Ding" w:date="2025-11-09T14:59:00Z">
        <w:r>
          <w:rPr>
            <w:rFonts w:hint="eastAsia"/>
            <w:color w:val="000000"/>
            <w:sz w:val="21"/>
            <w:szCs w:val="21"/>
          </w:rPr>
          <w:t>有图</w:t>
        </w:r>
        <w:r>
          <w:rPr>
            <w:rFonts w:hint="eastAsia"/>
            <w:color w:val="000000"/>
            <w:sz w:val="21"/>
            <w:szCs w:val="21"/>
          </w:rPr>
          <w:t>4</w:t>
        </w:r>
        <w:r>
          <w:rPr>
            <w:rFonts w:hint="eastAsia"/>
            <w:color w:val="000000"/>
            <w:sz w:val="21"/>
            <w:szCs w:val="21"/>
          </w:rPr>
          <w:t>（</w:t>
        </w:r>
        <w:r>
          <w:rPr>
            <w:rFonts w:hint="eastAsia"/>
            <w:color w:val="000000"/>
            <w:sz w:val="21"/>
            <w:szCs w:val="21"/>
          </w:rPr>
          <w:t>a</w:t>
        </w:r>
        <w:r>
          <w:rPr>
            <w:rFonts w:hint="eastAsia"/>
            <w:color w:val="000000"/>
            <w:sz w:val="21"/>
            <w:szCs w:val="21"/>
          </w:rPr>
          <w:t>）可见，</w:t>
        </w:r>
        <w:commentRangeStart w:id="364"/>
        <w:r w:rsidR="003B3321" w:rsidRPr="004C002B">
          <w:rPr>
            <w:rFonts w:hint="eastAsia"/>
            <w:color w:val="000000"/>
            <w:sz w:val="21"/>
            <w:szCs w:val="21"/>
          </w:rPr>
          <w:t>所提</w:t>
        </w:r>
        <w:r w:rsidR="003B3321" w:rsidRPr="004C002B">
          <w:rPr>
            <w:rFonts w:hint="eastAsia"/>
            <w:color w:val="000000"/>
            <w:sz w:val="21"/>
            <w:szCs w:val="21"/>
          </w:rPr>
          <w:t xml:space="preserve"> CL-RRT-APF* </w:t>
        </w:r>
        <w:r w:rsidR="003B3321" w:rsidRPr="004C002B">
          <w:rPr>
            <w:rFonts w:hint="eastAsia"/>
            <w:color w:val="000000"/>
            <w:sz w:val="21"/>
            <w:szCs w:val="21"/>
          </w:rPr>
          <w:t>算法在多种场景下均表现出较为稳定的性能。</w:t>
        </w:r>
        <w:commentRangeEnd w:id="364"/>
        <w:r w:rsidR="003B3321">
          <w:rPr>
            <w:rStyle w:val="ac"/>
          </w:rPr>
          <w:commentReference w:id="364"/>
        </w:r>
        <w:r w:rsidR="003B3321" w:rsidRPr="004C002B">
          <w:rPr>
            <w:rFonts w:hint="eastAsia"/>
            <w:color w:val="000000"/>
            <w:sz w:val="21"/>
            <w:szCs w:val="21"/>
          </w:rPr>
          <w:t>在代数连通率指标上，随着建筑数量从</w:t>
        </w:r>
        <w:r w:rsidR="003B3321" w:rsidRPr="004C002B">
          <w:rPr>
            <w:rFonts w:hint="eastAsia"/>
            <w:color w:val="000000"/>
            <w:sz w:val="21"/>
            <w:szCs w:val="21"/>
          </w:rPr>
          <w:t xml:space="preserve"> 10 </w:t>
        </w:r>
        <w:r w:rsidR="003B3321" w:rsidRPr="004C002B">
          <w:rPr>
            <w:rFonts w:hint="eastAsia"/>
            <w:color w:val="000000"/>
            <w:sz w:val="21"/>
            <w:szCs w:val="21"/>
          </w:rPr>
          <w:t>增加到</w:t>
        </w:r>
        <w:r w:rsidR="003B3321" w:rsidRPr="004C002B">
          <w:rPr>
            <w:rFonts w:hint="eastAsia"/>
            <w:color w:val="000000"/>
            <w:sz w:val="21"/>
            <w:szCs w:val="21"/>
          </w:rPr>
          <w:t xml:space="preserve"> 30</w:t>
        </w:r>
        <w:r w:rsidR="003B3321" w:rsidRPr="004C002B">
          <w:rPr>
            <w:rFonts w:hint="eastAsia"/>
            <w:color w:val="000000"/>
            <w:sz w:val="21"/>
            <w:szCs w:val="21"/>
          </w:rPr>
          <w:t>，所提算法的连通率由</w:t>
        </w:r>
        <w:r w:rsidR="003B3321" w:rsidRPr="004C002B">
          <w:rPr>
            <w:rFonts w:hint="eastAsia"/>
            <w:color w:val="000000"/>
            <w:sz w:val="21"/>
            <w:szCs w:val="21"/>
          </w:rPr>
          <w:t xml:space="preserve"> 0.95 </w:t>
        </w:r>
        <w:r w:rsidR="003B3321" w:rsidRPr="004C002B">
          <w:rPr>
            <w:rFonts w:hint="eastAsia"/>
            <w:color w:val="000000"/>
            <w:sz w:val="21"/>
            <w:szCs w:val="21"/>
          </w:rPr>
          <w:t>下降至</w:t>
        </w:r>
        <w:r w:rsidR="003B3321" w:rsidRPr="004C002B">
          <w:rPr>
            <w:rFonts w:hint="eastAsia"/>
            <w:color w:val="000000"/>
            <w:sz w:val="21"/>
            <w:szCs w:val="21"/>
          </w:rPr>
          <w:t xml:space="preserve"> 0.84</w:t>
        </w:r>
        <w:r w:rsidR="003B3321" w:rsidRPr="004C002B">
          <w:rPr>
            <w:rFonts w:hint="eastAsia"/>
            <w:color w:val="000000"/>
            <w:sz w:val="21"/>
            <w:szCs w:val="21"/>
          </w:rPr>
          <w:t>，表明在复杂环境干扰与障碍分布增加的情况下，算法仍能有效维持多无人机间的通信拓扑稳定性。与其他算法相比，</w:t>
        </w:r>
        <w:r w:rsidR="003B3321" w:rsidRPr="004C002B">
          <w:rPr>
            <w:rFonts w:hint="eastAsia"/>
            <w:color w:val="000000"/>
            <w:sz w:val="21"/>
            <w:szCs w:val="21"/>
          </w:rPr>
          <w:t xml:space="preserve">CL-RRT*-APF </w:t>
        </w:r>
        <w:r w:rsidR="003B3321" w:rsidRPr="004C002B">
          <w:rPr>
            <w:rFonts w:hint="eastAsia"/>
            <w:color w:val="000000"/>
            <w:sz w:val="21"/>
            <w:szCs w:val="21"/>
          </w:rPr>
          <w:t>在各建筑密度下均显著优于传统的启发式算法与</w:t>
        </w:r>
        <w:r w:rsidR="003B3321">
          <w:rPr>
            <w:rFonts w:hint="eastAsia"/>
            <w:color w:val="000000"/>
            <w:sz w:val="21"/>
            <w:szCs w:val="21"/>
          </w:rPr>
          <w:t>编队控制</w:t>
        </w:r>
        <w:r w:rsidR="003B3321" w:rsidRPr="004C002B">
          <w:rPr>
            <w:rFonts w:hint="eastAsia"/>
            <w:color w:val="000000"/>
            <w:sz w:val="21"/>
            <w:szCs w:val="21"/>
          </w:rPr>
          <w:t>通信保持类算法：当建筑数为</w:t>
        </w:r>
        <w:r w:rsidR="003B3321" w:rsidRPr="004C002B">
          <w:rPr>
            <w:rFonts w:hint="eastAsia"/>
            <w:color w:val="000000"/>
            <w:sz w:val="21"/>
            <w:szCs w:val="21"/>
          </w:rPr>
          <w:t xml:space="preserve"> 10 </w:t>
        </w:r>
        <w:r w:rsidR="003B3321" w:rsidRPr="004C002B">
          <w:rPr>
            <w:rFonts w:hint="eastAsia"/>
            <w:color w:val="000000"/>
            <w:sz w:val="21"/>
            <w:szCs w:val="21"/>
          </w:rPr>
          <w:t>时，相较</w:t>
        </w:r>
        <w:r w:rsidR="003B3321" w:rsidRPr="004C002B">
          <w:rPr>
            <w:rFonts w:hint="eastAsia"/>
            <w:color w:val="000000"/>
            <w:sz w:val="21"/>
            <w:szCs w:val="21"/>
          </w:rPr>
          <w:t xml:space="preserve"> CMUPF</w:t>
        </w:r>
        <w:r w:rsidR="003B3321" w:rsidRPr="004C002B">
          <w:rPr>
            <w:rFonts w:hint="eastAsia"/>
            <w:color w:val="000000"/>
            <w:sz w:val="21"/>
            <w:szCs w:val="21"/>
          </w:rPr>
          <w:t>、</w:t>
        </w:r>
        <w:proofErr w:type="spellStart"/>
        <w:r w:rsidR="003B3321" w:rsidRPr="004C002B">
          <w:rPr>
            <w:rFonts w:hint="eastAsia"/>
            <w:color w:val="000000"/>
            <w:sz w:val="21"/>
            <w:szCs w:val="21"/>
          </w:rPr>
          <w:t>PPSwarm</w:t>
        </w:r>
        <w:proofErr w:type="spellEnd"/>
        <w:r w:rsidR="003B3321" w:rsidRPr="004C002B">
          <w:rPr>
            <w:rFonts w:hint="eastAsia"/>
            <w:color w:val="000000"/>
            <w:sz w:val="21"/>
            <w:szCs w:val="21"/>
          </w:rPr>
          <w:t>、</w:t>
        </w:r>
        <w:r w:rsidR="003B3321" w:rsidRPr="004C002B">
          <w:rPr>
            <w:rFonts w:hint="eastAsia"/>
            <w:color w:val="000000"/>
            <w:sz w:val="21"/>
            <w:szCs w:val="21"/>
          </w:rPr>
          <w:t xml:space="preserve">K-CBS </w:t>
        </w:r>
        <w:r w:rsidR="003B3321" w:rsidRPr="004C002B">
          <w:rPr>
            <w:rFonts w:hint="eastAsia"/>
            <w:color w:val="000000"/>
            <w:sz w:val="21"/>
            <w:szCs w:val="21"/>
          </w:rPr>
          <w:t>与</w:t>
        </w:r>
        <w:r w:rsidR="003B3321" w:rsidRPr="004C002B">
          <w:rPr>
            <w:rFonts w:hint="eastAsia"/>
            <w:color w:val="000000"/>
            <w:sz w:val="21"/>
            <w:szCs w:val="21"/>
          </w:rPr>
          <w:t xml:space="preserve"> APF </w:t>
        </w:r>
        <w:r w:rsidR="003B3321" w:rsidRPr="004C002B">
          <w:rPr>
            <w:rFonts w:hint="eastAsia"/>
            <w:color w:val="000000"/>
            <w:sz w:val="21"/>
            <w:szCs w:val="21"/>
          </w:rPr>
          <w:t>算法，其代数连通率分别高出</w:t>
        </w:r>
        <w:r w:rsidR="003B3321" w:rsidRPr="004C002B">
          <w:rPr>
            <w:rFonts w:hint="eastAsia"/>
            <w:color w:val="000000"/>
            <w:sz w:val="21"/>
            <w:szCs w:val="21"/>
          </w:rPr>
          <w:t xml:space="preserve"> 0.18</w:t>
        </w:r>
        <w:r w:rsidR="003B3321" w:rsidRPr="004C002B">
          <w:rPr>
            <w:rFonts w:hint="eastAsia"/>
            <w:color w:val="000000"/>
            <w:sz w:val="21"/>
            <w:szCs w:val="21"/>
          </w:rPr>
          <w:t>、</w:t>
        </w:r>
        <w:r w:rsidR="003B3321" w:rsidRPr="004C002B">
          <w:rPr>
            <w:rFonts w:hint="eastAsia"/>
            <w:color w:val="000000"/>
            <w:sz w:val="21"/>
            <w:szCs w:val="21"/>
          </w:rPr>
          <w:t>0.49</w:t>
        </w:r>
        <w:r w:rsidR="003B3321" w:rsidRPr="004C002B">
          <w:rPr>
            <w:rFonts w:hint="eastAsia"/>
            <w:color w:val="000000"/>
            <w:sz w:val="21"/>
            <w:szCs w:val="21"/>
          </w:rPr>
          <w:t>、</w:t>
        </w:r>
        <w:r w:rsidR="003B3321" w:rsidRPr="004C002B">
          <w:rPr>
            <w:rFonts w:hint="eastAsia"/>
            <w:color w:val="000000"/>
            <w:sz w:val="21"/>
            <w:szCs w:val="21"/>
          </w:rPr>
          <w:t xml:space="preserve">0.51 </w:t>
        </w:r>
        <w:r w:rsidR="003B3321" w:rsidRPr="004C002B">
          <w:rPr>
            <w:rFonts w:hint="eastAsia"/>
            <w:color w:val="000000"/>
            <w:sz w:val="21"/>
            <w:szCs w:val="21"/>
          </w:rPr>
          <w:t>和</w:t>
        </w:r>
        <w:r w:rsidR="003B3321" w:rsidRPr="004C002B">
          <w:rPr>
            <w:rFonts w:hint="eastAsia"/>
            <w:color w:val="000000"/>
            <w:sz w:val="21"/>
            <w:szCs w:val="21"/>
          </w:rPr>
          <w:t xml:space="preserve"> 0.74</w:t>
        </w:r>
        <w:r w:rsidR="003B3321" w:rsidRPr="004C002B">
          <w:rPr>
            <w:rFonts w:hint="eastAsia"/>
            <w:color w:val="000000"/>
            <w:sz w:val="21"/>
            <w:szCs w:val="21"/>
          </w:rPr>
          <w:t>；在建筑数为</w:t>
        </w:r>
        <w:r w:rsidR="003B3321" w:rsidRPr="004C002B">
          <w:rPr>
            <w:rFonts w:hint="eastAsia"/>
            <w:color w:val="000000"/>
            <w:sz w:val="21"/>
            <w:szCs w:val="21"/>
          </w:rPr>
          <w:t xml:space="preserve"> 20 </w:t>
        </w:r>
        <w:r w:rsidR="003B3321" w:rsidRPr="004C002B">
          <w:rPr>
            <w:rFonts w:hint="eastAsia"/>
            <w:color w:val="000000"/>
            <w:sz w:val="21"/>
            <w:szCs w:val="21"/>
          </w:rPr>
          <w:t>的场景下，分别高出</w:t>
        </w:r>
        <w:r w:rsidR="003B3321" w:rsidRPr="004C002B">
          <w:rPr>
            <w:rFonts w:hint="eastAsia"/>
            <w:color w:val="000000"/>
            <w:sz w:val="21"/>
            <w:szCs w:val="21"/>
          </w:rPr>
          <w:t xml:space="preserve"> 0.15</w:t>
        </w:r>
        <w:r w:rsidR="003B3321" w:rsidRPr="004C002B">
          <w:rPr>
            <w:rFonts w:hint="eastAsia"/>
            <w:color w:val="000000"/>
            <w:sz w:val="21"/>
            <w:szCs w:val="21"/>
          </w:rPr>
          <w:t>、</w:t>
        </w:r>
        <w:r w:rsidR="003B3321" w:rsidRPr="004C002B">
          <w:rPr>
            <w:rFonts w:hint="eastAsia"/>
            <w:color w:val="000000"/>
            <w:sz w:val="21"/>
            <w:szCs w:val="21"/>
          </w:rPr>
          <w:t>0.41</w:t>
        </w:r>
        <w:r w:rsidR="003B3321" w:rsidRPr="004C002B">
          <w:rPr>
            <w:rFonts w:hint="eastAsia"/>
            <w:color w:val="000000"/>
            <w:sz w:val="21"/>
            <w:szCs w:val="21"/>
          </w:rPr>
          <w:t>、</w:t>
        </w:r>
        <w:r w:rsidR="003B3321" w:rsidRPr="004C002B">
          <w:rPr>
            <w:rFonts w:hint="eastAsia"/>
            <w:color w:val="000000"/>
            <w:sz w:val="21"/>
            <w:szCs w:val="21"/>
          </w:rPr>
          <w:t xml:space="preserve">0.45 </w:t>
        </w:r>
        <w:r w:rsidR="003B3321" w:rsidRPr="004C002B">
          <w:rPr>
            <w:rFonts w:hint="eastAsia"/>
            <w:color w:val="000000"/>
            <w:sz w:val="21"/>
            <w:szCs w:val="21"/>
          </w:rPr>
          <w:t>和</w:t>
        </w:r>
        <w:r w:rsidR="003B3321" w:rsidRPr="004C002B">
          <w:rPr>
            <w:rFonts w:hint="eastAsia"/>
            <w:color w:val="000000"/>
            <w:sz w:val="21"/>
            <w:szCs w:val="21"/>
          </w:rPr>
          <w:t xml:space="preserve"> 0.75</w:t>
        </w:r>
        <w:r w:rsidR="003B3321" w:rsidRPr="004C002B">
          <w:rPr>
            <w:rFonts w:hint="eastAsia"/>
            <w:color w:val="000000"/>
            <w:sz w:val="21"/>
            <w:szCs w:val="21"/>
          </w:rPr>
          <w:t>；而在建筑数为</w:t>
        </w:r>
        <w:r w:rsidR="003B3321" w:rsidRPr="004C002B">
          <w:rPr>
            <w:rFonts w:hint="eastAsia"/>
            <w:color w:val="000000"/>
            <w:sz w:val="21"/>
            <w:szCs w:val="21"/>
          </w:rPr>
          <w:t xml:space="preserve"> 30 </w:t>
        </w:r>
        <w:r w:rsidR="003B3321" w:rsidRPr="004C002B">
          <w:rPr>
            <w:rFonts w:hint="eastAsia"/>
            <w:color w:val="000000"/>
            <w:sz w:val="21"/>
            <w:szCs w:val="21"/>
          </w:rPr>
          <w:t>的高密度环境中，连通率仍比</w:t>
        </w:r>
        <w:r w:rsidR="003B3321" w:rsidRPr="004C002B">
          <w:rPr>
            <w:rFonts w:hint="eastAsia"/>
            <w:color w:val="000000"/>
            <w:sz w:val="21"/>
            <w:szCs w:val="21"/>
          </w:rPr>
          <w:t xml:space="preserve"> CMUPF</w:t>
        </w:r>
        <w:r w:rsidR="003B3321" w:rsidRPr="004C002B">
          <w:rPr>
            <w:rFonts w:hint="eastAsia"/>
            <w:color w:val="000000"/>
            <w:sz w:val="21"/>
            <w:szCs w:val="21"/>
          </w:rPr>
          <w:t>、</w:t>
        </w:r>
        <w:proofErr w:type="spellStart"/>
        <w:r w:rsidR="003B3321" w:rsidRPr="004C002B">
          <w:rPr>
            <w:rFonts w:hint="eastAsia"/>
            <w:color w:val="000000"/>
            <w:sz w:val="21"/>
            <w:szCs w:val="21"/>
          </w:rPr>
          <w:t>PPSwarm</w:t>
        </w:r>
        <w:proofErr w:type="spellEnd"/>
        <w:r w:rsidR="003B3321" w:rsidRPr="004C002B">
          <w:rPr>
            <w:rFonts w:hint="eastAsia"/>
            <w:color w:val="000000"/>
            <w:sz w:val="21"/>
            <w:szCs w:val="21"/>
          </w:rPr>
          <w:t>、</w:t>
        </w:r>
        <w:r w:rsidR="003B3321" w:rsidRPr="004C002B">
          <w:rPr>
            <w:rFonts w:hint="eastAsia"/>
            <w:color w:val="000000"/>
            <w:sz w:val="21"/>
            <w:szCs w:val="21"/>
          </w:rPr>
          <w:t xml:space="preserve">K-CBS </w:t>
        </w:r>
        <w:r w:rsidR="003B3321" w:rsidRPr="004C002B">
          <w:rPr>
            <w:rFonts w:hint="eastAsia"/>
            <w:color w:val="000000"/>
            <w:sz w:val="21"/>
            <w:szCs w:val="21"/>
          </w:rPr>
          <w:t>与</w:t>
        </w:r>
        <w:r w:rsidR="003B3321" w:rsidRPr="004C002B">
          <w:rPr>
            <w:rFonts w:hint="eastAsia"/>
            <w:color w:val="000000"/>
            <w:sz w:val="21"/>
            <w:szCs w:val="21"/>
          </w:rPr>
          <w:t xml:space="preserve"> APF </w:t>
        </w:r>
        <w:r w:rsidR="003B3321" w:rsidRPr="004C002B">
          <w:rPr>
            <w:rFonts w:hint="eastAsia"/>
            <w:color w:val="000000"/>
            <w:sz w:val="21"/>
            <w:szCs w:val="21"/>
          </w:rPr>
          <w:t>分别提升</w:t>
        </w:r>
        <w:r w:rsidR="003B3321" w:rsidRPr="004C002B">
          <w:rPr>
            <w:rFonts w:hint="eastAsia"/>
            <w:color w:val="000000"/>
            <w:sz w:val="21"/>
            <w:szCs w:val="21"/>
          </w:rPr>
          <w:t xml:space="preserve"> 0.10</w:t>
        </w:r>
        <w:r w:rsidR="003B3321" w:rsidRPr="004C002B">
          <w:rPr>
            <w:rFonts w:hint="eastAsia"/>
            <w:color w:val="000000"/>
            <w:sz w:val="21"/>
            <w:szCs w:val="21"/>
          </w:rPr>
          <w:t>、</w:t>
        </w:r>
        <w:r w:rsidR="003B3321" w:rsidRPr="004C002B">
          <w:rPr>
            <w:rFonts w:hint="eastAsia"/>
            <w:color w:val="000000"/>
            <w:sz w:val="21"/>
            <w:szCs w:val="21"/>
          </w:rPr>
          <w:t>0.27</w:t>
        </w:r>
        <w:r w:rsidR="003B3321" w:rsidRPr="004C002B">
          <w:rPr>
            <w:rFonts w:hint="eastAsia"/>
            <w:color w:val="000000"/>
            <w:sz w:val="21"/>
            <w:szCs w:val="21"/>
          </w:rPr>
          <w:t>、</w:t>
        </w:r>
        <w:r w:rsidR="003B3321" w:rsidRPr="004C002B">
          <w:rPr>
            <w:rFonts w:hint="eastAsia"/>
            <w:color w:val="000000"/>
            <w:sz w:val="21"/>
            <w:szCs w:val="21"/>
          </w:rPr>
          <w:t xml:space="preserve">0.39 </w:t>
        </w:r>
        <w:r w:rsidR="003B3321" w:rsidRPr="004C002B">
          <w:rPr>
            <w:rFonts w:hint="eastAsia"/>
            <w:color w:val="000000"/>
            <w:sz w:val="21"/>
            <w:szCs w:val="21"/>
          </w:rPr>
          <w:t>和</w:t>
        </w:r>
        <w:r w:rsidR="003B3321" w:rsidRPr="004C002B">
          <w:rPr>
            <w:rFonts w:hint="eastAsia"/>
            <w:color w:val="000000"/>
            <w:sz w:val="21"/>
            <w:szCs w:val="21"/>
          </w:rPr>
          <w:t xml:space="preserve"> 0.51</w:t>
        </w:r>
        <w:r w:rsidR="003B3321" w:rsidRPr="004C002B">
          <w:rPr>
            <w:rFonts w:hint="eastAsia"/>
            <w:color w:val="000000"/>
            <w:sz w:val="21"/>
            <w:szCs w:val="21"/>
          </w:rPr>
          <w:t>。结果表明，所提算法在任何建筑密度条件下均能显著优于现有方法，展现出更强的通信连通保持能力和协同鲁棒性。</w:t>
        </w:r>
      </w:ins>
    </w:p>
    <w:p w14:paraId="04D43198" w14:textId="7A91B267" w:rsidR="004C002B" w:rsidRPr="004C002B" w:rsidRDefault="002D7FB7" w:rsidP="008A6337">
      <w:pPr>
        <w:spacing w:line="360" w:lineRule="auto"/>
        <w:ind w:firstLineChars="196" w:firstLine="412"/>
        <w:rPr>
          <w:color w:val="000000"/>
          <w:sz w:val="21"/>
          <w:szCs w:val="21"/>
        </w:rPr>
      </w:pPr>
      <w:ins w:id="365" w:author="Lianghui Ding" w:date="2025-11-09T14:59:00Z">
        <w:r>
          <w:rPr>
            <w:rFonts w:hint="eastAsia"/>
            <w:color w:val="000000"/>
            <w:sz w:val="21"/>
            <w:szCs w:val="21"/>
          </w:rPr>
          <w:t>由图</w:t>
        </w:r>
        <w:r>
          <w:rPr>
            <w:rFonts w:hint="eastAsia"/>
            <w:color w:val="000000"/>
            <w:sz w:val="21"/>
            <w:szCs w:val="21"/>
          </w:rPr>
          <w:t>4</w:t>
        </w:r>
        <w:r>
          <w:rPr>
            <w:rFonts w:hint="eastAsia"/>
            <w:color w:val="000000"/>
            <w:sz w:val="21"/>
            <w:szCs w:val="21"/>
          </w:rPr>
          <w:t>（</w:t>
        </w:r>
        <w:r>
          <w:rPr>
            <w:rFonts w:hint="eastAsia"/>
            <w:color w:val="000000"/>
            <w:sz w:val="21"/>
            <w:szCs w:val="21"/>
          </w:rPr>
          <w:t>b</w:t>
        </w:r>
        <w:r>
          <w:rPr>
            <w:rFonts w:hint="eastAsia"/>
            <w:color w:val="000000"/>
            <w:sz w:val="21"/>
            <w:szCs w:val="21"/>
          </w:rPr>
          <w:t>）可见，</w:t>
        </w:r>
      </w:ins>
      <w:ins w:id="366" w:author="Lianghui Ding" w:date="2025-11-09T15:00:00Z">
        <w:r w:rsidR="00444505" w:rsidRPr="004C002B">
          <w:rPr>
            <w:color w:val="000000"/>
            <w:sz w:val="21"/>
            <w:szCs w:val="21"/>
          </w:rPr>
          <w:t>各算法的规划步长</w:t>
        </w:r>
        <w:r w:rsidR="00444505">
          <w:rPr>
            <w:rFonts w:hint="eastAsia"/>
            <w:color w:val="000000"/>
            <w:sz w:val="21"/>
            <w:szCs w:val="21"/>
          </w:rPr>
          <w:t>都</w:t>
        </w:r>
      </w:ins>
      <w:del w:id="367" w:author="Lianghui Ding" w:date="2025-11-09T14:59:00Z">
        <w:r w:rsidR="004C002B" w:rsidRPr="004C002B" w:rsidDel="002D7FB7">
          <w:rPr>
            <w:color w:val="000000"/>
            <w:sz w:val="21"/>
            <w:szCs w:val="21"/>
          </w:rPr>
          <w:delText>在规划效率</w:delText>
        </w:r>
      </w:del>
      <w:del w:id="368" w:author="Lianghui Ding" w:date="2025-11-09T15:00:00Z">
        <w:r w:rsidR="004C002B" w:rsidRPr="004C002B" w:rsidDel="002D7FB7">
          <w:rPr>
            <w:color w:val="000000"/>
            <w:sz w:val="21"/>
            <w:szCs w:val="21"/>
          </w:rPr>
          <w:delText>方面，图</w:delText>
        </w:r>
        <w:r w:rsidR="008A6337" w:rsidDel="002D7FB7">
          <w:rPr>
            <w:color w:val="000000"/>
            <w:sz w:val="21"/>
            <w:szCs w:val="21"/>
          </w:rPr>
          <w:delText>4</w:delText>
        </w:r>
        <w:r w:rsidR="008A6337" w:rsidDel="002D7FB7">
          <w:rPr>
            <w:rFonts w:hint="eastAsia"/>
            <w:color w:val="000000"/>
            <w:sz w:val="21"/>
            <w:szCs w:val="21"/>
          </w:rPr>
          <w:delText>(</w:delText>
        </w:r>
        <w:r w:rsidR="008A6337" w:rsidDel="002D7FB7">
          <w:rPr>
            <w:color w:val="000000"/>
            <w:sz w:val="21"/>
            <w:szCs w:val="21"/>
          </w:rPr>
          <w:delText>b)</w:delText>
        </w:r>
        <w:r w:rsidR="004C002B" w:rsidRPr="004C002B" w:rsidDel="002D7FB7">
          <w:rPr>
            <w:color w:val="000000"/>
            <w:sz w:val="21"/>
            <w:szCs w:val="21"/>
          </w:rPr>
          <w:delText>展示了各算法的平均规划步长。可以观察到，</w:delText>
        </w:r>
      </w:del>
      <w:r w:rsidR="004C002B" w:rsidRPr="004C002B">
        <w:rPr>
          <w:color w:val="000000"/>
          <w:sz w:val="21"/>
          <w:szCs w:val="21"/>
        </w:rPr>
        <w:t>随着建筑数量的增加</w:t>
      </w:r>
      <w:ins w:id="369" w:author="Lianghui Ding" w:date="2025-11-09T15:00:00Z">
        <w:r w:rsidR="00444505">
          <w:rPr>
            <w:rFonts w:hint="eastAsia"/>
            <w:color w:val="000000"/>
            <w:sz w:val="21"/>
            <w:szCs w:val="21"/>
          </w:rPr>
          <w:t>而增加</w:t>
        </w:r>
      </w:ins>
      <w:r w:rsidR="004C002B" w:rsidRPr="004C002B">
        <w:rPr>
          <w:color w:val="000000"/>
          <w:sz w:val="21"/>
          <w:szCs w:val="21"/>
        </w:rPr>
        <w:t>，</w:t>
      </w:r>
      <w:del w:id="370" w:author="Lianghui Ding" w:date="2025-11-09T15:00:00Z">
        <w:r w:rsidR="004C002B" w:rsidRPr="004C002B" w:rsidDel="00444505">
          <w:rPr>
            <w:color w:val="000000"/>
            <w:sz w:val="21"/>
            <w:szCs w:val="21"/>
          </w:rPr>
          <w:delText>各算法的规划步长普遍略有增长，</w:delText>
        </w:r>
      </w:del>
      <w:r w:rsidR="004C002B" w:rsidRPr="004C002B">
        <w:rPr>
          <w:color w:val="000000"/>
          <w:sz w:val="21"/>
          <w:szCs w:val="21"/>
        </w:rPr>
        <w:t>这是由于障碍物增多导致路径重规划次数与绕行长度增加所致。与</w:t>
      </w:r>
      <w:r w:rsidR="004C002B" w:rsidRPr="004C002B">
        <w:rPr>
          <w:color w:val="000000"/>
          <w:sz w:val="21"/>
          <w:szCs w:val="21"/>
        </w:rPr>
        <w:t xml:space="preserve"> CMUPF </w:t>
      </w:r>
      <w:r w:rsidR="004C002B" w:rsidRPr="004C002B">
        <w:rPr>
          <w:color w:val="000000"/>
          <w:sz w:val="21"/>
          <w:szCs w:val="21"/>
        </w:rPr>
        <w:t>算法相比，所提算法在建筑数为</w:t>
      </w:r>
      <w:r w:rsidR="004C002B" w:rsidRPr="004C002B">
        <w:rPr>
          <w:color w:val="000000"/>
          <w:sz w:val="21"/>
          <w:szCs w:val="21"/>
        </w:rPr>
        <w:t xml:space="preserve"> 10</w:t>
      </w:r>
      <w:r w:rsidR="004C002B" w:rsidRPr="004C002B">
        <w:rPr>
          <w:color w:val="000000"/>
          <w:sz w:val="21"/>
          <w:szCs w:val="21"/>
        </w:rPr>
        <w:t>、</w:t>
      </w:r>
      <w:r w:rsidR="004C002B" w:rsidRPr="004C002B">
        <w:rPr>
          <w:color w:val="000000"/>
          <w:sz w:val="21"/>
          <w:szCs w:val="21"/>
        </w:rPr>
        <w:t>20</w:t>
      </w:r>
      <w:r w:rsidR="004C002B" w:rsidRPr="004C002B">
        <w:rPr>
          <w:color w:val="000000"/>
          <w:sz w:val="21"/>
          <w:szCs w:val="21"/>
        </w:rPr>
        <w:t>、</w:t>
      </w:r>
      <w:r w:rsidR="004C002B" w:rsidRPr="004C002B">
        <w:rPr>
          <w:color w:val="000000"/>
          <w:sz w:val="21"/>
          <w:szCs w:val="21"/>
        </w:rPr>
        <w:t xml:space="preserve">30 </w:t>
      </w:r>
      <w:r w:rsidR="004C002B" w:rsidRPr="004C002B">
        <w:rPr>
          <w:color w:val="000000"/>
          <w:sz w:val="21"/>
          <w:szCs w:val="21"/>
        </w:rPr>
        <w:t>时的平均规划步长分别减少</w:t>
      </w:r>
      <w:r w:rsidR="004C002B" w:rsidRPr="004C002B">
        <w:rPr>
          <w:color w:val="000000"/>
          <w:sz w:val="21"/>
          <w:szCs w:val="21"/>
        </w:rPr>
        <w:t xml:space="preserve"> 26.6%</w:t>
      </w:r>
      <w:r w:rsidR="004C002B" w:rsidRPr="004C002B">
        <w:rPr>
          <w:color w:val="000000"/>
          <w:sz w:val="21"/>
          <w:szCs w:val="21"/>
        </w:rPr>
        <w:t>、</w:t>
      </w:r>
      <w:r w:rsidR="004C002B" w:rsidRPr="004C002B">
        <w:rPr>
          <w:color w:val="000000"/>
          <w:sz w:val="21"/>
          <w:szCs w:val="21"/>
        </w:rPr>
        <w:t xml:space="preserve">20.7% </w:t>
      </w:r>
      <w:r w:rsidR="004C002B" w:rsidRPr="004C002B">
        <w:rPr>
          <w:color w:val="000000"/>
          <w:sz w:val="21"/>
          <w:szCs w:val="21"/>
        </w:rPr>
        <w:t>与</w:t>
      </w:r>
      <w:r w:rsidR="004C002B" w:rsidRPr="004C002B">
        <w:rPr>
          <w:color w:val="000000"/>
          <w:sz w:val="21"/>
          <w:szCs w:val="21"/>
        </w:rPr>
        <w:t xml:space="preserve"> 14.3%</w:t>
      </w:r>
      <w:r w:rsidR="004C002B" w:rsidRPr="004C002B">
        <w:rPr>
          <w:color w:val="000000"/>
          <w:sz w:val="21"/>
          <w:szCs w:val="21"/>
        </w:rPr>
        <w:t>，表明其在复杂场景下的路径生成效率更高。造成该差异的原因在于</w:t>
      </w:r>
      <w:r w:rsidR="004C002B" w:rsidRPr="004C002B">
        <w:rPr>
          <w:color w:val="000000"/>
          <w:sz w:val="21"/>
          <w:szCs w:val="21"/>
        </w:rPr>
        <w:t xml:space="preserve"> CMUPF </w:t>
      </w:r>
      <w:r w:rsidR="004C002B" w:rsidRPr="004C002B">
        <w:rPr>
          <w:color w:val="000000"/>
          <w:sz w:val="21"/>
          <w:szCs w:val="21"/>
        </w:rPr>
        <w:t>依赖固定编队通信拓扑，当环境约束复杂时编队调整响应滞后，且势场叠加项增多，导致其在高密度场景下的收敛速度明显降低。另一方面，</w:t>
      </w:r>
      <w:r w:rsidR="004C002B" w:rsidRPr="004C002B">
        <w:rPr>
          <w:color w:val="000000"/>
          <w:sz w:val="21"/>
          <w:szCs w:val="21"/>
        </w:rPr>
        <w:t xml:space="preserve">CL-RRT*-APF </w:t>
      </w:r>
      <w:r w:rsidR="004C002B" w:rsidRPr="004C002B">
        <w:rPr>
          <w:color w:val="000000"/>
          <w:sz w:val="21"/>
          <w:szCs w:val="21"/>
        </w:rPr>
        <w:t>的平均规划步长略高于全局规划算法</w:t>
      </w:r>
      <w:r w:rsidR="004C002B" w:rsidRPr="004C002B">
        <w:rPr>
          <w:color w:val="000000"/>
          <w:sz w:val="21"/>
          <w:szCs w:val="21"/>
        </w:rPr>
        <w:t xml:space="preserve"> K-CBS </w:t>
      </w:r>
      <w:r w:rsidR="004C002B" w:rsidRPr="004C002B">
        <w:rPr>
          <w:color w:val="000000"/>
          <w:sz w:val="21"/>
          <w:szCs w:val="21"/>
        </w:rPr>
        <w:t>与</w:t>
      </w:r>
      <w:r w:rsidR="004C002B" w:rsidRPr="004C002B">
        <w:rPr>
          <w:color w:val="000000"/>
          <w:sz w:val="21"/>
          <w:szCs w:val="21"/>
        </w:rPr>
        <w:t xml:space="preserve"> </w:t>
      </w:r>
      <w:proofErr w:type="spellStart"/>
      <w:r w:rsidR="004C002B" w:rsidRPr="004C002B">
        <w:rPr>
          <w:color w:val="000000"/>
          <w:sz w:val="21"/>
          <w:szCs w:val="21"/>
        </w:rPr>
        <w:t>PPSwarm</w:t>
      </w:r>
      <w:proofErr w:type="spellEnd"/>
      <w:r w:rsidR="004C002B" w:rsidRPr="004C002B">
        <w:rPr>
          <w:color w:val="000000"/>
          <w:sz w:val="21"/>
          <w:szCs w:val="21"/>
        </w:rPr>
        <w:t>，这是因为后两者基于全局可见信息进行整体路径搜索，可获得较短的最优路径；但从具体数</w:t>
      </w:r>
      <w:r w:rsidR="004C002B" w:rsidRPr="004C002B">
        <w:rPr>
          <w:color w:val="000000"/>
          <w:sz w:val="21"/>
          <w:szCs w:val="21"/>
        </w:rPr>
        <w:lastRenderedPageBreak/>
        <w:t>值来看，</w:t>
      </w:r>
      <w:r w:rsidR="004C002B" w:rsidRPr="004C002B">
        <w:rPr>
          <w:color w:val="000000"/>
          <w:sz w:val="21"/>
          <w:szCs w:val="21"/>
        </w:rPr>
        <w:t xml:space="preserve">CL-RRT*-APF </w:t>
      </w:r>
      <w:r w:rsidR="004C002B" w:rsidRPr="004C002B">
        <w:rPr>
          <w:color w:val="000000"/>
          <w:sz w:val="21"/>
          <w:szCs w:val="21"/>
        </w:rPr>
        <w:t>的规划步长仅比</w:t>
      </w:r>
      <w:r w:rsidR="004C002B" w:rsidRPr="004C002B">
        <w:rPr>
          <w:color w:val="000000"/>
          <w:sz w:val="21"/>
          <w:szCs w:val="21"/>
        </w:rPr>
        <w:t xml:space="preserve"> </w:t>
      </w:r>
      <w:proofErr w:type="spellStart"/>
      <w:r w:rsidR="004C002B" w:rsidRPr="004C002B">
        <w:rPr>
          <w:color w:val="000000"/>
          <w:sz w:val="21"/>
          <w:szCs w:val="21"/>
        </w:rPr>
        <w:t>PPSwarm</w:t>
      </w:r>
      <w:proofErr w:type="spellEnd"/>
      <w:r w:rsidR="004C002B" w:rsidRPr="004C002B">
        <w:rPr>
          <w:color w:val="000000"/>
          <w:sz w:val="21"/>
          <w:szCs w:val="21"/>
        </w:rPr>
        <w:t xml:space="preserve"> </w:t>
      </w:r>
      <w:r w:rsidR="004C002B" w:rsidRPr="004C002B">
        <w:rPr>
          <w:color w:val="000000"/>
          <w:sz w:val="21"/>
          <w:szCs w:val="21"/>
        </w:rPr>
        <w:t>增加</w:t>
      </w:r>
      <w:r w:rsidR="004C002B" w:rsidRPr="004C002B">
        <w:rPr>
          <w:color w:val="000000"/>
          <w:sz w:val="21"/>
          <w:szCs w:val="21"/>
        </w:rPr>
        <w:t xml:space="preserve"> 8.1%–33.2%</w:t>
      </w:r>
      <w:r w:rsidR="004C002B" w:rsidRPr="004C002B">
        <w:rPr>
          <w:color w:val="000000"/>
          <w:sz w:val="21"/>
          <w:szCs w:val="21"/>
        </w:rPr>
        <w:t>，比</w:t>
      </w:r>
      <w:r w:rsidR="004C002B" w:rsidRPr="004C002B">
        <w:rPr>
          <w:color w:val="000000"/>
          <w:sz w:val="21"/>
          <w:szCs w:val="21"/>
        </w:rPr>
        <w:t xml:space="preserve"> K-CBS </w:t>
      </w:r>
      <w:r w:rsidR="004C002B" w:rsidRPr="004C002B">
        <w:rPr>
          <w:color w:val="000000"/>
          <w:sz w:val="21"/>
          <w:szCs w:val="21"/>
        </w:rPr>
        <w:t>增加</w:t>
      </w:r>
      <w:r w:rsidR="004C002B" w:rsidRPr="004C002B">
        <w:rPr>
          <w:color w:val="000000"/>
          <w:sz w:val="21"/>
          <w:szCs w:val="21"/>
        </w:rPr>
        <w:t xml:space="preserve"> 0.7%–20.1%</w:t>
      </w:r>
      <w:r w:rsidR="004C002B" w:rsidRPr="004C002B">
        <w:rPr>
          <w:color w:val="000000"/>
          <w:sz w:val="21"/>
          <w:szCs w:val="21"/>
        </w:rPr>
        <w:t>，整体仍处于可接受范围内，体现了较好的计算效率与任务可扩展性。</w:t>
      </w:r>
    </w:p>
    <w:p w14:paraId="6BCF6791" w14:textId="3E5BC9D9" w:rsidR="004C002B" w:rsidRPr="008A6337" w:rsidRDefault="004C002B" w:rsidP="008A6337">
      <w:pPr>
        <w:spacing w:line="360" w:lineRule="auto"/>
        <w:ind w:firstLineChars="196" w:firstLine="412"/>
        <w:rPr>
          <w:color w:val="000000"/>
          <w:sz w:val="21"/>
          <w:szCs w:val="21"/>
        </w:rPr>
      </w:pPr>
      <w:r w:rsidRPr="004C002B">
        <w:rPr>
          <w:color w:val="000000"/>
          <w:sz w:val="21"/>
          <w:szCs w:val="21"/>
        </w:rPr>
        <w:t>综合分析可知，</w:t>
      </w:r>
      <w:r w:rsidRPr="004C002B">
        <w:rPr>
          <w:color w:val="000000"/>
          <w:sz w:val="21"/>
          <w:szCs w:val="21"/>
        </w:rPr>
        <w:t xml:space="preserve">CL-RRT*-APF </w:t>
      </w:r>
      <w:r w:rsidRPr="004C002B">
        <w:rPr>
          <w:color w:val="000000"/>
          <w:sz w:val="21"/>
          <w:szCs w:val="21"/>
        </w:rPr>
        <w:t>在不同建筑密度下的连通保持率均显著高于现有算法，并在规划效率上略低于全局优化类算法，但远优于传统人工势场及编队保持类算法，证明了所提方法在复杂城市环境中具有良好的通信保持能力与可扩展性，同时兼顾了路径质量与实时性，为多智能体系统在受限空间下的协同规划提供了一种高效而稳定的解决方案。</w:t>
      </w:r>
    </w:p>
    <w:p w14:paraId="74FA677D" w14:textId="64F2F495" w:rsidR="006B4930" w:rsidDel="00CC0592" w:rsidRDefault="0080116D" w:rsidP="00575D22">
      <w:pPr>
        <w:spacing w:line="360" w:lineRule="auto"/>
        <w:ind w:firstLineChars="196" w:firstLine="412"/>
        <w:rPr>
          <w:del w:id="371" w:author="Lianghui Ding" w:date="2025-11-09T15:01:00Z"/>
          <w:color w:val="000000"/>
          <w:sz w:val="21"/>
          <w:szCs w:val="21"/>
        </w:rPr>
      </w:pPr>
      <w:del w:id="372" w:author="Lianghui Ding" w:date="2025-11-09T15:01:00Z">
        <w:r w:rsidRPr="0080116D" w:rsidDel="00CC0592">
          <w:rPr>
            <w:color w:val="000000"/>
            <w:sz w:val="21"/>
            <w:szCs w:val="21"/>
          </w:rPr>
          <w:delText>。</w:delText>
        </w:r>
      </w:del>
    </w:p>
    <w:p w14:paraId="6FDEF245" w14:textId="3CA38939" w:rsidR="001844CF" w:rsidRDefault="001844CF" w:rsidP="001844CF">
      <w:pPr>
        <w:spacing w:line="360" w:lineRule="auto"/>
        <w:outlineLvl w:val="0"/>
        <w:rPr>
          <w:moveTo w:id="373" w:author="Lianghui Ding" w:date="2025-11-09T15:01:00Z"/>
          <w:b/>
          <w:sz w:val="21"/>
          <w:szCs w:val="21"/>
        </w:rPr>
      </w:pPr>
      <w:moveToRangeStart w:id="374" w:author="Lianghui Ding" w:date="2025-11-09T15:01:00Z" w:name="move213592922"/>
      <w:moveTo w:id="375" w:author="Lianghui Ding" w:date="2025-11-09T15:01:00Z">
        <w:r>
          <w:rPr>
            <w:rFonts w:hint="eastAsia"/>
            <w:b/>
            <w:sz w:val="21"/>
            <w:szCs w:val="21"/>
          </w:rPr>
          <w:t>4</w:t>
        </w:r>
        <w:r>
          <w:rPr>
            <w:b/>
            <w:sz w:val="21"/>
            <w:szCs w:val="21"/>
          </w:rPr>
          <w:t xml:space="preserve">.5 </w:t>
        </w:r>
        <w:r>
          <w:rPr>
            <w:rFonts w:hint="eastAsia"/>
            <w:b/>
            <w:sz w:val="21"/>
            <w:szCs w:val="21"/>
          </w:rPr>
          <w:t>干扰节点数量</w:t>
        </w:r>
        <w:del w:id="376" w:author="Lianghui Ding" w:date="2025-11-09T15:01:00Z">
          <w:r w:rsidDel="001844CF">
            <w:rPr>
              <w:rFonts w:hint="eastAsia"/>
              <w:b/>
              <w:sz w:val="21"/>
              <w:szCs w:val="21"/>
            </w:rPr>
            <w:delText>对性能的</w:delText>
          </w:r>
        </w:del>
        <w:r>
          <w:rPr>
            <w:rFonts w:hint="eastAsia"/>
            <w:b/>
            <w:sz w:val="21"/>
            <w:szCs w:val="21"/>
          </w:rPr>
          <w:t>影响</w:t>
        </w:r>
      </w:moveTo>
      <w:ins w:id="377" w:author="Lianghui Ding" w:date="2025-11-09T15:01:00Z">
        <w:r>
          <w:rPr>
            <w:rFonts w:hint="eastAsia"/>
            <w:b/>
            <w:sz w:val="21"/>
            <w:szCs w:val="21"/>
          </w:rPr>
          <w:t>分析</w:t>
        </w:r>
      </w:ins>
    </w:p>
    <w:p w14:paraId="570125B2" w14:textId="77777777" w:rsidR="001844CF" w:rsidRPr="00A9585A" w:rsidRDefault="001844CF" w:rsidP="001844CF">
      <w:pPr>
        <w:pStyle w:val="aff0"/>
        <w:rPr>
          <w:moveTo w:id="378" w:author="Lianghui Ding" w:date="2025-11-09T15:01:00Z"/>
        </w:rPr>
      </w:pPr>
      <w:moveTo w:id="379" w:author="Lianghui Ding" w:date="2025-11-09T15:01:00Z">
        <w:r>
          <w:rPr>
            <w:b/>
            <w:sz w:val="21"/>
            <w:szCs w:val="21"/>
          </w:rPr>
          <w:t>4</w:t>
        </w:r>
        <w:r w:rsidRPr="00A9585A">
          <w:rPr>
            <w:rFonts w:hint="eastAsia"/>
            <w:b/>
            <w:sz w:val="21"/>
            <w:szCs w:val="21"/>
          </w:rPr>
          <w:t>.</w:t>
        </w:r>
        <w:r>
          <w:rPr>
            <w:b/>
            <w:sz w:val="21"/>
            <w:szCs w:val="21"/>
          </w:rPr>
          <w:t>4</w:t>
        </w:r>
        <w:r w:rsidRPr="00A9585A">
          <w:rPr>
            <w:rFonts w:hint="eastAsia"/>
            <w:b/>
            <w:sz w:val="21"/>
            <w:szCs w:val="21"/>
          </w:rPr>
          <w:t xml:space="preserve"> </w:t>
        </w:r>
        <w:r>
          <w:rPr>
            <w:rFonts w:hint="eastAsia"/>
            <w:b/>
            <w:sz w:val="21"/>
            <w:szCs w:val="21"/>
          </w:rPr>
          <w:t>干扰功率对性能的影响</w:t>
        </w:r>
      </w:moveTo>
    </w:p>
    <w:p w14:paraId="620FF567" w14:textId="77777777" w:rsidR="001844CF" w:rsidRDefault="001844CF" w:rsidP="001844CF">
      <w:pPr>
        <w:spacing w:line="360" w:lineRule="auto"/>
        <w:ind w:firstLineChars="196" w:firstLine="412"/>
        <w:rPr>
          <w:moveTo w:id="380" w:author="Lianghui Ding" w:date="2025-11-09T15:01:00Z"/>
          <w:color w:val="000000"/>
          <w:sz w:val="21"/>
          <w:szCs w:val="21"/>
        </w:rPr>
      </w:pPr>
      <w:moveTo w:id="381" w:author="Lianghui Ding" w:date="2025-11-09T15:01:00Z">
        <w:r w:rsidRPr="0080116D">
          <w:rPr>
            <w:rFonts w:hint="eastAsia"/>
            <w:color w:val="000000"/>
            <w:sz w:val="21"/>
            <w:szCs w:val="21"/>
          </w:rPr>
          <w:t>最后，针对干扰机功率在</w:t>
        </w:r>
        <w:r w:rsidRPr="0080116D">
          <w:rPr>
            <w:rFonts w:hint="eastAsia"/>
            <w:color w:val="000000"/>
            <w:sz w:val="21"/>
            <w:szCs w:val="21"/>
          </w:rPr>
          <w:t xml:space="preserve"> 20</w:t>
        </w:r>
        <w:r w:rsidRPr="0080116D">
          <w:rPr>
            <w:rFonts w:hint="eastAsia"/>
            <w:color w:val="000000"/>
            <w:sz w:val="21"/>
            <w:szCs w:val="21"/>
          </w:rPr>
          <w:t>–</w:t>
        </w:r>
        <w:r w:rsidRPr="0080116D">
          <w:rPr>
            <w:rFonts w:hint="eastAsia"/>
            <w:color w:val="000000"/>
            <w:sz w:val="21"/>
            <w:szCs w:val="21"/>
          </w:rPr>
          <w:t xml:space="preserve">30 dBm </w:t>
        </w:r>
        <w:r w:rsidRPr="0080116D">
          <w:rPr>
            <w:rFonts w:hint="eastAsia"/>
            <w:color w:val="000000"/>
            <w:sz w:val="21"/>
            <w:szCs w:val="21"/>
          </w:rPr>
          <w:t>范围内的变化，图</w:t>
        </w:r>
        <w:r w:rsidRPr="0080116D">
          <w:rPr>
            <w:rFonts w:hint="eastAsia"/>
            <w:color w:val="000000"/>
            <w:sz w:val="21"/>
            <w:szCs w:val="21"/>
          </w:rPr>
          <w:t xml:space="preserve"> 5 </w:t>
        </w:r>
        <w:r w:rsidRPr="0080116D">
          <w:rPr>
            <w:rFonts w:hint="eastAsia"/>
            <w:color w:val="000000"/>
            <w:sz w:val="21"/>
            <w:szCs w:val="21"/>
          </w:rPr>
          <w:t>展示了代数连通率随干扰强度增加的变化趋势。结果表明，干扰强度上升会对网络连通性造成一定影响，但</w:t>
        </w:r>
        <w:r w:rsidRPr="0080116D">
          <w:rPr>
            <w:rFonts w:hint="eastAsia"/>
            <w:color w:val="000000"/>
            <w:sz w:val="21"/>
            <w:szCs w:val="21"/>
          </w:rPr>
          <w:t xml:space="preserve"> CL-RRT*-APF </w:t>
        </w:r>
        <w:r w:rsidRPr="0080116D">
          <w:rPr>
            <w:rFonts w:hint="eastAsia"/>
            <w:color w:val="000000"/>
            <w:sz w:val="21"/>
            <w:szCs w:val="21"/>
          </w:rPr>
          <w:t>的下降幅度最小，并且在不同干扰功率下始终显著高于传统算法及去除</w:t>
        </w:r>
        <w:r w:rsidRPr="0080116D">
          <w:rPr>
            <w:rFonts w:hint="eastAsia"/>
            <w:color w:val="000000"/>
            <w:sz w:val="21"/>
            <w:szCs w:val="21"/>
          </w:rPr>
          <w:t xml:space="preserve"> MST </w:t>
        </w:r>
        <w:r w:rsidRPr="0080116D">
          <w:rPr>
            <w:rFonts w:hint="eastAsia"/>
            <w:color w:val="000000"/>
            <w:sz w:val="21"/>
            <w:szCs w:val="21"/>
          </w:rPr>
          <w:t>引力项的版本，表明所提算法具有较强的适应性和抗干扰能力，能够在不同干扰环境下保持网络连通</w:t>
        </w:r>
        <w:r w:rsidRPr="00A9585A">
          <w:rPr>
            <w:color w:val="000000"/>
            <w:sz w:val="21"/>
            <w:szCs w:val="21"/>
          </w:rPr>
          <w:t>。</w:t>
        </w:r>
      </w:moveTo>
    </w:p>
    <w:moveToRangeEnd w:id="374"/>
    <w:p w14:paraId="39F870ED" w14:textId="2286F198" w:rsidR="00404BF5" w:rsidRDefault="00404BF5" w:rsidP="00404BF5">
      <w:pPr>
        <w:spacing w:line="360" w:lineRule="auto"/>
        <w:outlineLvl w:val="0"/>
        <w:rPr>
          <w:b/>
          <w:sz w:val="21"/>
          <w:szCs w:val="21"/>
        </w:rPr>
      </w:pPr>
      <w:r>
        <w:rPr>
          <w:b/>
          <w:sz w:val="21"/>
          <w:szCs w:val="21"/>
        </w:rPr>
        <w:t>4</w:t>
      </w:r>
      <w:r w:rsidRPr="00A9585A">
        <w:rPr>
          <w:rFonts w:hint="eastAsia"/>
          <w:b/>
          <w:sz w:val="21"/>
          <w:szCs w:val="21"/>
        </w:rPr>
        <w:t>.</w:t>
      </w:r>
      <w:r w:rsidRPr="00A9585A">
        <w:rPr>
          <w:b/>
          <w:sz w:val="21"/>
          <w:szCs w:val="21"/>
        </w:rPr>
        <w:t>3</w:t>
      </w:r>
      <w:r w:rsidRPr="00A9585A">
        <w:rPr>
          <w:rFonts w:hint="eastAsia"/>
          <w:b/>
          <w:sz w:val="21"/>
          <w:szCs w:val="21"/>
        </w:rPr>
        <w:t xml:space="preserve"> </w:t>
      </w:r>
      <w:r>
        <w:rPr>
          <w:rFonts w:hint="eastAsia"/>
          <w:b/>
          <w:sz w:val="21"/>
          <w:szCs w:val="21"/>
        </w:rPr>
        <w:t>无人机数量</w:t>
      </w:r>
      <w:del w:id="382" w:author="Lianghui Ding" w:date="2025-11-09T15:01:00Z">
        <w:r w:rsidDel="00366EBF">
          <w:rPr>
            <w:rFonts w:hint="eastAsia"/>
            <w:b/>
            <w:sz w:val="21"/>
            <w:szCs w:val="21"/>
          </w:rPr>
          <w:delText>对性能的</w:delText>
        </w:r>
      </w:del>
      <w:r>
        <w:rPr>
          <w:rFonts w:hint="eastAsia"/>
          <w:b/>
          <w:sz w:val="21"/>
          <w:szCs w:val="21"/>
        </w:rPr>
        <w:t>影响</w:t>
      </w:r>
      <w:ins w:id="383" w:author="Lianghui Ding" w:date="2025-11-09T15:01:00Z">
        <w:r w:rsidR="00366EBF">
          <w:rPr>
            <w:rFonts w:hint="eastAsia"/>
            <w:b/>
            <w:sz w:val="21"/>
            <w:szCs w:val="21"/>
          </w:rPr>
          <w:t>分析</w:t>
        </w:r>
      </w:ins>
    </w:p>
    <w:p w14:paraId="437C489B" w14:textId="1585E1EA" w:rsidR="008A6337" w:rsidRDefault="008A6337" w:rsidP="008A6337">
      <w:pPr>
        <w:spacing w:line="360" w:lineRule="auto"/>
        <w:ind w:firstLineChars="196" w:firstLine="412"/>
        <w:rPr>
          <w:color w:val="000000"/>
          <w:sz w:val="21"/>
          <w:szCs w:val="21"/>
        </w:rPr>
      </w:pPr>
      <w:del w:id="384" w:author="Lianghui Ding" w:date="2025-11-09T15:03:00Z">
        <w:r w:rsidRPr="008A6337" w:rsidDel="00BB3AC8">
          <w:rPr>
            <w:rFonts w:hint="eastAsia"/>
            <w:color w:val="000000"/>
            <w:sz w:val="21"/>
            <w:szCs w:val="21"/>
          </w:rPr>
          <w:delText>如图</w:delText>
        </w:r>
        <w:r w:rsidDel="00BB3AC8">
          <w:rPr>
            <w:rFonts w:hint="eastAsia"/>
            <w:color w:val="000000"/>
            <w:sz w:val="21"/>
            <w:szCs w:val="21"/>
          </w:rPr>
          <w:delText>5</w:delText>
        </w:r>
        <w:r w:rsidRPr="008A6337" w:rsidDel="00BB3AC8">
          <w:rPr>
            <w:rFonts w:hint="eastAsia"/>
            <w:color w:val="000000"/>
            <w:sz w:val="21"/>
            <w:szCs w:val="21"/>
          </w:rPr>
          <w:delText>所示，比较</w:delText>
        </w:r>
      </w:del>
      <w:r w:rsidRPr="008A6337">
        <w:rPr>
          <w:rFonts w:hint="eastAsia"/>
          <w:color w:val="000000"/>
          <w:sz w:val="21"/>
          <w:szCs w:val="21"/>
        </w:rPr>
        <w:t>不同无人机数量</w:t>
      </w:r>
      <w:del w:id="385" w:author="Lianghui Ding" w:date="2025-11-09T15:03:00Z">
        <w:r w:rsidRPr="008A6337" w:rsidDel="00BB3AC8">
          <w:rPr>
            <w:rFonts w:hint="eastAsia"/>
            <w:color w:val="000000"/>
            <w:sz w:val="21"/>
            <w:szCs w:val="21"/>
          </w:rPr>
          <w:delText>条件下</w:delText>
        </w:r>
      </w:del>
      <w:ins w:id="386" w:author="Lianghui Ding" w:date="2025-11-09T15:03:00Z">
        <w:r w:rsidR="00BB3AC8">
          <w:rPr>
            <w:rFonts w:hint="eastAsia"/>
            <w:color w:val="000000"/>
            <w:sz w:val="21"/>
            <w:szCs w:val="21"/>
          </w:rPr>
          <w:t>对</w:t>
        </w:r>
      </w:ins>
      <w:del w:id="387" w:author="Lianghui Ding" w:date="2025-11-09T15:03:00Z">
        <w:r w:rsidRPr="008A6337" w:rsidDel="00BB3AC8">
          <w:rPr>
            <w:rFonts w:hint="eastAsia"/>
            <w:color w:val="000000"/>
            <w:sz w:val="21"/>
            <w:szCs w:val="21"/>
          </w:rPr>
          <w:delText>各算法的</w:delText>
        </w:r>
      </w:del>
      <w:r w:rsidRPr="008A6337">
        <w:rPr>
          <w:rFonts w:hint="eastAsia"/>
          <w:color w:val="000000"/>
          <w:sz w:val="21"/>
          <w:szCs w:val="21"/>
        </w:rPr>
        <w:t>代数连通率与平均规划步长</w:t>
      </w:r>
      <w:ins w:id="388" w:author="Lianghui Ding" w:date="2025-11-09T15:03:00Z">
        <w:r w:rsidR="00BB3AC8">
          <w:rPr>
            <w:rFonts w:hint="eastAsia"/>
            <w:color w:val="000000"/>
            <w:sz w:val="21"/>
            <w:szCs w:val="21"/>
          </w:rPr>
          <w:t>的影响</w:t>
        </w:r>
      </w:ins>
      <w:r w:rsidRPr="008A6337">
        <w:rPr>
          <w:rFonts w:hint="eastAsia"/>
          <w:color w:val="000000"/>
          <w:sz w:val="21"/>
          <w:szCs w:val="21"/>
        </w:rPr>
        <w:t>结果</w:t>
      </w:r>
      <w:ins w:id="389" w:author="Lianghui Ding" w:date="2025-11-09T15:03:00Z">
        <w:r w:rsidR="00BB3AC8" w:rsidRPr="008A6337">
          <w:rPr>
            <w:rFonts w:hint="eastAsia"/>
            <w:color w:val="000000"/>
            <w:sz w:val="21"/>
            <w:szCs w:val="21"/>
          </w:rPr>
          <w:t>如图</w:t>
        </w:r>
        <w:r w:rsidR="00BB3AC8">
          <w:rPr>
            <w:rFonts w:hint="eastAsia"/>
            <w:color w:val="000000"/>
            <w:sz w:val="21"/>
            <w:szCs w:val="21"/>
          </w:rPr>
          <w:t>5</w:t>
        </w:r>
        <w:r w:rsidR="00BB3AC8" w:rsidRPr="008A6337">
          <w:rPr>
            <w:rFonts w:hint="eastAsia"/>
            <w:color w:val="000000"/>
            <w:sz w:val="21"/>
            <w:szCs w:val="21"/>
          </w:rPr>
          <w:t>所示</w:t>
        </w:r>
        <w:r w:rsidR="00BB3AC8">
          <w:rPr>
            <w:rFonts w:hint="eastAsia"/>
            <w:color w:val="000000"/>
            <w:sz w:val="21"/>
            <w:szCs w:val="21"/>
          </w:rPr>
          <w:t>。</w:t>
        </w:r>
      </w:ins>
      <w:del w:id="390" w:author="Lianghui Ding" w:date="2025-11-09T15:03:00Z">
        <w:r w:rsidRPr="008A6337" w:rsidDel="00BB3AC8">
          <w:rPr>
            <w:rFonts w:hint="eastAsia"/>
            <w:color w:val="000000"/>
            <w:sz w:val="21"/>
            <w:szCs w:val="21"/>
          </w:rPr>
          <w:delText>，</w:delText>
        </w:r>
      </w:del>
      <w:moveFromRangeStart w:id="391" w:author="Lianghui Ding" w:date="2025-11-09T15:03:00Z" w:name="move213593011"/>
      <w:moveFrom w:id="392" w:author="Lianghui Ding" w:date="2025-11-09T15:03:00Z">
        <w:r w:rsidRPr="008A6337" w:rsidDel="00263538">
          <w:rPr>
            <w:rFonts w:hint="eastAsia"/>
            <w:color w:val="000000"/>
            <w:sz w:val="21"/>
            <w:szCs w:val="21"/>
          </w:rPr>
          <w:t>可以看出所提</w:t>
        </w:r>
        <w:r w:rsidRPr="008A6337" w:rsidDel="00263538">
          <w:rPr>
            <w:rFonts w:hint="eastAsia"/>
            <w:color w:val="000000"/>
            <w:sz w:val="21"/>
            <w:szCs w:val="21"/>
          </w:rPr>
          <w:t xml:space="preserve"> CL-RRT-APF* </w:t>
        </w:r>
        <w:r w:rsidRPr="008A6337" w:rsidDel="00263538">
          <w:rPr>
            <w:rFonts w:hint="eastAsia"/>
            <w:color w:val="000000"/>
            <w:sz w:val="21"/>
            <w:szCs w:val="21"/>
          </w:rPr>
          <w:t>算法在集群规模扩大的情况下依旧保持良好的连通性与规划效率。在代数连通率指标方面，随着无人机数量从</w:t>
        </w:r>
        <w:r w:rsidRPr="008A6337" w:rsidDel="00263538">
          <w:rPr>
            <w:rFonts w:hint="eastAsia"/>
            <w:color w:val="000000"/>
            <w:sz w:val="21"/>
            <w:szCs w:val="21"/>
          </w:rPr>
          <w:t xml:space="preserve"> 12 </w:t>
        </w:r>
        <w:r w:rsidRPr="008A6337" w:rsidDel="00263538">
          <w:rPr>
            <w:rFonts w:hint="eastAsia"/>
            <w:color w:val="000000"/>
            <w:sz w:val="21"/>
            <w:szCs w:val="21"/>
          </w:rPr>
          <w:t>增加至</w:t>
        </w:r>
        <w:r w:rsidRPr="008A6337" w:rsidDel="00263538">
          <w:rPr>
            <w:rFonts w:hint="eastAsia"/>
            <w:color w:val="000000"/>
            <w:sz w:val="21"/>
            <w:szCs w:val="21"/>
          </w:rPr>
          <w:t xml:space="preserve"> 36</w:t>
        </w:r>
        <w:r w:rsidRPr="008A6337" w:rsidDel="00263538">
          <w:rPr>
            <w:rFonts w:hint="eastAsia"/>
            <w:color w:val="000000"/>
            <w:sz w:val="21"/>
            <w:szCs w:val="21"/>
          </w:rPr>
          <w:t>，所提算法的连通率分别为</w:t>
        </w:r>
        <w:r w:rsidRPr="008A6337" w:rsidDel="00263538">
          <w:rPr>
            <w:rFonts w:hint="eastAsia"/>
            <w:color w:val="000000"/>
            <w:sz w:val="21"/>
            <w:szCs w:val="21"/>
          </w:rPr>
          <w:t xml:space="preserve"> 0.88</w:t>
        </w:r>
        <w:r w:rsidRPr="008A6337" w:rsidDel="00263538">
          <w:rPr>
            <w:rFonts w:hint="eastAsia"/>
            <w:color w:val="000000"/>
            <w:sz w:val="21"/>
            <w:szCs w:val="21"/>
          </w:rPr>
          <w:t>、</w:t>
        </w:r>
        <w:r w:rsidRPr="008A6337" w:rsidDel="00263538">
          <w:rPr>
            <w:rFonts w:hint="eastAsia"/>
            <w:color w:val="000000"/>
            <w:sz w:val="21"/>
            <w:szCs w:val="21"/>
          </w:rPr>
          <w:t xml:space="preserve">0.90 </w:t>
        </w:r>
        <w:r w:rsidRPr="008A6337" w:rsidDel="00263538">
          <w:rPr>
            <w:rFonts w:hint="eastAsia"/>
            <w:color w:val="000000"/>
            <w:sz w:val="21"/>
            <w:szCs w:val="21"/>
          </w:rPr>
          <w:t>与</w:t>
        </w:r>
        <w:r w:rsidRPr="008A6337" w:rsidDel="00263538">
          <w:rPr>
            <w:rFonts w:hint="eastAsia"/>
            <w:color w:val="000000"/>
            <w:sz w:val="21"/>
            <w:szCs w:val="21"/>
          </w:rPr>
          <w:t xml:space="preserve"> 0.88</w:t>
        </w:r>
        <w:r w:rsidRPr="008A6337" w:rsidDel="00263538">
          <w:rPr>
            <w:rFonts w:hint="eastAsia"/>
            <w:color w:val="000000"/>
            <w:sz w:val="21"/>
            <w:szCs w:val="21"/>
          </w:rPr>
          <w:t>，整体变化幅度较小，说明在多机协同规模扩大时算法的通信拓扑仍能稳定维持。与对比算法相比，</w:t>
        </w:r>
        <w:r w:rsidRPr="008A6337" w:rsidDel="00263538">
          <w:rPr>
            <w:rFonts w:hint="eastAsia"/>
            <w:color w:val="000000"/>
            <w:sz w:val="21"/>
            <w:szCs w:val="21"/>
          </w:rPr>
          <w:t xml:space="preserve">CL-RRT*-APF </w:t>
        </w:r>
        <w:r w:rsidRPr="008A6337" w:rsidDel="00263538">
          <w:rPr>
            <w:rFonts w:hint="eastAsia"/>
            <w:color w:val="000000"/>
            <w:sz w:val="21"/>
            <w:szCs w:val="21"/>
          </w:rPr>
          <w:t>在所有机群规模下均表现出显著优势：当无人机数量为</w:t>
        </w:r>
        <w:r w:rsidRPr="008A6337" w:rsidDel="00263538">
          <w:rPr>
            <w:rFonts w:hint="eastAsia"/>
            <w:color w:val="000000"/>
            <w:sz w:val="21"/>
            <w:szCs w:val="21"/>
          </w:rPr>
          <w:t xml:space="preserve"> 12 </w:t>
        </w:r>
        <w:r w:rsidRPr="008A6337" w:rsidDel="00263538">
          <w:rPr>
            <w:rFonts w:hint="eastAsia"/>
            <w:color w:val="000000"/>
            <w:sz w:val="21"/>
            <w:szCs w:val="21"/>
          </w:rPr>
          <w:t>时，相较</w:t>
        </w:r>
        <w:r w:rsidRPr="008A6337" w:rsidDel="00263538">
          <w:rPr>
            <w:rFonts w:hint="eastAsia"/>
            <w:color w:val="000000"/>
            <w:sz w:val="21"/>
            <w:szCs w:val="21"/>
          </w:rPr>
          <w:t xml:space="preserve"> CMUPF</w:t>
        </w:r>
        <w:r w:rsidRPr="008A6337" w:rsidDel="00263538">
          <w:rPr>
            <w:rFonts w:hint="eastAsia"/>
            <w:color w:val="000000"/>
            <w:sz w:val="21"/>
            <w:szCs w:val="21"/>
          </w:rPr>
          <w:t>、</w:t>
        </w:r>
        <w:r w:rsidRPr="008A6337" w:rsidDel="00263538">
          <w:rPr>
            <w:rFonts w:hint="eastAsia"/>
            <w:color w:val="000000"/>
            <w:sz w:val="21"/>
            <w:szCs w:val="21"/>
          </w:rPr>
          <w:t>PPSwarm</w:t>
        </w:r>
        <w:r w:rsidRPr="008A6337" w:rsidDel="00263538">
          <w:rPr>
            <w:rFonts w:hint="eastAsia"/>
            <w:color w:val="000000"/>
            <w:sz w:val="21"/>
            <w:szCs w:val="21"/>
          </w:rPr>
          <w:t>、</w:t>
        </w:r>
        <w:r w:rsidRPr="008A6337" w:rsidDel="00263538">
          <w:rPr>
            <w:rFonts w:hint="eastAsia"/>
            <w:color w:val="000000"/>
            <w:sz w:val="21"/>
            <w:szCs w:val="21"/>
          </w:rPr>
          <w:t xml:space="preserve">K-CBS </w:t>
        </w:r>
        <w:r w:rsidRPr="008A6337" w:rsidDel="00263538">
          <w:rPr>
            <w:rFonts w:hint="eastAsia"/>
            <w:color w:val="000000"/>
            <w:sz w:val="21"/>
            <w:szCs w:val="21"/>
          </w:rPr>
          <w:t>与</w:t>
        </w:r>
        <w:r w:rsidRPr="008A6337" w:rsidDel="00263538">
          <w:rPr>
            <w:rFonts w:hint="eastAsia"/>
            <w:color w:val="000000"/>
            <w:sz w:val="21"/>
            <w:szCs w:val="21"/>
          </w:rPr>
          <w:t xml:space="preserve"> APF </w:t>
        </w:r>
        <w:r w:rsidRPr="008A6337" w:rsidDel="00263538">
          <w:rPr>
            <w:rFonts w:hint="eastAsia"/>
            <w:color w:val="000000"/>
            <w:sz w:val="21"/>
            <w:szCs w:val="21"/>
          </w:rPr>
          <w:t>算法，其代数连通率分别高出</w:t>
        </w:r>
        <w:r w:rsidRPr="008A6337" w:rsidDel="00263538">
          <w:rPr>
            <w:rFonts w:hint="eastAsia"/>
            <w:color w:val="000000"/>
            <w:sz w:val="21"/>
            <w:szCs w:val="21"/>
          </w:rPr>
          <w:t xml:space="preserve"> 0.09</w:t>
        </w:r>
        <w:r w:rsidRPr="008A6337" w:rsidDel="00263538">
          <w:rPr>
            <w:rFonts w:hint="eastAsia"/>
            <w:color w:val="000000"/>
            <w:sz w:val="21"/>
            <w:szCs w:val="21"/>
          </w:rPr>
          <w:t>、</w:t>
        </w:r>
        <w:r w:rsidRPr="008A6337" w:rsidDel="00263538">
          <w:rPr>
            <w:rFonts w:hint="eastAsia"/>
            <w:color w:val="000000"/>
            <w:sz w:val="21"/>
            <w:szCs w:val="21"/>
          </w:rPr>
          <w:t>0.41</w:t>
        </w:r>
        <w:r w:rsidRPr="008A6337" w:rsidDel="00263538">
          <w:rPr>
            <w:rFonts w:hint="eastAsia"/>
            <w:color w:val="000000"/>
            <w:sz w:val="21"/>
            <w:szCs w:val="21"/>
          </w:rPr>
          <w:t>、</w:t>
        </w:r>
        <w:r w:rsidRPr="008A6337" w:rsidDel="00263538">
          <w:rPr>
            <w:rFonts w:hint="eastAsia"/>
            <w:color w:val="000000"/>
            <w:sz w:val="21"/>
            <w:szCs w:val="21"/>
          </w:rPr>
          <w:t xml:space="preserve">0.52 </w:t>
        </w:r>
        <w:r w:rsidRPr="008A6337" w:rsidDel="00263538">
          <w:rPr>
            <w:rFonts w:hint="eastAsia"/>
            <w:color w:val="000000"/>
            <w:sz w:val="21"/>
            <w:szCs w:val="21"/>
          </w:rPr>
          <w:t>和</w:t>
        </w:r>
        <w:r w:rsidRPr="008A6337" w:rsidDel="00263538">
          <w:rPr>
            <w:rFonts w:hint="eastAsia"/>
            <w:color w:val="000000"/>
            <w:sz w:val="21"/>
            <w:szCs w:val="21"/>
          </w:rPr>
          <w:t xml:space="preserve"> 0.78</w:t>
        </w:r>
        <w:r w:rsidRPr="008A6337" w:rsidDel="00263538">
          <w:rPr>
            <w:rFonts w:hint="eastAsia"/>
            <w:color w:val="000000"/>
            <w:sz w:val="21"/>
            <w:szCs w:val="21"/>
          </w:rPr>
          <w:t>；当无人机数量为</w:t>
        </w:r>
        <w:r w:rsidRPr="008A6337" w:rsidDel="00263538">
          <w:rPr>
            <w:rFonts w:hint="eastAsia"/>
            <w:color w:val="000000"/>
            <w:sz w:val="21"/>
            <w:szCs w:val="21"/>
          </w:rPr>
          <w:t xml:space="preserve"> 24 </w:t>
        </w:r>
        <w:r w:rsidRPr="008A6337" w:rsidDel="00263538">
          <w:rPr>
            <w:rFonts w:hint="eastAsia"/>
            <w:color w:val="000000"/>
            <w:sz w:val="21"/>
            <w:szCs w:val="21"/>
          </w:rPr>
          <w:t>时，分别高出</w:t>
        </w:r>
        <w:r w:rsidRPr="008A6337" w:rsidDel="00263538">
          <w:rPr>
            <w:rFonts w:hint="eastAsia"/>
            <w:color w:val="000000"/>
            <w:sz w:val="21"/>
            <w:szCs w:val="21"/>
          </w:rPr>
          <w:t xml:space="preserve"> 0.10</w:t>
        </w:r>
        <w:r w:rsidRPr="008A6337" w:rsidDel="00263538">
          <w:rPr>
            <w:rFonts w:hint="eastAsia"/>
            <w:color w:val="000000"/>
            <w:sz w:val="21"/>
            <w:szCs w:val="21"/>
          </w:rPr>
          <w:t>、</w:t>
        </w:r>
        <w:r w:rsidRPr="008A6337" w:rsidDel="00263538">
          <w:rPr>
            <w:rFonts w:hint="eastAsia"/>
            <w:color w:val="000000"/>
            <w:sz w:val="21"/>
            <w:szCs w:val="21"/>
          </w:rPr>
          <w:t>0.53</w:t>
        </w:r>
        <w:r w:rsidRPr="008A6337" w:rsidDel="00263538">
          <w:rPr>
            <w:rFonts w:hint="eastAsia"/>
            <w:color w:val="000000"/>
            <w:sz w:val="21"/>
            <w:szCs w:val="21"/>
          </w:rPr>
          <w:t>、</w:t>
        </w:r>
        <w:r w:rsidRPr="008A6337" w:rsidDel="00263538">
          <w:rPr>
            <w:rFonts w:hint="eastAsia"/>
            <w:color w:val="000000"/>
            <w:sz w:val="21"/>
            <w:szCs w:val="21"/>
          </w:rPr>
          <w:t xml:space="preserve">0.55 </w:t>
        </w:r>
        <w:r w:rsidRPr="008A6337" w:rsidDel="00263538">
          <w:rPr>
            <w:rFonts w:hint="eastAsia"/>
            <w:color w:val="000000"/>
            <w:sz w:val="21"/>
            <w:szCs w:val="21"/>
          </w:rPr>
          <w:t>和</w:t>
        </w:r>
        <w:r w:rsidRPr="008A6337" w:rsidDel="00263538">
          <w:rPr>
            <w:rFonts w:hint="eastAsia"/>
            <w:color w:val="000000"/>
            <w:sz w:val="21"/>
            <w:szCs w:val="21"/>
          </w:rPr>
          <w:t xml:space="preserve"> 0.62</w:t>
        </w:r>
        <w:r w:rsidRPr="008A6337" w:rsidDel="00263538">
          <w:rPr>
            <w:rFonts w:hint="eastAsia"/>
            <w:color w:val="000000"/>
            <w:sz w:val="21"/>
            <w:szCs w:val="21"/>
          </w:rPr>
          <w:t>；在无人机数量进一步增加到</w:t>
        </w:r>
        <w:r w:rsidRPr="008A6337" w:rsidDel="00263538">
          <w:rPr>
            <w:rFonts w:hint="eastAsia"/>
            <w:color w:val="000000"/>
            <w:sz w:val="21"/>
            <w:szCs w:val="21"/>
          </w:rPr>
          <w:t xml:space="preserve"> 36 </w:t>
        </w:r>
        <w:r w:rsidRPr="008A6337" w:rsidDel="00263538">
          <w:rPr>
            <w:rFonts w:hint="eastAsia"/>
            <w:color w:val="000000"/>
            <w:sz w:val="21"/>
            <w:szCs w:val="21"/>
          </w:rPr>
          <w:t>时，仍高出</w:t>
        </w:r>
        <w:r w:rsidRPr="008A6337" w:rsidDel="00263538">
          <w:rPr>
            <w:rFonts w:hint="eastAsia"/>
            <w:color w:val="000000"/>
            <w:sz w:val="21"/>
            <w:szCs w:val="21"/>
          </w:rPr>
          <w:t xml:space="preserve"> 0.15</w:t>
        </w:r>
        <w:r w:rsidRPr="008A6337" w:rsidDel="00263538">
          <w:rPr>
            <w:rFonts w:hint="eastAsia"/>
            <w:color w:val="000000"/>
            <w:sz w:val="21"/>
            <w:szCs w:val="21"/>
          </w:rPr>
          <w:t>、</w:t>
        </w:r>
        <w:r w:rsidRPr="008A6337" w:rsidDel="00263538">
          <w:rPr>
            <w:rFonts w:hint="eastAsia"/>
            <w:color w:val="000000"/>
            <w:sz w:val="21"/>
            <w:szCs w:val="21"/>
          </w:rPr>
          <w:t>0.41</w:t>
        </w:r>
        <w:r w:rsidRPr="008A6337" w:rsidDel="00263538">
          <w:rPr>
            <w:rFonts w:hint="eastAsia"/>
            <w:color w:val="000000"/>
            <w:sz w:val="21"/>
            <w:szCs w:val="21"/>
          </w:rPr>
          <w:t>、</w:t>
        </w:r>
        <w:r w:rsidRPr="008A6337" w:rsidDel="00263538">
          <w:rPr>
            <w:rFonts w:hint="eastAsia"/>
            <w:color w:val="000000"/>
            <w:sz w:val="21"/>
            <w:szCs w:val="21"/>
          </w:rPr>
          <w:t xml:space="preserve">0.45 </w:t>
        </w:r>
        <w:r w:rsidRPr="008A6337" w:rsidDel="00263538">
          <w:rPr>
            <w:rFonts w:hint="eastAsia"/>
            <w:color w:val="000000"/>
            <w:sz w:val="21"/>
            <w:szCs w:val="21"/>
          </w:rPr>
          <w:t>和</w:t>
        </w:r>
        <w:r w:rsidRPr="008A6337" w:rsidDel="00263538">
          <w:rPr>
            <w:rFonts w:hint="eastAsia"/>
            <w:color w:val="000000"/>
            <w:sz w:val="21"/>
            <w:szCs w:val="21"/>
          </w:rPr>
          <w:t xml:space="preserve"> 0.78</w:t>
        </w:r>
        <w:r w:rsidRPr="008A6337" w:rsidDel="00263538">
          <w:rPr>
            <w:rFonts w:hint="eastAsia"/>
            <w:color w:val="000000"/>
            <w:sz w:val="21"/>
            <w:szCs w:val="21"/>
          </w:rPr>
          <w:t>。结果表明，随着群体规模增大，传统的基于局部势场或固定通信拓扑的算法连通性显著下降，而所提算法能够通过分簇通信与全局协同机制有效缓解通信退化，实现多无人机系统在大规模条件下的稳定协作。</w:t>
        </w:r>
      </w:moveFrom>
      <w:moveFromRangeEnd w:id="391"/>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501D6A" w:rsidRPr="00B37674" w14:paraId="719EC4B4" w14:textId="77777777" w:rsidTr="00AC79EA">
        <w:tc>
          <w:tcPr>
            <w:tcW w:w="4394" w:type="dxa"/>
          </w:tcPr>
          <w:p w14:paraId="334B9205" w14:textId="77777777" w:rsidR="00501D6A" w:rsidRPr="00B37674" w:rsidRDefault="00501D6A" w:rsidP="006327A3">
            <w:pPr>
              <w:pStyle w:val="aff0"/>
            </w:pPr>
            <w:r w:rsidRPr="00B37674">
              <w:rPr>
                <w:rFonts w:hint="eastAsia"/>
                <w:noProof/>
              </w:rPr>
              <w:drawing>
                <wp:inline distT="0" distB="0" distL="0" distR="0" wp14:anchorId="6787708E" wp14:editId="7A321A4D">
                  <wp:extent cx="2749791" cy="2029037"/>
                  <wp:effectExtent l="0" t="0" r="0"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p>
        </w:tc>
        <w:tc>
          <w:tcPr>
            <w:tcW w:w="4394" w:type="dxa"/>
          </w:tcPr>
          <w:p w14:paraId="752D9AF6" w14:textId="77777777" w:rsidR="00501D6A" w:rsidRPr="00B37674" w:rsidRDefault="00501D6A" w:rsidP="006327A3">
            <w:pPr>
              <w:pStyle w:val="aff0"/>
              <w:rPr>
                <w:color w:val="FF0000"/>
              </w:rPr>
            </w:pPr>
            <w:r w:rsidRPr="00B37674">
              <w:rPr>
                <w:rFonts w:hint="eastAsia"/>
                <w:noProof/>
                <w:color w:val="FF0000"/>
              </w:rPr>
              <w:drawing>
                <wp:inline distT="0" distB="0" distL="0" distR="0" wp14:anchorId="5FCEC47D" wp14:editId="06186862">
                  <wp:extent cx="2736000" cy="2018157"/>
                  <wp:effectExtent l="0" t="0" r="7620"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p>
        </w:tc>
      </w:tr>
      <w:tr w:rsidR="00501D6A" w:rsidRPr="00B37674" w14:paraId="0C1D9FC8" w14:textId="77777777" w:rsidTr="00AC79EA">
        <w:trPr>
          <w:trHeight w:val="378"/>
        </w:trPr>
        <w:tc>
          <w:tcPr>
            <w:tcW w:w="4394" w:type="dxa"/>
          </w:tcPr>
          <w:p w14:paraId="72ED189C" w14:textId="01D18ABF" w:rsidR="00501D6A" w:rsidRPr="00B37674" w:rsidRDefault="00501D6A" w:rsidP="006327A3">
            <w:pPr>
              <w:pStyle w:val="aff0"/>
              <w:rPr>
                <w:b/>
                <w:bCs/>
                <w:sz w:val="20"/>
                <w:szCs w:val="20"/>
              </w:rPr>
            </w:pPr>
            <w:r w:rsidRPr="00B37674">
              <w:rPr>
                <w:rFonts w:eastAsia="黑体" w:hint="eastAsia"/>
                <w:szCs w:val="18"/>
              </w:rPr>
              <w:t>(</w:t>
            </w:r>
            <w:r w:rsidRPr="00B37674">
              <w:rPr>
                <w:rFonts w:eastAsia="黑体"/>
                <w:szCs w:val="18"/>
              </w:rPr>
              <w:t xml:space="preserve">a) </w:t>
            </w:r>
            <w:r w:rsidRPr="00B37674">
              <w:rPr>
                <w:rFonts w:eastAsia="黑体" w:hint="eastAsia"/>
                <w:szCs w:val="18"/>
              </w:rPr>
              <w:t>不同</w:t>
            </w:r>
            <w:r w:rsidR="00F844A0">
              <w:rPr>
                <w:rFonts w:eastAsia="黑体" w:hint="eastAsia"/>
                <w:szCs w:val="18"/>
              </w:rPr>
              <w:t>无人机</w:t>
            </w:r>
            <w:r w:rsidRPr="00B37674">
              <w:rPr>
                <w:rFonts w:eastAsia="黑体" w:hint="eastAsia"/>
                <w:szCs w:val="18"/>
              </w:rPr>
              <w:t>数量下代数连</w:t>
            </w:r>
            <w:r w:rsidR="00F844A0">
              <w:rPr>
                <w:rFonts w:eastAsia="黑体" w:hint="eastAsia"/>
                <w:szCs w:val="18"/>
              </w:rPr>
              <w:t>率对比</w:t>
            </w:r>
          </w:p>
        </w:tc>
        <w:tc>
          <w:tcPr>
            <w:tcW w:w="4394" w:type="dxa"/>
          </w:tcPr>
          <w:p w14:paraId="0CD6162E" w14:textId="5D73DCED" w:rsidR="00501D6A" w:rsidRPr="00B37674" w:rsidRDefault="00501D6A" w:rsidP="006327A3">
            <w:pPr>
              <w:pStyle w:val="aff0"/>
              <w:rPr>
                <w:color w:val="FF0000"/>
              </w:rPr>
            </w:pPr>
            <w:r w:rsidRPr="00B37674">
              <w:rPr>
                <w:rFonts w:eastAsia="黑体" w:hint="eastAsia"/>
                <w:szCs w:val="18"/>
              </w:rPr>
              <w:t>(b</w:t>
            </w:r>
            <w:r w:rsidRPr="00B37674">
              <w:rPr>
                <w:rFonts w:eastAsia="黑体"/>
                <w:szCs w:val="18"/>
              </w:rPr>
              <w:t xml:space="preserve">) </w:t>
            </w:r>
            <w:r w:rsidRPr="00B37674">
              <w:rPr>
                <w:rFonts w:eastAsia="黑体" w:hint="eastAsia"/>
                <w:szCs w:val="18"/>
              </w:rPr>
              <w:t>不同</w:t>
            </w:r>
            <w:r w:rsidR="00F844A0">
              <w:rPr>
                <w:rFonts w:eastAsia="黑体" w:hint="eastAsia"/>
                <w:szCs w:val="18"/>
              </w:rPr>
              <w:t>无人机数量下平均规划步长对比</w:t>
            </w:r>
          </w:p>
        </w:tc>
      </w:tr>
    </w:tbl>
    <w:p w14:paraId="11FA27FF" w14:textId="24787BC7" w:rsidR="008A6337" w:rsidRPr="00501D6A" w:rsidRDefault="00501D6A" w:rsidP="00AC79EA">
      <w:pPr>
        <w:pStyle w:val="aff2"/>
      </w:pPr>
      <w:r w:rsidRPr="00A9585A">
        <w:rPr>
          <w:rFonts w:hint="eastAsia"/>
        </w:rPr>
        <w:t>图</w:t>
      </w:r>
      <w:r>
        <w:t>5</w:t>
      </w:r>
      <w:r w:rsidRPr="00A9585A">
        <w:t xml:space="preserve"> </w:t>
      </w:r>
      <w:r w:rsidRPr="00A9585A">
        <w:rPr>
          <w:rFonts w:hint="eastAsia"/>
        </w:rPr>
        <w:t>不同</w:t>
      </w:r>
      <w:r w:rsidR="00F844A0">
        <w:rPr>
          <w:rFonts w:hint="eastAsia"/>
        </w:rPr>
        <w:t>无人机</w:t>
      </w:r>
      <w:r>
        <w:rPr>
          <w:rFonts w:hint="eastAsia"/>
        </w:rPr>
        <w:t>数量</w:t>
      </w:r>
      <w:r w:rsidRPr="00A9585A">
        <w:rPr>
          <w:rFonts w:hint="eastAsia"/>
        </w:rPr>
        <w:t>下</w:t>
      </w:r>
      <w:r>
        <w:rPr>
          <w:rFonts w:hint="eastAsia"/>
        </w:rPr>
        <w:t>的指标对比</w:t>
      </w:r>
    </w:p>
    <w:p w14:paraId="03984FB0" w14:textId="0E3129D6" w:rsidR="00263538" w:rsidRDefault="00263538" w:rsidP="00501D6A">
      <w:pPr>
        <w:spacing w:line="360" w:lineRule="auto"/>
        <w:ind w:firstLineChars="196" w:firstLine="412"/>
        <w:rPr>
          <w:ins w:id="393" w:author="Lianghui Ding" w:date="2025-11-09T15:03:00Z"/>
          <w:color w:val="000000"/>
          <w:sz w:val="21"/>
          <w:szCs w:val="21"/>
        </w:rPr>
      </w:pPr>
      <w:moveToRangeStart w:id="394" w:author="Lianghui Ding" w:date="2025-11-09T15:03:00Z" w:name="move213593011"/>
      <w:moveTo w:id="395" w:author="Lianghui Ding" w:date="2025-11-09T15:03:00Z">
        <w:r>
          <w:rPr>
            <w:rFonts w:hint="eastAsia"/>
            <w:color w:val="000000"/>
            <w:sz w:val="21"/>
            <w:szCs w:val="21"/>
          </w:rPr>
          <w:t>可以看出所提</w:t>
        </w:r>
        <w:r>
          <w:rPr>
            <w:color w:val="000000"/>
            <w:sz w:val="21"/>
            <w:szCs w:val="21"/>
          </w:rPr>
          <w:t xml:space="preserve"> CL-RRT-APF* </w:t>
        </w:r>
        <w:r>
          <w:rPr>
            <w:rFonts w:hint="eastAsia"/>
            <w:color w:val="000000"/>
            <w:sz w:val="21"/>
            <w:szCs w:val="21"/>
          </w:rPr>
          <w:t>算法在集群规模扩大的情况下依旧保持良好的连通性与规划效率。在代数连通率指标方面，随着无人机数量从</w:t>
        </w:r>
        <w:r>
          <w:rPr>
            <w:color w:val="000000"/>
            <w:sz w:val="21"/>
            <w:szCs w:val="21"/>
          </w:rPr>
          <w:t xml:space="preserve"> 12 </w:t>
        </w:r>
        <w:r>
          <w:rPr>
            <w:rFonts w:hint="eastAsia"/>
            <w:color w:val="000000"/>
            <w:sz w:val="21"/>
            <w:szCs w:val="21"/>
          </w:rPr>
          <w:t>增加至</w:t>
        </w:r>
        <w:r>
          <w:rPr>
            <w:color w:val="000000"/>
            <w:sz w:val="21"/>
            <w:szCs w:val="21"/>
          </w:rPr>
          <w:t xml:space="preserve"> 36</w:t>
        </w:r>
        <w:r>
          <w:rPr>
            <w:rFonts w:hint="eastAsia"/>
            <w:color w:val="000000"/>
            <w:sz w:val="21"/>
            <w:szCs w:val="21"/>
          </w:rPr>
          <w:t>，所提算法的连通率分别为</w:t>
        </w:r>
        <w:r>
          <w:rPr>
            <w:color w:val="000000"/>
            <w:sz w:val="21"/>
            <w:szCs w:val="21"/>
          </w:rPr>
          <w:t xml:space="preserve"> 0.88</w:t>
        </w:r>
        <w:r>
          <w:rPr>
            <w:rFonts w:hint="eastAsia"/>
            <w:color w:val="000000"/>
            <w:sz w:val="21"/>
            <w:szCs w:val="21"/>
          </w:rPr>
          <w:t>、</w:t>
        </w:r>
        <w:r>
          <w:rPr>
            <w:color w:val="000000"/>
            <w:sz w:val="21"/>
            <w:szCs w:val="21"/>
          </w:rPr>
          <w:t xml:space="preserve">0.90 </w:t>
        </w:r>
        <w:r>
          <w:rPr>
            <w:rFonts w:hint="eastAsia"/>
            <w:color w:val="000000"/>
            <w:sz w:val="21"/>
            <w:szCs w:val="21"/>
          </w:rPr>
          <w:t>与</w:t>
        </w:r>
        <w:r>
          <w:rPr>
            <w:color w:val="000000"/>
            <w:sz w:val="21"/>
            <w:szCs w:val="21"/>
          </w:rPr>
          <w:t xml:space="preserve"> 0.88</w:t>
        </w:r>
        <w:r>
          <w:rPr>
            <w:rFonts w:hint="eastAsia"/>
            <w:color w:val="000000"/>
            <w:sz w:val="21"/>
            <w:szCs w:val="21"/>
          </w:rPr>
          <w:t>，整体变化幅度较小，说明在多机协同规模扩大时算法的通信拓扑仍能稳定维持。与对比算法相比，</w:t>
        </w:r>
        <w:r>
          <w:rPr>
            <w:color w:val="000000"/>
            <w:sz w:val="21"/>
            <w:szCs w:val="21"/>
          </w:rPr>
          <w:t xml:space="preserve">CL-RRT*-APF </w:t>
        </w:r>
        <w:r>
          <w:rPr>
            <w:rFonts w:hint="eastAsia"/>
            <w:color w:val="000000"/>
            <w:sz w:val="21"/>
            <w:szCs w:val="21"/>
          </w:rPr>
          <w:t>在所有机群规模下均表现出显著优势：当无人机数量为</w:t>
        </w:r>
        <w:r>
          <w:rPr>
            <w:color w:val="000000"/>
            <w:sz w:val="21"/>
            <w:szCs w:val="21"/>
          </w:rPr>
          <w:t xml:space="preserve"> 12 </w:t>
        </w:r>
        <w:r>
          <w:rPr>
            <w:rFonts w:hint="eastAsia"/>
            <w:color w:val="000000"/>
            <w:sz w:val="21"/>
            <w:szCs w:val="21"/>
          </w:rPr>
          <w:t>时，相较</w:t>
        </w:r>
        <w:r>
          <w:rPr>
            <w:color w:val="000000"/>
            <w:sz w:val="21"/>
            <w:szCs w:val="21"/>
          </w:rPr>
          <w:t xml:space="preserve"> CMUPF</w:t>
        </w:r>
        <w:r>
          <w:rPr>
            <w:rFonts w:hint="eastAsia"/>
            <w:color w:val="000000"/>
            <w:sz w:val="21"/>
            <w:szCs w:val="21"/>
          </w:rPr>
          <w:t>、</w:t>
        </w:r>
        <w:proofErr w:type="spellStart"/>
        <w:r>
          <w:rPr>
            <w:color w:val="000000"/>
            <w:sz w:val="21"/>
            <w:szCs w:val="21"/>
          </w:rPr>
          <w:t>PPSwarm</w:t>
        </w:r>
        <w:proofErr w:type="spellEnd"/>
        <w:r>
          <w:rPr>
            <w:rFonts w:hint="eastAsia"/>
            <w:color w:val="000000"/>
            <w:sz w:val="21"/>
            <w:szCs w:val="21"/>
          </w:rPr>
          <w:t>、</w:t>
        </w:r>
        <w:r>
          <w:rPr>
            <w:color w:val="000000"/>
            <w:sz w:val="21"/>
            <w:szCs w:val="21"/>
          </w:rPr>
          <w:t xml:space="preserve">K-CBS </w:t>
        </w:r>
        <w:r>
          <w:rPr>
            <w:rFonts w:hint="eastAsia"/>
            <w:color w:val="000000"/>
            <w:sz w:val="21"/>
            <w:szCs w:val="21"/>
          </w:rPr>
          <w:t>与</w:t>
        </w:r>
        <w:r>
          <w:rPr>
            <w:color w:val="000000"/>
            <w:sz w:val="21"/>
            <w:szCs w:val="21"/>
          </w:rPr>
          <w:t xml:space="preserve"> APF </w:t>
        </w:r>
        <w:r>
          <w:rPr>
            <w:rFonts w:hint="eastAsia"/>
            <w:color w:val="000000"/>
            <w:sz w:val="21"/>
            <w:szCs w:val="21"/>
          </w:rPr>
          <w:t>算法，其代数连通率分别高出</w:t>
        </w:r>
        <w:r>
          <w:rPr>
            <w:color w:val="000000"/>
            <w:sz w:val="21"/>
            <w:szCs w:val="21"/>
          </w:rPr>
          <w:t xml:space="preserve"> 0.09</w:t>
        </w:r>
        <w:r>
          <w:rPr>
            <w:rFonts w:hint="eastAsia"/>
            <w:color w:val="000000"/>
            <w:sz w:val="21"/>
            <w:szCs w:val="21"/>
          </w:rPr>
          <w:t>、</w:t>
        </w:r>
        <w:r>
          <w:rPr>
            <w:color w:val="000000"/>
            <w:sz w:val="21"/>
            <w:szCs w:val="21"/>
          </w:rPr>
          <w:t>0.41</w:t>
        </w:r>
        <w:r>
          <w:rPr>
            <w:rFonts w:hint="eastAsia"/>
            <w:color w:val="000000"/>
            <w:sz w:val="21"/>
            <w:szCs w:val="21"/>
          </w:rPr>
          <w:t>、</w:t>
        </w:r>
        <w:r>
          <w:rPr>
            <w:color w:val="000000"/>
            <w:sz w:val="21"/>
            <w:szCs w:val="21"/>
          </w:rPr>
          <w:t xml:space="preserve">0.52 </w:t>
        </w:r>
        <w:r>
          <w:rPr>
            <w:rFonts w:hint="eastAsia"/>
            <w:color w:val="000000"/>
            <w:sz w:val="21"/>
            <w:szCs w:val="21"/>
          </w:rPr>
          <w:t>和</w:t>
        </w:r>
        <w:r>
          <w:rPr>
            <w:color w:val="000000"/>
            <w:sz w:val="21"/>
            <w:szCs w:val="21"/>
          </w:rPr>
          <w:t xml:space="preserve"> 0.78</w:t>
        </w:r>
        <w:r>
          <w:rPr>
            <w:rFonts w:hint="eastAsia"/>
            <w:color w:val="000000"/>
            <w:sz w:val="21"/>
            <w:szCs w:val="21"/>
          </w:rPr>
          <w:t>；当无人机数量为</w:t>
        </w:r>
        <w:r>
          <w:rPr>
            <w:color w:val="000000"/>
            <w:sz w:val="21"/>
            <w:szCs w:val="21"/>
          </w:rPr>
          <w:t xml:space="preserve"> 24 </w:t>
        </w:r>
        <w:r>
          <w:rPr>
            <w:rFonts w:hint="eastAsia"/>
            <w:color w:val="000000"/>
            <w:sz w:val="21"/>
            <w:szCs w:val="21"/>
          </w:rPr>
          <w:t>时，分别高出</w:t>
        </w:r>
        <w:r>
          <w:rPr>
            <w:color w:val="000000"/>
            <w:sz w:val="21"/>
            <w:szCs w:val="21"/>
          </w:rPr>
          <w:t xml:space="preserve"> 0.10</w:t>
        </w:r>
        <w:r>
          <w:rPr>
            <w:rFonts w:hint="eastAsia"/>
            <w:color w:val="000000"/>
            <w:sz w:val="21"/>
            <w:szCs w:val="21"/>
          </w:rPr>
          <w:t>、</w:t>
        </w:r>
        <w:r>
          <w:rPr>
            <w:color w:val="000000"/>
            <w:sz w:val="21"/>
            <w:szCs w:val="21"/>
          </w:rPr>
          <w:t>0.53</w:t>
        </w:r>
        <w:r>
          <w:rPr>
            <w:rFonts w:hint="eastAsia"/>
            <w:color w:val="000000"/>
            <w:sz w:val="21"/>
            <w:szCs w:val="21"/>
          </w:rPr>
          <w:t>、</w:t>
        </w:r>
        <w:r>
          <w:rPr>
            <w:color w:val="000000"/>
            <w:sz w:val="21"/>
            <w:szCs w:val="21"/>
          </w:rPr>
          <w:t xml:space="preserve">0.55 </w:t>
        </w:r>
        <w:r>
          <w:rPr>
            <w:rFonts w:hint="eastAsia"/>
            <w:color w:val="000000"/>
            <w:sz w:val="21"/>
            <w:szCs w:val="21"/>
          </w:rPr>
          <w:t>和</w:t>
        </w:r>
        <w:r>
          <w:rPr>
            <w:color w:val="000000"/>
            <w:sz w:val="21"/>
            <w:szCs w:val="21"/>
          </w:rPr>
          <w:t xml:space="preserve"> 0.62</w:t>
        </w:r>
        <w:r>
          <w:rPr>
            <w:rFonts w:hint="eastAsia"/>
            <w:color w:val="000000"/>
            <w:sz w:val="21"/>
            <w:szCs w:val="21"/>
          </w:rPr>
          <w:t>；在无人机数量进一步增加到</w:t>
        </w:r>
        <w:r>
          <w:rPr>
            <w:color w:val="000000"/>
            <w:sz w:val="21"/>
            <w:szCs w:val="21"/>
          </w:rPr>
          <w:t xml:space="preserve"> 36 </w:t>
        </w:r>
        <w:r>
          <w:rPr>
            <w:rFonts w:hint="eastAsia"/>
            <w:color w:val="000000"/>
            <w:sz w:val="21"/>
            <w:szCs w:val="21"/>
          </w:rPr>
          <w:t>时，仍高出</w:t>
        </w:r>
        <w:r>
          <w:rPr>
            <w:color w:val="000000"/>
            <w:sz w:val="21"/>
            <w:szCs w:val="21"/>
          </w:rPr>
          <w:t xml:space="preserve"> 0.15</w:t>
        </w:r>
        <w:r>
          <w:rPr>
            <w:rFonts w:hint="eastAsia"/>
            <w:color w:val="000000"/>
            <w:sz w:val="21"/>
            <w:szCs w:val="21"/>
          </w:rPr>
          <w:t>、</w:t>
        </w:r>
        <w:r>
          <w:rPr>
            <w:color w:val="000000"/>
            <w:sz w:val="21"/>
            <w:szCs w:val="21"/>
          </w:rPr>
          <w:t>0.41</w:t>
        </w:r>
        <w:r>
          <w:rPr>
            <w:rFonts w:hint="eastAsia"/>
            <w:color w:val="000000"/>
            <w:sz w:val="21"/>
            <w:szCs w:val="21"/>
          </w:rPr>
          <w:t>、</w:t>
        </w:r>
        <w:r>
          <w:rPr>
            <w:color w:val="000000"/>
            <w:sz w:val="21"/>
            <w:szCs w:val="21"/>
          </w:rPr>
          <w:t xml:space="preserve">0.45 </w:t>
        </w:r>
        <w:r>
          <w:rPr>
            <w:rFonts w:hint="eastAsia"/>
            <w:color w:val="000000"/>
            <w:sz w:val="21"/>
            <w:szCs w:val="21"/>
          </w:rPr>
          <w:t>和</w:t>
        </w:r>
        <w:r>
          <w:rPr>
            <w:color w:val="000000"/>
            <w:sz w:val="21"/>
            <w:szCs w:val="21"/>
          </w:rPr>
          <w:t xml:space="preserve"> 0.78</w:t>
        </w:r>
        <w:r>
          <w:rPr>
            <w:rFonts w:hint="eastAsia"/>
            <w:color w:val="000000"/>
            <w:sz w:val="21"/>
            <w:szCs w:val="21"/>
          </w:rPr>
          <w:t>。结果表明，随着群体规模增大，传统的基于局部势场或固定通信拓扑的算法连通性显著下降，而所提算法能够通过分簇通信与全局协同机制有效缓解通信退化，实现多无人机系统在大规模条件下的稳定协作。</w:t>
        </w:r>
      </w:moveTo>
      <w:moveToRangeEnd w:id="394"/>
    </w:p>
    <w:p w14:paraId="7012901E" w14:textId="26436C23" w:rsidR="008A6337" w:rsidRPr="008A6337" w:rsidRDefault="008A6337" w:rsidP="00501D6A">
      <w:pPr>
        <w:spacing w:line="360" w:lineRule="auto"/>
        <w:ind w:firstLineChars="196" w:firstLine="412"/>
        <w:rPr>
          <w:color w:val="000000"/>
          <w:sz w:val="21"/>
          <w:szCs w:val="21"/>
        </w:rPr>
      </w:pPr>
      <w:r w:rsidRPr="008A6337">
        <w:rPr>
          <w:rFonts w:hint="eastAsia"/>
          <w:color w:val="000000"/>
          <w:sz w:val="21"/>
          <w:szCs w:val="21"/>
        </w:rPr>
        <w:lastRenderedPageBreak/>
        <w:t>在规划效率方面，图</w:t>
      </w:r>
      <w:r>
        <w:rPr>
          <w:color w:val="000000"/>
          <w:sz w:val="21"/>
          <w:szCs w:val="21"/>
        </w:rPr>
        <w:t>5(b)</w:t>
      </w:r>
      <w:r w:rsidRPr="008A6337">
        <w:rPr>
          <w:rFonts w:hint="eastAsia"/>
          <w:color w:val="000000"/>
          <w:sz w:val="21"/>
          <w:szCs w:val="21"/>
        </w:rPr>
        <w:t>展示了不同无人机数量下各算法的平均规划步长变化趋势。整体上，随着无人机数量增加，各算法的规划步长</w:t>
      </w:r>
      <w:r>
        <w:rPr>
          <w:rFonts w:hint="eastAsia"/>
          <w:color w:val="000000"/>
          <w:sz w:val="21"/>
          <w:szCs w:val="21"/>
        </w:rPr>
        <w:t>基本保持稳定</w:t>
      </w:r>
      <w:r w:rsidR="00501D6A">
        <w:rPr>
          <w:rFonts w:hint="eastAsia"/>
          <w:color w:val="000000"/>
          <w:sz w:val="21"/>
          <w:szCs w:val="21"/>
        </w:rPr>
        <w:t>，部分算法略有增加</w:t>
      </w:r>
      <w:r w:rsidRPr="008A6337">
        <w:rPr>
          <w:rFonts w:hint="eastAsia"/>
          <w:color w:val="000000"/>
          <w:sz w:val="21"/>
          <w:szCs w:val="21"/>
        </w:rPr>
        <w:t>。与通信保持类的</w:t>
      </w:r>
      <w:r w:rsidRPr="008A6337">
        <w:rPr>
          <w:rFonts w:hint="eastAsia"/>
          <w:color w:val="000000"/>
          <w:sz w:val="21"/>
          <w:szCs w:val="21"/>
        </w:rPr>
        <w:t xml:space="preserve"> CMUPF </w:t>
      </w:r>
      <w:r w:rsidRPr="008A6337">
        <w:rPr>
          <w:rFonts w:hint="eastAsia"/>
          <w:color w:val="000000"/>
          <w:sz w:val="21"/>
          <w:szCs w:val="21"/>
        </w:rPr>
        <w:t>算法相比，所提算法在不同规模下的平均规划步长均显著降低，体现出其在复杂协同场景下的路径生成效率更高；造成该差异的主要原因在于</w:t>
      </w:r>
      <w:r w:rsidRPr="008A6337">
        <w:rPr>
          <w:rFonts w:hint="eastAsia"/>
          <w:color w:val="000000"/>
          <w:sz w:val="21"/>
          <w:szCs w:val="21"/>
        </w:rPr>
        <w:t xml:space="preserve"> CMUPF </w:t>
      </w:r>
      <w:r w:rsidRPr="008A6337">
        <w:rPr>
          <w:rFonts w:hint="eastAsia"/>
          <w:color w:val="000000"/>
          <w:sz w:val="21"/>
          <w:szCs w:val="21"/>
        </w:rPr>
        <w:t>依赖固定拓扑结构，当无人机数量增多时内部连边约束和力场叠加项显著增加，导致规划迭代收敛速度减慢。而相较基于全局信息的</w:t>
      </w:r>
      <w:r w:rsidRPr="008A6337">
        <w:rPr>
          <w:rFonts w:hint="eastAsia"/>
          <w:color w:val="000000"/>
          <w:sz w:val="21"/>
          <w:szCs w:val="21"/>
        </w:rPr>
        <w:t xml:space="preserve"> K-CBS </w:t>
      </w:r>
      <w:r w:rsidRPr="008A6337">
        <w:rPr>
          <w:rFonts w:hint="eastAsia"/>
          <w:color w:val="000000"/>
          <w:sz w:val="21"/>
          <w:szCs w:val="21"/>
        </w:rPr>
        <w:t>与</w:t>
      </w:r>
      <w:r w:rsidRPr="008A6337">
        <w:rPr>
          <w:rFonts w:hint="eastAsia"/>
          <w:color w:val="000000"/>
          <w:sz w:val="21"/>
          <w:szCs w:val="21"/>
        </w:rPr>
        <w:t xml:space="preserve"> </w:t>
      </w:r>
      <w:proofErr w:type="spellStart"/>
      <w:r w:rsidRPr="008A6337">
        <w:rPr>
          <w:rFonts w:hint="eastAsia"/>
          <w:color w:val="000000"/>
          <w:sz w:val="21"/>
          <w:szCs w:val="21"/>
        </w:rPr>
        <w:t>PPSwarm</w:t>
      </w:r>
      <w:proofErr w:type="spellEnd"/>
      <w:r w:rsidRPr="008A6337">
        <w:rPr>
          <w:rFonts w:hint="eastAsia"/>
          <w:color w:val="000000"/>
          <w:sz w:val="21"/>
          <w:szCs w:val="21"/>
        </w:rPr>
        <w:t xml:space="preserve"> </w:t>
      </w:r>
      <w:r w:rsidRPr="008A6337">
        <w:rPr>
          <w:rFonts w:hint="eastAsia"/>
          <w:color w:val="000000"/>
          <w:sz w:val="21"/>
          <w:szCs w:val="21"/>
        </w:rPr>
        <w:t>等算法，</w:t>
      </w:r>
      <w:r w:rsidRPr="008A6337">
        <w:rPr>
          <w:rFonts w:hint="eastAsia"/>
          <w:color w:val="000000"/>
          <w:sz w:val="21"/>
          <w:szCs w:val="21"/>
        </w:rPr>
        <w:t xml:space="preserve">CL-RRT*-APF </w:t>
      </w:r>
      <w:r w:rsidRPr="008A6337">
        <w:rPr>
          <w:rFonts w:hint="eastAsia"/>
          <w:color w:val="000000"/>
          <w:sz w:val="21"/>
          <w:szCs w:val="21"/>
        </w:rPr>
        <w:t>的步长</w:t>
      </w:r>
      <w:r w:rsidR="00501D6A">
        <w:rPr>
          <w:rFonts w:hint="eastAsia"/>
          <w:color w:val="000000"/>
          <w:sz w:val="21"/>
          <w:szCs w:val="21"/>
        </w:rPr>
        <w:t>略有增加</w:t>
      </w:r>
      <w:r w:rsidRPr="008A6337">
        <w:rPr>
          <w:rFonts w:hint="eastAsia"/>
          <w:color w:val="000000"/>
          <w:sz w:val="21"/>
          <w:szCs w:val="21"/>
        </w:rPr>
        <w:t>，这是由于其在保持通信连通性约束的同时需要兼顾多簇间的引力协调；但整体计算开销仍处于可接受范围。</w:t>
      </w:r>
    </w:p>
    <w:p w14:paraId="70B9975F" w14:textId="132FD1CD" w:rsidR="008A6337" w:rsidRPr="008A6337" w:rsidRDefault="008A6337" w:rsidP="008A6337">
      <w:pPr>
        <w:spacing w:line="360" w:lineRule="auto"/>
        <w:ind w:firstLineChars="196" w:firstLine="412"/>
        <w:rPr>
          <w:color w:val="000000"/>
          <w:sz w:val="21"/>
          <w:szCs w:val="21"/>
        </w:rPr>
      </w:pPr>
      <w:r w:rsidRPr="008A6337">
        <w:rPr>
          <w:rFonts w:hint="eastAsia"/>
          <w:color w:val="000000"/>
          <w:sz w:val="21"/>
          <w:szCs w:val="21"/>
        </w:rPr>
        <w:t>综上所述，</w:t>
      </w:r>
      <w:r w:rsidRPr="008A6337">
        <w:rPr>
          <w:rFonts w:hint="eastAsia"/>
          <w:color w:val="000000"/>
          <w:sz w:val="21"/>
          <w:szCs w:val="21"/>
        </w:rPr>
        <w:t xml:space="preserve">CL-RRT*-APF </w:t>
      </w:r>
      <w:r w:rsidRPr="008A6337">
        <w:rPr>
          <w:rFonts w:hint="eastAsia"/>
          <w:color w:val="000000"/>
          <w:sz w:val="21"/>
          <w:szCs w:val="21"/>
        </w:rPr>
        <w:t>在无人机数量增加时依旧能维持高水平的代数连通率，并在规划效率上明显优于基于人工势场与固定拓扑控制的算法；尽管路径长度略高于全局最优搜索类算法，但代价合理且保持较好扩展性。结果证明，所提方法在大规模多无人机系统中具备优异的连通保持能力与协同鲁棒性，为复杂城市环境下的分层协同路径规划提供了一种高效、稳定且可扩展的解决方案。</w:t>
      </w:r>
    </w:p>
    <w:p w14:paraId="315C2D05" w14:textId="754AAD4E" w:rsidR="00501D6A" w:rsidDel="001844CF" w:rsidRDefault="00B37379" w:rsidP="00404BF5">
      <w:pPr>
        <w:spacing w:line="360" w:lineRule="auto"/>
        <w:outlineLvl w:val="0"/>
        <w:rPr>
          <w:moveFrom w:id="396" w:author="Lianghui Ding" w:date="2025-11-09T15:01:00Z"/>
          <w:b/>
          <w:sz w:val="21"/>
          <w:szCs w:val="21"/>
        </w:rPr>
      </w:pPr>
      <w:moveFromRangeStart w:id="397" w:author="Lianghui Ding" w:date="2025-11-09T15:01:00Z" w:name="move213592922"/>
      <w:moveFrom w:id="398" w:author="Lianghui Ding" w:date="2025-11-09T15:01:00Z">
        <w:r w:rsidDel="001844CF">
          <w:rPr>
            <w:rFonts w:hint="eastAsia"/>
            <w:b/>
            <w:sz w:val="21"/>
            <w:szCs w:val="21"/>
          </w:rPr>
          <w:t>4</w:t>
        </w:r>
        <w:r w:rsidDel="001844CF">
          <w:rPr>
            <w:b/>
            <w:sz w:val="21"/>
            <w:szCs w:val="21"/>
          </w:rPr>
          <w:t xml:space="preserve">.5 </w:t>
        </w:r>
        <w:r w:rsidDel="001844CF">
          <w:rPr>
            <w:rFonts w:hint="eastAsia"/>
            <w:b/>
            <w:sz w:val="21"/>
            <w:szCs w:val="21"/>
          </w:rPr>
          <w:t>干扰节点数量对性能的影响</w:t>
        </w:r>
      </w:moveFrom>
    </w:p>
    <w:p w14:paraId="64D67765" w14:textId="012E47AF" w:rsidR="00530B97" w:rsidRPr="00A9585A" w:rsidDel="001844CF" w:rsidRDefault="00404BF5" w:rsidP="006B4930">
      <w:pPr>
        <w:pStyle w:val="aff0"/>
        <w:rPr>
          <w:moveFrom w:id="399" w:author="Lianghui Ding" w:date="2025-11-09T15:01:00Z"/>
        </w:rPr>
      </w:pPr>
      <w:moveFrom w:id="400" w:author="Lianghui Ding" w:date="2025-11-09T15:01:00Z">
        <w:r w:rsidDel="001844CF">
          <w:rPr>
            <w:b/>
            <w:sz w:val="21"/>
            <w:szCs w:val="21"/>
          </w:rPr>
          <w:t>4</w:t>
        </w:r>
        <w:r w:rsidRPr="00A9585A" w:rsidDel="001844CF">
          <w:rPr>
            <w:rFonts w:hint="eastAsia"/>
            <w:b/>
            <w:sz w:val="21"/>
            <w:szCs w:val="21"/>
          </w:rPr>
          <w:t>.</w:t>
        </w:r>
        <w:r w:rsidDel="001844CF">
          <w:rPr>
            <w:b/>
            <w:sz w:val="21"/>
            <w:szCs w:val="21"/>
          </w:rPr>
          <w:t>4</w:t>
        </w:r>
        <w:r w:rsidRPr="00A9585A" w:rsidDel="001844CF">
          <w:rPr>
            <w:rFonts w:hint="eastAsia"/>
            <w:b/>
            <w:sz w:val="21"/>
            <w:szCs w:val="21"/>
          </w:rPr>
          <w:t xml:space="preserve"> </w:t>
        </w:r>
        <w:r w:rsidDel="001844CF">
          <w:rPr>
            <w:rFonts w:hint="eastAsia"/>
            <w:b/>
            <w:sz w:val="21"/>
            <w:szCs w:val="21"/>
          </w:rPr>
          <w:t>干扰功率对性能的影响</w:t>
        </w:r>
      </w:moveFrom>
    </w:p>
    <w:p w14:paraId="12AF428C" w14:textId="6F497373" w:rsidR="00530B97" w:rsidDel="001844CF" w:rsidRDefault="0080116D" w:rsidP="00530B97">
      <w:pPr>
        <w:spacing w:line="360" w:lineRule="auto"/>
        <w:ind w:firstLineChars="196" w:firstLine="412"/>
        <w:rPr>
          <w:moveFrom w:id="401" w:author="Lianghui Ding" w:date="2025-11-09T15:01:00Z"/>
          <w:color w:val="000000"/>
          <w:sz w:val="21"/>
          <w:szCs w:val="21"/>
        </w:rPr>
      </w:pPr>
      <w:moveFrom w:id="402" w:author="Lianghui Ding" w:date="2025-11-09T15:01:00Z">
        <w:r w:rsidRPr="0080116D" w:rsidDel="001844CF">
          <w:rPr>
            <w:rFonts w:hint="eastAsia"/>
            <w:color w:val="000000"/>
            <w:sz w:val="21"/>
            <w:szCs w:val="21"/>
          </w:rPr>
          <w:t>最后，针对干扰机功率在</w:t>
        </w:r>
        <w:r w:rsidRPr="0080116D" w:rsidDel="001844CF">
          <w:rPr>
            <w:rFonts w:hint="eastAsia"/>
            <w:color w:val="000000"/>
            <w:sz w:val="21"/>
            <w:szCs w:val="21"/>
          </w:rPr>
          <w:t xml:space="preserve"> 20</w:t>
        </w:r>
        <w:r w:rsidRPr="0080116D" w:rsidDel="001844CF">
          <w:rPr>
            <w:rFonts w:hint="eastAsia"/>
            <w:color w:val="000000"/>
            <w:sz w:val="21"/>
            <w:szCs w:val="21"/>
          </w:rPr>
          <w:t>–</w:t>
        </w:r>
        <w:r w:rsidRPr="0080116D" w:rsidDel="001844CF">
          <w:rPr>
            <w:rFonts w:hint="eastAsia"/>
            <w:color w:val="000000"/>
            <w:sz w:val="21"/>
            <w:szCs w:val="21"/>
          </w:rPr>
          <w:t xml:space="preserve">30 dBm </w:t>
        </w:r>
        <w:r w:rsidRPr="0080116D" w:rsidDel="001844CF">
          <w:rPr>
            <w:rFonts w:hint="eastAsia"/>
            <w:color w:val="000000"/>
            <w:sz w:val="21"/>
            <w:szCs w:val="21"/>
          </w:rPr>
          <w:t>范围内的变化，图</w:t>
        </w:r>
        <w:r w:rsidRPr="0080116D" w:rsidDel="001844CF">
          <w:rPr>
            <w:rFonts w:hint="eastAsia"/>
            <w:color w:val="000000"/>
            <w:sz w:val="21"/>
            <w:szCs w:val="21"/>
          </w:rPr>
          <w:t xml:space="preserve"> 5 </w:t>
        </w:r>
        <w:r w:rsidRPr="0080116D" w:rsidDel="001844CF">
          <w:rPr>
            <w:rFonts w:hint="eastAsia"/>
            <w:color w:val="000000"/>
            <w:sz w:val="21"/>
            <w:szCs w:val="21"/>
          </w:rPr>
          <w:t>展示了代数连通率随干扰强度增加的变化趋势。结果表明，干扰强度上升会对网络连通性造成一定影响，但</w:t>
        </w:r>
        <w:r w:rsidRPr="0080116D" w:rsidDel="001844CF">
          <w:rPr>
            <w:rFonts w:hint="eastAsia"/>
            <w:color w:val="000000"/>
            <w:sz w:val="21"/>
            <w:szCs w:val="21"/>
          </w:rPr>
          <w:t xml:space="preserve"> CL-RRT*-APF </w:t>
        </w:r>
        <w:r w:rsidRPr="0080116D" w:rsidDel="001844CF">
          <w:rPr>
            <w:rFonts w:hint="eastAsia"/>
            <w:color w:val="000000"/>
            <w:sz w:val="21"/>
            <w:szCs w:val="21"/>
          </w:rPr>
          <w:t>的下降幅度最小，并且在不同干扰功率下始终显著高于传统算法及去除</w:t>
        </w:r>
        <w:r w:rsidRPr="0080116D" w:rsidDel="001844CF">
          <w:rPr>
            <w:rFonts w:hint="eastAsia"/>
            <w:color w:val="000000"/>
            <w:sz w:val="21"/>
            <w:szCs w:val="21"/>
          </w:rPr>
          <w:t xml:space="preserve"> MST </w:t>
        </w:r>
        <w:r w:rsidRPr="0080116D" w:rsidDel="001844CF">
          <w:rPr>
            <w:rFonts w:hint="eastAsia"/>
            <w:color w:val="000000"/>
            <w:sz w:val="21"/>
            <w:szCs w:val="21"/>
          </w:rPr>
          <w:t>引力项的版本，表明所提算法具有较强的适应性和抗干扰能力，能够在不同干扰环境下保持网络连通</w:t>
        </w:r>
        <w:r w:rsidR="00530B97" w:rsidRPr="00A9585A" w:rsidDel="001844CF">
          <w:rPr>
            <w:color w:val="000000"/>
            <w:sz w:val="21"/>
            <w:szCs w:val="21"/>
          </w:rPr>
          <w:t>。</w:t>
        </w:r>
      </w:moveFrom>
    </w:p>
    <w:moveFromRangeEnd w:id="397"/>
    <w:p w14:paraId="556F70BE" w14:textId="09FB316E" w:rsidR="00404BF5" w:rsidRDefault="00404BF5" w:rsidP="00404BF5">
      <w:pPr>
        <w:spacing w:line="360" w:lineRule="auto"/>
        <w:outlineLvl w:val="0"/>
        <w:rPr>
          <w:b/>
          <w:sz w:val="21"/>
          <w:szCs w:val="21"/>
        </w:rPr>
      </w:pPr>
      <w:r>
        <w:rPr>
          <w:b/>
          <w:sz w:val="21"/>
          <w:szCs w:val="21"/>
        </w:rPr>
        <w:t>4</w:t>
      </w:r>
      <w:r w:rsidRPr="00A9585A">
        <w:rPr>
          <w:rFonts w:hint="eastAsia"/>
          <w:b/>
          <w:sz w:val="21"/>
          <w:szCs w:val="21"/>
        </w:rPr>
        <w:t>.</w:t>
      </w:r>
      <w:r>
        <w:rPr>
          <w:b/>
          <w:sz w:val="21"/>
          <w:szCs w:val="21"/>
        </w:rPr>
        <w:t>5</w:t>
      </w:r>
      <w:r w:rsidRPr="00A9585A">
        <w:rPr>
          <w:rFonts w:hint="eastAsia"/>
          <w:b/>
          <w:sz w:val="21"/>
          <w:szCs w:val="21"/>
        </w:rPr>
        <w:t xml:space="preserve"> </w:t>
      </w:r>
      <w:r>
        <w:rPr>
          <w:rFonts w:hint="eastAsia"/>
          <w:b/>
          <w:sz w:val="21"/>
          <w:szCs w:val="21"/>
        </w:rPr>
        <w:t>消融实验</w:t>
      </w:r>
      <w:del w:id="403" w:author="Lianghui Ding" w:date="2025-11-09T15:03:00Z">
        <w:r w:rsidDel="00412B92">
          <w:rPr>
            <w:rFonts w:hint="eastAsia"/>
            <w:b/>
            <w:sz w:val="21"/>
            <w:szCs w:val="21"/>
          </w:rPr>
          <w:delText>分析</w:delText>
        </w:r>
      </w:del>
    </w:p>
    <w:p w14:paraId="13DC8698" w14:textId="65A6F2D5" w:rsidR="00FD299C" w:rsidRDefault="00FD299C" w:rsidP="00FD299C">
      <w:pPr>
        <w:spacing w:line="360" w:lineRule="auto"/>
        <w:ind w:firstLineChars="196" w:firstLine="412"/>
        <w:rPr>
          <w:color w:val="000000"/>
          <w:sz w:val="21"/>
          <w:szCs w:val="21"/>
        </w:rPr>
      </w:pPr>
      <w:r w:rsidRPr="00FD299C">
        <w:rPr>
          <w:color w:val="000000"/>
          <w:sz w:val="21"/>
          <w:szCs w:val="21"/>
        </w:rPr>
        <w:t>如图</w:t>
      </w:r>
      <w:r>
        <w:rPr>
          <w:color w:val="000000"/>
          <w:sz w:val="21"/>
          <w:szCs w:val="21"/>
        </w:rPr>
        <w:t>6</w:t>
      </w:r>
      <w:r w:rsidRPr="00FD299C">
        <w:rPr>
          <w:color w:val="000000"/>
          <w:sz w:val="21"/>
          <w:szCs w:val="21"/>
        </w:rPr>
        <w:t>所示，为验证所提</w:t>
      </w:r>
      <w:r w:rsidRPr="00FD299C">
        <w:rPr>
          <w:color w:val="000000"/>
          <w:sz w:val="21"/>
          <w:szCs w:val="21"/>
        </w:rPr>
        <w:t xml:space="preserve"> CL-RRT*-APF </w:t>
      </w:r>
      <w:r w:rsidRPr="00FD299C">
        <w:rPr>
          <w:color w:val="000000"/>
          <w:sz w:val="21"/>
          <w:szCs w:val="21"/>
        </w:rPr>
        <w:t>各关键模块对算法性能的贡献，设计了在不同建筑密度与无人机数量</w:t>
      </w:r>
      <w:r w:rsidR="00AC79EA">
        <w:rPr>
          <w:rFonts w:hint="eastAsia"/>
          <w:color w:val="000000"/>
          <w:sz w:val="21"/>
          <w:szCs w:val="21"/>
        </w:rPr>
        <w:t>和干扰功率</w:t>
      </w:r>
      <w:r w:rsidRPr="00FD299C">
        <w:rPr>
          <w:color w:val="000000"/>
          <w:sz w:val="21"/>
          <w:szCs w:val="21"/>
        </w:rPr>
        <w:t>条件下的消融实验，对比完整算法、去除</w:t>
      </w:r>
      <w:r w:rsidRPr="00FD299C">
        <w:rPr>
          <w:color w:val="000000"/>
          <w:sz w:val="21"/>
          <w:szCs w:val="21"/>
        </w:rPr>
        <w:t xml:space="preserve"> MST </w:t>
      </w:r>
      <w:r w:rsidRPr="00FD299C">
        <w:rPr>
          <w:color w:val="000000"/>
          <w:sz w:val="21"/>
          <w:szCs w:val="21"/>
        </w:rPr>
        <w:t>引力项的</w:t>
      </w:r>
      <w:r w:rsidRPr="00FD299C">
        <w:rPr>
          <w:color w:val="000000"/>
          <w:sz w:val="21"/>
          <w:szCs w:val="21"/>
        </w:rPr>
        <w:t xml:space="preserve"> CL-RRT*-APF-</w:t>
      </w:r>
      <w:r w:rsidRPr="00FD299C">
        <w:rPr>
          <w:color w:val="000000"/>
          <w:sz w:val="21"/>
          <w:szCs w:val="21"/>
        </w:rPr>
        <w:t>无</w:t>
      </w:r>
      <w:r w:rsidRPr="00FD299C">
        <w:rPr>
          <w:color w:val="000000"/>
          <w:sz w:val="21"/>
          <w:szCs w:val="21"/>
        </w:rPr>
        <w:t xml:space="preserve"> MST </w:t>
      </w:r>
      <w:r w:rsidRPr="00FD299C">
        <w:rPr>
          <w:color w:val="000000"/>
          <w:sz w:val="21"/>
          <w:szCs w:val="21"/>
        </w:rPr>
        <w:t>版本以及去除</w:t>
      </w:r>
      <w:r w:rsidRPr="00FD299C">
        <w:rPr>
          <w:color w:val="000000"/>
          <w:sz w:val="21"/>
          <w:szCs w:val="21"/>
        </w:rPr>
        <w:t xml:space="preserve"> Fréchet </w:t>
      </w:r>
      <w:r w:rsidRPr="00FD299C">
        <w:rPr>
          <w:color w:val="000000"/>
          <w:sz w:val="21"/>
          <w:szCs w:val="21"/>
        </w:rPr>
        <w:t>约束机制的</w:t>
      </w:r>
      <w:r w:rsidRPr="00FD299C">
        <w:rPr>
          <w:color w:val="000000"/>
          <w:sz w:val="21"/>
          <w:szCs w:val="21"/>
        </w:rPr>
        <w:t xml:space="preserve"> CL-RRT*-APF-</w:t>
      </w:r>
      <w:r w:rsidRPr="00FD299C">
        <w:rPr>
          <w:color w:val="000000"/>
          <w:sz w:val="21"/>
          <w:szCs w:val="21"/>
        </w:rPr>
        <w:t>无</w:t>
      </w:r>
      <w:r w:rsidRPr="00FD299C">
        <w:rPr>
          <w:color w:val="000000"/>
          <w:sz w:val="21"/>
          <w:szCs w:val="21"/>
        </w:rPr>
        <w:t xml:space="preserve"> Fréchet </w:t>
      </w:r>
      <w:r w:rsidRPr="00FD299C">
        <w:rPr>
          <w:color w:val="000000"/>
          <w:sz w:val="21"/>
          <w:szCs w:val="21"/>
        </w:rPr>
        <w:t>版本的性能差异。从总体趋势来看，完整算法在所有测试条件下均表现出最高的代数连通率与最低的平均规划步长，表明所提出的分层协同机制在路径规划效率和通信保持性能上均起到了显著作用。</w:t>
      </w:r>
    </w:p>
    <w:tbl>
      <w:tblPr>
        <w:tblStyle w:val="af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4"/>
        <w:gridCol w:w="4394"/>
      </w:tblGrid>
      <w:tr w:rsidR="00AC79EA" w:rsidRPr="00FD299C" w14:paraId="7E96EE40" w14:textId="77777777" w:rsidTr="00AC79EA">
        <w:tc>
          <w:tcPr>
            <w:tcW w:w="4394" w:type="dxa"/>
          </w:tcPr>
          <w:p w14:paraId="20E36DCE" w14:textId="77777777" w:rsidR="00FD299C" w:rsidRPr="00FD299C" w:rsidRDefault="00FD299C" w:rsidP="00FD299C">
            <w:pPr>
              <w:spacing w:line="360" w:lineRule="auto"/>
              <w:rPr>
                <w:color w:val="000000" w:themeColor="text1"/>
                <w:sz w:val="21"/>
                <w:szCs w:val="21"/>
              </w:rPr>
            </w:pPr>
            <w:r w:rsidRPr="00FD299C">
              <w:rPr>
                <w:rFonts w:hint="eastAsia"/>
                <w:noProof/>
                <w:color w:val="000000" w:themeColor="text1"/>
                <w:sz w:val="21"/>
                <w:szCs w:val="21"/>
              </w:rPr>
              <w:drawing>
                <wp:inline distT="0" distB="0" distL="0" distR="0" wp14:anchorId="64715370" wp14:editId="08F2044E">
                  <wp:extent cx="2749791" cy="2029037"/>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49791" cy="2029037"/>
                          </a:xfrm>
                          <a:prstGeom prst="rect">
                            <a:avLst/>
                          </a:prstGeom>
                        </pic:spPr>
                      </pic:pic>
                    </a:graphicData>
                  </a:graphic>
                </wp:inline>
              </w:drawing>
            </w:r>
          </w:p>
        </w:tc>
        <w:tc>
          <w:tcPr>
            <w:tcW w:w="4394" w:type="dxa"/>
          </w:tcPr>
          <w:p w14:paraId="4FF82B03" w14:textId="77777777" w:rsidR="00FD299C" w:rsidRPr="00FD299C" w:rsidRDefault="00FD299C" w:rsidP="00FD299C">
            <w:pPr>
              <w:spacing w:line="360" w:lineRule="auto"/>
              <w:rPr>
                <w:color w:val="FF0000"/>
                <w:sz w:val="21"/>
                <w:szCs w:val="21"/>
              </w:rPr>
            </w:pPr>
            <w:r w:rsidRPr="00FD299C">
              <w:rPr>
                <w:rFonts w:hint="eastAsia"/>
                <w:noProof/>
                <w:color w:val="FF0000"/>
                <w:sz w:val="21"/>
                <w:szCs w:val="21"/>
              </w:rPr>
              <w:drawing>
                <wp:inline distT="0" distB="0" distL="0" distR="0" wp14:anchorId="52D287F1" wp14:editId="252B71DD">
                  <wp:extent cx="2736000" cy="2018157"/>
                  <wp:effectExtent l="0" t="0" r="762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p>
        </w:tc>
      </w:tr>
      <w:tr w:rsidR="00AC79EA" w:rsidRPr="00FD299C" w14:paraId="3ADC5D7B" w14:textId="77777777" w:rsidTr="00AC79EA">
        <w:trPr>
          <w:trHeight w:val="675"/>
        </w:trPr>
        <w:tc>
          <w:tcPr>
            <w:tcW w:w="4394" w:type="dxa"/>
          </w:tcPr>
          <w:p w14:paraId="7F3EF71F" w14:textId="6A185FAB" w:rsidR="00FD299C" w:rsidRPr="00FD299C" w:rsidRDefault="00FD299C" w:rsidP="00FD299C">
            <w:pPr>
              <w:spacing w:line="360" w:lineRule="auto"/>
              <w:jc w:val="center"/>
              <w:rPr>
                <w:b/>
                <w:bCs/>
                <w:color w:val="000000" w:themeColor="text1"/>
                <w:sz w:val="20"/>
                <w:szCs w:val="20"/>
              </w:rPr>
            </w:pPr>
            <w:r w:rsidRPr="00FD299C">
              <w:rPr>
                <w:rFonts w:eastAsia="黑体" w:hint="eastAsia"/>
                <w:szCs w:val="18"/>
              </w:rPr>
              <w:t>(</w:t>
            </w:r>
            <w:r w:rsidRPr="00FD299C">
              <w:rPr>
                <w:rFonts w:eastAsia="黑体"/>
                <w:szCs w:val="18"/>
              </w:rPr>
              <w:t xml:space="preserve">a) </w:t>
            </w:r>
            <w:r w:rsidRPr="00FD299C">
              <w:rPr>
                <w:rFonts w:eastAsia="黑体" w:hint="eastAsia"/>
                <w:szCs w:val="18"/>
              </w:rPr>
              <w:t>不同建筑数量下代数连通</w:t>
            </w:r>
            <w:r w:rsidR="00F844A0">
              <w:rPr>
                <w:rFonts w:eastAsia="黑体" w:hint="eastAsia"/>
                <w:szCs w:val="18"/>
              </w:rPr>
              <w:t>率对比</w:t>
            </w:r>
          </w:p>
        </w:tc>
        <w:tc>
          <w:tcPr>
            <w:tcW w:w="4394" w:type="dxa"/>
          </w:tcPr>
          <w:p w14:paraId="2D9B536E" w14:textId="2D009D6A" w:rsidR="00FD299C" w:rsidRPr="00FD299C" w:rsidRDefault="00FD299C" w:rsidP="00FD299C">
            <w:pPr>
              <w:spacing w:line="360" w:lineRule="auto"/>
              <w:jc w:val="center"/>
              <w:rPr>
                <w:color w:val="FF0000"/>
                <w:sz w:val="21"/>
                <w:szCs w:val="21"/>
              </w:rPr>
            </w:pPr>
            <w:r w:rsidRPr="00FD299C">
              <w:rPr>
                <w:rFonts w:eastAsia="黑体" w:hint="eastAsia"/>
                <w:szCs w:val="18"/>
              </w:rPr>
              <w:t>(b</w:t>
            </w:r>
            <w:r w:rsidRPr="00FD299C">
              <w:rPr>
                <w:rFonts w:eastAsia="黑体"/>
                <w:szCs w:val="18"/>
              </w:rPr>
              <w:t xml:space="preserve">) </w:t>
            </w:r>
            <w:r w:rsidRPr="00FD299C">
              <w:rPr>
                <w:rFonts w:eastAsia="黑体" w:hint="eastAsia"/>
                <w:szCs w:val="18"/>
              </w:rPr>
              <w:t>不同建筑数量下</w:t>
            </w:r>
            <w:r w:rsidR="00F844A0">
              <w:rPr>
                <w:rFonts w:eastAsia="黑体" w:hint="eastAsia"/>
                <w:szCs w:val="18"/>
              </w:rPr>
              <w:t>平均规划步长对比</w:t>
            </w:r>
          </w:p>
        </w:tc>
      </w:tr>
      <w:tr w:rsidR="00AC79EA" w:rsidRPr="00FD299C" w14:paraId="5457DED9" w14:textId="77777777" w:rsidTr="00AC79EA">
        <w:tc>
          <w:tcPr>
            <w:tcW w:w="4394" w:type="dxa"/>
          </w:tcPr>
          <w:p w14:paraId="32FB0C34" w14:textId="77777777" w:rsidR="00FD299C" w:rsidRPr="00FD299C" w:rsidRDefault="00FD299C" w:rsidP="00FD299C">
            <w:pPr>
              <w:spacing w:line="360" w:lineRule="auto"/>
              <w:rPr>
                <w:color w:val="FF0000"/>
                <w:sz w:val="21"/>
                <w:szCs w:val="21"/>
              </w:rPr>
            </w:pPr>
            <w:r w:rsidRPr="00FD299C">
              <w:rPr>
                <w:rFonts w:hint="eastAsia"/>
                <w:noProof/>
                <w:color w:val="FF0000"/>
                <w:sz w:val="21"/>
                <w:szCs w:val="21"/>
              </w:rPr>
              <w:lastRenderedPageBreak/>
              <w:drawing>
                <wp:inline distT="0" distB="0" distL="0" distR="0" wp14:anchorId="7032D4BA" wp14:editId="13A3E089">
                  <wp:extent cx="2736000" cy="2018860"/>
                  <wp:effectExtent l="0" t="0" r="762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36000" cy="2018860"/>
                          </a:xfrm>
                          <a:prstGeom prst="rect">
                            <a:avLst/>
                          </a:prstGeom>
                        </pic:spPr>
                      </pic:pic>
                    </a:graphicData>
                  </a:graphic>
                </wp:inline>
              </w:drawing>
            </w:r>
          </w:p>
        </w:tc>
        <w:tc>
          <w:tcPr>
            <w:tcW w:w="4394" w:type="dxa"/>
          </w:tcPr>
          <w:p w14:paraId="640FFC88" w14:textId="77777777" w:rsidR="00FD299C" w:rsidRPr="00FD299C" w:rsidRDefault="00FD299C" w:rsidP="00FD299C">
            <w:pPr>
              <w:spacing w:line="360" w:lineRule="auto"/>
              <w:rPr>
                <w:color w:val="FF0000"/>
                <w:sz w:val="21"/>
                <w:szCs w:val="21"/>
              </w:rPr>
            </w:pPr>
            <w:r w:rsidRPr="00FD299C">
              <w:rPr>
                <w:rFonts w:hint="eastAsia"/>
                <w:noProof/>
                <w:color w:val="FF0000"/>
                <w:sz w:val="21"/>
                <w:szCs w:val="21"/>
              </w:rPr>
              <w:drawing>
                <wp:inline distT="0" distB="0" distL="0" distR="0" wp14:anchorId="5472F5B6" wp14:editId="0A49BB02">
                  <wp:extent cx="2736000" cy="2018157"/>
                  <wp:effectExtent l="0" t="0" r="762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36000" cy="2018157"/>
                          </a:xfrm>
                          <a:prstGeom prst="rect">
                            <a:avLst/>
                          </a:prstGeom>
                        </pic:spPr>
                      </pic:pic>
                    </a:graphicData>
                  </a:graphic>
                </wp:inline>
              </w:drawing>
            </w:r>
          </w:p>
        </w:tc>
      </w:tr>
      <w:tr w:rsidR="00AC79EA" w:rsidRPr="00FD299C" w14:paraId="4B6107B4" w14:textId="77777777" w:rsidTr="00AC79EA">
        <w:tc>
          <w:tcPr>
            <w:tcW w:w="4394" w:type="dxa"/>
          </w:tcPr>
          <w:p w14:paraId="4A0D04D2" w14:textId="53B4F442" w:rsidR="00FD299C" w:rsidRPr="00FD299C" w:rsidRDefault="00FD299C" w:rsidP="00FD299C">
            <w:pPr>
              <w:spacing w:line="360" w:lineRule="auto"/>
              <w:jc w:val="center"/>
              <w:rPr>
                <w:b/>
                <w:bCs/>
                <w:color w:val="000000" w:themeColor="text1"/>
                <w:sz w:val="20"/>
                <w:szCs w:val="20"/>
              </w:rPr>
            </w:pPr>
            <w:r w:rsidRPr="00FD299C">
              <w:rPr>
                <w:rFonts w:eastAsia="黑体" w:hint="eastAsia"/>
                <w:szCs w:val="18"/>
              </w:rPr>
              <w:t>(</w:t>
            </w:r>
            <w:r w:rsidRPr="00FD299C">
              <w:rPr>
                <w:rFonts w:eastAsia="黑体"/>
                <w:szCs w:val="18"/>
              </w:rPr>
              <w:t xml:space="preserve">c) </w:t>
            </w:r>
            <w:r w:rsidRPr="00FD299C">
              <w:rPr>
                <w:rFonts w:eastAsia="黑体" w:hint="eastAsia"/>
                <w:szCs w:val="18"/>
              </w:rPr>
              <w:t>不同无人机数目下</w:t>
            </w:r>
            <w:r w:rsidR="00F844A0">
              <w:rPr>
                <w:rFonts w:eastAsia="黑体" w:hint="eastAsia"/>
                <w:szCs w:val="18"/>
              </w:rPr>
              <w:t>代数连通率对比</w:t>
            </w:r>
          </w:p>
        </w:tc>
        <w:tc>
          <w:tcPr>
            <w:tcW w:w="4394" w:type="dxa"/>
          </w:tcPr>
          <w:p w14:paraId="707ECBE5" w14:textId="2DC8CEA7" w:rsidR="00FD299C" w:rsidRPr="00FD299C" w:rsidRDefault="00FD299C" w:rsidP="00FD299C">
            <w:pPr>
              <w:spacing w:line="360" w:lineRule="auto"/>
              <w:jc w:val="center"/>
              <w:rPr>
                <w:b/>
                <w:bCs/>
                <w:color w:val="000000" w:themeColor="text1"/>
                <w:sz w:val="20"/>
                <w:szCs w:val="20"/>
              </w:rPr>
            </w:pPr>
            <w:r w:rsidRPr="00FD299C">
              <w:rPr>
                <w:rFonts w:eastAsia="黑体" w:hint="eastAsia"/>
                <w:szCs w:val="18"/>
              </w:rPr>
              <w:t>(</w:t>
            </w:r>
            <w:r w:rsidRPr="00FD299C">
              <w:rPr>
                <w:rFonts w:eastAsia="黑体"/>
                <w:szCs w:val="18"/>
              </w:rPr>
              <w:t xml:space="preserve">d) </w:t>
            </w:r>
            <w:r w:rsidRPr="00FD299C">
              <w:rPr>
                <w:rFonts w:eastAsia="黑体" w:hint="eastAsia"/>
                <w:szCs w:val="18"/>
              </w:rPr>
              <w:t>不同无人机数目下</w:t>
            </w:r>
            <w:r w:rsidR="00F844A0">
              <w:rPr>
                <w:rFonts w:eastAsia="黑体" w:hint="eastAsia"/>
                <w:szCs w:val="18"/>
              </w:rPr>
              <w:t>平均规划步长对比</w:t>
            </w:r>
          </w:p>
        </w:tc>
      </w:tr>
    </w:tbl>
    <w:p w14:paraId="31950252" w14:textId="0CD7F88F" w:rsidR="00FD299C" w:rsidRPr="00FD299C" w:rsidRDefault="00FD299C" w:rsidP="00FD299C">
      <w:pPr>
        <w:pStyle w:val="aff2"/>
      </w:pPr>
      <w:r w:rsidRPr="00A9585A">
        <w:rPr>
          <w:rFonts w:hint="eastAsia"/>
        </w:rPr>
        <w:t>图</w:t>
      </w:r>
      <w:r w:rsidRPr="00A9585A">
        <w:t>5</w:t>
      </w:r>
      <w:r>
        <w:t xml:space="preserve"> </w:t>
      </w:r>
      <w:r>
        <w:rPr>
          <w:rFonts w:hint="eastAsia"/>
        </w:rPr>
        <w:t>消融实验指标对比结果</w:t>
      </w:r>
    </w:p>
    <w:p w14:paraId="0E2439DB" w14:textId="37944B2D" w:rsidR="00FD299C" w:rsidRDefault="00FD299C" w:rsidP="00FD299C">
      <w:pPr>
        <w:spacing w:line="360" w:lineRule="auto"/>
        <w:ind w:firstLineChars="196" w:firstLine="412"/>
        <w:rPr>
          <w:color w:val="000000"/>
          <w:sz w:val="21"/>
          <w:szCs w:val="21"/>
        </w:rPr>
      </w:pPr>
      <w:r w:rsidRPr="00FD299C">
        <w:rPr>
          <w:color w:val="000000"/>
          <w:sz w:val="21"/>
          <w:szCs w:val="21"/>
        </w:rPr>
        <w:t>在代数连通率方面，随着建筑数量从</w:t>
      </w:r>
      <w:r w:rsidRPr="00FD299C">
        <w:rPr>
          <w:color w:val="000000"/>
          <w:sz w:val="21"/>
          <w:szCs w:val="21"/>
        </w:rPr>
        <w:t>10</w:t>
      </w:r>
      <w:r w:rsidRPr="00FD299C">
        <w:rPr>
          <w:color w:val="000000"/>
          <w:sz w:val="21"/>
          <w:szCs w:val="21"/>
        </w:rPr>
        <w:t>增加到</w:t>
      </w:r>
      <w:r w:rsidRPr="00FD299C">
        <w:rPr>
          <w:color w:val="000000"/>
          <w:sz w:val="21"/>
          <w:szCs w:val="21"/>
        </w:rPr>
        <w:t>30</w:t>
      </w:r>
      <w:r w:rsidRPr="00FD299C">
        <w:rPr>
          <w:color w:val="000000"/>
          <w:sz w:val="21"/>
          <w:szCs w:val="21"/>
        </w:rPr>
        <w:t>，完整算法的连通率由</w:t>
      </w:r>
      <w:r w:rsidRPr="00FD299C">
        <w:rPr>
          <w:color w:val="000000"/>
          <w:sz w:val="21"/>
          <w:szCs w:val="21"/>
        </w:rPr>
        <w:t>0.95</w:t>
      </w:r>
      <w:r w:rsidRPr="00FD299C">
        <w:rPr>
          <w:color w:val="000000"/>
          <w:sz w:val="21"/>
          <w:szCs w:val="21"/>
        </w:rPr>
        <w:t>下降至</w:t>
      </w:r>
      <w:r w:rsidRPr="00FD299C">
        <w:rPr>
          <w:color w:val="000000"/>
          <w:sz w:val="21"/>
          <w:szCs w:val="21"/>
        </w:rPr>
        <w:t>0.84</w:t>
      </w:r>
      <w:r w:rsidRPr="00FD299C">
        <w:rPr>
          <w:color w:val="000000"/>
          <w:sz w:val="21"/>
          <w:szCs w:val="21"/>
        </w:rPr>
        <w:t>；而无</w:t>
      </w:r>
      <w:r w:rsidRPr="00FD299C">
        <w:rPr>
          <w:color w:val="000000"/>
          <w:sz w:val="21"/>
          <w:szCs w:val="21"/>
        </w:rPr>
        <w:t xml:space="preserve"> MST </w:t>
      </w:r>
      <w:r w:rsidRPr="00FD299C">
        <w:rPr>
          <w:color w:val="000000"/>
          <w:sz w:val="21"/>
          <w:szCs w:val="21"/>
        </w:rPr>
        <w:t>模块版本的连通率分别为</w:t>
      </w:r>
      <w:r w:rsidRPr="00FD299C">
        <w:rPr>
          <w:color w:val="000000"/>
          <w:sz w:val="21"/>
          <w:szCs w:val="21"/>
        </w:rPr>
        <w:t>0.86</w:t>
      </w:r>
      <w:r w:rsidRPr="00FD299C">
        <w:rPr>
          <w:color w:val="000000"/>
          <w:sz w:val="21"/>
          <w:szCs w:val="21"/>
        </w:rPr>
        <w:t>、</w:t>
      </w:r>
      <w:r w:rsidRPr="00FD299C">
        <w:rPr>
          <w:color w:val="000000"/>
          <w:sz w:val="21"/>
          <w:szCs w:val="21"/>
        </w:rPr>
        <w:t>0.67</w:t>
      </w:r>
      <w:r w:rsidRPr="00FD299C">
        <w:rPr>
          <w:color w:val="000000"/>
          <w:sz w:val="21"/>
          <w:szCs w:val="21"/>
        </w:rPr>
        <w:t>和</w:t>
      </w:r>
      <w:r w:rsidRPr="00FD299C">
        <w:rPr>
          <w:color w:val="000000"/>
          <w:sz w:val="21"/>
          <w:szCs w:val="21"/>
        </w:rPr>
        <w:t>0.79</w:t>
      </w:r>
      <w:r w:rsidRPr="00FD299C">
        <w:rPr>
          <w:color w:val="000000"/>
          <w:sz w:val="21"/>
          <w:szCs w:val="21"/>
        </w:rPr>
        <w:t>，整体较完整算法平均下降约</w:t>
      </w:r>
      <w:r w:rsidRPr="00FD299C">
        <w:rPr>
          <w:color w:val="000000"/>
          <w:sz w:val="21"/>
          <w:szCs w:val="21"/>
        </w:rPr>
        <w:t>0.10</w:t>
      </w:r>
      <w:r w:rsidRPr="00FD299C">
        <w:rPr>
          <w:color w:val="000000"/>
          <w:sz w:val="21"/>
          <w:szCs w:val="21"/>
        </w:rPr>
        <w:t>；无</w:t>
      </w:r>
      <w:r w:rsidRPr="00FD299C">
        <w:rPr>
          <w:color w:val="000000"/>
          <w:sz w:val="21"/>
          <w:szCs w:val="21"/>
        </w:rPr>
        <w:t xml:space="preserve"> Fréchet </w:t>
      </w:r>
      <w:r w:rsidRPr="00FD299C">
        <w:rPr>
          <w:color w:val="000000"/>
          <w:sz w:val="21"/>
          <w:szCs w:val="21"/>
        </w:rPr>
        <w:t>约束版本则分别为</w:t>
      </w:r>
      <w:r w:rsidRPr="00FD299C">
        <w:rPr>
          <w:color w:val="000000"/>
          <w:sz w:val="21"/>
          <w:szCs w:val="21"/>
        </w:rPr>
        <w:t>0.74</w:t>
      </w:r>
      <w:r w:rsidRPr="00FD299C">
        <w:rPr>
          <w:color w:val="000000"/>
          <w:sz w:val="21"/>
          <w:szCs w:val="21"/>
        </w:rPr>
        <w:t>、</w:t>
      </w:r>
      <w:r w:rsidRPr="00FD299C">
        <w:rPr>
          <w:color w:val="000000"/>
          <w:sz w:val="21"/>
          <w:szCs w:val="21"/>
        </w:rPr>
        <w:t>0.66</w:t>
      </w:r>
      <w:r w:rsidRPr="00FD299C">
        <w:rPr>
          <w:color w:val="000000"/>
          <w:sz w:val="21"/>
          <w:szCs w:val="21"/>
        </w:rPr>
        <w:t>和</w:t>
      </w:r>
      <w:r w:rsidRPr="00FD299C">
        <w:rPr>
          <w:color w:val="000000"/>
          <w:sz w:val="21"/>
          <w:szCs w:val="21"/>
        </w:rPr>
        <w:t>0.69</w:t>
      </w:r>
      <w:r w:rsidRPr="00FD299C">
        <w:rPr>
          <w:color w:val="000000"/>
          <w:sz w:val="21"/>
          <w:szCs w:val="21"/>
        </w:rPr>
        <w:t>，平均下降约</w:t>
      </w:r>
      <w:r w:rsidRPr="00FD299C">
        <w:rPr>
          <w:color w:val="000000"/>
          <w:sz w:val="21"/>
          <w:szCs w:val="21"/>
        </w:rPr>
        <w:t>0.19</w:t>
      </w:r>
      <w:r w:rsidRPr="00FD299C">
        <w:rPr>
          <w:color w:val="000000"/>
          <w:sz w:val="21"/>
          <w:szCs w:val="21"/>
        </w:rPr>
        <w:t>。可见</w:t>
      </w:r>
      <w:r w:rsidRPr="00FD299C">
        <w:rPr>
          <w:color w:val="000000"/>
          <w:sz w:val="21"/>
          <w:szCs w:val="21"/>
        </w:rPr>
        <w:t>Fréchet</w:t>
      </w:r>
      <w:r w:rsidRPr="00FD299C">
        <w:rPr>
          <w:color w:val="000000"/>
          <w:sz w:val="21"/>
          <w:szCs w:val="21"/>
        </w:rPr>
        <w:t>机制对通信连通性影响最为显著，其去除后路径簇间距离难以保持合理分布，容易出现簇间过远导致网络断联或过近引起干扰累积的情况，从而显著降低整体连通率。相比之下，去除</w:t>
      </w:r>
      <w:r w:rsidRPr="00FD299C">
        <w:rPr>
          <w:color w:val="000000"/>
          <w:sz w:val="21"/>
          <w:szCs w:val="21"/>
        </w:rPr>
        <w:t xml:space="preserve"> MST </w:t>
      </w:r>
      <w:r w:rsidRPr="00FD299C">
        <w:rPr>
          <w:color w:val="000000"/>
          <w:sz w:val="21"/>
          <w:szCs w:val="21"/>
        </w:rPr>
        <w:t>引力项后仍能维持基本通信结构，但缺乏基于链路状态的实时约束更新，使得簇间连通性在障碍复杂或干扰增强的环境下波动较大，体现</w:t>
      </w:r>
      <w:r w:rsidRPr="00FD299C">
        <w:rPr>
          <w:color w:val="000000"/>
          <w:sz w:val="21"/>
          <w:szCs w:val="21"/>
        </w:rPr>
        <w:t>MST</w:t>
      </w:r>
      <w:r w:rsidRPr="00FD299C">
        <w:rPr>
          <w:color w:val="000000"/>
          <w:sz w:val="21"/>
          <w:szCs w:val="21"/>
        </w:rPr>
        <w:t>模块在动态通信维护中的关键作用。</w:t>
      </w:r>
    </w:p>
    <w:p w14:paraId="55BAEDA5" w14:textId="77777777" w:rsidR="0024739E" w:rsidRPr="00FD299C" w:rsidRDefault="0024739E" w:rsidP="0024739E">
      <w:pPr>
        <w:spacing w:line="360" w:lineRule="auto"/>
        <w:ind w:firstLineChars="196" w:firstLine="412"/>
        <w:rPr>
          <w:color w:val="000000"/>
          <w:sz w:val="21"/>
          <w:szCs w:val="21"/>
        </w:rPr>
      </w:pPr>
      <w:r w:rsidRPr="00FD299C">
        <w:rPr>
          <w:color w:val="000000"/>
          <w:sz w:val="21"/>
          <w:szCs w:val="21"/>
        </w:rPr>
        <w:t>在平均规划步长方面，各算法随建筑密度增加均呈上升趋势，主要由于障碍物增多导致路径绕行与重规划次数增加。完整算法的平均步长在</w:t>
      </w:r>
      <w:r w:rsidRPr="00FD299C">
        <w:rPr>
          <w:color w:val="000000"/>
          <w:sz w:val="21"/>
          <w:szCs w:val="21"/>
        </w:rPr>
        <w:t>281</w:t>
      </w:r>
      <w:r w:rsidRPr="00FD299C">
        <w:rPr>
          <w:color w:val="000000"/>
          <w:sz w:val="21"/>
          <w:szCs w:val="21"/>
        </w:rPr>
        <w:t>～</w:t>
      </w:r>
      <w:r w:rsidRPr="00FD299C">
        <w:rPr>
          <w:color w:val="000000"/>
          <w:sz w:val="21"/>
          <w:szCs w:val="21"/>
        </w:rPr>
        <w:t>341</w:t>
      </w:r>
      <w:r w:rsidRPr="00FD299C">
        <w:rPr>
          <w:color w:val="000000"/>
          <w:sz w:val="21"/>
          <w:szCs w:val="21"/>
        </w:rPr>
        <w:t>范围内波动，去除</w:t>
      </w:r>
      <w:r w:rsidRPr="00FD299C">
        <w:rPr>
          <w:color w:val="000000"/>
          <w:sz w:val="21"/>
          <w:szCs w:val="21"/>
        </w:rPr>
        <w:t>MST</w:t>
      </w:r>
      <w:r w:rsidRPr="00FD299C">
        <w:rPr>
          <w:color w:val="000000"/>
          <w:sz w:val="21"/>
          <w:szCs w:val="21"/>
        </w:rPr>
        <w:t>模块后略有增加（约</w:t>
      </w:r>
      <w:r w:rsidRPr="00FD299C">
        <w:rPr>
          <w:color w:val="000000"/>
          <w:sz w:val="21"/>
          <w:szCs w:val="21"/>
        </w:rPr>
        <w:t>1%–4%</w:t>
      </w:r>
      <w:r w:rsidRPr="00FD299C">
        <w:rPr>
          <w:color w:val="000000"/>
          <w:sz w:val="21"/>
          <w:szCs w:val="21"/>
        </w:rPr>
        <w:t>），而去除</w:t>
      </w:r>
      <w:r w:rsidRPr="00FD299C">
        <w:rPr>
          <w:color w:val="000000"/>
          <w:sz w:val="21"/>
          <w:szCs w:val="21"/>
        </w:rPr>
        <w:t xml:space="preserve"> Fréchet </w:t>
      </w:r>
      <w:r w:rsidRPr="00FD299C">
        <w:rPr>
          <w:color w:val="000000"/>
          <w:sz w:val="21"/>
          <w:szCs w:val="21"/>
        </w:rPr>
        <w:t>约束后增幅更大（约</w:t>
      </w:r>
      <w:r w:rsidRPr="00FD299C">
        <w:rPr>
          <w:color w:val="000000"/>
          <w:sz w:val="21"/>
          <w:szCs w:val="21"/>
        </w:rPr>
        <w:t>10%–13%</w:t>
      </w:r>
      <w:r w:rsidRPr="00FD299C">
        <w:rPr>
          <w:color w:val="000000"/>
          <w:sz w:val="21"/>
          <w:szCs w:val="21"/>
        </w:rPr>
        <w:t>）。类似地，在无人机数量由</w:t>
      </w:r>
      <w:r w:rsidRPr="00FD299C">
        <w:rPr>
          <w:color w:val="000000"/>
          <w:sz w:val="21"/>
          <w:szCs w:val="21"/>
        </w:rPr>
        <w:t>12</w:t>
      </w:r>
      <w:r w:rsidRPr="00FD299C">
        <w:rPr>
          <w:color w:val="000000"/>
          <w:sz w:val="21"/>
          <w:szCs w:val="21"/>
        </w:rPr>
        <w:t>增至</w:t>
      </w:r>
      <w:r w:rsidRPr="00FD299C">
        <w:rPr>
          <w:color w:val="000000"/>
          <w:sz w:val="21"/>
          <w:szCs w:val="21"/>
        </w:rPr>
        <w:t>36</w:t>
      </w:r>
      <w:r w:rsidRPr="00FD299C">
        <w:rPr>
          <w:color w:val="000000"/>
          <w:sz w:val="21"/>
          <w:szCs w:val="21"/>
        </w:rPr>
        <w:t>的实验中，完整算法保持相对稳定的规划步长区间（</w:t>
      </w:r>
      <w:r w:rsidRPr="00FD299C">
        <w:rPr>
          <w:color w:val="000000"/>
          <w:sz w:val="21"/>
          <w:szCs w:val="21"/>
        </w:rPr>
        <w:t>321</w:t>
      </w:r>
      <w:r w:rsidRPr="00FD299C">
        <w:rPr>
          <w:color w:val="000000"/>
          <w:sz w:val="21"/>
          <w:szCs w:val="21"/>
        </w:rPr>
        <w:t>～</w:t>
      </w:r>
      <w:r w:rsidRPr="00FD299C">
        <w:rPr>
          <w:color w:val="000000"/>
          <w:sz w:val="21"/>
          <w:szCs w:val="21"/>
        </w:rPr>
        <w:t>327</w:t>
      </w:r>
      <w:r w:rsidRPr="00FD299C">
        <w:rPr>
          <w:color w:val="000000"/>
          <w:sz w:val="21"/>
          <w:szCs w:val="21"/>
        </w:rPr>
        <w:t>），而无</w:t>
      </w:r>
      <w:r w:rsidRPr="00FD299C">
        <w:rPr>
          <w:color w:val="000000"/>
          <w:sz w:val="21"/>
          <w:szCs w:val="21"/>
        </w:rPr>
        <w:t xml:space="preserve"> MST </w:t>
      </w:r>
      <w:r w:rsidRPr="00FD299C">
        <w:rPr>
          <w:color w:val="000000"/>
          <w:sz w:val="21"/>
          <w:szCs w:val="21"/>
        </w:rPr>
        <w:t>版本平均步长增加约</w:t>
      </w:r>
      <w:r w:rsidRPr="00FD299C">
        <w:rPr>
          <w:color w:val="000000"/>
          <w:sz w:val="21"/>
          <w:szCs w:val="21"/>
        </w:rPr>
        <w:t>3%–4%</w:t>
      </w:r>
      <w:r w:rsidRPr="00FD299C">
        <w:rPr>
          <w:color w:val="000000"/>
          <w:sz w:val="21"/>
          <w:szCs w:val="21"/>
        </w:rPr>
        <w:t>，无</w:t>
      </w:r>
      <w:r w:rsidRPr="00FD299C">
        <w:rPr>
          <w:color w:val="000000"/>
          <w:sz w:val="21"/>
          <w:szCs w:val="21"/>
        </w:rPr>
        <w:t>Fréchet</w:t>
      </w:r>
      <w:r w:rsidRPr="00FD299C">
        <w:rPr>
          <w:color w:val="000000"/>
          <w:sz w:val="21"/>
          <w:szCs w:val="21"/>
        </w:rPr>
        <w:t>版本增加幅度达</w:t>
      </w:r>
      <w:r w:rsidRPr="00FD299C">
        <w:rPr>
          <w:color w:val="000000"/>
          <w:sz w:val="21"/>
          <w:szCs w:val="21"/>
        </w:rPr>
        <w:t>15%</w:t>
      </w:r>
      <w:r w:rsidRPr="00FD299C">
        <w:rPr>
          <w:color w:val="000000"/>
          <w:sz w:val="21"/>
          <w:szCs w:val="21"/>
        </w:rPr>
        <w:t>以上，说明</w:t>
      </w:r>
      <w:r w:rsidRPr="00FD299C">
        <w:rPr>
          <w:color w:val="000000"/>
          <w:sz w:val="21"/>
          <w:szCs w:val="21"/>
        </w:rPr>
        <w:t>Fréchet</w:t>
      </w:r>
      <w:r w:rsidRPr="00FD299C">
        <w:rPr>
          <w:color w:val="000000"/>
          <w:sz w:val="21"/>
          <w:szCs w:val="21"/>
        </w:rPr>
        <w:t>约束在保持簇间合理间距和减少路径调整迭代次数方面发挥了关键作用。该机制通过在全局层约束不同簇间的路径相似度与空间分布，使局部规划阶段能在受限环境下快速收敛，显著提升规划效率。</w:t>
      </w:r>
    </w:p>
    <w:p w14:paraId="4F14D191" w14:textId="77777777" w:rsidR="0024739E" w:rsidRPr="0024739E" w:rsidRDefault="0024739E" w:rsidP="00FD299C">
      <w:pPr>
        <w:spacing w:line="360" w:lineRule="auto"/>
        <w:ind w:firstLineChars="196" w:firstLine="412"/>
        <w:rPr>
          <w:color w:val="000000"/>
          <w:sz w:val="21"/>
          <w:szCs w:val="21"/>
        </w:rPr>
      </w:pPr>
    </w:p>
    <w:p w14:paraId="1B1462FA" w14:textId="255423CB" w:rsidR="00D5264B" w:rsidRDefault="00D5264B" w:rsidP="00D5264B">
      <w:pPr>
        <w:spacing w:line="360" w:lineRule="auto"/>
        <w:ind w:firstLineChars="196" w:firstLine="412"/>
        <w:jc w:val="center"/>
        <w:rPr>
          <w:color w:val="000000"/>
          <w:sz w:val="21"/>
          <w:szCs w:val="21"/>
        </w:rPr>
      </w:pPr>
      <w:r>
        <w:rPr>
          <w:rFonts w:hint="eastAsia"/>
          <w:noProof/>
          <w:color w:val="000000"/>
          <w:sz w:val="21"/>
          <w:szCs w:val="21"/>
        </w:rPr>
        <w:lastRenderedPageBreak/>
        <w:drawing>
          <wp:inline distT="0" distB="0" distL="0" distR="0" wp14:anchorId="21FBC213" wp14:editId="63958BBD">
            <wp:extent cx="5229009" cy="3225948"/>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31392" cy="3227418"/>
                    </a:xfrm>
                    <a:prstGeom prst="rect">
                      <a:avLst/>
                    </a:prstGeom>
                  </pic:spPr>
                </pic:pic>
              </a:graphicData>
            </a:graphic>
          </wp:inline>
        </w:drawing>
      </w:r>
    </w:p>
    <w:p w14:paraId="27EDEFD9" w14:textId="418F178D" w:rsidR="00D5264B" w:rsidRPr="00FD299C" w:rsidRDefault="00D5264B" w:rsidP="00D5264B">
      <w:pPr>
        <w:spacing w:line="360" w:lineRule="auto"/>
        <w:ind w:firstLineChars="196" w:firstLine="412"/>
        <w:jc w:val="center"/>
        <w:rPr>
          <w:color w:val="000000"/>
          <w:sz w:val="21"/>
          <w:szCs w:val="21"/>
        </w:rPr>
      </w:pPr>
      <w:r>
        <w:rPr>
          <w:rFonts w:hint="eastAsia"/>
          <w:color w:val="000000"/>
          <w:sz w:val="21"/>
          <w:szCs w:val="21"/>
        </w:rPr>
        <w:t>图</w:t>
      </w:r>
      <w:r>
        <w:rPr>
          <w:rFonts w:hint="eastAsia"/>
          <w:color w:val="000000"/>
          <w:sz w:val="21"/>
          <w:szCs w:val="21"/>
        </w:rPr>
        <w:t>6</w:t>
      </w:r>
      <w:r>
        <w:rPr>
          <w:color w:val="000000"/>
          <w:sz w:val="21"/>
          <w:szCs w:val="21"/>
        </w:rPr>
        <w:t xml:space="preserve"> </w:t>
      </w:r>
      <w:r>
        <w:rPr>
          <w:rFonts w:hint="eastAsia"/>
          <w:color w:val="000000"/>
          <w:sz w:val="21"/>
          <w:szCs w:val="21"/>
        </w:rPr>
        <w:t>不同干扰功率下算法指标对比</w:t>
      </w:r>
    </w:p>
    <w:p w14:paraId="3443482E" w14:textId="3F59106B" w:rsidR="0024739E" w:rsidRDefault="0024739E" w:rsidP="0024739E">
      <w:pPr>
        <w:spacing w:line="360" w:lineRule="auto"/>
        <w:ind w:firstLineChars="196" w:firstLine="412"/>
        <w:rPr>
          <w:color w:val="000000"/>
          <w:sz w:val="21"/>
          <w:szCs w:val="21"/>
        </w:rPr>
      </w:pPr>
      <w:r w:rsidRPr="0024739E">
        <w:rPr>
          <w:color w:val="000000"/>
          <w:sz w:val="21"/>
          <w:szCs w:val="21"/>
        </w:rPr>
        <w:t>如图</w:t>
      </w:r>
      <w:r>
        <w:rPr>
          <w:color w:val="000000"/>
          <w:sz w:val="21"/>
          <w:szCs w:val="21"/>
        </w:rPr>
        <w:t>6</w:t>
      </w:r>
      <w:r w:rsidRPr="0024739E">
        <w:rPr>
          <w:color w:val="000000"/>
          <w:sz w:val="21"/>
          <w:szCs w:val="21"/>
        </w:rPr>
        <w:t>所示，展示了不同干扰功率条件下各算法的代数连通率变化趋势。随着干扰功率从</w:t>
      </w:r>
      <w:r w:rsidRPr="0024739E">
        <w:rPr>
          <w:color w:val="000000"/>
          <w:sz w:val="21"/>
          <w:szCs w:val="21"/>
        </w:rPr>
        <w:t xml:space="preserve"> 20 dBm </w:t>
      </w:r>
      <w:r w:rsidRPr="0024739E">
        <w:rPr>
          <w:color w:val="000000"/>
          <w:sz w:val="21"/>
          <w:szCs w:val="21"/>
        </w:rPr>
        <w:t>增加至</w:t>
      </w:r>
      <w:r w:rsidRPr="0024739E">
        <w:rPr>
          <w:color w:val="000000"/>
          <w:sz w:val="21"/>
          <w:szCs w:val="21"/>
        </w:rPr>
        <w:t xml:space="preserve"> 30 dBm</w:t>
      </w:r>
      <w:r w:rsidRPr="0024739E">
        <w:rPr>
          <w:color w:val="000000"/>
          <w:sz w:val="21"/>
          <w:szCs w:val="21"/>
        </w:rPr>
        <w:t>，所有算法的连通率均呈下降趋势，但完整的</w:t>
      </w:r>
      <w:r w:rsidRPr="0024739E">
        <w:rPr>
          <w:color w:val="000000"/>
          <w:sz w:val="21"/>
          <w:szCs w:val="21"/>
        </w:rPr>
        <w:t>CL-RRT*-APF</w:t>
      </w:r>
      <w:r w:rsidRPr="0024739E">
        <w:rPr>
          <w:color w:val="000000"/>
          <w:sz w:val="21"/>
          <w:szCs w:val="21"/>
        </w:rPr>
        <w:t>始终保持最高值并呈缓慢下降，说明其具备较强的抗干扰能力。去除</w:t>
      </w:r>
      <w:r w:rsidRPr="0024739E">
        <w:rPr>
          <w:color w:val="000000"/>
          <w:sz w:val="21"/>
          <w:szCs w:val="21"/>
        </w:rPr>
        <w:t xml:space="preserve"> MST </w:t>
      </w:r>
      <w:r w:rsidRPr="0024739E">
        <w:rPr>
          <w:color w:val="000000"/>
          <w:sz w:val="21"/>
          <w:szCs w:val="21"/>
        </w:rPr>
        <w:t>模块后，连通率下降速度明显加快，表明缺乏基于链路状态的动态引力更新后，系统难以及时维持局部通信拓扑；去除</w:t>
      </w:r>
      <w:r w:rsidRPr="0024739E">
        <w:rPr>
          <w:color w:val="000000"/>
          <w:sz w:val="21"/>
          <w:szCs w:val="21"/>
        </w:rPr>
        <w:t xml:space="preserve"> Fréchet </w:t>
      </w:r>
      <w:r w:rsidRPr="0024739E">
        <w:rPr>
          <w:color w:val="000000"/>
          <w:sz w:val="21"/>
          <w:szCs w:val="21"/>
        </w:rPr>
        <w:t>约束机制的版本性能下降更为显著，在高干扰区间连通率最低，说明全局路径间缺乏空间协调会导致簇间距离失衡，通信链路易受干扰破坏。综合来看，</w:t>
      </w:r>
      <w:r w:rsidRPr="0024739E">
        <w:rPr>
          <w:color w:val="000000"/>
          <w:sz w:val="21"/>
          <w:szCs w:val="21"/>
        </w:rPr>
        <w:t xml:space="preserve">MST </w:t>
      </w:r>
      <w:r w:rsidRPr="0024739E">
        <w:rPr>
          <w:color w:val="000000"/>
          <w:sz w:val="21"/>
          <w:szCs w:val="21"/>
        </w:rPr>
        <w:t>模块保证了局部拓扑的实时维护，而</w:t>
      </w:r>
      <w:r w:rsidRPr="0024739E">
        <w:rPr>
          <w:color w:val="000000"/>
          <w:sz w:val="21"/>
          <w:szCs w:val="21"/>
        </w:rPr>
        <w:t xml:space="preserve"> Fréchet </w:t>
      </w:r>
      <w:r w:rsidRPr="0024739E">
        <w:rPr>
          <w:color w:val="000000"/>
          <w:sz w:val="21"/>
          <w:szCs w:val="21"/>
        </w:rPr>
        <w:t>约束确保了全局路径分布的合理性，二者共同增强了算法在强干扰环境下的通信稳定性与系统鲁棒性。</w:t>
      </w:r>
    </w:p>
    <w:p w14:paraId="7A3AEEB9" w14:textId="64368F1A" w:rsidR="00FD299C" w:rsidRPr="00FD299C" w:rsidRDefault="00FD299C" w:rsidP="00FD299C">
      <w:pPr>
        <w:spacing w:line="360" w:lineRule="auto"/>
        <w:ind w:firstLineChars="196" w:firstLine="412"/>
        <w:rPr>
          <w:color w:val="000000"/>
          <w:sz w:val="21"/>
          <w:szCs w:val="21"/>
        </w:rPr>
      </w:pPr>
      <w:r w:rsidRPr="00FD299C">
        <w:rPr>
          <w:color w:val="000000"/>
          <w:sz w:val="21"/>
          <w:szCs w:val="21"/>
        </w:rPr>
        <w:t>由以上消融实验结果可以看出，</w:t>
      </w:r>
      <w:r w:rsidRPr="00FD299C">
        <w:rPr>
          <w:color w:val="000000"/>
          <w:sz w:val="21"/>
          <w:szCs w:val="21"/>
        </w:rPr>
        <w:t xml:space="preserve">Fréchet </w:t>
      </w:r>
      <w:r w:rsidRPr="00FD299C">
        <w:rPr>
          <w:color w:val="000000"/>
          <w:sz w:val="21"/>
          <w:szCs w:val="21"/>
        </w:rPr>
        <w:t>距离约束机制与</w:t>
      </w:r>
      <w:r w:rsidRPr="00FD299C">
        <w:rPr>
          <w:color w:val="000000"/>
          <w:sz w:val="21"/>
          <w:szCs w:val="21"/>
        </w:rPr>
        <w:t>MST</w:t>
      </w:r>
      <w:r w:rsidRPr="00FD299C">
        <w:rPr>
          <w:color w:val="000000"/>
          <w:sz w:val="21"/>
          <w:szCs w:val="21"/>
        </w:rPr>
        <w:t>引力通信保持模块在所提</w:t>
      </w:r>
      <w:r w:rsidRPr="00FD299C">
        <w:rPr>
          <w:color w:val="000000"/>
          <w:sz w:val="21"/>
          <w:szCs w:val="21"/>
        </w:rPr>
        <w:t xml:space="preserve"> CL-RRT*-APF </w:t>
      </w:r>
      <w:r w:rsidRPr="00FD299C">
        <w:rPr>
          <w:color w:val="000000"/>
          <w:sz w:val="21"/>
          <w:szCs w:val="21"/>
        </w:rPr>
        <w:t>算法中分别承担着全局与局部层面的关键功能。</w:t>
      </w:r>
      <w:r w:rsidRPr="00FD299C">
        <w:rPr>
          <w:color w:val="000000"/>
          <w:sz w:val="21"/>
          <w:szCs w:val="21"/>
        </w:rPr>
        <w:t xml:space="preserve">Fréchet </w:t>
      </w:r>
      <w:r w:rsidRPr="00FD299C">
        <w:rPr>
          <w:color w:val="000000"/>
          <w:sz w:val="21"/>
          <w:szCs w:val="21"/>
        </w:rPr>
        <w:t>约束机制通过在全局规划阶段调节不同簇路径的空间分布，使路径间保持合理的相似度与间距，有效避免了簇间过度聚集或过度分散的情况，从而显著提升了系统的整体连通性与规划稳定性；而</w:t>
      </w:r>
      <w:r w:rsidRPr="00FD299C">
        <w:rPr>
          <w:color w:val="000000"/>
          <w:sz w:val="21"/>
          <w:szCs w:val="21"/>
        </w:rPr>
        <w:t xml:space="preserve"> MST </w:t>
      </w:r>
      <w:r w:rsidRPr="00FD299C">
        <w:rPr>
          <w:color w:val="000000"/>
          <w:sz w:val="21"/>
          <w:szCs w:val="21"/>
        </w:rPr>
        <w:t>引力模块则在局部规划阶段通过动态更新链路权重与节点引力，实现了基于通信状态的实时拓扑维护，使无人机在复杂环境中能够持续保持协同控制与信息互通。二者协同作用使算法在路径规划质量与通信鲁棒性之间实现了平衡，验证了所提分层协同结构的合理性与必要性，也为后续在更大规模、多约束条件下的扩展研究提供了坚实基础。</w:t>
      </w:r>
    </w:p>
    <w:p w14:paraId="4595B54E" w14:textId="11E26149" w:rsidR="00404BF5" w:rsidRPr="00404BF5" w:rsidDel="00B5319E" w:rsidRDefault="00404BF5" w:rsidP="00404BF5">
      <w:pPr>
        <w:spacing w:line="360" w:lineRule="auto"/>
        <w:outlineLvl w:val="0"/>
        <w:rPr>
          <w:del w:id="404" w:author="Lianghui Ding" w:date="2025-11-09T15:08:00Z"/>
          <w:b/>
          <w:sz w:val="21"/>
          <w:szCs w:val="21"/>
        </w:rPr>
      </w:pPr>
      <w:del w:id="405" w:author="Lianghui Ding" w:date="2025-11-09T15:08:00Z">
        <w:r w:rsidDel="00B5319E">
          <w:rPr>
            <w:rFonts w:hint="eastAsia"/>
            <w:b/>
            <w:sz w:val="21"/>
            <w:szCs w:val="21"/>
          </w:rPr>
          <w:delText>4</w:delText>
        </w:r>
        <w:r w:rsidDel="00B5319E">
          <w:rPr>
            <w:b/>
            <w:sz w:val="21"/>
            <w:szCs w:val="21"/>
          </w:rPr>
          <w:delText xml:space="preserve">.6 </w:delText>
        </w:r>
        <w:r w:rsidDel="00B5319E">
          <w:rPr>
            <w:rFonts w:hint="eastAsia"/>
            <w:b/>
            <w:sz w:val="21"/>
            <w:szCs w:val="21"/>
          </w:rPr>
          <w:delText>算法性能总结</w:delText>
        </w:r>
      </w:del>
    </w:p>
    <w:p w14:paraId="7C2952D2" w14:textId="0F4C6E96" w:rsidR="006229EB" w:rsidRPr="00A9585A" w:rsidDel="00B5319E" w:rsidRDefault="0080116D" w:rsidP="00530B97">
      <w:pPr>
        <w:spacing w:line="360" w:lineRule="auto"/>
        <w:ind w:firstLineChars="196" w:firstLine="412"/>
        <w:rPr>
          <w:del w:id="406" w:author="Lianghui Ding" w:date="2025-11-09T15:08:00Z"/>
          <w:color w:val="000000"/>
          <w:sz w:val="21"/>
          <w:szCs w:val="21"/>
        </w:rPr>
      </w:pPr>
      <w:del w:id="407" w:author="Lianghui Ding" w:date="2025-11-09T15:08:00Z">
        <w:r w:rsidRPr="0080116D" w:rsidDel="00B5319E">
          <w:rPr>
            <w:color w:val="000000"/>
            <w:sz w:val="21"/>
            <w:szCs w:val="21"/>
          </w:rPr>
          <w:delText>综合上述结果可知，无论是在建筑物密度增加、无人机数量变化，还是干扰强度增强的情况下，</w:delText>
        </w:r>
        <w:r w:rsidRPr="0080116D" w:rsidDel="00B5319E">
          <w:rPr>
            <w:color w:val="000000"/>
            <w:sz w:val="21"/>
            <w:szCs w:val="21"/>
          </w:rPr>
          <w:delText xml:space="preserve">CL-RRT*-APF </w:delText>
        </w:r>
        <w:r w:rsidRPr="0080116D" w:rsidDel="00B5319E">
          <w:rPr>
            <w:color w:val="000000"/>
            <w:sz w:val="21"/>
            <w:szCs w:val="21"/>
          </w:rPr>
          <w:delText>算法均能够有效维护网络连通性，在代数连通率和归一化平均代数连通度方面均优于</w:delText>
        </w:r>
        <w:r w:rsidRPr="0080116D" w:rsidDel="00B5319E">
          <w:rPr>
            <w:color w:val="000000"/>
            <w:sz w:val="21"/>
            <w:szCs w:val="21"/>
          </w:rPr>
          <w:delText xml:space="preserve"> K-CBS </w:delText>
        </w:r>
        <w:r w:rsidRPr="0080116D" w:rsidDel="00B5319E">
          <w:rPr>
            <w:color w:val="000000"/>
            <w:sz w:val="21"/>
            <w:szCs w:val="21"/>
          </w:rPr>
          <w:delText>和</w:delText>
        </w:r>
        <w:r w:rsidRPr="0080116D" w:rsidDel="00B5319E">
          <w:rPr>
            <w:color w:val="000000"/>
            <w:sz w:val="21"/>
            <w:szCs w:val="21"/>
          </w:rPr>
          <w:delText xml:space="preserve"> APF </w:delText>
        </w:r>
        <w:r w:rsidRPr="0080116D" w:rsidDel="00B5319E">
          <w:rPr>
            <w:color w:val="000000"/>
            <w:sz w:val="21"/>
            <w:szCs w:val="21"/>
          </w:rPr>
          <w:delText>算法，并且引入</w:delText>
        </w:r>
        <w:r w:rsidRPr="0080116D" w:rsidDel="00B5319E">
          <w:rPr>
            <w:color w:val="000000"/>
            <w:sz w:val="21"/>
            <w:szCs w:val="21"/>
          </w:rPr>
          <w:delText xml:space="preserve"> MST </w:delText>
        </w:r>
        <w:r w:rsidRPr="0080116D" w:rsidDel="00B5319E">
          <w:rPr>
            <w:color w:val="000000"/>
            <w:sz w:val="21"/>
            <w:szCs w:val="21"/>
          </w:rPr>
          <w:delText>引力项能够进一步提升性能，展现出良好的鲁棒性与可拓展性，为复杂城市环境下无人机集群通信保持与路径规划提供了可靠保障。</w:delText>
        </w:r>
      </w:del>
    </w:p>
    <w:p w14:paraId="595350C6" w14:textId="69B8B82C" w:rsidR="005D76E7" w:rsidRPr="00A9585A" w:rsidRDefault="0079034F" w:rsidP="00C631A8">
      <w:pPr>
        <w:spacing w:line="360" w:lineRule="auto"/>
        <w:rPr>
          <w:b/>
          <w:color w:val="000000"/>
          <w:sz w:val="28"/>
          <w:szCs w:val="28"/>
        </w:rPr>
      </w:pPr>
      <w:r w:rsidRPr="00A9585A">
        <w:rPr>
          <w:b/>
          <w:color w:val="000000"/>
          <w:sz w:val="28"/>
          <w:szCs w:val="28"/>
        </w:rPr>
        <w:t>5</w:t>
      </w:r>
      <w:r w:rsidR="00E8093C" w:rsidRPr="00A9585A">
        <w:rPr>
          <w:rFonts w:hint="eastAsia"/>
          <w:b/>
          <w:color w:val="000000"/>
          <w:sz w:val="28"/>
          <w:szCs w:val="28"/>
        </w:rPr>
        <w:t xml:space="preserve"> </w:t>
      </w:r>
      <w:r w:rsidR="00D03B5B" w:rsidRPr="00A9585A">
        <w:rPr>
          <w:rFonts w:hint="eastAsia"/>
          <w:b/>
          <w:color w:val="000000"/>
          <w:sz w:val="28"/>
          <w:szCs w:val="28"/>
        </w:rPr>
        <w:t>结论</w:t>
      </w:r>
    </w:p>
    <w:p w14:paraId="6881AB71" w14:textId="4067DE23" w:rsidR="00553EE7" w:rsidRPr="00A9585A" w:rsidRDefault="00553EE7" w:rsidP="00553EE7">
      <w:pPr>
        <w:spacing w:line="360" w:lineRule="auto"/>
        <w:ind w:firstLineChars="196" w:firstLine="412"/>
        <w:rPr>
          <w:color w:val="000000"/>
          <w:sz w:val="21"/>
          <w:szCs w:val="21"/>
        </w:rPr>
      </w:pPr>
      <w:r w:rsidRPr="00A9585A">
        <w:rPr>
          <w:color w:val="000000"/>
          <w:sz w:val="21"/>
          <w:szCs w:val="21"/>
        </w:rPr>
        <w:t>本文针对大规模无人机集群在复杂城市</w:t>
      </w:r>
      <w:r w:rsidRPr="00A9585A">
        <w:rPr>
          <w:rFonts w:hint="eastAsia"/>
          <w:color w:val="000000"/>
          <w:sz w:val="21"/>
          <w:szCs w:val="21"/>
        </w:rPr>
        <w:t>作战</w:t>
      </w:r>
      <w:r w:rsidRPr="00A9585A">
        <w:rPr>
          <w:color w:val="000000"/>
          <w:sz w:val="21"/>
          <w:szCs w:val="21"/>
        </w:rPr>
        <w:t>环境中的路径规划与通信</w:t>
      </w:r>
      <w:r w:rsidRPr="00A9585A">
        <w:rPr>
          <w:rFonts w:hint="eastAsia"/>
          <w:color w:val="000000"/>
          <w:sz w:val="21"/>
          <w:szCs w:val="21"/>
        </w:rPr>
        <w:t>保持</w:t>
      </w:r>
      <w:r w:rsidRPr="00A9585A">
        <w:rPr>
          <w:color w:val="000000"/>
          <w:sz w:val="21"/>
          <w:szCs w:val="21"/>
        </w:rPr>
        <w:t>问题，提出了一种分簇分层的</w:t>
      </w:r>
      <w:r w:rsidRPr="00A9585A">
        <w:rPr>
          <w:rFonts w:hint="eastAsia"/>
          <w:color w:val="000000"/>
          <w:sz w:val="21"/>
          <w:szCs w:val="21"/>
        </w:rPr>
        <w:t>通信保持</w:t>
      </w:r>
      <w:r w:rsidRPr="00A9585A">
        <w:rPr>
          <w:color w:val="000000"/>
          <w:sz w:val="21"/>
          <w:szCs w:val="21"/>
        </w:rPr>
        <w:t>路径规划算法（</w:t>
      </w:r>
      <w:r w:rsidRPr="00A9585A">
        <w:rPr>
          <w:color w:val="000000"/>
          <w:sz w:val="21"/>
          <w:szCs w:val="21"/>
        </w:rPr>
        <w:t>CL-RRT*-APF</w:t>
      </w:r>
      <w:r w:rsidRPr="00A9585A">
        <w:rPr>
          <w:color w:val="000000"/>
          <w:sz w:val="21"/>
          <w:szCs w:val="21"/>
        </w:rPr>
        <w:t>）。该算法通过引入分簇分层策略，在全局</w:t>
      </w:r>
      <w:r w:rsidR="00560AD7" w:rsidRPr="00A9585A">
        <w:rPr>
          <w:rFonts w:hint="eastAsia"/>
          <w:color w:val="000000"/>
          <w:sz w:val="21"/>
          <w:szCs w:val="21"/>
        </w:rPr>
        <w:t>规划</w:t>
      </w:r>
      <w:r w:rsidRPr="00A9585A">
        <w:rPr>
          <w:color w:val="000000"/>
          <w:sz w:val="21"/>
          <w:szCs w:val="21"/>
        </w:rPr>
        <w:t>层面结合</w:t>
      </w:r>
      <w:r w:rsidRPr="00A9585A">
        <w:rPr>
          <w:color w:val="000000"/>
          <w:sz w:val="21"/>
          <w:szCs w:val="21"/>
        </w:rPr>
        <w:t xml:space="preserve"> Fréchet </w:t>
      </w:r>
      <w:r w:rsidRPr="00A9585A">
        <w:rPr>
          <w:color w:val="000000"/>
          <w:sz w:val="21"/>
          <w:szCs w:val="21"/>
        </w:rPr>
        <w:t>距离约束</w:t>
      </w:r>
      <w:r w:rsidR="00560AD7" w:rsidRPr="00A9585A">
        <w:rPr>
          <w:rFonts w:hint="eastAsia"/>
          <w:color w:val="000000"/>
          <w:sz w:val="21"/>
          <w:szCs w:val="21"/>
        </w:rPr>
        <w:t>机制</w:t>
      </w:r>
      <w:r w:rsidRPr="00A9585A">
        <w:rPr>
          <w:color w:val="000000"/>
          <w:sz w:val="21"/>
          <w:szCs w:val="21"/>
        </w:rPr>
        <w:t>，</w:t>
      </w:r>
      <w:r w:rsidR="00560AD7" w:rsidRPr="00A9585A">
        <w:rPr>
          <w:rFonts w:hint="eastAsia"/>
          <w:color w:val="000000"/>
          <w:sz w:val="21"/>
          <w:szCs w:val="21"/>
        </w:rPr>
        <w:t>在提升路径规划有效性同时为不同簇间的通信保持提供了可靠保障</w:t>
      </w:r>
      <w:r w:rsidRPr="00A9585A">
        <w:rPr>
          <w:color w:val="000000"/>
          <w:sz w:val="21"/>
          <w:szCs w:val="21"/>
        </w:rPr>
        <w:t>；在局部层面引入基于最小生成树（</w:t>
      </w:r>
      <w:r w:rsidRPr="00A9585A">
        <w:rPr>
          <w:color w:val="000000"/>
          <w:sz w:val="21"/>
          <w:szCs w:val="21"/>
        </w:rPr>
        <w:t>MST</w:t>
      </w:r>
      <w:r w:rsidRPr="00A9585A">
        <w:rPr>
          <w:color w:val="000000"/>
          <w:sz w:val="21"/>
          <w:szCs w:val="21"/>
        </w:rPr>
        <w:t>）的引力机制，使无人机在</w:t>
      </w:r>
      <w:r w:rsidR="00560AD7" w:rsidRPr="00A9585A">
        <w:rPr>
          <w:rFonts w:hint="eastAsia"/>
          <w:color w:val="000000"/>
          <w:sz w:val="21"/>
          <w:szCs w:val="21"/>
        </w:rPr>
        <w:t>单步</w:t>
      </w:r>
      <w:r w:rsidRPr="00A9585A">
        <w:rPr>
          <w:color w:val="000000"/>
          <w:sz w:val="21"/>
          <w:szCs w:val="21"/>
        </w:rPr>
        <w:t>执行过程中能够</w:t>
      </w:r>
      <w:r w:rsidR="00560AD7" w:rsidRPr="00A9585A">
        <w:rPr>
          <w:rFonts w:hint="eastAsia"/>
          <w:color w:val="000000"/>
          <w:sz w:val="21"/>
          <w:szCs w:val="21"/>
        </w:rPr>
        <w:t>根据链路状态进行决策，实时</w:t>
      </w:r>
      <w:r w:rsidRPr="00A9585A">
        <w:rPr>
          <w:color w:val="000000"/>
          <w:sz w:val="21"/>
          <w:szCs w:val="21"/>
        </w:rPr>
        <w:t>保持网络</w:t>
      </w:r>
      <w:r w:rsidRPr="00A9585A">
        <w:rPr>
          <w:color w:val="000000"/>
          <w:sz w:val="21"/>
          <w:szCs w:val="21"/>
        </w:rPr>
        <w:lastRenderedPageBreak/>
        <w:t>连通性，从而提升了</w:t>
      </w:r>
      <w:r w:rsidR="00560AD7" w:rsidRPr="00A9585A">
        <w:rPr>
          <w:rFonts w:hint="eastAsia"/>
          <w:color w:val="000000"/>
          <w:sz w:val="21"/>
          <w:szCs w:val="21"/>
        </w:rPr>
        <w:t>无人机集群</w:t>
      </w:r>
      <w:r w:rsidRPr="00A9585A">
        <w:rPr>
          <w:color w:val="000000"/>
          <w:sz w:val="21"/>
          <w:szCs w:val="21"/>
        </w:rPr>
        <w:t>任务</w:t>
      </w:r>
      <w:r w:rsidR="00560AD7" w:rsidRPr="00A9585A">
        <w:rPr>
          <w:rFonts w:hint="eastAsia"/>
          <w:color w:val="000000"/>
          <w:sz w:val="21"/>
          <w:szCs w:val="21"/>
        </w:rPr>
        <w:t>执行</w:t>
      </w:r>
      <w:r w:rsidRPr="00A9585A">
        <w:rPr>
          <w:color w:val="000000"/>
          <w:sz w:val="21"/>
          <w:szCs w:val="21"/>
        </w:rPr>
        <w:t>的鲁棒性与可靠性。仿真结果表明，所提出的算法</w:t>
      </w:r>
      <w:r w:rsidR="00560AD7" w:rsidRPr="00A9585A">
        <w:rPr>
          <w:rFonts w:hint="eastAsia"/>
          <w:color w:val="000000"/>
          <w:sz w:val="21"/>
          <w:szCs w:val="21"/>
        </w:rPr>
        <w:t>能够在完全未知的场景下完成路径规划任务，</w:t>
      </w:r>
      <w:r w:rsidRPr="00A9585A">
        <w:rPr>
          <w:color w:val="000000"/>
          <w:sz w:val="21"/>
          <w:szCs w:val="21"/>
        </w:rPr>
        <w:t>在</w:t>
      </w:r>
      <w:r w:rsidR="00560AD7" w:rsidRPr="00A9585A">
        <w:rPr>
          <w:rFonts w:hint="eastAsia"/>
          <w:color w:val="000000"/>
          <w:sz w:val="21"/>
          <w:szCs w:val="21"/>
        </w:rPr>
        <w:t>通信连通率、代数连通度</w:t>
      </w:r>
      <w:r w:rsidRPr="00A9585A">
        <w:rPr>
          <w:color w:val="000000"/>
          <w:sz w:val="21"/>
          <w:szCs w:val="21"/>
        </w:rPr>
        <w:t>等指标上均优于传统的</w:t>
      </w:r>
      <w:r w:rsidRPr="00A9585A">
        <w:rPr>
          <w:color w:val="000000"/>
          <w:sz w:val="21"/>
          <w:szCs w:val="21"/>
        </w:rPr>
        <w:t xml:space="preserve"> </w:t>
      </w:r>
      <w:r w:rsidR="00510826" w:rsidRPr="00A9585A">
        <w:rPr>
          <w:color w:val="000000"/>
          <w:sz w:val="21"/>
          <w:szCs w:val="21"/>
        </w:rPr>
        <w:t>K-CBS</w:t>
      </w:r>
      <w:r w:rsidRPr="00A9585A">
        <w:rPr>
          <w:color w:val="000000"/>
          <w:sz w:val="21"/>
          <w:szCs w:val="21"/>
        </w:rPr>
        <w:t>与</w:t>
      </w:r>
      <w:r w:rsidRPr="00A9585A">
        <w:rPr>
          <w:color w:val="000000"/>
          <w:sz w:val="21"/>
          <w:szCs w:val="21"/>
        </w:rPr>
        <w:t>APF</w:t>
      </w:r>
      <w:r w:rsidRPr="00A9585A">
        <w:rPr>
          <w:color w:val="000000"/>
          <w:sz w:val="21"/>
          <w:szCs w:val="21"/>
        </w:rPr>
        <w:t>等算法，尤其在大规模集群场景中表现出较好的可扩展性与稳定性。</w:t>
      </w:r>
    </w:p>
    <w:p w14:paraId="6E7E6518" w14:textId="6ECAC9FA" w:rsidR="00553EE7" w:rsidRPr="00A9585A" w:rsidDel="00B5319E" w:rsidRDefault="00553EE7" w:rsidP="005D7EBE">
      <w:pPr>
        <w:spacing w:line="360" w:lineRule="auto"/>
        <w:ind w:firstLineChars="196" w:firstLine="412"/>
        <w:rPr>
          <w:del w:id="408" w:author="Lianghui Ding" w:date="2025-11-09T15:08:00Z"/>
          <w:color w:val="000000"/>
          <w:sz w:val="21"/>
          <w:szCs w:val="21"/>
        </w:rPr>
      </w:pPr>
      <w:del w:id="409" w:author="Lianghui Ding" w:date="2025-11-09T15:08:00Z">
        <w:r w:rsidRPr="00A9585A" w:rsidDel="00B5319E">
          <w:rPr>
            <w:color w:val="000000"/>
            <w:sz w:val="21"/>
            <w:szCs w:val="21"/>
          </w:rPr>
          <w:delText>未来的研究工作将进一步考虑动态干扰环境和</w:delText>
        </w:r>
        <w:r w:rsidR="00EF1A4C" w:rsidRPr="00A9585A" w:rsidDel="00B5319E">
          <w:rPr>
            <w:rFonts w:hint="eastAsia"/>
            <w:color w:val="000000"/>
            <w:sz w:val="21"/>
            <w:szCs w:val="21"/>
          </w:rPr>
          <w:delText>任务分配场景下</w:delText>
        </w:r>
        <w:r w:rsidRPr="00A9585A" w:rsidDel="00B5319E">
          <w:rPr>
            <w:color w:val="000000"/>
            <w:sz w:val="21"/>
            <w:szCs w:val="21"/>
          </w:rPr>
          <w:delText>的协同规划问题</w:delText>
        </w:r>
        <w:r w:rsidR="00EF1A4C" w:rsidRPr="00A9585A" w:rsidDel="00B5319E">
          <w:rPr>
            <w:rFonts w:hint="eastAsia"/>
            <w:color w:val="000000"/>
            <w:sz w:val="21"/>
            <w:szCs w:val="21"/>
          </w:rPr>
          <w:delText>，同时</w:delText>
        </w:r>
        <w:r w:rsidRPr="00A9585A" w:rsidDel="00B5319E">
          <w:rPr>
            <w:color w:val="000000"/>
            <w:sz w:val="21"/>
            <w:szCs w:val="21"/>
          </w:rPr>
          <w:delText>将结合强化学习等智能优化策略，探索算法在更复杂通信约束与环境动态变化条件下的实时自适应能力，以进一步提升无人机集群在实际应用场景中的智能性与自主性。</w:delText>
        </w:r>
      </w:del>
    </w:p>
    <w:p w14:paraId="155D2FE0" w14:textId="770BFCBF" w:rsidR="005D7EBE" w:rsidRPr="005D7EBE" w:rsidRDefault="005D76E7" w:rsidP="005D7EBE">
      <w:pPr>
        <w:spacing w:line="360" w:lineRule="auto"/>
        <w:rPr>
          <w:rFonts w:ascii="宋体" w:hAnsi="宋体"/>
          <w:b/>
          <w:color w:val="0000CC"/>
          <w:sz w:val="21"/>
          <w:szCs w:val="21"/>
        </w:rPr>
      </w:pPr>
      <w:r w:rsidRPr="007A2183">
        <w:rPr>
          <w:rFonts w:ascii="宋体" w:hAnsi="宋体" w:hint="eastAsia"/>
          <w:b/>
          <w:color w:val="000000"/>
          <w:sz w:val="21"/>
          <w:szCs w:val="21"/>
        </w:rPr>
        <w:t>参考文献</w:t>
      </w:r>
      <w:r w:rsidR="00280C78" w:rsidRPr="007A2183">
        <w:rPr>
          <w:rFonts w:ascii="宋体" w:hAnsi="宋体" w:hint="eastAsia"/>
          <w:b/>
          <w:color w:val="000000"/>
          <w:sz w:val="21"/>
          <w:szCs w:val="21"/>
        </w:rPr>
        <w:t>：</w:t>
      </w:r>
    </w:p>
    <w:p w14:paraId="2F86897B" w14:textId="109125B4" w:rsidR="005D7EBE" w:rsidRPr="005D7EBE" w:rsidRDefault="005D7EBE" w:rsidP="00F75FB3">
      <w:pPr>
        <w:pStyle w:val="afa"/>
        <w:numPr>
          <w:ilvl w:val="0"/>
          <w:numId w:val="6"/>
        </w:numPr>
        <w:ind w:firstLineChars="0"/>
      </w:pPr>
      <w:bookmarkStart w:id="410" w:name="_Ref210854531"/>
      <w:r w:rsidRPr="005D7EBE">
        <w:t xml:space="preserve">P. Cao等, 《Computational Intelligence Algorithms for UAV Swarm Networking and Collaboration: A Comprehensive Survey and Future Directions》, </w:t>
      </w:r>
      <w:r w:rsidRPr="005D7EBE">
        <w:rPr>
          <w:i/>
          <w:iCs/>
        </w:rPr>
        <w:t>IEEE Communications Surveys &amp; Tutorials</w:t>
      </w:r>
      <w:r w:rsidRPr="005D7EBE">
        <w:t>, 卷 26, 期 4, 页 2684～2728, 2024</w:t>
      </w:r>
      <w:r w:rsidR="00F75FB3">
        <w:t>.</w:t>
      </w:r>
      <w:bookmarkEnd w:id="410"/>
    </w:p>
    <w:p w14:paraId="70FDED00" w14:textId="1D587289" w:rsidR="005D7EBE" w:rsidRPr="005D7EBE" w:rsidRDefault="005D7EBE" w:rsidP="00F75FB3">
      <w:pPr>
        <w:pStyle w:val="afa"/>
        <w:numPr>
          <w:ilvl w:val="0"/>
          <w:numId w:val="6"/>
        </w:numPr>
        <w:ind w:firstLineChars="0"/>
      </w:pPr>
      <w:r w:rsidRPr="005D7EBE">
        <w:t xml:space="preserve">E. Wu, Y. Sun, J. Huang, C. Zhang和Z. Li, 《Multi UAV Cluster Control Method Based on Virtual Core in Improved Artificial Potential Field》, </w:t>
      </w:r>
      <w:r w:rsidRPr="005D7EBE">
        <w:rPr>
          <w:i/>
          <w:iCs/>
        </w:rPr>
        <w:t>IEEE Access</w:t>
      </w:r>
      <w:r w:rsidRPr="005D7EBE">
        <w:t>, 卷 8, 页 131647～131661, 2020</w:t>
      </w:r>
      <w:r w:rsidR="00F75FB3">
        <w:t>.</w:t>
      </w:r>
    </w:p>
    <w:p w14:paraId="5E9E97A4" w14:textId="283E1F6F" w:rsidR="005D7EBE" w:rsidRPr="005D7EBE" w:rsidRDefault="005D7EBE" w:rsidP="00F75FB3">
      <w:pPr>
        <w:pStyle w:val="afa"/>
        <w:numPr>
          <w:ilvl w:val="0"/>
          <w:numId w:val="6"/>
        </w:numPr>
        <w:ind w:firstLineChars="0"/>
      </w:pPr>
      <w:r w:rsidRPr="005D7EBE">
        <w:t xml:space="preserve">H. Wang, H. Zhao, J. Zhang, D. Ma, J. Li和J. Wei, 《Survey on Unmanned Aerial Vehicle Networks: A Cyber Physical System Perspective》, </w:t>
      </w:r>
      <w:r w:rsidRPr="005D7EBE">
        <w:rPr>
          <w:i/>
          <w:iCs/>
        </w:rPr>
        <w:t>IEEE Communications Surveys &amp; Tutorials</w:t>
      </w:r>
      <w:r w:rsidRPr="005D7EBE">
        <w:t>, 卷 22, 期 2, 页 1027～1070, 2020</w:t>
      </w:r>
      <w:r w:rsidR="00F75FB3">
        <w:t>.</w:t>
      </w:r>
    </w:p>
    <w:p w14:paraId="052C49D8" w14:textId="12424991" w:rsidR="005D7EBE" w:rsidRDefault="005D7EBE" w:rsidP="00F75FB3">
      <w:pPr>
        <w:pStyle w:val="afa"/>
        <w:numPr>
          <w:ilvl w:val="0"/>
          <w:numId w:val="6"/>
        </w:numPr>
        <w:ind w:firstLineChars="0"/>
      </w:pPr>
      <w:bookmarkStart w:id="411" w:name="_Ref210854534"/>
      <w:r w:rsidRPr="005D7EBE">
        <w:t xml:space="preserve">N. C. Luong等, 《Applications of Deep Reinforcement Learning in Communications and Networking: A Survey》, </w:t>
      </w:r>
      <w:r w:rsidRPr="005D7EBE">
        <w:rPr>
          <w:i/>
          <w:iCs/>
        </w:rPr>
        <w:t>IEEE Communications Surveys &amp; Tutorials</w:t>
      </w:r>
      <w:r w:rsidRPr="005D7EBE">
        <w:t>, 卷 21, 期 4, 页 3133～3174, 2019.</w:t>
      </w:r>
      <w:bookmarkEnd w:id="411"/>
    </w:p>
    <w:p w14:paraId="095B6B13" w14:textId="77777777" w:rsidR="009F72B8" w:rsidRDefault="00FE307A" w:rsidP="009F72B8">
      <w:pPr>
        <w:pStyle w:val="afa"/>
        <w:numPr>
          <w:ilvl w:val="0"/>
          <w:numId w:val="6"/>
        </w:numPr>
        <w:ind w:firstLineChars="0"/>
      </w:pPr>
      <w:bookmarkStart w:id="412" w:name="_Ref210855285"/>
      <w:proofErr w:type="spellStart"/>
      <w:r w:rsidRPr="00FE307A">
        <w:t>Alqudsi</w:t>
      </w:r>
      <w:proofErr w:type="spellEnd"/>
      <w:r w:rsidRPr="00FE307A">
        <w:t xml:space="preserve">, Y., </w:t>
      </w:r>
      <w:proofErr w:type="spellStart"/>
      <w:r w:rsidRPr="00FE307A">
        <w:t>Makaraci</w:t>
      </w:r>
      <w:proofErr w:type="spellEnd"/>
      <w:r w:rsidRPr="00FE307A">
        <w:t xml:space="preserve">, M. UAV swarms: research, challenges, and future </w:t>
      </w:r>
      <w:proofErr w:type="spellStart"/>
      <w:r w:rsidRPr="00FE307A">
        <w:t>directions.</w:t>
      </w:r>
      <w:r w:rsidRPr="00FE307A">
        <w:rPr>
          <w:i/>
          <w:iCs/>
        </w:rPr>
        <w:t>J</w:t>
      </w:r>
      <w:proofErr w:type="spellEnd"/>
      <w:r w:rsidRPr="00FE307A">
        <w:rPr>
          <w:i/>
          <w:iCs/>
        </w:rPr>
        <w:t>. Eng. Appl. Sci.</w:t>
      </w:r>
      <w:r w:rsidRPr="00FE307A">
        <w:t> </w:t>
      </w:r>
      <w:r w:rsidRPr="00FE307A">
        <w:rPr>
          <w:b/>
          <w:bCs/>
        </w:rPr>
        <w:t>72</w:t>
      </w:r>
      <w:r w:rsidRPr="00FE307A">
        <w:t>, 12</w:t>
      </w:r>
      <w:r w:rsidR="00C03B23">
        <w:rPr>
          <w:rFonts w:hint="eastAsia"/>
        </w:rPr>
        <w:t>，</w:t>
      </w:r>
      <w:r w:rsidRPr="00FE307A">
        <w:t>2025.</w:t>
      </w:r>
      <w:bookmarkEnd w:id="412"/>
      <w:r w:rsidRPr="00FE307A">
        <w:t xml:space="preserve"> </w:t>
      </w:r>
      <w:bookmarkStart w:id="413" w:name="_Ref210855693"/>
    </w:p>
    <w:p w14:paraId="6F58CD5A" w14:textId="19533092" w:rsidR="005D7EBE" w:rsidRDefault="00C03B23" w:rsidP="009F72B8">
      <w:pPr>
        <w:pStyle w:val="afa"/>
        <w:numPr>
          <w:ilvl w:val="0"/>
          <w:numId w:val="6"/>
        </w:numPr>
        <w:ind w:firstLineChars="0"/>
      </w:pPr>
      <w:bookmarkStart w:id="414" w:name="_Ref212054309"/>
      <w:r w:rsidRPr="00C03B23">
        <w:rPr>
          <w:rFonts w:hint="eastAsia"/>
        </w:rPr>
        <w:t xml:space="preserve">H. Wu, K. Wu, X. Yang, H. Wen和H. Li, 《Analysis on the Operation Mode of UAV Swarm in Urban Combat》, Proceedings of 2022 International Conference on Autonomous Unmanned Systems (ICAUS 2022), W. Fu, M. Gu和Y. </w:t>
      </w:r>
      <w:proofErr w:type="spellStart"/>
      <w:r w:rsidRPr="00C03B23">
        <w:rPr>
          <w:rFonts w:hint="eastAsia"/>
        </w:rPr>
        <w:t>Niu</w:t>
      </w:r>
      <w:proofErr w:type="spellEnd"/>
      <w:r w:rsidRPr="00C03B23">
        <w:rPr>
          <w:rFonts w:hint="eastAsia"/>
        </w:rPr>
        <w:t>, 编, Singapore: Springer Nature, 2023, 页 2781～2788.</w:t>
      </w:r>
      <w:bookmarkEnd w:id="413"/>
      <w:bookmarkEnd w:id="414"/>
    </w:p>
    <w:p w14:paraId="277B1048" w14:textId="40738C11" w:rsidR="00924D79" w:rsidRDefault="00924D79" w:rsidP="009F72B8">
      <w:pPr>
        <w:pStyle w:val="afa"/>
        <w:numPr>
          <w:ilvl w:val="0"/>
          <w:numId w:val="6"/>
        </w:numPr>
        <w:ind w:firstLineChars="0"/>
      </w:pPr>
      <w:bookmarkStart w:id="415" w:name="_Ref210899161"/>
      <w:r w:rsidRPr="00924D79">
        <w:t xml:space="preserve">Sharon G, Stern R, </w:t>
      </w:r>
      <w:proofErr w:type="spellStart"/>
      <w:r w:rsidRPr="00924D79">
        <w:t>Felner</w:t>
      </w:r>
      <w:proofErr w:type="spellEnd"/>
      <w:r w:rsidRPr="00924D79">
        <w:t xml:space="preserve"> A, Sturtevant N R. Conflict-based search for optimal multi-agent pathfinding[J]. Artificial Intelligence, 2015, 219: 40–66.</w:t>
      </w:r>
      <w:bookmarkEnd w:id="415"/>
    </w:p>
    <w:p w14:paraId="322D8BCD" w14:textId="65D13F8E" w:rsidR="00627782" w:rsidRDefault="00627782" w:rsidP="00627782">
      <w:pPr>
        <w:pStyle w:val="afa"/>
        <w:numPr>
          <w:ilvl w:val="0"/>
          <w:numId w:val="6"/>
        </w:numPr>
        <w:ind w:firstLineChars="0"/>
      </w:pPr>
      <w:bookmarkStart w:id="416" w:name="_Ref211074835"/>
      <w:r w:rsidRPr="006456D3">
        <w:t xml:space="preserve">J </w:t>
      </w:r>
      <w:proofErr w:type="spellStart"/>
      <w:r w:rsidRPr="006456D3">
        <w:t>Kottinger</w:t>
      </w:r>
      <w:proofErr w:type="spellEnd"/>
      <w:r w:rsidRPr="006456D3">
        <w:t xml:space="preserve">, S </w:t>
      </w:r>
      <w:proofErr w:type="spellStart"/>
      <w:r w:rsidRPr="006456D3">
        <w:t>Almagor</w:t>
      </w:r>
      <w:proofErr w:type="spellEnd"/>
      <w:r w:rsidRPr="006456D3">
        <w:t xml:space="preserve"> and M </w:t>
      </w:r>
      <w:proofErr w:type="spellStart"/>
      <w:r w:rsidRPr="006456D3">
        <w:t>Lahijanian</w:t>
      </w:r>
      <w:proofErr w:type="spellEnd"/>
      <w:r w:rsidRPr="006456D3">
        <w:t xml:space="preserve">, "Conflict-Based Search for Multi-Robot Motion Planning with </w:t>
      </w:r>
      <w:proofErr w:type="spellStart"/>
      <w:r w:rsidRPr="006456D3">
        <w:t>Kinodynamic</w:t>
      </w:r>
      <w:proofErr w:type="spellEnd"/>
      <w:r w:rsidRPr="006456D3">
        <w:t xml:space="preserve"> Constraints," </w:t>
      </w:r>
      <w:r w:rsidRPr="006456D3">
        <w:rPr>
          <w:i/>
          <w:iCs/>
        </w:rPr>
        <w:t>2022 IEEE/RSJ International Conference on Intelligent Robots and Systems (IROS)</w:t>
      </w:r>
      <w:r w:rsidRPr="006456D3">
        <w:t>, Kyoto, Japan, 2022, pp. 13494-13499</w:t>
      </w:r>
      <w:r>
        <w:t>.</w:t>
      </w:r>
      <w:bookmarkEnd w:id="416"/>
    </w:p>
    <w:p w14:paraId="55198AD4" w14:textId="545207A9" w:rsidR="00BB781A" w:rsidRDefault="00BB781A" w:rsidP="009F72B8">
      <w:pPr>
        <w:pStyle w:val="afa"/>
        <w:numPr>
          <w:ilvl w:val="0"/>
          <w:numId w:val="6"/>
        </w:numPr>
        <w:ind w:firstLineChars="0"/>
      </w:pPr>
      <w:bookmarkStart w:id="417" w:name="_Ref210899454"/>
      <w:r w:rsidRPr="00BB781A">
        <w:t>He, W., Qi, X. &amp; Liu, L. A novel hybrid particle swarm optimization for multi-UAV cooperate path planning. </w:t>
      </w:r>
      <w:r w:rsidRPr="00BB781A">
        <w:rPr>
          <w:i/>
          <w:iCs/>
        </w:rPr>
        <w:t xml:space="preserve">Appl </w:t>
      </w:r>
      <w:proofErr w:type="spellStart"/>
      <w:r w:rsidRPr="00BB781A">
        <w:rPr>
          <w:i/>
          <w:iCs/>
        </w:rPr>
        <w:t>Intell</w:t>
      </w:r>
      <w:proofErr w:type="spellEnd"/>
      <w:r w:rsidRPr="00BB781A">
        <w:t> </w:t>
      </w:r>
      <w:r w:rsidRPr="00BB781A">
        <w:rPr>
          <w:b/>
          <w:bCs/>
        </w:rPr>
        <w:t>51</w:t>
      </w:r>
      <w:r w:rsidRPr="00BB781A">
        <w:t>, 7350–7364 (2021).</w:t>
      </w:r>
      <w:bookmarkEnd w:id="417"/>
    </w:p>
    <w:p w14:paraId="69FCB9A8" w14:textId="6228AD2D" w:rsidR="00627782" w:rsidRDefault="00627782" w:rsidP="009F72B8">
      <w:pPr>
        <w:pStyle w:val="afa"/>
        <w:numPr>
          <w:ilvl w:val="0"/>
          <w:numId w:val="6"/>
        </w:numPr>
        <w:ind w:firstLineChars="0"/>
      </w:pPr>
      <w:bookmarkStart w:id="418" w:name="_Ref212053055"/>
      <w:r w:rsidRPr="00627782">
        <w:t xml:space="preserve">Meng, Q. Chen, K. Qu, Q. </w:t>
      </w:r>
      <w:proofErr w:type="spellStart"/>
      <w:r w:rsidRPr="00627782">
        <w:t>PPSwarm</w:t>
      </w:r>
      <w:proofErr w:type="spellEnd"/>
      <w:r w:rsidRPr="00627782">
        <w:t xml:space="preserve">: Multi-UAV Path Planning Based on Hybrid PSO in Complex </w:t>
      </w:r>
      <w:proofErr w:type="spellStart"/>
      <w:r w:rsidRPr="00627782">
        <w:t>Scenarios.</w:t>
      </w:r>
      <w:r w:rsidRPr="00627782">
        <w:rPr>
          <w:i/>
          <w:iCs/>
        </w:rPr>
        <w:t>Drones</w:t>
      </w:r>
      <w:proofErr w:type="spellEnd"/>
      <w:r w:rsidRPr="00627782">
        <w:t> </w:t>
      </w:r>
      <w:r w:rsidRPr="00627782">
        <w:rPr>
          <w:b/>
          <w:bCs/>
        </w:rPr>
        <w:t>2024</w:t>
      </w:r>
      <w:r w:rsidRPr="00627782">
        <w:t>,</w:t>
      </w:r>
      <w:r w:rsidRPr="00627782">
        <w:rPr>
          <w:i/>
          <w:iCs/>
        </w:rPr>
        <w:t>8</w:t>
      </w:r>
      <w:r w:rsidRPr="00627782">
        <w:t>, 192.</w:t>
      </w:r>
      <w:bookmarkEnd w:id="418"/>
    </w:p>
    <w:p w14:paraId="23D5A1E8" w14:textId="2000BB66" w:rsidR="004A6827" w:rsidRDefault="004A6827" w:rsidP="009F72B8">
      <w:pPr>
        <w:pStyle w:val="afa"/>
        <w:numPr>
          <w:ilvl w:val="0"/>
          <w:numId w:val="6"/>
        </w:numPr>
        <w:ind w:firstLineChars="0"/>
      </w:pPr>
      <w:bookmarkStart w:id="419" w:name="_Ref210900116"/>
      <w:r w:rsidRPr="004A6827">
        <w:t xml:space="preserve">Tseng, Fan </w:t>
      </w:r>
      <w:proofErr w:type="spellStart"/>
      <w:r w:rsidRPr="004A6827">
        <w:t>Hsun</w:t>
      </w:r>
      <w:proofErr w:type="spellEnd"/>
      <w:r w:rsidRPr="004A6827">
        <w:t xml:space="preserve"> ; Lee, Cho </w:t>
      </w:r>
      <w:proofErr w:type="spellStart"/>
      <w:r w:rsidRPr="004A6827">
        <w:t>Hsuan</w:t>
      </w:r>
      <w:proofErr w:type="spellEnd"/>
      <w:r w:rsidRPr="004A6827">
        <w:t xml:space="preserve"> ; Chou, Li Der et al.  Multi-objective genetic algorithm for civil UAV path planning using 3G communication networks. In: Journal of Computers (Taiwan). 2017 ; Vol. 28, No. 6. pp. 26-37.</w:t>
      </w:r>
      <w:bookmarkEnd w:id="419"/>
    </w:p>
    <w:p w14:paraId="5721F652" w14:textId="533609F1" w:rsidR="004A6827" w:rsidRDefault="004A6827" w:rsidP="009F72B8">
      <w:pPr>
        <w:pStyle w:val="afa"/>
        <w:numPr>
          <w:ilvl w:val="0"/>
          <w:numId w:val="6"/>
        </w:numPr>
        <w:ind w:firstLineChars="0"/>
      </w:pPr>
      <w:bookmarkStart w:id="420" w:name="_Ref210900250"/>
      <w:proofErr w:type="spellStart"/>
      <w:r w:rsidRPr="004A6827">
        <w:lastRenderedPageBreak/>
        <w:t>Bayerlein</w:t>
      </w:r>
      <w:proofErr w:type="spellEnd"/>
      <w:r w:rsidRPr="004A6827">
        <w:t xml:space="preserve"> H, </w:t>
      </w:r>
      <w:proofErr w:type="spellStart"/>
      <w:r w:rsidRPr="004A6827">
        <w:t>Theile</w:t>
      </w:r>
      <w:proofErr w:type="spellEnd"/>
      <w:r w:rsidRPr="004A6827">
        <w:t xml:space="preserve"> M, </w:t>
      </w:r>
      <w:proofErr w:type="spellStart"/>
      <w:r w:rsidRPr="004A6827">
        <w:t>Caccamo</w:t>
      </w:r>
      <w:proofErr w:type="spellEnd"/>
      <w:r w:rsidRPr="004A6827">
        <w:t xml:space="preserve"> M, </w:t>
      </w:r>
      <w:proofErr w:type="spellStart"/>
      <w:r w:rsidRPr="004A6827">
        <w:t>Gesbert</w:t>
      </w:r>
      <w:proofErr w:type="spellEnd"/>
      <w:r w:rsidRPr="004A6827">
        <w:t xml:space="preserve"> D. Multi-UAV Path Planning for Wireless Data Harvesting With Deep Reinforcement Learning[J]. </w:t>
      </w:r>
      <w:r w:rsidRPr="004A6827">
        <w:rPr>
          <w:i/>
          <w:iCs/>
        </w:rPr>
        <w:t>IEEE Open Journal of the Communications Society</w:t>
      </w:r>
      <w:r w:rsidRPr="004A6827">
        <w:t>, 2021, 2: 1171–1187.</w:t>
      </w:r>
      <w:bookmarkEnd w:id="420"/>
    </w:p>
    <w:p w14:paraId="5B2849E0" w14:textId="681506B4" w:rsidR="004A6827" w:rsidRDefault="004A6827" w:rsidP="004A6827">
      <w:pPr>
        <w:pStyle w:val="afa"/>
        <w:numPr>
          <w:ilvl w:val="0"/>
          <w:numId w:val="6"/>
        </w:numPr>
        <w:ind w:firstLineChars="0"/>
      </w:pPr>
      <w:bookmarkStart w:id="421" w:name="_Ref210900389"/>
      <w:r>
        <w:t xml:space="preserve">Lin Yu, </w:t>
      </w:r>
      <w:proofErr w:type="spellStart"/>
      <w:r>
        <w:t>Fahui</w:t>
      </w:r>
      <w:proofErr w:type="spellEnd"/>
      <w:r>
        <w:t xml:space="preserve"> Wu, </w:t>
      </w:r>
      <w:proofErr w:type="spellStart"/>
      <w:r>
        <w:t>Zhihai</w:t>
      </w:r>
      <w:proofErr w:type="spellEnd"/>
      <w:r>
        <w:t xml:space="preserve"> Xu, </w:t>
      </w:r>
      <w:proofErr w:type="spellStart"/>
      <w:r>
        <w:t>Zhigang</w:t>
      </w:r>
      <w:proofErr w:type="spellEnd"/>
      <w:r>
        <w:t xml:space="preserve"> </w:t>
      </w:r>
      <w:proofErr w:type="spellStart"/>
      <w:r>
        <w:t>Xie</w:t>
      </w:r>
      <w:proofErr w:type="spellEnd"/>
      <w:r>
        <w:t xml:space="preserve">, </w:t>
      </w:r>
      <w:proofErr w:type="spellStart"/>
      <w:r>
        <w:t>Dingcheng</w:t>
      </w:r>
      <w:proofErr w:type="spellEnd"/>
      <w:r>
        <w:t xml:space="preserve"> Yang</w:t>
      </w:r>
      <w:r>
        <w:rPr>
          <w:rFonts w:hint="eastAsia"/>
        </w:rPr>
        <w:t>.</w:t>
      </w:r>
      <w:r>
        <w:t xml:space="preserve"> UAV path design with connectivity constraint based on deep reinforcement </w:t>
      </w:r>
      <w:proofErr w:type="spellStart"/>
      <w:r>
        <w:t>learning,Physical</w:t>
      </w:r>
      <w:proofErr w:type="spellEnd"/>
      <w:r>
        <w:t xml:space="preserve"> </w:t>
      </w:r>
      <w:proofErr w:type="spellStart"/>
      <w:r>
        <w:t>Communication,Volume</w:t>
      </w:r>
      <w:proofErr w:type="spellEnd"/>
      <w:r>
        <w:t xml:space="preserve"> 52,2022.</w:t>
      </w:r>
      <w:bookmarkEnd w:id="421"/>
    </w:p>
    <w:p w14:paraId="09AF1038" w14:textId="5DEAB823" w:rsidR="004A6827" w:rsidRDefault="004A6827" w:rsidP="004A6827">
      <w:pPr>
        <w:pStyle w:val="afa"/>
        <w:numPr>
          <w:ilvl w:val="0"/>
          <w:numId w:val="6"/>
        </w:numPr>
        <w:ind w:firstLineChars="0"/>
      </w:pPr>
      <w:bookmarkStart w:id="422" w:name="_Ref210900498"/>
      <w:proofErr w:type="spellStart"/>
      <w:r w:rsidRPr="004A6827">
        <w:t>Yuting</w:t>
      </w:r>
      <w:proofErr w:type="spellEnd"/>
      <w:r w:rsidRPr="004A6827">
        <w:t xml:space="preserve"> Cheng, </w:t>
      </w:r>
      <w:proofErr w:type="spellStart"/>
      <w:r w:rsidRPr="004A6827">
        <w:t>Dongcheng</w:t>
      </w:r>
      <w:proofErr w:type="spellEnd"/>
      <w:r w:rsidRPr="004A6827">
        <w:t xml:space="preserve"> Li, W. Eric Wong, Man Zhao, and </w:t>
      </w:r>
      <w:proofErr w:type="spellStart"/>
      <w:r w:rsidRPr="004A6827">
        <w:t>Dengfeng</w:t>
      </w:r>
      <w:proofErr w:type="spellEnd"/>
      <w:r w:rsidRPr="004A6827">
        <w:t xml:space="preserve"> Mo. Multi-UAV Collaborative Path Planning using Hierarchical Reinforcement Learning and Simulated Annealing [J]. Int J Performability </w:t>
      </w:r>
      <w:proofErr w:type="spellStart"/>
      <w:r w:rsidRPr="004A6827">
        <w:t>Eng</w:t>
      </w:r>
      <w:proofErr w:type="spellEnd"/>
      <w:r w:rsidRPr="004A6827">
        <w:t>, 2022, 18(7): 463-474.</w:t>
      </w:r>
      <w:bookmarkEnd w:id="422"/>
    </w:p>
    <w:p w14:paraId="10A6ECBC" w14:textId="6D160557" w:rsidR="00F06EB0" w:rsidRDefault="00F06EB0" w:rsidP="004A6827">
      <w:pPr>
        <w:pStyle w:val="afa"/>
        <w:numPr>
          <w:ilvl w:val="0"/>
          <w:numId w:val="6"/>
        </w:numPr>
        <w:ind w:firstLineChars="0"/>
      </w:pPr>
      <w:bookmarkStart w:id="423" w:name="_Ref210900867"/>
      <w:r w:rsidRPr="00F06EB0">
        <w:t>Zhang</w:t>
      </w:r>
      <w:r>
        <w:t xml:space="preserve"> </w:t>
      </w:r>
      <w:r w:rsidRPr="00F06EB0">
        <w:t>C</w:t>
      </w:r>
      <w:r>
        <w:rPr>
          <w:rFonts w:hint="eastAsia"/>
        </w:rPr>
        <w:t>,</w:t>
      </w:r>
      <w:r w:rsidRPr="00F06EB0">
        <w:t xml:space="preserve"> Yao</w:t>
      </w:r>
      <w:r>
        <w:t xml:space="preserve"> </w:t>
      </w:r>
      <w:r w:rsidRPr="00F06EB0">
        <w:t>W</w:t>
      </w:r>
      <w:r>
        <w:t xml:space="preserve">, </w:t>
      </w:r>
      <w:proofErr w:type="spellStart"/>
      <w:r w:rsidRPr="00F06EB0">
        <w:t>Zuo</w:t>
      </w:r>
      <w:proofErr w:type="spellEnd"/>
      <w:r>
        <w:t xml:space="preserve"> </w:t>
      </w:r>
      <w:r w:rsidRPr="00F06EB0">
        <w:t>Y</w:t>
      </w:r>
      <w:r>
        <w:t>,</w:t>
      </w:r>
      <w:r w:rsidRPr="00F06EB0">
        <w:t xml:space="preserve"> Wang</w:t>
      </w:r>
      <w:r>
        <w:t xml:space="preserve"> </w:t>
      </w:r>
      <w:r w:rsidRPr="00F06EB0">
        <w:t>H</w:t>
      </w:r>
      <w:r>
        <w:t xml:space="preserve">, </w:t>
      </w:r>
      <w:r w:rsidRPr="00F06EB0">
        <w:t>Zhang</w:t>
      </w:r>
      <w:r>
        <w:t xml:space="preserve"> </w:t>
      </w:r>
      <w:r w:rsidRPr="00F06EB0">
        <w:t>C. Robust Multiple Unmanned Aerial Vehicle Network Design in a Dense Obstacle Environment. </w:t>
      </w:r>
      <w:r w:rsidRPr="00F06EB0">
        <w:rPr>
          <w:i/>
          <w:iCs/>
        </w:rPr>
        <w:t>Drones</w:t>
      </w:r>
      <w:r w:rsidRPr="00F06EB0">
        <w:t> 2023,</w:t>
      </w:r>
      <w:r w:rsidRPr="00F06EB0">
        <w:rPr>
          <w:i/>
          <w:iCs/>
        </w:rPr>
        <w:t>7</w:t>
      </w:r>
      <w:r w:rsidRPr="00F06EB0">
        <w:t>, 506.</w:t>
      </w:r>
      <w:bookmarkEnd w:id="423"/>
    </w:p>
    <w:p w14:paraId="00D7D006" w14:textId="0D531AE6" w:rsidR="00F06EB0" w:rsidRDefault="00F06EB0" w:rsidP="004A6827">
      <w:pPr>
        <w:pStyle w:val="afa"/>
        <w:numPr>
          <w:ilvl w:val="0"/>
          <w:numId w:val="6"/>
        </w:numPr>
        <w:ind w:firstLineChars="0"/>
      </w:pPr>
      <w:bookmarkStart w:id="424" w:name="_Ref210900992"/>
      <w:r w:rsidRPr="00F06EB0">
        <w:t>Zhu L, Ma C, Li J, Lu Y, Yang Q. Connectivity-Maintenance UAV Formation Control in Complex Environment. </w:t>
      </w:r>
      <w:r w:rsidRPr="00F06EB0">
        <w:rPr>
          <w:i/>
          <w:iCs/>
        </w:rPr>
        <w:t>Drones</w:t>
      </w:r>
      <w:r w:rsidRPr="00F06EB0">
        <w:t>. 2023; 7(4):229.</w:t>
      </w:r>
      <w:bookmarkEnd w:id="424"/>
    </w:p>
    <w:p w14:paraId="483BAC17" w14:textId="5F7A0B66" w:rsidR="00F06EB0" w:rsidRDefault="00F06EB0" w:rsidP="004A6827">
      <w:pPr>
        <w:pStyle w:val="afa"/>
        <w:numPr>
          <w:ilvl w:val="0"/>
          <w:numId w:val="6"/>
        </w:numPr>
        <w:ind w:firstLineChars="0"/>
      </w:pPr>
      <w:bookmarkStart w:id="425" w:name="_Ref210901050"/>
      <w:r w:rsidRPr="00F06EB0">
        <w:t xml:space="preserve">J. Gong, B. Jiang, Y. Ma, and Z. Mao, “Distributed Adaptive Fault-Tolerant Formation Control for Heterogeneous Multiagent Systems With Communication Link Faults,” </w:t>
      </w:r>
      <w:r w:rsidRPr="00F06EB0">
        <w:rPr>
          <w:i/>
          <w:iCs/>
        </w:rPr>
        <w:t>IEEE Transactions on Aerospace and Electronic Systems</w:t>
      </w:r>
      <w:r w:rsidRPr="00F06EB0">
        <w:t>, vol. 59, no. 2, pp. 784–795, Apr. 2023.</w:t>
      </w:r>
      <w:bookmarkEnd w:id="425"/>
    </w:p>
    <w:p w14:paraId="4D186A08" w14:textId="32BDDB82" w:rsidR="000A6049" w:rsidRDefault="007B50FB" w:rsidP="00627782">
      <w:pPr>
        <w:pStyle w:val="afa"/>
        <w:numPr>
          <w:ilvl w:val="0"/>
          <w:numId w:val="6"/>
        </w:numPr>
        <w:ind w:firstLineChars="0"/>
      </w:pPr>
      <w:bookmarkStart w:id="426" w:name="_Ref210901592"/>
      <w:r w:rsidRPr="007B50FB">
        <w:t>Wei H, Li S, Liu Z, Wang Z. Multi-UAV Cooperation for Anti-jamming Communication. In Song R, editor, Proceedings of 2022 IEEE International Conference on Unmanned Systems, ICUS 2022. Institute of Electrical and Electronics Engineers Inc. 2022. p. 1035-1040.</w:t>
      </w:r>
      <w:bookmarkEnd w:id="426"/>
      <w:r w:rsidRPr="007B50FB">
        <w:t> </w:t>
      </w:r>
    </w:p>
    <w:p w14:paraId="389AD7C7" w14:textId="3B466D7B" w:rsidR="00FE41DE" w:rsidRDefault="00FE41DE" w:rsidP="00627782">
      <w:pPr>
        <w:pStyle w:val="afa"/>
        <w:numPr>
          <w:ilvl w:val="0"/>
          <w:numId w:val="6"/>
        </w:numPr>
        <w:ind w:firstLineChars="0"/>
      </w:pPr>
      <w:bookmarkStart w:id="427" w:name="_Ref212644367"/>
      <w:r w:rsidRPr="00FE41DE">
        <w:t xml:space="preserve">A. A. </w:t>
      </w:r>
      <w:proofErr w:type="spellStart"/>
      <w:r w:rsidRPr="00FE41DE">
        <w:t>Khuwaja</w:t>
      </w:r>
      <w:proofErr w:type="spellEnd"/>
      <w:r w:rsidRPr="00FE41DE">
        <w:t xml:space="preserve">, Y. Chen, N. Zhao, M. -S. </w:t>
      </w:r>
      <w:proofErr w:type="spellStart"/>
      <w:r w:rsidRPr="00FE41DE">
        <w:t>Alouini</w:t>
      </w:r>
      <w:proofErr w:type="spellEnd"/>
      <w:r w:rsidRPr="00FE41DE">
        <w:t xml:space="preserve"> and P. Dobbins, "A Survey of Channel Modeling for UAV Communications," in IEEE Communications Surveys &amp; Tutorials, vol. 20, no. 4, pp. 2804-2821, </w:t>
      </w:r>
      <w:proofErr w:type="spellStart"/>
      <w:r w:rsidRPr="00FE41DE">
        <w:t>Fourthquarter</w:t>
      </w:r>
      <w:proofErr w:type="spellEnd"/>
      <w:r w:rsidRPr="00FE41DE">
        <w:t xml:space="preserve"> 2018</w:t>
      </w:r>
      <w:r>
        <w:rPr>
          <w:rFonts w:hint="eastAsia"/>
        </w:rPr>
        <w:t>.</w:t>
      </w:r>
      <w:bookmarkEnd w:id="427"/>
    </w:p>
    <w:p w14:paraId="17E2C92C" w14:textId="39DF8BCF" w:rsidR="00FE41DE" w:rsidRPr="005D7EBE" w:rsidRDefault="00FE41DE" w:rsidP="00627782">
      <w:pPr>
        <w:pStyle w:val="afa"/>
        <w:numPr>
          <w:ilvl w:val="0"/>
          <w:numId w:val="6"/>
        </w:numPr>
        <w:ind w:firstLineChars="0"/>
      </w:pPr>
      <w:bookmarkStart w:id="428" w:name="_Ref212644372"/>
      <w:r w:rsidRPr="00FE41DE">
        <w:t xml:space="preserve">A. Al-Hourani, S. </w:t>
      </w:r>
      <w:proofErr w:type="spellStart"/>
      <w:r w:rsidRPr="00FE41DE">
        <w:t>Kandeepan</w:t>
      </w:r>
      <w:proofErr w:type="spellEnd"/>
      <w:r w:rsidRPr="00FE41DE">
        <w:t xml:space="preserve"> and S. Lardner, "Optimal LAP Altitude for Maximum Coverage," in IEEE Wireless Communications Letters, vol. 3, no. 6, pp. 569-572, Dec. 2014</w:t>
      </w:r>
      <w:r>
        <w:t>.</w:t>
      </w:r>
      <w:bookmarkEnd w:id="428"/>
    </w:p>
    <w:sectPr w:rsidR="00FE41DE" w:rsidRPr="005D7EBE" w:rsidSect="005D76E7">
      <w:headerReference w:type="even" r:id="rId27"/>
      <w:type w:val="continuous"/>
      <w:pgSz w:w="11906" w:h="16838"/>
      <w:pgMar w:top="1134" w:right="1134" w:bottom="851" w:left="1134"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8" w:author="Lianghui Ding" w:date="2025-11-09T10:58:00Z" w:initials="LD">
    <w:p w14:paraId="781C8124" w14:textId="0A57D612" w:rsidR="00B135B8" w:rsidRDefault="00B135B8">
      <w:pPr>
        <w:pStyle w:val="ad"/>
      </w:pPr>
      <w:r>
        <w:rPr>
          <w:rStyle w:val="ac"/>
        </w:rPr>
        <w:annotationRef/>
      </w:r>
      <w:r>
        <w:rPr>
          <w:rFonts w:hint="eastAsia"/>
        </w:rPr>
        <w:t>簇间路径距离约束</w:t>
      </w:r>
    </w:p>
    <w:p w14:paraId="66BC1C25" w14:textId="4C0A8A3E" w:rsidR="00C74822" w:rsidRDefault="00C74822">
      <w:pPr>
        <w:pStyle w:val="ad"/>
      </w:pPr>
    </w:p>
    <w:p w14:paraId="7249EA19" w14:textId="44A13935" w:rsidR="00926EED" w:rsidRDefault="00926EED">
      <w:pPr>
        <w:pStyle w:val="ad"/>
      </w:pPr>
    </w:p>
  </w:comment>
  <w:comment w:id="92" w:author="Lianghui Ding" w:date="2025-11-05T08:40:00Z" w:initials="LD">
    <w:p w14:paraId="254A2B25" w14:textId="16CFE130" w:rsidR="008F2B6D" w:rsidRDefault="008F2B6D">
      <w:pPr>
        <w:pStyle w:val="ad"/>
      </w:pPr>
      <w:r>
        <w:rPr>
          <w:rStyle w:val="ac"/>
        </w:rPr>
        <w:annotationRef/>
      </w:r>
      <w:r>
        <w:rPr>
          <w:rFonts w:hint="eastAsia"/>
        </w:rPr>
        <w:t>需要阐述一下不需要通信的无人机协同的局限性。我猜测可能有如下问题：作业范围比较小？大尺度作业会因为误差累积无法协同？</w:t>
      </w:r>
    </w:p>
  </w:comment>
  <w:comment w:id="93" w:author="Lianghui Ding" w:date="2025-11-05T08:42:00Z" w:initials="LD">
    <w:p w14:paraId="6BC5A54E" w14:textId="0ED2E4E7" w:rsidR="00BE0CF9" w:rsidRDefault="00BE0CF9">
      <w:pPr>
        <w:pStyle w:val="ad"/>
      </w:pPr>
      <w:r>
        <w:rPr>
          <w:rStyle w:val="ac"/>
        </w:rPr>
        <w:annotationRef/>
      </w:r>
      <w:r>
        <w:rPr>
          <w:rFonts w:hint="eastAsia"/>
        </w:rPr>
        <w:t>这里的两类跟下面的三类直接就难以理解了。可以在每一类里面再分。这两类实际上就是不考虑通信连通度约束和考虑通信连通度约束。</w:t>
      </w:r>
      <w:r w:rsidR="00AC2D1D">
        <w:rPr>
          <w:rFonts w:hint="eastAsia"/>
        </w:rPr>
        <w:t>我看不考虑通信类的约束比较少，简单用几句话说完就行了，重点阐述考虑通信约束的方法。</w:t>
      </w:r>
    </w:p>
  </w:comment>
  <w:comment w:id="94" w:author="Lianghui Ding" w:date="2025-11-05T08:45:00Z" w:initials="LD">
    <w:p w14:paraId="5A4F4B4F" w14:textId="0A17BC41" w:rsidR="00011AFF" w:rsidRDefault="00011AFF">
      <w:pPr>
        <w:pStyle w:val="ad"/>
      </w:pPr>
      <w:r>
        <w:rPr>
          <w:rStyle w:val="ac"/>
        </w:rPr>
        <w:annotationRef/>
      </w:r>
      <w:r>
        <w:rPr>
          <w:rFonts w:hint="eastAsia"/>
        </w:rPr>
        <w:t>这个三类的区分度不明显，下面的文献归类阐述和分析有点凌乱，还要再做规整</w:t>
      </w:r>
    </w:p>
  </w:comment>
  <w:comment w:id="95" w:author="Lianghui Ding" w:date="2025-11-05T08:46:00Z" w:initials="LD">
    <w:p w14:paraId="5B2BF30C" w14:textId="4A413171" w:rsidR="00762A7B" w:rsidRDefault="00762A7B">
      <w:pPr>
        <w:pStyle w:val="ad"/>
      </w:pPr>
      <w:r>
        <w:rPr>
          <w:rStyle w:val="ac"/>
        </w:rPr>
        <w:annotationRef/>
      </w:r>
      <w:r>
        <w:rPr>
          <w:rFonts w:hint="eastAsia"/>
        </w:rPr>
        <w:t>分层分簇协同，是之前没有人提过吗？如果是大规模的，分层分簇比较容易理解。如果规模不大，并非必要。分层分簇作为核心贡献，创新不足</w:t>
      </w:r>
      <w:r w:rsidR="00096A5A">
        <w:rPr>
          <w:rFonts w:hint="eastAsia"/>
        </w:rPr>
        <w:t>，特征不明显</w:t>
      </w:r>
      <w:r w:rsidR="00BA2E66">
        <w:rPr>
          <w:rFonts w:hint="eastAsia"/>
        </w:rPr>
        <w:t>。</w:t>
      </w:r>
    </w:p>
  </w:comment>
  <w:comment w:id="96" w:author="Lianghui Ding" w:date="2025-11-09T12:26:00Z" w:initials="LD">
    <w:p w14:paraId="38B46B58" w14:textId="45EF6075" w:rsidR="00B260E3" w:rsidRDefault="00B260E3">
      <w:pPr>
        <w:pStyle w:val="ad"/>
      </w:pPr>
      <w:r>
        <w:rPr>
          <w:rStyle w:val="ac"/>
        </w:rPr>
        <w:annotationRef/>
      </w:r>
      <w:r>
        <w:rPr>
          <w:rFonts w:hint="eastAsia"/>
        </w:rPr>
        <w:t>仿真结果是怎么样的。</w:t>
      </w:r>
      <w:r w:rsidR="003031F5">
        <w:rPr>
          <w:rFonts w:hint="eastAsia"/>
        </w:rPr>
        <w:t>论文结构。</w:t>
      </w:r>
    </w:p>
  </w:comment>
  <w:comment w:id="103" w:author="Lianghui Ding" w:date="2025-11-05T08:52:00Z" w:initials="LD">
    <w:p w14:paraId="73C03744" w14:textId="682057A1" w:rsidR="006501BA" w:rsidRDefault="006501BA">
      <w:pPr>
        <w:pStyle w:val="ad"/>
      </w:pPr>
      <w:r>
        <w:rPr>
          <w:rStyle w:val="ac"/>
        </w:rPr>
        <w:annotationRef/>
      </w:r>
      <w:r>
        <w:rPr>
          <w:rFonts w:hint="eastAsia"/>
        </w:rPr>
        <w:t>这个式子跟（</w:t>
      </w:r>
      <w:r>
        <w:rPr>
          <w:rFonts w:hint="eastAsia"/>
        </w:rPr>
        <w:t>3</w:t>
      </w:r>
      <w:r>
        <w:rPr>
          <w:rFonts w:hint="eastAsia"/>
        </w:rPr>
        <w:t>）是一样的，没有不要重复写一遍吧？直接写成</w:t>
      </w:r>
      <w:r>
        <w:rPr>
          <w:rFonts w:hint="eastAsia"/>
        </w:rPr>
        <w:t>eta</w:t>
      </w:r>
      <w:r>
        <w:rPr>
          <w:rFonts w:hint="eastAsia"/>
        </w:rPr>
        <w:t>，然后取不同改的值不就行了额？</w:t>
      </w:r>
    </w:p>
  </w:comment>
  <w:comment w:id="104" w:author="Lianghui Ding" w:date="2025-11-05T08:53:00Z" w:initials="LD">
    <w:p w14:paraId="1690EFA7" w14:textId="4123ACF4" w:rsidR="00A510D3" w:rsidRDefault="00A510D3">
      <w:pPr>
        <w:pStyle w:val="ad"/>
      </w:pPr>
      <w:r>
        <w:rPr>
          <w:rStyle w:val="ac"/>
        </w:rPr>
        <w:annotationRef/>
      </w:r>
      <w:r>
        <w:rPr>
          <w:rFonts w:hint="eastAsia"/>
        </w:rPr>
        <w:t>这些不重要了，只要定义噪声功率</w:t>
      </w:r>
      <w:r>
        <w:rPr>
          <w:rFonts w:hint="eastAsia"/>
        </w:rPr>
        <w:t>N</w:t>
      </w:r>
      <w:r>
        <w:rPr>
          <w:rFonts w:hint="eastAsia"/>
        </w:rPr>
        <w:t>就行了。</w:t>
      </w:r>
    </w:p>
  </w:comment>
  <w:comment w:id="112" w:author="Lianghui Ding" w:date="2025-11-09T14:03:00Z" w:initials="LD">
    <w:p w14:paraId="639187E1" w14:textId="14DE30AB" w:rsidR="008844A6" w:rsidRDefault="008844A6">
      <w:pPr>
        <w:pStyle w:val="ad"/>
      </w:pPr>
      <w:r>
        <w:rPr>
          <w:rStyle w:val="ac"/>
        </w:rPr>
        <w:annotationRef/>
      </w:r>
      <w:r>
        <w:rPr>
          <w:rFonts w:hint="eastAsia"/>
        </w:rPr>
        <w:t>说明按照什么规则分簇。</w:t>
      </w:r>
    </w:p>
  </w:comment>
  <w:comment w:id="140" w:author="Lianghui Ding" w:date="2025-11-09T14:12:00Z" w:initials="LD">
    <w:p w14:paraId="1ED2A71E" w14:textId="44594E76" w:rsidR="00F456B2" w:rsidRDefault="00F456B2">
      <w:pPr>
        <w:pStyle w:val="ad"/>
      </w:pPr>
      <w:r>
        <w:rPr>
          <w:rStyle w:val="ac"/>
        </w:rPr>
        <w:annotationRef/>
      </w:r>
      <w:r>
        <w:rPr>
          <w:rFonts w:hint="eastAsia"/>
        </w:rPr>
        <w:t>跟总体算法相结合。</w:t>
      </w:r>
    </w:p>
  </w:comment>
  <w:comment w:id="217" w:author="Lianghui Ding" w:date="2025-11-05T10:11:00Z" w:initials="LD">
    <w:p w14:paraId="2A83BD1A" w14:textId="36C0D8CF" w:rsidR="006E2AEB" w:rsidRDefault="006E2AEB">
      <w:pPr>
        <w:pStyle w:val="ad"/>
      </w:pPr>
      <w:r>
        <w:rPr>
          <w:rStyle w:val="ac"/>
        </w:rPr>
        <w:annotationRef/>
      </w:r>
      <w:r>
        <w:rPr>
          <w:rFonts w:hint="eastAsia"/>
        </w:rPr>
        <w:t>已经说完了就不用再说了，应该在本节开始的时候说</w:t>
      </w:r>
      <w:r w:rsidR="006F279E">
        <w:rPr>
          <w:rFonts w:hint="eastAsia"/>
        </w:rPr>
        <w:t>。论文里面也不需要这样的箭头，在图中如果表示的好可以用。</w:t>
      </w:r>
    </w:p>
  </w:comment>
  <w:comment w:id="218" w:author="Lianghui Ding" w:date="2025-11-05T10:10:00Z" w:initials="LD">
    <w:p w14:paraId="0CFD7D24" w14:textId="42575503" w:rsidR="00325891" w:rsidRDefault="00325891">
      <w:pPr>
        <w:pStyle w:val="ad"/>
      </w:pPr>
      <w:r>
        <w:rPr>
          <w:rStyle w:val="ac"/>
        </w:rPr>
        <w:annotationRef/>
      </w:r>
      <w:r>
        <w:rPr>
          <w:rFonts w:hint="eastAsia"/>
        </w:rPr>
        <w:t>这个</w:t>
      </w:r>
      <w:r>
        <w:rPr>
          <w:rFonts w:hint="eastAsia"/>
        </w:rPr>
        <w:t>motivation</w:t>
      </w:r>
      <w:r>
        <w:rPr>
          <w:rFonts w:hint="eastAsia"/>
        </w:rPr>
        <w:t>应该放在</w:t>
      </w:r>
      <w:r>
        <w:rPr>
          <w:rFonts w:hint="eastAsia"/>
        </w:rPr>
        <w:t>introduction</w:t>
      </w:r>
      <w:r>
        <w:rPr>
          <w:rFonts w:hint="eastAsia"/>
        </w:rPr>
        <w:t>部分来说</w:t>
      </w:r>
    </w:p>
  </w:comment>
  <w:comment w:id="157" w:author="Lianghui Ding" w:date="2025-11-09T14:06:00Z" w:initials="LD">
    <w:p w14:paraId="52926A9D" w14:textId="799B039D" w:rsidR="00493B3F" w:rsidRDefault="00493B3F">
      <w:pPr>
        <w:pStyle w:val="ad"/>
        <w:rPr>
          <w:rFonts w:hint="eastAsia"/>
        </w:rPr>
      </w:pPr>
      <w:r>
        <w:rPr>
          <w:rStyle w:val="ac"/>
        </w:rPr>
        <w:annotationRef/>
      </w:r>
      <w:r>
        <w:rPr>
          <w:rFonts w:hint="eastAsia"/>
        </w:rPr>
        <w:t>逐簇划分说清楚</w:t>
      </w:r>
      <w:r w:rsidR="00F537A1">
        <w:rPr>
          <w:rFonts w:hint="eastAsia"/>
        </w:rPr>
        <w:t>。</w:t>
      </w:r>
      <w:r w:rsidR="00F537A1">
        <w:rPr>
          <w:rFonts w:hint="eastAsia"/>
        </w:rPr>
        <w:t>3</w:t>
      </w:r>
      <w:r w:rsidR="00F537A1">
        <w:t>.2.1</w:t>
      </w:r>
      <w:r w:rsidR="00F537A1">
        <w:rPr>
          <w:rFonts w:hint="eastAsia"/>
        </w:rPr>
        <w:t>前面</w:t>
      </w:r>
    </w:p>
  </w:comment>
  <w:comment w:id="235" w:author="Lianghui Ding" w:date="2025-11-05T10:13:00Z" w:initials="LD">
    <w:p w14:paraId="34ABEF03" w14:textId="31768581" w:rsidR="00371184" w:rsidRDefault="00371184">
      <w:pPr>
        <w:pStyle w:val="ad"/>
      </w:pPr>
      <w:r>
        <w:rPr>
          <w:rStyle w:val="ac"/>
        </w:rPr>
        <w:annotationRef/>
      </w:r>
      <w:r>
        <w:rPr>
          <w:rFonts w:hint="eastAsia"/>
        </w:rPr>
        <w:t>前面已经说过的话就不需要再说了，这里是算法，再接下来通过仿真来说明</w:t>
      </w:r>
    </w:p>
  </w:comment>
  <w:comment w:id="239" w:author="Lianghui Ding" w:date="2025-11-09T14:04:00Z" w:initials="LD">
    <w:p w14:paraId="5132C76C" w14:textId="0B3C9070" w:rsidR="007A6F29" w:rsidRDefault="007A6F29">
      <w:pPr>
        <w:pStyle w:val="ad"/>
      </w:pPr>
      <w:r>
        <w:rPr>
          <w:rStyle w:val="ac"/>
        </w:rPr>
        <w:annotationRef/>
      </w:r>
      <w:r>
        <w:rPr>
          <w:rFonts w:hint="eastAsia"/>
        </w:rPr>
        <w:t>对应关系不明确</w:t>
      </w:r>
    </w:p>
  </w:comment>
  <w:comment w:id="241" w:author="Lianghui Ding" w:date="2025-11-09T14:07:00Z" w:initials="LD">
    <w:p w14:paraId="7B894180" w14:textId="412ED1E5" w:rsidR="00B85242" w:rsidRDefault="00B85242">
      <w:pPr>
        <w:pStyle w:val="ad"/>
        <w:rPr>
          <w:rFonts w:hint="eastAsia"/>
        </w:rPr>
      </w:pPr>
      <w:r>
        <w:rPr>
          <w:rStyle w:val="ac"/>
        </w:rPr>
        <w:annotationRef/>
      </w:r>
      <w:r>
        <w:rPr>
          <w:rFonts w:hint="eastAsia"/>
        </w:rPr>
        <w:t>定义路径规划的起始点和终点。</w:t>
      </w:r>
    </w:p>
  </w:comment>
  <w:comment w:id="244" w:author="Lianghui Ding" w:date="2025-11-09T14:09:00Z" w:initials="LD">
    <w:p w14:paraId="715A1C0C" w14:textId="6A8364EB" w:rsidR="003E62EB" w:rsidRDefault="003E62EB">
      <w:pPr>
        <w:pStyle w:val="ad"/>
      </w:pPr>
      <w:r>
        <w:rPr>
          <w:rStyle w:val="ac"/>
        </w:rPr>
        <w:annotationRef/>
      </w:r>
      <w:r>
        <w:rPr>
          <w:rFonts w:hint="eastAsia"/>
        </w:rPr>
        <w:t>几个步骤？</w:t>
      </w:r>
    </w:p>
  </w:comment>
  <w:comment w:id="247" w:author="Lianghui Ding" w:date="2025-11-09T14:11:00Z" w:initials="LD">
    <w:p w14:paraId="743AC1E9" w14:textId="578FA773" w:rsidR="00FE6675" w:rsidRDefault="00FE6675">
      <w:pPr>
        <w:pStyle w:val="ad"/>
        <w:rPr>
          <w:rFonts w:hint="eastAsia"/>
        </w:rPr>
      </w:pPr>
      <w:r>
        <w:rPr>
          <w:rStyle w:val="ac"/>
        </w:rPr>
        <w:annotationRef/>
      </w:r>
      <w:r>
        <w:rPr>
          <w:rFonts w:hint="eastAsia"/>
        </w:rPr>
        <w:t>不知道的建筑物集合怎么处理？</w:t>
      </w:r>
    </w:p>
  </w:comment>
  <w:comment w:id="246" w:author="Lianghui Ding" w:date="2025-11-09T14:10:00Z" w:initials="LD">
    <w:p w14:paraId="39F7C095" w14:textId="7DFC9E66" w:rsidR="00CC1B3D" w:rsidRDefault="00CC1B3D">
      <w:pPr>
        <w:pStyle w:val="ad"/>
      </w:pPr>
      <w:r>
        <w:rPr>
          <w:rStyle w:val="ac"/>
        </w:rPr>
        <w:annotationRef/>
      </w:r>
      <w:r>
        <w:rPr>
          <w:rFonts w:hint="eastAsia"/>
        </w:rPr>
        <w:t>无法理解</w:t>
      </w:r>
    </w:p>
  </w:comment>
  <w:comment w:id="255" w:author="Lianghui Ding" w:date="2025-11-09T14:22:00Z" w:initials="LD">
    <w:p w14:paraId="0C167E84" w14:textId="3F4BB7CB" w:rsidR="00970031" w:rsidRDefault="00970031">
      <w:pPr>
        <w:pStyle w:val="ad"/>
      </w:pPr>
      <w:r>
        <w:rPr>
          <w:rStyle w:val="ac"/>
        </w:rPr>
        <w:annotationRef/>
      </w:r>
      <w:r>
        <w:rPr>
          <w:rFonts w:hint="eastAsia"/>
        </w:rPr>
        <w:t>过于依赖先验知识</w:t>
      </w:r>
    </w:p>
  </w:comment>
  <w:comment w:id="265" w:author="Lianghui Ding" w:date="2025-11-09T14:28:00Z" w:initials="LD">
    <w:p w14:paraId="48F432EF" w14:textId="35691D0B" w:rsidR="00663984" w:rsidRDefault="00663984">
      <w:pPr>
        <w:pStyle w:val="ad"/>
      </w:pPr>
      <w:r>
        <w:rPr>
          <w:rStyle w:val="ac"/>
        </w:rPr>
        <w:annotationRef/>
      </w:r>
      <w:r>
        <w:rPr>
          <w:rFonts w:hint="eastAsia"/>
        </w:rPr>
        <w:t>在</w:t>
      </w:r>
      <w:proofErr w:type="spellStart"/>
      <w:r>
        <w:rPr>
          <w:rFonts w:hint="eastAsia"/>
        </w:rPr>
        <w:t>introduciton</w:t>
      </w:r>
      <w:proofErr w:type="spellEnd"/>
      <w:r>
        <w:rPr>
          <w:rFonts w:hint="eastAsia"/>
        </w:rPr>
        <w:t>部分</w:t>
      </w:r>
    </w:p>
  </w:comment>
  <w:comment w:id="286" w:author="Lianghui Ding" w:date="2025-11-09T14:30:00Z" w:initials="LD">
    <w:p w14:paraId="05BE6688" w14:textId="4F887197" w:rsidR="00BF3230" w:rsidRDefault="00BF3230">
      <w:pPr>
        <w:pStyle w:val="ad"/>
        <w:rPr>
          <w:rFonts w:hint="eastAsia"/>
        </w:rPr>
      </w:pPr>
      <w:r>
        <w:rPr>
          <w:rStyle w:val="ac"/>
        </w:rPr>
        <w:annotationRef/>
      </w:r>
      <w:r>
        <w:rPr>
          <w:rFonts w:hint="eastAsia"/>
        </w:rPr>
        <w:t>系数之间的关系</w:t>
      </w:r>
    </w:p>
  </w:comment>
  <w:comment w:id="302" w:author="Lianghui Ding" w:date="2025-11-09T14:32:00Z" w:initials="LD">
    <w:p w14:paraId="603A8317" w14:textId="5BDB2536" w:rsidR="000B5FF9" w:rsidRDefault="000B5FF9">
      <w:pPr>
        <w:pStyle w:val="ad"/>
      </w:pPr>
      <w:r>
        <w:rPr>
          <w:rStyle w:val="ac"/>
        </w:rPr>
        <w:annotationRef/>
      </w:r>
      <w:r>
        <w:rPr>
          <w:rFonts w:hint="eastAsia"/>
        </w:rPr>
        <w:t>不规范</w:t>
      </w:r>
    </w:p>
  </w:comment>
  <w:comment w:id="308" w:author="Lianghui Ding" w:date="2025-11-09T14:33:00Z" w:initials="LD">
    <w:p w14:paraId="025F4BC2" w14:textId="079D696B" w:rsidR="00A3459D" w:rsidRDefault="00A3459D">
      <w:pPr>
        <w:pStyle w:val="ad"/>
      </w:pPr>
      <w:r>
        <w:rPr>
          <w:rStyle w:val="ac"/>
        </w:rPr>
        <w:annotationRef/>
      </w:r>
      <w:r>
        <w:rPr>
          <w:rFonts w:hint="eastAsia"/>
        </w:rPr>
        <w:t>如何生成的。</w:t>
      </w:r>
    </w:p>
  </w:comment>
  <w:comment w:id="310" w:author="Lianghui Ding" w:date="2025-11-09T14:39:00Z" w:initials="LD">
    <w:p w14:paraId="71AA9379" w14:textId="0D9DAC57" w:rsidR="00DD1AFF" w:rsidRDefault="00DD1AFF">
      <w:pPr>
        <w:pStyle w:val="ad"/>
      </w:pPr>
      <w:r>
        <w:rPr>
          <w:rStyle w:val="ac"/>
        </w:rPr>
        <w:annotationRef/>
      </w:r>
      <w:r>
        <w:rPr>
          <w:rFonts w:hint="eastAsia"/>
        </w:rPr>
        <w:t>为什么要这么定义。</w:t>
      </w:r>
    </w:p>
  </w:comment>
  <w:comment w:id="324" w:author="Lianghui Ding" w:date="2025-11-09T14:46:00Z" w:initials="LD">
    <w:p w14:paraId="6C0EA178" w14:textId="3AEAC31E" w:rsidR="00303A2A" w:rsidRDefault="00303A2A">
      <w:pPr>
        <w:pStyle w:val="ad"/>
      </w:pPr>
      <w:r>
        <w:rPr>
          <w:rStyle w:val="ac"/>
        </w:rPr>
        <w:annotationRef/>
      </w:r>
      <w:r>
        <w:rPr>
          <w:rFonts w:hint="eastAsia"/>
        </w:rPr>
        <w:t>结合文章的特征</w:t>
      </w:r>
    </w:p>
  </w:comment>
  <w:comment w:id="331" w:author="Lianghui Ding" w:date="2025-11-09T14:43:00Z" w:initials="LD">
    <w:p w14:paraId="4B0639D5" w14:textId="6DBF5270" w:rsidR="00386CBF" w:rsidRDefault="00386CBF">
      <w:pPr>
        <w:pStyle w:val="ad"/>
      </w:pPr>
      <w:r>
        <w:rPr>
          <w:rStyle w:val="ac"/>
        </w:rPr>
        <w:annotationRef/>
      </w:r>
      <w:r>
        <w:rPr>
          <w:rFonts w:hint="eastAsia"/>
        </w:rPr>
        <w:t>阐述参数设置的合理性</w:t>
      </w:r>
    </w:p>
  </w:comment>
  <w:comment w:id="333" w:author="Lianghui Ding" w:date="2025-11-09T14:45:00Z" w:initials="LD">
    <w:p w14:paraId="27FBD404" w14:textId="269DC3B9" w:rsidR="00BE5427" w:rsidRDefault="00BE5427">
      <w:pPr>
        <w:pStyle w:val="ad"/>
        <w:rPr>
          <w:rFonts w:hint="eastAsia"/>
        </w:rPr>
      </w:pPr>
      <w:r>
        <w:rPr>
          <w:rStyle w:val="ac"/>
        </w:rPr>
        <w:annotationRef/>
      </w:r>
      <w:r>
        <w:rPr>
          <w:rFonts w:hint="eastAsia"/>
        </w:rPr>
        <w:t>互相矛盾</w:t>
      </w:r>
    </w:p>
  </w:comment>
  <w:comment w:id="334" w:author="Lianghui Ding" w:date="2025-11-09T14:44:00Z" w:initials="LD">
    <w:p w14:paraId="030508D8" w14:textId="36F905F6" w:rsidR="0072536F" w:rsidRDefault="0072536F">
      <w:pPr>
        <w:pStyle w:val="ad"/>
      </w:pPr>
      <w:r>
        <w:rPr>
          <w:rStyle w:val="ac"/>
        </w:rPr>
        <w:annotationRef/>
      </w:r>
      <w:r>
        <w:rPr>
          <w:rFonts w:hint="eastAsia"/>
        </w:rPr>
        <w:t>为什么？</w:t>
      </w:r>
    </w:p>
  </w:comment>
  <w:comment w:id="343" w:author="Lianghui Ding" w:date="2025-11-09T14:50:00Z" w:initials="LD">
    <w:p w14:paraId="066C1718" w14:textId="54B6B589" w:rsidR="006F2213" w:rsidRDefault="006F2213">
      <w:pPr>
        <w:pStyle w:val="ad"/>
      </w:pPr>
      <w:r>
        <w:rPr>
          <w:rStyle w:val="ac"/>
        </w:rPr>
        <w:annotationRef/>
      </w:r>
      <w:r>
        <w:rPr>
          <w:rFonts w:hint="eastAsia"/>
        </w:rPr>
        <w:t>路径长度？</w:t>
      </w:r>
      <w:r w:rsidR="00DB031F">
        <w:rPr>
          <w:rFonts w:hint="eastAsia"/>
        </w:rPr>
        <w:t>参考一下其他论文</w:t>
      </w:r>
    </w:p>
  </w:comment>
  <w:comment w:id="344" w:author="Lianghui Ding" w:date="2025-11-09T14:52:00Z" w:initials="LD">
    <w:p w14:paraId="3A45A9BB" w14:textId="4C4B310D" w:rsidR="00781307" w:rsidRDefault="00781307">
      <w:pPr>
        <w:pStyle w:val="ad"/>
      </w:pPr>
      <w:r>
        <w:rPr>
          <w:rStyle w:val="ac"/>
        </w:rPr>
        <w:annotationRef/>
      </w:r>
      <w:r>
        <w:rPr>
          <w:rFonts w:hint="eastAsia"/>
        </w:rPr>
        <w:t>缺少定义</w:t>
      </w:r>
    </w:p>
  </w:comment>
  <w:comment w:id="346" w:author="Lianghui Ding" w:date="2025-11-09T14:57:00Z" w:initials="LD">
    <w:p w14:paraId="6C4F8FFE" w14:textId="27602596" w:rsidR="00392B5B" w:rsidRDefault="00392B5B">
      <w:pPr>
        <w:pStyle w:val="ad"/>
      </w:pPr>
      <w:r>
        <w:rPr>
          <w:rStyle w:val="ac"/>
        </w:rPr>
        <w:annotationRef/>
      </w:r>
      <w:r>
        <w:rPr>
          <w:rFonts w:hint="eastAsia"/>
        </w:rPr>
        <w:t>不加干扰？</w:t>
      </w:r>
    </w:p>
  </w:comment>
  <w:comment w:id="351" w:author="Lianghui Ding" w:date="2025-11-09T14:55:00Z" w:initials="LD">
    <w:p w14:paraId="2A719BF0" w14:textId="097C075C" w:rsidR="005B269E" w:rsidRDefault="005B269E">
      <w:pPr>
        <w:pStyle w:val="ad"/>
      </w:pPr>
      <w:r>
        <w:rPr>
          <w:rStyle w:val="ac"/>
        </w:rPr>
        <w:annotationRef/>
      </w:r>
      <w:r>
        <w:rPr>
          <w:rFonts w:hint="eastAsia"/>
        </w:rPr>
        <w:t>分两个图。</w:t>
      </w:r>
    </w:p>
  </w:comment>
  <w:comment w:id="357" w:author="Lianghui Ding" w:date="2025-11-09T14:55:00Z" w:initials="LD">
    <w:p w14:paraId="405704E4" w14:textId="34E8007C" w:rsidR="00FC2139" w:rsidRDefault="00FC2139">
      <w:pPr>
        <w:pStyle w:val="ad"/>
      </w:pPr>
      <w:r>
        <w:rPr>
          <w:rStyle w:val="ac"/>
        </w:rPr>
        <w:annotationRef/>
      </w:r>
      <w:r>
        <w:rPr>
          <w:rFonts w:hint="eastAsia"/>
        </w:rPr>
        <w:t>不对</w:t>
      </w:r>
    </w:p>
  </w:comment>
  <w:comment w:id="364" w:author="Lianghui Ding" w:date="2025-11-09T14:55:00Z" w:initials="LD">
    <w:p w14:paraId="4C077189" w14:textId="77777777" w:rsidR="003B3321" w:rsidRDefault="003B3321" w:rsidP="003B3321">
      <w:pPr>
        <w:pStyle w:val="ad"/>
      </w:pPr>
      <w:r>
        <w:rPr>
          <w:rStyle w:val="ac"/>
        </w:rPr>
        <w:annotationRef/>
      </w:r>
      <w:r>
        <w:rPr>
          <w:rFonts w:hint="eastAsia"/>
        </w:rPr>
        <w:t>不对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249EA19" w15:done="0"/>
  <w15:commentEx w15:paraId="254A2B25" w15:done="0"/>
  <w15:commentEx w15:paraId="6BC5A54E" w15:done="0"/>
  <w15:commentEx w15:paraId="5A4F4B4F" w15:done="0"/>
  <w15:commentEx w15:paraId="5B2BF30C" w15:done="0"/>
  <w15:commentEx w15:paraId="38B46B58" w15:done="0"/>
  <w15:commentEx w15:paraId="73C03744" w15:done="0"/>
  <w15:commentEx w15:paraId="1690EFA7" w15:done="0"/>
  <w15:commentEx w15:paraId="639187E1" w15:done="0"/>
  <w15:commentEx w15:paraId="1ED2A71E" w15:done="0"/>
  <w15:commentEx w15:paraId="2A83BD1A" w15:done="0"/>
  <w15:commentEx w15:paraId="0CFD7D24" w15:done="0"/>
  <w15:commentEx w15:paraId="52926A9D" w15:done="0"/>
  <w15:commentEx w15:paraId="34ABEF03" w15:done="0"/>
  <w15:commentEx w15:paraId="5132C76C" w15:done="0"/>
  <w15:commentEx w15:paraId="7B894180" w15:done="0"/>
  <w15:commentEx w15:paraId="715A1C0C" w15:done="0"/>
  <w15:commentEx w15:paraId="743AC1E9" w15:done="0"/>
  <w15:commentEx w15:paraId="39F7C095" w15:done="0"/>
  <w15:commentEx w15:paraId="0C167E84" w15:done="0"/>
  <w15:commentEx w15:paraId="48F432EF" w15:done="0"/>
  <w15:commentEx w15:paraId="05BE6688" w15:done="0"/>
  <w15:commentEx w15:paraId="603A8317" w15:done="0"/>
  <w15:commentEx w15:paraId="025F4BC2" w15:done="0"/>
  <w15:commentEx w15:paraId="71AA9379" w15:done="0"/>
  <w15:commentEx w15:paraId="6C0EA178" w15:done="0"/>
  <w15:commentEx w15:paraId="4B0639D5" w15:done="0"/>
  <w15:commentEx w15:paraId="27FBD404" w15:done="0"/>
  <w15:commentEx w15:paraId="030508D8" w15:done="0"/>
  <w15:commentEx w15:paraId="066C1718" w15:done="0"/>
  <w15:commentEx w15:paraId="3A45A9BB" w15:done="0"/>
  <w15:commentEx w15:paraId="6C4F8FFE" w15:done="0"/>
  <w15:commentEx w15:paraId="2A719BF0" w15:done="0"/>
  <w15:commentEx w15:paraId="405704E4" w15:done="0"/>
  <w15:commentEx w15:paraId="4C0771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BAF269" w16cex:dateUtc="2025-11-09T02:58:00Z"/>
  <w16cex:commentExtensible w16cex:durableId="2CB58BFE" w16cex:dateUtc="2025-11-05T00:40:00Z"/>
  <w16cex:commentExtensible w16cex:durableId="2CB58C66" w16cex:dateUtc="2025-11-05T00:42:00Z"/>
  <w16cex:commentExtensible w16cex:durableId="2CB58D2C" w16cex:dateUtc="2025-11-05T00:45:00Z"/>
  <w16cex:commentExtensible w16cex:durableId="2CB58D55" w16cex:dateUtc="2025-11-05T00:46:00Z"/>
  <w16cex:commentExtensible w16cex:durableId="2CBB06EB" w16cex:dateUtc="2025-11-09T04:26:00Z"/>
  <w16cex:commentExtensible w16cex:durableId="2CB58ED6" w16cex:dateUtc="2025-11-05T00:52:00Z"/>
  <w16cex:commentExtensible w16cex:durableId="2CB58F0C" w16cex:dateUtc="2025-11-05T00:53:00Z"/>
  <w16cex:commentExtensible w16cex:durableId="2CBB1DBD" w16cex:dateUtc="2025-11-09T06:03:00Z"/>
  <w16cex:commentExtensible w16cex:durableId="2CBB1FCC" w16cex:dateUtc="2025-11-09T06:12:00Z"/>
  <w16cex:commentExtensible w16cex:durableId="2CB5A138" w16cex:dateUtc="2025-11-05T02:11:00Z"/>
  <w16cex:commentExtensible w16cex:durableId="2CB5A115" w16cex:dateUtc="2025-11-05T02:10:00Z"/>
  <w16cex:commentExtensible w16cex:durableId="2CBB1E50" w16cex:dateUtc="2025-11-09T06:06:00Z"/>
  <w16cex:commentExtensible w16cex:durableId="2CB5A1D5" w16cex:dateUtc="2025-11-05T02:13:00Z"/>
  <w16cex:commentExtensible w16cex:durableId="2CBB1DFE" w16cex:dateUtc="2025-11-09T06:04:00Z"/>
  <w16cex:commentExtensible w16cex:durableId="2CBB1E91" w16cex:dateUtc="2025-11-09T06:07:00Z"/>
  <w16cex:commentExtensible w16cex:durableId="2CBB1F2B" w16cex:dateUtc="2025-11-09T06:09:00Z"/>
  <w16cex:commentExtensible w16cex:durableId="2CBB1F75" w16cex:dateUtc="2025-11-09T06:11:00Z"/>
  <w16cex:commentExtensible w16cex:durableId="2CBB1F5B" w16cex:dateUtc="2025-11-09T06:10:00Z"/>
  <w16cex:commentExtensible w16cex:durableId="2CBB2214" w16cex:dateUtc="2025-11-09T06:22:00Z"/>
  <w16cex:commentExtensible w16cex:durableId="2CBB237C" w16cex:dateUtc="2025-11-09T06:28:00Z"/>
  <w16cex:commentExtensible w16cex:durableId="2CBB23EC" w16cex:dateUtc="2025-11-09T06:30:00Z"/>
  <w16cex:commentExtensible w16cex:durableId="2CBB2477" w16cex:dateUtc="2025-11-09T06:32:00Z"/>
  <w16cex:commentExtensible w16cex:durableId="2CBB24C6" w16cex:dateUtc="2025-11-09T06:33:00Z"/>
  <w16cex:commentExtensible w16cex:durableId="2CBB261C" w16cex:dateUtc="2025-11-09T06:39:00Z"/>
  <w16cex:commentExtensible w16cex:durableId="2CBB27C3" w16cex:dateUtc="2025-11-09T06:46:00Z"/>
  <w16cex:commentExtensible w16cex:durableId="2CBB271C" w16cex:dateUtc="2025-11-09T06:43:00Z"/>
  <w16cex:commentExtensible w16cex:durableId="2CBB2775" w16cex:dateUtc="2025-11-09T06:45:00Z"/>
  <w16cex:commentExtensible w16cex:durableId="2CBB2765" w16cex:dateUtc="2025-11-09T06:44:00Z"/>
  <w16cex:commentExtensible w16cex:durableId="2CBB28B6" w16cex:dateUtc="2025-11-09T06:50:00Z"/>
  <w16cex:commentExtensible w16cex:durableId="2CBB2931" w16cex:dateUtc="2025-11-09T06:52:00Z"/>
  <w16cex:commentExtensible w16cex:durableId="2CBB2A41" w16cex:dateUtc="2025-11-09T06:57:00Z"/>
  <w16cex:commentExtensible w16cex:durableId="2CBB29E6" w16cex:dateUtc="2025-11-09T06:55:00Z"/>
  <w16cex:commentExtensible w16cex:durableId="2CBB29FB" w16cex:dateUtc="2025-11-09T06:55:00Z"/>
  <w16cex:commentExtensible w16cex:durableId="2CBB2AC7" w16cex:dateUtc="2025-11-09T06: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249EA19" w16cid:durableId="2CBAF269"/>
  <w16cid:commentId w16cid:paraId="254A2B25" w16cid:durableId="2CB58BFE"/>
  <w16cid:commentId w16cid:paraId="6BC5A54E" w16cid:durableId="2CB58C66"/>
  <w16cid:commentId w16cid:paraId="5A4F4B4F" w16cid:durableId="2CB58D2C"/>
  <w16cid:commentId w16cid:paraId="5B2BF30C" w16cid:durableId="2CB58D55"/>
  <w16cid:commentId w16cid:paraId="38B46B58" w16cid:durableId="2CBB06EB"/>
  <w16cid:commentId w16cid:paraId="73C03744" w16cid:durableId="2CB58ED6"/>
  <w16cid:commentId w16cid:paraId="1690EFA7" w16cid:durableId="2CB58F0C"/>
  <w16cid:commentId w16cid:paraId="639187E1" w16cid:durableId="2CBB1DBD"/>
  <w16cid:commentId w16cid:paraId="1ED2A71E" w16cid:durableId="2CBB1FCC"/>
  <w16cid:commentId w16cid:paraId="2A83BD1A" w16cid:durableId="2CB5A138"/>
  <w16cid:commentId w16cid:paraId="0CFD7D24" w16cid:durableId="2CB5A115"/>
  <w16cid:commentId w16cid:paraId="52926A9D" w16cid:durableId="2CBB1E50"/>
  <w16cid:commentId w16cid:paraId="34ABEF03" w16cid:durableId="2CB5A1D5"/>
  <w16cid:commentId w16cid:paraId="5132C76C" w16cid:durableId="2CBB1DFE"/>
  <w16cid:commentId w16cid:paraId="7B894180" w16cid:durableId="2CBB1E91"/>
  <w16cid:commentId w16cid:paraId="715A1C0C" w16cid:durableId="2CBB1F2B"/>
  <w16cid:commentId w16cid:paraId="743AC1E9" w16cid:durableId="2CBB1F75"/>
  <w16cid:commentId w16cid:paraId="39F7C095" w16cid:durableId="2CBB1F5B"/>
  <w16cid:commentId w16cid:paraId="0C167E84" w16cid:durableId="2CBB2214"/>
  <w16cid:commentId w16cid:paraId="48F432EF" w16cid:durableId="2CBB237C"/>
  <w16cid:commentId w16cid:paraId="05BE6688" w16cid:durableId="2CBB23EC"/>
  <w16cid:commentId w16cid:paraId="603A8317" w16cid:durableId="2CBB2477"/>
  <w16cid:commentId w16cid:paraId="025F4BC2" w16cid:durableId="2CBB24C6"/>
  <w16cid:commentId w16cid:paraId="71AA9379" w16cid:durableId="2CBB261C"/>
  <w16cid:commentId w16cid:paraId="6C0EA178" w16cid:durableId="2CBB27C3"/>
  <w16cid:commentId w16cid:paraId="4B0639D5" w16cid:durableId="2CBB271C"/>
  <w16cid:commentId w16cid:paraId="27FBD404" w16cid:durableId="2CBB2775"/>
  <w16cid:commentId w16cid:paraId="030508D8" w16cid:durableId="2CBB2765"/>
  <w16cid:commentId w16cid:paraId="066C1718" w16cid:durableId="2CBB28B6"/>
  <w16cid:commentId w16cid:paraId="3A45A9BB" w16cid:durableId="2CBB2931"/>
  <w16cid:commentId w16cid:paraId="6C4F8FFE" w16cid:durableId="2CBB2A41"/>
  <w16cid:commentId w16cid:paraId="2A719BF0" w16cid:durableId="2CBB29E6"/>
  <w16cid:commentId w16cid:paraId="405704E4" w16cid:durableId="2CBB29FB"/>
  <w16cid:commentId w16cid:paraId="4C077189" w16cid:durableId="2CBB2A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0F482" w14:textId="77777777" w:rsidR="003025F9" w:rsidRDefault="003025F9">
      <w:r>
        <w:separator/>
      </w:r>
    </w:p>
  </w:endnote>
  <w:endnote w:type="continuationSeparator" w:id="0">
    <w:p w14:paraId="3104F0DA" w14:textId="77777777" w:rsidR="003025F9" w:rsidRDefault="00302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4C8E1" w14:textId="77777777" w:rsidR="003025F9" w:rsidRDefault="003025F9">
      <w:r>
        <w:separator/>
      </w:r>
    </w:p>
  </w:footnote>
  <w:footnote w:type="continuationSeparator" w:id="0">
    <w:p w14:paraId="0C58C702" w14:textId="77777777" w:rsidR="003025F9" w:rsidRDefault="00302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A788F" w14:textId="77777777" w:rsidR="009B4FDE" w:rsidRDefault="009B4FDE" w:rsidP="005D76E7">
    <w:pPr>
      <w:pStyle w:val="a5"/>
      <w:ind w:firstLine="300"/>
      <w:rPr>
        <w:sz w:val="15"/>
      </w:rPr>
    </w:pPr>
  </w:p>
  <w:p w14:paraId="071FE03E" w14:textId="77777777" w:rsidR="009B4FDE" w:rsidRDefault="009B4FDE">
    <w:pPr>
      <w:pStyle w:val="a5"/>
      <w:ind w:firstLineChars="100" w:firstLine="150"/>
      <w:jc w:val="both"/>
    </w:pPr>
    <w:r>
      <w:rPr>
        <w:rStyle w:val="a9"/>
        <w:sz w:val="15"/>
      </w:rPr>
      <w:fldChar w:fldCharType="begin"/>
    </w:r>
    <w:r>
      <w:rPr>
        <w:rStyle w:val="a9"/>
        <w:sz w:val="15"/>
      </w:rPr>
      <w:instrText xml:space="preserve"> PAGE </w:instrText>
    </w:r>
    <w:r>
      <w:rPr>
        <w:rStyle w:val="a9"/>
        <w:sz w:val="15"/>
      </w:rPr>
      <w:fldChar w:fldCharType="separate"/>
    </w:r>
    <w:r>
      <w:rPr>
        <w:rStyle w:val="a9"/>
        <w:noProof/>
        <w:sz w:val="15"/>
      </w:rPr>
      <w:t>2</w:t>
    </w:r>
    <w:r>
      <w:rPr>
        <w:rStyle w:val="a9"/>
        <w:sz w:val="15"/>
      </w:rPr>
      <w:fldChar w:fldCharType="end"/>
    </w:r>
    <w:r>
      <w:rPr>
        <w:rFonts w:hint="eastAsia"/>
        <w:sz w:val="15"/>
      </w:rPr>
      <w:t xml:space="preserve">                                                    </w:t>
    </w:r>
    <w:r>
      <w:rPr>
        <w:rFonts w:hint="eastAsia"/>
        <w:sz w:val="15"/>
      </w:rPr>
      <w:t>济南大学学报</w:t>
    </w:r>
    <w:r w:rsidR="00477A6D">
      <w:rPr>
        <w:rFonts w:hint="eastAsia"/>
        <w:sz w:val="15"/>
      </w:rPr>
      <w:t>(</w:t>
    </w:r>
    <w:r>
      <w:rPr>
        <w:rFonts w:hint="eastAsia"/>
        <w:sz w:val="15"/>
      </w:rPr>
      <w:t>自然科学版</w:t>
    </w:r>
    <w:r w:rsidR="00477A6D">
      <w:rPr>
        <w:rFonts w:hint="eastAsia"/>
        <w:sz w:val="15"/>
      </w:rPr>
      <w:t>)</w:t>
    </w:r>
    <w:r>
      <w:rPr>
        <w:rFonts w:hint="eastAsia"/>
        <w:sz w:val="15"/>
      </w:rPr>
      <w:t xml:space="preserve">                                      </w:t>
    </w:r>
    <w:r>
      <w:rPr>
        <w:rFonts w:hint="eastAsia"/>
        <w:sz w:val="15"/>
      </w:rPr>
      <w:t>第</w:t>
    </w:r>
    <w:r>
      <w:rPr>
        <w:rFonts w:hint="eastAsia"/>
        <w:sz w:val="15"/>
      </w:rPr>
      <w:t>22</w:t>
    </w:r>
    <w:r>
      <w:rPr>
        <w:rFonts w:hint="eastAsia"/>
        <w:sz w:val="15"/>
      </w:rPr>
      <w:t>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03CE9"/>
    <w:multiLevelType w:val="hybridMultilevel"/>
    <w:tmpl w:val="9DA43954"/>
    <w:lvl w:ilvl="0" w:tplc="AACCC426">
      <w:start w:val="1"/>
      <w:numFmt w:val="decimal"/>
      <w:lvlText w:val="（%1."/>
      <w:lvlJc w:val="left"/>
      <w:pPr>
        <w:tabs>
          <w:tab w:val="num" w:pos="687"/>
        </w:tabs>
        <w:ind w:left="687" w:hanging="360"/>
      </w:pPr>
      <w:rPr>
        <w:rFonts w:ascii="宋体" w:hAnsi="宋体" w:hint="eastAsia"/>
      </w:rPr>
    </w:lvl>
    <w:lvl w:ilvl="1" w:tplc="04090019" w:tentative="1">
      <w:start w:val="1"/>
      <w:numFmt w:val="lowerLetter"/>
      <w:lvlText w:val="%2)"/>
      <w:lvlJc w:val="left"/>
      <w:pPr>
        <w:tabs>
          <w:tab w:val="num" w:pos="1167"/>
        </w:tabs>
        <w:ind w:left="1167" w:hanging="420"/>
      </w:pPr>
    </w:lvl>
    <w:lvl w:ilvl="2" w:tplc="0409001B" w:tentative="1">
      <w:start w:val="1"/>
      <w:numFmt w:val="lowerRoman"/>
      <w:lvlText w:val="%3."/>
      <w:lvlJc w:val="right"/>
      <w:pPr>
        <w:tabs>
          <w:tab w:val="num" w:pos="1587"/>
        </w:tabs>
        <w:ind w:left="1587" w:hanging="420"/>
      </w:pPr>
    </w:lvl>
    <w:lvl w:ilvl="3" w:tplc="0409000F" w:tentative="1">
      <w:start w:val="1"/>
      <w:numFmt w:val="decimal"/>
      <w:lvlText w:val="%4."/>
      <w:lvlJc w:val="left"/>
      <w:pPr>
        <w:tabs>
          <w:tab w:val="num" w:pos="2007"/>
        </w:tabs>
        <w:ind w:left="2007" w:hanging="420"/>
      </w:pPr>
    </w:lvl>
    <w:lvl w:ilvl="4" w:tplc="04090019" w:tentative="1">
      <w:start w:val="1"/>
      <w:numFmt w:val="lowerLetter"/>
      <w:lvlText w:val="%5)"/>
      <w:lvlJc w:val="left"/>
      <w:pPr>
        <w:tabs>
          <w:tab w:val="num" w:pos="2427"/>
        </w:tabs>
        <w:ind w:left="2427" w:hanging="420"/>
      </w:pPr>
    </w:lvl>
    <w:lvl w:ilvl="5" w:tplc="0409001B" w:tentative="1">
      <w:start w:val="1"/>
      <w:numFmt w:val="lowerRoman"/>
      <w:lvlText w:val="%6."/>
      <w:lvlJc w:val="right"/>
      <w:pPr>
        <w:tabs>
          <w:tab w:val="num" w:pos="2847"/>
        </w:tabs>
        <w:ind w:left="2847" w:hanging="420"/>
      </w:pPr>
    </w:lvl>
    <w:lvl w:ilvl="6" w:tplc="0409000F" w:tentative="1">
      <w:start w:val="1"/>
      <w:numFmt w:val="decimal"/>
      <w:lvlText w:val="%7."/>
      <w:lvlJc w:val="left"/>
      <w:pPr>
        <w:tabs>
          <w:tab w:val="num" w:pos="3267"/>
        </w:tabs>
        <w:ind w:left="3267" w:hanging="420"/>
      </w:pPr>
    </w:lvl>
    <w:lvl w:ilvl="7" w:tplc="04090019" w:tentative="1">
      <w:start w:val="1"/>
      <w:numFmt w:val="lowerLetter"/>
      <w:lvlText w:val="%8)"/>
      <w:lvlJc w:val="left"/>
      <w:pPr>
        <w:tabs>
          <w:tab w:val="num" w:pos="3687"/>
        </w:tabs>
        <w:ind w:left="3687" w:hanging="420"/>
      </w:pPr>
    </w:lvl>
    <w:lvl w:ilvl="8" w:tplc="0409001B" w:tentative="1">
      <w:start w:val="1"/>
      <w:numFmt w:val="lowerRoman"/>
      <w:lvlText w:val="%9."/>
      <w:lvlJc w:val="right"/>
      <w:pPr>
        <w:tabs>
          <w:tab w:val="num" w:pos="4107"/>
        </w:tabs>
        <w:ind w:left="4107" w:hanging="420"/>
      </w:pPr>
    </w:lvl>
  </w:abstractNum>
  <w:abstractNum w:abstractNumId="1" w15:restartNumberingAfterBreak="0">
    <w:nsid w:val="15B90800"/>
    <w:multiLevelType w:val="multilevel"/>
    <w:tmpl w:val="344C9A54"/>
    <w:lvl w:ilvl="0">
      <w:start w:val="1"/>
      <w:numFmt w:val="decimal"/>
      <w:lvlText w:val="%1"/>
      <w:lvlJc w:val="left"/>
      <w:pPr>
        <w:tabs>
          <w:tab w:val="num" w:pos="435"/>
        </w:tabs>
        <w:ind w:left="435" w:hanging="435"/>
      </w:pPr>
      <w:rPr>
        <w:rFonts w:hint="default"/>
      </w:rPr>
    </w:lvl>
    <w:lvl w:ilvl="1">
      <w:start w:val="1"/>
      <w:numFmt w:val="decimal"/>
      <w:lvlText w:val="%1.%2"/>
      <w:lvlJc w:val="left"/>
      <w:pPr>
        <w:tabs>
          <w:tab w:val="num" w:pos="435"/>
        </w:tabs>
        <w:ind w:left="435" w:hanging="435"/>
      </w:pPr>
      <w:rPr>
        <w:rFonts w:hint="default"/>
      </w:rPr>
    </w:lvl>
    <w:lvl w:ilvl="2">
      <w:start w:val="1"/>
      <w:numFmt w:val="decimal"/>
      <w:lvlText w:val="%1.%2.%3"/>
      <w:lvlJc w:val="left"/>
      <w:pPr>
        <w:tabs>
          <w:tab w:val="num" w:pos="435"/>
        </w:tabs>
        <w:ind w:left="435" w:hanging="435"/>
      </w:pPr>
      <w:rPr>
        <w:rFonts w:hint="default"/>
      </w:rPr>
    </w:lvl>
    <w:lvl w:ilvl="3">
      <w:start w:val="1"/>
      <w:numFmt w:val="decimal"/>
      <w:lvlText w:val="%1.%2.%3.%4"/>
      <w:lvlJc w:val="left"/>
      <w:pPr>
        <w:tabs>
          <w:tab w:val="num" w:pos="435"/>
        </w:tabs>
        <w:ind w:left="435" w:hanging="435"/>
      </w:pPr>
      <w:rPr>
        <w:rFonts w:hint="default"/>
      </w:rPr>
    </w:lvl>
    <w:lvl w:ilvl="4">
      <w:start w:val="1"/>
      <w:numFmt w:val="decimal"/>
      <w:lvlText w:val="%1.%2.%3.%4.%5"/>
      <w:lvlJc w:val="left"/>
      <w:pPr>
        <w:tabs>
          <w:tab w:val="num" w:pos="435"/>
        </w:tabs>
        <w:ind w:left="435" w:hanging="435"/>
      </w:pPr>
      <w:rPr>
        <w:rFonts w:hint="default"/>
      </w:rPr>
    </w:lvl>
    <w:lvl w:ilvl="5">
      <w:start w:val="1"/>
      <w:numFmt w:val="decimal"/>
      <w:lvlText w:val="%1.%2.%3.%4.%5.%6"/>
      <w:lvlJc w:val="left"/>
      <w:pPr>
        <w:tabs>
          <w:tab w:val="num" w:pos="435"/>
        </w:tabs>
        <w:ind w:left="435" w:hanging="435"/>
      </w:pPr>
      <w:rPr>
        <w:rFonts w:hint="default"/>
      </w:rPr>
    </w:lvl>
    <w:lvl w:ilvl="6">
      <w:start w:val="1"/>
      <w:numFmt w:val="decimal"/>
      <w:lvlText w:val="%1.%2.%3.%4.%5.%6.%7"/>
      <w:lvlJc w:val="left"/>
      <w:pPr>
        <w:tabs>
          <w:tab w:val="num" w:pos="435"/>
        </w:tabs>
        <w:ind w:left="435" w:hanging="435"/>
      </w:pPr>
      <w:rPr>
        <w:rFonts w:hint="default"/>
      </w:rPr>
    </w:lvl>
    <w:lvl w:ilvl="7">
      <w:start w:val="1"/>
      <w:numFmt w:val="decimal"/>
      <w:lvlText w:val="%1.%2.%3.%4.%5.%6.%7.%8"/>
      <w:lvlJc w:val="left"/>
      <w:pPr>
        <w:tabs>
          <w:tab w:val="num" w:pos="435"/>
        </w:tabs>
        <w:ind w:left="435" w:hanging="435"/>
      </w:pPr>
      <w:rPr>
        <w:rFonts w:hint="default"/>
      </w:rPr>
    </w:lvl>
    <w:lvl w:ilvl="8">
      <w:start w:val="1"/>
      <w:numFmt w:val="decimal"/>
      <w:lvlText w:val="%1.%2.%3.%4.%5.%6.%7.%8.%9"/>
      <w:lvlJc w:val="left"/>
      <w:pPr>
        <w:tabs>
          <w:tab w:val="num" w:pos="435"/>
        </w:tabs>
        <w:ind w:left="435" w:hanging="435"/>
      </w:pPr>
      <w:rPr>
        <w:rFonts w:hint="default"/>
      </w:rPr>
    </w:lvl>
  </w:abstractNum>
  <w:abstractNum w:abstractNumId="2" w15:restartNumberingAfterBreak="0">
    <w:nsid w:val="35D14C6C"/>
    <w:multiLevelType w:val="hybridMultilevel"/>
    <w:tmpl w:val="3F888EDA"/>
    <w:lvl w:ilvl="0" w:tplc="357A19A6">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44842F8C"/>
    <w:multiLevelType w:val="hybridMultilevel"/>
    <w:tmpl w:val="049C32CE"/>
    <w:lvl w:ilvl="0" w:tplc="DC147C96">
      <w:start w:val="1"/>
      <w:numFmt w:val="decimal"/>
      <w:suff w:val="space"/>
      <w:lvlText w:val="[%1]"/>
      <w:lvlJc w:val="left"/>
      <w:pPr>
        <w:ind w:left="0" w:firstLine="40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B456D2B"/>
    <w:multiLevelType w:val="hybridMultilevel"/>
    <w:tmpl w:val="6100D7FA"/>
    <w:lvl w:ilvl="0" w:tplc="FF82D380">
      <w:start w:val="1"/>
      <w:numFmt w:val="decimal"/>
      <w:pStyle w:val="a"/>
      <w:lvlText w:val="%1："/>
      <w:lvlJc w:val="left"/>
      <w:pPr>
        <w:ind w:left="420" w:hanging="420"/>
      </w:pPr>
      <w:rPr>
        <w:rFonts w:hint="eastAsia"/>
      </w:rPr>
    </w:lvl>
    <w:lvl w:ilvl="1" w:tplc="04090019" w:tentative="1">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5" w15:restartNumberingAfterBreak="0">
    <w:nsid w:val="51D64C61"/>
    <w:multiLevelType w:val="multilevel"/>
    <w:tmpl w:val="EC68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404CE8"/>
    <w:multiLevelType w:val="multilevel"/>
    <w:tmpl w:val="473AE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6"/>
  </w:num>
  <w:num w:numId="5">
    <w:abstractNumId w:val="5"/>
  </w:num>
  <w:num w:numId="6">
    <w:abstractNumId w:val="3"/>
  </w:num>
  <w:num w:numId="7">
    <w:abstractNumId w:val="4"/>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E7"/>
    <w:rsid w:val="0000032C"/>
    <w:rsid w:val="000007B3"/>
    <w:rsid w:val="00000CF1"/>
    <w:rsid w:val="0000237B"/>
    <w:rsid w:val="00006250"/>
    <w:rsid w:val="000103F3"/>
    <w:rsid w:val="0001165D"/>
    <w:rsid w:val="00011AFF"/>
    <w:rsid w:val="00015AEE"/>
    <w:rsid w:val="00020A1D"/>
    <w:rsid w:val="00020DAC"/>
    <w:rsid w:val="000210A5"/>
    <w:rsid w:val="00023856"/>
    <w:rsid w:val="0002468C"/>
    <w:rsid w:val="00024D9E"/>
    <w:rsid w:val="00026F36"/>
    <w:rsid w:val="000309B8"/>
    <w:rsid w:val="0003166D"/>
    <w:rsid w:val="00032093"/>
    <w:rsid w:val="000346DA"/>
    <w:rsid w:val="0004023F"/>
    <w:rsid w:val="00040E7C"/>
    <w:rsid w:val="00047B95"/>
    <w:rsid w:val="00047E9E"/>
    <w:rsid w:val="000521FD"/>
    <w:rsid w:val="00053FCA"/>
    <w:rsid w:val="000550FE"/>
    <w:rsid w:val="00056E19"/>
    <w:rsid w:val="00057719"/>
    <w:rsid w:val="0006006C"/>
    <w:rsid w:val="0006331C"/>
    <w:rsid w:val="00063A54"/>
    <w:rsid w:val="0006671B"/>
    <w:rsid w:val="000707BB"/>
    <w:rsid w:val="000709D0"/>
    <w:rsid w:val="0008052E"/>
    <w:rsid w:val="00080D34"/>
    <w:rsid w:val="00083B11"/>
    <w:rsid w:val="00085A8C"/>
    <w:rsid w:val="000869A5"/>
    <w:rsid w:val="00087FBB"/>
    <w:rsid w:val="00091951"/>
    <w:rsid w:val="000929B6"/>
    <w:rsid w:val="00096A5A"/>
    <w:rsid w:val="000A1CA7"/>
    <w:rsid w:val="000A5190"/>
    <w:rsid w:val="000A6049"/>
    <w:rsid w:val="000A7E87"/>
    <w:rsid w:val="000B3996"/>
    <w:rsid w:val="000B4BA5"/>
    <w:rsid w:val="000B4E97"/>
    <w:rsid w:val="000B5FF9"/>
    <w:rsid w:val="000C0997"/>
    <w:rsid w:val="000C5341"/>
    <w:rsid w:val="000C7D1B"/>
    <w:rsid w:val="000D02C0"/>
    <w:rsid w:val="000D09DB"/>
    <w:rsid w:val="000D109A"/>
    <w:rsid w:val="000D246B"/>
    <w:rsid w:val="000D5AC0"/>
    <w:rsid w:val="000E4327"/>
    <w:rsid w:val="000E53FC"/>
    <w:rsid w:val="000E5A15"/>
    <w:rsid w:val="000E7624"/>
    <w:rsid w:val="000E7C72"/>
    <w:rsid w:val="000F2EA3"/>
    <w:rsid w:val="000F4F18"/>
    <w:rsid w:val="001019E5"/>
    <w:rsid w:val="0010329A"/>
    <w:rsid w:val="0010506D"/>
    <w:rsid w:val="00106614"/>
    <w:rsid w:val="00107913"/>
    <w:rsid w:val="00112E5B"/>
    <w:rsid w:val="001137D4"/>
    <w:rsid w:val="001174E7"/>
    <w:rsid w:val="001175A3"/>
    <w:rsid w:val="001203FD"/>
    <w:rsid w:val="00120CCF"/>
    <w:rsid w:val="001214EF"/>
    <w:rsid w:val="00122A59"/>
    <w:rsid w:val="001249E7"/>
    <w:rsid w:val="00125EB5"/>
    <w:rsid w:val="0013068A"/>
    <w:rsid w:val="00136AEE"/>
    <w:rsid w:val="001402A4"/>
    <w:rsid w:val="00146C81"/>
    <w:rsid w:val="00146CCD"/>
    <w:rsid w:val="00147337"/>
    <w:rsid w:val="00151F46"/>
    <w:rsid w:val="001648E6"/>
    <w:rsid w:val="00171134"/>
    <w:rsid w:val="00171BC6"/>
    <w:rsid w:val="001729DB"/>
    <w:rsid w:val="00172A5F"/>
    <w:rsid w:val="001769C7"/>
    <w:rsid w:val="001808E8"/>
    <w:rsid w:val="001819C3"/>
    <w:rsid w:val="001844CF"/>
    <w:rsid w:val="00185680"/>
    <w:rsid w:val="00191DE7"/>
    <w:rsid w:val="001932BC"/>
    <w:rsid w:val="0019681B"/>
    <w:rsid w:val="001977C3"/>
    <w:rsid w:val="001A5135"/>
    <w:rsid w:val="001A559E"/>
    <w:rsid w:val="001A5B6D"/>
    <w:rsid w:val="001A7663"/>
    <w:rsid w:val="001B5999"/>
    <w:rsid w:val="001D27EE"/>
    <w:rsid w:val="001D3B1F"/>
    <w:rsid w:val="001D4618"/>
    <w:rsid w:val="001D7C12"/>
    <w:rsid w:val="001E14A3"/>
    <w:rsid w:val="001E192C"/>
    <w:rsid w:val="001E55A7"/>
    <w:rsid w:val="001F2657"/>
    <w:rsid w:val="001F68AF"/>
    <w:rsid w:val="00203065"/>
    <w:rsid w:val="0020425E"/>
    <w:rsid w:val="00205ED6"/>
    <w:rsid w:val="002101B0"/>
    <w:rsid w:val="00210344"/>
    <w:rsid w:val="00214CA7"/>
    <w:rsid w:val="00220E7D"/>
    <w:rsid w:val="00222F6C"/>
    <w:rsid w:val="00223546"/>
    <w:rsid w:val="00225E0B"/>
    <w:rsid w:val="00226629"/>
    <w:rsid w:val="002309D4"/>
    <w:rsid w:val="00234E69"/>
    <w:rsid w:val="00241C01"/>
    <w:rsid w:val="002423A1"/>
    <w:rsid w:val="00243469"/>
    <w:rsid w:val="00246AA4"/>
    <w:rsid w:val="0024739E"/>
    <w:rsid w:val="002529E4"/>
    <w:rsid w:val="00254D3F"/>
    <w:rsid w:val="002575E1"/>
    <w:rsid w:val="00263538"/>
    <w:rsid w:val="002636A2"/>
    <w:rsid w:val="00265414"/>
    <w:rsid w:val="002706F3"/>
    <w:rsid w:val="00271A00"/>
    <w:rsid w:val="002735B9"/>
    <w:rsid w:val="002742F8"/>
    <w:rsid w:val="00275D43"/>
    <w:rsid w:val="00277338"/>
    <w:rsid w:val="00280C78"/>
    <w:rsid w:val="002829CE"/>
    <w:rsid w:val="00296891"/>
    <w:rsid w:val="00296F01"/>
    <w:rsid w:val="002A1DDD"/>
    <w:rsid w:val="002A1FB2"/>
    <w:rsid w:val="002A3C04"/>
    <w:rsid w:val="002A5672"/>
    <w:rsid w:val="002A66EA"/>
    <w:rsid w:val="002B011D"/>
    <w:rsid w:val="002B01C1"/>
    <w:rsid w:val="002B0CA9"/>
    <w:rsid w:val="002B67E1"/>
    <w:rsid w:val="002C3847"/>
    <w:rsid w:val="002C5A9D"/>
    <w:rsid w:val="002C7063"/>
    <w:rsid w:val="002D0C1D"/>
    <w:rsid w:val="002D253A"/>
    <w:rsid w:val="002D4013"/>
    <w:rsid w:val="002D709D"/>
    <w:rsid w:val="002D7F9E"/>
    <w:rsid w:val="002D7FB7"/>
    <w:rsid w:val="002E16A0"/>
    <w:rsid w:val="002E32C4"/>
    <w:rsid w:val="002E49AB"/>
    <w:rsid w:val="002E4B3F"/>
    <w:rsid w:val="002F03B7"/>
    <w:rsid w:val="002F779F"/>
    <w:rsid w:val="002F7E39"/>
    <w:rsid w:val="0030126C"/>
    <w:rsid w:val="003025F9"/>
    <w:rsid w:val="003026BD"/>
    <w:rsid w:val="003031F5"/>
    <w:rsid w:val="00303A2A"/>
    <w:rsid w:val="003076F0"/>
    <w:rsid w:val="00312450"/>
    <w:rsid w:val="00315169"/>
    <w:rsid w:val="003178F0"/>
    <w:rsid w:val="00324448"/>
    <w:rsid w:val="00325891"/>
    <w:rsid w:val="00332D74"/>
    <w:rsid w:val="00334CBB"/>
    <w:rsid w:val="003402EC"/>
    <w:rsid w:val="003407FC"/>
    <w:rsid w:val="003429B3"/>
    <w:rsid w:val="00344C9D"/>
    <w:rsid w:val="003455BF"/>
    <w:rsid w:val="00366EBF"/>
    <w:rsid w:val="00367A67"/>
    <w:rsid w:val="00371184"/>
    <w:rsid w:val="00374195"/>
    <w:rsid w:val="00381027"/>
    <w:rsid w:val="00382010"/>
    <w:rsid w:val="00383E6B"/>
    <w:rsid w:val="00386CBF"/>
    <w:rsid w:val="00392B5B"/>
    <w:rsid w:val="00395040"/>
    <w:rsid w:val="003955BC"/>
    <w:rsid w:val="00397775"/>
    <w:rsid w:val="003A0DB3"/>
    <w:rsid w:val="003A178A"/>
    <w:rsid w:val="003A7698"/>
    <w:rsid w:val="003B3321"/>
    <w:rsid w:val="003B5F03"/>
    <w:rsid w:val="003B6079"/>
    <w:rsid w:val="003B7EA5"/>
    <w:rsid w:val="003C0139"/>
    <w:rsid w:val="003C134A"/>
    <w:rsid w:val="003C3769"/>
    <w:rsid w:val="003C4994"/>
    <w:rsid w:val="003C4C53"/>
    <w:rsid w:val="003C7D07"/>
    <w:rsid w:val="003D0976"/>
    <w:rsid w:val="003D4034"/>
    <w:rsid w:val="003D4ACB"/>
    <w:rsid w:val="003D7711"/>
    <w:rsid w:val="003E4445"/>
    <w:rsid w:val="003E4DC5"/>
    <w:rsid w:val="003E62EB"/>
    <w:rsid w:val="003F304A"/>
    <w:rsid w:val="003F6D8E"/>
    <w:rsid w:val="00404BF5"/>
    <w:rsid w:val="00406B0B"/>
    <w:rsid w:val="00411635"/>
    <w:rsid w:val="00411AE4"/>
    <w:rsid w:val="00412B92"/>
    <w:rsid w:val="00417575"/>
    <w:rsid w:val="004227FF"/>
    <w:rsid w:val="0042304C"/>
    <w:rsid w:val="00423E43"/>
    <w:rsid w:val="004372F4"/>
    <w:rsid w:val="00440574"/>
    <w:rsid w:val="004434BD"/>
    <w:rsid w:val="00444505"/>
    <w:rsid w:val="00446799"/>
    <w:rsid w:val="00447652"/>
    <w:rsid w:val="00447D9B"/>
    <w:rsid w:val="00451508"/>
    <w:rsid w:val="00452A1B"/>
    <w:rsid w:val="00454253"/>
    <w:rsid w:val="00457313"/>
    <w:rsid w:val="00457565"/>
    <w:rsid w:val="00460401"/>
    <w:rsid w:val="00462A30"/>
    <w:rsid w:val="004640D6"/>
    <w:rsid w:val="004647EA"/>
    <w:rsid w:val="00467AA5"/>
    <w:rsid w:val="004774E4"/>
    <w:rsid w:val="00477A6D"/>
    <w:rsid w:val="00482413"/>
    <w:rsid w:val="00487D8E"/>
    <w:rsid w:val="00490953"/>
    <w:rsid w:val="00493B3F"/>
    <w:rsid w:val="00493F10"/>
    <w:rsid w:val="004944FE"/>
    <w:rsid w:val="004A4535"/>
    <w:rsid w:val="004A6827"/>
    <w:rsid w:val="004C002B"/>
    <w:rsid w:val="004C4651"/>
    <w:rsid w:val="004C6D96"/>
    <w:rsid w:val="004C7F45"/>
    <w:rsid w:val="004E32B1"/>
    <w:rsid w:val="004E50CF"/>
    <w:rsid w:val="004E70CF"/>
    <w:rsid w:val="004E7C0B"/>
    <w:rsid w:val="004F0F32"/>
    <w:rsid w:val="004F179D"/>
    <w:rsid w:val="004F2707"/>
    <w:rsid w:val="004F4B55"/>
    <w:rsid w:val="004F76C4"/>
    <w:rsid w:val="00501D6A"/>
    <w:rsid w:val="0050512B"/>
    <w:rsid w:val="00505760"/>
    <w:rsid w:val="00510826"/>
    <w:rsid w:val="00510B01"/>
    <w:rsid w:val="005125D9"/>
    <w:rsid w:val="00512A7F"/>
    <w:rsid w:val="00517DE4"/>
    <w:rsid w:val="00520778"/>
    <w:rsid w:val="00522C7B"/>
    <w:rsid w:val="00522E5A"/>
    <w:rsid w:val="00530B97"/>
    <w:rsid w:val="00530D60"/>
    <w:rsid w:val="00530D73"/>
    <w:rsid w:val="00534069"/>
    <w:rsid w:val="00534EAA"/>
    <w:rsid w:val="00542904"/>
    <w:rsid w:val="00544E13"/>
    <w:rsid w:val="00545C9A"/>
    <w:rsid w:val="00546689"/>
    <w:rsid w:val="00550116"/>
    <w:rsid w:val="005501CC"/>
    <w:rsid w:val="00553343"/>
    <w:rsid w:val="00553EE7"/>
    <w:rsid w:val="005601EE"/>
    <w:rsid w:val="00560AD7"/>
    <w:rsid w:val="005620DA"/>
    <w:rsid w:val="00563F59"/>
    <w:rsid w:val="00564F02"/>
    <w:rsid w:val="00567C29"/>
    <w:rsid w:val="00571BEA"/>
    <w:rsid w:val="00575D22"/>
    <w:rsid w:val="0058032F"/>
    <w:rsid w:val="005824C8"/>
    <w:rsid w:val="00583115"/>
    <w:rsid w:val="0059760E"/>
    <w:rsid w:val="005A1A2A"/>
    <w:rsid w:val="005A29EC"/>
    <w:rsid w:val="005B011E"/>
    <w:rsid w:val="005B1866"/>
    <w:rsid w:val="005B1C86"/>
    <w:rsid w:val="005B1D7E"/>
    <w:rsid w:val="005B264F"/>
    <w:rsid w:val="005B269E"/>
    <w:rsid w:val="005B6DBB"/>
    <w:rsid w:val="005B7127"/>
    <w:rsid w:val="005C53F5"/>
    <w:rsid w:val="005C66CA"/>
    <w:rsid w:val="005C71C7"/>
    <w:rsid w:val="005C7359"/>
    <w:rsid w:val="005D76E7"/>
    <w:rsid w:val="005D7EBE"/>
    <w:rsid w:val="005E1D28"/>
    <w:rsid w:val="005E1FE5"/>
    <w:rsid w:val="005E2801"/>
    <w:rsid w:val="005E5203"/>
    <w:rsid w:val="005E66CE"/>
    <w:rsid w:val="005E701F"/>
    <w:rsid w:val="005F1486"/>
    <w:rsid w:val="005F1D75"/>
    <w:rsid w:val="005F533A"/>
    <w:rsid w:val="005F5588"/>
    <w:rsid w:val="005F7B46"/>
    <w:rsid w:val="006164C5"/>
    <w:rsid w:val="0062038A"/>
    <w:rsid w:val="00620412"/>
    <w:rsid w:val="00620668"/>
    <w:rsid w:val="006229EB"/>
    <w:rsid w:val="00624253"/>
    <w:rsid w:val="0062468B"/>
    <w:rsid w:val="00624FCD"/>
    <w:rsid w:val="00625345"/>
    <w:rsid w:val="00627782"/>
    <w:rsid w:val="00634305"/>
    <w:rsid w:val="00634331"/>
    <w:rsid w:val="0063673F"/>
    <w:rsid w:val="00640479"/>
    <w:rsid w:val="0064375F"/>
    <w:rsid w:val="006438FF"/>
    <w:rsid w:val="00645113"/>
    <w:rsid w:val="006456D3"/>
    <w:rsid w:val="00646012"/>
    <w:rsid w:val="006501BA"/>
    <w:rsid w:val="006520BE"/>
    <w:rsid w:val="00653B9A"/>
    <w:rsid w:val="00656D37"/>
    <w:rsid w:val="0065745D"/>
    <w:rsid w:val="006632B8"/>
    <w:rsid w:val="00663984"/>
    <w:rsid w:val="00671447"/>
    <w:rsid w:val="0067354F"/>
    <w:rsid w:val="00673576"/>
    <w:rsid w:val="00677E4D"/>
    <w:rsid w:val="006801DE"/>
    <w:rsid w:val="00681669"/>
    <w:rsid w:val="006863C0"/>
    <w:rsid w:val="006920B9"/>
    <w:rsid w:val="00697207"/>
    <w:rsid w:val="006A15E5"/>
    <w:rsid w:val="006A1923"/>
    <w:rsid w:val="006A6962"/>
    <w:rsid w:val="006B1A67"/>
    <w:rsid w:val="006B4930"/>
    <w:rsid w:val="006C5AE2"/>
    <w:rsid w:val="006C6071"/>
    <w:rsid w:val="006D0B92"/>
    <w:rsid w:val="006D2688"/>
    <w:rsid w:val="006D3428"/>
    <w:rsid w:val="006D34EC"/>
    <w:rsid w:val="006D385F"/>
    <w:rsid w:val="006E2AEB"/>
    <w:rsid w:val="006E3967"/>
    <w:rsid w:val="006E707E"/>
    <w:rsid w:val="006F0E20"/>
    <w:rsid w:val="006F1854"/>
    <w:rsid w:val="006F2213"/>
    <w:rsid w:val="006F279E"/>
    <w:rsid w:val="006F3BF5"/>
    <w:rsid w:val="006F641C"/>
    <w:rsid w:val="006F64E3"/>
    <w:rsid w:val="006F6C75"/>
    <w:rsid w:val="006F7165"/>
    <w:rsid w:val="00700225"/>
    <w:rsid w:val="00703510"/>
    <w:rsid w:val="00707330"/>
    <w:rsid w:val="00710248"/>
    <w:rsid w:val="00710878"/>
    <w:rsid w:val="00711950"/>
    <w:rsid w:val="00713CEF"/>
    <w:rsid w:val="00720327"/>
    <w:rsid w:val="00721233"/>
    <w:rsid w:val="0072536F"/>
    <w:rsid w:val="0073554F"/>
    <w:rsid w:val="0073717C"/>
    <w:rsid w:val="007374B2"/>
    <w:rsid w:val="00744696"/>
    <w:rsid w:val="00744BE1"/>
    <w:rsid w:val="007455C6"/>
    <w:rsid w:val="00747B55"/>
    <w:rsid w:val="007524E4"/>
    <w:rsid w:val="0075256F"/>
    <w:rsid w:val="007579BC"/>
    <w:rsid w:val="00760CF9"/>
    <w:rsid w:val="00761BC7"/>
    <w:rsid w:val="00762661"/>
    <w:rsid w:val="00762A7B"/>
    <w:rsid w:val="00763001"/>
    <w:rsid w:val="00766DC1"/>
    <w:rsid w:val="00767F3B"/>
    <w:rsid w:val="00775099"/>
    <w:rsid w:val="00777B78"/>
    <w:rsid w:val="0078002B"/>
    <w:rsid w:val="00780297"/>
    <w:rsid w:val="00780D6A"/>
    <w:rsid w:val="00781307"/>
    <w:rsid w:val="00781AEB"/>
    <w:rsid w:val="00781BE5"/>
    <w:rsid w:val="00782810"/>
    <w:rsid w:val="0079034F"/>
    <w:rsid w:val="00790784"/>
    <w:rsid w:val="007934E7"/>
    <w:rsid w:val="00793FAF"/>
    <w:rsid w:val="00795B03"/>
    <w:rsid w:val="007A041A"/>
    <w:rsid w:val="007A17F7"/>
    <w:rsid w:val="007A2183"/>
    <w:rsid w:val="007A3657"/>
    <w:rsid w:val="007A37FB"/>
    <w:rsid w:val="007A6609"/>
    <w:rsid w:val="007A6F29"/>
    <w:rsid w:val="007A7A95"/>
    <w:rsid w:val="007B3205"/>
    <w:rsid w:val="007B50FB"/>
    <w:rsid w:val="007B567B"/>
    <w:rsid w:val="007B5E7C"/>
    <w:rsid w:val="007B78B6"/>
    <w:rsid w:val="007C1D1A"/>
    <w:rsid w:val="007C1E25"/>
    <w:rsid w:val="007C4EF2"/>
    <w:rsid w:val="007D2371"/>
    <w:rsid w:val="007E55CD"/>
    <w:rsid w:val="007E5E1F"/>
    <w:rsid w:val="0080116D"/>
    <w:rsid w:val="008019F9"/>
    <w:rsid w:val="00801FEA"/>
    <w:rsid w:val="00802EC9"/>
    <w:rsid w:val="00806474"/>
    <w:rsid w:val="008074C8"/>
    <w:rsid w:val="00807F35"/>
    <w:rsid w:val="00813823"/>
    <w:rsid w:val="008155C7"/>
    <w:rsid w:val="00820FD1"/>
    <w:rsid w:val="00825CBE"/>
    <w:rsid w:val="00827E82"/>
    <w:rsid w:val="00830D64"/>
    <w:rsid w:val="0083572A"/>
    <w:rsid w:val="008376A7"/>
    <w:rsid w:val="00843DE2"/>
    <w:rsid w:val="00844A72"/>
    <w:rsid w:val="00846A33"/>
    <w:rsid w:val="0085320C"/>
    <w:rsid w:val="0085418D"/>
    <w:rsid w:val="00857414"/>
    <w:rsid w:val="0086262C"/>
    <w:rsid w:val="00862D7D"/>
    <w:rsid w:val="0086782C"/>
    <w:rsid w:val="00871470"/>
    <w:rsid w:val="008725F9"/>
    <w:rsid w:val="00872D69"/>
    <w:rsid w:val="00873A5A"/>
    <w:rsid w:val="00874A3C"/>
    <w:rsid w:val="00877166"/>
    <w:rsid w:val="0088116E"/>
    <w:rsid w:val="0088311C"/>
    <w:rsid w:val="008835AF"/>
    <w:rsid w:val="008844A6"/>
    <w:rsid w:val="008863C8"/>
    <w:rsid w:val="008867F8"/>
    <w:rsid w:val="00892FD6"/>
    <w:rsid w:val="008A122F"/>
    <w:rsid w:val="008A2710"/>
    <w:rsid w:val="008A2E6D"/>
    <w:rsid w:val="008A6337"/>
    <w:rsid w:val="008A7A5E"/>
    <w:rsid w:val="008A7B0A"/>
    <w:rsid w:val="008B78B0"/>
    <w:rsid w:val="008C00D1"/>
    <w:rsid w:val="008C0516"/>
    <w:rsid w:val="008C2E27"/>
    <w:rsid w:val="008C499E"/>
    <w:rsid w:val="008C5249"/>
    <w:rsid w:val="008D33C0"/>
    <w:rsid w:val="008D371F"/>
    <w:rsid w:val="008E67B7"/>
    <w:rsid w:val="008E7F02"/>
    <w:rsid w:val="008F1D72"/>
    <w:rsid w:val="008F2B6D"/>
    <w:rsid w:val="008F667D"/>
    <w:rsid w:val="00903060"/>
    <w:rsid w:val="00903556"/>
    <w:rsid w:val="0090449F"/>
    <w:rsid w:val="009047EB"/>
    <w:rsid w:val="00912E28"/>
    <w:rsid w:val="00913558"/>
    <w:rsid w:val="00922721"/>
    <w:rsid w:val="009238DA"/>
    <w:rsid w:val="00923EB9"/>
    <w:rsid w:val="00924D79"/>
    <w:rsid w:val="00926EED"/>
    <w:rsid w:val="009275D3"/>
    <w:rsid w:val="009314B3"/>
    <w:rsid w:val="00942C71"/>
    <w:rsid w:val="00945B70"/>
    <w:rsid w:val="00946478"/>
    <w:rsid w:val="009468CC"/>
    <w:rsid w:val="00947AC7"/>
    <w:rsid w:val="00950502"/>
    <w:rsid w:val="00954D3C"/>
    <w:rsid w:val="0095574D"/>
    <w:rsid w:val="009604E7"/>
    <w:rsid w:val="0096204E"/>
    <w:rsid w:val="00964E2C"/>
    <w:rsid w:val="009673FE"/>
    <w:rsid w:val="00970031"/>
    <w:rsid w:val="009718C9"/>
    <w:rsid w:val="0098021A"/>
    <w:rsid w:val="00982F23"/>
    <w:rsid w:val="00984DD9"/>
    <w:rsid w:val="0098510E"/>
    <w:rsid w:val="00986484"/>
    <w:rsid w:val="009869F8"/>
    <w:rsid w:val="0099062F"/>
    <w:rsid w:val="0099725E"/>
    <w:rsid w:val="009A0301"/>
    <w:rsid w:val="009A6065"/>
    <w:rsid w:val="009A660E"/>
    <w:rsid w:val="009A6FF2"/>
    <w:rsid w:val="009A70A9"/>
    <w:rsid w:val="009A7A73"/>
    <w:rsid w:val="009B13C6"/>
    <w:rsid w:val="009B1EBC"/>
    <w:rsid w:val="009B2DA3"/>
    <w:rsid w:val="009B4A50"/>
    <w:rsid w:val="009B4FDE"/>
    <w:rsid w:val="009B62CB"/>
    <w:rsid w:val="009B7097"/>
    <w:rsid w:val="009C46D9"/>
    <w:rsid w:val="009C55BB"/>
    <w:rsid w:val="009D07DB"/>
    <w:rsid w:val="009D09DB"/>
    <w:rsid w:val="009D0ED2"/>
    <w:rsid w:val="009D2EEA"/>
    <w:rsid w:val="009D30BC"/>
    <w:rsid w:val="009D6F0A"/>
    <w:rsid w:val="009D704F"/>
    <w:rsid w:val="009E5410"/>
    <w:rsid w:val="009E6388"/>
    <w:rsid w:val="009E71DA"/>
    <w:rsid w:val="009E77F8"/>
    <w:rsid w:val="009F1381"/>
    <w:rsid w:val="009F39B9"/>
    <w:rsid w:val="009F4A0B"/>
    <w:rsid w:val="009F6F0D"/>
    <w:rsid w:val="009F72B8"/>
    <w:rsid w:val="009F7B27"/>
    <w:rsid w:val="00A03061"/>
    <w:rsid w:val="00A0454B"/>
    <w:rsid w:val="00A118D1"/>
    <w:rsid w:val="00A12ACD"/>
    <w:rsid w:val="00A16A56"/>
    <w:rsid w:val="00A202EC"/>
    <w:rsid w:val="00A239C0"/>
    <w:rsid w:val="00A26649"/>
    <w:rsid w:val="00A30011"/>
    <w:rsid w:val="00A310FB"/>
    <w:rsid w:val="00A32489"/>
    <w:rsid w:val="00A3459D"/>
    <w:rsid w:val="00A36F48"/>
    <w:rsid w:val="00A43416"/>
    <w:rsid w:val="00A43E96"/>
    <w:rsid w:val="00A44F40"/>
    <w:rsid w:val="00A45A5A"/>
    <w:rsid w:val="00A50891"/>
    <w:rsid w:val="00A510D3"/>
    <w:rsid w:val="00A51A73"/>
    <w:rsid w:val="00A52DB2"/>
    <w:rsid w:val="00A53508"/>
    <w:rsid w:val="00A5476F"/>
    <w:rsid w:val="00A56706"/>
    <w:rsid w:val="00A56C0B"/>
    <w:rsid w:val="00A659C2"/>
    <w:rsid w:val="00A6653F"/>
    <w:rsid w:val="00A73476"/>
    <w:rsid w:val="00A773CC"/>
    <w:rsid w:val="00A80648"/>
    <w:rsid w:val="00A8361A"/>
    <w:rsid w:val="00A84F05"/>
    <w:rsid w:val="00A87DF6"/>
    <w:rsid w:val="00A91451"/>
    <w:rsid w:val="00A9194D"/>
    <w:rsid w:val="00A9372F"/>
    <w:rsid w:val="00A93AF2"/>
    <w:rsid w:val="00A94A19"/>
    <w:rsid w:val="00A9585A"/>
    <w:rsid w:val="00A97971"/>
    <w:rsid w:val="00AA03AB"/>
    <w:rsid w:val="00AA03BE"/>
    <w:rsid w:val="00AA05BC"/>
    <w:rsid w:val="00AA1A77"/>
    <w:rsid w:val="00AA1C73"/>
    <w:rsid w:val="00AA3564"/>
    <w:rsid w:val="00AB3909"/>
    <w:rsid w:val="00AC2D1D"/>
    <w:rsid w:val="00AC6C8C"/>
    <w:rsid w:val="00AC7596"/>
    <w:rsid w:val="00AC79EA"/>
    <w:rsid w:val="00AC7C8B"/>
    <w:rsid w:val="00AD0260"/>
    <w:rsid w:val="00AD0F8D"/>
    <w:rsid w:val="00AD33A0"/>
    <w:rsid w:val="00AE0890"/>
    <w:rsid w:val="00AE513F"/>
    <w:rsid w:val="00AE5B4C"/>
    <w:rsid w:val="00AE6AC5"/>
    <w:rsid w:val="00AF2CCD"/>
    <w:rsid w:val="00AF67C3"/>
    <w:rsid w:val="00B0098D"/>
    <w:rsid w:val="00B033DF"/>
    <w:rsid w:val="00B0393B"/>
    <w:rsid w:val="00B04056"/>
    <w:rsid w:val="00B04F35"/>
    <w:rsid w:val="00B06D41"/>
    <w:rsid w:val="00B135B8"/>
    <w:rsid w:val="00B143E3"/>
    <w:rsid w:val="00B2200C"/>
    <w:rsid w:val="00B22205"/>
    <w:rsid w:val="00B2357F"/>
    <w:rsid w:val="00B23677"/>
    <w:rsid w:val="00B260E3"/>
    <w:rsid w:val="00B269D8"/>
    <w:rsid w:val="00B308E2"/>
    <w:rsid w:val="00B32685"/>
    <w:rsid w:val="00B37379"/>
    <w:rsid w:val="00B37674"/>
    <w:rsid w:val="00B41B8E"/>
    <w:rsid w:val="00B5319E"/>
    <w:rsid w:val="00B54525"/>
    <w:rsid w:val="00B550EE"/>
    <w:rsid w:val="00B57473"/>
    <w:rsid w:val="00B608C7"/>
    <w:rsid w:val="00B63EE4"/>
    <w:rsid w:val="00B75B02"/>
    <w:rsid w:val="00B76A57"/>
    <w:rsid w:val="00B816E5"/>
    <w:rsid w:val="00B831FC"/>
    <w:rsid w:val="00B843E1"/>
    <w:rsid w:val="00B84CA5"/>
    <w:rsid w:val="00B85242"/>
    <w:rsid w:val="00B854FE"/>
    <w:rsid w:val="00B857A1"/>
    <w:rsid w:val="00B8739F"/>
    <w:rsid w:val="00B92EF7"/>
    <w:rsid w:val="00B93D17"/>
    <w:rsid w:val="00B948E2"/>
    <w:rsid w:val="00B9572C"/>
    <w:rsid w:val="00B970AD"/>
    <w:rsid w:val="00BA2E66"/>
    <w:rsid w:val="00BA3CDC"/>
    <w:rsid w:val="00BA46AF"/>
    <w:rsid w:val="00BA5D93"/>
    <w:rsid w:val="00BB3AC8"/>
    <w:rsid w:val="00BB781A"/>
    <w:rsid w:val="00BC153D"/>
    <w:rsid w:val="00BC6DE2"/>
    <w:rsid w:val="00BD1831"/>
    <w:rsid w:val="00BD6CB8"/>
    <w:rsid w:val="00BE0CF9"/>
    <w:rsid w:val="00BE2009"/>
    <w:rsid w:val="00BE2564"/>
    <w:rsid w:val="00BE3947"/>
    <w:rsid w:val="00BE5427"/>
    <w:rsid w:val="00BE7D2F"/>
    <w:rsid w:val="00BF0187"/>
    <w:rsid w:val="00BF3230"/>
    <w:rsid w:val="00BF3AAF"/>
    <w:rsid w:val="00BF6FF4"/>
    <w:rsid w:val="00C03B23"/>
    <w:rsid w:val="00C072F6"/>
    <w:rsid w:val="00C12023"/>
    <w:rsid w:val="00C12A7F"/>
    <w:rsid w:val="00C203BA"/>
    <w:rsid w:val="00C246D8"/>
    <w:rsid w:val="00C25D4F"/>
    <w:rsid w:val="00C32E3A"/>
    <w:rsid w:val="00C3513C"/>
    <w:rsid w:val="00C354CF"/>
    <w:rsid w:val="00C40520"/>
    <w:rsid w:val="00C4069E"/>
    <w:rsid w:val="00C421E5"/>
    <w:rsid w:val="00C4652C"/>
    <w:rsid w:val="00C577D6"/>
    <w:rsid w:val="00C60928"/>
    <w:rsid w:val="00C6178A"/>
    <w:rsid w:val="00C631A8"/>
    <w:rsid w:val="00C63DF8"/>
    <w:rsid w:val="00C645EE"/>
    <w:rsid w:val="00C65B7D"/>
    <w:rsid w:val="00C65E49"/>
    <w:rsid w:val="00C70B28"/>
    <w:rsid w:val="00C731F8"/>
    <w:rsid w:val="00C7408C"/>
    <w:rsid w:val="00C74822"/>
    <w:rsid w:val="00C802A4"/>
    <w:rsid w:val="00C81576"/>
    <w:rsid w:val="00C8343F"/>
    <w:rsid w:val="00C869B8"/>
    <w:rsid w:val="00C959F5"/>
    <w:rsid w:val="00CA533B"/>
    <w:rsid w:val="00CB3DA6"/>
    <w:rsid w:val="00CB7C72"/>
    <w:rsid w:val="00CC0592"/>
    <w:rsid w:val="00CC11C9"/>
    <w:rsid w:val="00CC1B3D"/>
    <w:rsid w:val="00CC2FC2"/>
    <w:rsid w:val="00CC3008"/>
    <w:rsid w:val="00CC5788"/>
    <w:rsid w:val="00CC7445"/>
    <w:rsid w:val="00CC7509"/>
    <w:rsid w:val="00CD064F"/>
    <w:rsid w:val="00CD2272"/>
    <w:rsid w:val="00CD4915"/>
    <w:rsid w:val="00CD7BB2"/>
    <w:rsid w:val="00CE09FE"/>
    <w:rsid w:val="00CE12EF"/>
    <w:rsid w:val="00CE19AA"/>
    <w:rsid w:val="00CE267C"/>
    <w:rsid w:val="00CE4739"/>
    <w:rsid w:val="00CE4D3E"/>
    <w:rsid w:val="00CE58ED"/>
    <w:rsid w:val="00CF1B5D"/>
    <w:rsid w:val="00CF6EB9"/>
    <w:rsid w:val="00CF6FFC"/>
    <w:rsid w:val="00CF79EA"/>
    <w:rsid w:val="00D0151A"/>
    <w:rsid w:val="00D03B5B"/>
    <w:rsid w:val="00D127FE"/>
    <w:rsid w:val="00D14B5E"/>
    <w:rsid w:val="00D201CE"/>
    <w:rsid w:val="00D24BF5"/>
    <w:rsid w:val="00D32803"/>
    <w:rsid w:val="00D341B3"/>
    <w:rsid w:val="00D40636"/>
    <w:rsid w:val="00D42A78"/>
    <w:rsid w:val="00D5264B"/>
    <w:rsid w:val="00D557C9"/>
    <w:rsid w:val="00D61414"/>
    <w:rsid w:val="00D62CA6"/>
    <w:rsid w:val="00D64FEE"/>
    <w:rsid w:val="00D80853"/>
    <w:rsid w:val="00D86E18"/>
    <w:rsid w:val="00D90784"/>
    <w:rsid w:val="00D91A02"/>
    <w:rsid w:val="00D96730"/>
    <w:rsid w:val="00DA11B4"/>
    <w:rsid w:val="00DA3828"/>
    <w:rsid w:val="00DA3FE6"/>
    <w:rsid w:val="00DB00F8"/>
    <w:rsid w:val="00DB031F"/>
    <w:rsid w:val="00DB119B"/>
    <w:rsid w:val="00DC0ECB"/>
    <w:rsid w:val="00DC1E5B"/>
    <w:rsid w:val="00DC1F21"/>
    <w:rsid w:val="00DC261A"/>
    <w:rsid w:val="00DD011B"/>
    <w:rsid w:val="00DD1AFF"/>
    <w:rsid w:val="00DD3673"/>
    <w:rsid w:val="00DD3B18"/>
    <w:rsid w:val="00DE3777"/>
    <w:rsid w:val="00DE4965"/>
    <w:rsid w:val="00DF5A27"/>
    <w:rsid w:val="00DF6E07"/>
    <w:rsid w:val="00E00745"/>
    <w:rsid w:val="00E04F5C"/>
    <w:rsid w:val="00E06C90"/>
    <w:rsid w:val="00E14425"/>
    <w:rsid w:val="00E15C4F"/>
    <w:rsid w:val="00E15D8A"/>
    <w:rsid w:val="00E173AB"/>
    <w:rsid w:val="00E24483"/>
    <w:rsid w:val="00E25D2B"/>
    <w:rsid w:val="00E2738F"/>
    <w:rsid w:val="00E3256A"/>
    <w:rsid w:val="00E33182"/>
    <w:rsid w:val="00E333AD"/>
    <w:rsid w:val="00E33F46"/>
    <w:rsid w:val="00E34906"/>
    <w:rsid w:val="00E4016B"/>
    <w:rsid w:val="00E411C5"/>
    <w:rsid w:val="00E44835"/>
    <w:rsid w:val="00E45C43"/>
    <w:rsid w:val="00E522C9"/>
    <w:rsid w:val="00E54449"/>
    <w:rsid w:val="00E666C7"/>
    <w:rsid w:val="00E722B1"/>
    <w:rsid w:val="00E73BCB"/>
    <w:rsid w:val="00E7685F"/>
    <w:rsid w:val="00E8093C"/>
    <w:rsid w:val="00E91941"/>
    <w:rsid w:val="00E9309E"/>
    <w:rsid w:val="00E94433"/>
    <w:rsid w:val="00E97C28"/>
    <w:rsid w:val="00EA2564"/>
    <w:rsid w:val="00EA3474"/>
    <w:rsid w:val="00EA4455"/>
    <w:rsid w:val="00EA4A87"/>
    <w:rsid w:val="00EB3746"/>
    <w:rsid w:val="00EB3BEF"/>
    <w:rsid w:val="00EB5B87"/>
    <w:rsid w:val="00EB7627"/>
    <w:rsid w:val="00EC0AC9"/>
    <w:rsid w:val="00EC3711"/>
    <w:rsid w:val="00EC42EA"/>
    <w:rsid w:val="00EC4D33"/>
    <w:rsid w:val="00EC5E0F"/>
    <w:rsid w:val="00EC5EDC"/>
    <w:rsid w:val="00ED07A2"/>
    <w:rsid w:val="00ED304F"/>
    <w:rsid w:val="00ED51A4"/>
    <w:rsid w:val="00ED5FDD"/>
    <w:rsid w:val="00ED67FC"/>
    <w:rsid w:val="00EE487E"/>
    <w:rsid w:val="00EE5192"/>
    <w:rsid w:val="00EE682D"/>
    <w:rsid w:val="00EF1A4C"/>
    <w:rsid w:val="00EF771A"/>
    <w:rsid w:val="00F001B8"/>
    <w:rsid w:val="00F0483B"/>
    <w:rsid w:val="00F04847"/>
    <w:rsid w:val="00F05335"/>
    <w:rsid w:val="00F06742"/>
    <w:rsid w:val="00F06EB0"/>
    <w:rsid w:val="00F100A9"/>
    <w:rsid w:val="00F15BA0"/>
    <w:rsid w:val="00F225A9"/>
    <w:rsid w:val="00F267FE"/>
    <w:rsid w:val="00F272A8"/>
    <w:rsid w:val="00F3192E"/>
    <w:rsid w:val="00F36D09"/>
    <w:rsid w:val="00F37E3D"/>
    <w:rsid w:val="00F433B6"/>
    <w:rsid w:val="00F43C6F"/>
    <w:rsid w:val="00F456B2"/>
    <w:rsid w:val="00F45A24"/>
    <w:rsid w:val="00F46A17"/>
    <w:rsid w:val="00F50ABC"/>
    <w:rsid w:val="00F519CF"/>
    <w:rsid w:val="00F537A1"/>
    <w:rsid w:val="00F53E73"/>
    <w:rsid w:val="00F548C2"/>
    <w:rsid w:val="00F66B21"/>
    <w:rsid w:val="00F71F4A"/>
    <w:rsid w:val="00F75FB3"/>
    <w:rsid w:val="00F7737A"/>
    <w:rsid w:val="00F80692"/>
    <w:rsid w:val="00F80A4C"/>
    <w:rsid w:val="00F80C92"/>
    <w:rsid w:val="00F82286"/>
    <w:rsid w:val="00F829DC"/>
    <w:rsid w:val="00F844A0"/>
    <w:rsid w:val="00F879A9"/>
    <w:rsid w:val="00F91172"/>
    <w:rsid w:val="00FA3850"/>
    <w:rsid w:val="00FA3ABC"/>
    <w:rsid w:val="00FA4795"/>
    <w:rsid w:val="00FA48EC"/>
    <w:rsid w:val="00FA5285"/>
    <w:rsid w:val="00FB20E4"/>
    <w:rsid w:val="00FB3C9B"/>
    <w:rsid w:val="00FB63F3"/>
    <w:rsid w:val="00FC2139"/>
    <w:rsid w:val="00FC3E23"/>
    <w:rsid w:val="00FD299C"/>
    <w:rsid w:val="00FD3774"/>
    <w:rsid w:val="00FD4FA5"/>
    <w:rsid w:val="00FD6C59"/>
    <w:rsid w:val="00FD6E6F"/>
    <w:rsid w:val="00FD6FB0"/>
    <w:rsid w:val="00FD7356"/>
    <w:rsid w:val="00FE307A"/>
    <w:rsid w:val="00FE3A49"/>
    <w:rsid w:val="00FE41DE"/>
    <w:rsid w:val="00FE6675"/>
    <w:rsid w:val="00FE72B5"/>
    <w:rsid w:val="00FF08E0"/>
    <w:rsid w:val="00FF0F2D"/>
    <w:rsid w:val="00FF3B81"/>
    <w:rsid w:val="00FF58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A6C34C6"/>
  <w15:chartTrackingRefBased/>
  <w15:docId w15:val="{1672D49B-B0AF-445E-A9AA-20C00516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501D6A"/>
    <w:pPr>
      <w:widowControl w:val="0"/>
      <w:jc w:val="both"/>
    </w:pPr>
    <w:rPr>
      <w:kern w:val="2"/>
      <w:sz w:val="18"/>
      <w:szCs w:val="24"/>
    </w:rPr>
  </w:style>
  <w:style w:type="paragraph" w:styleId="1">
    <w:name w:val="heading 1"/>
    <w:basedOn w:val="a0"/>
    <w:next w:val="a0"/>
    <w:link w:val="10"/>
    <w:qFormat/>
    <w:rsid w:val="00807F35"/>
    <w:pPr>
      <w:keepNext/>
      <w:keepLines/>
      <w:spacing w:before="340" w:after="330" w:line="578" w:lineRule="auto"/>
      <w:outlineLvl w:val="0"/>
    </w:pPr>
    <w:rPr>
      <w:b/>
      <w:bCs/>
      <w:kern w:val="44"/>
      <w:sz w:val="44"/>
      <w:szCs w:val="44"/>
    </w:rPr>
  </w:style>
  <w:style w:type="paragraph" w:styleId="2">
    <w:name w:val="heading 2"/>
    <w:basedOn w:val="a0"/>
    <w:next w:val="a1"/>
    <w:qFormat/>
    <w:rsid w:val="00986484"/>
    <w:pPr>
      <w:keepNext/>
      <w:keepLines/>
      <w:spacing w:before="260" w:after="120"/>
      <w:outlineLvl w:val="1"/>
    </w:pPr>
    <w:rPr>
      <w:rFonts w:ascii="黑体" w:eastAsia="黑体" w:hAnsi="Arial"/>
      <w:b/>
      <w:sz w:val="21"/>
      <w:szCs w:val="20"/>
    </w:rPr>
  </w:style>
  <w:style w:type="paragraph" w:styleId="3">
    <w:name w:val="heading 3"/>
    <w:basedOn w:val="a0"/>
    <w:next w:val="a1"/>
    <w:qFormat/>
    <w:rsid w:val="00986484"/>
    <w:pPr>
      <w:keepNext/>
      <w:keepLines/>
      <w:outlineLvl w:val="2"/>
    </w:pPr>
    <w:rPr>
      <w:rFonts w:ascii="黑体" w:eastAsia="黑体"/>
      <w:b/>
      <w:sz w:val="21"/>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0"/>
    <w:rsid w:val="005D76E7"/>
    <w:pPr>
      <w:pBdr>
        <w:bottom w:val="single" w:sz="6" w:space="1" w:color="auto"/>
      </w:pBdr>
      <w:tabs>
        <w:tab w:val="center" w:pos="4153"/>
        <w:tab w:val="right" w:pos="8306"/>
      </w:tabs>
      <w:snapToGrid w:val="0"/>
      <w:jc w:val="center"/>
    </w:pPr>
    <w:rPr>
      <w:szCs w:val="18"/>
    </w:rPr>
  </w:style>
  <w:style w:type="paragraph" w:styleId="a6">
    <w:name w:val="footer"/>
    <w:basedOn w:val="a0"/>
    <w:rsid w:val="005D76E7"/>
    <w:pPr>
      <w:tabs>
        <w:tab w:val="center" w:pos="4153"/>
        <w:tab w:val="right" w:pos="8306"/>
      </w:tabs>
      <w:snapToGrid w:val="0"/>
      <w:jc w:val="left"/>
    </w:pPr>
    <w:rPr>
      <w:szCs w:val="18"/>
    </w:rPr>
  </w:style>
  <w:style w:type="paragraph" w:styleId="a7">
    <w:name w:val="footnote text"/>
    <w:basedOn w:val="a0"/>
    <w:semiHidden/>
    <w:rsid w:val="005D76E7"/>
    <w:pPr>
      <w:snapToGrid w:val="0"/>
      <w:jc w:val="left"/>
    </w:pPr>
    <w:rPr>
      <w:szCs w:val="18"/>
    </w:rPr>
  </w:style>
  <w:style w:type="paragraph" w:styleId="a8">
    <w:name w:val="Body Text Indent"/>
    <w:basedOn w:val="a0"/>
    <w:rsid w:val="005D76E7"/>
    <w:pPr>
      <w:spacing w:before="50"/>
      <w:ind w:firstLineChars="200" w:firstLine="404"/>
    </w:pPr>
    <w:rPr>
      <w:color w:val="FF6600"/>
    </w:rPr>
  </w:style>
  <w:style w:type="character" w:styleId="a9">
    <w:name w:val="page number"/>
    <w:basedOn w:val="a2"/>
    <w:rsid w:val="005D76E7"/>
  </w:style>
  <w:style w:type="character" w:styleId="aa">
    <w:name w:val="Hyperlink"/>
    <w:rsid w:val="005D76E7"/>
    <w:rPr>
      <w:color w:val="0000FF"/>
      <w:u w:val="single"/>
    </w:rPr>
  </w:style>
  <w:style w:type="character" w:customStyle="1" w:styleId="ab">
    <w:name w:val="已访问的超链接"/>
    <w:rsid w:val="005D76E7"/>
    <w:rPr>
      <w:color w:val="800080"/>
      <w:u w:val="single"/>
    </w:rPr>
  </w:style>
  <w:style w:type="paragraph" w:styleId="a1">
    <w:name w:val="Normal Indent"/>
    <w:basedOn w:val="a0"/>
    <w:rsid w:val="005A29EC"/>
    <w:pPr>
      <w:ind w:firstLine="420"/>
    </w:pPr>
    <w:rPr>
      <w:sz w:val="21"/>
      <w:szCs w:val="20"/>
    </w:rPr>
  </w:style>
  <w:style w:type="character" w:styleId="ac">
    <w:name w:val="annotation reference"/>
    <w:semiHidden/>
    <w:rsid w:val="00564F02"/>
    <w:rPr>
      <w:sz w:val="21"/>
      <w:szCs w:val="21"/>
    </w:rPr>
  </w:style>
  <w:style w:type="paragraph" w:styleId="ad">
    <w:name w:val="annotation text"/>
    <w:basedOn w:val="a0"/>
    <w:semiHidden/>
    <w:rsid w:val="00564F02"/>
    <w:pPr>
      <w:jc w:val="left"/>
    </w:pPr>
  </w:style>
  <w:style w:type="paragraph" w:styleId="ae">
    <w:name w:val="annotation subject"/>
    <w:basedOn w:val="ad"/>
    <w:next w:val="ad"/>
    <w:semiHidden/>
    <w:rsid w:val="00564F02"/>
    <w:rPr>
      <w:b/>
      <w:bCs/>
    </w:rPr>
  </w:style>
  <w:style w:type="paragraph" w:styleId="af">
    <w:name w:val="Balloon Text"/>
    <w:basedOn w:val="a0"/>
    <w:semiHidden/>
    <w:rsid w:val="00564F02"/>
    <w:rPr>
      <w:szCs w:val="18"/>
    </w:rPr>
  </w:style>
  <w:style w:type="character" w:styleId="af0">
    <w:name w:val="footnote reference"/>
    <w:semiHidden/>
    <w:rsid w:val="009D2EEA"/>
    <w:rPr>
      <w:vertAlign w:val="superscript"/>
    </w:rPr>
  </w:style>
  <w:style w:type="character" w:customStyle="1" w:styleId="datatitle1">
    <w:name w:val="datatitle1"/>
    <w:rsid w:val="00922721"/>
    <w:rPr>
      <w:b/>
      <w:bCs/>
      <w:color w:val="10619F"/>
      <w:sz w:val="21"/>
      <w:szCs w:val="21"/>
    </w:rPr>
  </w:style>
  <w:style w:type="paragraph" w:styleId="af1">
    <w:name w:val="Title"/>
    <w:basedOn w:val="a0"/>
    <w:next w:val="a0"/>
    <w:link w:val="af2"/>
    <w:qFormat/>
    <w:rsid w:val="00807F35"/>
    <w:pPr>
      <w:spacing w:before="240" w:after="60"/>
      <w:jc w:val="center"/>
      <w:outlineLvl w:val="0"/>
    </w:pPr>
    <w:rPr>
      <w:rFonts w:ascii="Cambria" w:hAnsi="Cambria"/>
      <w:b/>
      <w:bCs/>
      <w:sz w:val="32"/>
      <w:szCs w:val="32"/>
    </w:rPr>
  </w:style>
  <w:style w:type="character" w:customStyle="1" w:styleId="af2">
    <w:name w:val="标题 字符"/>
    <w:link w:val="af1"/>
    <w:rsid w:val="00807F35"/>
    <w:rPr>
      <w:rFonts w:ascii="Cambria" w:hAnsi="Cambria" w:cs="Times New Roman"/>
      <w:b/>
      <w:bCs/>
      <w:kern w:val="2"/>
      <w:sz w:val="32"/>
      <w:szCs w:val="32"/>
    </w:rPr>
  </w:style>
  <w:style w:type="character" w:customStyle="1" w:styleId="10">
    <w:name w:val="标题 1 字符"/>
    <w:link w:val="1"/>
    <w:rsid w:val="00807F35"/>
    <w:rPr>
      <w:b/>
      <w:bCs/>
      <w:kern w:val="44"/>
      <w:sz w:val="44"/>
      <w:szCs w:val="44"/>
    </w:rPr>
  </w:style>
  <w:style w:type="paragraph" w:styleId="af3">
    <w:name w:val="Subtitle"/>
    <w:basedOn w:val="a0"/>
    <w:next w:val="a0"/>
    <w:link w:val="af4"/>
    <w:qFormat/>
    <w:rsid w:val="00807F35"/>
    <w:pPr>
      <w:spacing w:before="240" w:after="60" w:line="312" w:lineRule="auto"/>
      <w:jc w:val="center"/>
      <w:outlineLvl w:val="1"/>
    </w:pPr>
    <w:rPr>
      <w:rFonts w:ascii="Cambria" w:hAnsi="Cambria"/>
      <w:b/>
      <w:bCs/>
      <w:kern w:val="28"/>
      <w:sz w:val="32"/>
      <w:szCs w:val="32"/>
    </w:rPr>
  </w:style>
  <w:style w:type="character" w:customStyle="1" w:styleId="af4">
    <w:name w:val="副标题 字符"/>
    <w:link w:val="af3"/>
    <w:rsid w:val="00807F35"/>
    <w:rPr>
      <w:rFonts w:ascii="Cambria" w:hAnsi="Cambria" w:cs="Times New Roman"/>
      <w:b/>
      <w:bCs/>
      <w:kern w:val="28"/>
      <w:sz w:val="32"/>
      <w:szCs w:val="32"/>
    </w:rPr>
  </w:style>
  <w:style w:type="paragraph" w:styleId="af5">
    <w:name w:val="Document Map"/>
    <w:basedOn w:val="a0"/>
    <w:link w:val="af6"/>
    <w:rsid w:val="002706F3"/>
    <w:rPr>
      <w:rFonts w:ascii="宋体"/>
      <w:szCs w:val="18"/>
    </w:rPr>
  </w:style>
  <w:style w:type="character" w:customStyle="1" w:styleId="af6">
    <w:name w:val="文档结构图 字符"/>
    <w:link w:val="af5"/>
    <w:rsid w:val="002706F3"/>
    <w:rPr>
      <w:rFonts w:ascii="宋体"/>
      <w:kern w:val="2"/>
      <w:sz w:val="18"/>
      <w:szCs w:val="18"/>
    </w:rPr>
  </w:style>
  <w:style w:type="character" w:styleId="af7">
    <w:name w:val="Placeholder Text"/>
    <w:basedOn w:val="a2"/>
    <w:uiPriority w:val="99"/>
    <w:semiHidden/>
    <w:rsid w:val="00B2357F"/>
    <w:rPr>
      <w:color w:val="808080"/>
    </w:rPr>
  </w:style>
  <w:style w:type="paragraph" w:styleId="af8">
    <w:name w:val="Normal (Web)"/>
    <w:basedOn w:val="a0"/>
    <w:rsid w:val="006229EB"/>
    <w:rPr>
      <w:sz w:val="24"/>
    </w:rPr>
  </w:style>
  <w:style w:type="character" w:styleId="af9">
    <w:name w:val="Unresolved Mention"/>
    <w:basedOn w:val="a2"/>
    <w:uiPriority w:val="99"/>
    <w:semiHidden/>
    <w:unhideWhenUsed/>
    <w:rsid w:val="005824C8"/>
    <w:rPr>
      <w:color w:val="605E5C"/>
      <w:shd w:val="clear" w:color="auto" w:fill="E1DFDD"/>
    </w:rPr>
  </w:style>
  <w:style w:type="paragraph" w:customStyle="1" w:styleId="afa">
    <w:name w:val="参考文献"/>
    <w:basedOn w:val="a0"/>
    <w:link w:val="afb"/>
    <w:qFormat/>
    <w:rsid w:val="005D7EBE"/>
    <w:pPr>
      <w:spacing w:line="360" w:lineRule="auto"/>
      <w:ind w:firstLineChars="200" w:firstLine="200"/>
    </w:pPr>
    <w:rPr>
      <w:rFonts w:ascii="宋体" w:hAnsi="宋体"/>
      <w:color w:val="000000" w:themeColor="text1"/>
      <w:szCs w:val="18"/>
    </w:rPr>
  </w:style>
  <w:style w:type="paragraph" w:styleId="afc">
    <w:name w:val="List Paragraph"/>
    <w:basedOn w:val="a0"/>
    <w:uiPriority w:val="34"/>
    <w:qFormat/>
    <w:rsid w:val="00FE307A"/>
    <w:pPr>
      <w:ind w:firstLineChars="200" w:firstLine="420"/>
    </w:pPr>
  </w:style>
  <w:style w:type="character" w:customStyle="1" w:styleId="afb">
    <w:name w:val="参考文献 字符"/>
    <w:basedOn w:val="a2"/>
    <w:link w:val="afa"/>
    <w:rsid w:val="005D7EBE"/>
    <w:rPr>
      <w:rFonts w:ascii="宋体" w:hAnsi="宋体"/>
      <w:color w:val="000000" w:themeColor="text1"/>
      <w:kern w:val="2"/>
      <w:sz w:val="18"/>
      <w:szCs w:val="18"/>
    </w:rPr>
  </w:style>
  <w:style w:type="table" w:styleId="afd">
    <w:name w:val="Table Grid"/>
    <w:basedOn w:val="a3"/>
    <w:rsid w:val="0074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e">
    <w:name w:val="三线表"/>
    <w:basedOn w:val="a3"/>
    <w:uiPriority w:val="99"/>
    <w:rsid w:val="00744BE1"/>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
    <w:qFormat/>
    <w:rsid w:val="001019E5"/>
    <w:pPr>
      <w:numPr>
        <w:numId w:val="7"/>
      </w:numPr>
      <w:spacing w:line="360" w:lineRule="auto"/>
    </w:pPr>
    <w:rPr>
      <w:sz w:val="21"/>
      <w:szCs w:val="21"/>
    </w:rPr>
  </w:style>
  <w:style w:type="paragraph" w:customStyle="1" w:styleId="aff0">
    <w:name w:val="图表"/>
    <w:basedOn w:val="a0"/>
    <w:next w:val="a0"/>
    <w:link w:val="aff1"/>
    <w:qFormat/>
    <w:rsid w:val="001D27EE"/>
    <w:pPr>
      <w:spacing w:line="360" w:lineRule="auto"/>
      <w:jc w:val="center"/>
    </w:pPr>
  </w:style>
  <w:style w:type="character" w:customStyle="1" w:styleId="aff">
    <w:name w:val="伪代码 字符"/>
    <w:basedOn w:val="a2"/>
    <w:link w:val="a"/>
    <w:rsid w:val="001019E5"/>
    <w:rPr>
      <w:kern w:val="2"/>
      <w:sz w:val="21"/>
      <w:szCs w:val="21"/>
    </w:rPr>
  </w:style>
  <w:style w:type="paragraph" w:customStyle="1" w:styleId="aff2">
    <w:name w:val="图表标题"/>
    <w:basedOn w:val="a0"/>
    <w:link w:val="aff3"/>
    <w:qFormat/>
    <w:rsid w:val="001D27EE"/>
    <w:pPr>
      <w:spacing w:line="360" w:lineRule="auto"/>
      <w:jc w:val="center"/>
    </w:pPr>
    <w:rPr>
      <w:color w:val="000000"/>
      <w:sz w:val="21"/>
      <w:szCs w:val="21"/>
    </w:rPr>
  </w:style>
  <w:style w:type="character" w:customStyle="1" w:styleId="aff1">
    <w:name w:val="图表 字符"/>
    <w:basedOn w:val="a2"/>
    <w:link w:val="aff0"/>
    <w:rsid w:val="001D27EE"/>
    <w:rPr>
      <w:kern w:val="2"/>
      <w:sz w:val="18"/>
      <w:szCs w:val="24"/>
    </w:rPr>
  </w:style>
  <w:style w:type="character" w:customStyle="1" w:styleId="aff3">
    <w:name w:val="图表标题 字符"/>
    <w:basedOn w:val="a2"/>
    <w:link w:val="aff2"/>
    <w:rsid w:val="001D27EE"/>
    <w:rPr>
      <w:color w:val="000000"/>
      <w:kern w:val="2"/>
      <w:sz w:val="21"/>
      <w:szCs w:val="21"/>
    </w:rPr>
  </w:style>
  <w:style w:type="paragraph" w:styleId="aff4">
    <w:name w:val="Revision"/>
    <w:hidden/>
    <w:uiPriority w:val="99"/>
    <w:semiHidden/>
    <w:rsid w:val="00E33182"/>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3746">
      <w:bodyDiv w:val="1"/>
      <w:marLeft w:val="0"/>
      <w:marRight w:val="0"/>
      <w:marTop w:val="0"/>
      <w:marBottom w:val="0"/>
      <w:divBdr>
        <w:top w:val="none" w:sz="0" w:space="0" w:color="auto"/>
        <w:left w:val="none" w:sz="0" w:space="0" w:color="auto"/>
        <w:bottom w:val="none" w:sz="0" w:space="0" w:color="auto"/>
        <w:right w:val="none" w:sz="0" w:space="0" w:color="auto"/>
      </w:divBdr>
    </w:div>
    <w:div w:id="18050949">
      <w:bodyDiv w:val="1"/>
      <w:marLeft w:val="0"/>
      <w:marRight w:val="0"/>
      <w:marTop w:val="0"/>
      <w:marBottom w:val="0"/>
      <w:divBdr>
        <w:top w:val="none" w:sz="0" w:space="0" w:color="auto"/>
        <w:left w:val="none" w:sz="0" w:space="0" w:color="auto"/>
        <w:bottom w:val="none" w:sz="0" w:space="0" w:color="auto"/>
        <w:right w:val="none" w:sz="0" w:space="0" w:color="auto"/>
      </w:divBdr>
      <w:divsChild>
        <w:div w:id="936910420">
          <w:marLeft w:val="0"/>
          <w:marRight w:val="0"/>
          <w:marTop w:val="0"/>
          <w:marBottom w:val="0"/>
          <w:divBdr>
            <w:top w:val="none" w:sz="0" w:space="0" w:color="auto"/>
            <w:left w:val="none" w:sz="0" w:space="0" w:color="auto"/>
            <w:bottom w:val="none" w:sz="0" w:space="0" w:color="auto"/>
            <w:right w:val="none" w:sz="0" w:space="0" w:color="auto"/>
          </w:divBdr>
          <w:divsChild>
            <w:div w:id="83757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3133">
      <w:bodyDiv w:val="1"/>
      <w:marLeft w:val="0"/>
      <w:marRight w:val="0"/>
      <w:marTop w:val="0"/>
      <w:marBottom w:val="0"/>
      <w:divBdr>
        <w:top w:val="none" w:sz="0" w:space="0" w:color="auto"/>
        <w:left w:val="none" w:sz="0" w:space="0" w:color="auto"/>
        <w:bottom w:val="none" w:sz="0" w:space="0" w:color="auto"/>
        <w:right w:val="none" w:sz="0" w:space="0" w:color="auto"/>
      </w:divBdr>
      <w:divsChild>
        <w:div w:id="36202924">
          <w:marLeft w:val="0"/>
          <w:marRight w:val="0"/>
          <w:marTop w:val="0"/>
          <w:marBottom w:val="0"/>
          <w:divBdr>
            <w:top w:val="none" w:sz="0" w:space="0" w:color="auto"/>
            <w:left w:val="none" w:sz="0" w:space="0" w:color="auto"/>
            <w:bottom w:val="none" w:sz="0" w:space="0" w:color="auto"/>
            <w:right w:val="none" w:sz="0" w:space="0" w:color="auto"/>
          </w:divBdr>
          <w:divsChild>
            <w:div w:id="6886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7412">
      <w:bodyDiv w:val="1"/>
      <w:marLeft w:val="0"/>
      <w:marRight w:val="0"/>
      <w:marTop w:val="0"/>
      <w:marBottom w:val="0"/>
      <w:divBdr>
        <w:top w:val="none" w:sz="0" w:space="0" w:color="auto"/>
        <w:left w:val="none" w:sz="0" w:space="0" w:color="auto"/>
        <w:bottom w:val="none" w:sz="0" w:space="0" w:color="auto"/>
        <w:right w:val="none" w:sz="0" w:space="0" w:color="auto"/>
      </w:divBdr>
    </w:div>
    <w:div w:id="46686549">
      <w:bodyDiv w:val="1"/>
      <w:marLeft w:val="0"/>
      <w:marRight w:val="0"/>
      <w:marTop w:val="0"/>
      <w:marBottom w:val="0"/>
      <w:divBdr>
        <w:top w:val="none" w:sz="0" w:space="0" w:color="auto"/>
        <w:left w:val="none" w:sz="0" w:space="0" w:color="auto"/>
        <w:bottom w:val="none" w:sz="0" w:space="0" w:color="auto"/>
        <w:right w:val="none" w:sz="0" w:space="0" w:color="auto"/>
      </w:divBdr>
      <w:divsChild>
        <w:div w:id="166749378">
          <w:marLeft w:val="0"/>
          <w:marRight w:val="0"/>
          <w:marTop w:val="0"/>
          <w:marBottom w:val="0"/>
          <w:divBdr>
            <w:top w:val="none" w:sz="0" w:space="0" w:color="auto"/>
            <w:left w:val="none" w:sz="0" w:space="0" w:color="auto"/>
            <w:bottom w:val="none" w:sz="0" w:space="0" w:color="auto"/>
            <w:right w:val="none" w:sz="0" w:space="0" w:color="auto"/>
          </w:divBdr>
          <w:divsChild>
            <w:div w:id="25605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0322">
      <w:bodyDiv w:val="1"/>
      <w:marLeft w:val="0"/>
      <w:marRight w:val="0"/>
      <w:marTop w:val="0"/>
      <w:marBottom w:val="0"/>
      <w:divBdr>
        <w:top w:val="none" w:sz="0" w:space="0" w:color="auto"/>
        <w:left w:val="none" w:sz="0" w:space="0" w:color="auto"/>
        <w:bottom w:val="none" w:sz="0" w:space="0" w:color="auto"/>
        <w:right w:val="none" w:sz="0" w:space="0" w:color="auto"/>
      </w:divBdr>
    </w:div>
    <w:div w:id="186450050">
      <w:bodyDiv w:val="1"/>
      <w:marLeft w:val="0"/>
      <w:marRight w:val="0"/>
      <w:marTop w:val="0"/>
      <w:marBottom w:val="0"/>
      <w:divBdr>
        <w:top w:val="none" w:sz="0" w:space="0" w:color="auto"/>
        <w:left w:val="none" w:sz="0" w:space="0" w:color="auto"/>
        <w:bottom w:val="none" w:sz="0" w:space="0" w:color="auto"/>
        <w:right w:val="none" w:sz="0" w:space="0" w:color="auto"/>
      </w:divBdr>
    </w:div>
    <w:div w:id="203298125">
      <w:bodyDiv w:val="1"/>
      <w:marLeft w:val="0"/>
      <w:marRight w:val="0"/>
      <w:marTop w:val="0"/>
      <w:marBottom w:val="0"/>
      <w:divBdr>
        <w:top w:val="none" w:sz="0" w:space="0" w:color="auto"/>
        <w:left w:val="none" w:sz="0" w:space="0" w:color="auto"/>
        <w:bottom w:val="none" w:sz="0" w:space="0" w:color="auto"/>
        <w:right w:val="none" w:sz="0" w:space="0" w:color="auto"/>
      </w:divBdr>
      <w:divsChild>
        <w:div w:id="1956592871">
          <w:marLeft w:val="0"/>
          <w:marRight w:val="0"/>
          <w:marTop w:val="0"/>
          <w:marBottom w:val="0"/>
          <w:divBdr>
            <w:top w:val="none" w:sz="0" w:space="0" w:color="auto"/>
            <w:left w:val="none" w:sz="0" w:space="0" w:color="auto"/>
            <w:bottom w:val="none" w:sz="0" w:space="0" w:color="auto"/>
            <w:right w:val="none" w:sz="0" w:space="0" w:color="auto"/>
          </w:divBdr>
          <w:divsChild>
            <w:div w:id="41078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0143">
      <w:bodyDiv w:val="1"/>
      <w:marLeft w:val="0"/>
      <w:marRight w:val="0"/>
      <w:marTop w:val="0"/>
      <w:marBottom w:val="0"/>
      <w:divBdr>
        <w:top w:val="none" w:sz="0" w:space="0" w:color="auto"/>
        <w:left w:val="none" w:sz="0" w:space="0" w:color="auto"/>
        <w:bottom w:val="none" w:sz="0" w:space="0" w:color="auto"/>
        <w:right w:val="none" w:sz="0" w:space="0" w:color="auto"/>
      </w:divBdr>
      <w:divsChild>
        <w:div w:id="1099720351">
          <w:marLeft w:val="0"/>
          <w:marRight w:val="0"/>
          <w:marTop w:val="0"/>
          <w:marBottom w:val="0"/>
          <w:divBdr>
            <w:top w:val="none" w:sz="0" w:space="0" w:color="auto"/>
            <w:left w:val="none" w:sz="0" w:space="0" w:color="auto"/>
            <w:bottom w:val="none" w:sz="0" w:space="0" w:color="auto"/>
            <w:right w:val="none" w:sz="0" w:space="0" w:color="auto"/>
          </w:divBdr>
          <w:divsChild>
            <w:div w:id="1349065437">
              <w:marLeft w:val="0"/>
              <w:marRight w:val="0"/>
              <w:marTop w:val="0"/>
              <w:marBottom w:val="0"/>
              <w:divBdr>
                <w:top w:val="none" w:sz="0" w:space="0" w:color="auto"/>
                <w:left w:val="none" w:sz="0" w:space="0" w:color="auto"/>
                <w:bottom w:val="none" w:sz="0" w:space="0" w:color="auto"/>
                <w:right w:val="none" w:sz="0" w:space="0" w:color="auto"/>
              </w:divBdr>
              <w:divsChild>
                <w:div w:id="1574973242">
                  <w:marLeft w:val="360"/>
                  <w:marRight w:val="96"/>
                  <w:marTop w:val="0"/>
                  <w:marBottom w:val="0"/>
                  <w:divBdr>
                    <w:top w:val="none" w:sz="0" w:space="0" w:color="auto"/>
                    <w:left w:val="none" w:sz="0" w:space="0" w:color="auto"/>
                    <w:bottom w:val="none" w:sz="0" w:space="0" w:color="auto"/>
                    <w:right w:val="none" w:sz="0" w:space="0" w:color="auto"/>
                  </w:divBdr>
                </w:div>
              </w:divsChild>
            </w:div>
            <w:div w:id="1373117866">
              <w:marLeft w:val="0"/>
              <w:marRight w:val="0"/>
              <w:marTop w:val="0"/>
              <w:marBottom w:val="0"/>
              <w:divBdr>
                <w:top w:val="none" w:sz="0" w:space="0" w:color="auto"/>
                <w:left w:val="none" w:sz="0" w:space="0" w:color="auto"/>
                <w:bottom w:val="none" w:sz="0" w:space="0" w:color="auto"/>
                <w:right w:val="none" w:sz="0" w:space="0" w:color="auto"/>
              </w:divBdr>
              <w:divsChild>
                <w:div w:id="1461261626">
                  <w:marLeft w:val="360"/>
                  <w:marRight w:val="96"/>
                  <w:marTop w:val="0"/>
                  <w:marBottom w:val="0"/>
                  <w:divBdr>
                    <w:top w:val="none" w:sz="0" w:space="0" w:color="auto"/>
                    <w:left w:val="none" w:sz="0" w:space="0" w:color="auto"/>
                    <w:bottom w:val="none" w:sz="0" w:space="0" w:color="auto"/>
                    <w:right w:val="none" w:sz="0" w:space="0" w:color="auto"/>
                  </w:divBdr>
                </w:div>
              </w:divsChild>
            </w:div>
            <w:div w:id="1448741988">
              <w:marLeft w:val="0"/>
              <w:marRight w:val="0"/>
              <w:marTop w:val="0"/>
              <w:marBottom w:val="0"/>
              <w:divBdr>
                <w:top w:val="none" w:sz="0" w:space="0" w:color="auto"/>
                <w:left w:val="none" w:sz="0" w:space="0" w:color="auto"/>
                <w:bottom w:val="none" w:sz="0" w:space="0" w:color="auto"/>
                <w:right w:val="none" w:sz="0" w:space="0" w:color="auto"/>
              </w:divBdr>
              <w:divsChild>
                <w:div w:id="2112048029">
                  <w:marLeft w:val="360"/>
                  <w:marRight w:val="96"/>
                  <w:marTop w:val="0"/>
                  <w:marBottom w:val="0"/>
                  <w:divBdr>
                    <w:top w:val="none" w:sz="0" w:space="0" w:color="auto"/>
                    <w:left w:val="none" w:sz="0" w:space="0" w:color="auto"/>
                    <w:bottom w:val="none" w:sz="0" w:space="0" w:color="auto"/>
                    <w:right w:val="none" w:sz="0" w:space="0" w:color="auto"/>
                  </w:divBdr>
                </w:div>
              </w:divsChild>
            </w:div>
            <w:div w:id="1818914672">
              <w:marLeft w:val="0"/>
              <w:marRight w:val="0"/>
              <w:marTop w:val="0"/>
              <w:marBottom w:val="0"/>
              <w:divBdr>
                <w:top w:val="none" w:sz="0" w:space="0" w:color="auto"/>
                <w:left w:val="none" w:sz="0" w:space="0" w:color="auto"/>
                <w:bottom w:val="none" w:sz="0" w:space="0" w:color="auto"/>
                <w:right w:val="none" w:sz="0" w:space="0" w:color="auto"/>
              </w:divBdr>
              <w:divsChild>
                <w:div w:id="814954823">
                  <w:marLeft w:val="360"/>
                  <w:marRight w:val="96"/>
                  <w:marTop w:val="0"/>
                  <w:marBottom w:val="0"/>
                  <w:divBdr>
                    <w:top w:val="none" w:sz="0" w:space="0" w:color="auto"/>
                    <w:left w:val="none" w:sz="0" w:space="0" w:color="auto"/>
                    <w:bottom w:val="none" w:sz="0" w:space="0" w:color="auto"/>
                    <w:right w:val="none" w:sz="0" w:space="0" w:color="auto"/>
                  </w:divBdr>
                </w:div>
              </w:divsChild>
            </w:div>
            <w:div w:id="1922986082">
              <w:marLeft w:val="0"/>
              <w:marRight w:val="0"/>
              <w:marTop w:val="0"/>
              <w:marBottom w:val="0"/>
              <w:divBdr>
                <w:top w:val="none" w:sz="0" w:space="0" w:color="auto"/>
                <w:left w:val="none" w:sz="0" w:space="0" w:color="auto"/>
                <w:bottom w:val="none" w:sz="0" w:space="0" w:color="auto"/>
                <w:right w:val="none" w:sz="0" w:space="0" w:color="auto"/>
              </w:divBdr>
              <w:divsChild>
                <w:div w:id="2209407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62497812">
      <w:bodyDiv w:val="1"/>
      <w:marLeft w:val="0"/>
      <w:marRight w:val="0"/>
      <w:marTop w:val="0"/>
      <w:marBottom w:val="0"/>
      <w:divBdr>
        <w:top w:val="none" w:sz="0" w:space="0" w:color="auto"/>
        <w:left w:val="none" w:sz="0" w:space="0" w:color="auto"/>
        <w:bottom w:val="none" w:sz="0" w:space="0" w:color="auto"/>
        <w:right w:val="none" w:sz="0" w:space="0" w:color="auto"/>
      </w:divBdr>
    </w:div>
    <w:div w:id="263850926">
      <w:bodyDiv w:val="1"/>
      <w:marLeft w:val="0"/>
      <w:marRight w:val="0"/>
      <w:marTop w:val="0"/>
      <w:marBottom w:val="0"/>
      <w:divBdr>
        <w:top w:val="none" w:sz="0" w:space="0" w:color="auto"/>
        <w:left w:val="none" w:sz="0" w:space="0" w:color="auto"/>
        <w:bottom w:val="none" w:sz="0" w:space="0" w:color="auto"/>
        <w:right w:val="none" w:sz="0" w:space="0" w:color="auto"/>
      </w:divBdr>
      <w:divsChild>
        <w:div w:id="1307517584">
          <w:marLeft w:val="0"/>
          <w:marRight w:val="0"/>
          <w:marTop w:val="0"/>
          <w:marBottom w:val="0"/>
          <w:divBdr>
            <w:top w:val="none" w:sz="0" w:space="0" w:color="auto"/>
            <w:left w:val="none" w:sz="0" w:space="0" w:color="auto"/>
            <w:bottom w:val="none" w:sz="0" w:space="0" w:color="auto"/>
            <w:right w:val="none" w:sz="0" w:space="0" w:color="auto"/>
          </w:divBdr>
          <w:divsChild>
            <w:div w:id="91123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54762">
      <w:bodyDiv w:val="1"/>
      <w:marLeft w:val="0"/>
      <w:marRight w:val="0"/>
      <w:marTop w:val="0"/>
      <w:marBottom w:val="0"/>
      <w:divBdr>
        <w:top w:val="none" w:sz="0" w:space="0" w:color="auto"/>
        <w:left w:val="none" w:sz="0" w:space="0" w:color="auto"/>
        <w:bottom w:val="none" w:sz="0" w:space="0" w:color="auto"/>
        <w:right w:val="none" w:sz="0" w:space="0" w:color="auto"/>
      </w:divBdr>
    </w:div>
    <w:div w:id="287007353">
      <w:bodyDiv w:val="1"/>
      <w:marLeft w:val="0"/>
      <w:marRight w:val="0"/>
      <w:marTop w:val="0"/>
      <w:marBottom w:val="0"/>
      <w:divBdr>
        <w:top w:val="none" w:sz="0" w:space="0" w:color="auto"/>
        <w:left w:val="none" w:sz="0" w:space="0" w:color="auto"/>
        <w:bottom w:val="none" w:sz="0" w:space="0" w:color="auto"/>
        <w:right w:val="none" w:sz="0" w:space="0" w:color="auto"/>
      </w:divBdr>
      <w:divsChild>
        <w:div w:id="1907645160">
          <w:marLeft w:val="0"/>
          <w:marRight w:val="0"/>
          <w:marTop w:val="0"/>
          <w:marBottom w:val="0"/>
          <w:divBdr>
            <w:top w:val="none" w:sz="0" w:space="0" w:color="auto"/>
            <w:left w:val="none" w:sz="0" w:space="0" w:color="auto"/>
            <w:bottom w:val="none" w:sz="0" w:space="0" w:color="auto"/>
            <w:right w:val="none" w:sz="0" w:space="0" w:color="auto"/>
          </w:divBdr>
          <w:divsChild>
            <w:div w:id="1412195588">
              <w:marLeft w:val="0"/>
              <w:marRight w:val="0"/>
              <w:marTop w:val="0"/>
              <w:marBottom w:val="0"/>
              <w:divBdr>
                <w:top w:val="none" w:sz="0" w:space="0" w:color="auto"/>
                <w:left w:val="none" w:sz="0" w:space="0" w:color="auto"/>
                <w:bottom w:val="none" w:sz="0" w:space="0" w:color="auto"/>
                <w:right w:val="none" w:sz="0" w:space="0" w:color="auto"/>
              </w:divBdr>
              <w:divsChild>
                <w:div w:id="890193984">
                  <w:marLeft w:val="0"/>
                  <w:marRight w:val="0"/>
                  <w:marTop w:val="0"/>
                  <w:marBottom w:val="0"/>
                  <w:divBdr>
                    <w:top w:val="none" w:sz="0" w:space="0" w:color="auto"/>
                    <w:left w:val="none" w:sz="0" w:space="0" w:color="auto"/>
                    <w:bottom w:val="none" w:sz="0" w:space="0" w:color="auto"/>
                    <w:right w:val="none" w:sz="0" w:space="0" w:color="auto"/>
                  </w:divBdr>
                  <w:divsChild>
                    <w:div w:id="10298345">
                      <w:marLeft w:val="0"/>
                      <w:marRight w:val="0"/>
                      <w:marTop w:val="0"/>
                      <w:marBottom w:val="0"/>
                      <w:divBdr>
                        <w:top w:val="none" w:sz="0" w:space="0" w:color="auto"/>
                        <w:left w:val="none" w:sz="0" w:space="0" w:color="auto"/>
                        <w:bottom w:val="none" w:sz="0" w:space="0" w:color="auto"/>
                        <w:right w:val="none" w:sz="0" w:space="0" w:color="auto"/>
                      </w:divBdr>
                      <w:divsChild>
                        <w:div w:id="1205170230">
                          <w:marLeft w:val="0"/>
                          <w:marRight w:val="0"/>
                          <w:marTop w:val="0"/>
                          <w:marBottom w:val="0"/>
                          <w:divBdr>
                            <w:top w:val="none" w:sz="0" w:space="0" w:color="auto"/>
                            <w:left w:val="none" w:sz="0" w:space="0" w:color="auto"/>
                            <w:bottom w:val="none" w:sz="0" w:space="0" w:color="auto"/>
                            <w:right w:val="none" w:sz="0" w:space="0" w:color="auto"/>
                          </w:divBdr>
                          <w:divsChild>
                            <w:div w:id="165472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773184">
      <w:bodyDiv w:val="1"/>
      <w:marLeft w:val="0"/>
      <w:marRight w:val="0"/>
      <w:marTop w:val="0"/>
      <w:marBottom w:val="0"/>
      <w:divBdr>
        <w:top w:val="none" w:sz="0" w:space="0" w:color="auto"/>
        <w:left w:val="none" w:sz="0" w:space="0" w:color="auto"/>
        <w:bottom w:val="none" w:sz="0" w:space="0" w:color="auto"/>
        <w:right w:val="none" w:sz="0" w:space="0" w:color="auto"/>
      </w:divBdr>
    </w:div>
    <w:div w:id="460194239">
      <w:bodyDiv w:val="1"/>
      <w:marLeft w:val="0"/>
      <w:marRight w:val="0"/>
      <w:marTop w:val="0"/>
      <w:marBottom w:val="0"/>
      <w:divBdr>
        <w:top w:val="none" w:sz="0" w:space="0" w:color="auto"/>
        <w:left w:val="none" w:sz="0" w:space="0" w:color="auto"/>
        <w:bottom w:val="none" w:sz="0" w:space="0" w:color="auto"/>
        <w:right w:val="none" w:sz="0" w:space="0" w:color="auto"/>
      </w:divBdr>
      <w:divsChild>
        <w:div w:id="296304488">
          <w:marLeft w:val="0"/>
          <w:marRight w:val="0"/>
          <w:marTop w:val="0"/>
          <w:marBottom w:val="0"/>
          <w:divBdr>
            <w:top w:val="none" w:sz="0" w:space="0" w:color="auto"/>
            <w:left w:val="none" w:sz="0" w:space="0" w:color="auto"/>
            <w:bottom w:val="none" w:sz="0" w:space="0" w:color="auto"/>
            <w:right w:val="none" w:sz="0" w:space="0" w:color="auto"/>
          </w:divBdr>
        </w:div>
        <w:div w:id="810287872">
          <w:marLeft w:val="0"/>
          <w:marRight w:val="0"/>
          <w:marTop w:val="0"/>
          <w:marBottom w:val="0"/>
          <w:divBdr>
            <w:top w:val="none" w:sz="0" w:space="0" w:color="auto"/>
            <w:left w:val="none" w:sz="0" w:space="0" w:color="auto"/>
            <w:bottom w:val="none" w:sz="0" w:space="0" w:color="auto"/>
            <w:right w:val="none" w:sz="0" w:space="0" w:color="auto"/>
          </w:divBdr>
        </w:div>
      </w:divsChild>
    </w:div>
    <w:div w:id="460879756">
      <w:bodyDiv w:val="1"/>
      <w:marLeft w:val="0"/>
      <w:marRight w:val="0"/>
      <w:marTop w:val="0"/>
      <w:marBottom w:val="0"/>
      <w:divBdr>
        <w:top w:val="none" w:sz="0" w:space="0" w:color="auto"/>
        <w:left w:val="none" w:sz="0" w:space="0" w:color="auto"/>
        <w:bottom w:val="none" w:sz="0" w:space="0" w:color="auto"/>
        <w:right w:val="none" w:sz="0" w:space="0" w:color="auto"/>
      </w:divBdr>
      <w:divsChild>
        <w:div w:id="1530340275">
          <w:marLeft w:val="0"/>
          <w:marRight w:val="0"/>
          <w:marTop w:val="0"/>
          <w:marBottom w:val="0"/>
          <w:divBdr>
            <w:top w:val="none" w:sz="0" w:space="0" w:color="auto"/>
            <w:left w:val="none" w:sz="0" w:space="0" w:color="auto"/>
            <w:bottom w:val="none" w:sz="0" w:space="0" w:color="auto"/>
            <w:right w:val="none" w:sz="0" w:space="0" w:color="auto"/>
          </w:divBdr>
          <w:divsChild>
            <w:div w:id="46146174">
              <w:marLeft w:val="0"/>
              <w:marRight w:val="0"/>
              <w:marTop w:val="0"/>
              <w:marBottom w:val="0"/>
              <w:divBdr>
                <w:top w:val="none" w:sz="0" w:space="0" w:color="auto"/>
                <w:left w:val="none" w:sz="0" w:space="0" w:color="auto"/>
                <w:bottom w:val="none" w:sz="0" w:space="0" w:color="auto"/>
                <w:right w:val="none" w:sz="0" w:space="0" w:color="auto"/>
              </w:divBdr>
              <w:divsChild>
                <w:div w:id="504126894">
                  <w:marLeft w:val="360"/>
                  <w:marRight w:val="96"/>
                  <w:marTop w:val="0"/>
                  <w:marBottom w:val="0"/>
                  <w:divBdr>
                    <w:top w:val="none" w:sz="0" w:space="0" w:color="auto"/>
                    <w:left w:val="none" w:sz="0" w:space="0" w:color="auto"/>
                    <w:bottom w:val="none" w:sz="0" w:space="0" w:color="auto"/>
                    <w:right w:val="none" w:sz="0" w:space="0" w:color="auto"/>
                  </w:divBdr>
                </w:div>
              </w:divsChild>
            </w:div>
            <w:div w:id="347566440">
              <w:marLeft w:val="0"/>
              <w:marRight w:val="0"/>
              <w:marTop w:val="0"/>
              <w:marBottom w:val="0"/>
              <w:divBdr>
                <w:top w:val="none" w:sz="0" w:space="0" w:color="auto"/>
                <w:left w:val="none" w:sz="0" w:space="0" w:color="auto"/>
                <w:bottom w:val="none" w:sz="0" w:space="0" w:color="auto"/>
                <w:right w:val="none" w:sz="0" w:space="0" w:color="auto"/>
              </w:divBdr>
              <w:divsChild>
                <w:div w:id="784733439">
                  <w:marLeft w:val="360"/>
                  <w:marRight w:val="96"/>
                  <w:marTop w:val="0"/>
                  <w:marBottom w:val="0"/>
                  <w:divBdr>
                    <w:top w:val="none" w:sz="0" w:space="0" w:color="auto"/>
                    <w:left w:val="none" w:sz="0" w:space="0" w:color="auto"/>
                    <w:bottom w:val="none" w:sz="0" w:space="0" w:color="auto"/>
                    <w:right w:val="none" w:sz="0" w:space="0" w:color="auto"/>
                  </w:divBdr>
                </w:div>
              </w:divsChild>
            </w:div>
            <w:div w:id="1174568560">
              <w:marLeft w:val="0"/>
              <w:marRight w:val="0"/>
              <w:marTop w:val="0"/>
              <w:marBottom w:val="0"/>
              <w:divBdr>
                <w:top w:val="none" w:sz="0" w:space="0" w:color="auto"/>
                <w:left w:val="none" w:sz="0" w:space="0" w:color="auto"/>
                <w:bottom w:val="none" w:sz="0" w:space="0" w:color="auto"/>
                <w:right w:val="none" w:sz="0" w:space="0" w:color="auto"/>
              </w:divBdr>
              <w:divsChild>
                <w:div w:id="34743904">
                  <w:marLeft w:val="360"/>
                  <w:marRight w:val="96"/>
                  <w:marTop w:val="0"/>
                  <w:marBottom w:val="0"/>
                  <w:divBdr>
                    <w:top w:val="none" w:sz="0" w:space="0" w:color="auto"/>
                    <w:left w:val="none" w:sz="0" w:space="0" w:color="auto"/>
                    <w:bottom w:val="none" w:sz="0" w:space="0" w:color="auto"/>
                    <w:right w:val="none" w:sz="0" w:space="0" w:color="auto"/>
                  </w:divBdr>
                </w:div>
              </w:divsChild>
            </w:div>
            <w:div w:id="1271626160">
              <w:marLeft w:val="0"/>
              <w:marRight w:val="0"/>
              <w:marTop w:val="0"/>
              <w:marBottom w:val="0"/>
              <w:divBdr>
                <w:top w:val="none" w:sz="0" w:space="0" w:color="auto"/>
                <w:left w:val="none" w:sz="0" w:space="0" w:color="auto"/>
                <w:bottom w:val="none" w:sz="0" w:space="0" w:color="auto"/>
                <w:right w:val="none" w:sz="0" w:space="0" w:color="auto"/>
              </w:divBdr>
              <w:divsChild>
                <w:div w:id="1214124335">
                  <w:marLeft w:val="360"/>
                  <w:marRight w:val="96"/>
                  <w:marTop w:val="0"/>
                  <w:marBottom w:val="0"/>
                  <w:divBdr>
                    <w:top w:val="none" w:sz="0" w:space="0" w:color="auto"/>
                    <w:left w:val="none" w:sz="0" w:space="0" w:color="auto"/>
                    <w:bottom w:val="none" w:sz="0" w:space="0" w:color="auto"/>
                    <w:right w:val="none" w:sz="0" w:space="0" w:color="auto"/>
                  </w:divBdr>
                </w:div>
              </w:divsChild>
            </w:div>
            <w:div w:id="1897158416">
              <w:marLeft w:val="0"/>
              <w:marRight w:val="0"/>
              <w:marTop w:val="0"/>
              <w:marBottom w:val="0"/>
              <w:divBdr>
                <w:top w:val="none" w:sz="0" w:space="0" w:color="auto"/>
                <w:left w:val="none" w:sz="0" w:space="0" w:color="auto"/>
                <w:bottom w:val="none" w:sz="0" w:space="0" w:color="auto"/>
                <w:right w:val="none" w:sz="0" w:space="0" w:color="auto"/>
              </w:divBdr>
              <w:divsChild>
                <w:div w:id="1073815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18353513">
      <w:bodyDiv w:val="1"/>
      <w:marLeft w:val="0"/>
      <w:marRight w:val="0"/>
      <w:marTop w:val="0"/>
      <w:marBottom w:val="0"/>
      <w:divBdr>
        <w:top w:val="none" w:sz="0" w:space="0" w:color="auto"/>
        <w:left w:val="none" w:sz="0" w:space="0" w:color="auto"/>
        <w:bottom w:val="none" w:sz="0" w:space="0" w:color="auto"/>
        <w:right w:val="none" w:sz="0" w:space="0" w:color="auto"/>
      </w:divBdr>
    </w:div>
    <w:div w:id="544683582">
      <w:bodyDiv w:val="1"/>
      <w:marLeft w:val="0"/>
      <w:marRight w:val="0"/>
      <w:marTop w:val="0"/>
      <w:marBottom w:val="0"/>
      <w:divBdr>
        <w:top w:val="none" w:sz="0" w:space="0" w:color="auto"/>
        <w:left w:val="none" w:sz="0" w:space="0" w:color="auto"/>
        <w:bottom w:val="none" w:sz="0" w:space="0" w:color="auto"/>
        <w:right w:val="none" w:sz="0" w:space="0" w:color="auto"/>
      </w:divBdr>
    </w:div>
    <w:div w:id="550658734">
      <w:bodyDiv w:val="1"/>
      <w:marLeft w:val="0"/>
      <w:marRight w:val="0"/>
      <w:marTop w:val="0"/>
      <w:marBottom w:val="0"/>
      <w:divBdr>
        <w:top w:val="none" w:sz="0" w:space="0" w:color="auto"/>
        <w:left w:val="none" w:sz="0" w:space="0" w:color="auto"/>
        <w:bottom w:val="none" w:sz="0" w:space="0" w:color="auto"/>
        <w:right w:val="none" w:sz="0" w:space="0" w:color="auto"/>
      </w:divBdr>
      <w:divsChild>
        <w:div w:id="247688911">
          <w:marLeft w:val="0"/>
          <w:marRight w:val="0"/>
          <w:marTop w:val="0"/>
          <w:marBottom w:val="0"/>
          <w:divBdr>
            <w:top w:val="none" w:sz="0" w:space="0" w:color="auto"/>
            <w:left w:val="none" w:sz="0" w:space="0" w:color="auto"/>
            <w:bottom w:val="none" w:sz="0" w:space="0" w:color="auto"/>
            <w:right w:val="none" w:sz="0" w:space="0" w:color="auto"/>
          </w:divBdr>
          <w:divsChild>
            <w:div w:id="209886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24830">
      <w:bodyDiv w:val="1"/>
      <w:marLeft w:val="0"/>
      <w:marRight w:val="0"/>
      <w:marTop w:val="0"/>
      <w:marBottom w:val="0"/>
      <w:divBdr>
        <w:top w:val="none" w:sz="0" w:space="0" w:color="auto"/>
        <w:left w:val="none" w:sz="0" w:space="0" w:color="auto"/>
        <w:bottom w:val="none" w:sz="0" w:space="0" w:color="auto"/>
        <w:right w:val="none" w:sz="0" w:space="0" w:color="auto"/>
      </w:divBdr>
      <w:divsChild>
        <w:div w:id="1223249960">
          <w:marLeft w:val="0"/>
          <w:marRight w:val="0"/>
          <w:marTop w:val="0"/>
          <w:marBottom w:val="0"/>
          <w:divBdr>
            <w:top w:val="none" w:sz="0" w:space="0" w:color="auto"/>
            <w:left w:val="none" w:sz="0" w:space="0" w:color="auto"/>
            <w:bottom w:val="none" w:sz="0" w:space="0" w:color="auto"/>
            <w:right w:val="none" w:sz="0" w:space="0" w:color="auto"/>
          </w:divBdr>
          <w:divsChild>
            <w:div w:id="31237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6306">
      <w:bodyDiv w:val="1"/>
      <w:marLeft w:val="0"/>
      <w:marRight w:val="0"/>
      <w:marTop w:val="0"/>
      <w:marBottom w:val="0"/>
      <w:divBdr>
        <w:top w:val="none" w:sz="0" w:space="0" w:color="auto"/>
        <w:left w:val="none" w:sz="0" w:space="0" w:color="auto"/>
        <w:bottom w:val="none" w:sz="0" w:space="0" w:color="auto"/>
        <w:right w:val="none" w:sz="0" w:space="0" w:color="auto"/>
      </w:divBdr>
    </w:div>
    <w:div w:id="576020324">
      <w:bodyDiv w:val="1"/>
      <w:marLeft w:val="0"/>
      <w:marRight w:val="0"/>
      <w:marTop w:val="0"/>
      <w:marBottom w:val="0"/>
      <w:divBdr>
        <w:top w:val="none" w:sz="0" w:space="0" w:color="auto"/>
        <w:left w:val="none" w:sz="0" w:space="0" w:color="auto"/>
        <w:bottom w:val="none" w:sz="0" w:space="0" w:color="auto"/>
        <w:right w:val="none" w:sz="0" w:space="0" w:color="auto"/>
      </w:divBdr>
      <w:divsChild>
        <w:div w:id="288433953">
          <w:marLeft w:val="0"/>
          <w:marRight w:val="0"/>
          <w:marTop w:val="0"/>
          <w:marBottom w:val="0"/>
          <w:divBdr>
            <w:top w:val="none" w:sz="0" w:space="0" w:color="auto"/>
            <w:left w:val="none" w:sz="0" w:space="0" w:color="auto"/>
            <w:bottom w:val="none" w:sz="0" w:space="0" w:color="auto"/>
            <w:right w:val="none" w:sz="0" w:space="0" w:color="auto"/>
          </w:divBdr>
          <w:divsChild>
            <w:div w:id="30042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125105">
      <w:bodyDiv w:val="1"/>
      <w:marLeft w:val="0"/>
      <w:marRight w:val="0"/>
      <w:marTop w:val="0"/>
      <w:marBottom w:val="0"/>
      <w:divBdr>
        <w:top w:val="none" w:sz="0" w:space="0" w:color="auto"/>
        <w:left w:val="none" w:sz="0" w:space="0" w:color="auto"/>
        <w:bottom w:val="none" w:sz="0" w:space="0" w:color="auto"/>
        <w:right w:val="none" w:sz="0" w:space="0" w:color="auto"/>
      </w:divBdr>
    </w:div>
    <w:div w:id="643775627">
      <w:bodyDiv w:val="1"/>
      <w:marLeft w:val="0"/>
      <w:marRight w:val="0"/>
      <w:marTop w:val="0"/>
      <w:marBottom w:val="0"/>
      <w:divBdr>
        <w:top w:val="none" w:sz="0" w:space="0" w:color="auto"/>
        <w:left w:val="none" w:sz="0" w:space="0" w:color="auto"/>
        <w:bottom w:val="none" w:sz="0" w:space="0" w:color="auto"/>
        <w:right w:val="none" w:sz="0" w:space="0" w:color="auto"/>
      </w:divBdr>
      <w:divsChild>
        <w:div w:id="420562293">
          <w:marLeft w:val="0"/>
          <w:marRight w:val="0"/>
          <w:marTop w:val="0"/>
          <w:marBottom w:val="0"/>
          <w:divBdr>
            <w:top w:val="none" w:sz="0" w:space="0" w:color="auto"/>
            <w:left w:val="none" w:sz="0" w:space="0" w:color="auto"/>
            <w:bottom w:val="none" w:sz="0" w:space="0" w:color="auto"/>
            <w:right w:val="none" w:sz="0" w:space="0" w:color="auto"/>
          </w:divBdr>
          <w:divsChild>
            <w:div w:id="104687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4570">
      <w:bodyDiv w:val="1"/>
      <w:marLeft w:val="0"/>
      <w:marRight w:val="0"/>
      <w:marTop w:val="0"/>
      <w:marBottom w:val="0"/>
      <w:divBdr>
        <w:top w:val="none" w:sz="0" w:space="0" w:color="auto"/>
        <w:left w:val="none" w:sz="0" w:space="0" w:color="auto"/>
        <w:bottom w:val="none" w:sz="0" w:space="0" w:color="auto"/>
        <w:right w:val="none" w:sz="0" w:space="0" w:color="auto"/>
      </w:divBdr>
    </w:div>
    <w:div w:id="813133832">
      <w:bodyDiv w:val="1"/>
      <w:marLeft w:val="0"/>
      <w:marRight w:val="0"/>
      <w:marTop w:val="0"/>
      <w:marBottom w:val="0"/>
      <w:divBdr>
        <w:top w:val="none" w:sz="0" w:space="0" w:color="auto"/>
        <w:left w:val="none" w:sz="0" w:space="0" w:color="auto"/>
        <w:bottom w:val="none" w:sz="0" w:space="0" w:color="auto"/>
        <w:right w:val="none" w:sz="0" w:space="0" w:color="auto"/>
      </w:divBdr>
    </w:div>
    <w:div w:id="813370630">
      <w:bodyDiv w:val="1"/>
      <w:marLeft w:val="0"/>
      <w:marRight w:val="0"/>
      <w:marTop w:val="0"/>
      <w:marBottom w:val="0"/>
      <w:divBdr>
        <w:top w:val="none" w:sz="0" w:space="0" w:color="auto"/>
        <w:left w:val="none" w:sz="0" w:space="0" w:color="auto"/>
        <w:bottom w:val="none" w:sz="0" w:space="0" w:color="auto"/>
        <w:right w:val="none" w:sz="0" w:space="0" w:color="auto"/>
      </w:divBdr>
      <w:divsChild>
        <w:div w:id="68047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118689">
      <w:bodyDiv w:val="1"/>
      <w:marLeft w:val="0"/>
      <w:marRight w:val="0"/>
      <w:marTop w:val="0"/>
      <w:marBottom w:val="0"/>
      <w:divBdr>
        <w:top w:val="none" w:sz="0" w:space="0" w:color="auto"/>
        <w:left w:val="none" w:sz="0" w:space="0" w:color="auto"/>
        <w:bottom w:val="none" w:sz="0" w:space="0" w:color="auto"/>
        <w:right w:val="none" w:sz="0" w:space="0" w:color="auto"/>
      </w:divBdr>
      <w:divsChild>
        <w:div w:id="1076709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542367">
      <w:bodyDiv w:val="1"/>
      <w:marLeft w:val="0"/>
      <w:marRight w:val="0"/>
      <w:marTop w:val="0"/>
      <w:marBottom w:val="0"/>
      <w:divBdr>
        <w:top w:val="none" w:sz="0" w:space="0" w:color="auto"/>
        <w:left w:val="none" w:sz="0" w:space="0" w:color="auto"/>
        <w:bottom w:val="none" w:sz="0" w:space="0" w:color="auto"/>
        <w:right w:val="none" w:sz="0" w:space="0" w:color="auto"/>
      </w:divBdr>
      <w:divsChild>
        <w:div w:id="968437614">
          <w:marLeft w:val="0"/>
          <w:marRight w:val="0"/>
          <w:marTop w:val="0"/>
          <w:marBottom w:val="0"/>
          <w:divBdr>
            <w:top w:val="none" w:sz="0" w:space="0" w:color="auto"/>
            <w:left w:val="none" w:sz="0" w:space="0" w:color="auto"/>
            <w:bottom w:val="none" w:sz="0" w:space="0" w:color="auto"/>
            <w:right w:val="none" w:sz="0" w:space="0" w:color="auto"/>
          </w:divBdr>
        </w:div>
        <w:div w:id="2099523031">
          <w:marLeft w:val="0"/>
          <w:marRight w:val="0"/>
          <w:marTop w:val="0"/>
          <w:marBottom w:val="0"/>
          <w:divBdr>
            <w:top w:val="none" w:sz="0" w:space="0" w:color="auto"/>
            <w:left w:val="none" w:sz="0" w:space="0" w:color="auto"/>
            <w:bottom w:val="none" w:sz="0" w:space="0" w:color="auto"/>
            <w:right w:val="none" w:sz="0" w:space="0" w:color="auto"/>
          </w:divBdr>
        </w:div>
      </w:divsChild>
    </w:div>
    <w:div w:id="879589653">
      <w:bodyDiv w:val="1"/>
      <w:marLeft w:val="0"/>
      <w:marRight w:val="0"/>
      <w:marTop w:val="0"/>
      <w:marBottom w:val="0"/>
      <w:divBdr>
        <w:top w:val="none" w:sz="0" w:space="0" w:color="auto"/>
        <w:left w:val="none" w:sz="0" w:space="0" w:color="auto"/>
        <w:bottom w:val="none" w:sz="0" w:space="0" w:color="auto"/>
        <w:right w:val="none" w:sz="0" w:space="0" w:color="auto"/>
      </w:divBdr>
      <w:divsChild>
        <w:div w:id="300237536">
          <w:marLeft w:val="0"/>
          <w:marRight w:val="0"/>
          <w:marTop w:val="0"/>
          <w:marBottom w:val="0"/>
          <w:divBdr>
            <w:top w:val="none" w:sz="0" w:space="0" w:color="auto"/>
            <w:left w:val="none" w:sz="0" w:space="0" w:color="auto"/>
            <w:bottom w:val="none" w:sz="0" w:space="0" w:color="auto"/>
            <w:right w:val="none" w:sz="0" w:space="0" w:color="auto"/>
          </w:divBdr>
          <w:divsChild>
            <w:div w:id="15441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180899">
      <w:bodyDiv w:val="1"/>
      <w:marLeft w:val="0"/>
      <w:marRight w:val="0"/>
      <w:marTop w:val="0"/>
      <w:marBottom w:val="0"/>
      <w:divBdr>
        <w:top w:val="none" w:sz="0" w:space="0" w:color="auto"/>
        <w:left w:val="none" w:sz="0" w:space="0" w:color="auto"/>
        <w:bottom w:val="none" w:sz="0" w:space="0" w:color="auto"/>
        <w:right w:val="none" w:sz="0" w:space="0" w:color="auto"/>
      </w:divBdr>
    </w:div>
    <w:div w:id="896286568">
      <w:bodyDiv w:val="1"/>
      <w:marLeft w:val="0"/>
      <w:marRight w:val="0"/>
      <w:marTop w:val="0"/>
      <w:marBottom w:val="0"/>
      <w:divBdr>
        <w:top w:val="none" w:sz="0" w:space="0" w:color="auto"/>
        <w:left w:val="none" w:sz="0" w:space="0" w:color="auto"/>
        <w:bottom w:val="none" w:sz="0" w:space="0" w:color="auto"/>
        <w:right w:val="none" w:sz="0" w:space="0" w:color="auto"/>
      </w:divBdr>
      <w:divsChild>
        <w:div w:id="1360356504">
          <w:marLeft w:val="0"/>
          <w:marRight w:val="0"/>
          <w:marTop w:val="0"/>
          <w:marBottom w:val="0"/>
          <w:divBdr>
            <w:top w:val="none" w:sz="0" w:space="0" w:color="auto"/>
            <w:left w:val="none" w:sz="0" w:space="0" w:color="auto"/>
            <w:bottom w:val="none" w:sz="0" w:space="0" w:color="auto"/>
            <w:right w:val="none" w:sz="0" w:space="0" w:color="auto"/>
          </w:divBdr>
          <w:divsChild>
            <w:div w:id="7102741">
              <w:marLeft w:val="0"/>
              <w:marRight w:val="0"/>
              <w:marTop w:val="0"/>
              <w:marBottom w:val="0"/>
              <w:divBdr>
                <w:top w:val="none" w:sz="0" w:space="0" w:color="auto"/>
                <w:left w:val="none" w:sz="0" w:space="0" w:color="auto"/>
                <w:bottom w:val="none" w:sz="0" w:space="0" w:color="auto"/>
                <w:right w:val="none" w:sz="0" w:space="0" w:color="auto"/>
              </w:divBdr>
              <w:divsChild>
                <w:div w:id="39475119">
                  <w:marLeft w:val="360"/>
                  <w:marRight w:val="96"/>
                  <w:marTop w:val="0"/>
                  <w:marBottom w:val="0"/>
                  <w:divBdr>
                    <w:top w:val="none" w:sz="0" w:space="0" w:color="auto"/>
                    <w:left w:val="none" w:sz="0" w:space="0" w:color="auto"/>
                    <w:bottom w:val="none" w:sz="0" w:space="0" w:color="auto"/>
                    <w:right w:val="none" w:sz="0" w:space="0" w:color="auto"/>
                  </w:divBdr>
                </w:div>
              </w:divsChild>
            </w:div>
            <w:div w:id="114953919">
              <w:marLeft w:val="0"/>
              <w:marRight w:val="0"/>
              <w:marTop w:val="0"/>
              <w:marBottom w:val="0"/>
              <w:divBdr>
                <w:top w:val="none" w:sz="0" w:space="0" w:color="auto"/>
                <w:left w:val="none" w:sz="0" w:space="0" w:color="auto"/>
                <w:bottom w:val="none" w:sz="0" w:space="0" w:color="auto"/>
                <w:right w:val="none" w:sz="0" w:space="0" w:color="auto"/>
              </w:divBdr>
              <w:divsChild>
                <w:div w:id="1306276788">
                  <w:marLeft w:val="360"/>
                  <w:marRight w:val="96"/>
                  <w:marTop w:val="0"/>
                  <w:marBottom w:val="0"/>
                  <w:divBdr>
                    <w:top w:val="none" w:sz="0" w:space="0" w:color="auto"/>
                    <w:left w:val="none" w:sz="0" w:space="0" w:color="auto"/>
                    <w:bottom w:val="none" w:sz="0" w:space="0" w:color="auto"/>
                    <w:right w:val="none" w:sz="0" w:space="0" w:color="auto"/>
                  </w:divBdr>
                </w:div>
              </w:divsChild>
            </w:div>
            <w:div w:id="300354758">
              <w:marLeft w:val="0"/>
              <w:marRight w:val="0"/>
              <w:marTop w:val="0"/>
              <w:marBottom w:val="0"/>
              <w:divBdr>
                <w:top w:val="none" w:sz="0" w:space="0" w:color="auto"/>
                <w:left w:val="none" w:sz="0" w:space="0" w:color="auto"/>
                <w:bottom w:val="none" w:sz="0" w:space="0" w:color="auto"/>
                <w:right w:val="none" w:sz="0" w:space="0" w:color="auto"/>
              </w:divBdr>
              <w:divsChild>
                <w:div w:id="1961916495">
                  <w:marLeft w:val="360"/>
                  <w:marRight w:val="96"/>
                  <w:marTop w:val="0"/>
                  <w:marBottom w:val="0"/>
                  <w:divBdr>
                    <w:top w:val="none" w:sz="0" w:space="0" w:color="auto"/>
                    <w:left w:val="none" w:sz="0" w:space="0" w:color="auto"/>
                    <w:bottom w:val="none" w:sz="0" w:space="0" w:color="auto"/>
                    <w:right w:val="none" w:sz="0" w:space="0" w:color="auto"/>
                  </w:divBdr>
                </w:div>
              </w:divsChild>
            </w:div>
            <w:div w:id="1288242186">
              <w:marLeft w:val="0"/>
              <w:marRight w:val="0"/>
              <w:marTop w:val="0"/>
              <w:marBottom w:val="0"/>
              <w:divBdr>
                <w:top w:val="none" w:sz="0" w:space="0" w:color="auto"/>
                <w:left w:val="none" w:sz="0" w:space="0" w:color="auto"/>
                <w:bottom w:val="none" w:sz="0" w:space="0" w:color="auto"/>
                <w:right w:val="none" w:sz="0" w:space="0" w:color="auto"/>
              </w:divBdr>
              <w:divsChild>
                <w:div w:id="1660845183">
                  <w:marLeft w:val="360"/>
                  <w:marRight w:val="96"/>
                  <w:marTop w:val="0"/>
                  <w:marBottom w:val="0"/>
                  <w:divBdr>
                    <w:top w:val="none" w:sz="0" w:space="0" w:color="auto"/>
                    <w:left w:val="none" w:sz="0" w:space="0" w:color="auto"/>
                    <w:bottom w:val="none" w:sz="0" w:space="0" w:color="auto"/>
                    <w:right w:val="none" w:sz="0" w:space="0" w:color="auto"/>
                  </w:divBdr>
                </w:div>
              </w:divsChild>
            </w:div>
            <w:div w:id="1746874827">
              <w:marLeft w:val="0"/>
              <w:marRight w:val="0"/>
              <w:marTop w:val="0"/>
              <w:marBottom w:val="0"/>
              <w:divBdr>
                <w:top w:val="none" w:sz="0" w:space="0" w:color="auto"/>
                <w:left w:val="none" w:sz="0" w:space="0" w:color="auto"/>
                <w:bottom w:val="none" w:sz="0" w:space="0" w:color="auto"/>
                <w:right w:val="none" w:sz="0" w:space="0" w:color="auto"/>
              </w:divBdr>
              <w:divsChild>
                <w:div w:id="2426461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10116077">
      <w:bodyDiv w:val="1"/>
      <w:marLeft w:val="0"/>
      <w:marRight w:val="0"/>
      <w:marTop w:val="0"/>
      <w:marBottom w:val="0"/>
      <w:divBdr>
        <w:top w:val="none" w:sz="0" w:space="0" w:color="auto"/>
        <w:left w:val="none" w:sz="0" w:space="0" w:color="auto"/>
        <w:bottom w:val="none" w:sz="0" w:space="0" w:color="auto"/>
        <w:right w:val="none" w:sz="0" w:space="0" w:color="auto"/>
      </w:divBdr>
      <w:divsChild>
        <w:div w:id="1181162973">
          <w:marLeft w:val="0"/>
          <w:marRight w:val="0"/>
          <w:marTop w:val="0"/>
          <w:marBottom w:val="0"/>
          <w:divBdr>
            <w:top w:val="none" w:sz="0" w:space="0" w:color="auto"/>
            <w:left w:val="none" w:sz="0" w:space="0" w:color="auto"/>
            <w:bottom w:val="none" w:sz="0" w:space="0" w:color="auto"/>
            <w:right w:val="none" w:sz="0" w:space="0" w:color="auto"/>
          </w:divBdr>
          <w:divsChild>
            <w:div w:id="767390386">
              <w:marLeft w:val="0"/>
              <w:marRight w:val="0"/>
              <w:marTop w:val="0"/>
              <w:marBottom w:val="0"/>
              <w:divBdr>
                <w:top w:val="none" w:sz="0" w:space="0" w:color="auto"/>
                <w:left w:val="none" w:sz="0" w:space="0" w:color="auto"/>
                <w:bottom w:val="none" w:sz="0" w:space="0" w:color="auto"/>
                <w:right w:val="none" w:sz="0" w:space="0" w:color="auto"/>
              </w:divBdr>
              <w:divsChild>
                <w:div w:id="559901544">
                  <w:marLeft w:val="0"/>
                  <w:marRight w:val="0"/>
                  <w:marTop w:val="0"/>
                  <w:marBottom w:val="0"/>
                  <w:divBdr>
                    <w:top w:val="none" w:sz="0" w:space="0" w:color="auto"/>
                    <w:left w:val="none" w:sz="0" w:space="0" w:color="auto"/>
                    <w:bottom w:val="none" w:sz="0" w:space="0" w:color="auto"/>
                    <w:right w:val="none" w:sz="0" w:space="0" w:color="auto"/>
                  </w:divBdr>
                  <w:divsChild>
                    <w:div w:id="850341485">
                      <w:marLeft w:val="0"/>
                      <w:marRight w:val="0"/>
                      <w:marTop w:val="0"/>
                      <w:marBottom w:val="0"/>
                      <w:divBdr>
                        <w:top w:val="none" w:sz="0" w:space="0" w:color="auto"/>
                        <w:left w:val="none" w:sz="0" w:space="0" w:color="auto"/>
                        <w:bottom w:val="none" w:sz="0" w:space="0" w:color="auto"/>
                        <w:right w:val="none" w:sz="0" w:space="0" w:color="auto"/>
                      </w:divBdr>
                      <w:divsChild>
                        <w:div w:id="1288971965">
                          <w:marLeft w:val="0"/>
                          <w:marRight w:val="0"/>
                          <w:marTop w:val="0"/>
                          <w:marBottom w:val="0"/>
                          <w:divBdr>
                            <w:top w:val="none" w:sz="0" w:space="0" w:color="auto"/>
                            <w:left w:val="none" w:sz="0" w:space="0" w:color="auto"/>
                            <w:bottom w:val="none" w:sz="0" w:space="0" w:color="auto"/>
                            <w:right w:val="none" w:sz="0" w:space="0" w:color="auto"/>
                          </w:divBdr>
                          <w:divsChild>
                            <w:div w:id="15515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2638313">
      <w:bodyDiv w:val="1"/>
      <w:marLeft w:val="0"/>
      <w:marRight w:val="0"/>
      <w:marTop w:val="0"/>
      <w:marBottom w:val="0"/>
      <w:divBdr>
        <w:top w:val="none" w:sz="0" w:space="0" w:color="auto"/>
        <w:left w:val="none" w:sz="0" w:space="0" w:color="auto"/>
        <w:bottom w:val="none" w:sz="0" w:space="0" w:color="auto"/>
        <w:right w:val="none" w:sz="0" w:space="0" w:color="auto"/>
      </w:divBdr>
      <w:divsChild>
        <w:div w:id="296616191">
          <w:marLeft w:val="0"/>
          <w:marRight w:val="0"/>
          <w:marTop w:val="0"/>
          <w:marBottom w:val="0"/>
          <w:divBdr>
            <w:top w:val="none" w:sz="0" w:space="0" w:color="auto"/>
            <w:left w:val="none" w:sz="0" w:space="0" w:color="auto"/>
            <w:bottom w:val="none" w:sz="0" w:space="0" w:color="auto"/>
            <w:right w:val="none" w:sz="0" w:space="0" w:color="auto"/>
          </w:divBdr>
        </w:div>
      </w:divsChild>
    </w:div>
    <w:div w:id="962424977">
      <w:bodyDiv w:val="1"/>
      <w:marLeft w:val="0"/>
      <w:marRight w:val="0"/>
      <w:marTop w:val="0"/>
      <w:marBottom w:val="0"/>
      <w:divBdr>
        <w:top w:val="none" w:sz="0" w:space="0" w:color="auto"/>
        <w:left w:val="none" w:sz="0" w:space="0" w:color="auto"/>
        <w:bottom w:val="none" w:sz="0" w:space="0" w:color="auto"/>
        <w:right w:val="none" w:sz="0" w:space="0" w:color="auto"/>
      </w:divBdr>
      <w:divsChild>
        <w:div w:id="649675745">
          <w:marLeft w:val="0"/>
          <w:marRight w:val="0"/>
          <w:marTop w:val="0"/>
          <w:marBottom w:val="0"/>
          <w:divBdr>
            <w:top w:val="none" w:sz="0" w:space="0" w:color="auto"/>
            <w:left w:val="none" w:sz="0" w:space="0" w:color="auto"/>
            <w:bottom w:val="none" w:sz="0" w:space="0" w:color="auto"/>
            <w:right w:val="none" w:sz="0" w:space="0" w:color="auto"/>
          </w:divBdr>
          <w:divsChild>
            <w:div w:id="139037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655065">
      <w:bodyDiv w:val="1"/>
      <w:marLeft w:val="0"/>
      <w:marRight w:val="0"/>
      <w:marTop w:val="0"/>
      <w:marBottom w:val="0"/>
      <w:divBdr>
        <w:top w:val="none" w:sz="0" w:space="0" w:color="auto"/>
        <w:left w:val="none" w:sz="0" w:space="0" w:color="auto"/>
        <w:bottom w:val="none" w:sz="0" w:space="0" w:color="auto"/>
        <w:right w:val="none" w:sz="0" w:space="0" w:color="auto"/>
      </w:divBdr>
    </w:div>
    <w:div w:id="1023434169">
      <w:bodyDiv w:val="1"/>
      <w:marLeft w:val="0"/>
      <w:marRight w:val="0"/>
      <w:marTop w:val="0"/>
      <w:marBottom w:val="0"/>
      <w:divBdr>
        <w:top w:val="none" w:sz="0" w:space="0" w:color="auto"/>
        <w:left w:val="none" w:sz="0" w:space="0" w:color="auto"/>
        <w:bottom w:val="none" w:sz="0" w:space="0" w:color="auto"/>
        <w:right w:val="none" w:sz="0" w:space="0" w:color="auto"/>
      </w:divBdr>
      <w:divsChild>
        <w:div w:id="1203372143">
          <w:marLeft w:val="0"/>
          <w:marRight w:val="0"/>
          <w:marTop w:val="0"/>
          <w:marBottom w:val="0"/>
          <w:divBdr>
            <w:top w:val="none" w:sz="0" w:space="0" w:color="auto"/>
            <w:left w:val="none" w:sz="0" w:space="0" w:color="auto"/>
            <w:bottom w:val="none" w:sz="0" w:space="0" w:color="auto"/>
            <w:right w:val="none" w:sz="0" w:space="0" w:color="auto"/>
          </w:divBdr>
          <w:divsChild>
            <w:div w:id="48497797">
              <w:marLeft w:val="0"/>
              <w:marRight w:val="0"/>
              <w:marTop w:val="0"/>
              <w:marBottom w:val="0"/>
              <w:divBdr>
                <w:top w:val="none" w:sz="0" w:space="0" w:color="auto"/>
                <w:left w:val="none" w:sz="0" w:space="0" w:color="auto"/>
                <w:bottom w:val="none" w:sz="0" w:space="0" w:color="auto"/>
                <w:right w:val="none" w:sz="0" w:space="0" w:color="auto"/>
              </w:divBdr>
              <w:divsChild>
                <w:div w:id="50346869">
                  <w:marLeft w:val="360"/>
                  <w:marRight w:val="96"/>
                  <w:marTop w:val="0"/>
                  <w:marBottom w:val="0"/>
                  <w:divBdr>
                    <w:top w:val="none" w:sz="0" w:space="0" w:color="auto"/>
                    <w:left w:val="none" w:sz="0" w:space="0" w:color="auto"/>
                    <w:bottom w:val="none" w:sz="0" w:space="0" w:color="auto"/>
                    <w:right w:val="none" w:sz="0" w:space="0" w:color="auto"/>
                  </w:divBdr>
                </w:div>
              </w:divsChild>
            </w:div>
            <w:div w:id="1297839245">
              <w:marLeft w:val="0"/>
              <w:marRight w:val="0"/>
              <w:marTop w:val="0"/>
              <w:marBottom w:val="0"/>
              <w:divBdr>
                <w:top w:val="none" w:sz="0" w:space="0" w:color="auto"/>
                <w:left w:val="none" w:sz="0" w:space="0" w:color="auto"/>
                <w:bottom w:val="none" w:sz="0" w:space="0" w:color="auto"/>
                <w:right w:val="none" w:sz="0" w:space="0" w:color="auto"/>
              </w:divBdr>
              <w:divsChild>
                <w:div w:id="1583487710">
                  <w:marLeft w:val="360"/>
                  <w:marRight w:val="96"/>
                  <w:marTop w:val="0"/>
                  <w:marBottom w:val="0"/>
                  <w:divBdr>
                    <w:top w:val="none" w:sz="0" w:space="0" w:color="auto"/>
                    <w:left w:val="none" w:sz="0" w:space="0" w:color="auto"/>
                    <w:bottom w:val="none" w:sz="0" w:space="0" w:color="auto"/>
                    <w:right w:val="none" w:sz="0" w:space="0" w:color="auto"/>
                  </w:divBdr>
                </w:div>
              </w:divsChild>
            </w:div>
            <w:div w:id="1849828071">
              <w:marLeft w:val="0"/>
              <w:marRight w:val="0"/>
              <w:marTop w:val="0"/>
              <w:marBottom w:val="0"/>
              <w:divBdr>
                <w:top w:val="none" w:sz="0" w:space="0" w:color="auto"/>
                <w:left w:val="none" w:sz="0" w:space="0" w:color="auto"/>
                <w:bottom w:val="none" w:sz="0" w:space="0" w:color="auto"/>
                <w:right w:val="none" w:sz="0" w:space="0" w:color="auto"/>
              </w:divBdr>
              <w:divsChild>
                <w:div w:id="1691493655">
                  <w:marLeft w:val="360"/>
                  <w:marRight w:val="96"/>
                  <w:marTop w:val="0"/>
                  <w:marBottom w:val="0"/>
                  <w:divBdr>
                    <w:top w:val="none" w:sz="0" w:space="0" w:color="auto"/>
                    <w:left w:val="none" w:sz="0" w:space="0" w:color="auto"/>
                    <w:bottom w:val="none" w:sz="0" w:space="0" w:color="auto"/>
                    <w:right w:val="none" w:sz="0" w:space="0" w:color="auto"/>
                  </w:divBdr>
                </w:div>
              </w:divsChild>
            </w:div>
            <w:div w:id="2044210552">
              <w:marLeft w:val="0"/>
              <w:marRight w:val="0"/>
              <w:marTop w:val="0"/>
              <w:marBottom w:val="0"/>
              <w:divBdr>
                <w:top w:val="none" w:sz="0" w:space="0" w:color="auto"/>
                <w:left w:val="none" w:sz="0" w:space="0" w:color="auto"/>
                <w:bottom w:val="none" w:sz="0" w:space="0" w:color="auto"/>
                <w:right w:val="none" w:sz="0" w:space="0" w:color="auto"/>
              </w:divBdr>
              <w:divsChild>
                <w:div w:id="527525555">
                  <w:marLeft w:val="360"/>
                  <w:marRight w:val="96"/>
                  <w:marTop w:val="0"/>
                  <w:marBottom w:val="0"/>
                  <w:divBdr>
                    <w:top w:val="none" w:sz="0" w:space="0" w:color="auto"/>
                    <w:left w:val="none" w:sz="0" w:space="0" w:color="auto"/>
                    <w:bottom w:val="none" w:sz="0" w:space="0" w:color="auto"/>
                    <w:right w:val="none" w:sz="0" w:space="0" w:color="auto"/>
                  </w:divBdr>
                </w:div>
              </w:divsChild>
            </w:div>
            <w:div w:id="2082213003">
              <w:marLeft w:val="0"/>
              <w:marRight w:val="0"/>
              <w:marTop w:val="0"/>
              <w:marBottom w:val="0"/>
              <w:divBdr>
                <w:top w:val="none" w:sz="0" w:space="0" w:color="auto"/>
                <w:left w:val="none" w:sz="0" w:space="0" w:color="auto"/>
                <w:bottom w:val="none" w:sz="0" w:space="0" w:color="auto"/>
                <w:right w:val="none" w:sz="0" w:space="0" w:color="auto"/>
              </w:divBdr>
              <w:divsChild>
                <w:div w:id="11783746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36346590">
      <w:bodyDiv w:val="1"/>
      <w:marLeft w:val="0"/>
      <w:marRight w:val="0"/>
      <w:marTop w:val="0"/>
      <w:marBottom w:val="0"/>
      <w:divBdr>
        <w:top w:val="none" w:sz="0" w:space="0" w:color="auto"/>
        <w:left w:val="none" w:sz="0" w:space="0" w:color="auto"/>
        <w:bottom w:val="none" w:sz="0" w:space="0" w:color="auto"/>
        <w:right w:val="none" w:sz="0" w:space="0" w:color="auto"/>
      </w:divBdr>
      <w:divsChild>
        <w:div w:id="715474397">
          <w:marLeft w:val="0"/>
          <w:marRight w:val="0"/>
          <w:marTop w:val="0"/>
          <w:marBottom w:val="0"/>
          <w:divBdr>
            <w:top w:val="none" w:sz="0" w:space="0" w:color="auto"/>
            <w:left w:val="none" w:sz="0" w:space="0" w:color="auto"/>
            <w:bottom w:val="none" w:sz="0" w:space="0" w:color="auto"/>
            <w:right w:val="none" w:sz="0" w:space="0" w:color="auto"/>
          </w:divBdr>
          <w:divsChild>
            <w:div w:id="140537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2351">
      <w:bodyDiv w:val="1"/>
      <w:marLeft w:val="0"/>
      <w:marRight w:val="0"/>
      <w:marTop w:val="0"/>
      <w:marBottom w:val="0"/>
      <w:divBdr>
        <w:top w:val="none" w:sz="0" w:space="0" w:color="auto"/>
        <w:left w:val="none" w:sz="0" w:space="0" w:color="auto"/>
        <w:bottom w:val="none" w:sz="0" w:space="0" w:color="auto"/>
        <w:right w:val="none" w:sz="0" w:space="0" w:color="auto"/>
      </w:divBdr>
    </w:div>
    <w:div w:id="1043092128">
      <w:bodyDiv w:val="1"/>
      <w:marLeft w:val="0"/>
      <w:marRight w:val="0"/>
      <w:marTop w:val="0"/>
      <w:marBottom w:val="0"/>
      <w:divBdr>
        <w:top w:val="none" w:sz="0" w:space="0" w:color="auto"/>
        <w:left w:val="none" w:sz="0" w:space="0" w:color="auto"/>
        <w:bottom w:val="none" w:sz="0" w:space="0" w:color="auto"/>
        <w:right w:val="none" w:sz="0" w:space="0" w:color="auto"/>
      </w:divBdr>
      <w:divsChild>
        <w:div w:id="122428907">
          <w:marLeft w:val="0"/>
          <w:marRight w:val="0"/>
          <w:marTop w:val="0"/>
          <w:marBottom w:val="0"/>
          <w:divBdr>
            <w:top w:val="none" w:sz="0" w:space="0" w:color="auto"/>
            <w:left w:val="none" w:sz="0" w:space="0" w:color="auto"/>
            <w:bottom w:val="none" w:sz="0" w:space="0" w:color="auto"/>
            <w:right w:val="none" w:sz="0" w:space="0" w:color="auto"/>
          </w:divBdr>
        </w:div>
      </w:divsChild>
    </w:div>
    <w:div w:id="1105855051">
      <w:bodyDiv w:val="1"/>
      <w:marLeft w:val="0"/>
      <w:marRight w:val="0"/>
      <w:marTop w:val="0"/>
      <w:marBottom w:val="0"/>
      <w:divBdr>
        <w:top w:val="none" w:sz="0" w:space="0" w:color="auto"/>
        <w:left w:val="none" w:sz="0" w:space="0" w:color="auto"/>
        <w:bottom w:val="none" w:sz="0" w:space="0" w:color="auto"/>
        <w:right w:val="none" w:sz="0" w:space="0" w:color="auto"/>
      </w:divBdr>
    </w:div>
    <w:div w:id="1124888491">
      <w:bodyDiv w:val="1"/>
      <w:marLeft w:val="0"/>
      <w:marRight w:val="0"/>
      <w:marTop w:val="0"/>
      <w:marBottom w:val="0"/>
      <w:divBdr>
        <w:top w:val="none" w:sz="0" w:space="0" w:color="auto"/>
        <w:left w:val="none" w:sz="0" w:space="0" w:color="auto"/>
        <w:bottom w:val="none" w:sz="0" w:space="0" w:color="auto"/>
        <w:right w:val="none" w:sz="0" w:space="0" w:color="auto"/>
      </w:divBdr>
    </w:div>
    <w:div w:id="1129318613">
      <w:bodyDiv w:val="1"/>
      <w:marLeft w:val="0"/>
      <w:marRight w:val="0"/>
      <w:marTop w:val="0"/>
      <w:marBottom w:val="0"/>
      <w:divBdr>
        <w:top w:val="none" w:sz="0" w:space="0" w:color="auto"/>
        <w:left w:val="none" w:sz="0" w:space="0" w:color="auto"/>
        <w:bottom w:val="none" w:sz="0" w:space="0" w:color="auto"/>
        <w:right w:val="none" w:sz="0" w:space="0" w:color="auto"/>
      </w:divBdr>
      <w:divsChild>
        <w:div w:id="1685739061">
          <w:marLeft w:val="0"/>
          <w:marRight w:val="0"/>
          <w:marTop w:val="0"/>
          <w:marBottom w:val="0"/>
          <w:divBdr>
            <w:top w:val="none" w:sz="0" w:space="0" w:color="auto"/>
            <w:left w:val="none" w:sz="0" w:space="0" w:color="auto"/>
            <w:bottom w:val="none" w:sz="0" w:space="0" w:color="auto"/>
            <w:right w:val="none" w:sz="0" w:space="0" w:color="auto"/>
          </w:divBdr>
        </w:div>
      </w:divsChild>
    </w:div>
    <w:div w:id="1141652721">
      <w:bodyDiv w:val="1"/>
      <w:marLeft w:val="0"/>
      <w:marRight w:val="0"/>
      <w:marTop w:val="0"/>
      <w:marBottom w:val="0"/>
      <w:divBdr>
        <w:top w:val="none" w:sz="0" w:space="0" w:color="auto"/>
        <w:left w:val="none" w:sz="0" w:space="0" w:color="auto"/>
        <w:bottom w:val="none" w:sz="0" w:space="0" w:color="auto"/>
        <w:right w:val="none" w:sz="0" w:space="0" w:color="auto"/>
      </w:divBdr>
    </w:div>
    <w:div w:id="1193228580">
      <w:bodyDiv w:val="1"/>
      <w:marLeft w:val="0"/>
      <w:marRight w:val="0"/>
      <w:marTop w:val="0"/>
      <w:marBottom w:val="0"/>
      <w:divBdr>
        <w:top w:val="none" w:sz="0" w:space="0" w:color="auto"/>
        <w:left w:val="none" w:sz="0" w:space="0" w:color="auto"/>
        <w:bottom w:val="none" w:sz="0" w:space="0" w:color="auto"/>
        <w:right w:val="none" w:sz="0" w:space="0" w:color="auto"/>
      </w:divBdr>
      <w:divsChild>
        <w:div w:id="1576861768">
          <w:marLeft w:val="0"/>
          <w:marRight w:val="0"/>
          <w:marTop w:val="0"/>
          <w:marBottom w:val="0"/>
          <w:divBdr>
            <w:top w:val="none" w:sz="0" w:space="0" w:color="auto"/>
            <w:left w:val="none" w:sz="0" w:space="0" w:color="auto"/>
            <w:bottom w:val="none" w:sz="0" w:space="0" w:color="auto"/>
            <w:right w:val="none" w:sz="0" w:space="0" w:color="auto"/>
          </w:divBdr>
          <w:divsChild>
            <w:div w:id="354969172">
              <w:marLeft w:val="0"/>
              <w:marRight w:val="0"/>
              <w:marTop w:val="0"/>
              <w:marBottom w:val="0"/>
              <w:divBdr>
                <w:top w:val="none" w:sz="0" w:space="0" w:color="auto"/>
                <w:left w:val="none" w:sz="0" w:space="0" w:color="auto"/>
                <w:bottom w:val="none" w:sz="0" w:space="0" w:color="auto"/>
                <w:right w:val="none" w:sz="0" w:space="0" w:color="auto"/>
              </w:divBdr>
              <w:divsChild>
                <w:div w:id="52822467">
                  <w:marLeft w:val="360"/>
                  <w:marRight w:val="96"/>
                  <w:marTop w:val="0"/>
                  <w:marBottom w:val="0"/>
                  <w:divBdr>
                    <w:top w:val="none" w:sz="0" w:space="0" w:color="auto"/>
                    <w:left w:val="none" w:sz="0" w:space="0" w:color="auto"/>
                    <w:bottom w:val="none" w:sz="0" w:space="0" w:color="auto"/>
                    <w:right w:val="none" w:sz="0" w:space="0" w:color="auto"/>
                  </w:divBdr>
                </w:div>
              </w:divsChild>
            </w:div>
            <w:div w:id="1296327049">
              <w:marLeft w:val="0"/>
              <w:marRight w:val="0"/>
              <w:marTop w:val="0"/>
              <w:marBottom w:val="0"/>
              <w:divBdr>
                <w:top w:val="none" w:sz="0" w:space="0" w:color="auto"/>
                <w:left w:val="none" w:sz="0" w:space="0" w:color="auto"/>
                <w:bottom w:val="none" w:sz="0" w:space="0" w:color="auto"/>
                <w:right w:val="none" w:sz="0" w:space="0" w:color="auto"/>
              </w:divBdr>
              <w:divsChild>
                <w:div w:id="485321040">
                  <w:marLeft w:val="360"/>
                  <w:marRight w:val="96"/>
                  <w:marTop w:val="0"/>
                  <w:marBottom w:val="0"/>
                  <w:divBdr>
                    <w:top w:val="none" w:sz="0" w:space="0" w:color="auto"/>
                    <w:left w:val="none" w:sz="0" w:space="0" w:color="auto"/>
                    <w:bottom w:val="none" w:sz="0" w:space="0" w:color="auto"/>
                    <w:right w:val="none" w:sz="0" w:space="0" w:color="auto"/>
                  </w:divBdr>
                </w:div>
              </w:divsChild>
            </w:div>
            <w:div w:id="1351101213">
              <w:marLeft w:val="0"/>
              <w:marRight w:val="0"/>
              <w:marTop w:val="0"/>
              <w:marBottom w:val="0"/>
              <w:divBdr>
                <w:top w:val="none" w:sz="0" w:space="0" w:color="auto"/>
                <w:left w:val="none" w:sz="0" w:space="0" w:color="auto"/>
                <w:bottom w:val="none" w:sz="0" w:space="0" w:color="auto"/>
                <w:right w:val="none" w:sz="0" w:space="0" w:color="auto"/>
              </w:divBdr>
              <w:divsChild>
                <w:div w:id="1340738359">
                  <w:marLeft w:val="360"/>
                  <w:marRight w:val="96"/>
                  <w:marTop w:val="0"/>
                  <w:marBottom w:val="0"/>
                  <w:divBdr>
                    <w:top w:val="none" w:sz="0" w:space="0" w:color="auto"/>
                    <w:left w:val="none" w:sz="0" w:space="0" w:color="auto"/>
                    <w:bottom w:val="none" w:sz="0" w:space="0" w:color="auto"/>
                    <w:right w:val="none" w:sz="0" w:space="0" w:color="auto"/>
                  </w:divBdr>
                </w:div>
              </w:divsChild>
            </w:div>
            <w:div w:id="1844589087">
              <w:marLeft w:val="0"/>
              <w:marRight w:val="0"/>
              <w:marTop w:val="0"/>
              <w:marBottom w:val="0"/>
              <w:divBdr>
                <w:top w:val="none" w:sz="0" w:space="0" w:color="auto"/>
                <w:left w:val="none" w:sz="0" w:space="0" w:color="auto"/>
                <w:bottom w:val="none" w:sz="0" w:space="0" w:color="auto"/>
                <w:right w:val="none" w:sz="0" w:space="0" w:color="auto"/>
              </w:divBdr>
              <w:divsChild>
                <w:div w:id="114299311">
                  <w:marLeft w:val="360"/>
                  <w:marRight w:val="96"/>
                  <w:marTop w:val="0"/>
                  <w:marBottom w:val="0"/>
                  <w:divBdr>
                    <w:top w:val="none" w:sz="0" w:space="0" w:color="auto"/>
                    <w:left w:val="none" w:sz="0" w:space="0" w:color="auto"/>
                    <w:bottom w:val="none" w:sz="0" w:space="0" w:color="auto"/>
                    <w:right w:val="none" w:sz="0" w:space="0" w:color="auto"/>
                  </w:divBdr>
                </w:div>
              </w:divsChild>
            </w:div>
            <w:div w:id="2064870821">
              <w:marLeft w:val="0"/>
              <w:marRight w:val="0"/>
              <w:marTop w:val="0"/>
              <w:marBottom w:val="0"/>
              <w:divBdr>
                <w:top w:val="none" w:sz="0" w:space="0" w:color="auto"/>
                <w:left w:val="none" w:sz="0" w:space="0" w:color="auto"/>
                <w:bottom w:val="none" w:sz="0" w:space="0" w:color="auto"/>
                <w:right w:val="none" w:sz="0" w:space="0" w:color="auto"/>
              </w:divBdr>
              <w:divsChild>
                <w:div w:id="150092692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3080027">
      <w:bodyDiv w:val="1"/>
      <w:marLeft w:val="0"/>
      <w:marRight w:val="0"/>
      <w:marTop w:val="0"/>
      <w:marBottom w:val="0"/>
      <w:divBdr>
        <w:top w:val="none" w:sz="0" w:space="0" w:color="auto"/>
        <w:left w:val="none" w:sz="0" w:space="0" w:color="auto"/>
        <w:bottom w:val="none" w:sz="0" w:space="0" w:color="auto"/>
        <w:right w:val="none" w:sz="0" w:space="0" w:color="auto"/>
      </w:divBdr>
    </w:div>
    <w:div w:id="1224365586">
      <w:bodyDiv w:val="1"/>
      <w:marLeft w:val="0"/>
      <w:marRight w:val="0"/>
      <w:marTop w:val="0"/>
      <w:marBottom w:val="0"/>
      <w:divBdr>
        <w:top w:val="none" w:sz="0" w:space="0" w:color="auto"/>
        <w:left w:val="none" w:sz="0" w:space="0" w:color="auto"/>
        <w:bottom w:val="none" w:sz="0" w:space="0" w:color="auto"/>
        <w:right w:val="none" w:sz="0" w:space="0" w:color="auto"/>
      </w:divBdr>
      <w:divsChild>
        <w:div w:id="1700398469">
          <w:marLeft w:val="0"/>
          <w:marRight w:val="0"/>
          <w:marTop w:val="0"/>
          <w:marBottom w:val="0"/>
          <w:divBdr>
            <w:top w:val="none" w:sz="0" w:space="0" w:color="auto"/>
            <w:left w:val="none" w:sz="0" w:space="0" w:color="auto"/>
            <w:bottom w:val="none" w:sz="0" w:space="0" w:color="auto"/>
            <w:right w:val="none" w:sz="0" w:space="0" w:color="auto"/>
          </w:divBdr>
          <w:divsChild>
            <w:div w:id="107134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5950">
      <w:bodyDiv w:val="1"/>
      <w:marLeft w:val="0"/>
      <w:marRight w:val="0"/>
      <w:marTop w:val="0"/>
      <w:marBottom w:val="0"/>
      <w:divBdr>
        <w:top w:val="none" w:sz="0" w:space="0" w:color="auto"/>
        <w:left w:val="none" w:sz="0" w:space="0" w:color="auto"/>
        <w:bottom w:val="none" w:sz="0" w:space="0" w:color="auto"/>
        <w:right w:val="none" w:sz="0" w:space="0" w:color="auto"/>
      </w:divBdr>
    </w:div>
    <w:div w:id="1252811865">
      <w:bodyDiv w:val="1"/>
      <w:marLeft w:val="0"/>
      <w:marRight w:val="0"/>
      <w:marTop w:val="0"/>
      <w:marBottom w:val="0"/>
      <w:divBdr>
        <w:top w:val="none" w:sz="0" w:space="0" w:color="auto"/>
        <w:left w:val="none" w:sz="0" w:space="0" w:color="auto"/>
        <w:bottom w:val="none" w:sz="0" w:space="0" w:color="auto"/>
        <w:right w:val="none" w:sz="0" w:space="0" w:color="auto"/>
      </w:divBdr>
    </w:div>
    <w:div w:id="1253316057">
      <w:bodyDiv w:val="1"/>
      <w:marLeft w:val="0"/>
      <w:marRight w:val="0"/>
      <w:marTop w:val="0"/>
      <w:marBottom w:val="0"/>
      <w:divBdr>
        <w:top w:val="none" w:sz="0" w:space="0" w:color="auto"/>
        <w:left w:val="none" w:sz="0" w:space="0" w:color="auto"/>
        <w:bottom w:val="none" w:sz="0" w:space="0" w:color="auto"/>
        <w:right w:val="none" w:sz="0" w:space="0" w:color="auto"/>
      </w:divBdr>
      <w:divsChild>
        <w:div w:id="1504785687">
          <w:marLeft w:val="0"/>
          <w:marRight w:val="0"/>
          <w:marTop w:val="0"/>
          <w:marBottom w:val="0"/>
          <w:divBdr>
            <w:top w:val="none" w:sz="0" w:space="0" w:color="auto"/>
            <w:left w:val="none" w:sz="0" w:space="0" w:color="auto"/>
            <w:bottom w:val="none" w:sz="0" w:space="0" w:color="auto"/>
            <w:right w:val="none" w:sz="0" w:space="0" w:color="auto"/>
          </w:divBdr>
          <w:divsChild>
            <w:div w:id="873733801">
              <w:marLeft w:val="0"/>
              <w:marRight w:val="0"/>
              <w:marTop w:val="0"/>
              <w:marBottom w:val="0"/>
              <w:divBdr>
                <w:top w:val="none" w:sz="0" w:space="0" w:color="auto"/>
                <w:left w:val="none" w:sz="0" w:space="0" w:color="auto"/>
                <w:bottom w:val="none" w:sz="0" w:space="0" w:color="auto"/>
                <w:right w:val="none" w:sz="0" w:space="0" w:color="auto"/>
              </w:divBdr>
              <w:divsChild>
                <w:div w:id="545681447">
                  <w:marLeft w:val="0"/>
                  <w:marRight w:val="0"/>
                  <w:marTop w:val="0"/>
                  <w:marBottom w:val="0"/>
                  <w:divBdr>
                    <w:top w:val="none" w:sz="0" w:space="0" w:color="auto"/>
                    <w:left w:val="none" w:sz="0" w:space="0" w:color="auto"/>
                    <w:bottom w:val="none" w:sz="0" w:space="0" w:color="auto"/>
                    <w:right w:val="none" w:sz="0" w:space="0" w:color="auto"/>
                  </w:divBdr>
                  <w:divsChild>
                    <w:div w:id="1766074795">
                      <w:marLeft w:val="0"/>
                      <w:marRight w:val="0"/>
                      <w:marTop w:val="0"/>
                      <w:marBottom w:val="0"/>
                      <w:divBdr>
                        <w:top w:val="none" w:sz="0" w:space="0" w:color="auto"/>
                        <w:left w:val="none" w:sz="0" w:space="0" w:color="auto"/>
                        <w:bottom w:val="none" w:sz="0" w:space="0" w:color="auto"/>
                        <w:right w:val="none" w:sz="0" w:space="0" w:color="auto"/>
                      </w:divBdr>
                      <w:divsChild>
                        <w:div w:id="156463735">
                          <w:marLeft w:val="0"/>
                          <w:marRight w:val="0"/>
                          <w:marTop w:val="0"/>
                          <w:marBottom w:val="0"/>
                          <w:divBdr>
                            <w:top w:val="none" w:sz="0" w:space="0" w:color="auto"/>
                            <w:left w:val="none" w:sz="0" w:space="0" w:color="auto"/>
                            <w:bottom w:val="none" w:sz="0" w:space="0" w:color="auto"/>
                            <w:right w:val="none" w:sz="0" w:space="0" w:color="auto"/>
                          </w:divBdr>
                          <w:divsChild>
                            <w:div w:id="124048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30384">
      <w:bodyDiv w:val="1"/>
      <w:marLeft w:val="0"/>
      <w:marRight w:val="0"/>
      <w:marTop w:val="0"/>
      <w:marBottom w:val="0"/>
      <w:divBdr>
        <w:top w:val="none" w:sz="0" w:space="0" w:color="auto"/>
        <w:left w:val="none" w:sz="0" w:space="0" w:color="auto"/>
        <w:bottom w:val="none" w:sz="0" w:space="0" w:color="auto"/>
        <w:right w:val="none" w:sz="0" w:space="0" w:color="auto"/>
      </w:divBdr>
    </w:div>
    <w:div w:id="1270510502">
      <w:bodyDiv w:val="1"/>
      <w:marLeft w:val="0"/>
      <w:marRight w:val="0"/>
      <w:marTop w:val="0"/>
      <w:marBottom w:val="0"/>
      <w:divBdr>
        <w:top w:val="none" w:sz="0" w:space="0" w:color="auto"/>
        <w:left w:val="none" w:sz="0" w:space="0" w:color="auto"/>
        <w:bottom w:val="none" w:sz="0" w:space="0" w:color="auto"/>
        <w:right w:val="none" w:sz="0" w:space="0" w:color="auto"/>
      </w:divBdr>
      <w:divsChild>
        <w:div w:id="500779502">
          <w:marLeft w:val="0"/>
          <w:marRight w:val="0"/>
          <w:marTop w:val="0"/>
          <w:marBottom w:val="0"/>
          <w:divBdr>
            <w:top w:val="none" w:sz="0" w:space="0" w:color="auto"/>
            <w:left w:val="none" w:sz="0" w:space="0" w:color="auto"/>
            <w:bottom w:val="none" w:sz="0" w:space="0" w:color="auto"/>
            <w:right w:val="none" w:sz="0" w:space="0" w:color="auto"/>
          </w:divBdr>
          <w:divsChild>
            <w:div w:id="150820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88683">
      <w:bodyDiv w:val="1"/>
      <w:marLeft w:val="0"/>
      <w:marRight w:val="0"/>
      <w:marTop w:val="0"/>
      <w:marBottom w:val="0"/>
      <w:divBdr>
        <w:top w:val="none" w:sz="0" w:space="0" w:color="auto"/>
        <w:left w:val="none" w:sz="0" w:space="0" w:color="auto"/>
        <w:bottom w:val="none" w:sz="0" w:space="0" w:color="auto"/>
        <w:right w:val="none" w:sz="0" w:space="0" w:color="auto"/>
      </w:divBdr>
    </w:div>
    <w:div w:id="1335761331">
      <w:bodyDiv w:val="1"/>
      <w:marLeft w:val="0"/>
      <w:marRight w:val="0"/>
      <w:marTop w:val="0"/>
      <w:marBottom w:val="0"/>
      <w:divBdr>
        <w:top w:val="none" w:sz="0" w:space="0" w:color="auto"/>
        <w:left w:val="none" w:sz="0" w:space="0" w:color="auto"/>
        <w:bottom w:val="none" w:sz="0" w:space="0" w:color="auto"/>
        <w:right w:val="none" w:sz="0" w:space="0" w:color="auto"/>
      </w:divBdr>
      <w:divsChild>
        <w:div w:id="501899796">
          <w:marLeft w:val="0"/>
          <w:marRight w:val="0"/>
          <w:marTop w:val="0"/>
          <w:marBottom w:val="0"/>
          <w:divBdr>
            <w:top w:val="none" w:sz="0" w:space="0" w:color="auto"/>
            <w:left w:val="none" w:sz="0" w:space="0" w:color="auto"/>
            <w:bottom w:val="none" w:sz="0" w:space="0" w:color="auto"/>
            <w:right w:val="none" w:sz="0" w:space="0" w:color="auto"/>
          </w:divBdr>
          <w:divsChild>
            <w:div w:id="1087076825">
              <w:marLeft w:val="0"/>
              <w:marRight w:val="0"/>
              <w:marTop w:val="0"/>
              <w:marBottom w:val="0"/>
              <w:divBdr>
                <w:top w:val="none" w:sz="0" w:space="0" w:color="auto"/>
                <w:left w:val="none" w:sz="0" w:space="0" w:color="auto"/>
                <w:bottom w:val="none" w:sz="0" w:space="0" w:color="auto"/>
                <w:right w:val="none" w:sz="0" w:space="0" w:color="auto"/>
              </w:divBdr>
              <w:divsChild>
                <w:div w:id="4485526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3071369">
      <w:bodyDiv w:val="1"/>
      <w:marLeft w:val="0"/>
      <w:marRight w:val="0"/>
      <w:marTop w:val="0"/>
      <w:marBottom w:val="0"/>
      <w:divBdr>
        <w:top w:val="none" w:sz="0" w:space="0" w:color="auto"/>
        <w:left w:val="none" w:sz="0" w:space="0" w:color="auto"/>
        <w:bottom w:val="none" w:sz="0" w:space="0" w:color="auto"/>
        <w:right w:val="none" w:sz="0" w:space="0" w:color="auto"/>
      </w:divBdr>
      <w:divsChild>
        <w:div w:id="1142387849">
          <w:marLeft w:val="0"/>
          <w:marRight w:val="0"/>
          <w:marTop w:val="0"/>
          <w:marBottom w:val="0"/>
          <w:divBdr>
            <w:top w:val="none" w:sz="0" w:space="0" w:color="auto"/>
            <w:left w:val="none" w:sz="0" w:space="0" w:color="auto"/>
            <w:bottom w:val="none" w:sz="0" w:space="0" w:color="auto"/>
            <w:right w:val="none" w:sz="0" w:space="0" w:color="auto"/>
          </w:divBdr>
          <w:divsChild>
            <w:div w:id="1778868776">
              <w:marLeft w:val="0"/>
              <w:marRight w:val="0"/>
              <w:marTop w:val="0"/>
              <w:marBottom w:val="0"/>
              <w:divBdr>
                <w:top w:val="none" w:sz="0" w:space="0" w:color="auto"/>
                <w:left w:val="none" w:sz="0" w:space="0" w:color="auto"/>
                <w:bottom w:val="none" w:sz="0" w:space="0" w:color="auto"/>
                <w:right w:val="none" w:sz="0" w:space="0" w:color="auto"/>
              </w:divBdr>
              <w:divsChild>
                <w:div w:id="195436167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357391882">
      <w:bodyDiv w:val="1"/>
      <w:marLeft w:val="0"/>
      <w:marRight w:val="0"/>
      <w:marTop w:val="0"/>
      <w:marBottom w:val="0"/>
      <w:divBdr>
        <w:top w:val="none" w:sz="0" w:space="0" w:color="auto"/>
        <w:left w:val="none" w:sz="0" w:space="0" w:color="auto"/>
        <w:bottom w:val="none" w:sz="0" w:space="0" w:color="auto"/>
        <w:right w:val="none" w:sz="0" w:space="0" w:color="auto"/>
      </w:divBdr>
    </w:div>
    <w:div w:id="1376008214">
      <w:bodyDiv w:val="1"/>
      <w:marLeft w:val="0"/>
      <w:marRight w:val="0"/>
      <w:marTop w:val="0"/>
      <w:marBottom w:val="0"/>
      <w:divBdr>
        <w:top w:val="none" w:sz="0" w:space="0" w:color="auto"/>
        <w:left w:val="none" w:sz="0" w:space="0" w:color="auto"/>
        <w:bottom w:val="none" w:sz="0" w:space="0" w:color="auto"/>
        <w:right w:val="none" w:sz="0" w:space="0" w:color="auto"/>
      </w:divBdr>
    </w:div>
    <w:div w:id="1393385575">
      <w:bodyDiv w:val="1"/>
      <w:marLeft w:val="0"/>
      <w:marRight w:val="0"/>
      <w:marTop w:val="0"/>
      <w:marBottom w:val="0"/>
      <w:divBdr>
        <w:top w:val="none" w:sz="0" w:space="0" w:color="auto"/>
        <w:left w:val="none" w:sz="0" w:space="0" w:color="auto"/>
        <w:bottom w:val="none" w:sz="0" w:space="0" w:color="auto"/>
        <w:right w:val="none" w:sz="0" w:space="0" w:color="auto"/>
      </w:divBdr>
    </w:div>
    <w:div w:id="1399861598">
      <w:bodyDiv w:val="1"/>
      <w:marLeft w:val="0"/>
      <w:marRight w:val="0"/>
      <w:marTop w:val="0"/>
      <w:marBottom w:val="0"/>
      <w:divBdr>
        <w:top w:val="none" w:sz="0" w:space="0" w:color="auto"/>
        <w:left w:val="none" w:sz="0" w:space="0" w:color="auto"/>
        <w:bottom w:val="none" w:sz="0" w:space="0" w:color="auto"/>
        <w:right w:val="none" w:sz="0" w:space="0" w:color="auto"/>
      </w:divBdr>
    </w:div>
    <w:div w:id="1425422458">
      <w:bodyDiv w:val="1"/>
      <w:marLeft w:val="0"/>
      <w:marRight w:val="0"/>
      <w:marTop w:val="0"/>
      <w:marBottom w:val="0"/>
      <w:divBdr>
        <w:top w:val="none" w:sz="0" w:space="0" w:color="auto"/>
        <w:left w:val="none" w:sz="0" w:space="0" w:color="auto"/>
        <w:bottom w:val="none" w:sz="0" w:space="0" w:color="auto"/>
        <w:right w:val="none" w:sz="0" w:space="0" w:color="auto"/>
      </w:divBdr>
      <w:divsChild>
        <w:div w:id="49545308">
          <w:marLeft w:val="0"/>
          <w:marRight w:val="0"/>
          <w:marTop w:val="0"/>
          <w:marBottom w:val="0"/>
          <w:divBdr>
            <w:top w:val="none" w:sz="0" w:space="0" w:color="auto"/>
            <w:left w:val="none" w:sz="0" w:space="0" w:color="auto"/>
            <w:bottom w:val="none" w:sz="0" w:space="0" w:color="auto"/>
            <w:right w:val="none" w:sz="0" w:space="0" w:color="auto"/>
          </w:divBdr>
          <w:divsChild>
            <w:div w:id="180762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15239">
      <w:bodyDiv w:val="1"/>
      <w:marLeft w:val="0"/>
      <w:marRight w:val="0"/>
      <w:marTop w:val="0"/>
      <w:marBottom w:val="0"/>
      <w:divBdr>
        <w:top w:val="none" w:sz="0" w:space="0" w:color="auto"/>
        <w:left w:val="none" w:sz="0" w:space="0" w:color="auto"/>
        <w:bottom w:val="none" w:sz="0" w:space="0" w:color="auto"/>
        <w:right w:val="none" w:sz="0" w:space="0" w:color="auto"/>
      </w:divBdr>
      <w:divsChild>
        <w:div w:id="522132961">
          <w:marLeft w:val="0"/>
          <w:marRight w:val="0"/>
          <w:marTop w:val="0"/>
          <w:marBottom w:val="0"/>
          <w:divBdr>
            <w:top w:val="none" w:sz="0" w:space="0" w:color="auto"/>
            <w:left w:val="none" w:sz="0" w:space="0" w:color="auto"/>
            <w:bottom w:val="none" w:sz="0" w:space="0" w:color="auto"/>
            <w:right w:val="none" w:sz="0" w:space="0" w:color="auto"/>
          </w:divBdr>
          <w:divsChild>
            <w:div w:id="340590895">
              <w:marLeft w:val="0"/>
              <w:marRight w:val="0"/>
              <w:marTop w:val="0"/>
              <w:marBottom w:val="0"/>
              <w:divBdr>
                <w:top w:val="none" w:sz="0" w:space="0" w:color="auto"/>
                <w:left w:val="none" w:sz="0" w:space="0" w:color="auto"/>
                <w:bottom w:val="none" w:sz="0" w:space="0" w:color="auto"/>
                <w:right w:val="none" w:sz="0" w:space="0" w:color="auto"/>
              </w:divBdr>
              <w:divsChild>
                <w:div w:id="544297300">
                  <w:marLeft w:val="360"/>
                  <w:marRight w:val="96"/>
                  <w:marTop w:val="0"/>
                  <w:marBottom w:val="0"/>
                  <w:divBdr>
                    <w:top w:val="none" w:sz="0" w:space="0" w:color="auto"/>
                    <w:left w:val="none" w:sz="0" w:space="0" w:color="auto"/>
                    <w:bottom w:val="none" w:sz="0" w:space="0" w:color="auto"/>
                    <w:right w:val="none" w:sz="0" w:space="0" w:color="auto"/>
                  </w:divBdr>
                </w:div>
              </w:divsChild>
            </w:div>
            <w:div w:id="459343278">
              <w:marLeft w:val="0"/>
              <w:marRight w:val="0"/>
              <w:marTop w:val="0"/>
              <w:marBottom w:val="0"/>
              <w:divBdr>
                <w:top w:val="none" w:sz="0" w:space="0" w:color="auto"/>
                <w:left w:val="none" w:sz="0" w:space="0" w:color="auto"/>
                <w:bottom w:val="none" w:sz="0" w:space="0" w:color="auto"/>
                <w:right w:val="none" w:sz="0" w:space="0" w:color="auto"/>
              </w:divBdr>
              <w:divsChild>
                <w:div w:id="1599144554">
                  <w:marLeft w:val="360"/>
                  <w:marRight w:val="96"/>
                  <w:marTop w:val="0"/>
                  <w:marBottom w:val="0"/>
                  <w:divBdr>
                    <w:top w:val="none" w:sz="0" w:space="0" w:color="auto"/>
                    <w:left w:val="none" w:sz="0" w:space="0" w:color="auto"/>
                    <w:bottom w:val="none" w:sz="0" w:space="0" w:color="auto"/>
                    <w:right w:val="none" w:sz="0" w:space="0" w:color="auto"/>
                  </w:divBdr>
                </w:div>
              </w:divsChild>
            </w:div>
            <w:div w:id="479924378">
              <w:marLeft w:val="0"/>
              <w:marRight w:val="0"/>
              <w:marTop w:val="0"/>
              <w:marBottom w:val="0"/>
              <w:divBdr>
                <w:top w:val="none" w:sz="0" w:space="0" w:color="auto"/>
                <w:left w:val="none" w:sz="0" w:space="0" w:color="auto"/>
                <w:bottom w:val="none" w:sz="0" w:space="0" w:color="auto"/>
                <w:right w:val="none" w:sz="0" w:space="0" w:color="auto"/>
              </w:divBdr>
              <w:divsChild>
                <w:div w:id="1565986547">
                  <w:marLeft w:val="360"/>
                  <w:marRight w:val="96"/>
                  <w:marTop w:val="0"/>
                  <w:marBottom w:val="0"/>
                  <w:divBdr>
                    <w:top w:val="none" w:sz="0" w:space="0" w:color="auto"/>
                    <w:left w:val="none" w:sz="0" w:space="0" w:color="auto"/>
                    <w:bottom w:val="none" w:sz="0" w:space="0" w:color="auto"/>
                    <w:right w:val="none" w:sz="0" w:space="0" w:color="auto"/>
                  </w:divBdr>
                </w:div>
              </w:divsChild>
            </w:div>
            <w:div w:id="599802809">
              <w:marLeft w:val="0"/>
              <w:marRight w:val="0"/>
              <w:marTop w:val="0"/>
              <w:marBottom w:val="0"/>
              <w:divBdr>
                <w:top w:val="none" w:sz="0" w:space="0" w:color="auto"/>
                <w:left w:val="none" w:sz="0" w:space="0" w:color="auto"/>
                <w:bottom w:val="none" w:sz="0" w:space="0" w:color="auto"/>
                <w:right w:val="none" w:sz="0" w:space="0" w:color="auto"/>
              </w:divBdr>
              <w:divsChild>
                <w:div w:id="1786994599">
                  <w:marLeft w:val="360"/>
                  <w:marRight w:val="96"/>
                  <w:marTop w:val="0"/>
                  <w:marBottom w:val="0"/>
                  <w:divBdr>
                    <w:top w:val="none" w:sz="0" w:space="0" w:color="auto"/>
                    <w:left w:val="none" w:sz="0" w:space="0" w:color="auto"/>
                    <w:bottom w:val="none" w:sz="0" w:space="0" w:color="auto"/>
                    <w:right w:val="none" w:sz="0" w:space="0" w:color="auto"/>
                  </w:divBdr>
                </w:div>
              </w:divsChild>
            </w:div>
            <w:div w:id="1288967429">
              <w:marLeft w:val="0"/>
              <w:marRight w:val="0"/>
              <w:marTop w:val="0"/>
              <w:marBottom w:val="0"/>
              <w:divBdr>
                <w:top w:val="none" w:sz="0" w:space="0" w:color="auto"/>
                <w:left w:val="none" w:sz="0" w:space="0" w:color="auto"/>
                <w:bottom w:val="none" w:sz="0" w:space="0" w:color="auto"/>
                <w:right w:val="none" w:sz="0" w:space="0" w:color="auto"/>
              </w:divBdr>
              <w:divsChild>
                <w:div w:id="190637851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55556286">
      <w:bodyDiv w:val="1"/>
      <w:marLeft w:val="0"/>
      <w:marRight w:val="0"/>
      <w:marTop w:val="0"/>
      <w:marBottom w:val="0"/>
      <w:divBdr>
        <w:top w:val="none" w:sz="0" w:space="0" w:color="auto"/>
        <w:left w:val="none" w:sz="0" w:space="0" w:color="auto"/>
        <w:bottom w:val="none" w:sz="0" w:space="0" w:color="auto"/>
        <w:right w:val="none" w:sz="0" w:space="0" w:color="auto"/>
      </w:divBdr>
    </w:div>
    <w:div w:id="1461727260">
      <w:bodyDiv w:val="1"/>
      <w:marLeft w:val="0"/>
      <w:marRight w:val="0"/>
      <w:marTop w:val="0"/>
      <w:marBottom w:val="0"/>
      <w:divBdr>
        <w:top w:val="none" w:sz="0" w:space="0" w:color="auto"/>
        <w:left w:val="none" w:sz="0" w:space="0" w:color="auto"/>
        <w:bottom w:val="none" w:sz="0" w:space="0" w:color="auto"/>
        <w:right w:val="none" w:sz="0" w:space="0" w:color="auto"/>
      </w:divBdr>
    </w:div>
    <w:div w:id="1490364171">
      <w:bodyDiv w:val="1"/>
      <w:marLeft w:val="0"/>
      <w:marRight w:val="0"/>
      <w:marTop w:val="0"/>
      <w:marBottom w:val="0"/>
      <w:divBdr>
        <w:top w:val="none" w:sz="0" w:space="0" w:color="auto"/>
        <w:left w:val="none" w:sz="0" w:space="0" w:color="auto"/>
        <w:bottom w:val="none" w:sz="0" w:space="0" w:color="auto"/>
        <w:right w:val="none" w:sz="0" w:space="0" w:color="auto"/>
      </w:divBdr>
      <w:divsChild>
        <w:div w:id="486479065">
          <w:marLeft w:val="0"/>
          <w:marRight w:val="0"/>
          <w:marTop w:val="0"/>
          <w:marBottom w:val="0"/>
          <w:divBdr>
            <w:top w:val="none" w:sz="0" w:space="0" w:color="auto"/>
            <w:left w:val="none" w:sz="0" w:space="0" w:color="auto"/>
            <w:bottom w:val="none" w:sz="0" w:space="0" w:color="auto"/>
            <w:right w:val="none" w:sz="0" w:space="0" w:color="auto"/>
          </w:divBdr>
          <w:divsChild>
            <w:div w:id="453526889">
              <w:marLeft w:val="0"/>
              <w:marRight w:val="0"/>
              <w:marTop w:val="0"/>
              <w:marBottom w:val="0"/>
              <w:divBdr>
                <w:top w:val="none" w:sz="0" w:space="0" w:color="auto"/>
                <w:left w:val="none" w:sz="0" w:space="0" w:color="auto"/>
                <w:bottom w:val="none" w:sz="0" w:space="0" w:color="auto"/>
                <w:right w:val="none" w:sz="0" w:space="0" w:color="auto"/>
              </w:divBdr>
              <w:divsChild>
                <w:div w:id="644162807">
                  <w:marLeft w:val="360"/>
                  <w:marRight w:val="96"/>
                  <w:marTop w:val="0"/>
                  <w:marBottom w:val="0"/>
                  <w:divBdr>
                    <w:top w:val="none" w:sz="0" w:space="0" w:color="auto"/>
                    <w:left w:val="none" w:sz="0" w:space="0" w:color="auto"/>
                    <w:bottom w:val="none" w:sz="0" w:space="0" w:color="auto"/>
                    <w:right w:val="none" w:sz="0" w:space="0" w:color="auto"/>
                  </w:divBdr>
                </w:div>
              </w:divsChild>
            </w:div>
            <w:div w:id="889534430">
              <w:marLeft w:val="0"/>
              <w:marRight w:val="0"/>
              <w:marTop w:val="0"/>
              <w:marBottom w:val="0"/>
              <w:divBdr>
                <w:top w:val="none" w:sz="0" w:space="0" w:color="auto"/>
                <w:left w:val="none" w:sz="0" w:space="0" w:color="auto"/>
                <w:bottom w:val="none" w:sz="0" w:space="0" w:color="auto"/>
                <w:right w:val="none" w:sz="0" w:space="0" w:color="auto"/>
              </w:divBdr>
              <w:divsChild>
                <w:div w:id="1452556334">
                  <w:marLeft w:val="360"/>
                  <w:marRight w:val="96"/>
                  <w:marTop w:val="0"/>
                  <w:marBottom w:val="0"/>
                  <w:divBdr>
                    <w:top w:val="none" w:sz="0" w:space="0" w:color="auto"/>
                    <w:left w:val="none" w:sz="0" w:space="0" w:color="auto"/>
                    <w:bottom w:val="none" w:sz="0" w:space="0" w:color="auto"/>
                    <w:right w:val="none" w:sz="0" w:space="0" w:color="auto"/>
                  </w:divBdr>
                </w:div>
              </w:divsChild>
            </w:div>
            <w:div w:id="1384669118">
              <w:marLeft w:val="0"/>
              <w:marRight w:val="0"/>
              <w:marTop w:val="0"/>
              <w:marBottom w:val="0"/>
              <w:divBdr>
                <w:top w:val="none" w:sz="0" w:space="0" w:color="auto"/>
                <w:left w:val="none" w:sz="0" w:space="0" w:color="auto"/>
                <w:bottom w:val="none" w:sz="0" w:space="0" w:color="auto"/>
                <w:right w:val="none" w:sz="0" w:space="0" w:color="auto"/>
              </w:divBdr>
              <w:divsChild>
                <w:div w:id="1665276612">
                  <w:marLeft w:val="360"/>
                  <w:marRight w:val="96"/>
                  <w:marTop w:val="0"/>
                  <w:marBottom w:val="0"/>
                  <w:divBdr>
                    <w:top w:val="none" w:sz="0" w:space="0" w:color="auto"/>
                    <w:left w:val="none" w:sz="0" w:space="0" w:color="auto"/>
                    <w:bottom w:val="none" w:sz="0" w:space="0" w:color="auto"/>
                    <w:right w:val="none" w:sz="0" w:space="0" w:color="auto"/>
                  </w:divBdr>
                </w:div>
              </w:divsChild>
            </w:div>
            <w:div w:id="1520779164">
              <w:marLeft w:val="0"/>
              <w:marRight w:val="0"/>
              <w:marTop w:val="0"/>
              <w:marBottom w:val="0"/>
              <w:divBdr>
                <w:top w:val="none" w:sz="0" w:space="0" w:color="auto"/>
                <w:left w:val="none" w:sz="0" w:space="0" w:color="auto"/>
                <w:bottom w:val="none" w:sz="0" w:space="0" w:color="auto"/>
                <w:right w:val="none" w:sz="0" w:space="0" w:color="auto"/>
              </w:divBdr>
              <w:divsChild>
                <w:div w:id="1418794575">
                  <w:marLeft w:val="360"/>
                  <w:marRight w:val="96"/>
                  <w:marTop w:val="0"/>
                  <w:marBottom w:val="0"/>
                  <w:divBdr>
                    <w:top w:val="none" w:sz="0" w:space="0" w:color="auto"/>
                    <w:left w:val="none" w:sz="0" w:space="0" w:color="auto"/>
                    <w:bottom w:val="none" w:sz="0" w:space="0" w:color="auto"/>
                    <w:right w:val="none" w:sz="0" w:space="0" w:color="auto"/>
                  </w:divBdr>
                </w:div>
              </w:divsChild>
            </w:div>
            <w:div w:id="1699701879">
              <w:marLeft w:val="0"/>
              <w:marRight w:val="0"/>
              <w:marTop w:val="0"/>
              <w:marBottom w:val="0"/>
              <w:divBdr>
                <w:top w:val="none" w:sz="0" w:space="0" w:color="auto"/>
                <w:left w:val="none" w:sz="0" w:space="0" w:color="auto"/>
                <w:bottom w:val="none" w:sz="0" w:space="0" w:color="auto"/>
                <w:right w:val="none" w:sz="0" w:space="0" w:color="auto"/>
              </w:divBdr>
              <w:divsChild>
                <w:div w:id="180881224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91825413">
      <w:bodyDiv w:val="1"/>
      <w:marLeft w:val="0"/>
      <w:marRight w:val="0"/>
      <w:marTop w:val="0"/>
      <w:marBottom w:val="0"/>
      <w:divBdr>
        <w:top w:val="none" w:sz="0" w:space="0" w:color="auto"/>
        <w:left w:val="none" w:sz="0" w:space="0" w:color="auto"/>
        <w:bottom w:val="none" w:sz="0" w:space="0" w:color="auto"/>
        <w:right w:val="none" w:sz="0" w:space="0" w:color="auto"/>
      </w:divBdr>
      <w:divsChild>
        <w:div w:id="682053486">
          <w:marLeft w:val="0"/>
          <w:marRight w:val="0"/>
          <w:marTop w:val="0"/>
          <w:marBottom w:val="0"/>
          <w:divBdr>
            <w:top w:val="none" w:sz="0" w:space="0" w:color="auto"/>
            <w:left w:val="none" w:sz="0" w:space="0" w:color="auto"/>
            <w:bottom w:val="none" w:sz="0" w:space="0" w:color="auto"/>
            <w:right w:val="none" w:sz="0" w:space="0" w:color="auto"/>
          </w:divBdr>
          <w:divsChild>
            <w:div w:id="293145852">
              <w:marLeft w:val="0"/>
              <w:marRight w:val="0"/>
              <w:marTop w:val="0"/>
              <w:marBottom w:val="0"/>
              <w:divBdr>
                <w:top w:val="none" w:sz="0" w:space="0" w:color="auto"/>
                <w:left w:val="none" w:sz="0" w:space="0" w:color="auto"/>
                <w:bottom w:val="none" w:sz="0" w:space="0" w:color="auto"/>
                <w:right w:val="none" w:sz="0" w:space="0" w:color="auto"/>
              </w:divBdr>
              <w:divsChild>
                <w:div w:id="11492656">
                  <w:marLeft w:val="360"/>
                  <w:marRight w:val="96"/>
                  <w:marTop w:val="0"/>
                  <w:marBottom w:val="0"/>
                  <w:divBdr>
                    <w:top w:val="none" w:sz="0" w:space="0" w:color="auto"/>
                    <w:left w:val="none" w:sz="0" w:space="0" w:color="auto"/>
                    <w:bottom w:val="none" w:sz="0" w:space="0" w:color="auto"/>
                    <w:right w:val="none" w:sz="0" w:space="0" w:color="auto"/>
                  </w:divBdr>
                </w:div>
              </w:divsChild>
            </w:div>
            <w:div w:id="424883174">
              <w:marLeft w:val="0"/>
              <w:marRight w:val="0"/>
              <w:marTop w:val="0"/>
              <w:marBottom w:val="0"/>
              <w:divBdr>
                <w:top w:val="none" w:sz="0" w:space="0" w:color="auto"/>
                <w:left w:val="none" w:sz="0" w:space="0" w:color="auto"/>
                <w:bottom w:val="none" w:sz="0" w:space="0" w:color="auto"/>
                <w:right w:val="none" w:sz="0" w:space="0" w:color="auto"/>
              </w:divBdr>
              <w:divsChild>
                <w:div w:id="977418618">
                  <w:marLeft w:val="360"/>
                  <w:marRight w:val="96"/>
                  <w:marTop w:val="0"/>
                  <w:marBottom w:val="0"/>
                  <w:divBdr>
                    <w:top w:val="none" w:sz="0" w:space="0" w:color="auto"/>
                    <w:left w:val="none" w:sz="0" w:space="0" w:color="auto"/>
                    <w:bottom w:val="none" w:sz="0" w:space="0" w:color="auto"/>
                    <w:right w:val="none" w:sz="0" w:space="0" w:color="auto"/>
                  </w:divBdr>
                </w:div>
              </w:divsChild>
            </w:div>
            <w:div w:id="1125344552">
              <w:marLeft w:val="0"/>
              <w:marRight w:val="0"/>
              <w:marTop w:val="0"/>
              <w:marBottom w:val="0"/>
              <w:divBdr>
                <w:top w:val="none" w:sz="0" w:space="0" w:color="auto"/>
                <w:left w:val="none" w:sz="0" w:space="0" w:color="auto"/>
                <w:bottom w:val="none" w:sz="0" w:space="0" w:color="auto"/>
                <w:right w:val="none" w:sz="0" w:space="0" w:color="auto"/>
              </w:divBdr>
              <w:divsChild>
                <w:div w:id="644434274">
                  <w:marLeft w:val="360"/>
                  <w:marRight w:val="96"/>
                  <w:marTop w:val="0"/>
                  <w:marBottom w:val="0"/>
                  <w:divBdr>
                    <w:top w:val="none" w:sz="0" w:space="0" w:color="auto"/>
                    <w:left w:val="none" w:sz="0" w:space="0" w:color="auto"/>
                    <w:bottom w:val="none" w:sz="0" w:space="0" w:color="auto"/>
                    <w:right w:val="none" w:sz="0" w:space="0" w:color="auto"/>
                  </w:divBdr>
                </w:div>
              </w:divsChild>
            </w:div>
            <w:div w:id="1260336919">
              <w:marLeft w:val="0"/>
              <w:marRight w:val="0"/>
              <w:marTop w:val="0"/>
              <w:marBottom w:val="0"/>
              <w:divBdr>
                <w:top w:val="none" w:sz="0" w:space="0" w:color="auto"/>
                <w:left w:val="none" w:sz="0" w:space="0" w:color="auto"/>
                <w:bottom w:val="none" w:sz="0" w:space="0" w:color="auto"/>
                <w:right w:val="none" w:sz="0" w:space="0" w:color="auto"/>
              </w:divBdr>
              <w:divsChild>
                <w:div w:id="603878820">
                  <w:marLeft w:val="360"/>
                  <w:marRight w:val="96"/>
                  <w:marTop w:val="0"/>
                  <w:marBottom w:val="0"/>
                  <w:divBdr>
                    <w:top w:val="none" w:sz="0" w:space="0" w:color="auto"/>
                    <w:left w:val="none" w:sz="0" w:space="0" w:color="auto"/>
                    <w:bottom w:val="none" w:sz="0" w:space="0" w:color="auto"/>
                    <w:right w:val="none" w:sz="0" w:space="0" w:color="auto"/>
                  </w:divBdr>
                </w:div>
              </w:divsChild>
            </w:div>
            <w:div w:id="1743334057">
              <w:marLeft w:val="0"/>
              <w:marRight w:val="0"/>
              <w:marTop w:val="0"/>
              <w:marBottom w:val="0"/>
              <w:divBdr>
                <w:top w:val="none" w:sz="0" w:space="0" w:color="auto"/>
                <w:left w:val="none" w:sz="0" w:space="0" w:color="auto"/>
                <w:bottom w:val="none" w:sz="0" w:space="0" w:color="auto"/>
                <w:right w:val="none" w:sz="0" w:space="0" w:color="auto"/>
              </w:divBdr>
              <w:divsChild>
                <w:div w:id="15015015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56811789">
      <w:bodyDiv w:val="1"/>
      <w:marLeft w:val="0"/>
      <w:marRight w:val="0"/>
      <w:marTop w:val="0"/>
      <w:marBottom w:val="0"/>
      <w:divBdr>
        <w:top w:val="none" w:sz="0" w:space="0" w:color="auto"/>
        <w:left w:val="none" w:sz="0" w:space="0" w:color="auto"/>
        <w:bottom w:val="none" w:sz="0" w:space="0" w:color="auto"/>
        <w:right w:val="none" w:sz="0" w:space="0" w:color="auto"/>
      </w:divBdr>
      <w:divsChild>
        <w:div w:id="87624494">
          <w:marLeft w:val="0"/>
          <w:marRight w:val="0"/>
          <w:marTop w:val="0"/>
          <w:marBottom w:val="0"/>
          <w:divBdr>
            <w:top w:val="none" w:sz="0" w:space="0" w:color="auto"/>
            <w:left w:val="none" w:sz="0" w:space="0" w:color="auto"/>
            <w:bottom w:val="none" w:sz="0" w:space="0" w:color="auto"/>
            <w:right w:val="none" w:sz="0" w:space="0" w:color="auto"/>
          </w:divBdr>
          <w:divsChild>
            <w:div w:id="704722089">
              <w:marLeft w:val="0"/>
              <w:marRight w:val="0"/>
              <w:marTop w:val="0"/>
              <w:marBottom w:val="0"/>
              <w:divBdr>
                <w:top w:val="none" w:sz="0" w:space="0" w:color="auto"/>
                <w:left w:val="none" w:sz="0" w:space="0" w:color="auto"/>
                <w:bottom w:val="none" w:sz="0" w:space="0" w:color="auto"/>
                <w:right w:val="none" w:sz="0" w:space="0" w:color="auto"/>
              </w:divBdr>
              <w:divsChild>
                <w:div w:id="196897927">
                  <w:marLeft w:val="360"/>
                  <w:marRight w:val="96"/>
                  <w:marTop w:val="0"/>
                  <w:marBottom w:val="0"/>
                  <w:divBdr>
                    <w:top w:val="none" w:sz="0" w:space="0" w:color="auto"/>
                    <w:left w:val="none" w:sz="0" w:space="0" w:color="auto"/>
                    <w:bottom w:val="none" w:sz="0" w:space="0" w:color="auto"/>
                    <w:right w:val="none" w:sz="0" w:space="0" w:color="auto"/>
                  </w:divBdr>
                </w:div>
              </w:divsChild>
            </w:div>
            <w:div w:id="1564563629">
              <w:marLeft w:val="0"/>
              <w:marRight w:val="0"/>
              <w:marTop w:val="0"/>
              <w:marBottom w:val="0"/>
              <w:divBdr>
                <w:top w:val="none" w:sz="0" w:space="0" w:color="auto"/>
                <w:left w:val="none" w:sz="0" w:space="0" w:color="auto"/>
                <w:bottom w:val="none" w:sz="0" w:space="0" w:color="auto"/>
                <w:right w:val="none" w:sz="0" w:space="0" w:color="auto"/>
              </w:divBdr>
              <w:divsChild>
                <w:div w:id="1595632109">
                  <w:marLeft w:val="360"/>
                  <w:marRight w:val="96"/>
                  <w:marTop w:val="0"/>
                  <w:marBottom w:val="0"/>
                  <w:divBdr>
                    <w:top w:val="none" w:sz="0" w:space="0" w:color="auto"/>
                    <w:left w:val="none" w:sz="0" w:space="0" w:color="auto"/>
                    <w:bottom w:val="none" w:sz="0" w:space="0" w:color="auto"/>
                    <w:right w:val="none" w:sz="0" w:space="0" w:color="auto"/>
                  </w:divBdr>
                </w:div>
              </w:divsChild>
            </w:div>
            <w:div w:id="1815560509">
              <w:marLeft w:val="0"/>
              <w:marRight w:val="0"/>
              <w:marTop w:val="0"/>
              <w:marBottom w:val="0"/>
              <w:divBdr>
                <w:top w:val="none" w:sz="0" w:space="0" w:color="auto"/>
                <w:left w:val="none" w:sz="0" w:space="0" w:color="auto"/>
                <w:bottom w:val="none" w:sz="0" w:space="0" w:color="auto"/>
                <w:right w:val="none" w:sz="0" w:space="0" w:color="auto"/>
              </w:divBdr>
              <w:divsChild>
                <w:div w:id="337461492">
                  <w:marLeft w:val="360"/>
                  <w:marRight w:val="96"/>
                  <w:marTop w:val="0"/>
                  <w:marBottom w:val="0"/>
                  <w:divBdr>
                    <w:top w:val="none" w:sz="0" w:space="0" w:color="auto"/>
                    <w:left w:val="none" w:sz="0" w:space="0" w:color="auto"/>
                    <w:bottom w:val="none" w:sz="0" w:space="0" w:color="auto"/>
                    <w:right w:val="none" w:sz="0" w:space="0" w:color="auto"/>
                  </w:divBdr>
                </w:div>
              </w:divsChild>
            </w:div>
            <w:div w:id="1852645305">
              <w:marLeft w:val="0"/>
              <w:marRight w:val="0"/>
              <w:marTop w:val="0"/>
              <w:marBottom w:val="0"/>
              <w:divBdr>
                <w:top w:val="none" w:sz="0" w:space="0" w:color="auto"/>
                <w:left w:val="none" w:sz="0" w:space="0" w:color="auto"/>
                <w:bottom w:val="none" w:sz="0" w:space="0" w:color="auto"/>
                <w:right w:val="none" w:sz="0" w:space="0" w:color="auto"/>
              </w:divBdr>
              <w:divsChild>
                <w:div w:id="2011177519">
                  <w:marLeft w:val="360"/>
                  <w:marRight w:val="96"/>
                  <w:marTop w:val="0"/>
                  <w:marBottom w:val="0"/>
                  <w:divBdr>
                    <w:top w:val="none" w:sz="0" w:space="0" w:color="auto"/>
                    <w:left w:val="none" w:sz="0" w:space="0" w:color="auto"/>
                    <w:bottom w:val="none" w:sz="0" w:space="0" w:color="auto"/>
                    <w:right w:val="none" w:sz="0" w:space="0" w:color="auto"/>
                  </w:divBdr>
                </w:div>
              </w:divsChild>
            </w:div>
            <w:div w:id="1887839368">
              <w:marLeft w:val="0"/>
              <w:marRight w:val="0"/>
              <w:marTop w:val="0"/>
              <w:marBottom w:val="0"/>
              <w:divBdr>
                <w:top w:val="none" w:sz="0" w:space="0" w:color="auto"/>
                <w:left w:val="none" w:sz="0" w:space="0" w:color="auto"/>
                <w:bottom w:val="none" w:sz="0" w:space="0" w:color="auto"/>
                <w:right w:val="none" w:sz="0" w:space="0" w:color="auto"/>
              </w:divBdr>
              <w:divsChild>
                <w:div w:id="184662488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76471466">
      <w:bodyDiv w:val="1"/>
      <w:marLeft w:val="0"/>
      <w:marRight w:val="0"/>
      <w:marTop w:val="0"/>
      <w:marBottom w:val="0"/>
      <w:divBdr>
        <w:top w:val="none" w:sz="0" w:space="0" w:color="auto"/>
        <w:left w:val="none" w:sz="0" w:space="0" w:color="auto"/>
        <w:bottom w:val="none" w:sz="0" w:space="0" w:color="auto"/>
        <w:right w:val="none" w:sz="0" w:space="0" w:color="auto"/>
      </w:divBdr>
    </w:div>
    <w:div w:id="1589461148">
      <w:bodyDiv w:val="1"/>
      <w:marLeft w:val="0"/>
      <w:marRight w:val="0"/>
      <w:marTop w:val="0"/>
      <w:marBottom w:val="0"/>
      <w:divBdr>
        <w:top w:val="none" w:sz="0" w:space="0" w:color="auto"/>
        <w:left w:val="none" w:sz="0" w:space="0" w:color="auto"/>
        <w:bottom w:val="none" w:sz="0" w:space="0" w:color="auto"/>
        <w:right w:val="none" w:sz="0" w:space="0" w:color="auto"/>
      </w:divBdr>
    </w:div>
    <w:div w:id="1607273477">
      <w:bodyDiv w:val="1"/>
      <w:marLeft w:val="0"/>
      <w:marRight w:val="0"/>
      <w:marTop w:val="0"/>
      <w:marBottom w:val="0"/>
      <w:divBdr>
        <w:top w:val="none" w:sz="0" w:space="0" w:color="auto"/>
        <w:left w:val="none" w:sz="0" w:space="0" w:color="auto"/>
        <w:bottom w:val="none" w:sz="0" w:space="0" w:color="auto"/>
        <w:right w:val="none" w:sz="0" w:space="0" w:color="auto"/>
      </w:divBdr>
    </w:div>
    <w:div w:id="1611083135">
      <w:bodyDiv w:val="1"/>
      <w:marLeft w:val="0"/>
      <w:marRight w:val="0"/>
      <w:marTop w:val="0"/>
      <w:marBottom w:val="0"/>
      <w:divBdr>
        <w:top w:val="none" w:sz="0" w:space="0" w:color="auto"/>
        <w:left w:val="none" w:sz="0" w:space="0" w:color="auto"/>
        <w:bottom w:val="none" w:sz="0" w:space="0" w:color="auto"/>
        <w:right w:val="none" w:sz="0" w:space="0" w:color="auto"/>
      </w:divBdr>
      <w:divsChild>
        <w:div w:id="910426815">
          <w:marLeft w:val="0"/>
          <w:marRight w:val="0"/>
          <w:marTop w:val="0"/>
          <w:marBottom w:val="0"/>
          <w:divBdr>
            <w:top w:val="none" w:sz="0" w:space="0" w:color="auto"/>
            <w:left w:val="none" w:sz="0" w:space="0" w:color="auto"/>
            <w:bottom w:val="none" w:sz="0" w:space="0" w:color="auto"/>
            <w:right w:val="none" w:sz="0" w:space="0" w:color="auto"/>
          </w:divBdr>
          <w:divsChild>
            <w:div w:id="184903255">
              <w:marLeft w:val="0"/>
              <w:marRight w:val="0"/>
              <w:marTop w:val="0"/>
              <w:marBottom w:val="0"/>
              <w:divBdr>
                <w:top w:val="none" w:sz="0" w:space="0" w:color="auto"/>
                <w:left w:val="none" w:sz="0" w:space="0" w:color="auto"/>
                <w:bottom w:val="none" w:sz="0" w:space="0" w:color="auto"/>
                <w:right w:val="none" w:sz="0" w:space="0" w:color="auto"/>
              </w:divBdr>
              <w:divsChild>
                <w:div w:id="1693267001">
                  <w:marLeft w:val="360"/>
                  <w:marRight w:val="96"/>
                  <w:marTop w:val="0"/>
                  <w:marBottom w:val="0"/>
                  <w:divBdr>
                    <w:top w:val="none" w:sz="0" w:space="0" w:color="auto"/>
                    <w:left w:val="none" w:sz="0" w:space="0" w:color="auto"/>
                    <w:bottom w:val="none" w:sz="0" w:space="0" w:color="auto"/>
                    <w:right w:val="none" w:sz="0" w:space="0" w:color="auto"/>
                  </w:divBdr>
                </w:div>
              </w:divsChild>
            </w:div>
            <w:div w:id="720523675">
              <w:marLeft w:val="0"/>
              <w:marRight w:val="0"/>
              <w:marTop w:val="0"/>
              <w:marBottom w:val="0"/>
              <w:divBdr>
                <w:top w:val="none" w:sz="0" w:space="0" w:color="auto"/>
                <w:left w:val="none" w:sz="0" w:space="0" w:color="auto"/>
                <w:bottom w:val="none" w:sz="0" w:space="0" w:color="auto"/>
                <w:right w:val="none" w:sz="0" w:space="0" w:color="auto"/>
              </w:divBdr>
              <w:divsChild>
                <w:div w:id="1075249640">
                  <w:marLeft w:val="360"/>
                  <w:marRight w:val="96"/>
                  <w:marTop w:val="0"/>
                  <w:marBottom w:val="0"/>
                  <w:divBdr>
                    <w:top w:val="none" w:sz="0" w:space="0" w:color="auto"/>
                    <w:left w:val="none" w:sz="0" w:space="0" w:color="auto"/>
                    <w:bottom w:val="none" w:sz="0" w:space="0" w:color="auto"/>
                    <w:right w:val="none" w:sz="0" w:space="0" w:color="auto"/>
                  </w:divBdr>
                </w:div>
              </w:divsChild>
            </w:div>
            <w:div w:id="928465462">
              <w:marLeft w:val="0"/>
              <w:marRight w:val="0"/>
              <w:marTop w:val="0"/>
              <w:marBottom w:val="0"/>
              <w:divBdr>
                <w:top w:val="none" w:sz="0" w:space="0" w:color="auto"/>
                <w:left w:val="none" w:sz="0" w:space="0" w:color="auto"/>
                <w:bottom w:val="none" w:sz="0" w:space="0" w:color="auto"/>
                <w:right w:val="none" w:sz="0" w:space="0" w:color="auto"/>
              </w:divBdr>
              <w:divsChild>
                <w:div w:id="923225475">
                  <w:marLeft w:val="360"/>
                  <w:marRight w:val="96"/>
                  <w:marTop w:val="0"/>
                  <w:marBottom w:val="0"/>
                  <w:divBdr>
                    <w:top w:val="none" w:sz="0" w:space="0" w:color="auto"/>
                    <w:left w:val="none" w:sz="0" w:space="0" w:color="auto"/>
                    <w:bottom w:val="none" w:sz="0" w:space="0" w:color="auto"/>
                    <w:right w:val="none" w:sz="0" w:space="0" w:color="auto"/>
                  </w:divBdr>
                </w:div>
              </w:divsChild>
            </w:div>
            <w:div w:id="1334338178">
              <w:marLeft w:val="0"/>
              <w:marRight w:val="0"/>
              <w:marTop w:val="0"/>
              <w:marBottom w:val="0"/>
              <w:divBdr>
                <w:top w:val="none" w:sz="0" w:space="0" w:color="auto"/>
                <w:left w:val="none" w:sz="0" w:space="0" w:color="auto"/>
                <w:bottom w:val="none" w:sz="0" w:space="0" w:color="auto"/>
                <w:right w:val="none" w:sz="0" w:space="0" w:color="auto"/>
              </w:divBdr>
              <w:divsChild>
                <w:div w:id="2050717299">
                  <w:marLeft w:val="360"/>
                  <w:marRight w:val="96"/>
                  <w:marTop w:val="0"/>
                  <w:marBottom w:val="0"/>
                  <w:divBdr>
                    <w:top w:val="none" w:sz="0" w:space="0" w:color="auto"/>
                    <w:left w:val="none" w:sz="0" w:space="0" w:color="auto"/>
                    <w:bottom w:val="none" w:sz="0" w:space="0" w:color="auto"/>
                    <w:right w:val="none" w:sz="0" w:space="0" w:color="auto"/>
                  </w:divBdr>
                </w:div>
              </w:divsChild>
            </w:div>
            <w:div w:id="2068339501">
              <w:marLeft w:val="0"/>
              <w:marRight w:val="0"/>
              <w:marTop w:val="0"/>
              <w:marBottom w:val="0"/>
              <w:divBdr>
                <w:top w:val="none" w:sz="0" w:space="0" w:color="auto"/>
                <w:left w:val="none" w:sz="0" w:space="0" w:color="auto"/>
                <w:bottom w:val="none" w:sz="0" w:space="0" w:color="auto"/>
                <w:right w:val="none" w:sz="0" w:space="0" w:color="auto"/>
              </w:divBdr>
              <w:divsChild>
                <w:div w:id="72452525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42152109">
      <w:bodyDiv w:val="1"/>
      <w:marLeft w:val="0"/>
      <w:marRight w:val="0"/>
      <w:marTop w:val="0"/>
      <w:marBottom w:val="0"/>
      <w:divBdr>
        <w:top w:val="none" w:sz="0" w:space="0" w:color="auto"/>
        <w:left w:val="none" w:sz="0" w:space="0" w:color="auto"/>
        <w:bottom w:val="none" w:sz="0" w:space="0" w:color="auto"/>
        <w:right w:val="none" w:sz="0" w:space="0" w:color="auto"/>
      </w:divBdr>
    </w:div>
    <w:div w:id="1649704419">
      <w:bodyDiv w:val="1"/>
      <w:marLeft w:val="0"/>
      <w:marRight w:val="0"/>
      <w:marTop w:val="0"/>
      <w:marBottom w:val="0"/>
      <w:divBdr>
        <w:top w:val="none" w:sz="0" w:space="0" w:color="auto"/>
        <w:left w:val="none" w:sz="0" w:space="0" w:color="auto"/>
        <w:bottom w:val="none" w:sz="0" w:space="0" w:color="auto"/>
        <w:right w:val="none" w:sz="0" w:space="0" w:color="auto"/>
      </w:divBdr>
      <w:divsChild>
        <w:div w:id="386145324">
          <w:marLeft w:val="0"/>
          <w:marRight w:val="0"/>
          <w:marTop w:val="0"/>
          <w:marBottom w:val="0"/>
          <w:divBdr>
            <w:top w:val="none" w:sz="0" w:space="0" w:color="auto"/>
            <w:left w:val="none" w:sz="0" w:space="0" w:color="auto"/>
            <w:bottom w:val="none" w:sz="0" w:space="0" w:color="auto"/>
            <w:right w:val="none" w:sz="0" w:space="0" w:color="auto"/>
          </w:divBdr>
          <w:divsChild>
            <w:div w:id="13639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7343">
      <w:bodyDiv w:val="1"/>
      <w:marLeft w:val="0"/>
      <w:marRight w:val="0"/>
      <w:marTop w:val="0"/>
      <w:marBottom w:val="0"/>
      <w:divBdr>
        <w:top w:val="none" w:sz="0" w:space="0" w:color="auto"/>
        <w:left w:val="none" w:sz="0" w:space="0" w:color="auto"/>
        <w:bottom w:val="none" w:sz="0" w:space="0" w:color="auto"/>
        <w:right w:val="none" w:sz="0" w:space="0" w:color="auto"/>
      </w:divBdr>
    </w:div>
    <w:div w:id="1660227760">
      <w:bodyDiv w:val="1"/>
      <w:marLeft w:val="0"/>
      <w:marRight w:val="0"/>
      <w:marTop w:val="0"/>
      <w:marBottom w:val="0"/>
      <w:divBdr>
        <w:top w:val="none" w:sz="0" w:space="0" w:color="auto"/>
        <w:left w:val="none" w:sz="0" w:space="0" w:color="auto"/>
        <w:bottom w:val="none" w:sz="0" w:space="0" w:color="auto"/>
        <w:right w:val="none" w:sz="0" w:space="0" w:color="auto"/>
      </w:divBdr>
    </w:div>
    <w:div w:id="1707487180">
      <w:bodyDiv w:val="1"/>
      <w:marLeft w:val="0"/>
      <w:marRight w:val="0"/>
      <w:marTop w:val="0"/>
      <w:marBottom w:val="0"/>
      <w:divBdr>
        <w:top w:val="none" w:sz="0" w:space="0" w:color="auto"/>
        <w:left w:val="none" w:sz="0" w:space="0" w:color="auto"/>
        <w:bottom w:val="none" w:sz="0" w:space="0" w:color="auto"/>
        <w:right w:val="none" w:sz="0" w:space="0" w:color="auto"/>
      </w:divBdr>
    </w:div>
    <w:div w:id="1725837737">
      <w:bodyDiv w:val="1"/>
      <w:marLeft w:val="0"/>
      <w:marRight w:val="0"/>
      <w:marTop w:val="0"/>
      <w:marBottom w:val="0"/>
      <w:divBdr>
        <w:top w:val="none" w:sz="0" w:space="0" w:color="auto"/>
        <w:left w:val="none" w:sz="0" w:space="0" w:color="auto"/>
        <w:bottom w:val="none" w:sz="0" w:space="0" w:color="auto"/>
        <w:right w:val="none" w:sz="0" w:space="0" w:color="auto"/>
      </w:divBdr>
    </w:div>
    <w:div w:id="1759592442">
      <w:bodyDiv w:val="1"/>
      <w:marLeft w:val="0"/>
      <w:marRight w:val="0"/>
      <w:marTop w:val="0"/>
      <w:marBottom w:val="0"/>
      <w:divBdr>
        <w:top w:val="none" w:sz="0" w:space="0" w:color="auto"/>
        <w:left w:val="none" w:sz="0" w:space="0" w:color="auto"/>
        <w:bottom w:val="none" w:sz="0" w:space="0" w:color="auto"/>
        <w:right w:val="none" w:sz="0" w:space="0" w:color="auto"/>
      </w:divBdr>
      <w:divsChild>
        <w:div w:id="1068309689">
          <w:marLeft w:val="0"/>
          <w:marRight w:val="0"/>
          <w:marTop w:val="0"/>
          <w:marBottom w:val="0"/>
          <w:divBdr>
            <w:top w:val="none" w:sz="0" w:space="0" w:color="auto"/>
            <w:left w:val="none" w:sz="0" w:space="0" w:color="auto"/>
            <w:bottom w:val="none" w:sz="0" w:space="0" w:color="auto"/>
            <w:right w:val="none" w:sz="0" w:space="0" w:color="auto"/>
          </w:divBdr>
          <w:divsChild>
            <w:div w:id="197101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3550">
      <w:bodyDiv w:val="1"/>
      <w:marLeft w:val="0"/>
      <w:marRight w:val="0"/>
      <w:marTop w:val="0"/>
      <w:marBottom w:val="0"/>
      <w:divBdr>
        <w:top w:val="none" w:sz="0" w:space="0" w:color="auto"/>
        <w:left w:val="none" w:sz="0" w:space="0" w:color="auto"/>
        <w:bottom w:val="none" w:sz="0" w:space="0" w:color="auto"/>
        <w:right w:val="none" w:sz="0" w:space="0" w:color="auto"/>
      </w:divBdr>
    </w:div>
    <w:div w:id="1835217232">
      <w:bodyDiv w:val="1"/>
      <w:marLeft w:val="0"/>
      <w:marRight w:val="0"/>
      <w:marTop w:val="0"/>
      <w:marBottom w:val="0"/>
      <w:divBdr>
        <w:top w:val="none" w:sz="0" w:space="0" w:color="auto"/>
        <w:left w:val="none" w:sz="0" w:space="0" w:color="auto"/>
        <w:bottom w:val="none" w:sz="0" w:space="0" w:color="auto"/>
        <w:right w:val="none" w:sz="0" w:space="0" w:color="auto"/>
      </w:divBdr>
    </w:div>
    <w:div w:id="1858301170">
      <w:bodyDiv w:val="1"/>
      <w:marLeft w:val="0"/>
      <w:marRight w:val="0"/>
      <w:marTop w:val="0"/>
      <w:marBottom w:val="0"/>
      <w:divBdr>
        <w:top w:val="none" w:sz="0" w:space="0" w:color="auto"/>
        <w:left w:val="none" w:sz="0" w:space="0" w:color="auto"/>
        <w:bottom w:val="none" w:sz="0" w:space="0" w:color="auto"/>
        <w:right w:val="none" w:sz="0" w:space="0" w:color="auto"/>
      </w:divBdr>
      <w:divsChild>
        <w:div w:id="956368823">
          <w:marLeft w:val="0"/>
          <w:marRight w:val="0"/>
          <w:marTop w:val="0"/>
          <w:marBottom w:val="0"/>
          <w:divBdr>
            <w:top w:val="none" w:sz="0" w:space="0" w:color="auto"/>
            <w:left w:val="none" w:sz="0" w:space="0" w:color="auto"/>
            <w:bottom w:val="none" w:sz="0" w:space="0" w:color="auto"/>
            <w:right w:val="none" w:sz="0" w:space="0" w:color="auto"/>
          </w:divBdr>
          <w:divsChild>
            <w:div w:id="110665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80474">
      <w:bodyDiv w:val="1"/>
      <w:marLeft w:val="0"/>
      <w:marRight w:val="0"/>
      <w:marTop w:val="0"/>
      <w:marBottom w:val="0"/>
      <w:divBdr>
        <w:top w:val="none" w:sz="0" w:space="0" w:color="auto"/>
        <w:left w:val="none" w:sz="0" w:space="0" w:color="auto"/>
        <w:bottom w:val="none" w:sz="0" w:space="0" w:color="auto"/>
        <w:right w:val="none" w:sz="0" w:space="0" w:color="auto"/>
      </w:divBdr>
    </w:div>
    <w:div w:id="1892688013">
      <w:bodyDiv w:val="1"/>
      <w:marLeft w:val="0"/>
      <w:marRight w:val="0"/>
      <w:marTop w:val="0"/>
      <w:marBottom w:val="0"/>
      <w:divBdr>
        <w:top w:val="none" w:sz="0" w:space="0" w:color="auto"/>
        <w:left w:val="none" w:sz="0" w:space="0" w:color="auto"/>
        <w:bottom w:val="none" w:sz="0" w:space="0" w:color="auto"/>
        <w:right w:val="none" w:sz="0" w:space="0" w:color="auto"/>
      </w:divBdr>
    </w:div>
    <w:div w:id="1928534847">
      <w:bodyDiv w:val="1"/>
      <w:marLeft w:val="0"/>
      <w:marRight w:val="0"/>
      <w:marTop w:val="0"/>
      <w:marBottom w:val="0"/>
      <w:divBdr>
        <w:top w:val="none" w:sz="0" w:space="0" w:color="auto"/>
        <w:left w:val="none" w:sz="0" w:space="0" w:color="auto"/>
        <w:bottom w:val="none" w:sz="0" w:space="0" w:color="auto"/>
        <w:right w:val="none" w:sz="0" w:space="0" w:color="auto"/>
      </w:divBdr>
      <w:divsChild>
        <w:div w:id="970327490">
          <w:marLeft w:val="0"/>
          <w:marRight w:val="0"/>
          <w:marTop w:val="0"/>
          <w:marBottom w:val="0"/>
          <w:divBdr>
            <w:top w:val="none" w:sz="0" w:space="0" w:color="auto"/>
            <w:left w:val="none" w:sz="0" w:space="0" w:color="auto"/>
            <w:bottom w:val="none" w:sz="0" w:space="0" w:color="auto"/>
            <w:right w:val="none" w:sz="0" w:space="0" w:color="auto"/>
          </w:divBdr>
          <w:divsChild>
            <w:div w:id="157203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59063">
      <w:bodyDiv w:val="1"/>
      <w:marLeft w:val="0"/>
      <w:marRight w:val="0"/>
      <w:marTop w:val="0"/>
      <w:marBottom w:val="0"/>
      <w:divBdr>
        <w:top w:val="none" w:sz="0" w:space="0" w:color="auto"/>
        <w:left w:val="none" w:sz="0" w:space="0" w:color="auto"/>
        <w:bottom w:val="none" w:sz="0" w:space="0" w:color="auto"/>
        <w:right w:val="none" w:sz="0" w:space="0" w:color="auto"/>
      </w:divBdr>
    </w:div>
    <w:div w:id="1956716585">
      <w:bodyDiv w:val="1"/>
      <w:marLeft w:val="0"/>
      <w:marRight w:val="0"/>
      <w:marTop w:val="0"/>
      <w:marBottom w:val="0"/>
      <w:divBdr>
        <w:top w:val="none" w:sz="0" w:space="0" w:color="auto"/>
        <w:left w:val="none" w:sz="0" w:space="0" w:color="auto"/>
        <w:bottom w:val="none" w:sz="0" w:space="0" w:color="auto"/>
        <w:right w:val="none" w:sz="0" w:space="0" w:color="auto"/>
      </w:divBdr>
    </w:div>
    <w:div w:id="1986161754">
      <w:bodyDiv w:val="1"/>
      <w:marLeft w:val="0"/>
      <w:marRight w:val="0"/>
      <w:marTop w:val="0"/>
      <w:marBottom w:val="0"/>
      <w:divBdr>
        <w:top w:val="none" w:sz="0" w:space="0" w:color="auto"/>
        <w:left w:val="none" w:sz="0" w:space="0" w:color="auto"/>
        <w:bottom w:val="none" w:sz="0" w:space="0" w:color="auto"/>
        <w:right w:val="none" w:sz="0" w:space="0" w:color="auto"/>
      </w:divBdr>
    </w:div>
    <w:div w:id="2003393403">
      <w:bodyDiv w:val="1"/>
      <w:marLeft w:val="0"/>
      <w:marRight w:val="0"/>
      <w:marTop w:val="0"/>
      <w:marBottom w:val="0"/>
      <w:divBdr>
        <w:top w:val="none" w:sz="0" w:space="0" w:color="auto"/>
        <w:left w:val="none" w:sz="0" w:space="0" w:color="auto"/>
        <w:bottom w:val="none" w:sz="0" w:space="0" w:color="auto"/>
        <w:right w:val="none" w:sz="0" w:space="0" w:color="auto"/>
      </w:divBdr>
    </w:div>
    <w:div w:id="2010208316">
      <w:bodyDiv w:val="1"/>
      <w:marLeft w:val="0"/>
      <w:marRight w:val="0"/>
      <w:marTop w:val="0"/>
      <w:marBottom w:val="0"/>
      <w:divBdr>
        <w:top w:val="none" w:sz="0" w:space="0" w:color="auto"/>
        <w:left w:val="none" w:sz="0" w:space="0" w:color="auto"/>
        <w:bottom w:val="none" w:sz="0" w:space="0" w:color="auto"/>
        <w:right w:val="none" w:sz="0" w:space="0" w:color="auto"/>
      </w:divBdr>
    </w:div>
    <w:div w:id="2011177591">
      <w:bodyDiv w:val="1"/>
      <w:marLeft w:val="0"/>
      <w:marRight w:val="0"/>
      <w:marTop w:val="0"/>
      <w:marBottom w:val="0"/>
      <w:divBdr>
        <w:top w:val="none" w:sz="0" w:space="0" w:color="auto"/>
        <w:left w:val="none" w:sz="0" w:space="0" w:color="auto"/>
        <w:bottom w:val="none" w:sz="0" w:space="0" w:color="auto"/>
        <w:right w:val="none" w:sz="0" w:space="0" w:color="auto"/>
      </w:divBdr>
    </w:div>
    <w:div w:id="2017222189">
      <w:bodyDiv w:val="1"/>
      <w:marLeft w:val="0"/>
      <w:marRight w:val="0"/>
      <w:marTop w:val="0"/>
      <w:marBottom w:val="0"/>
      <w:divBdr>
        <w:top w:val="none" w:sz="0" w:space="0" w:color="auto"/>
        <w:left w:val="none" w:sz="0" w:space="0" w:color="auto"/>
        <w:bottom w:val="none" w:sz="0" w:space="0" w:color="auto"/>
        <w:right w:val="none" w:sz="0" w:space="0" w:color="auto"/>
      </w:divBdr>
    </w:div>
    <w:div w:id="2027900889">
      <w:bodyDiv w:val="1"/>
      <w:marLeft w:val="0"/>
      <w:marRight w:val="0"/>
      <w:marTop w:val="0"/>
      <w:marBottom w:val="0"/>
      <w:divBdr>
        <w:top w:val="none" w:sz="0" w:space="0" w:color="auto"/>
        <w:left w:val="none" w:sz="0" w:space="0" w:color="auto"/>
        <w:bottom w:val="none" w:sz="0" w:space="0" w:color="auto"/>
        <w:right w:val="none" w:sz="0" w:space="0" w:color="auto"/>
      </w:divBdr>
      <w:divsChild>
        <w:div w:id="491723220">
          <w:marLeft w:val="0"/>
          <w:marRight w:val="0"/>
          <w:marTop w:val="0"/>
          <w:marBottom w:val="0"/>
          <w:divBdr>
            <w:top w:val="none" w:sz="0" w:space="0" w:color="auto"/>
            <w:left w:val="none" w:sz="0" w:space="0" w:color="auto"/>
            <w:bottom w:val="none" w:sz="0" w:space="0" w:color="auto"/>
            <w:right w:val="none" w:sz="0" w:space="0" w:color="auto"/>
          </w:divBdr>
          <w:divsChild>
            <w:div w:id="950355813">
              <w:marLeft w:val="0"/>
              <w:marRight w:val="0"/>
              <w:marTop w:val="0"/>
              <w:marBottom w:val="0"/>
              <w:divBdr>
                <w:top w:val="none" w:sz="0" w:space="0" w:color="auto"/>
                <w:left w:val="none" w:sz="0" w:space="0" w:color="auto"/>
                <w:bottom w:val="none" w:sz="0" w:space="0" w:color="auto"/>
                <w:right w:val="none" w:sz="0" w:space="0" w:color="auto"/>
              </w:divBdr>
              <w:divsChild>
                <w:div w:id="347752411">
                  <w:marLeft w:val="0"/>
                  <w:marRight w:val="0"/>
                  <w:marTop w:val="0"/>
                  <w:marBottom w:val="0"/>
                  <w:divBdr>
                    <w:top w:val="none" w:sz="0" w:space="0" w:color="auto"/>
                    <w:left w:val="none" w:sz="0" w:space="0" w:color="auto"/>
                    <w:bottom w:val="none" w:sz="0" w:space="0" w:color="auto"/>
                    <w:right w:val="none" w:sz="0" w:space="0" w:color="auto"/>
                  </w:divBdr>
                  <w:divsChild>
                    <w:div w:id="2044018276">
                      <w:marLeft w:val="0"/>
                      <w:marRight w:val="0"/>
                      <w:marTop w:val="0"/>
                      <w:marBottom w:val="0"/>
                      <w:divBdr>
                        <w:top w:val="none" w:sz="0" w:space="0" w:color="auto"/>
                        <w:left w:val="none" w:sz="0" w:space="0" w:color="auto"/>
                        <w:bottom w:val="none" w:sz="0" w:space="0" w:color="auto"/>
                        <w:right w:val="none" w:sz="0" w:space="0" w:color="auto"/>
                      </w:divBdr>
                      <w:divsChild>
                        <w:div w:id="194316081">
                          <w:marLeft w:val="0"/>
                          <w:marRight w:val="0"/>
                          <w:marTop w:val="0"/>
                          <w:marBottom w:val="0"/>
                          <w:divBdr>
                            <w:top w:val="none" w:sz="0" w:space="0" w:color="auto"/>
                            <w:left w:val="none" w:sz="0" w:space="0" w:color="auto"/>
                            <w:bottom w:val="none" w:sz="0" w:space="0" w:color="auto"/>
                            <w:right w:val="none" w:sz="0" w:space="0" w:color="auto"/>
                          </w:divBdr>
                          <w:divsChild>
                            <w:div w:id="123439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371100">
      <w:bodyDiv w:val="1"/>
      <w:marLeft w:val="0"/>
      <w:marRight w:val="0"/>
      <w:marTop w:val="0"/>
      <w:marBottom w:val="0"/>
      <w:divBdr>
        <w:top w:val="none" w:sz="0" w:space="0" w:color="auto"/>
        <w:left w:val="none" w:sz="0" w:space="0" w:color="auto"/>
        <w:bottom w:val="none" w:sz="0" w:space="0" w:color="auto"/>
        <w:right w:val="none" w:sz="0" w:space="0" w:color="auto"/>
      </w:divBdr>
    </w:div>
    <w:div w:id="2114862434">
      <w:bodyDiv w:val="1"/>
      <w:marLeft w:val="0"/>
      <w:marRight w:val="0"/>
      <w:marTop w:val="0"/>
      <w:marBottom w:val="0"/>
      <w:divBdr>
        <w:top w:val="none" w:sz="0" w:space="0" w:color="auto"/>
        <w:left w:val="none" w:sz="0" w:space="0" w:color="auto"/>
        <w:bottom w:val="none" w:sz="0" w:space="0" w:color="auto"/>
        <w:right w:val="none" w:sz="0" w:space="0" w:color="auto"/>
      </w:divBdr>
      <w:divsChild>
        <w:div w:id="1266769019">
          <w:marLeft w:val="0"/>
          <w:marRight w:val="0"/>
          <w:marTop w:val="0"/>
          <w:marBottom w:val="0"/>
          <w:divBdr>
            <w:top w:val="none" w:sz="0" w:space="0" w:color="auto"/>
            <w:left w:val="none" w:sz="0" w:space="0" w:color="auto"/>
            <w:bottom w:val="none" w:sz="0" w:space="0" w:color="auto"/>
            <w:right w:val="none" w:sz="0" w:space="0" w:color="auto"/>
          </w:divBdr>
          <w:divsChild>
            <w:div w:id="7060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55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8F5FBA-27D1-4C4A-8FE2-DF35724D2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19</Pages>
  <Words>4248</Words>
  <Characters>24218</Characters>
  <Application>Microsoft Office Word</Application>
  <DocSecurity>0</DocSecurity>
  <Lines>201</Lines>
  <Paragraphs>56</Paragraphs>
  <ScaleCrop>false</ScaleCrop>
  <Company>qks</Company>
  <LinksUpToDate>false</LinksUpToDate>
  <CharactersWithSpaces>28410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文章题名不超过20字黑体二号</dc:title>
  <dc:subject/>
  <dc:creator>qks</dc:creator>
  <cp:keywords/>
  <dc:description/>
  <cp:lastModifiedBy>Lianghui Ding</cp:lastModifiedBy>
  <cp:revision>71</cp:revision>
  <cp:lastPrinted>2008-06-06T09:40:00Z</cp:lastPrinted>
  <dcterms:created xsi:type="dcterms:W3CDTF">2025-11-09T05:55:00Z</dcterms:created>
  <dcterms:modified xsi:type="dcterms:W3CDTF">2025-11-09T07:08:00Z</dcterms:modified>
</cp:coreProperties>
</file>