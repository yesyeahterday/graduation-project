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1E733CEE"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1C730EF3"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w:t>
      </w:r>
      <w:del w:id="0" w:author="运璐 何" w:date="2025-10-27T15:25:00Z">
        <w:r w:rsidR="008D33C0" w:rsidRPr="008D33C0" w:rsidDel="007A7A95">
          <w:rPr>
            <w:rFonts w:ascii="楷体_GB2312" w:eastAsia="楷体_GB2312" w:hAnsi="宋体"/>
            <w:szCs w:val="18"/>
          </w:rPr>
          <w:delText>针对</w:delText>
        </w:r>
        <w:r w:rsidR="00406B0B" w:rsidDel="007A7A95">
          <w:rPr>
            <w:rFonts w:ascii="楷体_GB2312" w:eastAsia="楷体_GB2312" w:hAnsi="宋体" w:hint="eastAsia"/>
            <w:szCs w:val="18"/>
          </w:rPr>
          <w:delText>该</w:delText>
        </w:r>
        <w:r w:rsidR="008D33C0" w:rsidRPr="008D33C0" w:rsidDel="007A7A95">
          <w:rPr>
            <w:rFonts w:ascii="楷体_GB2312" w:eastAsia="楷体_GB2312" w:hAnsi="宋体"/>
            <w:szCs w:val="18"/>
          </w:rPr>
          <w:delText>问题，本文提出一种</w:delText>
        </w:r>
        <w:r w:rsidR="0013068A" w:rsidDel="007A7A95">
          <w:rPr>
            <w:rFonts w:ascii="楷体_GB2312" w:eastAsia="楷体_GB2312" w:hAnsi="宋体" w:hint="eastAsia"/>
            <w:szCs w:val="18"/>
          </w:rPr>
          <w:delText>基于</w:delText>
        </w:r>
        <w:commentRangeStart w:id="1"/>
        <w:commentRangeStart w:id="2"/>
        <w:r w:rsidR="008D33C0" w:rsidRPr="0013068A" w:rsidDel="007A7A95">
          <w:rPr>
            <w:rFonts w:ascii="楷体_GB2312" w:eastAsia="楷体_GB2312" w:hAnsi="宋体"/>
            <w:szCs w:val="18"/>
          </w:rPr>
          <w:delText>分簇</w:delText>
        </w:r>
        <w:commentRangeEnd w:id="1"/>
        <w:r w:rsidR="00747B55" w:rsidDel="007A7A95">
          <w:rPr>
            <w:rStyle w:val="ac"/>
          </w:rPr>
          <w:commentReference w:id="1"/>
        </w:r>
      </w:del>
      <w:commentRangeEnd w:id="2"/>
      <w:r w:rsidR="002742F8">
        <w:rPr>
          <w:rStyle w:val="ac"/>
        </w:rPr>
        <w:commentReference w:id="2"/>
      </w:r>
      <w:del w:id="3" w:author="运璐 何" w:date="2025-10-27T15:25:00Z">
        <w:r w:rsidR="008D33C0" w:rsidRPr="0013068A" w:rsidDel="007A7A95">
          <w:rPr>
            <w:rFonts w:ascii="楷体_GB2312" w:eastAsia="楷体_GB2312" w:hAnsi="宋体"/>
            <w:szCs w:val="18"/>
          </w:rPr>
          <w:delText>的无人机集群通信保持路径规划方法</w:delText>
        </w:r>
        <w:r w:rsidR="008D33C0" w:rsidRPr="0013068A" w:rsidDel="007A7A95">
          <w:rPr>
            <w:rFonts w:eastAsia="楷体_GB2312"/>
            <w:szCs w:val="18"/>
          </w:rPr>
          <w:delText>（</w:delText>
        </w:r>
        <w:r w:rsidR="008D33C0" w:rsidRPr="0013068A" w:rsidDel="007A7A95">
          <w:rPr>
            <w:rFonts w:eastAsia="楷体_GB2312"/>
            <w:szCs w:val="18"/>
          </w:rPr>
          <w:delText>CL-RRT*-APF</w:delText>
        </w:r>
        <w:r w:rsidR="008D33C0" w:rsidRPr="0013068A" w:rsidDel="007A7A95">
          <w:rPr>
            <w:rFonts w:eastAsia="楷体_GB2312"/>
            <w:szCs w:val="18"/>
          </w:rPr>
          <w:delText>）</w:delText>
        </w:r>
        <w:r w:rsidR="008D33C0" w:rsidRPr="008D33C0" w:rsidDel="007A7A95">
          <w:rPr>
            <w:rFonts w:ascii="楷体_GB2312" w:eastAsia="楷体_GB2312" w:hAnsi="宋体"/>
            <w:szCs w:val="18"/>
          </w:rPr>
          <w:delText>。</w:delText>
        </w:r>
        <w:commentRangeStart w:id="4"/>
        <w:commentRangeStart w:id="5"/>
        <w:r w:rsidR="008D33C0" w:rsidRPr="008D33C0" w:rsidDel="007A7A95">
          <w:rPr>
            <w:rFonts w:ascii="楷体_GB2312" w:eastAsia="楷体_GB2312" w:hAnsi="宋体"/>
            <w:szCs w:val="18"/>
          </w:rPr>
          <w:delText>该方法首先对无人机集群进行分簇，以</w:delText>
        </w:r>
        <w:r w:rsidR="00374195" w:rsidDel="007A7A95">
          <w:rPr>
            <w:rFonts w:ascii="楷体_GB2312" w:eastAsia="楷体_GB2312" w:hAnsi="宋体" w:hint="eastAsia"/>
            <w:szCs w:val="18"/>
          </w:rPr>
          <w:delText>各</w:delText>
        </w:r>
        <w:r w:rsidR="008D33C0" w:rsidRPr="008D33C0" w:rsidDel="007A7A95">
          <w:rPr>
            <w:rFonts w:ascii="楷体_GB2312" w:eastAsia="楷体_GB2312" w:hAnsi="宋体"/>
            <w:szCs w:val="18"/>
          </w:rPr>
          <w:delText>簇</w:delText>
        </w:r>
      </w:del>
      <w:ins w:id="6" w:author="Lianghui Ding" w:date="2025-10-25T11:40:00Z">
        <w:del w:id="7" w:author="运璐 何" w:date="2025-10-27T15:25:00Z">
          <w:r w:rsidR="00F66B21" w:rsidDel="007A7A95">
            <w:rPr>
              <w:rFonts w:ascii="楷体_GB2312" w:eastAsia="楷体_GB2312" w:hAnsi="宋体" w:hint="eastAsia"/>
              <w:szCs w:val="18"/>
            </w:rPr>
            <w:delText>虚拟</w:delText>
          </w:r>
        </w:del>
      </w:ins>
      <w:del w:id="8" w:author="运璐 何" w:date="2025-10-27T15:25:00Z">
        <w:r w:rsidR="008D33C0" w:rsidRPr="008D33C0" w:rsidDel="007A7A95">
          <w:rPr>
            <w:rFonts w:ascii="楷体_GB2312" w:eastAsia="楷体_GB2312" w:hAnsi="宋体"/>
            <w:szCs w:val="18"/>
          </w:rPr>
          <w:delText>中心为</w:delText>
        </w:r>
        <w:r w:rsidR="008D33C0" w:rsidDel="007A7A95">
          <w:rPr>
            <w:rFonts w:ascii="楷体_GB2312" w:eastAsia="楷体_GB2312" w:hAnsi="宋体" w:hint="eastAsia"/>
            <w:szCs w:val="18"/>
          </w:rPr>
          <w:delText>全局</w:delText>
        </w:r>
        <w:r w:rsidR="008D33C0" w:rsidRPr="008D33C0" w:rsidDel="007A7A95">
          <w:rPr>
            <w:rFonts w:ascii="楷体_GB2312" w:eastAsia="楷体_GB2312" w:hAnsi="宋体"/>
            <w:szCs w:val="18"/>
          </w:rPr>
          <w:delText>规划</w:delText>
        </w:r>
        <w:r w:rsidR="008D33C0" w:rsidDel="007A7A95">
          <w:rPr>
            <w:rFonts w:ascii="楷体_GB2312" w:eastAsia="楷体_GB2312" w:hAnsi="宋体" w:hint="eastAsia"/>
            <w:szCs w:val="18"/>
          </w:rPr>
          <w:delText>起始位置</w:delText>
        </w:r>
        <w:r w:rsidR="008D33C0" w:rsidRPr="008D33C0" w:rsidDel="007A7A95">
          <w:rPr>
            <w:rFonts w:ascii="楷体_GB2312" w:eastAsia="楷体_GB2312" w:hAnsi="宋体"/>
            <w:szCs w:val="18"/>
          </w:rPr>
          <w:delText>，</w:delText>
        </w:r>
        <w:r w:rsidR="00FE72B5" w:rsidDel="007A7A95">
          <w:rPr>
            <w:rFonts w:ascii="楷体_GB2312" w:eastAsia="楷体_GB2312" w:hAnsi="宋体" w:hint="eastAsia"/>
            <w:szCs w:val="18"/>
          </w:rPr>
          <w:delText>通过</w:delText>
        </w:r>
        <w:r w:rsidR="00FE72B5" w:rsidRPr="0013068A" w:rsidDel="007A7A95">
          <w:rPr>
            <w:rFonts w:eastAsia="楷体_GB2312"/>
            <w:szCs w:val="18"/>
          </w:rPr>
          <w:delText>RRT*</w:delText>
        </w:r>
        <w:r w:rsidR="00FE72B5" w:rsidDel="007A7A95">
          <w:rPr>
            <w:rFonts w:ascii="楷体_GB2312" w:eastAsia="楷体_GB2312" w:hAnsi="宋体" w:hint="eastAsia"/>
            <w:szCs w:val="18"/>
          </w:rPr>
          <w:delText>算法实时计算满足</w:delText>
        </w:r>
        <w:r w:rsidR="00DE3777" w:rsidRPr="0013068A" w:rsidDel="007A7A95">
          <w:rPr>
            <w:rFonts w:eastAsia="楷体_GB2312"/>
            <w:szCs w:val="18"/>
          </w:rPr>
          <w:delText>Fréchet</w:delText>
        </w:r>
        <w:r w:rsidR="00FE72B5" w:rsidDel="007A7A95">
          <w:rPr>
            <w:rFonts w:ascii="楷体_GB2312" w:eastAsia="楷体_GB2312" w:hAnsi="宋体" w:hint="eastAsia"/>
            <w:szCs w:val="18"/>
          </w:rPr>
          <w:delText>距离的路径规划解集</w:delText>
        </w:r>
        <w:r w:rsidR="008D33C0" w:rsidRPr="008D33C0" w:rsidDel="007A7A95">
          <w:rPr>
            <w:rFonts w:ascii="楷体_GB2312" w:eastAsia="楷体_GB2312" w:hAnsi="宋体"/>
            <w:szCs w:val="18"/>
          </w:rPr>
          <w:delText>；随后在</w:delText>
        </w:r>
        <w:r w:rsidR="00FE72B5" w:rsidDel="007A7A95">
          <w:rPr>
            <w:rFonts w:ascii="楷体_GB2312" w:eastAsia="楷体_GB2312" w:hAnsi="宋体" w:hint="eastAsia"/>
            <w:szCs w:val="18"/>
          </w:rPr>
          <w:delText>采用人工势场法进行局部规划</w:delText>
        </w:r>
        <w:r w:rsidR="008D33C0" w:rsidRPr="008D33C0" w:rsidDel="007A7A95">
          <w:rPr>
            <w:rFonts w:ascii="楷体_GB2312" w:eastAsia="楷体_GB2312" w:hAnsi="宋体"/>
            <w:szCs w:val="18"/>
          </w:rPr>
          <w:delText>过程中引入</w:delText>
        </w:r>
        <w:r w:rsidR="00FE72B5" w:rsidDel="007A7A95">
          <w:rPr>
            <w:rFonts w:ascii="楷体_GB2312" w:eastAsia="楷体_GB2312" w:hAnsi="宋体" w:hint="eastAsia"/>
            <w:szCs w:val="18"/>
          </w:rPr>
          <w:delText>基于最小生成树的引力项</w:delText>
        </w:r>
        <w:r w:rsidR="008D33C0" w:rsidRPr="008D33C0" w:rsidDel="007A7A95">
          <w:rPr>
            <w:rFonts w:ascii="楷体_GB2312" w:eastAsia="楷体_GB2312" w:hAnsi="宋体"/>
            <w:szCs w:val="18"/>
          </w:rPr>
          <w:delText>，确保无人机在规避障碍和干扰的同时，维持网络的整体连通性</w:delText>
        </w:r>
        <w:commentRangeEnd w:id="4"/>
        <w:r w:rsidR="004F179D" w:rsidDel="007A7A95">
          <w:rPr>
            <w:rStyle w:val="ac"/>
          </w:rPr>
          <w:commentReference w:id="4"/>
        </w:r>
      </w:del>
      <w:commentRangeEnd w:id="5"/>
      <w:r w:rsidR="002742F8">
        <w:rPr>
          <w:rStyle w:val="ac"/>
        </w:rPr>
        <w:commentReference w:id="5"/>
      </w:r>
      <w:r w:rsidR="008D33C0" w:rsidRPr="008D33C0">
        <w:rPr>
          <w:rFonts w:ascii="楷体_GB2312" w:eastAsia="楷体_GB2312" w:hAnsi="宋体"/>
          <w:szCs w:val="18"/>
        </w:rPr>
        <w:t>。</w:t>
      </w:r>
      <w:ins w:id="9" w:author="运璐 何" w:date="2025-10-27T15:22:00Z">
        <w:r w:rsidR="007A7A95">
          <w:rPr>
            <w:rFonts w:ascii="楷体_GB2312" w:eastAsia="楷体_GB2312" w:hAnsi="宋体" w:hint="eastAsia"/>
            <w:szCs w:val="18"/>
          </w:rPr>
          <w:t>针对该问题，</w:t>
        </w:r>
        <w:r w:rsidR="007A7A95" w:rsidRPr="007A7A95">
          <w:rPr>
            <w:rFonts w:ascii="楷体_GB2312" w:eastAsia="楷体_GB2312" w:hAnsi="宋体"/>
            <w:szCs w:val="18"/>
          </w:rPr>
          <w:t>本文提出一种基于分层分簇协同机制的无人机集群通信保持路径规划方法</w:t>
        </w:r>
        <w:r w:rsidR="007A7A95" w:rsidRPr="002742F8">
          <w:rPr>
            <w:rFonts w:ascii="楷体_GB2312" w:eastAsia="楷体_GB2312" w:hAnsi="宋体"/>
            <w:szCs w:val="18"/>
          </w:rPr>
          <w:t>（CL-RRT*-APF）</w:t>
        </w:r>
        <w:r w:rsidR="007A7A95" w:rsidRPr="007A7A95">
          <w:rPr>
            <w:rFonts w:ascii="楷体_GB2312" w:eastAsia="楷体_GB2312" w:hAnsi="宋体"/>
            <w:szCs w:val="18"/>
          </w:rPr>
          <w:t>。该方法</w:t>
        </w:r>
      </w:ins>
      <w:ins w:id="10" w:author="运璐 何" w:date="2025-10-27T15:42:00Z">
        <w:r w:rsidR="002742F8">
          <w:rPr>
            <w:rFonts w:ascii="楷体_GB2312" w:eastAsia="楷体_GB2312" w:hAnsi="宋体" w:hint="eastAsia"/>
            <w:szCs w:val="18"/>
          </w:rPr>
          <w:t>通过</w:t>
        </w:r>
      </w:ins>
      <w:ins w:id="11" w:author="运璐 何" w:date="2025-10-27T15:25:00Z">
        <w:r w:rsidR="007A7A95">
          <w:rPr>
            <w:rFonts w:ascii="楷体_GB2312" w:eastAsia="楷体_GB2312" w:hAnsi="宋体" w:hint="eastAsia"/>
            <w:szCs w:val="18"/>
          </w:rPr>
          <w:t>分层</w:t>
        </w:r>
      </w:ins>
      <w:ins w:id="12" w:author="运璐 何" w:date="2025-10-27T15:22:00Z">
        <w:r w:rsidR="007A7A95" w:rsidRPr="007A7A95">
          <w:rPr>
            <w:rFonts w:ascii="楷体_GB2312" w:eastAsia="楷体_GB2312" w:hAnsi="宋体"/>
            <w:szCs w:val="18"/>
          </w:rPr>
          <w:t>分簇</w:t>
        </w:r>
      </w:ins>
      <w:ins w:id="13" w:author="运璐 何" w:date="2025-10-27T15:37:00Z">
        <w:r w:rsidR="007A7A95">
          <w:rPr>
            <w:rFonts w:ascii="楷体_GB2312" w:eastAsia="楷体_GB2312" w:hAnsi="宋体" w:hint="eastAsia"/>
            <w:szCs w:val="18"/>
          </w:rPr>
          <w:t>策略</w:t>
        </w:r>
      </w:ins>
      <w:ins w:id="14" w:author="运璐 何" w:date="2025-10-27T15:22:00Z">
        <w:r w:rsidR="007A7A95" w:rsidRPr="007A7A95">
          <w:rPr>
            <w:rFonts w:ascii="楷体_GB2312" w:eastAsia="楷体_GB2312" w:hAnsi="宋体"/>
            <w:szCs w:val="18"/>
          </w:rPr>
          <w:t>降低大规模集群在复杂场景中的</w:t>
        </w:r>
      </w:ins>
      <w:ins w:id="15" w:author="运璐 何" w:date="2025-10-27T15:27:00Z">
        <w:r w:rsidR="007A7A95">
          <w:rPr>
            <w:rFonts w:ascii="楷体_GB2312" w:eastAsia="楷体_GB2312" w:hAnsi="宋体" w:hint="eastAsia"/>
            <w:szCs w:val="18"/>
          </w:rPr>
          <w:t>死锁</w:t>
        </w:r>
      </w:ins>
      <w:ins w:id="16" w:author="运璐 何" w:date="2025-10-27T15:22:00Z">
        <w:r w:rsidR="007A7A95" w:rsidRPr="007A7A95">
          <w:rPr>
            <w:rFonts w:ascii="楷体_GB2312" w:eastAsia="楷体_GB2312" w:hAnsi="宋体"/>
            <w:szCs w:val="18"/>
          </w:rPr>
          <w:t>与聚集震荡风险</w:t>
        </w:r>
      </w:ins>
      <w:ins w:id="17" w:author="运璐 何" w:date="2025-10-27T15:47:00Z">
        <w:r w:rsidR="002742F8">
          <w:rPr>
            <w:rFonts w:ascii="楷体_GB2312" w:eastAsia="楷体_GB2312" w:hAnsi="宋体" w:hint="eastAsia"/>
            <w:szCs w:val="18"/>
          </w:rPr>
          <w:t>，</w:t>
        </w:r>
      </w:ins>
      <w:ins w:id="18" w:author="运璐 何" w:date="2025-10-27T15:48:00Z">
        <w:r w:rsidR="00EB3746">
          <w:rPr>
            <w:rFonts w:ascii="楷体_GB2312" w:eastAsia="楷体_GB2312" w:hAnsi="宋体" w:hint="eastAsia"/>
            <w:szCs w:val="18"/>
          </w:rPr>
          <w:t>保证算法的可</w:t>
        </w:r>
      </w:ins>
      <w:ins w:id="19" w:author="运璐 何" w:date="2025-10-27T15:47:00Z">
        <w:r w:rsidR="002742F8">
          <w:rPr>
            <w:rFonts w:ascii="楷体_GB2312" w:eastAsia="楷体_GB2312" w:hAnsi="宋体" w:hint="eastAsia"/>
            <w:szCs w:val="18"/>
          </w:rPr>
          <w:t>扩展性</w:t>
        </w:r>
      </w:ins>
      <w:ins w:id="20" w:author="运璐 何" w:date="2025-10-27T15:22:00Z">
        <w:r w:rsidR="007A7A95" w:rsidRPr="007A7A95">
          <w:rPr>
            <w:rFonts w:ascii="楷体_GB2312" w:eastAsia="楷体_GB2312" w:hAnsi="宋体"/>
            <w:szCs w:val="18"/>
          </w:rPr>
          <w:t>；在全局层面引入簇间距离约束机制，以</w:t>
        </w:r>
      </w:ins>
      <w:ins w:id="21" w:author="运璐 何" w:date="2025-10-27T15:42:00Z">
        <w:r w:rsidR="002742F8">
          <w:rPr>
            <w:rFonts w:ascii="楷体_GB2312" w:eastAsia="楷体_GB2312" w:hAnsi="宋体" w:hint="eastAsia"/>
            <w:szCs w:val="18"/>
          </w:rPr>
          <w:t>实时</w:t>
        </w:r>
      </w:ins>
      <w:ins w:id="22" w:author="运璐 何" w:date="2025-10-27T15:22:00Z">
        <w:r w:rsidR="007A7A95" w:rsidRPr="007A7A95">
          <w:rPr>
            <w:rFonts w:ascii="楷体_GB2312" w:eastAsia="楷体_GB2312" w:hAnsi="宋体"/>
            <w:szCs w:val="18"/>
          </w:rPr>
          <w:t>约束不同簇</w:t>
        </w:r>
      </w:ins>
      <w:ins w:id="23" w:author="运璐 何" w:date="2025-10-27T15:27:00Z">
        <w:r w:rsidR="007A7A95">
          <w:rPr>
            <w:rFonts w:ascii="楷体_GB2312" w:eastAsia="楷体_GB2312" w:hAnsi="宋体" w:hint="eastAsia"/>
            <w:szCs w:val="18"/>
          </w:rPr>
          <w:t>间</w:t>
        </w:r>
      </w:ins>
      <w:ins w:id="24" w:author="运璐 何" w:date="2025-10-27T15:26:00Z">
        <w:r w:rsidR="007A7A95">
          <w:rPr>
            <w:rFonts w:ascii="楷体_GB2312" w:eastAsia="楷体_GB2312" w:hAnsi="宋体" w:hint="eastAsia"/>
            <w:szCs w:val="18"/>
          </w:rPr>
          <w:t>规划路径</w:t>
        </w:r>
      </w:ins>
      <w:ins w:id="25" w:author="运璐 何" w:date="2025-10-27T15:22:00Z">
        <w:r w:rsidR="007A7A95" w:rsidRPr="007A7A95">
          <w:rPr>
            <w:rFonts w:ascii="楷体_GB2312" w:eastAsia="楷体_GB2312" w:hAnsi="宋体"/>
            <w:szCs w:val="18"/>
          </w:rPr>
          <w:t>的相对位置，</w:t>
        </w:r>
      </w:ins>
      <w:ins w:id="26" w:author="运璐 何" w:date="2025-10-27T15:27:00Z">
        <w:r w:rsidR="007A7A95">
          <w:rPr>
            <w:rFonts w:ascii="楷体_GB2312" w:eastAsia="楷体_GB2312" w:hAnsi="宋体" w:hint="eastAsia"/>
            <w:szCs w:val="18"/>
          </w:rPr>
          <w:t>为</w:t>
        </w:r>
      </w:ins>
      <w:ins w:id="27" w:author="运璐 何" w:date="2025-10-27T15:22:00Z">
        <w:r w:rsidR="007A7A95" w:rsidRPr="007A7A95">
          <w:rPr>
            <w:rFonts w:ascii="楷体_GB2312" w:eastAsia="楷体_GB2312" w:hAnsi="宋体"/>
            <w:szCs w:val="18"/>
          </w:rPr>
          <w:t>簇间通信链路的稳定</w:t>
        </w:r>
      </w:ins>
      <w:ins w:id="28" w:author="运璐 何" w:date="2025-10-27T15:27:00Z">
        <w:r w:rsidR="007A7A95">
          <w:rPr>
            <w:rFonts w:ascii="楷体_GB2312" w:eastAsia="楷体_GB2312" w:hAnsi="宋体" w:hint="eastAsia"/>
            <w:szCs w:val="18"/>
          </w:rPr>
          <w:t>提供保障</w:t>
        </w:r>
      </w:ins>
      <w:ins w:id="29" w:author="运璐 何" w:date="2025-10-27T15:22:00Z">
        <w:r w:rsidR="007A7A95" w:rsidRPr="007A7A95">
          <w:rPr>
            <w:rFonts w:ascii="楷体_GB2312" w:eastAsia="楷体_GB2312" w:hAnsi="宋体"/>
            <w:szCs w:val="18"/>
          </w:rPr>
          <w:t>；在局部层面则结合人工势场法，引入基于最小生成树的</w:t>
        </w:r>
      </w:ins>
      <w:ins w:id="30" w:author="运璐 何" w:date="2025-10-27T15:43:00Z">
        <w:r w:rsidR="002742F8">
          <w:rPr>
            <w:rFonts w:ascii="楷体_GB2312" w:eastAsia="楷体_GB2312" w:hAnsi="宋体" w:hint="eastAsia"/>
            <w:szCs w:val="18"/>
          </w:rPr>
          <w:t>通信保持引力</w:t>
        </w:r>
      </w:ins>
      <w:ins w:id="31" w:author="运璐 何" w:date="2025-10-27T15:22:00Z">
        <w:r w:rsidR="007A7A95" w:rsidRPr="007A7A95">
          <w:rPr>
            <w:rFonts w:ascii="楷体_GB2312" w:eastAsia="楷体_GB2312" w:hAnsi="宋体"/>
            <w:szCs w:val="18"/>
          </w:rPr>
          <w:t>，从链路质量角度自适应维持</w:t>
        </w:r>
      </w:ins>
      <w:ins w:id="32" w:author="运璐 何" w:date="2025-10-27T15:45:00Z">
        <w:r w:rsidR="002742F8">
          <w:rPr>
            <w:rFonts w:ascii="楷体_GB2312" w:eastAsia="楷体_GB2312" w:hAnsi="宋体" w:hint="eastAsia"/>
            <w:szCs w:val="18"/>
          </w:rPr>
          <w:t>整个集群</w:t>
        </w:r>
      </w:ins>
      <w:ins w:id="33" w:author="运璐 何" w:date="2025-10-27T15:22:00Z">
        <w:r w:rsidR="007A7A95" w:rsidRPr="007A7A95">
          <w:rPr>
            <w:rFonts w:ascii="楷体_GB2312" w:eastAsia="楷体_GB2312" w:hAnsi="宋体"/>
            <w:szCs w:val="18"/>
          </w:rPr>
          <w:t>的通信连通性。</w:t>
        </w:r>
      </w:ins>
      <w:r w:rsidR="008D33C0" w:rsidRPr="008D33C0">
        <w:rPr>
          <w:rFonts w:ascii="楷体_GB2312" w:eastAsia="楷体_GB2312" w:hAnsi="宋体"/>
          <w:szCs w:val="18"/>
        </w:rPr>
        <w:t>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1DF19C41"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ins w:id="34" w:author="Lianghui Ding" w:date="2025-10-25T11:41:00Z">
        <w:r w:rsidR="00C60928">
          <w:rPr>
            <w:color w:val="000000"/>
            <w:sz w:val="21"/>
            <w:szCs w:val="21"/>
          </w:rPr>
          <w:t xml:space="preserve"> </w:t>
        </w:r>
      </w:ins>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w:t>
      </w:r>
      <w:r w:rsidR="00315169">
        <w:rPr>
          <w:rFonts w:hint="eastAsia"/>
          <w:color w:val="000000"/>
          <w:sz w:val="21"/>
          <w:szCs w:val="21"/>
        </w:rPr>
        <w:t>协同</w:t>
      </w:r>
      <w:r w:rsidRPr="0013068A">
        <w:rPr>
          <w:color w:val="000000"/>
          <w:sz w:val="21"/>
          <w:szCs w:val="21"/>
        </w:rPr>
        <w:t>任务的成功执行具有决定性作用。</w:t>
      </w:r>
    </w:p>
    <w:p w14:paraId="09FF7501" w14:textId="0F35BD83"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ins w:id="35" w:author="Lianghui Ding" w:date="2025-10-25T11:45:00Z">
        <w:r w:rsidR="00B308E2">
          <w:rPr>
            <w:rFonts w:hint="eastAsia"/>
            <w:color w:val="000000"/>
            <w:sz w:val="21"/>
            <w:szCs w:val="21"/>
          </w:rPr>
          <w:t>之</w:t>
        </w:r>
      </w:ins>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830D64">
        <w:rPr>
          <w:color w:val="000000"/>
          <w:sz w:val="21"/>
          <w:szCs w:val="21"/>
          <w:vertAlign w:val="superscript"/>
        </w:rPr>
        <w:t>[6]</w:t>
      </w:r>
      <w:r w:rsidR="00627782" w:rsidRPr="00627782">
        <w:rPr>
          <w:color w:val="000000"/>
          <w:sz w:val="21"/>
          <w:szCs w:val="21"/>
          <w:vertAlign w:val="superscript"/>
        </w:rPr>
        <w:fldChar w:fldCharType="end"/>
      </w:r>
      <w:r w:rsidRPr="0013068A">
        <w:rPr>
          <w:color w:val="000000"/>
          <w:sz w:val="21"/>
          <w:szCs w:val="21"/>
        </w:rPr>
        <w:t>。</w:t>
      </w:r>
      <w:commentRangeStart w:id="36"/>
      <w:commentRangeStart w:id="37"/>
      <w:del w:id="38" w:author="运璐 何" w:date="2025-10-27T15:59:00Z">
        <w:r w:rsidR="00125EB5" w:rsidDel="00EB3746">
          <w:rPr>
            <w:rFonts w:hint="eastAsia"/>
            <w:color w:val="000000"/>
            <w:sz w:val="21"/>
            <w:szCs w:val="21"/>
          </w:rPr>
          <w:delText>因此，</w:delText>
        </w:r>
        <w:r w:rsidRPr="0013068A" w:rsidDel="00EB3746">
          <w:rPr>
            <w:color w:val="000000"/>
            <w:sz w:val="21"/>
            <w:szCs w:val="21"/>
          </w:rPr>
          <w:delText>无人机集群</w:delText>
        </w:r>
        <w:r w:rsidR="0013068A" w:rsidRPr="0013068A" w:rsidDel="00EB3746">
          <w:rPr>
            <w:rFonts w:hint="eastAsia"/>
            <w:color w:val="000000"/>
            <w:sz w:val="21"/>
            <w:szCs w:val="21"/>
          </w:rPr>
          <w:delText>在</w:delText>
        </w:r>
        <w:r w:rsidRPr="0013068A" w:rsidDel="00EB3746">
          <w:rPr>
            <w:color w:val="000000"/>
            <w:sz w:val="21"/>
            <w:szCs w:val="21"/>
          </w:rPr>
          <w:delText>规避物理障碍和</w:delText>
        </w:r>
        <w:r w:rsidR="0013068A" w:rsidRPr="0013068A" w:rsidDel="00EB3746">
          <w:rPr>
            <w:rFonts w:hint="eastAsia"/>
            <w:color w:val="000000"/>
            <w:sz w:val="21"/>
            <w:szCs w:val="21"/>
          </w:rPr>
          <w:delText>电磁</w:delText>
        </w:r>
        <w:r w:rsidRPr="0013068A" w:rsidDel="00EB3746">
          <w:rPr>
            <w:color w:val="000000"/>
            <w:sz w:val="21"/>
            <w:szCs w:val="21"/>
          </w:rPr>
          <w:delText>干扰</w:delText>
        </w:r>
        <w:r w:rsidR="0013068A" w:rsidRPr="0013068A" w:rsidDel="00EB3746">
          <w:rPr>
            <w:rFonts w:hint="eastAsia"/>
            <w:color w:val="000000"/>
            <w:sz w:val="21"/>
            <w:szCs w:val="21"/>
          </w:rPr>
          <w:delText>的</w:delText>
        </w:r>
        <w:r w:rsidRPr="0013068A" w:rsidDel="00EB3746">
          <w:rPr>
            <w:color w:val="000000"/>
            <w:sz w:val="21"/>
            <w:szCs w:val="21"/>
          </w:rPr>
          <w:delText>同时保持通信连通成为一项复杂而现实的技术难题。</w:delText>
        </w:r>
        <w:commentRangeEnd w:id="36"/>
        <w:r w:rsidR="00ED51A4" w:rsidDel="00EB3746">
          <w:rPr>
            <w:rStyle w:val="ac"/>
          </w:rPr>
          <w:commentReference w:id="36"/>
        </w:r>
      </w:del>
      <w:commentRangeEnd w:id="37"/>
      <w:r w:rsidR="00EB5B87">
        <w:rPr>
          <w:rStyle w:val="ac"/>
        </w:rPr>
        <w:commentReference w:id="37"/>
      </w:r>
      <w:ins w:id="39" w:author="运璐 何" w:date="2025-10-27T16:00:00Z">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ins>
      <w:ins w:id="40" w:author="运璐 何" w:date="2025-10-27T16:05:00Z">
        <w:r w:rsidR="00F7737A">
          <w:rPr>
            <w:rFonts w:hint="eastAsia"/>
            <w:color w:val="000000"/>
            <w:sz w:val="21"/>
            <w:szCs w:val="21"/>
          </w:rPr>
          <w:t>在上述复杂信道环境下，</w:t>
        </w:r>
      </w:ins>
      <w:ins w:id="41" w:author="运璐 何" w:date="2025-10-27T16:00:00Z">
        <w:r w:rsidR="00F7737A" w:rsidRPr="00F7737A">
          <w:rPr>
            <w:rFonts w:hint="eastAsia"/>
            <w:color w:val="000000"/>
            <w:sz w:val="21"/>
            <w:szCs w:val="21"/>
          </w:rPr>
          <w:t>通信保持</w:t>
        </w:r>
      </w:ins>
      <w:ins w:id="42" w:author="运璐 何" w:date="2025-10-27T16:03:00Z">
        <w:r w:rsidR="00F7737A">
          <w:rPr>
            <w:rFonts w:hint="eastAsia"/>
            <w:color w:val="000000"/>
            <w:sz w:val="21"/>
            <w:szCs w:val="21"/>
          </w:rPr>
          <w:t>需求</w:t>
        </w:r>
      </w:ins>
      <w:ins w:id="43" w:author="运璐 何" w:date="2025-10-27T16:00:00Z">
        <w:r w:rsidR="00F7737A" w:rsidRPr="00F7737A">
          <w:rPr>
            <w:rFonts w:hint="eastAsia"/>
            <w:color w:val="000000"/>
            <w:sz w:val="21"/>
            <w:szCs w:val="21"/>
          </w:rPr>
          <w:t>又与路径</w:t>
        </w:r>
      </w:ins>
      <w:ins w:id="44" w:author="运璐 何" w:date="2025-10-28T10:42:00Z">
        <w:r w:rsidR="00625345">
          <w:rPr>
            <w:rFonts w:hint="eastAsia"/>
            <w:color w:val="000000"/>
            <w:sz w:val="21"/>
            <w:szCs w:val="21"/>
          </w:rPr>
          <w:t>规划</w:t>
        </w:r>
      </w:ins>
      <w:ins w:id="45" w:author="运璐 何" w:date="2025-10-27T16:00:00Z">
        <w:r w:rsidR="00F7737A" w:rsidRPr="00F7737A">
          <w:rPr>
            <w:rFonts w:hint="eastAsia"/>
            <w:color w:val="000000"/>
            <w:sz w:val="21"/>
            <w:szCs w:val="21"/>
          </w:rPr>
          <w:t>强耦合，使得在大规模场景下同时兼顾连通性与可达性的协同建模和求解尤为困难。</w:t>
        </w:r>
      </w:ins>
      <w:ins w:id="46" w:author="运璐 何" w:date="2025-10-27T16:04:00Z">
        <w:r w:rsidR="00F7737A" w:rsidRPr="00F7737A">
          <w:rPr>
            <w:color w:val="000000"/>
            <w:sz w:val="21"/>
            <w:szCs w:val="21"/>
          </w:rPr>
          <w:t>在此背景下，如何在规避障碍与干扰的同时保持</w:t>
        </w:r>
      </w:ins>
      <w:ins w:id="47" w:author="运璐 何" w:date="2025-10-27T16:05:00Z">
        <w:r w:rsidR="00F7737A">
          <w:rPr>
            <w:rFonts w:hint="eastAsia"/>
            <w:color w:val="000000"/>
            <w:sz w:val="21"/>
            <w:szCs w:val="21"/>
          </w:rPr>
          <w:t>大规模</w:t>
        </w:r>
      </w:ins>
      <w:ins w:id="48" w:author="运璐 何" w:date="2025-10-27T16:04:00Z">
        <w:r w:rsidR="00F7737A" w:rsidRPr="00F7737A">
          <w:rPr>
            <w:color w:val="000000"/>
            <w:sz w:val="21"/>
            <w:szCs w:val="21"/>
          </w:rPr>
          <w:t>集群通信连通性</w:t>
        </w:r>
      </w:ins>
      <w:ins w:id="49" w:author="运璐 何" w:date="2025-10-27T16:06:00Z">
        <w:r w:rsidR="00F7737A">
          <w:rPr>
            <w:rFonts w:hint="eastAsia"/>
            <w:color w:val="000000"/>
            <w:sz w:val="21"/>
            <w:szCs w:val="21"/>
          </w:rPr>
          <w:t>成为</w:t>
        </w:r>
      </w:ins>
      <w:ins w:id="50" w:author="运璐 何" w:date="2025-10-27T16:04:00Z">
        <w:r w:rsidR="00F7737A" w:rsidRPr="00F7737A">
          <w:rPr>
            <w:color w:val="000000"/>
            <w:sz w:val="21"/>
            <w:szCs w:val="21"/>
          </w:rPr>
          <w:t>理论上的复杂难题。</w:t>
        </w:r>
      </w:ins>
    </w:p>
    <w:p w14:paraId="4CCD052F" w14:textId="00E34C0B" w:rsidR="00530D73" w:rsidRPr="0013068A" w:rsidRDefault="008A2710" w:rsidP="00B63EE4">
      <w:pPr>
        <w:spacing w:line="360" w:lineRule="auto"/>
        <w:ind w:firstLineChars="196" w:firstLine="412"/>
        <w:rPr>
          <w:color w:val="000000"/>
          <w:sz w:val="21"/>
          <w:szCs w:val="21"/>
        </w:rPr>
      </w:pPr>
      <w:commentRangeStart w:id="51"/>
      <w:commentRangeStart w:id="52"/>
      <w:commentRangeStart w:id="53"/>
      <w:commentRangeStart w:id="54"/>
      <w:del w:id="55" w:author="运璐 何" w:date="2025-10-27T20:07:00Z">
        <w:r w:rsidRPr="0013068A" w:rsidDel="00530D60">
          <w:rPr>
            <w:color w:val="000000"/>
            <w:sz w:val="21"/>
            <w:szCs w:val="21"/>
          </w:rPr>
          <w:delText>当前无人机集群在城市环境下的路径规划与通信保持研究已形成多条技术路线</w:delText>
        </w:r>
        <w:r w:rsidRPr="0013068A" w:rsidDel="00530D60">
          <w:rPr>
            <w:rFonts w:hint="eastAsia"/>
            <w:color w:val="000000"/>
            <w:sz w:val="21"/>
            <w:szCs w:val="21"/>
          </w:rPr>
          <w:delText>。</w:delText>
        </w:r>
        <w:commentRangeEnd w:id="51"/>
        <w:r w:rsidR="00B04056" w:rsidDel="00530D60">
          <w:rPr>
            <w:rStyle w:val="ac"/>
          </w:rPr>
          <w:commentReference w:id="51"/>
        </w:r>
      </w:del>
      <w:commentRangeEnd w:id="52"/>
      <w:commentRangeEnd w:id="53"/>
      <w:commentRangeEnd w:id="54"/>
      <w:r w:rsidR="00530D60">
        <w:rPr>
          <w:rStyle w:val="ac"/>
        </w:rPr>
        <w:commentReference w:id="52"/>
      </w:r>
      <w:del w:id="56" w:author="运璐 何" w:date="2025-10-27T20:07:00Z">
        <w:r w:rsidR="00D24BF5" w:rsidDel="00530D60">
          <w:rPr>
            <w:rStyle w:val="ac"/>
          </w:rPr>
          <w:commentReference w:id="53"/>
        </w:r>
      </w:del>
      <w:r w:rsidR="00530D60">
        <w:rPr>
          <w:rStyle w:val="ac"/>
        </w:rPr>
        <w:commentReference w:id="54"/>
      </w:r>
      <w:ins w:id="57" w:author="运璐 何" w:date="2025-10-28T11:11:00Z">
        <w:r w:rsidR="00EC4D33" w:rsidRPr="00EC4D33">
          <w:rPr>
            <w:rFonts w:hint="eastAsia"/>
            <w:color w:val="000000"/>
            <w:sz w:val="21"/>
            <w:szCs w:val="21"/>
          </w:rPr>
          <w:t>当前无人机集群在城</w:t>
        </w:r>
        <w:r w:rsidR="00EC4D33" w:rsidRPr="00EC4D33">
          <w:rPr>
            <w:rFonts w:hint="eastAsia"/>
            <w:color w:val="000000"/>
            <w:sz w:val="21"/>
            <w:szCs w:val="21"/>
          </w:rPr>
          <w:lastRenderedPageBreak/>
          <w:t>市环境下的路径规划与通信保持研究主要涵盖两方面内容：一是以路径规划为核心的传统方法，二是同时兼顾路径规划与通信连通性的优化与控制方法。</w:t>
        </w:r>
      </w:ins>
      <w:ins w:id="58" w:author="运璐 何" w:date="2025-10-28T11:19:00Z">
        <w:r w:rsidR="00BE3947" w:rsidRPr="00BE3947">
          <w:rPr>
            <w:color w:val="000000"/>
            <w:sz w:val="21"/>
            <w:szCs w:val="21"/>
          </w:rPr>
          <w:t>按照具体的实现思路，相关研究可分为三类</w:t>
        </w:r>
      </w:ins>
      <w:ins w:id="59" w:author="运璐 何" w:date="2025-10-28T11:12:00Z">
        <w:r w:rsidR="00EC4D33" w:rsidRPr="00EC4D33">
          <w:rPr>
            <w:rFonts w:hint="eastAsia"/>
            <w:color w:val="000000"/>
            <w:sz w:val="21"/>
            <w:szCs w:val="21"/>
          </w:rPr>
          <w:t>：基于冲突搜索的路径规划方法、基于启发式优化与强化学习的方法以及基于人工势场及其通信保持</w:t>
        </w:r>
      </w:ins>
      <w:ins w:id="60" w:author="运璐 何" w:date="2025-10-28T11:13:00Z">
        <w:r w:rsidR="00BE3947">
          <w:rPr>
            <w:rFonts w:hint="eastAsia"/>
            <w:color w:val="000000"/>
            <w:sz w:val="21"/>
            <w:szCs w:val="21"/>
          </w:rPr>
          <w:t>改进的</w:t>
        </w:r>
      </w:ins>
      <w:ins w:id="61" w:author="运璐 何" w:date="2025-10-28T11:12:00Z">
        <w:r w:rsidR="00EC4D33" w:rsidRPr="00EC4D33">
          <w:rPr>
            <w:rFonts w:hint="eastAsia"/>
            <w:color w:val="000000"/>
            <w:sz w:val="21"/>
            <w:szCs w:val="21"/>
          </w:rPr>
          <w:t>方法。</w:t>
        </w:r>
      </w:ins>
      <w:r w:rsidRPr="0013068A">
        <w:rPr>
          <w:color w:val="000000"/>
          <w:sz w:val="21"/>
          <w:szCs w:val="21"/>
        </w:rPr>
        <w:t>基于冲突搜索（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_Ref210899161 \r \h \#"[0"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sidRPr="00627782">
        <w:rPr>
          <w:color w:val="000000"/>
          <w:sz w:val="21"/>
          <w:szCs w:val="21"/>
          <w:vertAlign w:val="superscript"/>
        </w:rPr>
        <w:t>[</w:t>
      </w:r>
      <w:r w:rsidR="00830D64">
        <w:rPr>
          <w:color w:val="000000"/>
          <w:sz w:val="21"/>
          <w:szCs w:val="21"/>
          <w:vertAlign w:val="superscript"/>
        </w:rPr>
        <w:t>7</w:t>
      </w:r>
      <w:r w:rsidR="00B948E2" w:rsidRPr="00627782">
        <w:rPr>
          <w:color w:val="000000"/>
          <w:sz w:val="21"/>
          <w:szCs w:val="21"/>
          <w:vertAlign w:val="superscript"/>
        </w:rPr>
        <w:fldChar w:fldCharType="end"/>
      </w:r>
      <w:r w:rsidR="00B948E2" w:rsidRPr="00627782">
        <w:rPr>
          <w:color w:val="000000"/>
          <w:sz w:val="21"/>
          <w:szCs w:val="21"/>
          <w:vertAlign w:val="superscript"/>
        </w:rPr>
        <w:t>-</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_Ref211074835 \r \h \#"0</w:instrText>
      </w:r>
      <w:r w:rsidR="00B948E2" w:rsidRPr="00627782">
        <w:rPr>
          <w:rFonts w:hint="eastAsia"/>
          <w:color w:val="000000"/>
          <w:sz w:val="21"/>
          <w:szCs w:val="21"/>
          <w:vertAlign w:val="superscript"/>
        </w:rPr>
        <w:instrText>]</w:instrText>
      </w:r>
      <w:r w:rsidR="00B948E2" w:rsidRPr="00627782">
        <w:rPr>
          <w:color w:val="000000"/>
          <w:sz w:val="21"/>
          <w:szCs w:val="21"/>
          <w:vertAlign w:val="superscript"/>
        </w:rPr>
        <w:instrText xml:space="preserve">"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Pr>
          <w:color w:val="000000"/>
          <w:sz w:val="21"/>
          <w:szCs w:val="21"/>
          <w:vertAlign w:val="superscript"/>
        </w:rPr>
        <w:t>8</w:t>
      </w:r>
      <w:r w:rsidR="00830D64" w:rsidRPr="00627782">
        <w:rPr>
          <w:rFonts w:hint="eastAsia"/>
          <w:color w:val="000000"/>
          <w:sz w:val="21"/>
          <w:szCs w:val="21"/>
          <w:vertAlign w:val="superscript"/>
        </w:rPr>
        <w:t>]</w:t>
      </w:r>
      <w:r w:rsidR="00B948E2" w:rsidRPr="00627782">
        <w:rPr>
          <w:color w:val="000000"/>
          <w:sz w:val="21"/>
          <w:szCs w:val="21"/>
          <w:vertAlign w:val="superscript"/>
        </w:rPr>
        <w:fldChar w:fldCharType="end"/>
      </w:r>
      <w:r w:rsidRPr="0013068A">
        <w:rPr>
          <w:rFonts w:hint="eastAsia"/>
          <w:color w:val="000000"/>
          <w:sz w:val="21"/>
          <w:szCs w:val="21"/>
        </w:rPr>
        <w:t>。</w:t>
      </w:r>
      <w:commentRangeStart w:id="62"/>
      <w:commentRangeStart w:id="63"/>
      <w:r w:rsidRPr="0013068A">
        <w:rPr>
          <w:color w:val="000000"/>
          <w:sz w:val="21"/>
          <w:szCs w:val="21"/>
        </w:rPr>
        <w:t>然而，此类算法普遍缺乏对集群协同通信的建模，使得规划路径虽能实现避障，却难以维持网络连通性。</w:t>
      </w:r>
      <w:commentRangeEnd w:id="62"/>
      <w:r w:rsidR="00D24BF5">
        <w:rPr>
          <w:rStyle w:val="ac"/>
        </w:rPr>
        <w:commentReference w:id="62"/>
      </w:r>
      <w:commentRangeEnd w:id="63"/>
      <w:r w:rsidR="00EC4D33">
        <w:rPr>
          <w:rStyle w:val="ac"/>
        </w:rPr>
        <w:commentReference w:id="63"/>
      </w:r>
      <w:del w:id="64" w:author="运璐 何" w:date="2025-10-28T11:35:00Z">
        <w:r w:rsidRPr="0013068A" w:rsidDel="005F7B46">
          <w:rPr>
            <w:color w:val="000000"/>
            <w:sz w:val="21"/>
            <w:szCs w:val="21"/>
          </w:rPr>
          <w:delText>在人工势场法（</w:delText>
        </w:r>
        <w:r w:rsidR="0013068A" w:rsidRPr="0013068A" w:rsidDel="005F7B46">
          <w:rPr>
            <w:color w:val="000000"/>
            <w:sz w:val="21"/>
            <w:szCs w:val="21"/>
          </w:rPr>
          <w:delText>Artificial Potential Field</w:delText>
        </w:r>
        <w:r w:rsidR="0013068A" w:rsidRPr="0013068A" w:rsidDel="005F7B46">
          <w:rPr>
            <w:rFonts w:hint="eastAsia"/>
            <w:color w:val="000000"/>
            <w:sz w:val="21"/>
            <w:szCs w:val="21"/>
          </w:rPr>
          <w:delText>,</w:delText>
        </w:r>
        <w:r w:rsidRPr="0013068A" w:rsidDel="005F7B46">
          <w:rPr>
            <w:color w:val="000000"/>
            <w:sz w:val="21"/>
            <w:szCs w:val="21"/>
          </w:rPr>
          <w:delText>APF</w:delText>
        </w:r>
        <w:r w:rsidRPr="0013068A" w:rsidDel="005F7B46">
          <w:rPr>
            <w:color w:val="000000"/>
            <w:sz w:val="21"/>
            <w:szCs w:val="21"/>
          </w:rPr>
          <w:delText>）改进方向，</w:delText>
        </w:r>
        <w:r w:rsidRPr="0013068A" w:rsidDel="005F7B46">
          <w:rPr>
            <w:color w:val="000000"/>
            <w:sz w:val="21"/>
            <w:szCs w:val="21"/>
          </w:rPr>
          <w:delText>Wang</w:delText>
        </w:r>
        <w:r w:rsidRPr="0013068A" w:rsidDel="005F7B46">
          <w:rPr>
            <w:color w:val="000000"/>
            <w:sz w:val="21"/>
            <w:szCs w:val="21"/>
          </w:rPr>
          <w:delText>等人提出的</w:delText>
        </w:r>
        <w:r w:rsidRPr="0013068A" w:rsidDel="005F7B46">
          <w:rPr>
            <w:color w:val="000000"/>
            <w:sz w:val="21"/>
            <w:szCs w:val="21"/>
          </w:rPr>
          <w:delText>APF-CPP</w:delText>
        </w:r>
        <w:r w:rsidRPr="0013068A" w:rsidDel="005F7B46">
          <w:rPr>
            <w:color w:val="000000"/>
            <w:sz w:val="21"/>
            <w:szCs w:val="21"/>
          </w:rPr>
          <w:delText>算法通过构建覆盖与避障兼顾的势场模型，实现了多机器人系统的在线覆盖路径规划，在动态环境中具备</w:delText>
        </w:r>
        <w:r w:rsidR="00627782" w:rsidDel="005F7B46">
          <w:rPr>
            <w:rFonts w:hint="eastAsia"/>
            <w:color w:val="000000"/>
            <w:sz w:val="21"/>
            <w:szCs w:val="21"/>
          </w:rPr>
          <w:delText>比较</w:delText>
        </w:r>
        <w:r w:rsidRPr="0013068A" w:rsidDel="005F7B46">
          <w:rPr>
            <w:color w:val="000000"/>
            <w:sz w:val="21"/>
            <w:szCs w:val="21"/>
          </w:rPr>
          <w:delText>好的鲁棒性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_Ref210899238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[9]</w:delText>
        </w:r>
        <w:r w:rsidR="00BB781A" w:rsidRPr="0013068A" w:rsidDel="005F7B46">
          <w:rPr>
            <w:color w:val="000000"/>
            <w:sz w:val="21"/>
            <w:szCs w:val="21"/>
            <w:vertAlign w:val="superscript"/>
          </w:rPr>
          <w:fldChar w:fldCharType="end"/>
        </w:r>
        <w:r w:rsidRPr="0013068A" w:rsidDel="005F7B46">
          <w:rPr>
            <w:color w:val="000000"/>
            <w:sz w:val="21"/>
            <w:szCs w:val="21"/>
          </w:rPr>
          <w:delText>。同时，</w:delText>
        </w:r>
        <w:r w:rsidRPr="0013068A" w:rsidDel="005F7B46">
          <w:rPr>
            <w:color w:val="000000"/>
            <w:sz w:val="21"/>
            <w:szCs w:val="21"/>
          </w:rPr>
          <w:delText>Wang</w:delText>
        </w:r>
        <w:r w:rsidRPr="0013068A" w:rsidDel="005F7B46">
          <w:rPr>
            <w:color w:val="000000"/>
            <w:sz w:val="21"/>
            <w:szCs w:val="21"/>
          </w:rPr>
          <w:delText>等人早期的研究将虚拟领航者机制与人工势场相结合，实现了多机器人系统的连通性控制</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_Ref210899309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[10]</w:delText>
        </w:r>
        <w:r w:rsidR="00BB781A" w:rsidRPr="0013068A" w:rsidDel="005F7B46">
          <w:rPr>
            <w:color w:val="000000"/>
            <w:sz w:val="21"/>
            <w:szCs w:val="21"/>
            <w:vertAlign w:val="superscript"/>
          </w:rPr>
          <w:fldChar w:fldCharType="end"/>
        </w:r>
        <w:r w:rsidRPr="0013068A" w:rsidDel="005F7B46">
          <w:rPr>
            <w:color w:val="000000"/>
            <w:sz w:val="21"/>
            <w:szCs w:val="21"/>
          </w:rPr>
          <w:delText>。然而，这类</w:delText>
        </w:r>
        <w:commentRangeStart w:id="65"/>
        <w:commentRangeStart w:id="66"/>
        <w:r w:rsidRPr="0013068A" w:rsidDel="005F7B46">
          <w:rPr>
            <w:color w:val="000000"/>
            <w:sz w:val="21"/>
            <w:szCs w:val="21"/>
          </w:rPr>
          <w:delText>基于</w:delText>
        </w:r>
        <w:r w:rsidR="00C7408C" w:rsidDel="005F7B46">
          <w:rPr>
            <w:rFonts w:hint="eastAsia"/>
            <w:color w:val="000000"/>
            <w:sz w:val="21"/>
            <w:szCs w:val="21"/>
          </w:rPr>
          <w:delText>完全分布式</w:delText>
        </w:r>
        <w:commentRangeEnd w:id="65"/>
        <w:r w:rsidR="009D09DB" w:rsidDel="005F7B46">
          <w:rPr>
            <w:rStyle w:val="ac"/>
          </w:rPr>
          <w:commentReference w:id="65"/>
        </w:r>
      </w:del>
      <w:commentRangeEnd w:id="66"/>
      <w:r w:rsidR="00234E69">
        <w:rPr>
          <w:rStyle w:val="ac"/>
        </w:rPr>
        <w:commentReference w:id="66"/>
      </w:r>
      <w:del w:id="67" w:author="运璐 何" w:date="2025-10-28T11:35:00Z">
        <w:r w:rsidR="00C7408C" w:rsidDel="005F7B46">
          <w:rPr>
            <w:rFonts w:hint="eastAsia"/>
            <w:color w:val="000000"/>
            <w:sz w:val="21"/>
            <w:szCs w:val="21"/>
          </w:rPr>
          <w:delText>的</w:delText>
        </w:r>
        <w:r w:rsidR="00627782" w:rsidDel="005F7B46">
          <w:rPr>
            <w:rFonts w:hint="eastAsia"/>
            <w:color w:val="000000"/>
            <w:sz w:val="21"/>
            <w:szCs w:val="21"/>
          </w:rPr>
          <w:delText>人工</w:delText>
        </w:r>
        <w:r w:rsidRPr="0013068A" w:rsidDel="005F7B46">
          <w:rPr>
            <w:color w:val="000000"/>
            <w:sz w:val="21"/>
            <w:szCs w:val="21"/>
          </w:rPr>
          <w:delText>势场的算法在大规模无人机集群和</w:delText>
        </w:r>
        <w:r w:rsidR="00C7408C" w:rsidDel="005F7B46">
          <w:rPr>
            <w:rFonts w:hint="eastAsia"/>
            <w:color w:val="000000"/>
            <w:sz w:val="21"/>
            <w:szCs w:val="21"/>
          </w:rPr>
          <w:delText>复杂</w:delText>
        </w:r>
        <w:r w:rsidRPr="0013068A" w:rsidDel="005F7B46">
          <w:rPr>
            <w:color w:val="000000"/>
            <w:sz w:val="21"/>
            <w:szCs w:val="21"/>
          </w:rPr>
          <w:delText>强干扰环境下</w:delText>
        </w:r>
        <w:r w:rsidR="00BB781A" w:rsidRPr="0013068A" w:rsidDel="005F7B46">
          <w:rPr>
            <w:rFonts w:hint="eastAsia"/>
            <w:color w:val="000000"/>
            <w:sz w:val="21"/>
            <w:szCs w:val="21"/>
          </w:rPr>
          <w:delText>容易陷入</w:delText>
        </w:r>
        <w:r w:rsidR="00C7408C" w:rsidDel="005F7B46">
          <w:rPr>
            <w:rFonts w:hint="eastAsia"/>
            <w:color w:val="000000"/>
            <w:sz w:val="21"/>
            <w:szCs w:val="21"/>
          </w:rPr>
          <w:delText>局部的</w:delText>
        </w:r>
        <w:r w:rsidR="00BB781A" w:rsidRPr="0013068A" w:rsidDel="005F7B46">
          <w:rPr>
            <w:rFonts w:hint="eastAsia"/>
            <w:color w:val="000000"/>
            <w:sz w:val="21"/>
            <w:szCs w:val="21"/>
          </w:rPr>
          <w:delText>震荡与死锁，</w:delText>
        </w:r>
        <w:r w:rsidR="00627782" w:rsidDel="005F7B46">
          <w:rPr>
            <w:rFonts w:hint="eastAsia"/>
            <w:color w:val="000000"/>
            <w:sz w:val="21"/>
            <w:szCs w:val="21"/>
          </w:rPr>
          <w:delText>对复杂场景的</w:delText>
        </w:r>
        <w:r w:rsidRPr="0013068A" w:rsidDel="005F7B46">
          <w:rPr>
            <w:color w:val="000000"/>
            <w:sz w:val="21"/>
            <w:szCs w:val="21"/>
          </w:rPr>
          <w:delText>适应性仍显不足。</w:delText>
        </w:r>
      </w:del>
      <w:del w:id="68" w:author="运璐 何" w:date="2025-10-28T11:37:00Z">
        <w:r w:rsidRPr="0013068A" w:rsidDel="005F7B46">
          <w:rPr>
            <w:color w:val="000000"/>
            <w:sz w:val="21"/>
            <w:szCs w:val="21"/>
          </w:rPr>
          <w:delText>在启发式智能优化算法方面，</w:delText>
        </w:r>
        <w:r w:rsidRPr="0013068A" w:rsidDel="005F7B46">
          <w:rPr>
            <w:color w:val="000000"/>
            <w:sz w:val="21"/>
            <w:szCs w:val="21"/>
          </w:rPr>
          <w:delText>Li</w:delText>
        </w:r>
        <w:r w:rsidRPr="0013068A" w:rsidDel="005F7B46">
          <w:rPr>
            <w:color w:val="000000"/>
            <w:sz w:val="21"/>
            <w:szCs w:val="21"/>
          </w:rPr>
          <w:delText>等人提出的混合粒子群优化算法结合了局部搜索与全局搜索机制，通过</w:delText>
        </w:r>
        <w:r w:rsidRPr="0013068A" w:rsidDel="005F7B46">
          <w:rPr>
            <w:color w:val="000000"/>
            <w:sz w:val="21"/>
            <w:szCs w:val="21"/>
          </w:rPr>
          <w:delText>Pareto</w:delText>
        </w:r>
        <w:r w:rsidRPr="0013068A" w:rsidDel="005F7B46">
          <w:rPr>
            <w:color w:val="000000"/>
            <w:sz w:val="21"/>
            <w:szCs w:val="21"/>
          </w:rPr>
          <w:delText>最优解集与拥挤度计算，有效提升了多无人机协同路径规划的收敛性能与多目标平衡性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_Ref210899454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[11]</w:delText>
        </w:r>
        <w:r w:rsidR="00BB781A" w:rsidRPr="0013068A" w:rsidDel="005F7B46">
          <w:rPr>
            <w:color w:val="000000"/>
            <w:sz w:val="21"/>
            <w:szCs w:val="21"/>
            <w:vertAlign w:val="superscript"/>
          </w:rPr>
          <w:fldChar w:fldCharType="end"/>
        </w:r>
        <w:r w:rsidR="00627782" w:rsidDel="005F7B46">
          <w:rPr>
            <w:rFonts w:hint="eastAsia"/>
            <w:color w:val="000000"/>
            <w:sz w:val="21"/>
            <w:szCs w:val="21"/>
          </w:rPr>
          <w:delText>，</w:delText>
        </w:r>
        <w:r w:rsidR="00627782" w:rsidDel="005F7B46">
          <w:rPr>
            <w:rFonts w:hint="eastAsia"/>
            <w:color w:val="000000"/>
            <w:sz w:val="21"/>
            <w:szCs w:val="21"/>
          </w:rPr>
          <w:delText>M</w:delText>
        </w:r>
        <w:r w:rsidR="00627782" w:rsidDel="005F7B46">
          <w:rPr>
            <w:color w:val="000000"/>
            <w:sz w:val="21"/>
            <w:szCs w:val="21"/>
          </w:rPr>
          <w:delText>eng</w:delText>
        </w:r>
        <w:r w:rsidR="00627782" w:rsidDel="005F7B46">
          <w:rPr>
            <w:rFonts w:hint="eastAsia"/>
            <w:color w:val="000000"/>
            <w:sz w:val="21"/>
            <w:szCs w:val="21"/>
          </w:rPr>
          <w:delText>等人提出的</w:delText>
        </w:r>
        <w:r w:rsidR="00627782" w:rsidDel="005F7B46">
          <w:rPr>
            <w:rFonts w:hint="eastAsia"/>
            <w:color w:val="000000"/>
            <w:sz w:val="21"/>
            <w:szCs w:val="21"/>
          </w:rPr>
          <w:delText>P</w:delText>
        </w:r>
        <w:r w:rsidR="00627782" w:rsidDel="005F7B46">
          <w:rPr>
            <w:color w:val="000000"/>
            <w:sz w:val="21"/>
            <w:szCs w:val="21"/>
          </w:rPr>
          <w:delText>PS</w:delText>
        </w:r>
        <w:r w:rsidR="00627782" w:rsidDel="005F7B46">
          <w:rPr>
            <w:rFonts w:hint="eastAsia"/>
            <w:color w:val="000000"/>
            <w:sz w:val="21"/>
            <w:szCs w:val="21"/>
          </w:rPr>
          <w:delText>warm</w:delText>
        </w:r>
        <w:r w:rsidR="00627782" w:rsidDel="005F7B46">
          <w:rPr>
            <w:rFonts w:hint="eastAsia"/>
            <w:color w:val="000000"/>
            <w:sz w:val="21"/>
            <w:szCs w:val="21"/>
          </w:rPr>
          <w:delText>算法通过引入优先级</w:delText>
        </w:r>
        <w:r w:rsidR="00627782" w:rsidDel="005F7B46">
          <w:rPr>
            <w:rFonts w:hint="eastAsia"/>
            <w:color w:val="000000"/>
            <w:sz w:val="21"/>
            <w:szCs w:val="21"/>
          </w:rPr>
          <w:delText>R</w:delText>
        </w:r>
        <w:r w:rsidR="00627782" w:rsidDel="005F7B46">
          <w:rPr>
            <w:color w:val="000000"/>
            <w:sz w:val="21"/>
            <w:szCs w:val="21"/>
          </w:rPr>
          <w:delText>RT*</w:delText>
        </w:r>
        <w:r w:rsidR="00627782" w:rsidDel="005F7B46">
          <w:rPr>
            <w:rFonts w:hint="eastAsia"/>
            <w:color w:val="000000"/>
            <w:sz w:val="21"/>
            <w:szCs w:val="21"/>
          </w:rPr>
          <w:delText>规划为粒子群优化算法生成初步可行解，再通过优化迭代搜索通信保持的最优解，</w:delText>
        </w:r>
        <w:commentRangeStart w:id="69"/>
        <w:commentRangeStart w:id="70"/>
        <w:r w:rsidR="00627782" w:rsidDel="005F7B46">
          <w:rPr>
            <w:rFonts w:hint="eastAsia"/>
            <w:color w:val="000000"/>
            <w:sz w:val="21"/>
            <w:szCs w:val="21"/>
          </w:rPr>
          <w:delText>可以一定程度上加快计算效率</w:delText>
        </w:r>
        <w:r w:rsidR="00627782" w:rsidRPr="00627782" w:rsidDel="005F7B46">
          <w:rPr>
            <w:color w:val="000000"/>
            <w:sz w:val="21"/>
            <w:szCs w:val="21"/>
            <w:vertAlign w:val="superscript"/>
          </w:rPr>
          <w:fldChar w:fldCharType="begin"/>
        </w:r>
        <w:r w:rsidR="00627782" w:rsidRPr="00627782" w:rsidDel="005F7B46">
          <w:rPr>
            <w:color w:val="000000"/>
            <w:sz w:val="21"/>
            <w:szCs w:val="21"/>
            <w:vertAlign w:val="superscript"/>
          </w:rPr>
          <w:delInstrText xml:space="preserve"> </w:delInstrText>
        </w:r>
        <w:r w:rsidR="00627782" w:rsidRPr="00627782" w:rsidDel="005F7B46">
          <w:rPr>
            <w:rFonts w:hint="eastAsia"/>
            <w:color w:val="000000"/>
            <w:sz w:val="21"/>
            <w:szCs w:val="21"/>
            <w:vertAlign w:val="superscript"/>
          </w:rPr>
          <w:delInstrText>REF _Ref212053055 \r \h</w:delInstrText>
        </w:r>
        <w:r w:rsidR="00627782" w:rsidRPr="00627782" w:rsidDel="005F7B46">
          <w:rPr>
            <w:color w:val="000000"/>
            <w:sz w:val="21"/>
            <w:szCs w:val="21"/>
            <w:vertAlign w:val="superscript"/>
          </w:rPr>
          <w:delInstrText xml:space="preserve"> </w:delInstrText>
        </w:r>
        <w:r w:rsidR="00627782" w:rsidDel="005F7B46">
          <w:rPr>
            <w:color w:val="000000"/>
            <w:sz w:val="21"/>
            <w:szCs w:val="21"/>
            <w:vertAlign w:val="superscript"/>
          </w:rPr>
          <w:delInstrText xml:space="preserve"> \* MERGEFORMAT </w:delInstrText>
        </w:r>
        <w:r w:rsidR="00627782" w:rsidRPr="00627782" w:rsidDel="005F7B46">
          <w:rPr>
            <w:color w:val="000000"/>
            <w:sz w:val="21"/>
            <w:szCs w:val="21"/>
            <w:vertAlign w:val="superscript"/>
          </w:rPr>
        </w:r>
        <w:r w:rsidR="00627782" w:rsidRPr="00627782" w:rsidDel="005F7B46">
          <w:rPr>
            <w:color w:val="000000"/>
            <w:sz w:val="21"/>
            <w:szCs w:val="21"/>
            <w:vertAlign w:val="superscript"/>
          </w:rPr>
          <w:fldChar w:fldCharType="separate"/>
        </w:r>
        <w:r w:rsidR="00627782" w:rsidDel="005F7B46">
          <w:rPr>
            <w:color w:val="000000"/>
            <w:sz w:val="21"/>
            <w:szCs w:val="21"/>
            <w:vertAlign w:val="superscript"/>
          </w:rPr>
          <w:delText>[12]</w:delText>
        </w:r>
        <w:r w:rsidR="00627782" w:rsidRPr="00627782" w:rsidDel="005F7B46">
          <w:rPr>
            <w:color w:val="000000"/>
            <w:sz w:val="21"/>
            <w:szCs w:val="21"/>
            <w:vertAlign w:val="superscript"/>
          </w:rPr>
          <w:fldChar w:fldCharType="end"/>
        </w:r>
        <w:r w:rsidR="00627782" w:rsidDel="005F7B46">
          <w:rPr>
            <w:rFonts w:hint="eastAsia"/>
            <w:color w:val="000000"/>
            <w:sz w:val="21"/>
            <w:szCs w:val="21"/>
          </w:rPr>
          <w:delText>。</w:delText>
        </w:r>
        <w:commentRangeEnd w:id="69"/>
        <w:r w:rsidR="001137D4" w:rsidDel="005F7B46">
          <w:rPr>
            <w:rStyle w:val="ac"/>
          </w:rPr>
          <w:commentReference w:id="69"/>
        </w:r>
      </w:del>
      <w:commentRangeEnd w:id="70"/>
      <w:r w:rsidR="00234E69">
        <w:rPr>
          <w:rStyle w:val="ac"/>
        </w:rPr>
        <w:commentReference w:id="70"/>
      </w:r>
      <w:commentRangeStart w:id="71"/>
      <w:commentRangeStart w:id="72"/>
      <w:del w:id="73" w:author="运璐 何" w:date="2025-10-28T11:37:00Z">
        <w:r w:rsidR="004A6827" w:rsidRPr="0013068A" w:rsidDel="005F7B46">
          <w:rPr>
            <w:color w:val="000000"/>
            <w:sz w:val="21"/>
            <w:szCs w:val="21"/>
          </w:rPr>
          <w:delText>此外，</w:delText>
        </w:r>
        <w:r w:rsidR="004A6827" w:rsidRPr="0013068A" w:rsidDel="005F7B46">
          <w:rPr>
            <w:color w:val="000000"/>
            <w:sz w:val="21"/>
            <w:szCs w:val="21"/>
          </w:rPr>
          <w:delText xml:space="preserve">Lin </w:delText>
        </w:r>
        <w:r w:rsidR="004A6827" w:rsidRPr="0013068A" w:rsidDel="005F7B46">
          <w:rPr>
            <w:color w:val="000000"/>
            <w:sz w:val="21"/>
            <w:szCs w:val="21"/>
          </w:rPr>
          <w:delText>等人提出了一种基于多目标遗传算法的路径规划方法，在优化飞行路径长度的同时引入接收信号强度指标，以保持多无人机之间的通信连通性，从而在复杂城市环境中实现了路径规划与通信质量的联合优化</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_Ref210900116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[13]</w:delText>
        </w:r>
        <w:r w:rsidR="004A6827" w:rsidRPr="0013068A" w:rsidDel="005F7B46">
          <w:rPr>
            <w:color w:val="000000"/>
            <w:sz w:val="21"/>
            <w:szCs w:val="21"/>
            <w:vertAlign w:val="superscript"/>
          </w:rPr>
          <w:fldChar w:fldCharType="end"/>
        </w:r>
        <w:r w:rsidR="004A6827" w:rsidRPr="0013068A" w:rsidDel="005F7B46">
          <w:rPr>
            <w:rFonts w:hint="eastAsia"/>
            <w:color w:val="000000"/>
            <w:sz w:val="21"/>
            <w:szCs w:val="21"/>
          </w:rPr>
          <w:delText>。</w:delText>
        </w:r>
        <w:commentRangeEnd w:id="71"/>
        <w:r w:rsidR="008074C8" w:rsidDel="005F7B46">
          <w:rPr>
            <w:rStyle w:val="ac"/>
          </w:rPr>
          <w:commentReference w:id="71"/>
        </w:r>
      </w:del>
      <w:commentRangeEnd w:id="72"/>
      <w:r w:rsidR="00234E69">
        <w:rPr>
          <w:rStyle w:val="ac"/>
        </w:rPr>
        <w:commentReference w:id="72"/>
      </w:r>
      <w:del w:id="74" w:author="运璐 何" w:date="2025-10-28T11:37:00Z">
        <w:r w:rsidRPr="0013068A" w:rsidDel="005F7B46">
          <w:rPr>
            <w:color w:val="000000"/>
            <w:sz w:val="21"/>
            <w:szCs w:val="21"/>
          </w:rPr>
          <w:delText>尽管如此，启发式算法</w:delText>
        </w:r>
        <w:r w:rsidR="00627782" w:rsidDel="005F7B46">
          <w:rPr>
            <w:rFonts w:hint="eastAsia"/>
            <w:color w:val="000000"/>
            <w:sz w:val="21"/>
            <w:szCs w:val="21"/>
          </w:rPr>
          <w:delText>在优化时</w:delText>
        </w:r>
        <w:r w:rsidRPr="0013068A" w:rsidDel="005F7B46">
          <w:rPr>
            <w:color w:val="000000"/>
            <w:sz w:val="21"/>
            <w:szCs w:val="21"/>
          </w:rPr>
          <w:delText>普遍依赖全局环境信息，在部分</w:delText>
        </w:r>
        <w:r w:rsidR="00C7408C" w:rsidDel="005F7B46">
          <w:rPr>
            <w:rFonts w:hint="eastAsia"/>
            <w:color w:val="000000"/>
            <w:sz w:val="21"/>
            <w:szCs w:val="21"/>
          </w:rPr>
          <w:delText>场景</w:delText>
        </w:r>
        <w:r w:rsidRPr="0013068A" w:rsidDel="005F7B46">
          <w:rPr>
            <w:color w:val="000000"/>
            <w:sz w:val="21"/>
            <w:szCs w:val="21"/>
          </w:rPr>
          <w:delText>可观测的城市</w:delText>
        </w:r>
        <w:r w:rsidR="00627782" w:rsidDel="005F7B46">
          <w:rPr>
            <w:rFonts w:hint="eastAsia"/>
            <w:color w:val="000000"/>
            <w:sz w:val="21"/>
            <w:szCs w:val="21"/>
          </w:rPr>
          <w:delText>作战</w:delText>
        </w:r>
        <w:r w:rsidRPr="0013068A" w:rsidDel="005F7B46">
          <w:rPr>
            <w:color w:val="000000"/>
            <w:sz w:val="21"/>
            <w:szCs w:val="21"/>
          </w:rPr>
          <w:delText>场景中应用受限</w:delText>
        </w:r>
        <w:r w:rsidR="00C7408C" w:rsidDel="005F7B46">
          <w:rPr>
            <w:rFonts w:hint="eastAsia"/>
            <w:color w:val="000000"/>
            <w:sz w:val="21"/>
            <w:szCs w:val="21"/>
          </w:rPr>
          <w:delText>，并且搜索效率在无人机规模增加时急剧下降，导致算法的扩展性不足</w:delText>
        </w:r>
        <w:r w:rsidRPr="0013068A" w:rsidDel="005F7B46">
          <w:rPr>
            <w:color w:val="000000"/>
            <w:sz w:val="21"/>
            <w:szCs w:val="21"/>
          </w:rPr>
          <w:delText>。在强化学习路径规划方法方面，</w:delText>
        </w:r>
        <w:r w:rsidRPr="0013068A" w:rsidDel="005F7B46">
          <w:rPr>
            <w:color w:val="000000"/>
            <w:sz w:val="21"/>
            <w:szCs w:val="21"/>
          </w:rPr>
          <w:delText>Bayerlein</w:delText>
        </w:r>
        <w:r w:rsidRPr="0013068A" w:rsidDel="005F7B46">
          <w:rPr>
            <w:color w:val="000000"/>
            <w:sz w:val="21"/>
            <w:szCs w:val="21"/>
          </w:rPr>
          <w:delText>等人利用深度强化学习实现了多无人机数据采集任务的协同路径规划，在保证能源效率的同时维持了通信覆盖的稳定性</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_Ref210900250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[14]</w:delText>
        </w:r>
        <w:r w:rsidR="004A6827" w:rsidRPr="0013068A" w:rsidDel="005F7B46">
          <w:rPr>
            <w:color w:val="000000"/>
            <w:sz w:val="21"/>
            <w:szCs w:val="21"/>
            <w:vertAlign w:val="superscript"/>
          </w:rPr>
          <w:fldChar w:fldCharType="end"/>
        </w:r>
        <w:r w:rsidRPr="0013068A" w:rsidDel="005F7B46">
          <w:rPr>
            <w:color w:val="000000"/>
            <w:sz w:val="21"/>
            <w:szCs w:val="21"/>
          </w:rPr>
          <w:delText>。此外，</w:delText>
        </w:r>
        <w:r w:rsidR="004A6827" w:rsidRPr="0013068A" w:rsidDel="005F7B46">
          <w:rPr>
            <w:rFonts w:hint="eastAsia"/>
            <w:color w:val="000000"/>
            <w:sz w:val="21"/>
            <w:szCs w:val="21"/>
          </w:rPr>
          <w:delText>L</w:delText>
        </w:r>
        <w:r w:rsidR="004A6827" w:rsidRPr="0013068A" w:rsidDel="005F7B46">
          <w:rPr>
            <w:color w:val="000000"/>
            <w:sz w:val="21"/>
            <w:szCs w:val="21"/>
          </w:rPr>
          <w:delText>in</w:delText>
        </w:r>
        <w:r w:rsidR="004A6827" w:rsidRPr="0013068A" w:rsidDel="005F7B46">
          <w:rPr>
            <w:rFonts w:hint="eastAsia"/>
            <w:color w:val="000000"/>
            <w:sz w:val="21"/>
            <w:szCs w:val="21"/>
          </w:rPr>
          <w:delText>等人</w:delText>
        </w:r>
        <w:r w:rsidRPr="0013068A" w:rsidDel="005F7B46">
          <w:rPr>
            <w:color w:val="000000"/>
            <w:sz w:val="21"/>
            <w:szCs w:val="21"/>
          </w:rPr>
          <w:delText>提出了将通信约束直接引入奖励函数的深度强化学习模型，有效提升了在复杂城市信道环境中的连通性保持能力</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_Ref210900389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[15]</w:delText>
        </w:r>
        <w:r w:rsidR="004A6827" w:rsidRPr="0013068A" w:rsidDel="005F7B46">
          <w:rPr>
            <w:color w:val="000000"/>
            <w:sz w:val="21"/>
            <w:szCs w:val="21"/>
            <w:vertAlign w:val="superscript"/>
          </w:rPr>
          <w:fldChar w:fldCharType="end"/>
        </w:r>
        <w:r w:rsidRPr="0013068A" w:rsidDel="005F7B46">
          <w:rPr>
            <w:color w:val="000000"/>
            <w:sz w:val="21"/>
            <w:szCs w:val="21"/>
          </w:rPr>
          <w:delText>。与此同时，</w:delText>
        </w:r>
        <w:r w:rsidRPr="0013068A" w:rsidDel="005F7B46">
          <w:rPr>
            <w:color w:val="000000"/>
            <w:sz w:val="21"/>
            <w:szCs w:val="21"/>
          </w:rPr>
          <w:delText>Gong</w:delText>
        </w:r>
        <w:r w:rsidRPr="0013068A" w:rsidDel="005F7B46">
          <w:rPr>
            <w:color w:val="000000"/>
            <w:sz w:val="21"/>
            <w:szCs w:val="21"/>
          </w:rPr>
          <w:delText>等人提出的分层强化学习与模拟退火融合算法通过全局</w:delText>
        </w:r>
        <w:r w:rsidRPr="0013068A" w:rsidDel="005F7B46">
          <w:rPr>
            <w:color w:val="000000"/>
            <w:sz w:val="21"/>
            <w:szCs w:val="21"/>
          </w:rPr>
          <w:delText>–</w:delText>
        </w:r>
        <w:r w:rsidRPr="0013068A" w:rsidDel="005F7B46">
          <w:rPr>
            <w:color w:val="000000"/>
            <w:sz w:val="21"/>
            <w:szCs w:val="21"/>
          </w:rPr>
          <w:delText>局部分层规划框架提升了路径平滑性与协作效率</w:delText>
        </w:r>
        <w:r w:rsidR="00F06EB0" w:rsidRPr="0013068A" w:rsidDel="005F7B46">
          <w:rPr>
            <w:color w:val="000000"/>
            <w:sz w:val="21"/>
            <w:szCs w:val="21"/>
            <w:vertAlign w:val="superscript"/>
          </w:rPr>
          <w:fldChar w:fldCharType="begin"/>
        </w:r>
        <w:r w:rsidR="00F06EB0" w:rsidRPr="0013068A" w:rsidDel="005F7B46">
          <w:rPr>
            <w:color w:val="000000"/>
            <w:sz w:val="21"/>
            <w:szCs w:val="21"/>
            <w:vertAlign w:val="superscript"/>
          </w:rPr>
          <w:delInstrText xml:space="preserve"> REF _Ref210900498 \r \h  \* MERGEFORMAT </w:delInstrText>
        </w:r>
        <w:r w:rsidR="00F06EB0" w:rsidRPr="0013068A" w:rsidDel="005F7B46">
          <w:rPr>
            <w:color w:val="000000"/>
            <w:sz w:val="21"/>
            <w:szCs w:val="21"/>
            <w:vertAlign w:val="superscript"/>
          </w:rPr>
        </w:r>
        <w:r w:rsidR="00F06EB0" w:rsidRPr="0013068A" w:rsidDel="005F7B46">
          <w:rPr>
            <w:color w:val="000000"/>
            <w:sz w:val="21"/>
            <w:szCs w:val="21"/>
            <w:vertAlign w:val="superscript"/>
          </w:rPr>
          <w:fldChar w:fldCharType="separate"/>
        </w:r>
        <w:r w:rsidR="00627782" w:rsidDel="005F7B46">
          <w:rPr>
            <w:color w:val="000000"/>
            <w:sz w:val="21"/>
            <w:szCs w:val="21"/>
            <w:vertAlign w:val="superscript"/>
          </w:rPr>
          <w:delText>[16]</w:delText>
        </w:r>
        <w:r w:rsidR="00F06EB0" w:rsidRPr="0013068A" w:rsidDel="005F7B46">
          <w:rPr>
            <w:color w:val="000000"/>
            <w:sz w:val="21"/>
            <w:szCs w:val="21"/>
            <w:vertAlign w:val="superscript"/>
          </w:rPr>
          <w:fldChar w:fldCharType="end"/>
        </w:r>
        <w:r w:rsidRPr="0013068A" w:rsidDel="005F7B46">
          <w:rPr>
            <w:color w:val="000000"/>
            <w:sz w:val="21"/>
            <w:szCs w:val="21"/>
          </w:rPr>
          <w:delText>。</w:delText>
        </w:r>
        <w:commentRangeStart w:id="75"/>
        <w:r w:rsidRPr="0013068A" w:rsidDel="005F7B46">
          <w:rPr>
            <w:color w:val="000000"/>
            <w:sz w:val="21"/>
            <w:szCs w:val="21"/>
          </w:rPr>
          <w:delText>然而，这类方法在智能体数量增加时面临状态空间指数增长问题，导致训练复杂度高</w:delText>
        </w:r>
        <w:r w:rsidR="00C7408C" w:rsidDel="005F7B46">
          <w:rPr>
            <w:rFonts w:hint="eastAsia"/>
            <w:color w:val="000000"/>
            <w:sz w:val="21"/>
            <w:szCs w:val="21"/>
          </w:rPr>
          <w:delText>，</w:delText>
        </w:r>
        <w:r w:rsidRPr="0013068A" w:rsidDel="005F7B46">
          <w:rPr>
            <w:color w:val="000000"/>
            <w:sz w:val="21"/>
            <w:szCs w:val="21"/>
          </w:rPr>
          <w:delText>且</w:delText>
        </w:r>
        <w:r w:rsidR="00C7408C" w:rsidDel="005F7B46">
          <w:rPr>
            <w:rFonts w:hint="eastAsia"/>
            <w:color w:val="000000"/>
            <w:sz w:val="21"/>
            <w:szCs w:val="21"/>
          </w:rPr>
          <w:delText>训练好的</w:delText>
        </w:r>
        <w:r w:rsidRPr="0013068A" w:rsidDel="005F7B46">
          <w:rPr>
            <w:color w:val="000000"/>
            <w:sz w:val="21"/>
            <w:szCs w:val="21"/>
          </w:rPr>
          <w:delText>模型</w:delText>
        </w:r>
        <w:r w:rsidRPr="0013068A" w:rsidDel="005F7B46">
          <w:rPr>
            <w:rFonts w:hint="eastAsia"/>
            <w:color w:val="000000"/>
            <w:sz w:val="21"/>
            <w:szCs w:val="21"/>
          </w:rPr>
          <w:delText>在新环境下的</w:delText>
        </w:r>
        <w:r w:rsidRPr="0013068A" w:rsidDel="005F7B46">
          <w:rPr>
            <w:color w:val="000000"/>
            <w:sz w:val="21"/>
            <w:szCs w:val="21"/>
          </w:rPr>
          <w:delText>泛化能力</w:delText>
        </w:r>
        <w:r w:rsidR="00627782" w:rsidDel="005F7B46">
          <w:rPr>
            <w:rFonts w:hint="eastAsia"/>
            <w:color w:val="000000"/>
            <w:sz w:val="21"/>
            <w:szCs w:val="21"/>
          </w:rPr>
          <w:delText>严重</w:delText>
        </w:r>
        <w:r w:rsidRPr="0013068A" w:rsidDel="005F7B46">
          <w:rPr>
            <w:color w:val="000000"/>
            <w:sz w:val="21"/>
            <w:szCs w:val="21"/>
          </w:rPr>
          <w:delText>不足。</w:delText>
        </w:r>
        <w:commentRangeEnd w:id="75"/>
        <w:r w:rsidR="00AD0260" w:rsidDel="005F7B46">
          <w:rPr>
            <w:rStyle w:val="ac"/>
          </w:rPr>
          <w:commentReference w:id="75"/>
        </w:r>
      </w:del>
      <w:ins w:id="76" w:author="运璐 何" w:date="2025-10-28T14:54:00Z">
        <w:r w:rsidR="00E44835" w:rsidRPr="00E44835">
          <w:rPr>
            <w:color w:val="000000"/>
            <w:sz w:val="21"/>
            <w:szCs w:val="21"/>
          </w:rPr>
          <w:t>为克服传统搜索算法全局优化能力不足、难以兼顾通信保持的问题，研究者提出了多种启发式优化算法与强化学习方法。</w:t>
        </w:r>
      </w:ins>
      <w:ins w:id="77" w:author="运璐 何" w:date="2025-10-28T11:38:00Z">
        <w:r w:rsidR="005F7B46" w:rsidRPr="005F7B46">
          <w:rPr>
            <w:rFonts w:hint="eastAsia"/>
            <w:color w:val="000000"/>
            <w:sz w:val="21"/>
            <w:szCs w:val="21"/>
          </w:rPr>
          <w:t>启发式优化算法通过全局搜索与多目标</w:t>
        </w:r>
      </w:ins>
      <w:ins w:id="78" w:author="运璐 何" w:date="2025-10-28T14:55:00Z">
        <w:r w:rsidR="00E44835">
          <w:rPr>
            <w:rFonts w:hint="eastAsia"/>
            <w:color w:val="000000"/>
            <w:sz w:val="21"/>
            <w:szCs w:val="21"/>
          </w:rPr>
          <w:t>优化</w:t>
        </w:r>
      </w:ins>
      <w:ins w:id="79" w:author="运璐 何" w:date="2025-10-28T11:38:00Z">
        <w:r w:rsidR="005F7B46" w:rsidRPr="005F7B46">
          <w:rPr>
            <w:rFonts w:hint="eastAsia"/>
            <w:color w:val="000000"/>
            <w:sz w:val="21"/>
            <w:szCs w:val="21"/>
          </w:rPr>
          <w:t>机制</w:t>
        </w:r>
      </w:ins>
      <w:ins w:id="80" w:author="运璐 何" w:date="2025-10-28T11:44:00Z">
        <w:r w:rsidR="00234E69">
          <w:rPr>
            <w:rFonts w:hint="eastAsia"/>
            <w:color w:val="000000"/>
            <w:sz w:val="21"/>
            <w:szCs w:val="21"/>
          </w:rPr>
          <w:t>实现</w:t>
        </w:r>
      </w:ins>
      <w:ins w:id="81" w:author="运璐 何" w:date="2025-10-28T11:38:00Z">
        <w:r w:rsidR="005F7B46" w:rsidRPr="005F7B46">
          <w:rPr>
            <w:rFonts w:hint="eastAsia"/>
            <w:color w:val="000000"/>
            <w:sz w:val="21"/>
            <w:szCs w:val="21"/>
          </w:rPr>
          <w:t>无人机</w:t>
        </w:r>
      </w:ins>
      <w:ins w:id="82" w:author="运璐 何" w:date="2025-10-28T11:45:00Z">
        <w:r w:rsidR="00234E69">
          <w:rPr>
            <w:rFonts w:hint="eastAsia"/>
            <w:color w:val="000000"/>
            <w:sz w:val="21"/>
            <w:szCs w:val="21"/>
          </w:rPr>
          <w:t>通信</w:t>
        </w:r>
      </w:ins>
      <w:ins w:id="83" w:author="运璐 何" w:date="2025-10-28T11:38:00Z">
        <w:r w:rsidR="005F7B46" w:rsidRPr="005F7B46">
          <w:rPr>
            <w:rFonts w:hint="eastAsia"/>
            <w:color w:val="000000"/>
            <w:sz w:val="21"/>
            <w:szCs w:val="21"/>
          </w:rPr>
          <w:t>协同规划</w:t>
        </w:r>
      </w:ins>
      <w:ins w:id="84" w:author="运璐 何" w:date="2025-10-28T14:55:00Z">
        <w:r w:rsidR="00E44835">
          <w:rPr>
            <w:rFonts w:hint="eastAsia"/>
            <w:color w:val="000000"/>
            <w:sz w:val="21"/>
            <w:szCs w:val="21"/>
          </w:rPr>
          <w:t>的需求</w:t>
        </w:r>
      </w:ins>
      <w:ins w:id="85" w:author="运璐 何" w:date="2025-10-28T14:54:00Z">
        <w:r w:rsidR="00E44835">
          <w:rPr>
            <w:rFonts w:hint="eastAsia"/>
            <w:color w:val="000000"/>
            <w:sz w:val="21"/>
            <w:szCs w:val="21"/>
          </w:rPr>
          <w:t>：</w:t>
        </w:r>
      </w:ins>
      <w:ins w:id="86" w:author="运璐 何" w:date="2025-10-28T11:38:00Z">
        <w:r w:rsidR="005F7B46" w:rsidRPr="005F7B46">
          <w:rPr>
            <w:rFonts w:hint="eastAsia"/>
            <w:color w:val="000000"/>
            <w:sz w:val="21"/>
            <w:szCs w:val="21"/>
          </w:rPr>
          <w:t>Li</w:t>
        </w:r>
        <w:r w:rsidR="005F7B46" w:rsidRPr="005F7B46">
          <w:rPr>
            <w:rFonts w:hint="eastAsia"/>
            <w:color w:val="000000"/>
            <w:sz w:val="21"/>
            <w:szCs w:val="21"/>
          </w:rPr>
          <w:t>等人提出的混合粒子群算法结合局部与全局搜索以</w:t>
        </w:r>
      </w:ins>
      <w:ins w:id="87" w:author="运璐 何" w:date="2025-10-28T15:04:00Z">
        <w:r w:rsidR="00047E9E">
          <w:rPr>
            <w:rFonts w:hint="eastAsia"/>
            <w:color w:val="000000"/>
            <w:sz w:val="21"/>
            <w:szCs w:val="21"/>
          </w:rPr>
          <w:t>一定程度提高</w:t>
        </w:r>
      </w:ins>
      <w:ins w:id="88" w:author="运璐 何" w:date="2025-10-28T11:38:00Z">
        <w:r w:rsidR="005F7B46" w:rsidRPr="005F7B46">
          <w:rPr>
            <w:rFonts w:hint="eastAsia"/>
            <w:color w:val="000000"/>
            <w:sz w:val="21"/>
            <w:szCs w:val="21"/>
          </w:rPr>
          <w:t>收敛性</w:t>
        </w:r>
      </w:ins>
      <w:r w:rsidR="00710248" w:rsidRPr="00710248">
        <w:rPr>
          <w:color w:val="000000"/>
          <w:sz w:val="21"/>
          <w:szCs w:val="21"/>
          <w:vertAlign w:val="superscript"/>
        </w:rPr>
        <w:fldChar w:fldCharType="begin"/>
      </w:r>
      <w:r w:rsidR="00710248" w:rsidRPr="00710248">
        <w:rPr>
          <w:color w:val="000000"/>
          <w:sz w:val="20"/>
          <w:szCs w:val="20"/>
          <w:vertAlign w:val="superscript"/>
        </w:rPr>
        <w:instrText xml:space="preserve"> </w:instrText>
      </w:r>
      <w:r w:rsidR="00710248" w:rsidRPr="00710248">
        <w:rPr>
          <w:rFonts w:hint="eastAsia"/>
          <w:color w:val="000000"/>
          <w:sz w:val="20"/>
          <w:szCs w:val="20"/>
          <w:vertAlign w:val="superscript"/>
        </w:rPr>
        <w:instrText>REF _Ref210899454 \r \h</w:instrText>
      </w:r>
      <w:r w:rsidR="00710248" w:rsidRPr="00710248">
        <w:rPr>
          <w:color w:val="000000"/>
          <w:sz w:val="20"/>
          <w:szCs w:val="20"/>
          <w:vertAlign w:val="superscript"/>
        </w:rPr>
        <w:instrText xml:space="preserve"> </w:instrText>
      </w:r>
      <w:r w:rsidR="00710248">
        <w:rPr>
          <w:color w:val="000000"/>
          <w:sz w:val="20"/>
          <w:szCs w:val="20"/>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89" w:author="运璐 何" w:date="2025-10-28T16:12:00Z">
        <w:r w:rsidR="00710248" w:rsidRPr="00710248">
          <w:rPr>
            <w:color w:val="000000"/>
            <w:sz w:val="20"/>
            <w:szCs w:val="20"/>
            <w:vertAlign w:val="superscript"/>
          </w:rPr>
          <w:t>[9]</w:t>
        </w:r>
        <w:r w:rsidR="00710248" w:rsidRPr="00710248">
          <w:rPr>
            <w:color w:val="000000"/>
            <w:sz w:val="21"/>
            <w:szCs w:val="21"/>
            <w:vertAlign w:val="superscript"/>
          </w:rPr>
          <w:fldChar w:fldCharType="end"/>
        </w:r>
      </w:ins>
      <w:ins w:id="90" w:author="运璐 何" w:date="2025-10-28T11:38:00Z">
        <w:r w:rsidR="005F7B46" w:rsidRPr="005F7B46">
          <w:rPr>
            <w:rFonts w:hint="eastAsia"/>
            <w:color w:val="000000"/>
            <w:sz w:val="21"/>
            <w:szCs w:val="21"/>
          </w:rPr>
          <w:t>，</w:t>
        </w:r>
        <w:r w:rsidR="005F7B46" w:rsidRPr="005F7B46">
          <w:rPr>
            <w:rFonts w:hint="eastAsia"/>
            <w:color w:val="000000"/>
            <w:sz w:val="21"/>
            <w:szCs w:val="21"/>
          </w:rPr>
          <w:t>Meng</w:t>
        </w:r>
        <w:r w:rsidR="005F7B46" w:rsidRPr="005F7B46">
          <w:rPr>
            <w:rFonts w:hint="eastAsia"/>
            <w:color w:val="000000"/>
            <w:sz w:val="21"/>
            <w:szCs w:val="21"/>
          </w:rPr>
          <w:t>等人利用优先级</w:t>
        </w:r>
        <w:r w:rsidR="005F7B46" w:rsidRPr="005F7B46">
          <w:rPr>
            <w:rFonts w:hint="eastAsia"/>
            <w:color w:val="000000"/>
            <w:sz w:val="21"/>
            <w:szCs w:val="21"/>
          </w:rPr>
          <w:t>RRT*</w:t>
        </w:r>
        <w:r w:rsidR="005F7B46" w:rsidRPr="005F7B46">
          <w:rPr>
            <w:rFonts w:hint="eastAsia"/>
            <w:color w:val="000000"/>
            <w:sz w:val="21"/>
            <w:szCs w:val="21"/>
          </w:rPr>
          <w:t>与粒子群结合实现了</w:t>
        </w:r>
      </w:ins>
      <w:ins w:id="91" w:author="运璐 何" w:date="2025-10-28T15:05:00Z">
        <w:r w:rsidR="00047E9E">
          <w:rPr>
            <w:rFonts w:hint="eastAsia"/>
            <w:color w:val="000000"/>
            <w:sz w:val="21"/>
            <w:szCs w:val="21"/>
          </w:rPr>
          <w:t>路径保持为优化目标的</w:t>
        </w:r>
      </w:ins>
      <w:ins w:id="92" w:author="运璐 何" w:date="2025-10-28T11:38:00Z">
        <w:r w:rsidR="005F7B46" w:rsidRPr="005F7B46">
          <w:rPr>
            <w:rFonts w:hint="eastAsia"/>
            <w:color w:val="000000"/>
            <w:sz w:val="21"/>
            <w:szCs w:val="21"/>
          </w:rPr>
          <w:t>路径</w:t>
        </w:r>
      </w:ins>
      <w:ins w:id="93" w:author="运璐 何" w:date="2025-10-28T15:05:00Z">
        <w:r w:rsidR="00047E9E">
          <w:rPr>
            <w:rFonts w:hint="eastAsia"/>
            <w:color w:val="000000"/>
            <w:sz w:val="21"/>
            <w:szCs w:val="21"/>
          </w:rPr>
          <w:t>规划</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_Ref212053055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4" w:author="运璐 何" w:date="2025-10-28T16:12:00Z">
        <w:r w:rsidR="00710248" w:rsidRPr="00710248">
          <w:rPr>
            <w:color w:val="000000"/>
            <w:sz w:val="21"/>
            <w:szCs w:val="21"/>
            <w:vertAlign w:val="superscript"/>
          </w:rPr>
          <w:t>[10]</w:t>
        </w:r>
        <w:r w:rsidR="00710248" w:rsidRPr="00710248">
          <w:rPr>
            <w:color w:val="000000"/>
            <w:sz w:val="21"/>
            <w:szCs w:val="21"/>
            <w:vertAlign w:val="superscript"/>
          </w:rPr>
          <w:fldChar w:fldCharType="end"/>
        </w:r>
      </w:ins>
      <w:ins w:id="95"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等人则在遗传算法中引入接收信号强度指标以实现路径与通信质量的联合优化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_Ref210900116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6" w:author="运璐 何" w:date="2025-10-28T16:12:00Z">
        <w:r w:rsidR="00710248" w:rsidRPr="00710248">
          <w:rPr>
            <w:color w:val="000000"/>
            <w:sz w:val="21"/>
            <w:szCs w:val="21"/>
            <w:vertAlign w:val="superscript"/>
          </w:rPr>
          <w:t>[11]</w:t>
        </w:r>
        <w:r w:rsidR="00710248" w:rsidRPr="00710248">
          <w:rPr>
            <w:color w:val="000000"/>
            <w:sz w:val="21"/>
            <w:szCs w:val="21"/>
            <w:vertAlign w:val="superscript"/>
          </w:rPr>
          <w:fldChar w:fldCharType="end"/>
        </w:r>
      </w:ins>
      <w:ins w:id="97" w:author="运璐 何" w:date="2025-10-28T11:38:00Z">
        <w:r w:rsidR="005F7B46" w:rsidRPr="005F7B46">
          <w:rPr>
            <w:rFonts w:hint="eastAsia"/>
            <w:color w:val="000000"/>
            <w:sz w:val="21"/>
            <w:szCs w:val="21"/>
          </w:rPr>
          <w:t>。强化学习方法方面，</w:t>
        </w:r>
        <w:r w:rsidR="005F7B46" w:rsidRPr="005F7B46">
          <w:rPr>
            <w:rFonts w:hint="eastAsia"/>
            <w:color w:val="000000"/>
            <w:sz w:val="21"/>
            <w:szCs w:val="21"/>
          </w:rPr>
          <w:t>Bayerlein</w:t>
        </w:r>
        <w:r w:rsidR="005F7B46" w:rsidRPr="005F7B46">
          <w:rPr>
            <w:rFonts w:hint="eastAsia"/>
            <w:color w:val="000000"/>
            <w:sz w:val="21"/>
            <w:szCs w:val="21"/>
          </w:rPr>
          <w:t>等人通过深度强化学习实现了能源效率与通信覆盖的协同优化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_Ref210900250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8" w:author="运璐 何" w:date="2025-10-28T16:13:00Z">
        <w:r w:rsidR="00710248" w:rsidRPr="00710248">
          <w:rPr>
            <w:color w:val="000000"/>
            <w:sz w:val="21"/>
            <w:szCs w:val="21"/>
            <w:vertAlign w:val="superscript"/>
          </w:rPr>
          <w:t>[12]</w:t>
        </w:r>
        <w:r w:rsidR="00710248" w:rsidRPr="00710248">
          <w:rPr>
            <w:color w:val="000000"/>
            <w:sz w:val="21"/>
            <w:szCs w:val="21"/>
            <w:vertAlign w:val="superscript"/>
          </w:rPr>
          <w:fldChar w:fldCharType="end"/>
        </w:r>
      </w:ins>
      <w:ins w:id="99"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等人将通信约束引入奖励函数以提升信道连通性保持性能</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_Ref210900389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100" w:author="运璐 何" w:date="2025-10-28T16:13:00Z">
        <w:r w:rsidR="00710248" w:rsidRPr="00710248">
          <w:rPr>
            <w:color w:val="000000"/>
            <w:sz w:val="21"/>
            <w:szCs w:val="21"/>
            <w:vertAlign w:val="superscript"/>
          </w:rPr>
          <w:t>[13]</w:t>
        </w:r>
        <w:r w:rsidR="00710248" w:rsidRPr="00710248">
          <w:rPr>
            <w:color w:val="000000"/>
            <w:sz w:val="21"/>
            <w:szCs w:val="21"/>
            <w:vertAlign w:val="superscript"/>
          </w:rPr>
          <w:fldChar w:fldCharType="end"/>
        </w:r>
      </w:ins>
      <w:ins w:id="101" w:author="运璐 何" w:date="2025-10-28T11:38:00Z">
        <w:r w:rsidR="005F7B46" w:rsidRPr="005F7B46">
          <w:rPr>
            <w:rFonts w:hint="eastAsia"/>
            <w:color w:val="000000"/>
            <w:sz w:val="21"/>
            <w:szCs w:val="21"/>
          </w:rPr>
          <w:t>；</w:t>
        </w:r>
        <w:r w:rsidR="005F7B46" w:rsidRPr="005F7B46">
          <w:rPr>
            <w:rFonts w:hint="eastAsia"/>
            <w:color w:val="000000"/>
            <w:sz w:val="21"/>
            <w:szCs w:val="21"/>
          </w:rPr>
          <w:t>Gong</w:t>
        </w:r>
        <w:r w:rsidR="005F7B46" w:rsidRPr="005F7B46">
          <w:rPr>
            <w:rFonts w:hint="eastAsia"/>
            <w:color w:val="000000"/>
            <w:sz w:val="21"/>
            <w:szCs w:val="21"/>
          </w:rPr>
          <w:t>等人提出的分层强化学习框架进一步提高了路径平滑性与协作效率</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_Ref210900498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102" w:author="运璐 何" w:date="2025-10-28T16:13:00Z">
        <w:r w:rsidR="00710248" w:rsidRPr="00710248">
          <w:rPr>
            <w:color w:val="000000"/>
            <w:sz w:val="21"/>
            <w:szCs w:val="21"/>
            <w:vertAlign w:val="superscript"/>
          </w:rPr>
          <w:t>[14]</w:t>
        </w:r>
        <w:r w:rsidR="00710248" w:rsidRPr="00710248">
          <w:rPr>
            <w:color w:val="000000"/>
            <w:sz w:val="21"/>
            <w:szCs w:val="21"/>
            <w:vertAlign w:val="superscript"/>
          </w:rPr>
          <w:fldChar w:fldCharType="end"/>
        </w:r>
      </w:ins>
      <w:ins w:id="103" w:author="运璐 何" w:date="2025-10-28T11:38:00Z">
        <w:r w:rsidR="005F7B46" w:rsidRPr="005F7B46">
          <w:rPr>
            <w:rFonts w:hint="eastAsia"/>
            <w:color w:val="000000"/>
            <w:sz w:val="21"/>
            <w:szCs w:val="21"/>
          </w:rPr>
          <w:t>。总体而言，此类算法能够在一定程度上平衡路径与通信需求，但</w:t>
        </w:r>
      </w:ins>
      <w:ins w:id="104" w:author="运璐 何" w:date="2025-10-28T11:41:00Z">
        <w:r w:rsidR="00234E69">
          <w:rPr>
            <w:rFonts w:hint="eastAsia"/>
            <w:color w:val="000000"/>
            <w:sz w:val="21"/>
            <w:szCs w:val="21"/>
          </w:rPr>
          <w:t>算法</w:t>
        </w:r>
      </w:ins>
      <w:ins w:id="105" w:author="运璐 何" w:date="2025-10-28T11:38:00Z">
        <w:r w:rsidR="005F7B46" w:rsidRPr="005F7B46">
          <w:rPr>
            <w:rFonts w:hint="eastAsia"/>
            <w:color w:val="000000"/>
            <w:sz w:val="21"/>
            <w:szCs w:val="21"/>
          </w:rPr>
          <w:t>普遍依赖全局可观测环境</w:t>
        </w:r>
      </w:ins>
      <w:ins w:id="106" w:author="运璐 何" w:date="2025-10-28T14:55:00Z">
        <w:r w:rsidR="00E44835">
          <w:rPr>
            <w:rFonts w:hint="eastAsia"/>
            <w:color w:val="000000"/>
            <w:sz w:val="21"/>
            <w:szCs w:val="21"/>
          </w:rPr>
          <w:t>信息</w:t>
        </w:r>
      </w:ins>
      <w:ins w:id="107" w:author="运璐 何" w:date="2025-10-28T11:38:00Z">
        <w:r w:rsidR="005F7B46" w:rsidRPr="005F7B46">
          <w:rPr>
            <w:rFonts w:hint="eastAsia"/>
            <w:color w:val="000000"/>
            <w:sz w:val="21"/>
            <w:szCs w:val="21"/>
          </w:rPr>
          <w:t>，</w:t>
        </w:r>
      </w:ins>
      <w:ins w:id="108" w:author="运璐 何" w:date="2025-10-28T11:39:00Z">
        <w:r w:rsidR="005F7B46">
          <w:rPr>
            <w:rFonts w:hint="eastAsia"/>
            <w:color w:val="000000"/>
            <w:sz w:val="21"/>
            <w:szCs w:val="21"/>
          </w:rPr>
          <w:t>无法</w:t>
        </w:r>
        <w:r w:rsidR="009F7B27">
          <w:rPr>
            <w:rFonts w:hint="eastAsia"/>
            <w:color w:val="000000"/>
            <w:sz w:val="21"/>
            <w:szCs w:val="21"/>
          </w:rPr>
          <w:t>适应</w:t>
        </w:r>
      </w:ins>
      <w:ins w:id="109" w:author="运璐 何" w:date="2025-10-28T11:40:00Z">
        <w:r w:rsidR="009F7B27">
          <w:rPr>
            <w:rFonts w:hint="eastAsia"/>
            <w:color w:val="000000"/>
            <w:sz w:val="21"/>
            <w:szCs w:val="21"/>
          </w:rPr>
          <w:t>信息不足的战场环境，并且</w:t>
        </w:r>
      </w:ins>
      <w:ins w:id="110" w:author="运璐 何" w:date="2025-10-28T11:38:00Z">
        <w:r w:rsidR="005F7B46" w:rsidRPr="005F7B46">
          <w:rPr>
            <w:rFonts w:hint="eastAsia"/>
            <w:color w:val="000000"/>
            <w:sz w:val="21"/>
            <w:szCs w:val="21"/>
          </w:rPr>
          <w:t>随着无人机规模扩大，</w:t>
        </w:r>
      </w:ins>
      <w:ins w:id="111" w:author="运璐 何" w:date="2025-10-28T11:40:00Z">
        <w:r w:rsidR="009F7B27">
          <w:rPr>
            <w:rFonts w:hint="eastAsia"/>
            <w:color w:val="000000"/>
            <w:sz w:val="21"/>
            <w:szCs w:val="21"/>
          </w:rPr>
          <w:t>启发式优化算法</w:t>
        </w:r>
      </w:ins>
      <w:ins w:id="112" w:author="运璐 何" w:date="2025-10-28T11:41:00Z">
        <w:r w:rsidR="00234E69">
          <w:rPr>
            <w:rFonts w:hint="eastAsia"/>
            <w:color w:val="000000"/>
            <w:sz w:val="21"/>
            <w:szCs w:val="21"/>
          </w:rPr>
          <w:t>的搜索</w:t>
        </w:r>
      </w:ins>
      <w:ins w:id="113" w:author="运璐 何" w:date="2025-10-28T15:07:00Z">
        <w:r w:rsidR="00047E9E">
          <w:rPr>
            <w:rFonts w:hint="eastAsia"/>
            <w:color w:val="000000"/>
            <w:sz w:val="21"/>
            <w:szCs w:val="21"/>
          </w:rPr>
          <w:t>效果</w:t>
        </w:r>
      </w:ins>
      <w:ins w:id="114" w:author="运璐 何" w:date="2025-10-28T11:38:00Z">
        <w:r w:rsidR="005F7B46" w:rsidRPr="005F7B46">
          <w:rPr>
            <w:rFonts w:hint="eastAsia"/>
            <w:color w:val="000000"/>
            <w:sz w:val="21"/>
            <w:szCs w:val="21"/>
          </w:rPr>
          <w:t>与</w:t>
        </w:r>
      </w:ins>
      <w:ins w:id="115" w:author="运璐 何" w:date="2025-10-28T11:40:00Z">
        <w:r w:rsidR="009F7B27">
          <w:rPr>
            <w:rFonts w:hint="eastAsia"/>
            <w:color w:val="000000"/>
            <w:sz w:val="21"/>
            <w:szCs w:val="21"/>
          </w:rPr>
          <w:t>强化学习的</w:t>
        </w:r>
      </w:ins>
      <w:ins w:id="116" w:author="运璐 何" w:date="2025-10-28T11:38:00Z">
        <w:r w:rsidR="005F7B46" w:rsidRPr="005F7B46">
          <w:rPr>
            <w:rFonts w:hint="eastAsia"/>
            <w:color w:val="000000"/>
            <w:sz w:val="21"/>
            <w:szCs w:val="21"/>
          </w:rPr>
          <w:t>模型泛化能力均面临</w:t>
        </w:r>
      </w:ins>
      <w:ins w:id="117" w:author="运璐 何" w:date="2025-10-28T11:41:00Z">
        <w:r w:rsidR="009F7B27">
          <w:rPr>
            <w:rFonts w:hint="eastAsia"/>
            <w:color w:val="000000"/>
            <w:sz w:val="21"/>
            <w:szCs w:val="21"/>
          </w:rPr>
          <w:lastRenderedPageBreak/>
          <w:t>严峻</w:t>
        </w:r>
      </w:ins>
      <w:ins w:id="118" w:author="运璐 何" w:date="2025-10-28T11:38:00Z">
        <w:r w:rsidR="005F7B46" w:rsidRPr="005F7B46">
          <w:rPr>
            <w:rFonts w:hint="eastAsia"/>
            <w:color w:val="000000"/>
            <w:sz w:val="21"/>
            <w:szCs w:val="21"/>
          </w:rPr>
          <w:t>挑战</w:t>
        </w:r>
      </w:ins>
      <w:ins w:id="119" w:author="运璐 何" w:date="2025-10-28T16:01:00Z">
        <w:r w:rsidR="00830D64">
          <w:rPr>
            <w:rFonts w:hint="eastAsia"/>
            <w:color w:val="000000"/>
            <w:sz w:val="21"/>
            <w:szCs w:val="21"/>
          </w:rPr>
          <w:t>，</w:t>
        </w:r>
      </w:ins>
      <w:ins w:id="120" w:author="运璐 何" w:date="2025-10-28T16:02:00Z">
        <w:r w:rsidR="00830D64">
          <w:rPr>
            <w:rFonts w:hint="eastAsia"/>
            <w:color w:val="000000"/>
            <w:sz w:val="21"/>
            <w:szCs w:val="21"/>
          </w:rPr>
          <w:t>导致其对通信保持的优化效果有限</w:t>
        </w:r>
      </w:ins>
      <w:ins w:id="121" w:author="运璐 何" w:date="2025-10-28T11:38:00Z">
        <w:r w:rsidR="005F7B46" w:rsidRPr="005F7B46">
          <w:rPr>
            <w:rFonts w:hint="eastAsia"/>
            <w:color w:val="000000"/>
            <w:sz w:val="21"/>
            <w:szCs w:val="21"/>
          </w:rPr>
          <w:t>。</w:t>
        </w:r>
      </w:ins>
      <w:ins w:id="122" w:author="运璐 何" w:date="2025-10-28T14:56:00Z">
        <w:r w:rsidR="00E44835" w:rsidRPr="00E44835">
          <w:rPr>
            <w:color w:val="000000"/>
            <w:sz w:val="21"/>
            <w:szCs w:val="21"/>
          </w:rPr>
          <w:t>针对</w:t>
        </w:r>
      </w:ins>
      <w:ins w:id="123" w:author="运璐 何" w:date="2025-10-28T14:57:00Z">
        <w:r w:rsidR="00E44835">
          <w:rPr>
            <w:rFonts w:hint="eastAsia"/>
            <w:color w:val="000000"/>
            <w:sz w:val="21"/>
            <w:szCs w:val="21"/>
          </w:rPr>
          <w:t>第二类</w:t>
        </w:r>
      </w:ins>
      <w:ins w:id="124" w:author="运璐 何" w:date="2025-10-28T14:56:00Z">
        <w:r w:rsidR="00E44835" w:rsidRPr="00E44835">
          <w:rPr>
            <w:color w:val="000000"/>
            <w:sz w:val="21"/>
            <w:szCs w:val="21"/>
          </w:rPr>
          <w:t>方法</w:t>
        </w:r>
      </w:ins>
      <w:ins w:id="125" w:author="运璐 何" w:date="2025-10-28T14:57:00Z">
        <w:r w:rsidR="00E44835">
          <w:rPr>
            <w:rFonts w:hint="eastAsia"/>
            <w:color w:val="000000"/>
            <w:sz w:val="21"/>
            <w:szCs w:val="21"/>
          </w:rPr>
          <w:t>存在的搜索难度和</w:t>
        </w:r>
      </w:ins>
      <w:ins w:id="126" w:author="运璐 何" w:date="2025-10-28T14:58:00Z">
        <w:r w:rsidR="00E44835">
          <w:rPr>
            <w:rFonts w:hint="eastAsia"/>
            <w:color w:val="000000"/>
            <w:sz w:val="21"/>
            <w:szCs w:val="21"/>
          </w:rPr>
          <w:t>泛化</w:t>
        </w:r>
      </w:ins>
      <w:ins w:id="127" w:author="运璐 何" w:date="2025-10-28T14:57:00Z">
        <w:r w:rsidR="00E44835">
          <w:rPr>
            <w:rFonts w:hint="eastAsia"/>
            <w:color w:val="000000"/>
            <w:sz w:val="21"/>
            <w:szCs w:val="21"/>
          </w:rPr>
          <w:t>性问题</w:t>
        </w:r>
      </w:ins>
      <w:ins w:id="128" w:author="运璐 何" w:date="2025-10-28T14:56:00Z">
        <w:r w:rsidR="00E44835" w:rsidRPr="00E44835">
          <w:rPr>
            <w:color w:val="000000"/>
            <w:sz w:val="21"/>
            <w:szCs w:val="21"/>
          </w:rPr>
          <w:t>，研究者基于人工势场（</w:t>
        </w:r>
        <w:r w:rsidR="00E44835" w:rsidRPr="00E44835">
          <w:rPr>
            <w:color w:val="000000"/>
            <w:sz w:val="21"/>
            <w:szCs w:val="21"/>
          </w:rPr>
          <w:t>Artificial Potential Field, APF</w:t>
        </w:r>
        <w:r w:rsidR="00E44835" w:rsidRPr="00E44835">
          <w:rPr>
            <w:color w:val="000000"/>
            <w:sz w:val="21"/>
            <w:szCs w:val="21"/>
          </w:rPr>
          <w:t>）提出了多种</w:t>
        </w:r>
      </w:ins>
      <w:ins w:id="129" w:author="运璐 何" w:date="2025-10-28T15:20:00Z">
        <w:r w:rsidR="0096204E">
          <w:rPr>
            <w:rFonts w:hint="eastAsia"/>
            <w:color w:val="000000"/>
            <w:sz w:val="21"/>
            <w:szCs w:val="21"/>
          </w:rPr>
          <w:t>通信保持</w:t>
        </w:r>
      </w:ins>
      <w:ins w:id="130" w:author="运璐 何" w:date="2025-10-28T14:56:00Z">
        <w:r w:rsidR="00E44835" w:rsidRPr="00E44835">
          <w:rPr>
            <w:color w:val="000000"/>
            <w:sz w:val="21"/>
            <w:szCs w:val="21"/>
          </w:rPr>
          <w:t>改进方法。</w:t>
        </w:r>
      </w:ins>
      <w:r w:rsidRPr="0013068A">
        <w:rPr>
          <w:color w:val="000000"/>
          <w:sz w:val="21"/>
          <w:szCs w:val="21"/>
        </w:rPr>
        <w:t>Lin</w:t>
      </w:r>
      <w:r w:rsidRPr="0013068A">
        <w:rPr>
          <w:color w:val="000000"/>
          <w:sz w:val="21"/>
          <w:szCs w:val="21"/>
        </w:rPr>
        <w:t>等人通过</w:t>
      </w:r>
      <w:r w:rsidR="0096204E">
        <w:rPr>
          <w:rFonts w:hint="eastAsia"/>
          <w:color w:val="000000"/>
          <w:sz w:val="21"/>
          <w:szCs w:val="21"/>
        </w:rPr>
        <w:t>网络</w:t>
      </w:r>
      <w:r w:rsidRPr="0013068A">
        <w:rPr>
          <w:color w:val="000000"/>
          <w:sz w:val="21"/>
          <w:szCs w:val="21"/>
        </w:rPr>
        <w:t>拓扑优化增强了障碍密集环境下的多无人机通信鲁棒性，但其假设通信距离固定</w:t>
      </w:r>
      <w:r w:rsidR="00534EAA">
        <w:rPr>
          <w:rFonts w:hint="eastAsia"/>
          <w:color w:val="000000"/>
          <w:sz w:val="21"/>
          <w:szCs w:val="21"/>
        </w:rPr>
        <w:t>且网络本身连通</w:t>
      </w:r>
      <w:r w:rsidRPr="0013068A">
        <w:rPr>
          <w:color w:val="000000"/>
          <w:sz w:val="21"/>
          <w:szCs w:val="21"/>
        </w:rPr>
        <w:t>，难以应对</w:t>
      </w:r>
      <w:r w:rsidR="00F06EB0" w:rsidRPr="0013068A">
        <w:rPr>
          <w:rFonts w:hint="eastAsia"/>
          <w:color w:val="000000"/>
          <w:sz w:val="21"/>
          <w:szCs w:val="21"/>
        </w:rPr>
        <w:t>干扰</w:t>
      </w:r>
      <w:r w:rsidR="0096204E">
        <w:rPr>
          <w:rFonts w:hint="eastAsia"/>
          <w:color w:val="000000"/>
          <w:sz w:val="21"/>
          <w:szCs w:val="21"/>
        </w:rPr>
        <w:t>和建筑</w:t>
      </w:r>
      <w:r w:rsidR="00F06EB0" w:rsidRPr="0013068A">
        <w:rPr>
          <w:rFonts w:hint="eastAsia"/>
          <w:color w:val="000000"/>
          <w:sz w:val="21"/>
          <w:szCs w:val="21"/>
        </w:rPr>
        <w:t>存在下的</w:t>
      </w:r>
      <w:r w:rsidR="00534EAA">
        <w:rPr>
          <w:rFonts w:hint="eastAsia"/>
          <w:color w:val="000000"/>
          <w:sz w:val="21"/>
          <w:szCs w:val="21"/>
        </w:rPr>
        <w:t>链路频繁中断情况</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[15]</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等人提出的基于图约束的编队控制</w:t>
      </w:r>
      <w:r w:rsidR="00534EAA">
        <w:rPr>
          <w:rFonts w:hint="eastAsia"/>
          <w:color w:val="000000"/>
          <w:sz w:val="21"/>
          <w:szCs w:val="21"/>
        </w:rPr>
        <w:t>与拓扑恢复</w:t>
      </w:r>
      <w:r w:rsidRPr="0013068A">
        <w:rPr>
          <w:color w:val="000000"/>
          <w:sz w:val="21"/>
          <w:szCs w:val="21"/>
        </w:rPr>
        <w:t>算法能够在</w:t>
      </w:r>
      <w:r w:rsidR="00534EAA">
        <w:rPr>
          <w:rFonts w:hint="eastAsia"/>
          <w:color w:val="000000"/>
          <w:sz w:val="21"/>
          <w:szCs w:val="21"/>
        </w:rPr>
        <w:t>简单</w:t>
      </w:r>
      <w:r w:rsidRPr="0013068A">
        <w:rPr>
          <w:color w:val="000000"/>
          <w:sz w:val="21"/>
          <w:szCs w:val="21"/>
        </w:rPr>
        <w:t>环境中</w:t>
      </w:r>
      <w:r w:rsidR="00534EAA">
        <w:rPr>
          <w:rFonts w:hint="eastAsia"/>
          <w:color w:val="000000"/>
          <w:sz w:val="21"/>
          <w:szCs w:val="21"/>
        </w:rPr>
        <w:t>主动</w:t>
      </w:r>
      <w:r w:rsidRPr="0013068A">
        <w:rPr>
          <w:color w:val="000000"/>
          <w:sz w:val="21"/>
          <w:szCs w:val="21"/>
        </w:rPr>
        <w:t>维持</w:t>
      </w:r>
      <w:r w:rsidR="00534EAA">
        <w:rPr>
          <w:rFonts w:hint="eastAsia"/>
          <w:color w:val="000000"/>
          <w:sz w:val="21"/>
          <w:szCs w:val="21"/>
        </w:rPr>
        <w:t>小规模无人机网络的</w:t>
      </w:r>
      <w:r w:rsidRPr="0013068A">
        <w:rPr>
          <w:color w:val="000000"/>
          <w:sz w:val="21"/>
          <w:szCs w:val="21"/>
        </w:rPr>
        <w:t>连通性</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w:t>
      </w:r>
      <w:r w:rsidR="00534EAA">
        <w:rPr>
          <w:rFonts w:hint="eastAsia"/>
          <w:color w:val="000000"/>
          <w:sz w:val="21"/>
          <w:szCs w:val="21"/>
        </w:rPr>
        <w:t>链路</w:t>
      </w:r>
      <w:r w:rsidR="007B50FB" w:rsidRPr="0013068A">
        <w:rPr>
          <w:color w:val="000000"/>
          <w:sz w:val="21"/>
          <w:szCs w:val="21"/>
        </w:rPr>
        <w:t>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830D64">
        <w:rPr>
          <w:color w:val="000000"/>
          <w:sz w:val="21"/>
          <w:szCs w:val="21"/>
          <w:vertAlign w:val="superscript"/>
        </w:rPr>
        <w:t>[18]</w:t>
      </w:r>
      <w:r w:rsidR="007B50FB" w:rsidRPr="0013068A">
        <w:rPr>
          <w:color w:val="000000"/>
          <w:sz w:val="21"/>
          <w:szCs w:val="21"/>
          <w:vertAlign w:val="superscript"/>
        </w:rPr>
        <w:fldChar w:fldCharType="end"/>
      </w:r>
      <w:r w:rsidRPr="0013068A">
        <w:rPr>
          <w:color w:val="000000"/>
          <w:sz w:val="21"/>
          <w:szCs w:val="21"/>
        </w:rPr>
        <w:t>。</w:t>
      </w:r>
      <w:commentRangeStart w:id="131"/>
      <w:commentRangeStart w:id="132"/>
      <w:del w:id="133" w:author="运璐 何" w:date="2025-10-28T15:39:00Z">
        <w:r w:rsidRPr="0013068A" w:rsidDel="00534EAA">
          <w:rPr>
            <w:color w:val="000000"/>
            <w:sz w:val="21"/>
            <w:szCs w:val="21"/>
          </w:rPr>
          <w:delText>然而，上述方法</w:delText>
        </w:r>
        <w:r w:rsidR="007B50FB" w:rsidRPr="0013068A" w:rsidDel="00534EAA">
          <w:rPr>
            <w:rFonts w:hint="eastAsia"/>
            <w:color w:val="000000"/>
            <w:sz w:val="21"/>
            <w:szCs w:val="21"/>
          </w:rPr>
          <w:delText>所</w:delText>
        </w:r>
        <w:r w:rsidR="00C7408C" w:rsidDel="00534EAA">
          <w:rPr>
            <w:rFonts w:hint="eastAsia"/>
            <w:color w:val="000000"/>
            <w:sz w:val="21"/>
            <w:szCs w:val="21"/>
          </w:rPr>
          <w:delText>针对</w:delText>
        </w:r>
        <w:r w:rsidR="007B50FB" w:rsidRPr="0013068A" w:rsidDel="00534EAA">
          <w:rPr>
            <w:rFonts w:hint="eastAsia"/>
            <w:color w:val="000000"/>
            <w:sz w:val="21"/>
            <w:szCs w:val="21"/>
          </w:rPr>
          <w:delText>的都是无人机数目较少</w:delText>
        </w:r>
        <w:r w:rsidR="00C7408C" w:rsidDel="00534EAA">
          <w:rPr>
            <w:rFonts w:hint="eastAsia"/>
            <w:color w:val="000000"/>
            <w:sz w:val="21"/>
            <w:szCs w:val="21"/>
          </w:rPr>
          <w:delText>的场景下对</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算法进行改进，</w:delText>
        </w:r>
        <w:r w:rsidRPr="0013068A" w:rsidDel="00534EAA">
          <w:rPr>
            <w:color w:val="000000"/>
            <w:sz w:val="21"/>
            <w:szCs w:val="21"/>
          </w:rPr>
          <w:delText>缺乏</w:delText>
        </w:r>
        <w:r w:rsidR="007B50FB" w:rsidRPr="0013068A" w:rsidDel="00534EAA">
          <w:rPr>
            <w:rFonts w:hint="eastAsia"/>
            <w:color w:val="000000"/>
            <w:sz w:val="21"/>
            <w:szCs w:val="21"/>
          </w:rPr>
          <w:delText>对大规模集群</w:delText>
        </w:r>
        <w:r w:rsidR="00C7408C" w:rsidDel="00534EAA">
          <w:rPr>
            <w:rFonts w:hint="eastAsia"/>
            <w:color w:val="000000"/>
            <w:sz w:val="21"/>
            <w:szCs w:val="21"/>
          </w:rPr>
          <w:delText>下</w:delText>
        </w:r>
        <w:r w:rsidR="007B50FB" w:rsidRPr="0013068A" w:rsidDel="00534EAA">
          <w:rPr>
            <w:rFonts w:hint="eastAsia"/>
            <w:color w:val="000000"/>
            <w:sz w:val="21"/>
            <w:szCs w:val="21"/>
          </w:rPr>
          <w:delText>的拓展性研究</w:delText>
        </w:r>
        <w:r w:rsidR="00C7408C" w:rsidDel="00534EAA">
          <w:rPr>
            <w:rFonts w:hint="eastAsia"/>
            <w:color w:val="000000"/>
            <w:sz w:val="21"/>
            <w:szCs w:val="21"/>
          </w:rPr>
          <w:delText>，</w:delText>
        </w:r>
        <w:commentRangeEnd w:id="131"/>
        <w:r w:rsidR="00277338" w:rsidDel="00534EAA">
          <w:rPr>
            <w:rStyle w:val="ac"/>
          </w:rPr>
          <w:commentReference w:id="131"/>
        </w:r>
        <w:commentRangeEnd w:id="132"/>
        <w:r w:rsidR="00234E69" w:rsidDel="00534EAA">
          <w:rPr>
            <w:rStyle w:val="ac"/>
          </w:rPr>
          <w:commentReference w:id="132"/>
        </w:r>
        <w:r w:rsidR="00C7408C" w:rsidDel="00534EAA">
          <w:rPr>
            <w:rFonts w:hint="eastAsia"/>
            <w:color w:val="000000"/>
            <w:sz w:val="21"/>
            <w:szCs w:val="21"/>
          </w:rPr>
          <w:delText>仍旧存在传统</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算法在大规模场景下的</w:delText>
        </w:r>
        <w:commentRangeStart w:id="134"/>
        <w:commentRangeStart w:id="135"/>
        <w:r w:rsidR="00C7408C" w:rsidDel="00534EAA">
          <w:rPr>
            <w:rFonts w:hint="eastAsia"/>
            <w:color w:val="000000"/>
            <w:sz w:val="21"/>
            <w:szCs w:val="21"/>
          </w:rPr>
          <w:delText>震荡与死锁问题</w:delText>
        </w:r>
        <w:commentRangeEnd w:id="134"/>
        <w:r w:rsidR="0006671B" w:rsidDel="00534EAA">
          <w:rPr>
            <w:rStyle w:val="ac"/>
          </w:rPr>
          <w:commentReference w:id="134"/>
        </w:r>
        <w:commentRangeEnd w:id="135"/>
        <w:r w:rsidR="00234E69" w:rsidDel="00534EAA">
          <w:rPr>
            <w:rStyle w:val="ac"/>
          </w:rPr>
          <w:commentReference w:id="135"/>
        </w:r>
        <w:r w:rsidR="00C7408C" w:rsidDel="00534EAA">
          <w:rPr>
            <w:rFonts w:hint="eastAsia"/>
            <w:color w:val="000000"/>
            <w:sz w:val="21"/>
            <w:szCs w:val="21"/>
          </w:rPr>
          <w:delText>需要解决</w:delText>
        </w:r>
        <w:r w:rsidRPr="0013068A" w:rsidDel="00534EAA">
          <w:rPr>
            <w:color w:val="000000"/>
            <w:sz w:val="21"/>
            <w:szCs w:val="21"/>
          </w:rPr>
          <w:delText>。</w:delText>
        </w:r>
      </w:del>
      <w:ins w:id="136" w:author="运璐 何" w:date="2025-10-28T15:40:00Z">
        <w:r w:rsidR="00534EAA" w:rsidRPr="00534EAA">
          <w:rPr>
            <w:color w:val="000000"/>
            <w:sz w:val="21"/>
            <w:szCs w:val="21"/>
          </w:rPr>
          <w:t>然而，</w:t>
        </w:r>
        <w:r w:rsidR="00534EAA">
          <w:rPr>
            <w:rFonts w:hint="eastAsia"/>
            <w:color w:val="000000"/>
            <w:sz w:val="21"/>
            <w:szCs w:val="21"/>
          </w:rPr>
          <w:t>此类</w:t>
        </w:r>
        <w:r w:rsidR="00534EAA" w:rsidRPr="00534EAA">
          <w:rPr>
            <w:color w:val="000000"/>
            <w:sz w:val="21"/>
            <w:szCs w:val="21"/>
          </w:rPr>
          <w:t>方法主要针对无人机数量较少的场景，对大规模集群的拓展性研究仍显不足。当无人机数量增加且环境障碍复杂时，各</w:t>
        </w:r>
        <w:r w:rsidR="00534EAA">
          <w:rPr>
            <w:rFonts w:hint="eastAsia"/>
            <w:color w:val="000000"/>
            <w:sz w:val="21"/>
            <w:szCs w:val="21"/>
          </w:rPr>
          <w:t>无人机</w:t>
        </w:r>
        <w:r w:rsidR="00534EAA" w:rsidRPr="00534EAA">
          <w:rPr>
            <w:color w:val="000000"/>
            <w:sz w:val="21"/>
            <w:szCs w:val="21"/>
          </w:rPr>
          <w:t>间的势场相互作用显著</w:t>
        </w:r>
        <w:r w:rsidR="00534EAA">
          <w:rPr>
            <w:rFonts w:hint="eastAsia"/>
            <w:color w:val="000000"/>
            <w:sz w:val="21"/>
            <w:szCs w:val="21"/>
          </w:rPr>
          <w:t>增多</w:t>
        </w:r>
        <w:r w:rsidR="00534EAA" w:rsidRPr="00534EAA">
          <w:rPr>
            <w:color w:val="000000"/>
            <w:sz w:val="21"/>
            <w:szCs w:val="21"/>
          </w:rPr>
          <w:t>，易导致势场叠加效应使得无人机陷入局部振荡区域或</w:t>
        </w:r>
        <w:r w:rsidR="00534EAA" w:rsidRPr="00534EAA">
          <w:rPr>
            <w:color w:val="000000"/>
            <w:sz w:val="21"/>
            <w:szCs w:val="21"/>
          </w:rPr>
          <w:t>U</w:t>
        </w:r>
        <w:r w:rsidR="00534EAA" w:rsidRPr="00534EAA">
          <w:rPr>
            <w:color w:val="000000"/>
            <w:sz w:val="21"/>
            <w:szCs w:val="21"/>
          </w:rPr>
          <w:t>型死锁区</w:t>
        </w:r>
      </w:ins>
      <w:ins w:id="137" w:author="运璐 何" w:date="2025-10-28T16:03:00Z">
        <w:r w:rsidR="00830D64">
          <w:rPr>
            <w:rFonts w:hint="eastAsia"/>
            <w:color w:val="000000"/>
            <w:sz w:val="21"/>
            <w:szCs w:val="21"/>
          </w:rPr>
          <w:t>，</w:t>
        </w:r>
      </w:ins>
      <w:ins w:id="138" w:author="运璐 何" w:date="2025-10-28T16:04:00Z">
        <w:r w:rsidR="00830D64">
          <w:rPr>
            <w:rFonts w:hint="eastAsia"/>
            <w:color w:val="000000"/>
            <w:sz w:val="21"/>
            <w:szCs w:val="21"/>
          </w:rPr>
          <w:t>导致规划路径变长甚至难以完成规划</w:t>
        </w:r>
      </w:ins>
      <w:ins w:id="139" w:author="运璐 何" w:date="2025-10-28T15:45:00Z">
        <w:r w:rsidR="00B63EE4">
          <w:rPr>
            <w:rFonts w:hint="eastAsia"/>
            <w:color w:val="000000"/>
            <w:sz w:val="21"/>
            <w:szCs w:val="21"/>
          </w:rPr>
          <w:t>。</w:t>
        </w:r>
        <w:r w:rsidR="00B63EE4" w:rsidRPr="0013068A">
          <w:rPr>
            <w:color w:val="000000"/>
            <w:sz w:val="21"/>
            <w:szCs w:val="21"/>
          </w:rPr>
          <w:t xml:space="preserve"> </w:t>
        </w:r>
      </w:ins>
      <w:commentRangeStart w:id="140"/>
      <w:commentRangeStart w:id="141"/>
      <w:r w:rsidR="00530D73" w:rsidRPr="0013068A">
        <w:rPr>
          <w:rFonts w:hint="eastAsia"/>
          <w:color w:val="000000"/>
          <w:sz w:val="21"/>
          <w:szCs w:val="21"/>
        </w:rPr>
        <w:t>由上述可知</w:t>
      </w:r>
      <w:r w:rsidR="00530D73" w:rsidRPr="0013068A">
        <w:rPr>
          <w:color w:val="000000"/>
          <w:sz w:val="21"/>
          <w:szCs w:val="21"/>
        </w:rPr>
        <w:t>当前研究</w:t>
      </w:r>
      <w:r w:rsidR="00530D73" w:rsidRPr="0013068A">
        <w:rPr>
          <w:rFonts w:hint="eastAsia"/>
          <w:color w:val="000000"/>
          <w:sz w:val="21"/>
          <w:szCs w:val="21"/>
        </w:rPr>
        <w:t>主要</w:t>
      </w:r>
      <w:r w:rsidR="00530D73" w:rsidRPr="0013068A">
        <w:rPr>
          <w:color w:val="000000"/>
          <w:sz w:val="21"/>
          <w:szCs w:val="21"/>
        </w:rPr>
        <w:t>存在</w:t>
      </w:r>
      <w:r w:rsidRPr="0013068A">
        <w:rPr>
          <w:rFonts w:hint="eastAsia"/>
          <w:color w:val="000000"/>
          <w:sz w:val="21"/>
          <w:szCs w:val="21"/>
        </w:rPr>
        <w:t>以下</w:t>
      </w:r>
      <w:ins w:id="142" w:author="运璐 何" w:date="2025-10-28T16:24:00Z">
        <w:r w:rsidR="00681669">
          <w:rPr>
            <w:rFonts w:hint="eastAsia"/>
            <w:color w:val="000000"/>
            <w:sz w:val="21"/>
            <w:szCs w:val="21"/>
          </w:rPr>
          <w:t>两</w:t>
        </w:r>
      </w:ins>
      <w:del w:id="143" w:author="运璐 何" w:date="2025-10-28T16:24:00Z">
        <w:r w:rsidR="00C7408C" w:rsidDel="00681669">
          <w:rPr>
            <w:rFonts w:hint="eastAsia"/>
            <w:color w:val="000000"/>
            <w:sz w:val="21"/>
            <w:szCs w:val="21"/>
          </w:rPr>
          <w:delText>三</w:delText>
        </w:r>
      </w:del>
      <w:r w:rsidR="00530D73" w:rsidRPr="0013068A">
        <w:rPr>
          <w:rFonts w:hint="eastAsia"/>
          <w:color w:val="000000"/>
          <w:sz w:val="21"/>
          <w:szCs w:val="21"/>
        </w:rPr>
        <w:t>个</w:t>
      </w:r>
      <w:r w:rsidR="00530D73" w:rsidRPr="0013068A">
        <w:rPr>
          <w:color w:val="000000"/>
          <w:sz w:val="21"/>
          <w:szCs w:val="21"/>
        </w:rPr>
        <w:t>方面</w:t>
      </w:r>
      <w:r w:rsidR="00530D73" w:rsidRPr="0013068A">
        <w:rPr>
          <w:rFonts w:hint="eastAsia"/>
          <w:color w:val="000000"/>
          <w:sz w:val="21"/>
          <w:szCs w:val="21"/>
        </w:rPr>
        <w:t>的</w:t>
      </w:r>
      <w:r w:rsidR="00530D73" w:rsidRPr="0013068A">
        <w:rPr>
          <w:color w:val="000000"/>
          <w:sz w:val="21"/>
          <w:szCs w:val="21"/>
        </w:rPr>
        <w:t>不足：</w:t>
      </w:r>
      <w:commentRangeEnd w:id="140"/>
      <w:r w:rsidR="003C4994">
        <w:rPr>
          <w:rStyle w:val="ac"/>
        </w:rPr>
        <w:commentReference w:id="140"/>
      </w:r>
      <w:commentRangeEnd w:id="141"/>
      <w:r w:rsidR="0085418D">
        <w:rPr>
          <w:rStyle w:val="ac"/>
        </w:rPr>
        <w:commentReference w:id="141"/>
      </w:r>
      <w:del w:id="144" w:author="运璐 何" w:date="2025-10-28T15:52:00Z">
        <w:r w:rsidRPr="0013068A" w:rsidDel="0085418D">
          <w:rPr>
            <w:color w:val="000000"/>
            <w:sz w:val="21"/>
            <w:szCs w:val="21"/>
          </w:rPr>
          <w:delText>1</w:delText>
        </w:r>
        <w:r w:rsidRPr="0013068A" w:rsidDel="0085418D">
          <w:rPr>
            <w:rFonts w:hint="eastAsia"/>
            <w:color w:val="000000"/>
            <w:sz w:val="21"/>
            <w:szCs w:val="21"/>
          </w:rPr>
          <w:delText>）</w:delText>
        </w:r>
        <w:r w:rsidR="00530D73" w:rsidRPr="0013068A" w:rsidDel="0085418D">
          <w:rPr>
            <w:color w:val="000000"/>
            <w:sz w:val="21"/>
            <w:szCs w:val="21"/>
          </w:rPr>
          <w:delText>协同规划缺失：</w:delText>
        </w:r>
        <w:commentRangeStart w:id="145"/>
        <w:commentRangeStart w:id="146"/>
        <w:r w:rsidR="00530D73" w:rsidRPr="0013068A" w:rsidDel="0085418D">
          <w:rPr>
            <w:color w:val="000000"/>
            <w:sz w:val="21"/>
            <w:szCs w:val="21"/>
          </w:rPr>
          <w:delText>现有</w:delText>
        </w:r>
        <w:r w:rsidR="00BE7D2F" w:rsidDel="0085418D">
          <w:rPr>
            <w:rFonts w:hint="eastAsia"/>
            <w:color w:val="000000"/>
            <w:sz w:val="21"/>
            <w:szCs w:val="21"/>
          </w:rPr>
          <w:delText>大部分</w:delText>
        </w:r>
        <w:commentRangeEnd w:id="145"/>
        <w:r w:rsidR="0002468C" w:rsidDel="0085418D">
          <w:rPr>
            <w:rStyle w:val="ac"/>
          </w:rPr>
          <w:commentReference w:id="145"/>
        </w:r>
        <w:commentRangeEnd w:id="146"/>
        <w:r w:rsidR="0085418D" w:rsidDel="0085418D">
          <w:rPr>
            <w:rStyle w:val="ac"/>
          </w:rPr>
          <w:commentReference w:id="146"/>
        </w:r>
        <w:r w:rsidR="00C7408C" w:rsidDel="0085418D">
          <w:rPr>
            <w:rFonts w:hint="eastAsia"/>
            <w:color w:val="000000"/>
            <w:sz w:val="21"/>
            <w:szCs w:val="21"/>
          </w:rPr>
          <w:delText>传统</w:delText>
        </w:r>
        <w:r w:rsidR="00530D73" w:rsidRPr="0013068A" w:rsidDel="0085418D">
          <w:rPr>
            <w:color w:val="000000"/>
            <w:sz w:val="21"/>
            <w:szCs w:val="21"/>
          </w:rPr>
          <w:delText>多智能体规划算法以避障为核心，未充分集成通信保持约束；</w:delText>
        </w:r>
      </w:del>
      <w:ins w:id="147" w:author="运璐 何" w:date="2025-10-28T16:05:00Z">
        <w:r w:rsidR="00830D64" w:rsidDel="00830D64">
          <w:rPr>
            <w:color w:val="000000"/>
            <w:sz w:val="21"/>
            <w:szCs w:val="21"/>
          </w:rPr>
          <w:t xml:space="preserve"> </w:t>
        </w:r>
      </w:ins>
      <w:del w:id="148" w:author="运璐 何" w:date="2025-10-28T16:05:00Z">
        <w:r w:rsidR="0085418D" w:rsidDel="00830D64">
          <w:rPr>
            <w:color w:val="000000"/>
            <w:sz w:val="21"/>
            <w:szCs w:val="21"/>
          </w:rPr>
          <w:delText>1</w:delText>
        </w:r>
        <w:r w:rsidRPr="0013068A" w:rsidDel="00830D64">
          <w:rPr>
            <w:rFonts w:hint="eastAsia"/>
            <w:color w:val="000000"/>
            <w:sz w:val="21"/>
            <w:szCs w:val="21"/>
          </w:rPr>
          <w:delText>）</w:delText>
        </w:r>
        <w:r w:rsidR="00C7408C" w:rsidDel="00830D64">
          <w:rPr>
            <w:rFonts w:hint="eastAsia"/>
            <w:color w:val="000000"/>
            <w:sz w:val="21"/>
            <w:szCs w:val="21"/>
          </w:rPr>
          <w:delText>扩展性</w:delText>
        </w:r>
        <w:r w:rsidR="00530D73" w:rsidRPr="0013068A" w:rsidDel="00830D64">
          <w:rPr>
            <w:color w:val="000000"/>
            <w:sz w:val="21"/>
            <w:szCs w:val="21"/>
          </w:rPr>
          <w:delText>不足：</w:delText>
        </w:r>
        <w:r w:rsidR="0085418D" w:rsidDel="00830D64">
          <w:rPr>
            <w:rFonts w:hint="eastAsia"/>
            <w:color w:val="000000"/>
            <w:sz w:val="21"/>
            <w:szCs w:val="21"/>
          </w:rPr>
          <w:delText>现有基于改进人工势场算法</w:delText>
        </w:r>
        <w:r w:rsidR="00530D73" w:rsidRPr="0013068A" w:rsidDel="00830D64">
          <w:rPr>
            <w:color w:val="000000"/>
            <w:sz w:val="21"/>
            <w:szCs w:val="21"/>
          </w:rPr>
          <w:delText>在</w:delText>
        </w:r>
        <w:r w:rsidR="0085418D" w:rsidDel="00830D64">
          <w:rPr>
            <w:rFonts w:hint="eastAsia"/>
            <w:color w:val="000000"/>
            <w:sz w:val="21"/>
            <w:szCs w:val="21"/>
          </w:rPr>
          <w:delText>大规模</w:delText>
        </w:r>
        <w:r w:rsidR="00530D73" w:rsidRPr="0013068A" w:rsidDel="00830D64">
          <w:rPr>
            <w:color w:val="000000"/>
            <w:sz w:val="21"/>
            <w:szCs w:val="21"/>
          </w:rPr>
          <w:delText>复杂环境中易出现死锁或</w:delText>
        </w:r>
        <w:r w:rsidR="001D27EE" w:rsidRPr="0013068A" w:rsidDel="00830D64">
          <w:rPr>
            <w:rFonts w:hint="eastAsia"/>
            <w:color w:val="000000"/>
            <w:sz w:val="21"/>
            <w:szCs w:val="21"/>
          </w:rPr>
          <w:delText>震荡导致</w:delText>
        </w:r>
        <w:r w:rsidR="00C7408C" w:rsidDel="00830D64">
          <w:rPr>
            <w:rFonts w:hint="eastAsia"/>
            <w:color w:val="000000"/>
            <w:sz w:val="21"/>
            <w:szCs w:val="21"/>
          </w:rPr>
          <w:delText>算法性能和</w:delText>
        </w:r>
        <w:r w:rsidR="00830D64" w:rsidDel="00830D64">
          <w:rPr>
            <w:rFonts w:hint="eastAsia"/>
            <w:color w:val="000000"/>
            <w:sz w:val="21"/>
            <w:szCs w:val="21"/>
          </w:rPr>
          <w:delText>规划</w:delText>
        </w:r>
        <w:r w:rsidR="00530D73" w:rsidRPr="0013068A" w:rsidDel="00830D64">
          <w:rPr>
            <w:color w:val="000000"/>
            <w:sz w:val="21"/>
            <w:szCs w:val="21"/>
          </w:rPr>
          <w:delText>效率下降；</w:delText>
        </w:r>
      </w:del>
      <w:r w:rsidR="00830D64">
        <w:rPr>
          <w:color w:val="000000"/>
          <w:sz w:val="21"/>
          <w:szCs w:val="21"/>
        </w:rPr>
        <w:t>1</w:t>
      </w:r>
      <w:r w:rsidRPr="0013068A">
        <w:rPr>
          <w:rFonts w:hint="eastAsia"/>
          <w:color w:val="000000"/>
          <w:sz w:val="21"/>
          <w:szCs w:val="21"/>
        </w:rPr>
        <w:t>）</w:t>
      </w:r>
      <w:r w:rsidR="0085418D">
        <w:rPr>
          <w:rFonts w:hint="eastAsia"/>
          <w:color w:val="000000"/>
          <w:sz w:val="21"/>
          <w:szCs w:val="21"/>
        </w:rPr>
        <w:t>通信保持效果不足</w:t>
      </w:r>
      <w:r w:rsidR="00530D73" w:rsidRPr="0013068A">
        <w:rPr>
          <w:color w:val="000000"/>
          <w:sz w:val="21"/>
          <w:szCs w:val="21"/>
        </w:rPr>
        <w:t>：</w:t>
      </w:r>
      <w:ins w:id="149" w:author="运璐 何" w:date="2025-10-28T16:00:00Z">
        <w:r w:rsidR="0085418D">
          <w:rPr>
            <w:rFonts w:hint="eastAsia"/>
            <w:color w:val="000000"/>
            <w:sz w:val="21"/>
            <w:szCs w:val="21"/>
          </w:rPr>
          <w:t>启发式算法和</w:t>
        </w:r>
      </w:ins>
      <w:ins w:id="150" w:author="运璐 何" w:date="2025-10-28T16:01:00Z">
        <w:r w:rsidR="0085418D">
          <w:rPr>
            <w:rFonts w:hint="eastAsia"/>
            <w:color w:val="000000"/>
            <w:sz w:val="21"/>
            <w:szCs w:val="21"/>
          </w:rPr>
          <w:t>强化学习</w:t>
        </w:r>
      </w:ins>
      <w:ins w:id="151" w:author="运璐 何" w:date="2025-10-28T15:54:00Z">
        <w:r w:rsidR="0085418D">
          <w:rPr>
            <w:rFonts w:hint="eastAsia"/>
            <w:color w:val="000000"/>
            <w:sz w:val="21"/>
            <w:szCs w:val="21"/>
          </w:rPr>
          <w:t>在</w:t>
        </w:r>
      </w:ins>
      <w:ins w:id="152" w:author="运璐 何" w:date="2025-10-28T16:01:00Z">
        <w:r w:rsidR="0085418D">
          <w:rPr>
            <w:rFonts w:hint="eastAsia"/>
            <w:color w:val="000000"/>
            <w:sz w:val="21"/>
            <w:szCs w:val="21"/>
          </w:rPr>
          <w:t>大规模复杂</w:t>
        </w:r>
      </w:ins>
      <w:ins w:id="153" w:author="运璐 何" w:date="2025-10-28T15:54:00Z">
        <w:r w:rsidR="0085418D">
          <w:rPr>
            <w:rFonts w:hint="eastAsia"/>
            <w:color w:val="000000"/>
            <w:sz w:val="21"/>
            <w:szCs w:val="21"/>
          </w:rPr>
          <w:t>环境下难以有效</w:t>
        </w:r>
      </w:ins>
      <w:ins w:id="154" w:author="运璐 何" w:date="2025-10-28T16:01:00Z">
        <w:r w:rsidR="0085418D">
          <w:rPr>
            <w:rFonts w:hint="eastAsia"/>
            <w:color w:val="000000"/>
            <w:sz w:val="21"/>
            <w:szCs w:val="21"/>
          </w:rPr>
          <w:t>满足</w:t>
        </w:r>
      </w:ins>
      <w:ins w:id="155" w:author="运璐 何" w:date="2025-10-28T15:54:00Z">
        <w:r w:rsidR="0085418D">
          <w:rPr>
            <w:rFonts w:hint="eastAsia"/>
            <w:color w:val="000000"/>
            <w:sz w:val="21"/>
            <w:szCs w:val="21"/>
          </w:rPr>
          <w:t>通信保持</w:t>
        </w:r>
      </w:ins>
      <w:ins w:id="156" w:author="运璐 何" w:date="2025-10-28T15:55:00Z">
        <w:r w:rsidR="0085418D">
          <w:rPr>
            <w:rFonts w:hint="eastAsia"/>
            <w:color w:val="000000"/>
            <w:sz w:val="21"/>
            <w:szCs w:val="21"/>
          </w:rPr>
          <w:t>需求</w:t>
        </w:r>
      </w:ins>
      <w:del w:id="157" w:author="运璐 何" w:date="2025-10-28T15:53:00Z">
        <w:r w:rsidR="00530D73" w:rsidRPr="0013068A" w:rsidDel="0085418D">
          <w:rPr>
            <w:color w:val="000000"/>
            <w:sz w:val="21"/>
            <w:szCs w:val="21"/>
          </w:rPr>
          <w:delText>强化学习方法严重依赖训练环境，泛化能力有限</w:delText>
        </w:r>
      </w:del>
      <w:ins w:id="158" w:author="运璐 何" w:date="2025-10-28T16:05:00Z">
        <w:r w:rsidR="00830D64">
          <w:rPr>
            <w:rFonts w:hint="eastAsia"/>
            <w:color w:val="000000"/>
            <w:sz w:val="21"/>
            <w:szCs w:val="21"/>
          </w:rPr>
          <w:t>；</w:t>
        </w:r>
      </w:ins>
      <w:ins w:id="159" w:author="运璐 何" w:date="2025-10-28T16:06:00Z">
        <w:r w:rsidR="00830D64">
          <w:rPr>
            <w:color w:val="000000"/>
            <w:sz w:val="21"/>
            <w:szCs w:val="21"/>
          </w:rPr>
          <w:t>2</w:t>
        </w:r>
      </w:ins>
      <w:ins w:id="160" w:author="运璐 何" w:date="2025-10-28T16:05:00Z">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ins>
      <w:ins w:id="161" w:author="运璐 何" w:date="2025-10-28T16:06:00Z">
        <w:r w:rsidR="00830D64">
          <w:rPr>
            <w:rFonts w:hint="eastAsia"/>
            <w:color w:val="000000"/>
            <w:sz w:val="21"/>
            <w:szCs w:val="21"/>
          </w:rPr>
          <w:t>。</w:t>
        </w:r>
      </w:ins>
      <w:r w:rsidR="00C7408C" w:rsidRPr="0013068A">
        <w:rPr>
          <w:color w:val="000000"/>
          <w:sz w:val="21"/>
          <w:szCs w:val="21"/>
        </w:rPr>
        <w:t xml:space="preserve"> </w:t>
      </w:r>
    </w:p>
    <w:p w14:paraId="7B06BC6B" w14:textId="2D59FE0C" w:rsidR="00681669" w:rsidRPr="00681669" w:rsidDel="00681669" w:rsidRDefault="001A5B6D" w:rsidP="003429B3">
      <w:pPr>
        <w:spacing w:line="360" w:lineRule="auto"/>
        <w:ind w:firstLineChars="196" w:firstLine="412"/>
        <w:rPr>
          <w:del w:id="162" w:author="运璐 何" w:date="2025-10-28T16:33:00Z"/>
          <w:color w:val="000000"/>
          <w:sz w:val="21"/>
          <w:szCs w:val="21"/>
        </w:rPr>
      </w:pPr>
      <w:r w:rsidRPr="0013068A">
        <w:rPr>
          <w:color w:val="000000"/>
          <w:sz w:val="21"/>
          <w:szCs w:val="21"/>
        </w:rPr>
        <w:t>针对上述研究</w:t>
      </w:r>
      <w:r w:rsidR="00530D73" w:rsidRPr="0013068A">
        <w:rPr>
          <w:rFonts w:hint="eastAsia"/>
          <w:color w:val="000000"/>
          <w:sz w:val="21"/>
          <w:szCs w:val="21"/>
        </w:rPr>
        <w:t>以及</w:t>
      </w:r>
      <w:ins w:id="163" w:author="运璐 何" w:date="2025-10-28T16:32:00Z">
        <w:r w:rsidR="00681669">
          <w:rPr>
            <w:rFonts w:hint="eastAsia"/>
            <w:color w:val="000000"/>
            <w:sz w:val="21"/>
            <w:szCs w:val="21"/>
          </w:rPr>
          <w:t>两方面的</w:t>
        </w:r>
      </w:ins>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w:t>
      </w:r>
      <w:del w:id="164" w:author="运璐 何" w:date="2025-10-28T16:32:00Z">
        <w:r w:rsidRPr="0013068A" w:rsidDel="00681669">
          <w:rPr>
            <w:color w:val="000000"/>
            <w:sz w:val="21"/>
            <w:szCs w:val="21"/>
          </w:rPr>
          <w:delText>的</w:delText>
        </w:r>
        <w:r w:rsidRPr="00BE7D2F" w:rsidDel="00681669">
          <w:rPr>
            <w:color w:val="000000"/>
            <w:sz w:val="21"/>
            <w:szCs w:val="21"/>
          </w:rPr>
          <w:delText>通信抗干扰</w:delText>
        </w:r>
      </w:del>
      <w:ins w:id="165" w:author="运璐 何" w:date="2025-10-28T16:30:00Z">
        <w:r w:rsidR="00681669">
          <w:rPr>
            <w:rFonts w:hint="eastAsia"/>
            <w:color w:val="000000"/>
            <w:sz w:val="21"/>
            <w:szCs w:val="21"/>
          </w:rPr>
          <w:t>分层</w:t>
        </w:r>
      </w:ins>
      <w:r w:rsidRPr="00BE7D2F">
        <w:rPr>
          <w:rFonts w:hint="eastAsia"/>
          <w:color w:val="000000"/>
          <w:sz w:val="21"/>
          <w:szCs w:val="21"/>
        </w:rPr>
        <w:t>分簇</w:t>
      </w:r>
      <w:ins w:id="166" w:author="运璐 何" w:date="2025-10-28T16:30:00Z">
        <w:r w:rsidR="00681669">
          <w:rPr>
            <w:rFonts w:hint="eastAsia"/>
            <w:color w:val="000000"/>
            <w:sz w:val="21"/>
            <w:szCs w:val="21"/>
          </w:rPr>
          <w:t>协同</w:t>
        </w:r>
      </w:ins>
      <w:ins w:id="167" w:author="运璐 何" w:date="2025-10-28T16:32:00Z">
        <w:r w:rsidR="00681669">
          <w:rPr>
            <w:rFonts w:hint="eastAsia"/>
            <w:color w:val="000000"/>
            <w:sz w:val="21"/>
            <w:szCs w:val="21"/>
          </w:rPr>
          <w:t>机制的通信保持</w:t>
        </w:r>
      </w:ins>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w:t>
      </w:r>
      <w:del w:id="168" w:author="运璐 何" w:date="2025-10-28T16:31:00Z">
        <w:r w:rsidRPr="0013068A" w:rsidDel="00681669">
          <w:rPr>
            <w:color w:val="000000"/>
            <w:sz w:val="21"/>
            <w:szCs w:val="21"/>
          </w:rPr>
          <w:delText>避障效率</w:delText>
        </w:r>
      </w:del>
      <w:ins w:id="169" w:author="运璐 何" w:date="2025-10-28T16:31:00Z">
        <w:r w:rsidR="00681669">
          <w:rPr>
            <w:rFonts w:hint="eastAsia"/>
            <w:color w:val="000000"/>
            <w:sz w:val="21"/>
            <w:szCs w:val="21"/>
          </w:rPr>
          <w:t>大规模下的扩展性</w:t>
        </w:r>
      </w:ins>
      <w:r w:rsidRPr="0013068A">
        <w:rPr>
          <w:color w:val="000000"/>
          <w:sz w:val="21"/>
          <w:szCs w:val="21"/>
        </w:rPr>
        <w:t>与通信</w:t>
      </w:r>
      <w:ins w:id="170" w:author="运璐 何" w:date="2025-10-28T16:31:00Z">
        <w:r w:rsidR="00681669">
          <w:rPr>
            <w:rFonts w:hint="eastAsia"/>
            <w:color w:val="000000"/>
            <w:sz w:val="21"/>
            <w:szCs w:val="21"/>
          </w:rPr>
          <w:t>保持效果</w:t>
        </w:r>
      </w:ins>
      <w:del w:id="171" w:author="运璐 何" w:date="2025-10-28T16:31:00Z">
        <w:r w:rsidRPr="0013068A" w:rsidDel="00681669">
          <w:rPr>
            <w:color w:val="000000"/>
            <w:sz w:val="21"/>
            <w:szCs w:val="21"/>
          </w:rPr>
          <w:delText>连通性</w:delText>
        </w:r>
      </w:del>
      <w:r w:rsidRPr="0013068A">
        <w:rPr>
          <w:color w:val="000000"/>
          <w:sz w:val="21"/>
          <w:szCs w:val="21"/>
        </w:rPr>
        <w:t>。</w:t>
      </w:r>
      <w:del w:id="172" w:author="运璐 何" w:date="2025-10-28T16:31:00Z">
        <w:r w:rsidRPr="0013068A" w:rsidDel="00681669">
          <w:rPr>
            <w:color w:val="000000"/>
            <w:sz w:val="21"/>
            <w:szCs w:val="21"/>
          </w:rPr>
          <w:delText>具体而言，</w:delText>
        </w:r>
        <w:r w:rsidRPr="00BE7D2F" w:rsidDel="00681669">
          <w:rPr>
            <w:color w:val="000000"/>
            <w:sz w:val="21"/>
            <w:szCs w:val="21"/>
          </w:rPr>
          <w:delText>全局规划部分采用</w:delText>
        </w:r>
        <w:r w:rsidRPr="00BE7D2F" w:rsidDel="00681669">
          <w:rPr>
            <w:color w:val="000000"/>
            <w:sz w:val="21"/>
            <w:szCs w:val="21"/>
          </w:rPr>
          <w:delText>RRT*</w:delText>
        </w:r>
        <w:r w:rsidRPr="0013068A" w:rsidDel="00681669">
          <w:rPr>
            <w:color w:val="000000"/>
            <w:sz w:val="21"/>
            <w:szCs w:val="21"/>
          </w:rPr>
          <w:delText>算法，为</w:delText>
        </w:r>
        <w:r w:rsidR="001D27EE" w:rsidRPr="0013068A" w:rsidDel="00681669">
          <w:rPr>
            <w:rFonts w:hint="eastAsia"/>
            <w:color w:val="000000"/>
            <w:sz w:val="21"/>
            <w:szCs w:val="21"/>
          </w:rPr>
          <w:delText>各个</w:delText>
        </w:r>
        <w:r w:rsidRPr="0013068A" w:rsidDel="00681669">
          <w:rPr>
            <w:color w:val="000000"/>
            <w:sz w:val="21"/>
            <w:szCs w:val="21"/>
          </w:rPr>
          <w:delText>簇生成实时</w:delText>
        </w:r>
        <w:r w:rsidR="00545C9A" w:rsidRPr="0013068A" w:rsidDel="00681669">
          <w:rPr>
            <w:rFonts w:hint="eastAsia"/>
            <w:color w:val="000000"/>
            <w:sz w:val="21"/>
            <w:szCs w:val="21"/>
          </w:rPr>
          <w:delText>的全局</w:delText>
        </w:r>
        <w:r w:rsidRPr="0013068A" w:rsidDel="00681669">
          <w:rPr>
            <w:color w:val="000000"/>
            <w:sz w:val="21"/>
            <w:szCs w:val="21"/>
          </w:rPr>
          <w:delText>规划</w:delText>
        </w:r>
        <w:r w:rsidR="00545C9A" w:rsidRPr="0013068A" w:rsidDel="00681669">
          <w:rPr>
            <w:rFonts w:hint="eastAsia"/>
            <w:color w:val="000000"/>
            <w:sz w:val="21"/>
            <w:szCs w:val="21"/>
          </w:rPr>
          <w:delText>路径</w:delText>
        </w:r>
        <w:r w:rsidRPr="0013068A" w:rsidDel="00681669">
          <w:rPr>
            <w:color w:val="000000"/>
            <w:sz w:val="21"/>
            <w:szCs w:val="21"/>
          </w:rPr>
          <w:delText>，并引入</w:delText>
        </w:r>
        <w:r w:rsidRPr="00BE7D2F" w:rsidDel="00681669">
          <w:rPr>
            <w:color w:val="000000"/>
            <w:sz w:val="21"/>
            <w:szCs w:val="21"/>
          </w:rPr>
          <w:delText>Fréchet</w:delText>
        </w:r>
        <w:r w:rsidRPr="00BE7D2F" w:rsidDel="00681669">
          <w:rPr>
            <w:color w:val="000000"/>
            <w:sz w:val="21"/>
            <w:szCs w:val="21"/>
          </w:rPr>
          <w:delText>距离约束</w:delText>
        </w:r>
        <w:r w:rsidR="00BE7D2F" w:rsidRPr="00BE7D2F" w:rsidDel="00681669">
          <w:rPr>
            <w:rFonts w:hint="eastAsia"/>
            <w:color w:val="000000"/>
            <w:sz w:val="21"/>
            <w:szCs w:val="21"/>
          </w:rPr>
          <w:delText>机制</w:delText>
        </w:r>
        <w:r w:rsidRPr="0013068A" w:rsidDel="00681669">
          <w:rPr>
            <w:color w:val="000000"/>
            <w:sz w:val="21"/>
            <w:szCs w:val="21"/>
          </w:rPr>
          <w:delText>，以确保不同簇之间的路径规划</w:delText>
        </w:r>
        <w:r w:rsidRPr="0013068A" w:rsidDel="00681669">
          <w:rPr>
            <w:rFonts w:hint="eastAsia"/>
            <w:color w:val="000000"/>
            <w:sz w:val="21"/>
            <w:szCs w:val="21"/>
          </w:rPr>
          <w:delText>合理</w:delText>
        </w:r>
        <w:r w:rsidR="00545C9A" w:rsidRPr="0013068A" w:rsidDel="00681669">
          <w:rPr>
            <w:rFonts w:hint="eastAsia"/>
            <w:color w:val="000000"/>
            <w:sz w:val="21"/>
            <w:szCs w:val="21"/>
          </w:rPr>
          <w:delText>性</w:delText>
        </w:r>
        <w:r w:rsidRPr="0013068A" w:rsidDel="00681669">
          <w:rPr>
            <w:color w:val="000000"/>
            <w:sz w:val="21"/>
            <w:szCs w:val="21"/>
          </w:rPr>
          <w:delText>；</w:delText>
        </w:r>
        <w:r w:rsidRPr="00BE7D2F" w:rsidDel="00681669">
          <w:rPr>
            <w:color w:val="000000"/>
            <w:sz w:val="21"/>
            <w:szCs w:val="21"/>
          </w:rPr>
          <w:delText>局部规划部分基于人工势场方法</w:delText>
        </w:r>
        <w:r w:rsidRPr="0013068A" w:rsidDel="00681669">
          <w:rPr>
            <w:color w:val="000000"/>
            <w:sz w:val="21"/>
            <w:szCs w:val="21"/>
          </w:rPr>
          <w:delText>，在单步规划中结合最小生成树（</w:delText>
        </w:r>
        <w:r w:rsidR="00BE7D2F" w:rsidRPr="00BE7D2F" w:rsidDel="00681669">
          <w:rPr>
            <w:color w:val="000000"/>
            <w:sz w:val="21"/>
            <w:szCs w:val="21"/>
          </w:rPr>
          <w:delText>Minimum Spanning Tree</w:delText>
        </w:r>
        <w:r w:rsidR="00BE7D2F" w:rsidDel="00681669">
          <w:rPr>
            <w:rFonts w:hint="eastAsia"/>
            <w:color w:val="000000"/>
            <w:sz w:val="21"/>
            <w:szCs w:val="21"/>
          </w:rPr>
          <w:delText>,</w:delText>
        </w:r>
        <w:r w:rsidRPr="0013068A" w:rsidDel="00681669">
          <w:rPr>
            <w:color w:val="000000"/>
            <w:sz w:val="21"/>
            <w:szCs w:val="21"/>
          </w:rPr>
          <w:delText>MST</w:delText>
        </w:r>
        <w:r w:rsidRPr="0013068A" w:rsidDel="00681669">
          <w:rPr>
            <w:color w:val="000000"/>
            <w:sz w:val="21"/>
            <w:szCs w:val="21"/>
          </w:rPr>
          <w:delText>）引力机制，实现无人机</w:delText>
        </w:r>
        <w:r w:rsidRPr="0013068A" w:rsidDel="00681669">
          <w:rPr>
            <w:rFonts w:hint="eastAsia"/>
            <w:color w:val="000000"/>
            <w:sz w:val="21"/>
            <w:szCs w:val="21"/>
          </w:rPr>
          <w:delText>之间</w:delText>
        </w:r>
        <w:r w:rsidRPr="0013068A" w:rsidDel="00681669">
          <w:rPr>
            <w:color w:val="000000"/>
            <w:sz w:val="21"/>
            <w:szCs w:val="21"/>
          </w:rPr>
          <w:delText>的碰撞避免与通信保持</w:delText>
        </w:r>
        <w:r w:rsidR="00710248" w:rsidDel="00681669">
          <w:rPr>
            <w:rFonts w:hint="eastAsia"/>
            <w:color w:val="000000"/>
            <w:sz w:val="21"/>
            <w:szCs w:val="21"/>
          </w:rPr>
          <w:delText>目标</w:delText>
        </w:r>
        <w:r w:rsidRPr="0013068A" w:rsidDel="00681669">
          <w:rPr>
            <w:color w:val="000000"/>
            <w:sz w:val="21"/>
            <w:szCs w:val="21"/>
          </w:rPr>
          <w:delText>。</w:delText>
        </w:r>
      </w:del>
      <w:ins w:id="173" w:author="运璐 何" w:date="2025-10-28T16:32:00Z">
        <w:r w:rsidR="00681669" w:rsidRPr="00681669">
          <w:rPr>
            <w:color w:val="000000"/>
            <w:sz w:val="21"/>
            <w:szCs w:val="21"/>
          </w:rPr>
          <w:t>主要创新点如下：</w:t>
        </w:r>
      </w:ins>
    </w:p>
    <w:p w14:paraId="5661C82C" w14:textId="4C3F5D96" w:rsidR="001A5B6D" w:rsidRPr="0013068A" w:rsidDel="00681669" w:rsidRDefault="001A5B6D" w:rsidP="00BE7D2F">
      <w:pPr>
        <w:spacing w:line="360" w:lineRule="auto"/>
        <w:ind w:firstLineChars="196" w:firstLine="412"/>
        <w:rPr>
          <w:del w:id="174" w:author="运璐 何" w:date="2025-10-28T16:29:00Z"/>
          <w:color w:val="000000"/>
          <w:sz w:val="21"/>
          <w:szCs w:val="21"/>
        </w:rPr>
      </w:pPr>
      <w:commentRangeStart w:id="175"/>
      <w:commentRangeStart w:id="176"/>
      <w:del w:id="177" w:author="运璐 何" w:date="2025-10-28T16:29:00Z">
        <w:r w:rsidRPr="0013068A" w:rsidDel="00681669">
          <w:rPr>
            <w:color w:val="000000"/>
            <w:sz w:val="21"/>
            <w:szCs w:val="21"/>
          </w:rPr>
          <w:delText>该算法的主要创新点包括：</w:delText>
        </w:r>
        <w:commentRangeEnd w:id="175"/>
        <w:r w:rsidR="000E4327" w:rsidDel="00681669">
          <w:rPr>
            <w:rStyle w:val="ac"/>
          </w:rPr>
          <w:commentReference w:id="175"/>
        </w:r>
        <w:commentRangeEnd w:id="176"/>
        <w:r w:rsidR="00681669" w:rsidDel="00681669">
          <w:rPr>
            <w:rStyle w:val="ac"/>
          </w:rPr>
          <w:commentReference w:id="176"/>
        </w:r>
      </w:del>
    </w:p>
    <w:p w14:paraId="004932C7" w14:textId="54D696F8" w:rsidR="001A5B6D" w:rsidRPr="0013068A" w:rsidDel="00681669" w:rsidRDefault="001A5B6D" w:rsidP="001A5B6D">
      <w:pPr>
        <w:spacing w:line="360" w:lineRule="auto"/>
        <w:ind w:firstLineChars="196" w:firstLine="412"/>
        <w:rPr>
          <w:del w:id="178" w:author="运璐 何" w:date="2025-10-28T16:29:00Z"/>
          <w:color w:val="000000"/>
          <w:sz w:val="21"/>
          <w:szCs w:val="21"/>
        </w:rPr>
      </w:pPr>
      <w:del w:id="179" w:author="运璐 何" w:date="2025-10-28T16:29:00Z">
        <w:r w:rsidRPr="0013068A" w:rsidDel="00681669">
          <w:rPr>
            <w:color w:val="000000"/>
            <w:sz w:val="21"/>
            <w:szCs w:val="21"/>
          </w:rPr>
          <w:delText>1</w:delText>
        </w:r>
        <w:r w:rsidRPr="0013068A" w:rsidDel="00681669">
          <w:rPr>
            <w:rFonts w:hint="eastAsia"/>
            <w:color w:val="000000"/>
            <w:sz w:val="21"/>
            <w:szCs w:val="21"/>
          </w:rPr>
          <w:delText>）</w:delText>
        </w:r>
        <w:r w:rsidR="00C7408C" w:rsidDel="00681669">
          <w:rPr>
            <w:rFonts w:hint="eastAsia"/>
            <w:color w:val="000000"/>
            <w:sz w:val="21"/>
            <w:szCs w:val="21"/>
          </w:rPr>
          <w:delText>完善的</w:delText>
        </w:r>
        <w:r w:rsidRPr="00BE7D2F" w:rsidDel="00681669">
          <w:rPr>
            <w:color w:val="000000"/>
            <w:sz w:val="21"/>
            <w:szCs w:val="21"/>
          </w:rPr>
          <w:delText>分簇分层：</w:delText>
        </w:r>
        <w:r w:rsidRPr="0013068A" w:rsidDel="00681669">
          <w:rPr>
            <w:color w:val="000000"/>
            <w:sz w:val="21"/>
            <w:szCs w:val="21"/>
          </w:rPr>
          <w:delText>通过将无人机集群划分为若干簇并进行分层规划，算法能够将全局复杂路径规划问题分解为簇级局部规划问题，提升大规模集群的规划效率与可扩展性。</w:delText>
        </w:r>
      </w:del>
    </w:p>
    <w:p w14:paraId="45F191CA" w14:textId="7C2F362A" w:rsidR="00C40520" w:rsidRPr="00C40520" w:rsidDel="00681669" w:rsidRDefault="00C40520" w:rsidP="00C40520">
      <w:pPr>
        <w:spacing w:line="360" w:lineRule="auto"/>
        <w:ind w:firstLineChars="196" w:firstLine="412"/>
        <w:rPr>
          <w:del w:id="180" w:author="运璐 何" w:date="2025-10-28T16:29:00Z"/>
          <w:color w:val="000000"/>
          <w:sz w:val="21"/>
          <w:szCs w:val="21"/>
        </w:rPr>
      </w:pPr>
      <w:del w:id="181" w:author="运璐 何" w:date="2025-10-28T16:29:00Z">
        <w:r w:rsidDel="00681669">
          <w:rPr>
            <w:rFonts w:hint="eastAsia"/>
            <w:color w:val="000000"/>
            <w:sz w:val="21"/>
            <w:szCs w:val="21"/>
          </w:rPr>
          <w:delText>2</w:delText>
        </w:r>
        <w:r w:rsidDel="00681669">
          <w:rPr>
            <w:rFonts w:hint="eastAsia"/>
            <w:color w:val="000000"/>
            <w:sz w:val="21"/>
            <w:szCs w:val="21"/>
          </w:rPr>
          <w:delText>）</w:delText>
        </w:r>
        <w:r w:rsidRPr="00C40520" w:rsidDel="00681669">
          <w:rPr>
            <w:color w:val="000000"/>
            <w:sz w:val="21"/>
            <w:szCs w:val="21"/>
          </w:rPr>
          <w:delText>提出基于</w:delText>
        </w:r>
        <w:r w:rsidRPr="00C40520" w:rsidDel="00681669">
          <w:rPr>
            <w:color w:val="000000"/>
            <w:sz w:val="21"/>
            <w:szCs w:val="21"/>
          </w:rPr>
          <w:delText>Fréchet</w:delText>
        </w:r>
        <w:r w:rsidRPr="00C40520" w:rsidDel="00681669">
          <w:rPr>
            <w:color w:val="000000"/>
            <w:sz w:val="21"/>
            <w:szCs w:val="21"/>
          </w:rPr>
          <w:delText>距离约束的全局路径规划机制：在全局</w:delText>
        </w:r>
        <w:r w:rsidRPr="00C40520" w:rsidDel="00681669">
          <w:rPr>
            <w:color w:val="000000"/>
            <w:sz w:val="21"/>
            <w:szCs w:val="21"/>
          </w:rPr>
          <w:delText xml:space="preserve"> RRT* </w:delText>
        </w:r>
        <w:r w:rsidRPr="00C40520" w:rsidDel="00681669">
          <w:rPr>
            <w:color w:val="000000"/>
            <w:sz w:val="21"/>
            <w:szCs w:val="21"/>
          </w:rPr>
          <w:delText>规划框架中构建</w:delText>
        </w:r>
        <w:r w:rsidRPr="00C40520" w:rsidDel="00681669">
          <w:rPr>
            <w:color w:val="000000"/>
            <w:sz w:val="21"/>
            <w:szCs w:val="21"/>
          </w:rPr>
          <w:delText xml:space="preserve"> Fréchet </w:delText>
        </w:r>
        <w:r w:rsidRPr="00C40520" w:rsidDel="00681669">
          <w:rPr>
            <w:color w:val="000000"/>
            <w:sz w:val="21"/>
            <w:szCs w:val="21"/>
          </w:rPr>
          <w:delText>距离约束模型，以定量约束不同簇间路径的空间相似度与距离分布，从而在全局层面实现簇间路径的协调与安全间距保持，避免过近造成的干扰或过远导致的</w:delText>
        </w:r>
        <w:r w:rsidDel="00681669">
          <w:rPr>
            <w:rFonts w:hint="eastAsia"/>
            <w:color w:val="000000"/>
            <w:sz w:val="21"/>
            <w:szCs w:val="21"/>
          </w:rPr>
          <w:delText>簇间</w:delText>
        </w:r>
        <w:r w:rsidRPr="00C40520" w:rsidDel="00681669">
          <w:rPr>
            <w:color w:val="000000"/>
            <w:sz w:val="21"/>
            <w:szCs w:val="21"/>
          </w:rPr>
          <w:delText>通信链路中断。</w:delText>
        </w:r>
      </w:del>
    </w:p>
    <w:p w14:paraId="4FE7422B" w14:textId="7073EC6C" w:rsidR="00C40520" w:rsidDel="003429B3" w:rsidRDefault="00C40520" w:rsidP="00545C9A">
      <w:pPr>
        <w:spacing w:line="360" w:lineRule="auto"/>
        <w:ind w:firstLineChars="196" w:firstLine="412"/>
        <w:rPr>
          <w:del w:id="182" w:author="运璐 何" w:date="2025-10-28T16:29:00Z"/>
          <w:color w:val="000000"/>
          <w:sz w:val="21"/>
          <w:szCs w:val="21"/>
        </w:rPr>
      </w:pPr>
      <w:del w:id="183" w:author="运璐 何" w:date="2025-10-28T16:29:00Z">
        <w:r w:rsidDel="00681669">
          <w:rPr>
            <w:rFonts w:hint="eastAsia"/>
            <w:color w:val="000000"/>
            <w:sz w:val="21"/>
            <w:szCs w:val="21"/>
          </w:rPr>
          <w:delText>3</w:delText>
        </w:r>
        <w:r w:rsidDel="00681669">
          <w:rPr>
            <w:rFonts w:hint="eastAsia"/>
            <w:color w:val="000000"/>
            <w:sz w:val="21"/>
            <w:szCs w:val="21"/>
          </w:rPr>
          <w:delText>）</w:delText>
        </w:r>
        <w:r w:rsidRPr="00C40520" w:rsidDel="00681669">
          <w:rPr>
            <w:color w:val="000000"/>
            <w:sz w:val="21"/>
            <w:szCs w:val="21"/>
          </w:rPr>
          <w:delText>提出融合</w:delText>
        </w:r>
        <w:r w:rsidRPr="00C40520" w:rsidDel="00681669">
          <w:rPr>
            <w:color w:val="000000"/>
            <w:sz w:val="21"/>
            <w:szCs w:val="21"/>
          </w:rPr>
          <w:delText>MST</w:delText>
        </w:r>
        <w:r w:rsidRPr="00C40520" w:rsidDel="00681669">
          <w:rPr>
            <w:color w:val="000000"/>
            <w:sz w:val="21"/>
            <w:szCs w:val="21"/>
          </w:rPr>
          <w:delText>引力项的连通保持</w:delText>
        </w:r>
        <w:r w:rsidDel="00681669">
          <w:rPr>
            <w:rFonts w:hint="eastAsia"/>
            <w:color w:val="000000"/>
            <w:sz w:val="21"/>
            <w:szCs w:val="21"/>
          </w:rPr>
          <w:delText>局部</w:delText>
        </w:r>
        <w:r w:rsidRPr="00C40520" w:rsidDel="00681669">
          <w:rPr>
            <w:color w:val="000000"/>
            <w:sz w:val="21"/>
            <w:szCs w:val="21"/>
          </w:rPr>
          <w:delText>规划方法：在基于人工势场的局部路径规划模型中引入最小生成树引力函数，以量化节点间的通信连通性势能，使无人机在局部决策时能够自适应调整相对位置，主</w:delText>
        </w:r>
        <w:r w:rsidRPr="00C40520" w:rsidDel="00681669">
          <w:rPr>
            <w:color w:val="000000"/>
            <w:sz w:val="21"/>
            <w:szCs w:val="21"/>
          </w:rPr>
          <w:lastRenderedPageBreak/>
          <w:delText>动维持簇内及簇间的通信链路，实现路径规划与网络连通性的协同优化。</w:delText>
        </w:r>
      </w:del>
    </w:p>
    <w:p w14:paraId="3C2D3DC4" w14:textId="77777777" w:rsidR="003429B3" w:rsidRPr="00681669" w:rsidRDefault="003429B3" w:rsidP="003429B3">
      <w:pPr>
        <w:spacing w:line="360" w:lineRule="auto"/>
        <w:ind w:firstLineChars="196" w:firstLine="412"/>
        <w:rPr>
          <w:ins w:id="184" w:author="运璐 何" w:date="2025-10-28T16:37:00Z"/>
          <w:color w:val="000000"/>
          <w:sz w:val="21"/>
          <w:szCs w:val="21"/>
        </w:rPr>
      </w:pPr>
      <w:ins w:id="185" w:author="运璐 何" w:date="2025-10-28T16:37:00Z">
        <w:r>
          <w:rPr>
            <w:color w:val="000000"/>
            <w:sz w:val="21"/>
            <w:szCs w:val="21"/>
          </w:rPr>
          <w:t>1</w:t>
        </w:r>
        <w:r w:rsidRPr="00681669">
          <w:rPr>
            <w:rFonts w:hint="eastAsia"/>
            <w:color w:val="000000"/>
            <w:sz w:val="21"/>
            <w:szCs w:val="21"/>
          </w:rPr>
          <w:t>）面向大规模集群的分簇分层扩展机制。</w:t>
        </w:r>
      </w:ins>
    </w:p>
    <w:p w14:paraId="2EA761F8" w14:textId="367E75EE" w:rsidR="003429B3" w:rsidRPr="00681669" w:rsidRDefault="003429B3" w:rsidP="003429B3">
      <w:pPr>
        <w:spacing w:line="360" w:lineRule="auto"/>
        <w:ind w:firstLineChars="196" w:firstLine="412"/>
        <w:rPr>
          <w:ins w:id="186" w:author="运璐 何" w:date="2025-10-28T16:37:00Z"/>
          <w:color w:val="000000"/>
          <w:sz w:val="21"/>
          <w:szCs w:val="21"/>
        </w:rPr>
      </w:pPr>
      <w:ins w:id="187" w:author="运璐 何" w:date="2025-10-28T16:37:00Z">
        <w:r w:rsidRPr="00681669">
          <w:rPr>
            <w:rFonts w:hint="eastAsia"/>
            <w:color w:val="000000"/>
            <w:sz w:val="21"/>
            <w:szCs w:val="21"/>
          </w:rPr>
          <w:t>针对</w:t>
        </w:r>
        <w:r>
          <w:rPr>
            <w:rFonts w:hint="eastAsia"/>
            <w:color w:val="000000"/>
            <w:sz w:val="21"/>
            <w:szCs w:val="21"/>
          </w:rPr>
          <w:t>现有的</w:t>
        </w:r>
        <w:r w:rsidRPr="00681669">
          <w:rPr>
            <w:rFonts w:hint="eastAsia"/>
            <w:color w:val="000000"/>
            <w:sz w:val="21"/>
            <w:szCs w:val="21"/>
          </w:rPr>
          <w:t>改进人工势场算法在大规模环境中易出现震荡与死锁</w:t>
        </w:r>
      </w:ins>
      <w:ins w:id="188" w:author="运璐 何" w:date="2025-10-28T16:38:00Z">
        <w:r>
          <w:rPr>
            <w:rFonts w:hint="eastAsia"/>
            <w:color w:val="000000"/>
            <w:sz w:val="21"/>
            <w:szCs w:val="21"/>
          </w:rPr>
          <w:t>导致</w:t>
        </w:r>
      </w:ins>
      <w:ins w:id="189" w:author="运璐 何" w:date="2025-10-28T16:37:00Z">
        <w:r w:rsidRPr="00681669">
          <w:rPr>
            <w:rFonts w:hint="eastAsia"/>
            <w:color w:val="000000"/>
            <w:sz w:val="21"/>
            <w:szCs w:val="21"/>
          </w:rPr>
          <w:t>规划效率下降的问题，本文提出基于分簇与分层的协同规划架构，将全局</w:t>
        </w:r>
        <w:r>
          <w:rPr>
            <w:rFonts w:hint="eastAsia"/>
            <w:color w:val="000000"/>
            <w:sz w:val="21"/>
            <w:szCs w:val="21"/>
          </w:rPr>
          <w:t>整体路径规划问题</w:t>
        </w:r>
        <w:r w:rsidRPr="00681669">
          <w:rPr>
            <w:rFonts w:hint="eastAsia"/>
            <w:color w:val="000000"/>
            <w:sz w:val="21"/>
            <w:szCs w:val="21"/>
          </w:rPr>
          <w:t>划分为若干簇级局部规划问题。通过在全局层采用</w:t>
        </w:r>
        <w:r w:rsidRPr="00681669">
          <w:rPr>
            <w:rFonts w:hint="eastAsia"/>
            <w:color w:val="000000"/>
            <w:sz w:val="21"/>
            <w:szCs w:val="21"/>
          </w:rPr>
          <w:t xml:space="preserve"> RRT* </w:t>
        </w:r>
        <w:r w:rsidRPr="00681669">
          <w:rPr>
            <w:rFonts w:hint="eastAsia"/>
            <w:color w:val="000000"/>
            <w:sz w:val="21"/>
            <w:szCs w:val="21"/>
          </w:rPr>
          <w:t>进行路径引导，在局部层采用改进人工势场实现避障与连通控制，有效降低了势场耦合度与计算复杂度，避免了传统</w:t>
        </w:r>
        <w:r w:rsidRPr="00681669">
          <w:rPr>
            <w:rFonts w:hint="eastAsia"/>
            <w:color w:val="000000"/>
            <w:sz w:val="21"/>
            <w:szCs w:val="21"/>
          </w:rPr>
          <w:t xml:space="preserve"> APF </w:t>
        </w:r>
        <w:r w:rsidRPr="00681669">
          <w:rPr>
            <w:rFonts w:hint="eastAsia"/>
            <w:color w:val="000000"/>
            <w:sz w:val="21"/>
            <w:szCs w:val="21"/>
          </w:rPr>
          <w:t>算法在大规模环境下的振荡与死锁现象，显著提升了算法的扩展性与实时性。</w:t>
        </w:r>
      </w:ins>
    </w:p>
    <w:p w14:paraId="666631CC" w14:textId="77777777" w:rsidR="003429B3" w:rsidRPr="00681669" w:rsidRDefault="003429B3" w:rsidP="003429B3">
      <w:pPr>
        <w:spacing w:line="360" w:lineRule="auto"/>
        <w:ind w:firstLineChars="196" w:firstLine="412"/>
        <w:rPr>
          <w:ins w:id="190" w:author="运璐 何" w:date="2025-10-28T16:37:00Z"/>
          <w:color w:val="000000"/>
          <w:sz w:val="21"/>
          <w:szCs w:val="21"/>
        </w:rPr>
      </w:pPr>
      <w:ins w:id="191" w:author="运璐 何" w:date="2025-10-28T16:37:00Z">
        <w:r>
          <w:rPr>
            <w:color w:val="000000"/>
            <w:sz w:val="21"/>
            <w:szCs w:val="21"/>
          </w:rPr>
          <w:t>2</w:t>
        </w:r>
        <w:r w:rsidRPr="00681669">
          <w:rPr>
            <w:rFonts w:hint="eastAsia"/>
            <w:color w:val="000000"/>
            <w:sz w:val="21"/>
            <w:szCs w:val="21"/>
          </w:rPr>
          <w:t>）面向通信保持的</w:t>
        </w:r>
        <w:r>
          <w:rPr>
            <w:rFonts w:hint="eastAsia"/>
            <w:color w:val="000000"/>
            <w:sz w:val="21"/>
            <w:szCs w:val="21"/>
          </w:rPr>
          <w:t>双</w:t>
        </w:r>
        <w:r w:rsidRPr="00681669">
          <w:rPr>
            <w:rFonts w:hint="eastAsia"/>
            <w:color w:val="000000"/>
            <w:sz w:val="21"/>
            <w:szCs w:val="21"/>
          </w:rPr>
          <w:t>层协同规划机制。</w:t>
        </w:r>
      </w:ins>
    </w:p>
    <w:p w14:paraId="79913C9E" w14:textId="77777777" w:rsidR="003429B3" w:rsidRDefault="003429B3" w:rsidP="003429B3">
      <w:pPr>
        <w:spacing w:line="360" w:lineRule="auto"/>
        <w:ind w:firstLineChars="196" w:firstLine="412"/>
        <w:rPr>
          <w:ins w:id="192" w:author="运璐 何" w:date="2025-10-28T16:37:00Z"/>
          <w:color w:val="000000"/>
          <w:sz w:val="21"/>
          <w:szCs w:val="21"/>
        </w:rPr>
      </w:pPr>
      <w:ins w:id="193" w:author="运璐 何" w:date="2025-10-28T16:37:00Z">
        <w:r w:rsidRPr="00681669">
          <w:rPr>
            <w:rFonts w:hint="eastAsia"/>
            <w:color w:val="000000"/>
            <w:sz w:val="21"/>
            <w:szCs w:val="21"/>
          </w:rPr>
          <w:t>针对启发式算法和强化学习在复杂环境下通信保持能力有限的问题，</w:t>
        </w:r>
        <w:r>
          <w:rPr>
            <w:rFonts w:hint="eastAsia"/>
            <w:color w:val="000000"/>
            <w:sz w:val="21"/>
            <w:szCs w:val="21"/>
          </w:rPr>
          <w:t>本研究</w:t>
        </w:r>
        <w:r w:rsidRPr="00681669">
          <w:rPr>
            <w:rFonts w:hint="eastAsia"/>
            <w:color w:val="000000"/>
            <w:sz w:val="21"/>
            <w:szCs w:val="21"/>
          </w:rPr>
          <w:t>在全局层面通过</w:t>
        </w:r>
        <w:r w:rsidRPr="00681669">
          <w:rPr>
            <w:rFonts w:hint="eastAsia"/>
            <w:color w:val="000000"/>
            <w:sz w:val="21"/>
            <w:szCs w:val="21"/>
          </w:rPr>
          <w:t xml:space="preserve"> Fr</w:t>
        </w:r>
        <w:r w:rsidRPr="00681669">
          <w:rPr>
            <w:rFonts w:hint="eastAsia"/>
            <w:color w:val="000000"/>
            <w:sz w:val="21"/>
            <w:szCs w:val="21"/>
          </w:rPr>
          <w:t>é</w:t>
        </w:r>
        <w:r w:rsidRPr="00681669">
          <w:rPr>
            <w:rFonts w:hint="eastAsia"/>
            <w:color w:val="000000"/>
            <w:sz w:val="21"/>
            <w:szCs w:val="21"/>
          </w:rPr>
          <w:t xml:space="preserve">chet </w:t>
        </w:r>
        <w:r w:rsidRPr="00681669">
          <w:rPr>
            <w:rFonts w:hint="eastAsia"/>
            <w:color w:val="000000"/>
            <w:sz w:val="21"/>
            <w:szCs w:val="21"/>
          </w:rPr>
          <w:t>距离约束</w:t>
        </w:r>
        <w:r>
          <w:rPr>
            <w:rFonts w:hint="eastAsia"/>
            <w:color w:val="000000"/>
            <w:sz w:val="21"/>
            <w:szCs w:val="21"/>
          </w:rPr>
          <w:t>机制</w:t>
        </w:r>
        <w:r w:rsidRPr="00681669">
          <w:rPr>
            <w:rFonts w:hint="eastAsia"/>
            <w:color w:val="000000"/>
            <w:sz w:val="21"/>
            <w:szCs w:val="21"/>
          </w:rPr>
          <w:t>保证簇间路径的空间一致性与链路稳定性，</w:t>
        </w:r>
        <w:r>
          <w:rPr>
            <w:rFonts w:hint="eastAsia"/>
            <w:color w:val="000000"/>
            <w:sz w:val="21"/>
            <w:szCs w:val="21"/>
          </w:rPr>
          <w:t>为不同簇间</w:t>
        </w:r>
        <w:r w:rsidRPr="00681669">
          <w:rPr>
            <w:rFonts w:hint="eastAsia"/>
            <w:color w:val="000000"/>
            <w:sz w:val="21"/>
            <w:szCs w:val="21"/>
          </w:rPr>
          <w:t>抗干扰能力与连通保持效果</w:t>
        </w:r>
        <w:r>
          <w:rPr>
            <w:rFonts w:hint="eastAsia"/>
            <w:color w:val="000000"/>
            <w:sz w:val="21"/>
            <w:szCs w:val="21"/>
          </w:rPr>
          <w:t>提供保障，同时</w:t>
        </w:r>
        <w:r w:rsidRPr="00681669">
          <w:rPr>
            <w:rFonts w:hint="eastAsia"/>
            <w:color w:val="000000"/>
            <w:sz w:val="21"/>
            <w:szCs w:val="21"/>
          </w:rPr>
          <w:t>在局部路径规划中引入最小生成树（</w:t>
        </w:r>
        <w:r w:rsidRPr="00681669">
          <w:rPr>
            <w:rFonts w:hint="eastAsia"/>
            <w:color w:val="000000"/>
            <w:sz w:val="21"/>
            <w:szCs w:val="21"/>
          </w:rPr>
          <w:t>Minimum Spanning Tree, MST</w:t>
        </w:r>
        <w:r w:rsidRPr="00681669">
          <w:rPr>
            <w:rFonts w:hint="eastAsia"/>
            <w:color w:val="000000"/>
            <w:sz w:val="21"/>
            <w:szCs w:val="21"/>
          </w:rPr>
          <w:t>）引力</w:t>
        </w:r>
        <w:r>
          <w:rPr>
            <w:rFonts w:hint="eastAsia"/>
            <w:color w:val="000000"/>
            <w:sz w:val="21"/>
            <w:szCs w:val="21"/>
          </w:rPr>
          <w:t>项</w:t>
        </w:r>
        <w:r w:rsidRPr="00681669">
          <w:rPr>
            <w:rFonts w:hint="eastAsia"/>
            <w:color w:val="000000"/>
            <w:sz w:val="21"/>
            <w:szCs w:val="21"/>
          </w:rPr>
          <w:t>，对簇内节点间的通信连通性进行势能建模，使无人机在避障过程中能够</w:t>
        </w:r>
        <w:r>
          <w:rPr>
            <w:rFonts w:hint="eastAsia"/>
            <w:color w:val="000000"/>
            <w:sz w:val="21"/>
            <w:szCs w:val="21"/>
          </w:rPr>
          <w:t>实时</w:t>
        </w:r>
        <w:r w:rsidRPr="00681669">
          <w:rPr>
            <w:rFonts w:hint="eastAsia"/>
            <w:color w:val="000000"/>
            <w:sz w:val="21"/>
            <w:szCs w:val="21"/>
          </w:rPr>
          <w:t>自适应调整相对位置，主动补偿链路衰减与干扰，实现路径规划与通信保持的</w:t>
        </w:r>
        <w:r>
          <w:rPr>
            <w:rFonts w:hint="eastAsia"/>
            <w:color w:val="000000"/>
            <w:sz w:val="21"/>
            <w:szCs w:val="21"/>
          </w:rPr>
          <w:t>双层</w:t>
        </w:r>
        <w:r w:rsidRPr="00681669">
          <w:rPr>
            <w:rFonts w:hint="eastAsia"/>
            <w:color w:val="000000"/>
            <w:sz w:val="21"/>
            <w:szCs w:val="21"/>
          </w:rPr>
          <w:t>协同优化。</w:t>
        </w:r>
      </w:ins>
    </w:p>
    <w:p w14:paraId="2A41DFA3" w14:textId="53CF6D9D" w:rsidR="003429B3" w:rsidRDefault="003429B3" w:rsidP="003429B3">
      <w:pPr>
        <w:spacing w:line="360" w:lineRule="auto"/>
        <w:ind w:firstLineChars="196" w:firstLine="412"/>
        <w:rPr>
          <w:ins w:id="194" w:author="运璐 何" w:date="2025-10-28T16:37:00Z"/>
          <w:color w:val="000000"/>
          <w:sz w:val="21"/>
          <w:szCs w:val="21"/>
        </w:rPr>
      </w:pPr>
      <w:ins w:id="195" w:author="运璐 何" w:date="2025-10-28T16:37:00Z">
        <w:r w:rsidRPr="003429B3">
          <w:rPr>
            <w:color w:val="000000"/>
            <w:sz w:val="21"/>
            <w:szCs w:val="21"/>
          </w:rPr>
          <w:t>因此，本文提出的</w:t>
        </w:r>
        <w:r w:rsidRPr="003429B3">
          <w:rPr>
            <w:color w:val="000000"/>
            <w:sz w:val="21"/>
            <w:szCs w:val="21"/>
          </w:rPr>
          <w:t xml:space="preserve"> CL-RRT*-APF </w:t>
        </w:r>
        <w:r w:rsidRPr="003429B3">
          <w:rPr>
            <w:color w:val="000000"/>
            <w:sz w:val="21"/>
            <w:szCs w:val="21"/>
          </w:rPr>
          <w:t>算法在</w:t>
        </w:r>
        <w:r>
          <w:rPr>
            <w:rFonts w:hint="eastAsia"/>
            <w:color w:val="000000"/>
            <w:sz w:val="21"/>
            <w:szCs w:val="21"/>
          </w:rPr>
          <w:t>提高</w:t>
        </w:r>
        <w:r w:rsidRPr="003429B3">
          <w:rPr>
            <w:color w:val="000000"/>
            <w:sz w:val="21"/>
            <w:szCs w:val="21"/>
          </w:rPr>
          <w:t>通信连通</w:t>
        </w:r>
        <w:r>
          <w:rPr>
            <w:rFonts w:hint="eastAsia"/>
            <w:color w:val="000000"/>
            <w:sz w:val="21"/>
            <w:szCs w:val="21"/>
          </w:rPr>
          <w:t>保持效果</w:t>
        </w:r>
        <w:r w:rsidRPr="003429B3">
          <w:rPr>
            <w:color w:val="000000"/>
            <w:sz w:val="21"/>
            <w:szCs w:val="21"/>
          </w:rPr>
          <w:t>的同时，实现了大规模无人机集群在复杂城市环境下的高效协同规划。</w:t>
        </w:r>
      </w:ins>
    </w:p>
    <w:p w14:paraId="6AF4F69C" w14:textId="117E6AA5" w:rsidR="00986484" w:rsidRDefault="0079034F" w:rsidP="00C631A8">
      <w:pPr>
        <w:spacing w:line="360" w:lineRule="auto"/>
        <w:rPr>
          <w:rFonts w:ascii="宋体" w:hAnsi="宋体"/>
          <w:b/>
          <w:color w:val="000000"/>
          <w:sz w:val="28"/>
          <w:szCs w:val="28"/>
        </w:rPr>
      </w:pPr>
      <w:commentRangeStart w:id="196"/>
      <w:commentRangeStart w:id="197"/>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commentRangeEnd w:id="196"/>
      <w:r w:rsidR="00457565">
        <w:rPr>
          <w:rStyle w:val="ac"/>
        </w:rPr>
        <w:commentReference w:id="196"/>
      </w:r>
      <w:commentRangeEnd w:id="197"/>
      <w:r w:rsidR="009F39B9">
        <w:rPr>
          <w:rStyle w:val="ac"/>
        </w:rPr>
        <w:commentReference w:id="197"/>
      </w:r>
    </w:p>
    <w:p w14:paraId="71B6F0EA" w14:textId="6BC29258" w:rsidR="00191DE7" w:rsidRDefault="00191DE7" w:rsidP="00C631A8">
      <w:pPr>
        <w:spacing w:line="360" w:lineRule="auto"/>
        <w:rPr>
          <w:rFonts w:ascii="宋体" w:hAnsi="宋体"/>
          <w:b/>
          <w:color w:val="000000"/>
          <w:sz w:val="28"/>
          <w:szCs w:val="28"/>
        </w:rPr>
      </w:pPr>
      <w:commentRangeStart w:id="198"/>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commentRangeEnd w:id="198"/>
      <w:r w:rsidR="0004023F">
        <w:rPr>
          <w:rStyle w:val="ac"/>
        </w:rPr>
        <w:commentReference w:id="198"/>
      </w:r>
    </w:p>
    <w:p w14:paraId="1EC39682" w14:textId="2AC2ABFC" w:rsidR="00F548C2" w:rsidRDefault="00B2357F" w:rsidP="00A239C0">
      <w:pPr>
        <w:spacing w:line="360" w:lineRule="auto"/>
        <w:ind w:firstLineChars="196" w:firstLine="412"/>
        <w:rPr>
          <w:rFonts w:ascii="宋体" w:hAnsi="宋体"/>
          <w:color w:val="000000"/>
          <w:sz w:val="21"/>
          <w:szCs w:val="21"/>
        </w:rPr>
      </w:pPr>
      <w:bookmarkStart w:id="199" w:name="_Hlk210482643"/>
      <w:r w:rsidRPr="00B2357F">
        <w:rPr>
          <w:rFonts w:ascii="宋体" w:hAnsi="宋体"/>
          <w:color w:val="000000"/>
          <w:sz w:val="21"/>
          <w:szCs w:val="21"/>
        </w:rPr>
        <w:t>本文</w:t>
      </w:r>
      <w:r w:rsidR="006A1923">
        <w:rPr>
          <w:rFonts w:ascii="宋体" w:hAnsi="宋体" w:hint="eastAsia"/>
          <w:color w:val="000000"/>
          <w:sz w:val="21"/>
          <w:szCs w:val="21"/>
        </w:rPr>
        <w:t>将</w:t>
      </w:r>
      <w:r w:rsidRPr="00B2357F">
        <w:rPr>
          <w:rFonts w:ascii="宋体" w:hAnsi="宋体"/>
          <w:color w:val="000000"/>
          <w:sz w:val="21"/>
          <w:szCs w:val="21"/>
        </w:rPr>
        <w:t>所研究的城市</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m:oMath>
        <m:r>
          <w:rPr>
            <w:rFonts w:ascii="Cambria Math" w:hAnsi="Cambria Math"/>
            <w:color w:val="000000"/>
            <w:sz w:val="21"/>
            <w:szCs w:val="21"/>
          </w:rPr>
          <m:t>p</m:t>
        </m:r>
      </m:oMath>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m:oMath>
        <m:r>
          <w:rPr>
            <w:rFonts w:ascii="Cambria Math" w:hAnsi="Cambria Math"/>
            <w:color w:val="000000"/>
            <w:sz w:val="21"/>
            <w:szCs w:val="21"/>
          </w:rPr>
          <m:t>N</m:t>
        </m:r>
      </m:oMath>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03CC63FD" w:rsidR="00B2357F" w:rsidRDefault="00C4069E" w:rsidP="00A239C0">
      <w:pPr>
        <w:spacing w:line="360" w:lineRule="auto"/>
        <w:ind w:firstLineChars="196" w:firstLine="412"/>
        <w:rPr>
          <w:rFonts w:ascii="宋体" w:hAnsi="宋体"/>
          <w:color w:val="000000"/>
          <w:sz w:val="21"/>
          <w:szCs w:val="21"/>
        </w:rPr>
      </w:pPr>
      <w:r w:rsidRPr="00C4069E">
        <w:rPr>
          <w:rFonts w:ascii="宋体" w:hAnsi="宋体"/>
          <w:color w:val="000000"/>
          <w:sz w:val="21"/>
          <w:szCs w:val="21"/>
        </w:rPr>
        <w:t>为便于算法实现与通信拓扑演化分析，本文采用离散时间建模方式，记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Pr="00C4069E">
        <w:rPr>
          <w:rFonts w:ascii="宋体" w:hAnsi="宋体"/>
          <w:color w:val="000000"/>
          <w:sz w:val="21"/>
          <w:szCs w:val="21"/>
        </w:rPr>
        <w:t>时间步</w:t>
      </w:r>
      <w:r>
        <w:rPr>
          <w:rFonts w:ascii="宋体" w:hAnsi="宋体" w:hint="eastAsia"/>
          <w:color w:val="000000"/>
          <w:sz w:val="21"/>
          <w:szCs w:val="21"/>
        </w:rPr>
        <w:t xml:space="preserve"> </w:t>
      </w:r>
      <m:oMath>
        <m:r>
          <w:rPr>
            <w:rFonts w:ascii="Cambria Math" w:hAnsi="Cambria Math"/>
            <w:color w:val="000000"/>
            <w:sz w:val="21"/>
            <w:szCs w:val="21"/>
          </w:rPr>
          <m:t>t=0,1,2,…,T</m:t>
        </m:r>
      </m:oMath>
      <w:ins w:id="200" w:author="Lianghui Ding" w:date="2025-10-25T12:59:00Z">
        <w:r w:rsidR="00382010">
          <w:rPr>
            <w:rFonts w:ascii="宋体" w:hAnsi="宋体" w:hint="eastAsia"/>
            <w:color w:val="000000"/>
            <w:sz w:val="21"/>
            <w:szCs w:val="21"/>
          </w:rPr>
          <w:t>。</w:t>
        </w:r>
      </w:ins>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commentRangeStart w:id="201"/>
      <w:commentRangeStart w:id="202"/>
      <w:del w:id="203" w:author="运璐 何" w:date="2025-10-28T19:03:00Z">
        <w:r w:rsidR="00EC5E0F" w:rsidDel="00FA3850">
          <w:rPr>
            <w:rFonts w:ascii="宋体" w:hAnsi="宋体" w:hint="eastAsia"/>
            <w:color w:val="000000"/>
            <w:sz w:val="21"/>
            <w:szCs w:val="21"/>
          </w:rPr>
          <w:delText xml:space="preserve">每架无人机单个时间步长移动的距离不超过 </w:delText>
        </w:r>
      </w:del>
      <m:oMath>
        <m:sSub>
          <m:sSubPr>
            <m:ctrlPr>
              <w:del w:id="204" w:author="运璐 何" w:date="2025-10-28T19:03:00Z">
                <w:rPr>
                  <w:rFonts w:ascii="Cambria Math" w:hAnsi="Cambria Math"/>
                  <w:i/>
                  <w:color w:val="000000"/>
                  <w:szCs w:val="21"/>
                </w:rPr>
              </w:del>
            </m:ctrlPr>
          </m:sSubPr>
          <m:e>
            <m:r>
              <w:del w:id="205" w:author="运璐 何" w:date="2025-10-28T19:03:00Z">
                <w:rPr>
                  <w:rFonts w:ascii="Cambria Math" w:hAnsi="Cambria Math"/>
                  <w:color w:val="000000"/>
                  <w:szCs w:val="21"/>
                </w:rPr>
                <m:t>d</m:t>
              </w:del>
            </m:r>
          </m:e>
          <m:sub>
            <m:r>
              <w:del w:id="206" w:author="运璐 何" w:date="2025-10-28T19:03:00Z">
                <w:rPr>
                  <w:rFonts w:ascii="Cambria Math" w:hAnsi="Cambria Math"/>
                  <w:color w:val="000000"/>
                  <w:szCs w:val="21"/>
                </w:rPr>
                <m:t>move</m:t>
              </w:del>
            </m:r>
          </m:sub>
        </m:sSub>
      </m:oMath>
      <w:del w:id="207" w:author="运璐 何" w:date="2025-10-28T19:04:00Z">
        <w:r w:rsidR="00A239C0" w:rsidDel="00FA3850">
          <w:rPr>
            <w:rFonts w:ascii="宋体" w:hAnsi="宋体" w:hint="eastAsia"/>
            <w:color w:val="000000"/>
            <w:sz w:val="21"/>
            <w:szCs w:val="21"/>
          </w:rPr>
          <w:delText>，</w:delText>
        </w:r>
      </w:del>
      <w:commentRangeEnd w:id="201"/>
      <w:r w:rsidR="00640479">
        <w:rPr>
          <w:rStyle w:val="ac"/>
        </w:rPr>
        <w:commentReference w:id="201"/>
      </w:r>
      <w:commentRangeEnd w:id="202"/>
      <w:r w:rsidR="00FA3850">
        <w:rPr>
          <w:rStyle w:val="ac"/>
        </w:rPr>
        <w:commentReference w:id="202"/>
      </w:r>
      <w:ins w:id="208" w:author="运璐 何" w:date="2025-10-28T19:04:00Z">
        <w:r w:rsidR="00FA3850" w:rsidRPr="00FA3850">
          <w:rPr>
            <w:rFonts w:ascii="宋体" w:hAnsi="宋体" w:hint="eastAsia"/>
            <w:color w:val="000000"/>
            <w:sz w:val="21"/>
            <w:szCs w:val="21"/>
          </w:rPr>
          <w:t>在运动过程中，每架无人机的受最大</w:t>
        </w:r>
      </w:ins>
      <w:ins w:id="209" w:author="运璐 何" w:date="2025-10-29T18:44:00Z">
        <w:r w:rsidR="00E24483">
          <w:rPr>
            <w:rFonts w:ascii="宋体" w:hAnsi="宋体" w:hint="eastAsia"/>
            <w:color w:val="000000"/>
            <w:sz w:val="21"/>
            <w:szCs w:val="21"/>
          </w:rPr>
          <w:t>线</w:t>
        </w:r>
      </w:ins>
      <w:ins w:id="210" w:author="运璐 何" w:date="2025-10-28T19:04:00Z">
        <w:r w:rsidR="00FA3850" w:rsidRPr="00FA3850">
          <w:rPr>
            <w:rFonts w:ascii="宋体" w:hAnsi="宋体" w:hint="eastAsia"/>
            <w:color w:val="000000"/>
            <w:sz w:val="21"/>
            <w:szCs w:val="21"/>
          </w:rPr>
          <w:t>速度</w:t>
        </w:r>
      </w:ins>
      <w:ins w:id="211" w:author="运璐 何" w:date="2025-10-29T18:44:00Z">
        <w:r w:rsidR="00E24483">
          <w:rPr>
            <w:rFonts w:ascii="宋体" w:hAnsi="宋体" w:hint="eastAsia"/>
            <w:color w:val="000000"/>
            <w:sz w:val="21"/>
            <w:szCs w:val="21"/>
          </w:rPr>
          <w:t xml:space="preserve"> </w:t>
        </w:r>
      </w:ins>
      <m:oMath>
        <m:sSub>
          <m:sSubPr>
            <m:ctrlPr>
              <w:ins w:id="212" w:author="运璐 何" w:date="2025-10-29T18:44:00Z">
                <w:rPr>
                  <w:rFonts w:ascii="Cambria Math" w:hAnsi="Cambria Math"/>
                  <w:i/>
                  <w:color w:val="000000"/>
                  <w:sz w:val="21"/>
                  <w:szCs w:val="21"/>
                </w:rPr>
              </w:ins>
            </m:ctrlPr>
          </m:sSubPr>
          <m:e>
            <m:r>
              <w:ins w:id="213" w:author="运璐 何" w:date="2025-10-29T18:44:00Z">
                <w:rPr>
                  <w:rFonts w:ascii="Cambria Math" w:hAnsi="Cambria Math"/>
                  <w:color w:val="000000"/>
                  <w:sz w:val="21"/>
                  <w:szCs w:val="21"/>
                </w:rPr>
                <m:t>v</m:t>
              </w:ins>
            </m:r>
          </m:e>
          <m:sub>
            <m:r>
              <w:ins w:id="214" w:author="运璐 何" w:date="2025-10-29T18:44:00Z">
                <w:rPr>
                  <w:rFonts w:ascii="Cambria Math" w:hAnsi="Cambria Math"/>
                  <w:color w:val="000000"/>
                  <w:sz w:val="21"/>
                  <w:szCs w:val="21"/>
                </w:rPr>
                <m:t>max</m:t>
              </w:ins>
            </m:r>
          </m:sub>
        </m:sSub>
      </m:oMath>
      <w:ins w:id="215" w:author="运璐 何" w:date="2025-10-29T18:44:00Z">
        <w:r w:rsidR="00E24483">
          <w:rPr>
            <w:rFonts w:ascii="宋体" w:hAnsi="宋体" w:hint="eastAsia"/>
            <w:color w:val="000000"/>
            <w:sz w:val="21"/>
            <w:szCs w:val="21"/>
          </w:rPr>
          <w:t xml:space="preserve"> </w:t>
        </w:r>
      </w:ins>
      <w:ins w:id="216" w:author="运璐 何" w:date="2025-10-28T19:04:00Z">
        <w:r w:rsidR="00FA3850" w:rsidRPr="00FA3850">
          <w:rPr>
            <w:rFonts w:ascii="宋体" w:hAnsi="宋体" w:hint="eastAsia"/>
            <w:color w:val="000000"/>
            <w:sz w:val="21"/>
            <w:szCs w:val="21"/>
          </w:rPr>
          <w:t>约束</w:t>
        </w:r>
      </w:ins>
      <w:ins w:id="217" w:author="运璐 何" w:date="2025-10-28T19:05:00Z">
        <w:r w:rsidR="0050512B">
          <w:rPr>
            <w:rFonts w:ascii="宋体" w:hAnsi="宋体" w:hint="eastAsia"/>
            <w:color w:val="000000"/>
            <w:sz w:val="21"/>
            <w:szCs w:val="21"/>
          </w:rPr>
          <w:t>,</w:t>
        </w:r>
      </w:ins>
      <w:commentRangeStart w:id="218"/>
      <w:commentRangeStart w:id="219"/>
      <w:r w:rsidR="00EC5E0F">
        <w:rPr>
          <w:rFonts w:ascii="宋体" w:hAnsi="宋体" w:hint="eastAsia"/>
          <w:color w:val="000000"/>
          <w:sz w:val="21"/>
          <w:szCs w:val="21"/>
        </w:rPr>
        <w:t>且</w:t>
      </w:r>
      <w:ins w:id="220" w:author="运璐 何" w:date="2025-10-28T19:05:00Z">
        <w:r w:rsidR="0050512B">
          <w:rPr>
            <w:rFonts w:ascii="宋体" w:hAnsi="宋体" w:hint="eastAsia"/>
            <w:color w:val="000000"/>
            <w:sz w:val="21"/>
            <w:szCs w:val="21"/>
          </w:rPr>
          <w:t>为了保障</w:t>
        </w:r>
      </w:ins>
      <w:ins w:id="221" w:author="运璐 何" w:date="2025-10-28T19:09:00Z">
        <w:r w:rsidR="0050512B">
          <w:rPr>
            <w:rFonts w:ascii="宋体" w:hAnsi="宋体" w:hint="eastAsia"/>
            <w:color w:val="000000"/>
            <w:sz w:val="21"/>
            <w:szCs w:val="21"/>
          </w:rPr>
          <w:t>安全飞行</w:t>
        </w:r>
      </w:ins>
      <w:ins w:id="222" w:author="运璐 何" w:date="2025-10-28T19:06:00Z">
        <w:r w:rsidR="0050512B">
          <w:rPr>
            <w:rFonts w:ascii="宋体" w:hAnsi="宋体" w:hint="eastAsia"/>
            <w:color w:val="000000"/>
            <w:sz w:val="21"/>
            <w:szCs w:val="21"/>
          </w:rPr>
          <w:t>，</w:t>
        </w:r>
      </w:ins>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ins w:id="223" w:author="运璐 何" w:date="2025-10-28T19:09:00Z">
        <w:r w:rsidR="0050512B">
          <w:rPr>
            <w:rFonts w:ascii="宋体" w:hAnsi="宋体" w:hint="eastAsia"/>
            <w:color w:val="000000"/>
            <w:sz w:val="21"/>
            <w:szCs w:val="21"/>
          </w:rPr>
          <w:t>满足以下物理约束</w:t>
        </w:r>
      </w:ins>
      <w:del w:id="224" w:author="运璐 何" w:date="2025-10-28T19:09:00Z">
        <w:r w:rsidR="00B2357F" w:rsidRPr="00B2357F" w:rsidDel="0050512B">
          <w:rPr>
            <w:rFonts w:ascii="宋体" w:hAnsi="宋体"/>
            <w:color w:val="000000"/>
            <w:sz w:val="21"/>
            <w:szCs w:val="21"/>
          </w:rPr>
          <w:delText>满足以下条件</w:delText>
        </w:r>
      </w:del>
      <w:r w:rsidR="00B2357F" w:rsidRPr="00B2357F">
        <w:rPr>
          <w:rFonts w:ascii="宋体" w:hAnsi="宋体"/>
          <w:color w:val="000000"/>
          <w:sz w:val="21"/>
          <w:szCs w:val="21"/>
        </w:rPr>
        <w:t>：</w:t>
      </w:r>
    </w:p>
    <w:p w14:paraId="23E2C217" w14:textId="672FE164" w:rsidR="00B2357F" w:rsidRPr="00B2357F" w:rsidRDefault="00B23677"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B23677"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w:commentRangeEnd w:id="218"/>
          <m:r>
            <m:rPr>
              <m:sty m:val="p"/>
            </m:rPr>
            <w:rPr>
              <w:rStyle w:val="ac"/>
            </w:rPr>
            <w:commentReference w:id="218"/>
          </m:r>
          <w:commentRangeEnd w:id="219"/>
          <m:r>
            <m:rPr>
              <m:sty m:val="p"/>
            </m:rPr>
            <w:rPr>
              <w:rStyle w:val="ac"/>
            </w:rPr>
            <w:commentReference w:id="219"/>
          </m: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04B667F3" w:rsidR="00FE3A49" w:rsidRDefault="00EC5E0F"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在本文研究的场景下，除了</w:t>
      </w:r>
      <w:r w:rsidR="0050512B">
        <w:rPr>
          <w:rFonts w:ascii="宋体" w:hAnsi="宋体" w:hint="eastAsia"/>
          <w:color w:val="000000"/>
          <w:sz w:val="21"/>
          <w:szCs w:val="21"/>
        </w:rPr>
        <w:t>无人机</w:t>
      </w:r>
      <w:r>
        <w:rPr>
          <w:rFonts w:ascii="宋体" w:hAnsi="宋体" w:hint="eastAsia"/>
          <w:color w:val="000000"/>
          <w:sz w:val="21"/>
          <w:szCs w:val="21"/>
        </w:rPr>
        <w:t>集群</w:t>
      </w:r>
      <w:r w:rsidR="0050512B">
        <w:rPr>
          <w:rFonts w:ascii="宋体" w:hAnsi="宋体" w:hint="eastAsia"/>
          <w:color w:val="000000"/>
          <w:sz w:val="21"/>
          <w:szCs w:val="21"/>
        </w:rPr>
        <w:t>的</w:t>
      </w:r>
      <w:r>
        <w:rPr>
          <w:rFonts w:ascii="宋体" w:hAnsi="宋体" w:hint="eastAsia"/>
          <w:color w:val="000000"/>
          <w:sz w:val="21"/>
          <w:szCs w:val="21"/>
        </w:rPr>
        <w:t>目标位置坐标已知，其余场景信息在初始阶段</w:t>
      </w:r>
      <w:r w:rsidR="0050512B">
        <w:rPr>
          <w:rFonts w:ascii="宋体" w:hAnsi="宋体" w:hint="eastAsia"/>
          <w:color w:val="000000"/>
          <w:sz w:val="21"/>
          <w:szCs w:val="21"/>
        </w:rPr>
        <w:t>无法获取</w:t>
      </w:r>
      <w:r>
        <w:rPr>
          <w:rFonts w:ascii="宋体" w:hAnsi="宋体" w:hint="eastAsia"/>
          <w:color w:val="000000"/>
          <w:sz w:val="21"/>
          <w:szCs w:val="21"/>
        </w:rPr>
        <w:t>。</w:t>
      </w:r>
      <w:r w:rsidR="003F304A">
        <w:rPr>
          <w:rFonts w:ascii="宋体" w:hAnsi="宋体" w:hint="eastAsia"/>
          <w:color w:val="000000"/>
          <w:sz w:val="21"/>
          <w:szCs w:val="21"/>
        </w:rPr>
        <w:t>每</w:t>
      </w:r>
      <w:r w:rsidR="003F304A">
        <w:rPr>
          <w:rFonts w:ascii="宋体" w:hAnsi="宋体" w:hint="eastAsia"/>
          <w:color w:val="000000"/>
          <w:sz w:val="21"/>
          <w:szCs w:val="21"/>
        </w:rPr>
        <w:lastRenderedPageBreak/>
        <w:t>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sidR="003F304A">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sidR="003F304A">
        <w:rPr>
          <w:rFonts w:ascii="宋体" w:hAnsi="宋体" w:hint="eastAsia"/>
          <w:color w:val="000000"/>
          <w:sz w:val="21"/>
          <w:szCs w:val="21"/>
        </w:rPr>
        <w:t>圆形</w:t>
      </w:r>
      <w:r w:rsidR="00032093">
        <w:rPr>
          <w:rFonts w:ascii="宋体" w:hAnsi="宋体" w:hint="eastAsia"/>
          <w:color w:val="000000"/>
          <w:sz w:val="21"/>
          <w:szCs w:val="21"/>
        </w:rPr>
        <w:t>区域</w:t>
      </w:r>
      <w:r w:rsidR="003F304A">
        <w:rPr>
          <w:rFonts w:ascii="宋体" w:hAnsi="宋体" w:hint="eastAsia"/>
          <w:color w:val="000000"/>
          <w:sz w:val="21"/>
          <w:szCs w:val="21"/>
        </w:rPr>
        <w:t>内</w:t>
      </w:r>
      <w:r>
        <w:rPr>
          <w:rFonts w:ascii="宋体" w:hAnsi="宋体" w:hint="eastAsia"/>
          <w:color w:val="000000"/>
          <w:sz w:val="21"/>
          <w:szCs w:val="21"/>
        </w:rPr>
        <w:t>的</w:t>
      </w:r>
      <w:r w:rsidR="003F304A">
        <w:rPr>
          <w:rFonts w:ascii="宋体" w:hAnsi="宋体" w:hint="eastAsia"/>
          <w:color w:val="000000"/>
          <w:sz w:val="21"/>
          <w:szCs w:val="21"/>
        </w:rPr>
        <w:t>干扰源以及建筑物</w:t>
      </w:r>
      <w:r>
        <w:rPr>
          <w:rFonts w:ascii="宋体" w:hAnsi="宋体" w:hint="eastAsia"/>
          <w:color w:val="000000"/>
          <w:sz w:val="21"/>
          <w:szCs w:val="21"/>
        </w:rPr>
        <w:t>信息</w:t>
      </w:r>
      <w:r w:rsidR="003F304A">
        <w:rPr>
          <w:rFonts w:ascii="宋体" w:hAnsi="宋体" w:hint="eastAsia"/>
          <w:color w:val="000000"/>
          <w:sz w:val="21"/>
          <w:szCs w:val="21"/>
        </w:rPr>
        <w:t>。</w:t>
      </w:r>
      <w:commentRangeStart w:id="225"/>
      <w:commentRangeStart w:id="226"/>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w:t>
      </w:r>
      <w:r w:rsidR="0050512B">
        <w:rPr>
          <w:rFonts w:ascii="宋体" w:hAnsi="宋体" w:hint="eastAsia"/>
          <w:color w:val="000000"/>
          <w:sz w:val="21"/>
          <w:szCs w:val="21"/>
        </w:rPr>
        <w:t>感知设备</w:t>
      </w:r>
      <w:r>
        <w:rPr>
          <w:rFonts w:ascii="宋体" w:hAnsi="宋体" w:hint="eastAsia"/>
          <w:color w:val="000000"/>
          <w:sz w:val="21"/>
          <w:szCs w:val="21"/>
        </w:rPr>
        <w:t>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commentRangeEnd w:id="225"/>
      <w:r w:rsidR="00846A33">
        <w:rPr>
          <w:rStyle w:val="ac"/>
        </w:rPr>
        <w:commentReference w:id="225"/>
      </w:r>
      <w:commentRangeEnd w:id="226"/>
      <w:r w:rsidR="0050512B">
        <w:rPr>
          <w:rStyle w:val="ac"/>
        </w:rPr>
        <w:commentReference w:id="226"/>
      </w:r>
      <w:ins w:id="227" w:author="运璐 何" w:date="2025-10-28T19:20:00Z">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ins>
      <w:ins w:id="228" w:author="运璐 何" w:date="2025-10-28T19:22:00Z">
        <w:r w:rsidR="008F1D72">
          <w:rPr>
            <w:rFonts w:ascii="宋体" w:hAnsi="宋体" w:hint="eastAsia"/>
            <w:color w:val="000000"/>
            <w:sz w:val="21"/>
            <w:szCs w:val="21"/>
          </w:rPr>
          <w:t>，符合实际任务场景</w:t>
        </w:r>
      </w:ins>
      <w:ins w:id="229" w:author="运璐 何" w:date="2025-10-28T19:20:00Z">
        <w:r w:rsidR="0050512B" w:rsidRPr="0050512B">
          <w:rPr>
            <w:rFonts w:ascii="宋体" w:hAnsi="宋体" w:hint="eastAsia"/>
            <w:color w:val="000000"/>
            <w:sz w:val="21"/>
            <w:szCs w:val="21"/>
          </w:rPr>
          <w:t>。</w:t>
        </w:r>
      </w:ins>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1.4pt;height:182.85pt" o:ole="">
            <v:imagedata r:id="rId12" o:title=""/>
          </v:shape>
          <o:OLEObject Type="Embed" ProgID="Visio.Drawing.15" ShapeID="_x0000_i1036" DrawAspect="Content" ObjectID="_1823425584"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ins w:id="230" w:author="运璐 何" w:date="2025-10-13T16:09:00Z"/>
          <w:rFonts w:ascii="宋体" w:hAnsi="宋体"/>
          <w:b/>
          <w:color w:val="000000"/>
          <w:sz w:val="28"/>
          <w:szCs w:val="28"/>
        </w:rPr>
      </w:pPr>
      <w:ins w:id="231" w:author="运璐 何" w:date="2025-10-13T16:09:00Z">
        <w:r>
          <w:rPr>
            <w:rFonts w:ascii="宋体" w:hAnsi="宋体"/>
            <w:b/>
            <w:sz w:val="21"/>
            <w:szCs w:val="21"/>
          </w:rPr>
          <w:t>2</w:t>
        </w:r>
        <w:r>
          <w:rPr>
            <w:rFonts w:ascii="宋体" w:hAnsi="宋体" w:hint="eastAsia"/>
            <w:b/>
            <w:sz w:val="21"/>
            <w:szCs w:val="21"/>
          </w:rPr>
          <w:t>.</w:t>
        </w:r>
      </w:ins>
      <w:ins w:id="232" w:author="运璐 何" w:date="2025-10-13T16:28:00Z">
        <w:r w:rsidR="00000CF1">
          <w:rPr>
            <w:rFonts w:ascii="宋体" w:hAnsi="宋体"/>
            <w:b/>
            <w:sz w:val="21"/>
            <w:szCs w:val="21"/>
          </w:rPr>
          <w:t>2</w:t>
        </w:r>
      </w:ins>
      <w:ins w:id="233" w:author="运璐 何" w:date="2025-10-13T16:09:00Z">
        <w:r>
          <w:rPr>
            <w:rFonts w:ascii="宋体" w:hAnsi="宋体" w:hint="eastAsia"/>
            <w:b/>
            <w:sz w:val="21"/>
            <w:szCs w:val="21"/>
          </w:rPr>
          <w:t xml:space="preserve"> </w:t>
        </w:r>
      </w:ins>
      <w:ins w:id="234" w:author="运璐 何" w:date="2025-10-13T16:24:00Z">
        <w:r w:rsidR="00EC5E0F">
          <w:rPr>
            <w:rFonts w:ascii="宋体" w:hAnsi="宋体" w:hint="eastAsia"/>
            <w:b/>
            <w:sz w:val="21"/>
            <w:szCs w:val="21"/>
          </w:rPr>
          <w:t>通信</w:t>
        </w:r>
      </w:ins>
      <w:ins w:id="235" w:author="运璐 何" w:date="2025-10-13T16:09:00Z">
        <w:r>
          <w:rPr>
            <w:rFonts w:ascii="宋体" w:hAnsi="宋体" w:hint="eastAsia"/>
            <w:b/>
            <w:sz w:val="21"/>
            <w:szCs w:val="21"/>
          </w:rPr>
          <w:t>模型</w:t>
        </w:r>
      </w:ins>
    </w:p>
    <w:p w14:paraId="2939E95A" w14:textId="3C538E6B" w:rsidR="00FE3A49" w:rsidRDefault="00FE41DE"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在此城市场景下，本研究将</w:t>
      </w:r>
      <w:r w:rsidR="00FE3A49">
        <w:rPr>
          <w:rFonts w:ascii="宋体" w:hAnsi="宋体" w:hint="eastAsia"/>
          <w:color w:val="000000"/>
          <w:sz w:val="21"/>
          <w:szCs w:val="21"/>
        </w:rPr>
        <w:t>无人机之间的信道模型分为视距信道(</w:t>
      </w:r>
      <w:r w:rsidR="00FE3A49">
        <w:rPr>
          <w:rFonts w:ascii="宋体" w:hAnsi="宋体"/>
          <w:color w:val="000000"/>
          <w:sz w:val="21"/>
          <w:szCs w:val="21"/>
        </w:rPr>
        <w:t>LOS)</w:t>
      </w:r>
      <w:r w:rsidR="00FE3A49">
        <w:rPr>
          <w:rFonts w:ascii="宋体" w:hAnsi="宋体" w:hint="eastAsia"/>
          <w:color w:val="000000"/>
          <w:sz w:val="21"/>
          <w:szCs w:val="21"/>
        </w:rPr>
        <w:t>和</w:t>
      </w:r>
      <w:commentRangeStart w:id="236"/>
      <w:commentRangeStart w:id="237"/>
      <w:r w:rsidR="00FE3A49">
        <w:rPr>
          <w:rFonts w:ascii="宋体" w:hAnsi="宋体" w:hint="eastAsia"/>
          <w:color w:val="000000"/>
          <w:sz w:val="21"/>
          <w:szCs w:val="21"/>
        </w:rPr>
        <w:t>非视距信道（</w:t>
      </w:r>
      <w:r w:rsidR="00FE3A49">
        <w:rPr>
          <w:rFonts w:ascii="宋体" w:hAnsi="宋体"/>
          <w:color w:val="000000"/>
          <w:sz w:val="21"/>
          <w:szCs w:val="21"/>
        </w:rPr>
        <w:t>NLOS</w:t>
      </w:r>
      <w:r w:rsidR="00FE3A49">
        <w:rPr>
          <w:rFonts w:ascii="宋体" w:hAnsi="宋体" w:hint="eastAsia"/>
          <w:color w:val="000000"/>
          <w:sz w:val="21"/>
          <w:szCs w:val="21"/>
        </w:rPr>
        <w:t>）</w:t>
      </w:r>
      <w:r w:rsidRPr="00FE41DE">
        <w:rPr>
          <w:rFonts w:ascii="宋体" w:hAnsi="宋体"/>
          <w:color w:val="000000"/>
          <w:sz w:val="21"/>
          <w:szCs w:val="21"/>
          <w:vertAlign w:val="superscript"/>
        </w:rPr>
        <w:fldChar w:fldCharType="begin"/>
      </w:r>
      <w:r w:rsidRPr="00FE41DE">
        <w:rPr>
          <w:rFonts w:ascii="宋体" w:hAnsi="宋体"/>
          <w:color w:val="000000"/>
          <w:sz w:val="21"/>
          <w:szCs w:val="21"/>
          <w:vertAlign w:val="superscript"/>
        </w:rPr>
        <w:instrText xml:space="preserve"> </w:instrText>
      </w:r>
      <w:r w:rsidRPr="00FE41DE">
        <w:rPr>
          <w:rFonts w:ascii="宋体" w:hAnsi="宋体" w:hint="eastAsia"/>
          <w:color w:val="000000"/>
          <w:sz w:val="21"/>
          <w:szCs w:val="21"/>
          <w:vertAlign w:val="superscript"/>
        </w:rPr>
        <w:instrText>REF _Ref212644367 \r \h</w:instrText>
      </w:r>
      <w:r w:rsidRPr="00FE41DE">
        <w:rPr>
          <w:rFonts w:ascii="宋体" w:hAnsi="宋体"/>
          <w:color w:val="000000"/>
          <w:sz w:val="21"/>
          <w:szCs w:val="21"/>
          <w:vertAlign w:val="superscript"/>
        </w:rPr>
        <w:instrText xml:space="preserve"> </w:instrText>
      </w:r>
      <w:r>
        <w:rPr>
          <w:rFonts w:ascii="宋体" w:hAnsi="宋体"/>
          <w:color w:val="000000"/>
          <w:sz w:val="21"/>
          <w:szCs w:val="21"/>
          <w:vertAlign w:val="superscript"/>
        </w:rPr>
        <w:instrText xml:space="preserve"> \* MERGEFORMAT </w:instrText>
      </w:r>
      <w:r w:rsidRPr="00FE41DE">
        <w:rPr>
          <w:rFonts w:ascii="宋体" w:hAnsi="宋体"/>
          <w:color w:val="000000"/>
          <w:sz w:val="21"/>
          <w:szCs w:val="21"/>
          <w:vertAlign w:val="superscript"/>
        </w:rPr>
      </w:r>
      <w:r w:rsidRPr="00FE41DE">
        <w:rPr>
          <w:rFonts w:ascii="宋体" w:hAnsi="宋体"/>
          <w:color w:val="000000"/>
          <w:sz w:val="21"/>
          <w:szCs w:val="21"/>
          <w:vertAlign w:val="superscript"/>
        </w:rPr>
        <w:fldChar w:fldCharType="separate"/>
      </w:r>
      <w:ins w:id="238" w:author="运璐 何" w:date="2025-10-29T15:33:00Z">
        <w:r w:rsidRPr="00FE41DE">
          <w:rPr>
            <w:rFonts w:ascii="宋体" w:hAnsi="宋体"/>
            <w:color w:val="000000"/>
            <w:sz w:val="21"/>
            <w:szCs w:val="21"/>
            <w:vertAlign w:val="superscript"/>
          </w:rPr>
          <w:t>[19]</w:t>
        </w:r>
        <w:r w:rsidRPr="00FE41DE">
          <w:rPr>
            <w:rFonts w:ascii="宋体" w:hAnsi="宋体"/>
            <w:color w:val="000000"/>
            <w:sz w:val="21"/>
            <w:szCs w:val="21"/>
            <w:vertAlign w:val="superscript"/>
          </w:rPr>
          <w:fldChar w:fldCharType="end"/>
        </w:r>
      </w:ins>
      <w:r w:rsidR="00FE3A49">
        <w:rPr>
          <w:rFonts w:ascii="宋体" w:hAnsi="宋体" w:hint="eastAsia"/>
          <w:color w:val="000000"/>
          <w:sz w:val="21"/>
          <w:szCs w:val="21"/>
        </w:rPr>
        <w:t>：</w:t>
      </w:r>
      <w:commentRangeEnd w:id="236"/>
      <w:r w:rsidR="001D4618">
        <w:rPr>
          <w:rStyle w:val="ac"/>
        </w:rPr>
        <w:commentReference w:id="236"/>
      </w:r>
      <w:commentRangeEnd w:id="237"/>
      <w:r w:rsidR="008F1D72">
        <w:rPr>
          <w:rStyle w:val="ac"/>
        </w:rPr>
        <w:commentReference w:id="237"/>
      </w:r>
      <w:r w:rsidR="00FE3A49">
        <w:rPr>
          <w:rFonts w:ascii="宋体" w:hAnsi="宋体" w:hint="eastAsia"/>
          <w:color w:val="000000"/>
          <w:sz w:val="21"/>
          <w:szCs w:val="21"/>
        </w:rPr>
        <w:t>若接收机和发射机之间无建筑物遮挡，则为视距信道，采用自由空间传播模型</w:t>
      </w:r>
      <w:ins w:id="239" w:author="运璐 何" w:date="2025-10-29T15:10:00Z">
        <w:r w:rsidR="00F50ABC">
          <w:rPr>
            <w:rFonts w:ascii="宋体" w:hAnsi="宋体" w:hint="eastAsia"/>
            <w:color w:val="000000"/>
            <w:sz w:val="21"/>
            <w:szCs w:val="21"/>
          </w:rPr>
          <w:t>以及附加视距情况下城市环境损耗影响</w:t>
        </w:r>
      </w:ins>
      <w:del w:id="240" w:author="运璐 何" w:date="2025-10-29T15:10:00Z">
        <w:r w:rsidR="00F50ABC" w:rsidDel="00F50ABC">
          <w:rPr>
            <w:rFonts w:ascii="宋体" w:hAnsi="宋体" w:hint="eastAsia"/>
            <w:color w:val="000000"/>
            <w:sz w:val="21"/>
            <w:szCs w:val="21"/>
          </w:rPr>
          <w:delText>，</w:delText>
        </w:r>
      </w:del>
      <w:r w:rsidR="00FE3A49">
        <w:rPr>
          <w:rFonts w:ascii="宋体" w:hAnsi="宋体" w:hint="eastAsia"/>
          <w:color w:val="000000"/>
          <w:sz w:val="21"/>
          <w:szCs w:val="21"/>
        </w:rPr>
        <w:t>：</w:t>
      </w:r>
    </w:p>
    <w:p w14:paraId="2BDE9E1F" w14:textId="36332077" w:rsidR="00FE3A49" w:rsidRPr="00F80692" w:rsidRDefault="00B23677" w:rsidP="00C869B8">
      <w:pPr>
        <w:spacing w:line="360" w:lineRule="auto"/>
        <w:ind w:firstLineChars="196" w:firstLine="412"/>
        <w:rPr>
          <w:ins w:id="241" w:author="运璐 何" w:date="2025-10-29T15:14:00Z"/>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6F546AB8"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sidR="00C869B8">
        <w:rPr>
          <w:rFonts w:ascii="宋体" w:hAnsi="宋体" w:hint="eastAsia"/>
          <w:color w:val="000000"/>
          <w:sz w:val="21"/>
          <w:szCs w:val="21"/>
        </w:rPr>
        <w:t xml:space="preserve"> 为视距链路情况下附加环境损耗因子，</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71FB280C" w:rsidR="00FE3A49" w:rsidRDefault="00FE3A49" w:rsidP="00FE3A49">
      <w:pPr>
        <w:spacing w:line="360" w:lineRule="auto"/>
        <w:ind w:firstLineChars="196" w:firstLine="412"/>
        <w:rPr>
          <w:rFonts w:ascii="宋体" w:hAnsi="宋体"/>
          <w:color w:val="000000"/>
          <w:sz w:val="21"/>
          <w:szCs w:val="21"/>
        </w:rPr>
      </w:pPr>
      <w:commentRangeStart w:id="242"/>
      <w:commentRangeStart w:id="243"/>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w:t>
      </w:r>
      <w:ins w:id="244" w:author="运璐 何" w:date="2025-10-29T15:23:00Z">
        <w:r w:rsidR="00C869B8">
          <w:rPr>
            <w:rFonts w:ascii="宋体" w:hAnsi="宋体" w:hint="eastAsia"/>
            <w:color w:val="000000"/>
            <w:sz w:val="21"/>
            <w:szCs w:val="21"/>
          </w:rPr>
          <w:t>考虑自由空间传播模型以及附加</w:t>
        </w:r>
      </w:ins>
      <w:ins w:id="245" w:author="运璐 何" w:date="2025-10-29T15:24:00Z">
        <w:r w:rsidR="00C869B8">
          <w:rPr>
            <w:rFonts w:ascii="宋体" w:hAnsi="宋体" w:hint="eastAsia"/>
            <w:color w:val="000000"/>
            <w:sz w:val="21"/>
            <w:szCs w:val="21"/>
          </w:rPr>
          <w:t>非视距情况下城市环境损耗影响</w:t>
        </w:r>
      </w:ins>
      <w:r>
        <w:rPr>
          <w:rFonts w:ascii="宋体" w:hAnsi="宋体" w:hint="eastAsia"/>
          <w:color w:val="000000"/>
          <w:sz w:val="21"/>
          <w:szCs w:val="21"/>
        </w:rPr>
        <w:t>：</w:t>
      </w:r>
    </w:p>
    <w:p w14:paraId="4E6B3E38" w14:textId="51E85967" w:rsidR="00F80692" w:rsidRDefault="00B23677"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ins w:id="246" w:author="运璐 何" w:date="2025-10-29T15:24:00Z">
                      <w:rPr>
                        <w:rFonts w:ascii="Cambria Math" w:hAnsi="Cambria Math"/>
                        <w:i/>
                        <w:color w:val="000000"/>
                        <w:sz w:val="21"/>
                        <w:szCs w:val="21"/>
                      </w:rPr>
                    </w:ins>
                  </m:ctrlPr>
                </m:sSubSupPr>
                <m:e>
                  <m:r>
                    <w:ins w:id="247" w:author="运璐 何" w:date="2025-10-29T15:24:00Z">
                      <w:rPr>
                        <w:rFonts w:ascii="Cambria Math" w:hAnsi="Cambria Math"/>
                        <w:color w:val="000000"/>
                        <w:sz w:val="21"/>
                        <w:szCs w:val="21"/>
                      </w:rPr>
                      <m:t>P</m:t>
                    </w:ins>
                  </m:r>
                </m:e>
                <m:sub>
                  <m:r>
                    <w:ins w:id="248" w:author="运璐 何" w:date="2025-10-29T15:24:00Z">
                      <w:rPr>
                        <w:rFonts w:ascii="Cambria Math" w:hAnsi="Cambria Math"/>
                        <w:color w:val="000000"/>
                        <w:sz w:val="21"/>
                        <w:szCs w:val="21"/>
                      </w:rPr>
                      <m:t>r,ij</m:t>
                    </w:ins>
                  </m:r>
                </m:sub>
                <m:sup>
                  <m:r>
                    <w:ins w:id="249" w:author="运璐 何" w:date="2025-10-29T15:24:00Z">
                      <w:rPr>
                        <w:rFonts w:ascii="Cambria Math" w:hAnsi="Cambria Math"/>
                        <w:color w:val="000000"/>
                        <w:sz w:val="21"/>
                        <w:szCs w:val="21"/>
                      </w:rPr>
                      <m:t>LOS</m:t>
                    </w:ins>
                  </m:r>
                </m:sup>
              </m:sSubSup>
              <m:r>
                <w:ins w:id="250" w:author="运璐 何" w:date="2025-10-29T15:24:00Z">
                  <w:rPr>
                    <w:rFonts w:ascii="Cambria Math" w:hAnsi="Cambria Math"/>
                    <w:color w:val="000000"/>
                    <w:sz w:val="21"/>
                    <w:szCs w:val="21"/>
                  </w:rPr>
                  <m:t>=</m:t>
                </w:ins>
              </m:r>
              <m:sSub>
                <m:sSubPr>
                  <m:ctrlPr>
                    <w:ins w:id="251" w:author="运璐 何" w:date="2025-10-29T15:24:00Z">
                      <w:rPr>
                        <w:rFonts w:ascii="Cambria Math" w:hAnsi="Cambria Math"/>
                        <w:i/>
                        <w:color w:val="000000"/>
                        <w:sz w:val="21"/>
                        <w:szCs w:val="21"/>
                      </w:rPr>
                    </w:ins>
                  </m:ctrlPr>
                </m:sSubPr>
                <m:e>
                  <m:r>
                    <w:ins w:id="252" w:author="运璐 何" w:date="2025-10-29T15:24:00Z">
                      <w:rPr>
                        <w:rFonts w:ascii="Cambria Math" w:hAnsi="Cambria Math"/>
                        <w:color w:val="000000"/>
                        <w:sz w:val="21"/>
                        <w:szCs w:val="21"/>
                      </w:rPr>
                      <m:t>P</m:t>
                    </w:ins>
                  </m:r>
                </m:e>
                <m:sub>
                  <m:r>
                    <w:ins w:id="253" w:author="运璐 何" w:date="2025-10-29T15:24:00Z">
                      <w:rPr>
                        <w:rFonts w:ascii="Cambria Math" w:hAnsi="Cambria Math"/>
                        <w:color w:val="000000"/>
                        <w:sz w:val="21"/>
                        <w:szCs w:val="21"/>
                      </w:rPr>
                      <m:t>t,i</m:t>
                    </w:ins>
                  </m:r>
                </m:sub>
              </m:sSub>
              <m:r>
                <w:ins w:id="254" w:author="运璐 何" w:date="2025-10-29T15:24:00Z">
                  <w:rPr>
                    <w:rFonts w:ascii="Cambria Math" w:hAnsi="Cambria Math"/>
                    <w:color w:val="000000"/>
                    <w:sz w:val="21"/>
                    <w:szCs w:val="21"/>
                  </w:rPr>
                  <m:t>·</m:t>
                </w:ins>
              </m:r>
              <m:sSup>
                <m:sSupPr>
                  <m:ctrlPr>
                    <w:ins w:id="255" w:author="运璐 何" w:date="2025-10-29T15:24:00Z">
                      <w:rPr>
                        <w:rFonts w:ascii="Cambria Math" w:hAnsi="Cambria Math"/>
                        <w:i/>
                        <w:color w:val="000000"/>
                        <w:sz w:val="21"/>
                        <w:szCs w:val="21"/>
                      </w:rPr>
                    </w:ins>
                  </m:ctrlPr>
                </m:sSupPr>
                <m:e>
                  <m:d>
                    <m:dPr>
                      <m:ctrlPr>
                        <w:ins w:id="256" w:author="运璐 何" w:date="2025-10-29T15:24:00Z">
                          <w:rPr>
                            <w:rFonts w:ascii="Cambria Math" w:hAnsi="Cambria Math"/>
                            <w:i/>
                            <w:color w:val="000000"/>
                            <w:sz w:val="21"/>
                            <w:szCs w:val="21"/>
                          </w:rPr>
                        </w:ins>
                      </m:ctrlPr>
                    </m:dPr>
                    <m:e>
                      <m:f>
                        <m:fPr>
                          <m:ctrlPr>
                            <w:ins w:id="257" w:author="运璐 何" w:date="2025-10-29T15:24:00Z">
                              <w:rPr>
                                <w:rFonts w:ascii="Cambria Math" w:hAnsi="Cambria Math"/>
                                <w:i/>
                                <w:color w:val="000000"/>
                                <w:sz w:val="21"/>
                                <w:szCs w:val="21"/>
                              </w:rPr>
                            </w:ins>
                          </m:ctrlPr>
                        </m:fPr>
                        <m:num>
                          <m:r>
                            <w:ins w:id="258" w:author="运璐 何" w:date="2025-10-29T15:24:00Z">
                              <w:rPr>
                                <w:rFonts w:ascii="Cambria Math" w:hAnsi="Cambria Math"/>
                                <w:color w:val="000000"/>
                                <w:sz w:val="21"/>
                                <w:szCs w:val="21"/>
                              </w:rPr>
                              <m:t>c</m:t>
                            </w:ins>
                          </m:r>
                        </m:num>
                        <m:den>
                          <m:r>
                            <w:ins w:id="259" w:author="运璐 何" w:date="2025-10-29T15:24:00Z">
                              <w:rPr>
                                <w:rFonts w:ascii="Cambria Math" w:hAnsi="Cambria Math"/>
                                <w:color w:val="000000"/>
                                <w:sz w:val="21"/>
                                <w:szCs w:val="21"/>
                              </w:rPr>
                              <m:t>4πf</m:t>
                            </w:ins>
                          </m:r>
                          <m:sSub>
                            <m:sSubPr>
                              <m:ctrlPr>
                                <w:ins w:id="260" w:author="运璐 何" w:date="2025-10-29T15:24:00Z">
                                  <w:rPr>
                                    <w:rFonts w:ascii="Cambria Math" w:hAnsi="Cambria Math"/>
                                    <w:i/>
                                    <w:color w:val="000000"/>
                                    <w:sz w:val="21"/>
                                    <w:szCs w:val="21"/>
                                  </w:rPr>
                                </w:ins>
                              </m:ctrlPr>
                            </m:sSubPr>
                            <m:e>
                              <m:r>
                                <w:ins w:id="261" w:author="运璐 何" w:date="2025-10-29T15:24:00Z">
                                  <w:rPr>
                                    <w:rFonts w:ascii="Cambria Math" w:hAnsi="Cambria Math"/>
                                    <w:color w:val="000000"/>
                                    <w:sz w:val="21"/>
                                    <w:szCs w:val="21"/>
                                  </w:rPr>
                                  <m:t>d</m:t>
                                </w:ins>
                              </m:r>
                            </m:e>
                            <m:sub>
                              <m:r>
                                <w:ins w:id="262" w:author="运璐 何" w:date="2025-10-29T15:24:00Z">
                                  <w:rPr>
                                    <w:rFonts w:ascii="Cambria Math" w:hAnsi="Cambria Math"/>
                                    <w:color w:val="000000"/>
                                    <w:sz w:val="21"/>
                                    <w:szCs w:val="21"/>
                                  </w:rPr>
                                  <m:t>ij</m:t>
                                </w:ins>
                              </m:r>
                            </m:sub>
                          </m:sSub>
                        </m:den>
                      </m:f>
                    </m:e>
                  </m:d>
                </m:e>
                <m:sup>
                  <m:r>
                    <w:ins w:id="263" w:author="运璐 何" w:date="2025-10-29T15:24:00Z">
                      <w:rPr>
                        <w:rFonts w:ascii="Cambria Math" w:hAnsi="Cambria Math"/>
                        <w:color w:val="000000"/>
                        <w:sz w:val="21"/>
                        <w:szCs w:val="21"/>
                      </w:rPr>
                      <m:t>2</m:t>
                    </w:ins>
                  </m:r>
                </m:sup>
              </m:sSup>
              <m:sSup>
                <m:sSupPr>
                  <m:ctrlPr>
                    <w:ins w:id="264" w:author="运璐 何" w:date="2025-10-29T15:24:00Z">
                      <w:rPr>
                        <w:rFonts w:ascii="Cambria Math" w:hAnsi="Cambria Math"/>
                        <w:i/>
                        <w:color w:val="000000"/>
                        <w:sz w:val="21"/>
                        <w:szCs w:val="21"/>
                      </w:rPr>
                    </w:ins>
                  </m:ctrlPr>
                </m:sSupPr>
                <m:e>
                  <m:r>
                    <w:ins w:id="265" w:author="运璐 何" w:date="2025-10-29T15:24:00Z">
                      <w:rPr>
                        <w:rFonts w:ascii="Cambria Math" w:hAnsi="Cambria Math"/>
                        <w:color w:val="000000"/>
                        <w:sz w:val="21"/>
                        <w:szCs w:val="21"/>
                      </w:rPr>
                      <m:t>10</m:t>
                    </w:ins>
                  </m:r>
                </m:e>
                <m:sup>
                  <m:r>
                    <w:ins w:id="266" w:author="运璐 何" w:date="2025-10-29T15:24:00Z">
                      <w:rPr>
                        <w:rFonts w:ascii="Cambria Math" w:hAnsi="Cambria Math"/>
                        <w:color w:val="000000"/>
                        <w:sz w:val="21"/>
                        <w:szCs w:val="21"/>
                      </w:rPr>
                      <m:t>-</m:t>
                    </w:ins>
                  </m:r>
                  <m:sSub>
                    <m:sSubPr>
                      <m:ctrlPr>
                        <w:ins w:id="267" w:author="运璐 何" w:date="2025-10-29T15:24:00Z">
                          <w:rPr>
                            <w:rFonts w:ascii="Cambria Math" w:hAnsi="Cambria Math"/>
                            <w:i/>
                            <w:color w:val="000000"/>
                            <w:sz w:val="21"/>
                            <w:szCs w:val="21"/>
                          </w:rPr>
                        </w:ins>
                      </m:ctrlPr>
                    </m:sSubPr>
                    <m:e>
                      <m:r>
                        <w:ins w:id="268" w:author="运璐 何" w:date="2025-10-29T15:24:00Z">
                          <w:rPr>
                            <w:rFonts w:ascii="Cambria Math" w:hAnsi="Cambria Math"/>
                            <w:color w:val="000000"/>
                            <w:sz w:val="21"/>
                            <w:szCs w:val="21"/>
                          </w:rPr>
                          <m:t>η</m:t>
                        </w:ins>
                      </m:r>
                    </m:e>
                    <m:sub>
                      <m:r>
                        <w:ins w:id="269" w:author="运璐 何" w:date="2025-10-29T15:24:00Z">
                          <w:rPr>
                            <w:rFonts w:ascii="Cambria Math" w:hAnsi="Cambria Math"/>
                            <w:color w:val="000000"/>
                            <w:sz w:val="21"/>
                            <w:szCs w:val="21"/>
                          </w:rPr>
                          <m:t>NLOS</m:t>
                        </w:ins>
                      </m:r>
                    </m:sub>
                  </m:sSub>
                  <m:r>
                    <w:ins w:id="270" w:author="运璐 何" w:date="2025-10-29T15:24:00Z">
                      <w:rPr>
                        <w:rFonts w:ascii="Cambria Math" w:hAnsi="Cambria Math"/>
                        <w:color w:val="000000"/>
                        <w:sz w:val="21"/>
                        <w:szCs w:val="21"/>
                      </w:rPr>
                      <m:t>/10</m:t>
                    </w:ins>
                  </m:r>
                </m:sup>
              </m:sSup>
              <m:sSubSup>
                <m:sSubSupPr>
                  <m:ctrlPr>
                    <w:del w:id="271" w:author="运璐 何" w:date="2025-10-29T15:24:00Z">
                      <w:rPr>
                        <w:rFonts w:ascii="Cambria Math" w:hAnsi="Cambria Math"/>
                        <w:i/>
                        <w:color w:val="000000"/>
                        <w:sz w:val="21"/>
                        <w:szCs w:val="21"/>
                      </w:rPr>
                    </w:del>
                  </m:ctrlPr>
                </m:sSubSupPr>
                <m:e>
                  <m:r>
                    <w:del w:id="272" w:author="运璐 何" w:date="2025-10-29T15:24:00Z">
                      <w:rPr>
                        <w:rFonts w:ascii="Cambria Math" w:hAnsi="Cambria Math"/>
                        <w:color w:val="000000"/>
                        <w:sz w:val="21"/>
                        <w:szCs w:val="21"/>
                      </w:rPr>
                      <m:t>P</m:t>
                    </w:del>
                  </m:r>
                </m:e>
                <m:sub>
                  <m:r>
                    <w:del w:id="273" w:author="运璐 何" w:date="2025-10-29T15:24:00Z">
                      <w:rPr>
                        <w:rFonts w:ascii="Cambria Math" w:hAnsi="Cambria Math"/>
                        <w:color w:val="000000"/>
                        <w:sz w:val="21"/>
                        <w:szCs w:val="21"/>
                      </w:rPr>
                      <m:t>r,ij</m:t>
                    </w:del>
                  </m:r>
                </m:sub>
                <m:sup>
                  <m:r>
                    <w:del w:id="274" w:author="运璐 何" w:date="2025-10-29T15:24:00Z">
                      <w:rPr>
                        <w:rFonts w:ascii="Cambria Math" w:hAnsi="Cambria Math"/>
                        <w:color w:val="000000"/>
                        <w:sz w:val="21"/>
                        <w:szCs w:val="21"/>
                      </w:rPr>
                      <m:t>NLOS</m:t>
                    </w:del>
                  </m:r>
                </m:sup>
              </m:sSubSup>
              <m:r>
                <w:del w:id="275" w:author="运璐 何" w:date="2025-10-29T15:24:00Z">
                  <w:rPr>
                    <w:rFonts w:ascii="Cambria Math" w:hAnsi="Cambria Math"/>
                    <w:color w:val="000000"/>
                    <w:sz w:val="21"/>
                    <w:szCs w:val="21"/>
                  </w:rPr>
                  <m:t>=</m:t>
                </w:del>
              </m:r>
              <m:f>
                <m:fPr>
                  <m:ctrlPr>
                    <w:del w:id="276" w:author="运璐 何" w:date="2025-10-29T15:24:00Z">
                      <w:rPr>
                        <w:rFonts w:ascii="Cambria Math" w:hAnsi="Cambria Math"/>
                        <w:i/>
                        <w:color w:val="000000"/>
                        <w:sz w:val="21"/>
                        <w:szCs w:val="21"/>
                      </w:rPr>
                    </w:del>
                  </m:ctrlPr>
                </m:fPr>
                <m:num>
                  <m:sSub>
                    <m:sSubPr>
                      <m:ctrlPr>
                        <w:del w:id="277" w:author="运璐 何" w:date="2025-10-29T15:24:00Z">
                          <w:rPr>
                            <w:rFonts w:ascii="Cambria Math" w:hAnsi="Cambria Math"/>
                            <w:i/>
                            <w:color w:val="000000"/>
                            <w:sz w:val="21"/>
                            <w:szCs w:val="21"/>
                          </w:rPr>
                        </w:del>
                      </m:ctrlPr>
                    </m:sSubPr>
                    <m:e>
                      <m:r>
                        <w:del w:id="278" w:author="运璐 何" w:date="2025-10-29T15:24:00Z">
                          <w:rPr>
                            <w:rFonts w:ascii="Cambria Math" w:hAnsi="Cambria Math"/>
                            <w:color w:val="000000"/>
                            <w:sz w:val="21"/>
                            <w:szCs w:val="21"/>
                          </w:rPr>
                          <m:t>P</m:t>
                        </w:del>
                      </m:r>
                    </m:e>
                    <m:sub>
                      <m:r>
                        <w:del w:id="279" w:author="运璐 何" w:date="2025-10-29T15:24:00Z">
                          <w:rPr>
                            <w:rFonts w:ascii="Cambria Math" w:hAnsi="Cambria Math"/>
                            <w:color w:val="000000"/>
                            <w:sz w:val="21"/>
                            <w:szCs w:val="21"/>
                          </w:rPr>
                          <m:t>t,i</m:t>
                        </w:del>
                      </m:r>
                    </m:sub>
                  </m:sSub>
                </m:num>
                <m:den>
                  <m:sSubSup>
                    <m:sSubSupPr>
                      <m:ctrlPr>
                        <w:del w:id="280" w:author="运璐 何" w:date="2025-10-29T15:24:00Z">
                          <w:rPr>
                            <w:rFonts w:ascii="Cambria Math" w:hAnsi="Cambria Math"/>
                            <w:i/>
                            <w:color w:val="000000"/>
                            <w:sz w:val="21"/>
                            <w:szCs w:val="21"/>
                          </w:rPr>
                        </w:del>
                      </m:ctrlPr>
                    </m:sSubSupPr>
                    <m:e>
                      <m:r>
                        <w:del w:id="281" w:author="运璐 何" w:date="2025-10-29T15:24:00Z">
                          <w:rPr>
                            <w:rFonts w:ascii="Cambria Math" w:hAnsi="Cambria Math"/>
                            <w:color w:val="000000"/>
                            <w:sz w:val="21"/>
                            <w:szCs w:val="21"/>
                          </w:rPr>
                          <m:t>d</m:t>
                        </w:del>
                      </m:r>
                    </m:e>
                    <m:sub>
                      <m:r>
                        <w:del w:id="282" w:author="运璐 何" w:date="2025-10-29T15:24:00Z">
                          <w:rPr>
                            <w:rFonts w:ascii="Cambria Math" w:hAnsi="Cambria Math"/>
                            <w:color w:val="000000"/>
                            <w:sz w:val="21"/>
                            <w:szCs w:val="21"/>
                          </w:rPr>
                          <m:t>ij</m:t>
                        </w:del>
                      </m:r>
                    </m:sub>
                    <m:sup>
                      <m:r>
                        <w:del w:id="283" w:author="运璐 何" w:date="2025-10-29T15:24:00Z">
                          <w:rPr>
                            <w:rFonts w:ascii="Cambria Math" w:hAnsi="Cambria Math"/>
                            <w:color w:val="000000"/>
                            <w:sz w:val="21"/>
                            <w:szCs w:val="21"/>
                          </w:rPr>
                          <m:t>α</m:t>
                        </w:del>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w:commentRangeEnd w:id="242"/>
          <m:r>
            <m:rPr>
              <m:sty m:val="p"/>
            </m:rPr>
            <w:rPr>
              <w:rStyle w:val="ac"/>
            </w:rPr>
            <w:commentReference w:id="242"/>
          </m:r>
          <w:commentRangeEnd w:id="243"/>
          <m:r>
            <m:rPr>
              <m:sty m:val="p"/>
            </m:rPr>
            <w:rPr>
              <w:rStyle w:val="ac"/>
            </w:rPr>
            <w:commentReference w:id="243"/>
          </m:r>
        </m:oMath>
      </m:oMathPara>
    </w:p>
    <w:p w14:paraId="4BEB1FF9" w14:textId="09EE6761"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ins w:id="284" w:author="运璐 何" w:date="2025-10-29T15:24:00Z">
                <w:rPr>
                  <w:rFonts w:ascii="Cambria Math" w:hAnsi="Cambria Math"/>
                  <w:i/>
                  <w:color w:val="000000"/>
                  <w:sz w:val="21"/>
                  <w:szCs w:val="21"/>
                </w:rPr>
              </w:ins>
            </m:ctrlPr>
          </m:sSubPr>
          <m:e>
            <m:r>
              <w:ins w:id="285" w:author="运璐 何" w:date="2025-10-29T15:24:00Z">
                <w:rPr>
                  <w:rFonts w:ascii="Cambria Math" w:hAnsi="Cambria Math"/>
                  <w:color w:val="000000"/>
                  <w:sz w:val="21"/>
                  <w:szCs w:val="21"/>
                </w:rPr>
                <m:t>η</m:t>
              </w:ins>
            </m:r>
          </m:e>
          <m:sub>
            <m:r>
              <w:ins w:id="286" w:author="运璐 何" w:date="2025-10-29T15:24:00Z">
                <w:rPr>
                  <w:rFonts w:ascii="Cambria Math" w:hAnsi="Cambria Math"/>
                  <w:color w:val="000000"/>
                  <w:sz w:val="21"/>
                  <w:szCs w:val="21"/>
                </w:rPr>
                <m:t>NLOS</m:t>
              </w:ins>
            </m:r>
          </m:sub>
        </m:sSub>
        <m:r>
          <w:del w:id="287" w:author="运璐 何" w:date="2025-10-29T15:24:00Z">
            <w:rPr>
              <w:rFonts w:ascii="Cambria Math" w:hAnsi="Cambria Math"/>
              <w:color w:val="000000"/>
              <w:sz w:val="21"/>
              <w:szCs w:val="21"/>
            </w:rPr>
            <m:t>α</m:t>
          </w:del>
        </m:r>
      </m:oMath>
      <w:del w:id="288" w:author="运璐 何" w:date="2025-10-29T15:24:00Z">
        <w:r w:rsidDel="00C869B8">
          <w:rPr>
            <w:rFonts w:ascii="宋体" w:hAnsi="宋体" w:hint="eastAsia"/>
            <w:color w:val="000000"/>
            <w:sz w:val="21"/>
            <w:szCs w:val="21"/>
          </w:rPr>
          <w:delText xml:space="preserve"> </w:delText>
        </w:r>
      </w:del>
      <w:r>
        <w:rPr>
          <w:rFonts w:ascii="宋体" w:hAnsi="宋体" w:hint="eastAsia"/>
          <w:color w:val="000000"/>
          <w:sz w:val="21"/>
          <w:szCs w:val="21"/>
        </w:rPr>
        <w:t>为</w:t>
      </w:r>
      <w:ins w:id="289" w:author="运璐 何" w:date="2025-10-29T15:25:00Z">
        <w:r w:rsidR="00C869B8">
          <w:rPr>
            <w:rFonts w:ascii="宋体" w:hAnsi="宋体" w:hint="eastAsia"/>
            <w:color w:val="000000"/>
            <w:sz w:val="21"/>
            <w:szCs w:val="21"/>
          </w:rPr>
          <w:t>非视距距链路情况下附加环境损耗因子</w:t>
        </w:r>
      </w:ins>
      <w:del w:id="290" w:author="运璐 何" w:date="2025-10-29T15:25:00Z">
        <w:r w:rsidDel="00C869B8">
          <w:rPr>
            <w:rFonts w:ascii="宋体" w:hAnsi="宋体" w:hint="eastAsia"/>
            <w:color w:val="000000"/>
            <w:sz w:val="21"/>
            <w:szCs w:val="21"/>
          </w:rPr>
          <w:delText>路径损耗指数，</w:delText>
        </w:r>
        <w:r w:rsidR="00FE3A49" w:rsidRPr="00FE3A49" w:rsidDel="00C869B8">
          <w:rPr>
            <w:rFonts w:ascii="宋体" w:hAnsi="宋体"/>
            <w:color w:val="000000"/>
            <w:sz w:val="21"/>
            <w:szCs w:val="21"/>
          </w:rPr>
          <w:delText>该简化模型忽略随机阴影衰落，仅通过</w:delText>
        </w:r>
        <w:r w:rsidR="00FE3A49" w:rsidDel="00C869B8">
          <w:rPr>
            <w:rFonts w:ascii="宋体" w:hAnsi="宋体"/>
            <w:color w:val="000000"/>
            <w:sz w:val="21"/>
            <w:szCs w:val="21"/>
          </w:rPr>
          <w:delText xml:space="preserve"> </w:delText>
        </w:r>
      </w:del>
      <m:oMath>
        <m:r>
          <w:del w:id="291" w:author="运璐 何" w:date="2025-10-29T15:25:00Z">
            <w:rPr>
              <w:rFonts w:ascii="Cambria Math" w:hAnsi="Cambria Math"/>
              <w:color w:val="000000"/>
              <w:sz w:val="21"/>
              <w:szCs w:val="21"/>
            </w:rPr>
            <m:t>α</m:t>
          </w:del>
        </m:r>
      </m:oMath>
      <w:del w:id="292" w:author="运璐 何" w:date="2025-10-29T15:25:00Z">
        <w:r w:rsidR="00FE3A49" w:rsidDel="00C869B8">
          <w:rPr>
            <w:rFonts w:ascii="宋体" w:hAnsi="宋体" w:hint="eastAsia"/>
            <w:color w:val="000000"/>
            <w:sz w:val="21"/>
            <w:szCs w:val="21"/>
          </w:rPr>
          <w:delText xml:space="preserve"> </w:delText>
        </w:r>
        <w:r w:rsidR="00FE3A49" w:rsidRPr="00FE3A49" w:rsidDel="00C869B8">
          <w:rPr>
            <w:rFonts w:ascii="宋体" w:hAnsi="宋体"/>
            <w:color w:val="000000"/>
            <w:sz w:val="21"/>
            <w:szCs w:val="21"/>
          </w:rPr>
          <w:delText>调节损耗程度，</w:delText>
        </w:r>
      </w:del>
      <w:r w:rsidR="00FE3A49" w:rsidRPr="00FE3A49">
        <w:rPr>
          <w:rFonts w:ascii="宋体" w:hAnsi="宋体"/>
          <w:color w:val="000000"/>
          <w:sz w:val="21"/>
          <w:szCs w:val="21"/>
        </w:rPr>
        <w:t>以</w:t>
      </w:r>
      <w:r>
        <w:rPr>
          <w:rFonts w:ascii="宋体" w:hAnsi="宋体" w:hint="eastAsia"/>
          <w:color w:val="000000"/>
          <w:sz w:val="21"/>
          <w:szCs w:val="21"/>
        </w:rPr>
        <w:t>提供确定性的路径损耗</w:t>
      </w:r>
      <w:ins w:id="293" w:author="运璐 何" w:date="2025-10-29T15:27:00Z">
        <w:r w:rsidR="00FE41DE">
          <w:rPr>
            <w:rFonts w:ascii="宋体" w:hAnsi="宋体" w:hint="eastAsia"/>
            <w:color w:val="000000"/>
            <w:sz w:val="21"/>
            <w:szCs w:val="21"/>
          </w:rPr>
          <w:t>。</w:t>
        </w:r>
      </w:ins>
      <w:ins w:id="294" w:author="运璐 何" w:date="2025-10-29T15:25:00Z">
        <w:r w:rsidR="00C869B8">
          <w:rPr>
            <w:rFonts w:ascii="宋体" w:hAnsi="宋体" w:hint="eastAsia"/>
            <w:color w:val="000000"/>
            <w:sz w:val="21"/>
            <w:szCs w:val="21"/>
          </w:rPr>
          <w:t>参考</w:t>
        </w:r>
      </w:ins>
      <w:ins w:id="295" w:author="运璐 何" w:date="2025-10-29T15:27:00Z">
        <w:r w:rsidR="00FE41DE">
          <w:rPr>
            <w:rFonts w:ascii="宋体" w:hAnsi="宋体" w:hint="eastAsia"/>
            <w:color w:val="000000"/>
            <w:sz w:val="21"/>
            <w:szCs w:val="21"/>
          </w:rPr>
          <w:t>论文</w:t>
        </w:r>
      </w:ins>
      <w:ins w:id="296" w:author="运璐 何" w:date="2025-10-29T15:32:00Z">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ins>
      <w:r w:rsidR="00FE41DE">
        <w:rPr>
          <w:rFonts w:ascii="宋体" w:hAnsi="宋体"/>
          <w:color w:val="000000"/>
          <w:sz w:val="21"/>
          <w:szCs w:val="21"/>
        </w:rPr>
      </w:r>
      <w:r w:rsidR="00FE41DE">
        <w:rPr>
          <w:rFonts w:ascii="宋体" w:hAnsi="宋体"/>
          <w:color w:val="000000"/>
          <w:sz w:val="21"/>
          <w:szCs w:val="21"/>
        </w:rPr>
        <w:fldChar w:fldCharType="separate"/>
      </w:r>
      <w:ins w:id="297" w:author="运璐 何" w:date="2025-10-29T15:32:00Z">
        <w:r w:rsidR="00FE41DE">
          <w:rPr>
            <w:rFonts w:ascii="宋体" w:hAnsi="宋体"/>
            <w:color w:val="000000"/>
            <w:sz w:val="21"/>
            <w:szCs w:val="21"/>
          </w:rPr>
          <w:t>[20]</w:t>
        </w:r>
        <w:r w:rsidR="00FE41DE">
          <w:rPr>
            <w:rFonts w:ascii="宋体" w:hAnsi="宋体"/>
            <w:color w:val="000000"/>
            <w:sz w:val="21"/>
            <w:szCs w:val="21"/>
          </w:rPr>
          <w:fldChar w:fldCharType="end"/>
        </w:r>
      </w:ins>
      <w:ins w:id="298" w:author="运璐 何" w:date="2025-10-29T15:25:00Z">
        <w:r w:rsidR="00C869B8">
          <w:rPr>
            <w:rFonts w:ascii="宋体" w:hAnsi="宋体" w:hint="eastAsia"/>
            <w:color w:val="000000"/>
            <w:sz w:val="21"/>
            <w:szCs w:val="21"/>
          </w:rPr>
          <w:t>，</w:t>
        </w:r>
      </w:ins>
      <w:ins w:id="299" w:author="运璐 何" w:date="2025-10-29T15:26:00Z">
        <w:r w:rsidR="00FE41DE">
          <w:rPr>
            <w:rFonts w:ascii="宋体" w:hAnsi="宋体" w:hint="eastAsia"/>
            <w:color w:val="000000"/>
            <w:sz w:val="21"/>
            <w:szCs w:val="21"/>
          </w:rPr>
          <w:t>城市环境下</w:t>
        </w:r>
      </w:ins>
      <w:ins w:id="300" w:author="运璐 何" w:date="2025-10-29T15:33:00Z">
        <w:r w:rsidR="00FE41DE">
          <w:rPr>
            <w:rFonts w:ascii="宋体" w:hAnsi="宋体" w:hint="eastAsia"/>
            <w:color w:val="000000"/>
            <w:sz w:val="21"/>
            <w:szCs w:val="21"/>
          </w:rPr>
          <w:t>一般</w:t>
        </w:r>
      </w:ins>
      <w:ins w:id="301" w:author="运璐 何" w:date="2025-10-29T15:26:00Z">
        <w:r w:rsidR="00FE41DE">
          <w:rPr>
            <w:rFonts w:ascii="宋体" w:hAnsi="宋体" w:hint="eastAsia"/>
            <w:color w:val="000000"/>
            <w:sz w:val="21"/>
            <w:szCs w:val="21"/>
          </w:rPr>
          <w:t>取</w:t>
        </w:r>
      </w:ins>
      <w:r w:rsidR="00FE41DE">
        <w:rPr>
          <w:rFonts w:ascii="宋体" w:hAnsi="宋体" w:hint="eastAsia"/>
          <w:color w:val="000000"/>
          <w:sz w:val="21"/>
          <w:szCs w:val="21"/>
        </w:rPr>
        <w:t xml:space="preserve"> </w:t>
      </w:r>
      <m:oMath>
        <m:sSub>
          <m:sSubPr>
            <m:ctrlPr>
              <w:ins w:id="302" w:author="运璐 何" w:date="2025-10-29T15:26:00Z">
                <w:rPr>
                  <w:rFonts w:ascii="Cambria Math" w:hAnsi="Cambria Math"/>
                  <w:i/>
                  <w:color w:val="000000"/>
                  <w:sz w:val="21"/>
                  <w:szCs w:val="21"/>
                </w:rPr>
              </w:ins>
            </m:ctrlPr>
          </m:sSubPr>
          <m:e>
            <m:r>
              <w:ins w:id="303" w:author="运璐 何" w:date="2025-10-29T15:26:00Z">
                <w:rPr>
                  <w:rFonts w:ascii="Cambria Math" w:hAnsi="Cambria Math"/>
                  <w:color w:val="000000"/>
                  <w:sz w:val="21"/>
                  <w:szCs w:val="21"/>
                </w:rPr>
                <m:t>η</m:t>
              </w:ins>
            </m:r>
          </m:e>
          <m:sub>
            <m:r>
              <w:ins w:id="304" w:author="运璐 何" w:date="2025-10-29T15:26:00Z">
                <w:rPr>
                  <w:rFonts w:ascii="Cambria Math" w:hAnsi="Cambria Math"/>
                  <w:color w:val="000000"/>
                  <w:sz w:val="21"/>
                  <w:szCs w:val="21"/>
                </w:rPr>
                <m:t>LOS</m:t>
              </w:ins>
            </m:r>
          </m:sub>
        </m:sSub>
        <m:r>
          <w:ins w:id="305" w:author="运璐 何" w:date="2025-10-29T15:26:00Z">
            <w:rPr>
              <w:rFonts w:ascii="Cambria Math" w:hAnsi="Cambria Math"/>
              <w:color w:val="000000"/>
              <w:sz w:val="21"/>
              <w:szCs w:val="21"/>
            </w:rPr>
            <m:t>=1.0</m:t>
          </w:ins>
        </m:r>
      </m:oMath>
      <w:ins w:id="306" w:author="运璐 何" w:date="2025-10-29T15:26:00Z">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w:ins>
      <m:oMath>
        <m:sSub>
          <m:sSubPr>
            <m:ctrlPr>
              <w:ins w:id="307" w:author="运璐 何" w:date="2025-10-29T15:26:00Z">
                <w:rPr>
                  <w:rFonts w:ascii="Cambria Math" w:hAnsi="Cambria Math"/>
                  <w:i/>
                  <w:color w:val="000000"/>
                  <w:sz w:val="21"/>
                  <w:szCs w:val="21"/>
                </w:rPr>
              </w:ins>
            </m:ctrlPr>
          </m:sSubPr>
          <m:e>
            <m:r>
              <w:ins w:id="308" w:author="运璐 何" w:date="2025-10-29T15:26:00Z">
                <w:rPr>
                  <w:rFonts w:ascii="Cambria Math" w:hAnsi="Cambria Math"/>
                  <w:color w:val="000000"/>
                  <w:sz w:val="21"/>
                  <w:szCs w:val="21"/>
                </w:rPr>
                <m:t>η</m:t>
              </w:ins>
            </m:r>
          </m:e>
          <m:sub>
            <m:r>
              <w:ins w:id="309" w:author="运璐 何" w:date="2025-10-29T15:26:00Z">
                <w:rPr>
                  <w:rFonts w:ascii="Cambria Math" w:hAnsi="Cambria Math"/>
                  <w:color w:val="000000"/>
                  <w:sz w:val="21"/>
                  <w:szCs w:val="21"/>
                </w:rPr>
                <m:t>NLOS</m:t>
              </w:ins>
            </m:r>
          </m:sub>
        </m:sSub>
        <m:r>
          <w:ins w:id="310" w:author="运璐 何" w:date="2025-10-29T15:26:00Z">
            <w:rPr>
              <w:rFonts w:ascii="Cambria Math" w:hAnsi="Cambria Math"/>
              <w:color w:val="000000"/>
              <w:sz w:val="21"/>
              <w:szCs w:val="21"/>
            </w:rPr>
            <m:t>=20</m:t>
          </w:ins>
        </m:r>
      </m:oMath>
      <w:r w:rsidR="00FE3A49" w:rsidRPr="00FE3A49">
        <w:rPr>
          <w:rFonts w:ascii="宋体" w:hAnsi="宋体"/>
          <w:color w:val="000000"/>
          <w:sz w:val="21"/>
          <w:szCs w:val="21"/>
        </w:rPr>
        <w:t>。</w:t>
      </w:r>
    </w:p>
    <w:p w14:paraId="191DDE0F" w14:textId="76DF9313" w:rsidR="00FE3A49" w:rsidRDefault="00F80692" w:rsidP="00FE3A49">
      <w:pPr>
        <w:spacing w:line="360" w:lineRule="auto"/>
        <w:ind w:firstLineChars="196" w:firstLine="412"/>
        <w:rPr>
          <w:rFonts w:ascii="宋体" w:hAnsi="宋体"/>
          <w:color w:val="000000"/>
          <w:sz w:val="21"/>
          <w:szCs w:val="21"/>
        </w:rPr>
      </w:pPr>
      <w:commentRangeStart w:id="311"/>
      <w:commentRangeStart w:id="312"/>
      <w:del w:id="313" w:author="运璐 何" w:date="2025-10-28T19:29:00Z">
        <w:r w:rsidDel="008F1D72">
          <w:rPr>
            <w:rFonts w:ascii="宋体" w:hAnsi="宋体" w:hint="eastAsia"/>
            <w:color w:val="000000"/>
            <w:sz w:val="21"/>
            <w:szCs w:val="21"/>
          </w:rPr>
          <w:delText>在</w:delText>
        </w:r>
        <w:r w:rsidR="00FE3A49" w:rsidDel="008F1D72">
          <w:rPr>
            <w:rFonts w:ascii="宋体" w:hAnsi="宋体" w:hint="eastAsia"/>
            <w:color w:val="000000"/>
            <w:sz w:val="21"/>
            <w:szCs w:val="21"/>
          </w:rPr>
          <w:delText>链路模型中，</w:delText>
        </w:r>
        <w:commentRangeEnd w:id="311"/>
        <w:r w:rsidR="00923EB9" w:rsidDel="008F1D72">
          <w:rPr>
            <w:rStyle w:val="ac"/>
          </w:rPr>
          <w:commentReference w:id="311"/>
        </w:r>
        <w:commentRangeEnd w:id="312"/>
        <w:r w:rsidR="008F1D72" w:rsidDel="008F1D72">
          <w:rPr>
            <w:rStyle w:val="ac"/>
          </w:rPr>
          <w:commentReference w:id="312"/>
        </w:r>
      </w:del>
      <w:ins w:id="314" w:author="运璐 何" w:date="2025-10-28T19:27:00Z">
        <w:r w:rsidR="008F1D72">
          <w:rPr>
            <w:rFonts w:ascii="宋体" w:hAnsi="宋体" w:hint="eastAsia"/>
            <w:color w:val="000000"/>
            <w:sz w:val="21"/>
            <w:szCs w:val="21"/>
          </w:rPr>
          <w:t>由于干扰信号的存在，收发双</w:t>
        </w:r>
      </w:ins>
      <w:ins w:id="315" w:author="运璐 何" w:date="2025-10-29T15:31:00Z">
        <w:r w:rsidR="00FE41DE">
          <w:rPr>
            <w:rFonts w:ascii="宋体" w:hAnsi="宋体" w:hint="eastAsia"/>
            <w:color w:val="000000"/>
            <w:sz w:val="21"/>
            <w:szCs w:val="21"/>
          </w:rPr>
          <w:t>方与其的距离不同会导致</w:t>
        </w:r>
      </w:ins>
      <w:ins w:id="316" w:author="运璐 何" w:date="2025-10-28T19:28:00Z">
        <w:r w:rsidR="008F1D72" w:rsidRPr="007579BC">
          <w:rPr>
            <w:color w:val="000000"/>
            <w:sz w:val="21"/>
            <w:szCs w:val="21"/>
          </w:rPr>
          <w:t>SIN</w:t>
        </w:r>
        <w:r w:rsidR="008F1D72">
          <w:rPr>
            <w:color w:val="000000"/>
            <w:sz w:val="21"/>
            <w:szCs w:val="21"/>
          </w:rPr>
          <w:t>R</w:t>
        </w:r>
        <w:r w:rsidR="008F1D72">
          <w:rPr>
            <w:rFonts w:hint="eastAsia"/>
            <w:color w:val="000000"/>
            <w:sz w:val="21"/>
            <w:szCs w:val="21"/>
          </w:rPr>
          <w:t>存在差异</w:t>
        </w:r>
      </w:ins>
      <w:ins w:id="317" w:author="运璐 何" w:date="2025-10-28T19:29:00Z">
        <w:r w:rsidR="008F1D72">
          <w:rPr>
            <w:rFonts w:hint="eastAsia"/>
            <w:color w:val="000000"/>
            <w:sz w:val="21"/>
            <w:szCs w:val="21"/>
          </w:rPr>
          <w:t>，需要</w:t>
        </w:r>
      </w:ins>
      <w:r w:rsidR="00FE3A49">
        <w:rPr>
          <w:rFonts w:ascii="宋体" w:hAnsi="宋体" w:hint="eastAsia"/>
          <w:color w:val="000000"/>
          <w:sz w:val="21"/>
          <w:szCs w:val="21"/>
        </w:rPr>
        <w:t>通过计算</w:t>
      </w:r>
      <w:r>
        <w:rPr>
          <w:rFonts w:ascii="宋体" w:hAnsi="宋体" w:hint="eastAsia"/>
          <w:color w:val="000000"/>
          <w:sz w:val="21"/>
          <w:szCs w:val="21"/>
        </w:rPr>
        <w:t>双向</w:t>
      </w:r>
      <w:r>
        <w:rPr>
          <w:rFonts w:ascii="宋体" w:hAnsi="宋体"/>
          <w:color w:val="000000"/>
          <w:sz w:val="21"/>
          <w:szCs w:val="21"/>
        </w:rPr>
        <w:t>SINR</w:t>
      </w:r>
      <w:ins w:id="318" w:author="运璐 何" w:date="2025-10-28T19:31:00Z">
        <w:r w:rsidR="008F1D72">
          <w:rPr>
            <w:rFonts w:ascii="宋体" w:hAnsi="宋体" w:hint="eastAsia"/>
            <w:color w:val="000000"/>
            <w:sz w:val="21"/>
            <w:szCs w:val="21"/>
          </w:rPr>
          <w:t>，</w:t>
        </w:r>
      </w:ins>
      <w:r w:rsidR="008F1D72">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作为通信</w:t>
      </w:r>
      <w:r w:rsidR="008F1D72">
        <w:rPr>
          <w:rFonts w:ascii="宋体" w:hAnsi="宋体" w:hint="eastAsia"/>
          <w:color w:val="000000"/>
          <w:sz w:val="21"/>
          <w:szCs w:val="21"/>
        </w:rPr>
        <w:t>链路是否</w:t>
      </w:r>
      <w:r w:rsidR="00FE41DE">
        <w:rPr>
          <w:rFonts w:ascii="宋体" w:hAnsi="宋体" w:hint="eastAsia"/>
          <w:color w:val="000000"/>
          <w:sz w:val="21"/>
          <w:szCs w:val="21"/>
        </w:rPr>
        <w:t>双向</w:t>
      </w:r>
      <w:r>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B23677"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color w:val="000000"/>
                  <w:sz w:val="21"/>
                  <w:szCs w:val="21"/>
                </w:rPr>
                <m:t>10log</m:t>
              </m:r>
              <m:r>
                <w:ins w:id="319" w:author="运璐 何" w:date="2025-10-30T17:08:00Z">
                  <w:rPr>
                    <w:rFonts w:ascii="Cambria Math" w:hAnsi="Cambria Math"/>
                    <w:color w:val="000000"/>
                    <w:sz w:val="21"/>
                    <w:szCs w:val="21"/>
                  </w:rPr>
                  <m:t>(</m:t>
                </w:ins>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ins w:id="320" w:author="运璐 何" w:date="2025-10-30T17:08:00Z">
                  <w:rPr>
                    <w:rFonts w:ascii="Cambria Math" w:hAnsi="Cambria Math"/>
                    <w:color w:val="000000"/>
                    <w:sz w:val="21"/>
                    <w:szCs w:val="21"/>
                  </w:rPr>
                  <m:t>)</m:t>
                </w:ins>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lastRenderedPageBreak/>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B23677"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321"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321"/>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327819F"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ins w:id="322" w:author="运璐 何" w:date="2025-10-30T10:24:00Z">
        <w:r w:rsidR="00DC261A">
          <w:rPr>
            <w:rFonts w:ascii="宋体" w:hAnsi="宋体" w:hint="eastAsia"/>
            <w:color w:val="000000"/>
            <w:sz w:val="21"/>
            <w:szCs w:val="21"/>
          </w:rPr>
          <w:t>而整个无人机</w:t>
        </w:r>
      </w:ins>
      <w:ins w:id="323" w:author="运璐 何" w:date="2025-10-30T10:25:00Z">
        <w:r w:rsidR="00DC261A">
          <w:rPr>
            <w:rFonts w:ascii="宋体" w:hAnsi="宋体" w:hint="eastAsia"/>
            <w:color w:val="000000"/>
            <w:sz w:val="21"/>
            <w:szCs w:val="21"/>
          </w:rPr>
          <w:t>集群如果任意两个无人机都存在有效的单跳或多跳通信链路，则认为该网络的</w:t>
        </w:r>
      </w:ins>
      <w:ins w:id="324" w:author="运璐 何" w:date="2025-10-30T10:26:00Z">
        <w:r w:rsidR="00DC261A">
          <w:rPr>
            <w:rFonts w:ascii="宋体" w:hAnsi="宋体" w:hint="eastAsia"/>
            <w:color w:val="000000"/>
            <w:sz w:val="21"/>
            <w:szCs w:val="21"/>
          </w:rPr>
          <w:t>是连通的。</w:t>
        </w:r>
      </w:ins>
    </w:p>
    <w:p w14:paraId="5FD8510A" w14:textId="78E78782" w:rsidR="0098510E" w:rsidDel="00DC261A" w:rsidRDefault="0098510E" w:rsidP="0098510E">
      <w:pPr>
        <w:spacing w:line="360" w:lineRule="auto"/>
        <w:ind w:firstLineChars="196" w:firstLine="412"/>
        <w:rPr>
          <w:del w:id="325" w:author="运璐 何" w:date="2025-10-30T10:23:00Z"/>
          <w:rFonts w:ascii="宋体" w:hAnsi="宋体"/>
          <w:color w:val="000000"/>
          <w:sz w:val="21"/>
          <w:szCs w:val="21"/>
        </w:rPr>
      </w:pPr>
      <w:del w:id="326" w:author="运璐 何" w:date="2025-10-30T10:23:00Z">
        <w:r w:rsidRPr="0098510E" w:rsidDel="00DC261A">
          <w:rPr>
            <w:rFonts w:ascii="宋体" w:hAnsi="宋体"/>
            <w:color w:val="000000"/>
            <w:sz w:val="21"/>
            <w:szCs w:val="21"/>
          </w:rPr>
          <w:delText>为了量化无人机集群的整体连通性，本研究采用代数连通度作为评价指标</w:delText>
        </w:r>
        <w:r w:rsidDel="00DC261A">
          <w:rPr>
            <w:rFonts w:ascii="宋体" w:hAnsi="宋体" w:hint="eastAsia"/>
            <w:color w:val="000000"/>
            <w:sz w:val="21"/>
            <w:szCs w:val="21"/>
          </w:rPr>
          <w:delText>。</w:delText>
        </w:r>
        <w:r w:rsidRPr="0098510E" w:rsidDel="00DC261A">
          <w:rPr>
            <w:rFonts w:ascii="宋体" w:hAnsi="宋体"/>
            <w:color w:val="000000"/>
            <w:sz w:val="21"/>
            <w:szCs w:val="21"/>
          </w:rPr>
          <w:delText>设无人机集群形成的通信网络可表示为无向图</w:delText>
        </w:r>
        <w:r w:rsidDel="00DC261A">
          <w:rPr>
            <w:rFonts w:ascii="宋体" w:hAnsi="宋体" w:hint="eastAsia"/>
            <w:color w:val="000000"/>
            <w:sz w:val="21"/>
            <w:szCs w:val="21"/>
          </w:rPr>
          <w:delText xml:space="preserve"> </w:delText>
        </w:r>
      </w:del>
      <m:oMath>
        <m:r>
          <w:del w:id="327" w:author="运璐 何" w:date="2025-10-30T10:23:00Z">
            <w:rPr>
              <w:rFonts w:ascii="Cambria Math" w:hAnsi="Cambria Math"/>
              <w:color w:val="000000"/>
              <w:sz w:val="21"/>
              <w:szCs w:val="21"/>
            </w:rPr>
            <m:t>G=</m:t>
          </w:del>
        </m:r>
        <m:d>
          <m:dPr>
            <m:ctrlPr>
              <w:del w:id="328" w:author="运璐 何" w:date="2025-10-30T10:23:00Z">
                <w:rPr>
                  <w:rFonts w:ascii="Cambria Math" w:hAnsi="Cambria Math"/>
                  <w:i/>
                  <w:color w:val="000000"/>
                  <w:sz w:val="21"/>
                  <w:szCs w:val="21"/>
                </w:rPr>
              </w:del>
            </m:ctrlPr>
          </m:dPr>
          <m:e>
            <m:r>
              <w:del w:id="329" w:author="运璐 何" w:date="2025-10-30T10:23:00Z">
                <w:rPr>
                  <w:rFonts w:ascii="Cambria Math" w:hAnsi="Cambria Math"/>
                  <w:color w:val="000000"/>
                  <w:sz w:val="21"/>
                  <w:szCs w:val="21"/>
                </w:rPr>
                <m:t>V,E</m:t>
              </w:del>
            </m:r>
          </m:e>
        </m:d>
      </m:oMath>
      <w:del w:id="330" w:author="运璐 何" w:date="2025-10-30T10:23:00Z">
        <w:r w:rsidRPr="0098510E" w:rsidDel="00DC261A">
          <w:rPr>
            <w:rFonts w:ascii="宋体" w:hAnsi="宋体"/>
            <w:color w:val="000000"/>
            <w:sz w:val="21"/>
            <w:szCs w:val="21"/>
          </w:rPr>
          <w:delText xml:space="preserve">，其中 </w:delText>
        </w:r>
      </w:del>
      <m:oMath>
        <m:r>
          <w:del w:id="331" w:author="运璐 何" w:date="2025-10-30T10:23:00Z">
            <w:rPr>
              <w:rFonts w:ascii="Cambria Math" w:hAnsi="Cambria Math"/>
              <w:color w:val="000000"/>
              <w:sz w:val="21"/>
              <w:szCs w:val="21"/>
            </w:rPr>
            <m:t>V</m:t>
          </w:del>
        </m:r>
      </m:oMath>
      <w:del w:id="332" w:author="运璐 何" w:date="2025-10-30T10:23:00Z">
        <w:r w:rsidDel="00DC261A">
          <w:rPr>
            <w:rFonts w:ascii="宋体" w:hAnsi="宋体" w:hint="eastAsia"/>
            <w:color w:val="000000"/>
            <w:sz w:val="21"/>
            <w:szCs w:val="21"/>
          </w:rPr>
          <w:delText xml:space="preserve"> </w:delText>
        </w:r>
        <w:r w:rsidRPr="0098510E" w:rsidDel="00DC261A">
          <w:rPr>
            <w:rFonts w:ascii="宋体" w:hAnsi="宋体"/>
            <w:color w:val="000000"/>
            <w:sz w:val="21"/>
            <w:szCs w:val="21"/>
          </w:rPr>
          <w:delText>为无人机节点集合，</w:delText>
        </w:r>
      </w:del>
      <m:oMath>
        <m:r>
          <w:del w:id="333" w:author="运璐 何" w:date="2025-10-30T10:23:00Z">
            <w:rPr>
              <w:rFonts w:ascii="Cambria Math" w:hAnsi="Cambria Math"/>
              <w:color w:val="000000"/>
              <w:sz w:val="21"/>
              <w:szCs w:val="21"/>
            </w:rPr>
            <m:t>E</m:t>
          </w:del>
        </m:r>
      </m:oMath>
      <w:del w:id="334" w:author="运璐 何" w:date="2025-10-30T10:23:00Z">
        <w:r w:rsidDel="00DC261A">
          <w:rPr>
            <w:rFonts w:ascii="宋体" w:hAnsi="宋体" w:hint="eastAsia"/>
            <w:color w:val="000000"/>
            <w:sz w:val="21"/>
            <w:szCs w:val="21"/>
          </w:rPr>
          <w:delText xml:space="preserve"> </w:delText>
        </w:r>
        <w:r w:rsidRPr="0098510E" w:rsidDel="00DC261A">
          <w:rPr>
            <w:rFonts w:ascii="宋体" w:hAnsi="宋体"/>
            <w:color w:val="000000"/>
            <w:sz w:val="21"/>
            <w:szCs w:val="21"/>
          </w:rPr>
          <w:delText>为满足双向SINR门限条件的有效链路集合。</w:delText>
        </w:r>
        <w:commentRangeStart w:id="335"/>
        <w:commentRangeStart w:id="336"/>
        <w:r w:rsidRPr="0098510E" w:rsidDel="00DC261A">
          <w:rPr>
            <w:rFonts w:ascii="宋体" w:hAnsi="宋体"/>
            <w:color w:val="000000"/>
            <w:sz w:val="21"/>
            <w:szCs w:val="21"/>
          </w:rPr>
          <w:delText xml:space="preserve">记 </w:delText>
        </w:r>
      </w:del>
      <m:oMath>
        <m:r>
          <w:del w:id="337" w:author="运璐 何" w:date="2025-10-30T10:23:00Z">
            <w:rPr>
              <w:rFonts w:ascii="Cambria Math" w:hAnsi="Cambria Math"/>
              <w:color w:val="000000"/>
              <w:sz w:val="21"/>
              <w:szCs w:val="21"/>
            </w:rPr>
            <m:t>L</m:t>
          </w:del>
        </m:r>
      </m:oMath>
      <w:del w:id="338" w:author="运璐 何" w:date="2025-10-30T10:23:00Z">
        <w:r w:rsidDel="00DC261A">
          <w:rPr>
            <w:rFonts w:ascii="宋体" w:hAnsi="宋体" w:hint="eastAsia"/>
            <w:color w:val="000000"/>
            <w:sz w:val="21"/>
            <w:szCs w:val="21"/>
          </w:rPr>
          <w:delText xml:space="preserve"> </w:delText>
        </w:r>
        <w:r w:rsidRPr="0098510E" w:rsidDel="00DC261A">
          <w:rPr>
            <w:rFonts w:ascii="宋体" w:hAnsi="宋体"/>
            <w:color w:val="000000"/>
            <w:sz w:val="21"/>
            <w:szCs w:val="21"/>
          </w:rPr>
          <w:delText>为图</w:delText>
        </w:r>
        <w:r w:rsidR="00BE7D2F" w:rsidDel="00DC261A">
          <w:rPr>
            <w:rFonts w:ascii="宋体" w:hAnsi="宋体" w:hint="eastAsia"/>
            <w:color w:val="000000"/>
            <w:sz w:val="21"/>
            <w:szCs w:val="21"/>
          </w:rPr>
          <w:delText xml:space="preserve"> </w:delText>
        </w:r>
      </w:del>
      <m:oMath>
        <m:r>
          <w:del w:id="339" w:author="运璐 何" w:date="2025-10-30T10:23:00Z">
            <w:rPr>
              <w:rFonts w:ascii="Cambria Math" w:hAnsi="Cambria Math"/>
              <w:color w:val="000000"/>
              <w:sz w:val="21"/>
              <w:szCs w:val="21"/>
            </w:rPr>
            <m:t xml:space="preserve"> G</m:t>
          </w:del>
        </m:r>
      </m:oMath>
      <w:del w:id="340" w:author="运璐 何" w:date="2025-10-30T10:23:00Z">
        <w:r w:rsidDel="00DC261A">
          <w:rPr>
            <w:rFonts w:ascii="宋体" w:hAnsi="宋体" w:hint="eastAsia"/>
            <w:color w:val="000000"/>
            <w:sz w:val="21"/>
            <w:szCs w:val="21"/>
          </w:rPr>
          <w:delText xml:space="preserve"> </w:delText>
        </w:r>
        <w:r w:rsidRPr="0098510E" w:rsidDel="00DC261A">
          <w:rPr>
            <w:rFonts w:ascii="宋体" w:hAnsi="宋体"/>
            <w:color w:val="000000"/>
            <w:sz w:val="21"/>
            <w:szCs w:val="21"/>
          </w:rPr>
          <w:delText>的拉普拉斯矩阵，其元素定义为：</w:delText>
        </w:r>
        <w:commentRangeEnd w:id="335"/>
        <w:r w:rsidR="00DD3B18" w:rsidDel="00DC261A">
          <w:rPr>
            <w:rStyle w:val="ac"/>
          </w:rPr>
          <w:commentReference w:id="335"/>
        </w:r>
        <w:commentRangeEnd w:id="336"/>
        <w:r w:rsidR="007579BC" w:rsidDel="00DC261A">
          <w:rPr>
            <w:rStyle w:val="ac"/>
          </w:rPr>
          <w:commentReference w:id="336"/>
        </w:r>
      </w:del>
    </w:p>
    <w:p w14:paraId="48486C1C" w14:textId="2E22CFA9" w:rsidR="00634331" w:rsidDel="00DC261A" w:rsidRDefault="00B23677" w:rsidP="0098510E">
      <w:pPr>
        <w:spacing w:line="360" w:lineRule="auto"/>
        <w:ind w:firstLineChars="196" w:firstLine="412"/>
        <w:rPr>
          <w:del w:id="341" w:author="运璐 何" w:date="2025-10-30T10:23:00Z"/>
          <w:rFonts w:ascii="宋体" w:hAnsi="宋体"/>
          <w:color w:val="000000"/>
          <w:sz w:val="21"/>
          <w:szCs w:val="21"/>
        </w:rPr>
      </w:pPr>
      <m:oMathPara>
        <m:oMath>
          <m:eqArr>
            <m:eqArrPr>
              <m:maxDist m:val="1"/>
              <m:ctrlPr>
                <w:del w:id="342" w:author="运璐 何" w:date="2025-10-30T10:23:00Z">
                  <w:rPr>
                    <w:rFonts w:ascii="Cambria Math" w:hAnsi="Cambria Math"/>
                    <w:i/>
                    <w:color w:val="000000"/>
                    <w:sz w:val="21"/>
                    <w:szCs w:val="21"/>
                  </w:rPr>
                </w:del>
              </m:ctrlPr>
            </m:eqArrPr>
            <m:e>
              <m:sSub>
                <m:sSubPr>
                  <m:ctrlPr>
                    <w:del w:id="343" w:author="运璐 何" w:date="2025-10-30T10:23:00Z">
                      <w:rPr>
                        <w:rFonts w:ascii="Cambria Math" w:hAnsi="Cambria Math"/>
                        <w:i/>
                        <w:color w:val="000000"/>
                        <w:sz w:val="21"/>
                        <w:szCs w:val="21"/>
                      </w:rPr>
                    </w:del>
                  </m:ctrlPr>
                </m:sSubPr>
                <m:e>
                  <m:r>
                    <w:del w:id="344" w:author="运璐 何" w:date="2025-10-30T10:23:00Z">
                      <w:rPr>
                        <w:rFonts w:ascii="Cambria Math" w:hAnsi="Cambria Math"/>
                        <w:color w:val="000000"/>
                        <w:sz w:val="21"/>
                        <w:szCs w:val="21"/>
                      </w:rPr>
                      <m:t>L</m:t>
                    </w:del>
                  </m:r>
                </m:e>
                <m:sub>
                  <m:r>
                    <w:del w:id="345" w:author="运璐 何" w:date="2025-10-30T10:23:00Z">
                      <w:rPr>
                        <w:rFonts w:ascii="Cambria Math" w:hAnsi="Cambria Math"/>
                        <w:color w:val="000000"/>
                        <w:sz w:val="21"/>
                        <w:szCs w:val="21"/>
                      </w:rPr>
                      <m:t>ij</m:t>
                    </w:del>
                  </m:r>
                </m:sub>
              </m:sSub>
              <m:r>
                <w:del w:id="346" w:author="运璐 何" w:date="2025-10-30T10:23:00Z">
                  <w:rPr>
                    <w:rFonts w:ascii="Cambria Math" w:hAnsi="Cambria Math"/>
                    <w:color w:val="000000"/>
                    <w:sz w:val="21"/>
                    <w:szCs w:val="21"/>
                  </w:rPr>
                  <m:t> =</m:t>
                </w:del>
              </m:r>
              <m:d>
                <m:dPr>
                  <m:begChr m:val="{"/>
                  <m:endChr m:val=""/>
                  <m:ctrlPr>
                    <w:del w:id="347" w:author="运璐 何" w:date="2025-10-30T10:23:00Z">
                      <w:rPr>
                        <w:rFonts w:ascii="Cambria Math" w:hAnsi="Cambria Math"/>
                        <w:i/>
                        <w:color w:val="000000"/>
                        <w:sz w:val="21"/>
                        <w:szCs w:val="21"/>
                      </w:rPr>
                    </w:del>
                  </m:ctrlPr>
                </m:dPr>
                <m:e>
                  <m:eqArr>
                    <m:eqArrPr>
                      <m:ctrlPr>
                        <w:del w:id="348" w:author="运璐 何" w:date="2025-10-30T10:23:00Z">
                          <w:rPr>
                            <w:rFonts w:ascii="Cambria Math" w:hAnsi="Cambria Math"/>
                            <w:i/>
                            <w:color w:val="000000"/>
                            <w:sz w:val="21"/>
                            <w:szCs w:val="21"/>
                          </w:rPr>
                        </w:del>
                      </m:ctrlPr>
                    </m:eqArrPr>
                    <m:e>
                      <m:r>
                        <w:del w:id="349" w:author="运璐 何" w:date="2025-10-30T10:23:00Z">
                          <m:rPr>
                            <m:nor/>
                          </m:rPr>
                          <w:rPr>
                            <w:rFonts w:ascii="Cambria Math" w:hAnsi="Cambria Math"/>
                            <w:color w:val="000000"/>
                            <w:sz w:val="21"/>
                            <w:szCs w:val="21"/>
                          </w:rPr>
                          <m:t>deg</m:t>
                        </w:del>
                      </m:r>
                      <m:d>
                        <m:dPr>
                          <m:ctrlPr>
                            <w:del w:id="350" w:author="运璐 何" w:date="2025-10-30T10:23:00Z">
                              <w:rPr>
                                <w:rFonts w:ascii="Cambria Math" w:hAnsi="Cambria Math"/>
                                <w:i/>
                                <w:color w:val="000000"/>
                                <w:sz w:val="21"/>
                                <w:szCs w:val="21"/>
                              </w:rPr>
                            </w:del>
                          </m:ctrlPr>
                        </m:dPr>
                        <m:e>
                          <m:sSub>
                            <m:sSubPr>
                              <m:ctrlPr>
                                <w:del w:id="351" w:author="运璐 何" w:date="2025-10-30T10:23:00Z">
                                  <w:rPr>
                                    <w:rFonts w:ascii="Cambria Math" w:hAnsi="Cambria Math"/>
                                    <w:i/>
                                    <w:color w:val="000000"/>
                                    <w:sz w:val="21"/>
                                    <w:szCs w:val="21"/>
                                  </w:rPr>
                                </w:del>
                              </m:ctrlPr>
                            </m:sSubPr>
                            <m:e>
                              <m:r>
                                <w:del w:id="352" w:author="运璐 何" w:date="2025-10-30T10:23:00Z">
                                  <w:rPr>
                                    <w:rFonts w:ascii="Cambria Math" w:hAnsi="Cambria Math"/>
                                    <w:color w:val="000000"/>
                                    <w:sz w:val="21"/>
                                    <w:szCs w:val="21"/>
                                  </w:rPr>
                                  <m:t>v</m:t>
                                </w:del>
                              </m:r>
                            </m:e>
                            <m:sub>
                              <m:r>
                                <w:del w:id="353" w:author="运璐 何" w:date="2025-10-30T10:23:00Z">
                                  <w:rPr>
                                    <w:rFonts w:ascii="Cambria Math" w:hAnsi="Cambria Math"/>
                                    <w:color w:val="000000"/>
                                    <w:sz w:val="21"/>
                                    <w:szCs w:val="21"/>
                                  </w:rPr>
                                  <m:t>i</m:t>
                                </w:del>
                              </m:r>
                            </m:sub>
                          </m:sSub>
                        </m:e>
                      </m:d>
                      <m:r>
                        <w:del w:id="354" w:author="运璐 何" w:date="2025-10-30T10:23:00Z">
                          <w:rPr>
                            <w:rFonts w:ascii="Cambria Math" w:hAnsi="Cambria Math"/>
                            <w:color w:val="000000"/>
                            <w:sz w:val="21"/>
                            <w:szCs w:val="21"/>
                          </w:rPr>
                          <m:t>,                                i = j</m:t>
                        </w:del>
                      </m:r>
                    </m:e>
                    <m:e>
                      <m:r>
                        <w:del w:id="355" w:author="运璐 何" w:date="2025-10-30T10:23:00Z">
                          <w:rPr>
                            <w:rFonts w:ascii="Cambria Math" w:hAnsi="Cambria Math"/>
                            <w:color w:val="000000"/>
                            <w:sz w:val="21"/>
                            <w:szCs w:val="21"/>
                          </w:rPr>
                          <m:t>-1,            i</m:t>
                        </w:del>
                      </m:r>
                      <m:r>
                        <w:del w:id="356" w:author="运璐 何" w:date="2025-10-30T10:23:00Z">
                          <m:rPr>
                            <m:sty m:val="p"/>
                          </m:rPr>
                          <w:rPr>
                            <w:rFonts w:ascii="Cambria Math" w:hAnsi="Cambria Math" w:hint="eastAsia"/>
                            <w:color w:val="000000"/>
                            <w:sz w:val="21"/>
                            <w:szCs w:val="21"/>
                          </w:rPr>
                          <m:t>≠</m:t>
                        </w:del>
                      </m:r>
                      <m:r>
                        <w:del w:id="357" w:author="运璐 何" w:date="2025-10-30T10:23:00Z">
                          <w:rPr>
                            <w:rFonts w:ascii="Cambria Math" w:hAnsi="Cambria Math"/>
                            <w:color w:val="000000"/>
                            <w:sz w:val="21"/>
                            <w:szCs w:val="21"/>
                          </w:rPr>
                          <m:t>j</m:t>
                        </w:del>
                      </m:r>
                      <m:r>
                        <w:del w:id="358" w:author="运璐 何" w:date="2025-10-30T10:23:00Z">
                          <m:rPr>
                            <m:nor/>
                          </m:rPr>
                          <w:rPr>
                            <w:rFonts w:ascii="Cambria Math" w:hAnsi="Cambria Math"/>
                            <w:color w:val="000000"/>
                            <w:sz w:val="21"/>
                            <w:szCs w:val="21"/>
                          </w:rPr>
                          <m:t xml:space="preserve"> and </m:t>
                        </w:del>
                      </m:r>
                      <m:d>
                        <m:dPr>
                          <m:ctrlPr>
                            <w:del w:id="359" w:author="运璐 何" w:date="2025-10-30T10:23:00Z">
                              <w:rPr>
                                <w:rFonts w:ascii="Cambria Math" w:hAnsi="Cambria Math"/>
                                <w:i/>
                                <w:color w:val="000000"/>
                                <w:sz w:val="21"/>
                                <w:szCs w:val="21"/>
                              </w:rPr>
                            </w:del>
                          </m:ctrlPr>
                        </m:dPr>
                        <m:e>
                          <m:sSub>
                            <m:sSubPr>
                              <m:ctrlPr>
                                <w:del w:id="360" w:author="运璐 何" w:date="2025-10-30T10:23:00Z">
                                  <w:rPr>
                                    <w:rFonts w:ascii="Cambria Math" w:hAnsi="Cambria Math"/>
                                    <w:i/>
                                    <w:color w:val="000000"/>
                                    <w:sz w:val="21"/>
                                    <w:szCs w:val="21"/>
                                  </w:rPr>
                                </w:del>
                              </m:ctrlPr>
                            </m:sSubPr>
                            <m:e>
                              <m:r>
                                <w:del w:id="361" w:author="运璐 何" w:date="2025-10-30T10:23:00Z">
                                  <w:rPr>
                                    <w:rFonts w:ascii="Cambria Math" w:hAnsi="Cambria Math"/>
                                    <w:color w:val="000000"/>
                                    <w:sz w:val="21"/>
                                    <w:szCs w:val="21"/>
                                  </w:rPr>
                                  <m:t>v</m:t>
                                </w:del>
                              </m:r>
                            </m:e>
                            <m:sub>
                              <m:r>
                                <w:del w:id="362" w:author="运璐 何" w:date="2025-10-30T10:23:00Z">
                                  <w:rPr>
                                    <w:rFonts w:ascii="Cambria Math" w:hAnsi="Cambria Math"/>
                                    <w:color w:val="000000"/>
                                    <w:sz w:val="21"/>
                                    <w:szCs w:val="21"/>
                                  </w:rPr>
                                  <m:t>i</m:t>
                                </w:del>
                              </m:r>
                            </m:sub>
                          </m:sSub>
                          <m:r>
                            <w:del w:id="363" w:author="运璐 何" w:date="2025-10-30T10:23:00Z">
                              <w:rPr>
                                <w:rFonts w:ascii="Cambria Math" w:hAnsi="Cambria Math"/>
                                <w:color w:val="000000"/>
                                <w:sz w:val="21"/>
                                <w:szCs w:val="21"/>
                              </w:rPr>
                              <m:t>,</m:t>
                            </w:del>
                          </m:r>
                          <m:sSub>
                            <m:sSubPr>
                              <m:ctrlPr>
                                <w:del w:id="364" w:author="运璐 何" w:date="2025-10-30T10:23:00Z">
                                  <w:rPr>
                                    <w:rFonts w:ascii="Cambria Math" w:hAnsi="Cambria Math"/>
                                    <w:i/>
                                    <w:color w:val="000000"/>
                                    <w:sz w:val="21"/>
                                    <w:szCs w:val="21"/>
                                  </w:rPr>
                                </w:del>
                              </m:ctrlPr>
                            </m:sSubPr>
                            <m:e>
                              <m:r>
                                <w:del w:id="365" w:author="运璐 何" w:date="2025-10-30T10:23:00Z">
                                  <w:rPr>
                                    <w:rFonts w:ascii="Cambria Math" w:hAnsi="Cambria Math"/>
                                    <w:color w:val="000000"/>
                                    <w:sz w:val="21"/>
                                    <w:szCs w:val="21"/>
                                  </w:rPr>
                                  <m:t>v</m:t>
                                </w:del>
                              </m:r>
                            </m:e>
                            <m:sub>
                              <m:r>
                                <w:del w:id="366" w:author="运璐 何" w:date="2025-10-30T10:23:00Z">
                                  <w:rPr>
                                    <w:rFonts w:ascii="Cambria Math" w:hAnsi="Cambria Math"/>
                                    <w:color w:val="000000"/>
                                    <w:sz w:val="21"/>
                                    <w:szCs w:val="21"/>
                                  </w:rPr>
                                  <m:t>j</m:t>
                                </w:del>
                              </m:r>
                            </m:sub>
                          </m:sSub>
                        </m:e>
                      </m:d>
                      <m:r>
                        <w:del w:id="367" w:author="运璐 何" w:date="2025-10-30T10:23:00Z">
                          <m:rPr>
                            <m:sty m:val="p"/>
                          </m:rPr>
                          <w:rPr>
                            <w:rFonts w:ascii="Cambria Math" w:hAnsi="Cambria Math" w:hint="eastAsia"/>
                            <w:color w:val="000000"/>
                            <w:sz w:val="21"/>
                            <w:szCs w:val="21"/>
                          </w:rPr>
                          <m:t>∈</m:t>
                        </w:del>
                      </m:r>
                      <m:r>
                        <w:del w:id="368" w:author="运璐 何" w:date="2025-10-30T10:23:00Z">
                          <w:rPr>
                            <w:rFonts w:ascii="Cambria Math" w:hAnsi="Cambria Math"/>
                            <w:color w:val="000000"/>
                            <w:sz w:val="21"/>
                            <w:szCs w:val="21"/>
                          </w:rPr>
                          <m:t>E</m:t>
                        </w:del>
                      </m:r>
                    </m:e>
                    <m:e>
                      <m:r>
                        <w:del w:id="369" w:author="运璐 何" w:date="2025-10-30T10:23:00Z">
                          <w:rPr>
                            <w:rFonts w:ascii="Cambria Math" w:hAnsi="Cambria Math"/>
                            <w:color w:val="000000"/>
                            <w:sz w:val="21"/>
                            <w:szCs w:val="21"/>
                          </w:rPr>
                          <m:t xml:space="preserve">0,                                    </m:t>
                        </w:del>
                      </m:r>
                      <m:r>
                        <w:del w:id="370" w:author="运璐 何" w:date="2025-10-30T10:23:00Z">
                          <m:rPr>
                            <m:nor/>
                          </m:rPr>
                          <w:rPr>
                            <w:rFonts w:ascii="Cambria Math" w:hAnsi="Cambria Math"/>
                            <w:color w:val="000000"/>
                            <w:sz w:val="21"/>
                            <w:szCs w:val="21"/>
                          </w:rPr>
                          <m:t>otherwise</m:t>
                        </w:del>
                      </m:r>
                    </m:e>
                  </m:eqArr>
                </m:e>
              </m:d>
              <m:r>
                <w:del w:id="371" w:author="运璐 何" w:date="2025-10-30T10:23:00Z">
                  <w:rPr>
                    <w:rFonts w:ascii="Cambria Math" w:hAnsi="Cambria Math"/>
                    <w:color w:val="000000"/>
                    <w:sz w:val="21"/>
                    <w:szCs w:val="21"/>
                  </w:rPr>
                  <m:t>#</m:t>
                </w:del>
              </m:r>
              <m:d>
                <m:dPr>
                  <m:ctrlPr>
                    <w:del w:id="372" w:author="运璐 何" w:date="2025-10-30T10:23:00Z">
                      <w:rPr>
                        <w:rFonts w:ascii="Cambria Math" w:hAnsi="Cambria Math"/>
                        <w:i/>
                        <w:color w:val="000000"/>
                        <w:sz w:val="21"/>
                        <w:szCs w:val="21"/>
                      </w:rPr>
                    </w:del>
                  </m:ctrlPr>
                </m:dPr>
                <m:e>
                  <m:r>
                    <w:del w:id="373" w:author="运璐 何" w:date="2025-10-30T10:23:00Z">
                      <w:rPr>
                        <w:rFonts w:ascii="Cambria Math" w:hAnsi="Cambria Math"/>
                        <w:color w:val="000000"/>
                        <w:sz w:val="21"/>
                        <w:szCs w:val="21"/>
                      </w:rPr>
                      <m:t>7</m:t>
                    </w:del>
                  </m:r>
                </m:e>
              </m:d>
            </m:e>
          </m:eqArr>
        </m:oMath>
      </m:oMathPara>
    </w:p>
    <w:p w14:paraId="52A59E0E" w14:textId="6359097F" w:rsidR="006B1A67" w:rsidRPr="00634331" w:rsidDel="00DC261A" w:rsidRDefault="0098510E" w:rsidP="00634331">
      <w:pPr>
        <w:spacing w:line="360" w:lineRule="auto"/>
        <w:ind w:firstLineChars="196" w:firstLine="412"/>
        <w:rPr>
          <w:del w:id="374" w:author="运璐 何" w:date="2025-10-30T10:23:00Z"/>
          <w:rFonts w:ascii="宋体" w:hAnsi="宋体"/>
          <w:color w:val="000000"/>
          <w:sz w:val="21"/>
          <w:szCs w:val="21"/>
        </w:rPr>
      </w:pPr>
      <w:del w:id="375" w:author="运璐 何" w:date="2025-10-30T10:23:00Z">
        <w:r w:rsidRPr="0098510E" w:rsidDel="00DC261A">
          <w:rPr>
            <w:rFonts w:ascii="宋体" w:hAnsi="宋体"/>
            <w:color w:val="000000"/>
            <w:sz w:val="21"/>
            <w:szCs w:val="21"/>
          </w:rPr>
          <w:delText>拉普拉斯矩阵的</w:delText>
        </w:r>
        <w:r w:rsidRPr="00BE7D2F" w:rsidDel="00DC261A">
          <w:rPr>
            <w:rFonts w:ascii="宋体" w:hAnsi="宋体"/>
            <w:color w:val="000000"/>
            <w:sz w:val="21"/>
            <w:szCs w:val="21"/>
          </w:rPr>
          <w:delText xml:space="preserve">第二小特征值 </w:delText>
        </w:r>
      </w:del>
      <m:oMath>
        <m:sSub>
          <m:sSubPr>
            <m:ctrlPr>
              <w:del w:id="376" w:author="运璐 何" w:date="2025-10-30T10:23:00Z">
                <w:rPr>
                  <w:rFonts w:ascii="Cambria Math" w:hAnsi="Cambria Math"/>
                  <w:i/>
                  <w:color w:val="000000"/>
                  <w:sz w:val="21"/>
                  <w:szCs w:val="21"/>
                </w:rPr>
              </w:del>
            </m:ctrlPr>
          </m:sSubPr>
          <m:e>
            <m:r>
              <w:del w:id="377" w:author="运璐 何" w:date="2025-10-30T10:23:00Z">
                <m:rPr>
                  <m:sty m:val="p"/>
                </m:rPr>
                <w:rPr>
                  <w:rFonts w:ascii="Cambria Math" w:hAnsi="Cambria Math"/>
                  <w:color w:val="000000"/>
                  <w:sz w:val="21"/>
                  <w:szCs w:val="21"/>
                </w:rPr>
                <m:t>λ</m:t>
              </w:del>
            </m:r>
            <m:ctrlPr>
              <w:del w:id="378" w:author="运璐 何" w:date="2025-10-30T10:23:00Z">
                <w:rPr>
                  <w:rFonts w:ascii="Cambria Math" w:hAnsi="Cambria Math"/>
                  <w:color w:val="000000"/>
                  <w:sz w:val="21"/>
                  <w:szCs w:val="21"/>
                </w:rPr>
              </w:del>
            </m:ctrlPr>
          </m:e>
          <m:sub>
            <m:r>
              <w:del w:id="379" w:author="运璐 何" w:date="2025-10-30T10:23:00Z">
                <w:rPr>
                  <w:rFonts w:ascii="Cambria Math" w:hAnsi="Cambria Math"/>
                  <w:color w:val="000000"/>
                  <w:sz w:val="21"/>
                  <w:szCs w:val="21"/>
                </w:rPr>
                <m:t>2</m:t>
              </w:del>
            </m:r>
          </m:sub>
        </m:sSub>
        <m:d>
          <m:dPr>
            <m:ctrlPr>
              <w:del w:id="380" w:author="运璐 何" w:date="2025-10-30T10:23:00Z">
                <w:rPr>
                  <w:rFonts w:ascii="Cambria Math" w:hAnsi="Cambria Math"/>
                  <w:i/>
                  <w:color w:val="000000"/>
                  <w:sz w:val="21"/>
                  <w:szCs w:val="21"/>
                </w:rPr>
              </w:del>
            </m:ctrlPr>
          </m:dPr>
          <m:e>
            <m:r>
              <w:del w:id="381" w:author="运璐 何" w:date="2025-10-30T10:23:00Z">
                <w:rPr>
                  <w:rFonts w:ascii="Cambria Math" w:hAnsi="Cambria Math"/>
                  <w:color w:val="000000"/>
                  <w:sz w:val="21"/>
                  <w:szCs w:val="21"/>
                </w:rPr>
                <m:t>L</m:t>
              </w:del>
            </m:r>
          </m:e>
        </m:d>
      </m:oMath>
      <w:del w:id="382" w:author="运璐 何" w:date="2025-10-30T10:23:00Z">
        <w:r w:rsidRPr="0098510E" w:rsidDel="00DC261A">
          <w:rPr>
            <w:rFonts w:ascii="宋体" w:hAnsi="宋体"/>
            <w:color w:val="000000"/>
            <w:sz w:val="21"/>
            <w:szCs w:val="21"/>
          </w:rPr>
          <w:delText xml:space="preserve"> 即为代数连通度</w:delText>
        </w:r>
        <w:r w:rsidR="00BE7D2F" w:rsidDel="00DC261A">
          <w:rPr>
            <w:rFonts w:ascii="宋体" w:hAnsi="宋体" w:hint="eastAsia"/>
            <w:color w:val="000000"/>
            <w:sz w:val="21"/>
            <w:szCs w:val="21"/>
          </w:rPr>
          <w:delText>：</w:delText>
        </w:r>
        <w:r w:rsidR="00634331" w:rsidDel="00DC261A">
          <w:rPr>
            <w:rFonts w:ascii="宋体" w:hAnsi="宋体" w:hint="eastAsia"/>
            <w:color w:val="000000"/>
            <w:sz w:val="21"/>
            <w:szCs w:val="21"/>
          </w:rPr>
          <w:delText>代数连通度为0则代表无人机中存在多个子图,无人机集群网络不连通；</w:delText>
        </w:r>
        <w:r w:rsidRPr="0098510E" w:rsidDel="00DC261A">
          <w:rPr>
            <w:rFonts w:ascii="宋体" w:hAnsi="宋体"/>
            <w:color w:val="000000"/>
            <w:sz w:val="21"/>
            <w:szCs w:val="21"/>
          </w:rPr>
          <w:delText>代数连通度越大，说明无人机网络的连通性越强。</w:delText>
        </w:r>
        <w:r w:rsidR="00634331" w:rsidDel="00DC261A">
          <w:rPr>
            <w:rFonts w:ascii="宋体" w:hAnsi="宋体" w:hint="eastAsia"/>
            <w:color w:val="000000"/>
            <w:sz w:val="21"/>
            <w:szCs w:val="21"/>
          </w:rPr>
          <w:delText>本研究的</w:delText>
        </w:r>
        <w:r w:rsidRPr="0098510E" w:rsidDel="00DC261A">
          <w:rPr>
            <w:rFonts w:ascii="宋体" w:hAnsi="宋体"/>
            <w:color w:val="000000"/>
            <w:sz w:val="21"/>
            <w:szCs w:val="21"/>
          </w:rPr>
          <w:delText>目标</w:delText>
        </w:r>
        <w:r w:rsidR="00634331" w:rsidDel="00DC261A">
          <w:rPr>
            <w:rFonts w:ascii="宋体" w:hAnsi="宋体" w:hint="eastAsia"/>
            <w:color w:val="000000"/>
            <w:sz w:val="21"/>
            <w:szCs w:val="21"/>
          </w:rPr>
          <w:delText>是为无人机集群进行实时</w:delText>
        </w:r>
        <w:r w:rsidRPr="0098510E" w:rsidDel="00DC261A">
          <w:rPr>
            <w:rFonts w:ascii="宋体" w:hAnsi="宋体"/>
            <w:color w:val="000000"/>
            <w:sz w:val="21"/>
            <w:szCs w:val="21"/>
          </w:rPr>
          <w:delText>路径规划</w:delText>
        </w:r>
        <w:r w:rsidR="00634331" w:rsidDel="00DC261A">
          <w:rPr>
            <w:rFonts w:ascii="宋体" w:hAnsi="宋体" w:hint="eastAsia"/>
            <w:color w:val="000000"/>
            <w:sz w:val="21"/>
            <w:szCs w:val="21"/>
          </w:rPr>
          <w:delText>，保障集群到达目标位置的同时提高网络代数连通度，以</w:delText>
        </w:r>
        <w:r w:rsidRPr="0098510E" w:rsidDel="00DC261A">
          <w:rPr>
            <w:rFonts w:ascii="宋体" w:hAnsi="宋体"/>
            <w:color w:val="000000"/>
            <w:sz w:val="21"/>
            <w:szCs w:val="21"/>
          </w:rPr>
          <w:delText>保证在城市</w:delText>
        </w:r>
        <w:r w:rsidR="00634331" w:rsidDel="00DC261A">
          <w:rPr>
            <w:rFonts w:ascii="宋体" w:hAnsi="宋体" w:hint="eastAsia"/>
            <w:color w:val="000000"/>
            <w:sz w:val="21"/>
            <w:szCs w:val="21"/>
          </w:rPr>
          <w:delText>作战</w:delText>
        </w:r>
        <w:r w:rsidRPr="0098510E" w:rsidDel="00DC261A">
          <w:rPr>
            <w:rFonts w:ascii="宋体" w:hAnsi="宋体"/>
            <w:color w:val="000000"/>
            <w:sz w:val="21"/>
            <w:szCs w:val="21"/>
          </w:rPr>
          <w:delText>环境下的通信可靠性和协同作战能力。</w:delText>
        </w:r>
        <w:bookmarkEnd w:id="199"/>
      </w:del>
    </w:p>
    <w:p w14:paraId="36AD61C4" w14:textId="53580682" w:rsidR="00222F6C" w:rsidRDefault="0079034F" w:rsidP="00C631A8">
      <w:pPr>
        <w:spacing w:line="360" w:lineRule="auto"/>
        <w:outlineLvl w:val="0"/>
        <w:rPr>
          <w:ins w:id="383" w:author="运璐 何" w:date="2025-10-29T10:38:00Z"/>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384"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384"/>
      <w:r w:rsidR="00D03B5B">
        <w:rPr>
          <w:rFonts w:ascii="宋体" w:hAnsi="宋体" w:hint="eastAsia"/>
          <w:b/>
          <w:color w:val="000000"/>
          <w:sz w:val="28"/>
          <w:szCs w:val="28"/>
        </w:rPr>
        <w:t>算法</w:t>
      </w:r>
    </w:p>
    <w:p w14:paraId="72FE8F47" w14:textId="7DD3CCE5" w:rsidR="000521FD" w:rsidRPr="000521FD" w:rsidRDefault="000521FD" w:rsidP="00C631A8">
      <w:pPr>
        <w:spacing w:line="360" w:lineRule="auto"/>
        <w:outlineLvl w:val="0"/>
        <w:rPr>
          <w:b/>
          <w:sz w:val="21"/>
          <w:szCs w:val="21"/>
        </w:rPr>
      </w:pPr>
      <w:ins w:id="385" w:author="运璐 何" w:date="2025-10-29T10:38:00Z">
        <w:r w:rsidRPr="000521FD">
          <w:rPr>
            <w:rFonts w:hint="eastAsia"/>
            <w:b/>
            <w:sz w:val="21"/>
            <w:szCs w:val="21"/>
          </w:rPr>
          <w:t>3</w:t>
        </w:r>
        <w:r w:rsidRPr="000521FD">
          <w:rPr>
            <w:b/>
            <w:sz w:val="21"/>
            <w:szCs w:val="21"/>
          </w:rPr>
          <w:t xml:space="preserve">.1 </w:t>
        </w:r>
        <w:r w:rsidRPr="000521FD">
          <w:rPr>
            <w:rFonts w:hint="eastAsia"/>
            <w:b/>
            <w:sz w:val="21"/>
            <w:szCs w:val="21"/>
          </w:rPr>
          <w:t>分簇</w:t>
        </w:r>
      </w:ins>
      <w:ins w:id="386" w:author="运璐 何" w:date="2025-10-29T10:39:00Z">
        <w:r w:rsidRPr="000521FD">
          <w:rPr>
            <w:rFonts w:hint="eastAsia"/>
            <w:b/>
            <w:sz w:val="21"/>
            <w:szCs w:val="21"/>
          </w:rPr>
          <w:t>分层协同</w:t>
        </w:r>
      </w:ins>
      <w:ins w:id="387" w:author="运璐 何" w:date="2025-10-29T10:41:00Z">
        <w:r w:rsidRPr="000521FD">
          <w:rPr>
            <w:rFonts w:hint="eastAsia"/>
            <w:b/>
            <w:sz w:val="21"/>
            <w:szCs w:val="21"/>
          </w:rPr>
          <w:t>架构</w:t>
        </w:r>
      </w:ins>
    </w:p>
    <w:p w14:paraId="4E2D92DD" w14:textId="023617BF" w:rsidR="008C0516" w:rsidRPr="00A9585A" w:rsidDel="003D7711" w:rsidRDefault="0079034F" w:rsidP="007B567B">
      <w:pPr>
        <w:spacing w:line="360" w:lineRule="auto"/>
        <w:ind w:firstLineChars="196" w:firstLine="412"/>
        <w:rPr>
          <w:del w:id="388" w:author="运璐 何" w:date="2025-10-29T09:59:00Z"/>
          <w:color w:val="000000"/>
          <w:sz w:val="21"/>
          <w:szCs w:val="21"/>
        </w:rPr>
      </w:pPr>
      <w:bookmarkStart w:id="389" w:name="OLE_LINK5"/>
      <w:commentRangeStart w:id="390"/>
      <w:commentRangeStart w:id="391"/>
      <w:del w:id="392" w:author="运璐 何" w:date="2025-10-29T09:59:00Z">
        <w:r w:rsidRPr="00A9585A" w:rsidDel="003D7711">
          <w:rPr>
            <w:color w:val="000000"/>
            <w:sz w:val="21"/>
            <w:szCs w:val="21"/>
          </w:rPr>
          <w:delText>CL-RRT*-APF</w:delText>
        </w:r>
        <w:commentRangeEnd w:id="390"/>
        <w:r w:rsidR="00874A3C" w:rsidDel="003D7711">
          <w:rPr>
            <w:rStyle w:val="ac"/>
          </w:rPr>
          <w:commentReference w:id="390"/>
        </w:r>
      </w:del>
      <w:commentRangeEnd w:id="391"/>
      <w:r w:rsidR="00B32685">
        <w:rPr>
          <w:rStyle w:val="ac"/>
        </w:rPr>
        <w:commentReference w:id="391"/>
      </w:r>
      <w:del w:id="393" w:author="运璐 何" w:date="2025-10-29T09:59:00Z">
        <w:r w:rsidR="009F6F0D" w:rsidDel="003D7711">
          <w:rPr>
            <w:rFonts w:hint="eastAsia"/>
            <w:color w:val="000000"/>
            <w:sz w:val="21"/>
            <w:szCs w:val="21"/>
          </w:rPr>
          <w:delText>无人集群路径</w:delText>
        </w:r>
        <w:r w:rsidR="000F4F18" w:rsidRPr="00A9585A" w:rsidDel="003D7711">
          <w:rPr>
            <w:rFonts w:hint="eastAsia"/>
            <w:color w:val="000000"/>
            <w:sz w:val="21"/>
            <w:szCs w:val="21"/>
          </w:rPr>
          <w:delText>规划算法</w:delText>
        </w:r>
        <w:r w:rsidR="009F6F0D" w:rsidDel="003D7711">
          <w:rPr>
            <w:rFonts w:hint="eastAsia"/>
            <w:color w:val="000000"/>
            <w:sz w:val="21"/>
            <w:szCs w:val="21"/>
          </w:rPr>
          <w:delText>架构</w:delText>
        </w:r>
        <w:r w:rsidR="009F6F0D" w:rsidRPr="00A9585A" w:rsidDel="003D7711">
          <w:rPr>
            <w:rFonts w:hint="eastAsia"/>
            <w:color w:val="000000" w:themeColor="text1"/>
            <w:sz w:val="21"/>
            <w:szCs w:val="21"/>
          </w:rPr>
          <w:delText>如图</w:delText>
        </w:r>
        <w:r w:rsidR="009F6F0D" w:rsidRPr="00A9585A" w:rsidDel="003D7711">
          <w:rPr>
            <w:rFonts w:hint="eastAsia"/>
            <w:color w:val="000000" w:themeColor="text1"/>
            <w:sz w:val="21"/>
            <w:szCs w:val="21"/>
          </w:rPr>
          <w:delText>2</w:delText>
        </w:r>
        <w:r w:rsidR="009F6F0D" w:rsidRPr="00A9585A" w:rsidDel="003D7711">
          <w:rPr>
            <w:rFonts w:hint="eastAsia"/>
            <w:color w:val="000000"/>
            <w:sz w:val="21"/>
            <w:szCs w:val="21"/>
          </w:rPr>
          <w:delText>所示</w:delText>
        </w:r>
        <w:r w:rsidR="00411635" w:rsidDel="003D7711">
          <w:rPr>
            <w:rFonts w:hint="eastAsia"/>
            <w:color w:val="000000"/>
            <w:sz w:val="21"/>
            <w:szCs w:val="21"/>
          </w:rPr>
          <w:delText>。</w:delText>
        </w:r>
        <w:r w:rsidR="000F4F18" w:rsidRPr="00A9585A" w:rsidDel="003D7711">
          <w:rPr>
            <w:rFonts w:hint="eastAsia"/>
            <w:color w:val="000000"/>
            <w:sz w:val="21"/>
            <w:szCs w:val="21"/>
          </w:rPr>
          <w:delText>算法主要分为</w:delText>
        </w:r>
        <w:r w:rsidRPr="00A9585A" w:rsidDel="003D7711">
          <w:rPr>
            <w:rFonts w:hint="eastAsia"/>
            <w:color w:val="000000"/>
            <w:sz w:val="21"/>
            <w:szCs w:val="21"/>
          </w:rPr>
          <w:delText>层次化的</w:delText>
        </w:r>
        <w:r w:rsidR="000F4F18" w:rsidRPr="00A9585A" w:rsidDel="003D7711">
          <w:rPr>
            <w:rFonts w:hint="eastAsia"/>
            <w:color w:val="000000"/>
            <w:sz w:val="21"/>
            <w:szCs w:val="21"/>
          </w:rPr>
          <w:delText>两部分，</w:delText>
        </w:r>
      </w:del>
      <w:commentRangeStart w:id="394"/>
      <w:commentRangeStart w:id="395"/>
      <w:del w:id="396" w:author="运璐 何" w:date="2025-10-28T19:46:00Z">
        <w:r w:rsidR="00A9585A" w:rsidRPr="00A9585A" w:rsidDel="00DA3FE6">
          <w:rPr>
            <w:rFonts w:hint="eastAsia"/>
            <w:color w:val="000000"/>
            <w:sz w:val="21"/>
            <w:szCs w:val="21"/>
          </w:rPr>
          <w:delText>顶层</w:delText>
        </w:r>
        <w:commentRangeEnd w:id="394"/>
        <w:r w:rsidR="00744696" w:rsidDel="00DA3FE6">
          <w:rPr>
            <w:rStyle w:val="ac"/>
          </w:rPr>
          <w:commentReference w:id="394"/>
        </w:r>
      </w:del>
      <w:commentRangeEnd w:id="395"/>
      <w:del w:id="397" w:author="运璐 何" w:date="2025-10-29T09:59:00Z">
        <w:r w:rsidR="00DA3FE6" w:rsidDel="003D7711">
          <w:rPr>
            <w:rStyle w:val="ac"/>
          </w:rPr>
          <w:commentReference w:id="395"/>
        </w:r>
        <w:r w:rsidR="000F4F18" w:rsidRPr="00A9585A" w:rsidDel="003D7711">
          <w:rPr>
            <w:rFonts w:hint="eastAsia"/>
            <w:color w:val="000000"/>
            <w:sz w:val="21"/>
            <w:szCs w:val="21"/>
          </w:rPr>
          <w:delText>R</w:delText>
        </w:r>
        <w:r w:rsidR="000F4F18" w:rsidRPr="00A9585A" w:rsidDel="003D7711">
          <w:rPr>
            <w:color w:val="000000"/>
            <w:sz w:val="21"/>
            <w:szCs w:val="21"/>
          </w:rPr>
          <w:delText>RT*</w:delText>
        </w:r>
        <w:r w:rsidR="000F4F18" w:rsidRPr="00A9585A" w:rsidDel="003D7711">
          <w:rPr>
            <w:rFonts w:hint="eastAsia"/>
            <w:color w:val="000000"/>
            <w:sz w:val="21"/>
            <w:szCs w:val="21"/>
          </w:rPr>
          <w:delText>规划，利用</w:delText>
        </w:r>
        <w:r w:rsidR="00A9585A" w:rsidRPr="00A9585A" w:rsidDel="003D7711">
          <w:rPr>
            <w:color w:val="000000"/>
            <w:sz w:val="21"/>
            <w:szCs w:val="21"/>
          </w:rPr>
          <w:delText>RRT*</w:delText>
        </w:r>
        <w:r w:rsidR="00DA3FE6" w:rsidDel="003D7711">
          <w:rPr>
            <w:rFonts w:hint="eastAsia"/>
            <w:color w:val="000000"/>
            <w:sz w:val="21"/>
            <w:szCs w:val="21"/>
          </w:rPr>
          <w:delText>为不同</w:delText>
        </w:r>
        <w:r w:rsidR="000F4F18" w:rsidRPr="00A9585A" w:rsidDel="003D7711">
          <w:rPr>
            <w:rFonts w:hint="eastAsia"/>
            <w:color w:val="000000"/>
            <w:sz w:val="21"/>
            <w:szCs w:val="21"/>
          </w:rPr>
          <w:delText>簇</w:delText>
        </w:r>
        <w:r w:rsidR="00DA3FE6" w:rsidDel="003D7711">
          <w:rPr>
            <w:rFonts w:hint="eastAsia"/>
            <w:color w:val="000000"/>
            <w:sz w:val="21"/>
            <w:szCs w:val="21"/>
          </w:rPr>
          <w:delText>实时</w:delText>
        </w:r>
        <w:r w:rsidR="000F4F18" w:rsidRPr="00A9585A" w:rsidDel="003D7711">
          <w:rPr>
            <w:rFonts w:hint="eastAsia"/>
            <w:color w:val="000000"/>
            <w:sz w:val="21"/>
            <w:szCs w:val="21"/>
          </w:rPr>
          <w:delText>规划</w:delText>
        </w:r>
        <w:r w:rsidR="00DA3FE6" w:rsidDel="003D7711">
          <w:rPr>
            <w:rFonts w:hint="eastAsia"/>
            <w:color w:val="000000"/>
            <w:sz w:val="21"/>
            <w:szCs w:val="21"/>
          </w:rPr>
          <w:delText>全局</w:delText>
        </w:r>
        <w:r w:rsidRPr="00A9585A" w:rsidDel="003D7711">
          <w:rPr>
            <w:rFonts w:hint="eastAsia"/>
            <w:color w:val="000000"/>
            <w:sz w:val="21"/>
            <w:szCs w:val="21"/>
          </w:rPr>
          <w:delText>路径</w:delText>
        </w:r>
        <w:r w:rsidR="000F4F18" w:rsidRPr="00A9585A" w:rsidDel="003D7711">
          <w:rPr>
            <w:rFonts w:hint="eastAsia"/>
            <w:color w:val="000000"/>
            <w:sz w:val="21"/>
            <w:szCs w:val="21"/>
          </w:rPr>
          <w:delText>作为</w:delText>
        </w:r>
        <w:r w:rsidRPr="00A9585A" w:rsidDel="003D7711">
          <w:rPr>
            <w:rFonts w:hint="eastAsia"/>
            <w:color w:val="000000"/>
            <w:sz w:val="21"/>
            <w:szCs w:val="21"/>
          </w:rPr>
          <w:delText>局部规划</w:delText>
        </w:r>
        <w:r w:rsidR="00DA3FE6" w:rsidDel="003D7711">
          <w:rPr>
            <w:rFonts w:hint="eastAsia"/>
            <w:color w:val="000000"/>
            <w:sz w:val="21"/>
            <w:szCs w:val="21"/>
          </w:rPr>
          <w:delText>层</w:delText>
        </w:r>
        <w:r w:rsidRPr="00A9585A" w:rsidDel="003D7711">
          <w:rPr>
            <w:rFonts w:hint="eastAsia"/>
            <w:color w:val="000000"/>
            <w:sz w:val="21"/>
            <w:szCs w:val="21"/>
          </w:rPr>
          <w:delText>每个阶段的</w:delText>
        </w:r>
        <w:r w:rsidR="00DA3FE6" w:rsidDel="003D7711">
          <w:rPr>
            <w:rFonts w:hint="eastAsia"/>
            <w:color w:val="000000"/>
            <w:sz w:val="21"/>
            <w:szCs w:val="21"/>
          </w:rPr>
          <w:delText>下一</w:delText>
        </w:r>
        <w:r w:rsidR="000F4F18" w:rsidRPr="00A9585A" w:rsidDel="003D7711">
          <w:rPr>
            <w:rFonts w:hint="eastAsia"/>
            <w:color w:val="000000"/>
            <w:sz w:val="21"/>
            <w:szCs w:val="21"/>
          </w:rPr>
          <w:delText>目标点，并通过</w:delText>
        </w:r>
        <w:r w:rsidR="00DA3FE6" w:rsidDel="003D7711">
          <w:rPr>
            <w:rFonts w:hint="eastAsia"/>
            <w:color w:val="000000"/>
            <w:sz w:val="21"/>
            <w:szCs w:val="21"/>
          </w:rPr>
          <w:delText>建立</w:delText>
        </w:r>
        <w:r w:rsidR="000F4F18" w:rsidRPr="00A9585A" w:rsidDel="003D7711">
          <w:rPr>
            <w:color w:val="000000"/>
            <w:sz w:val="21"/>
            <w:szCs w:val="21"/>
          </w:rPr>
          <w:delText>Fréchet</w:delText>
        </w:r>
        <w:r w:rsidR="000F4F18" w:rsidRPr="00A9585A" w:rsidDel="003D7711">
          <w:rPr>
            <w:rFonts w:hint="eastAsia"/>
            <w:color w:val="000000"/>
            <w:sz w:val="21"/>
            <w:szCs w:val="21"/>
          </w:rPr>
          <w:delText>距离</w:delText>
        </w:r>
        <w:r w:rsidR="00DA3FE6" w:rsidDel="003D7711">
          <w:rPr>
            <w:rFonts w:hint="eastAsia"/>
            <w:color w:val="000000"/>
            <w:sz w:val="21"/>
            <w:szCs w:val="21"/>
          </w:rPr>
          <w:delText>约束</w:delText>
        </w:r>
        <w:r w:rsidR="000F4F18" w:rsidRPr="00A9585A" w:rsidDel="003D7711">
          <w:rPr>
            <w:rFonts w:hint="eastAsia"/>
            <w:color w:val="000000"/>
            <w:sz w:val="21"/>
            <w:szCs w:val="21"/>
          </w:rPr>
          <w:delText>机制，为</w:delText>
        </w:r>
        <w:r w:rsidRPr="00A9585A" w:rsidDel="003D7711">
          <w:rPr>
            <w:rFonts w:hint="eastAsia"/>
            <w:color w:val="000000"/>
            <w:sz w:val="21"/>
            <w:szCs w:val="21"/>
          </w:rPr>
          <w:delText>各个</w:delText>
        </w:r>
        <w:r w:rsidR="00583115" w:rsidRPr="00A9585A" w:rsidDel="003D7711">
          <w:rPr>
            <w:rFonts w:hint="eastAsia"/>
            <w:color w:val="000000"/>
            <w:sz w:val="21"/>
            <w:szCs w:val="21"/>
          </w:rPr>
          <w:delText>簇</w:delText>
        </w:r>
        <w:r w:rsidR="000F4F18" w:rsidRPr="00A9585A" w:rsidDel="003D7711">
          <w:rPr>
            <w:rFonts w:hint="eastAsia"/>
            <w:color w:val="000000"/>
            <w:sz w:val="21"/>
            <w:szCs w:val="21"/>
          </w:rPr>
          <w:delText>提供合理的</w:delText>
        </w:r>
        <w:r w:rsidRPr="00A9585A" w:rsidDel="003D7711">
          <w:rPr>
            <w:rFonts w:hint="eastAsia"/>
            <w:color w:val="000000"/>
            <w:sz w:val="21"/>
            <w:szCs w:val="21"/>
          </w:rPr>
          <w:delText>全局</w:delText>
        </w:r>
        <w:r w:rsidR="000F4F18" w:rsidRPr="00A9585A" w:rsidDel="003D7711">
          <w:rPr>
            <w:rFonts w:hint="eastAsia"/>
            <w:color w:val="000000"/>
            <w:sz w:val="21"/>
            <w:szCs w:val="21"/>
          </w:rPr>
          <w:delText>规划路径</w:delText>
        </w:r>
        <w:r w:rsidR="00583115" w:rsidRPr="00A9585A" w:rsidDel="003D7711">
          <w:rPr>
            <w:rFonts w:hint="eastAsia"/>
            <w:color w:val="000000"/>
            <w:sz w:val="21"/>
            <w:szCs w:val="21"/>
          </w:rPr>
          <w:delText>集合</w:delText>
        </w:r>
        <w:r w:rsidR="00A9585A" w:rsidDel="003D7711">
          <w:rPr>
            <w:rFonts w:hint="eastAsia"/>
            <w:color w:val="000000"/>
            <w:sz w:val="21"/>
            <w:szCs w:val="21"/>
          </w:rPr>
          <w:delText>；</w:delText>
        </w:r>
        <w:r w:rsidR="000F4F18" w:rsidRPr="00A9585A" w:rsidDel="003D7711">
          <w:rPr>
            <w:rFonts w:hint="eastAsia"/>
            <w:color w:val="000000"/>
            <w:sz w:val="21"/>
            <w:szCs w:val="21"/>
          </w:rPr>
          <w:delText>第二部分是局部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规划，利用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人工势场法实现单步具体规划，并通过加入</w:delText>
        </w:r>
        <w:r w:rsidRPr="00A9585A" w:rsidDel="003D7711">
          <w:rPr>
            <w:rFonts w:hint="eastAsia"/>
            <w:color w:val="000000"/>
            <w:sz w:val="21"/>
            <w:szCs w:val="21"/>
          </w:rPr>
          <w:delText>最小生成树</w:delText>
        </w:r>
        <w:r w:rsidR="000F4F18" w:rsidRPr="00A9585A" w:rsidDel="003D7711">
          <w:rPr>
            <w:rFonts w:hint="eastAsia"/>
            <w:color w:val="000000"/>
            <w:sz w:val="21"/>
            <w:szCs w:val="21"/>
          </w:rPr>
          <w:delText>引力机制，</w:delText>
        </w:r>
        <w:r w:rsidRPr="00A9585A" w:rsidDel="003D7711">
          <w:rPr>
            <w:rFonts w:hint="eastAsia"/>
            <w:color w:val="000000"/>
            <w:sz w:val="21"/>
            <w:szCs w:val="21"/>
          </w:rPr>
          <w:delText>实时为将要断开的链路施加对应方向的连通引力，从而</w:delText>
        </w:r>
        <w:r w:rsidR="000F4F18" w:rsidRPr="00A9585A" w:rsidDel="003D7711">
          <w:rPr>
            <w:rFonts w:hint="eastAsia"/>
            <w:color w:val="000000"/>
            <w:sz w:val="21"/>
            <w:szCs w:val="21"/>
          </w:rPr>
          <w:delText>实现碰撞避免和通信保持功能。</w:delText>
        </w:r>
      </w:del>
      <w:ins w:id="398" w:author="运璐 何" w:date="2025-10-29T09:59:00Z">
        <w:r w:rsidR="003D7711" w:rsidRPr="003D7711">
          <w:rPr>
            <w:rFonts w:hint="eastAsia"/>
            <w:color w:val="000000"/>
            <w:sz w:val="21"/>
            <w:szCs w:val="21"/>
          </w:rPr>
          <w:t xml:space="preserve">CL-RRT-APF </w:t>
        </w:r>
        <w:r w:rsidR="003D7711" w:rsidRPr="003D7711">
          <w:rPr>
            <w:rFonts w:hint="eastAsia"/>
            <w:color w:val="000000"/>
            <w:sz w:val="21"/>
            <w:szCs w:val="21"/>
          </w:rPr>
          <w:t>无人机集群路径规划算法框架如图</w:t>
        </w:r>
        <w:r w:rsidR="003D7711" w:rsidRPr="003D7711">
          <w:rPr>
            <w:rFonts w:hint="eastAsia"/>
            <w:color w:val="000000"/>
            <w:sz w:val="21"/>
            <w:szCs w:val="21"/>
          </w:rPr>
          <w:t>2</w:t>
        </w:r>
        <w:r w:rsidR="003D7711" w:rsidRPr="003D7711">
          <w:rPr>
            <w:rFonts w:hint="eastAsia"/>
            <w:color w:val="000000"/>
            <w:sz w:val="21"/>
            <w:szCs w:val="21"/>
          </w:rPr>
          <w:t>所示。针对大规模无人机集群在</w:t>
        </w:r>
      </w:ins>
      <w:ins w:id="399" w:author="运璐 何" w:date="2025-10-29T10:00:00Z">
        <w:r w:rsidR="003D7711">
          <w:rPr>
            <w:rFonts w:hint="eastAsia"/>
            <w:color w:val="000000"/>
            <w:sz w:val="21"/>
            <w:szCs w:val="21"/>
          </w:rPr>
          <w:t>复杂</w:t>
        </w:r>
      </w:ins>
      <w:ins w:id="400" w:author="运璐 何" w:date="2025-10-29T09:59:00Z">
        <w:r w:rsidR="003D7711" w:rsidRPr="003D7711">
          <w:rPr>
            <w:rFonts w:hint="eastAsia"/>
            <w:color w:val="000000"/>
            <w:sz w:val="21"/>
            <w:szCs w:val="21"/>
          </w:rPr>
          <w:t>城市</w:t>
        </w:r>
      </w:ins>
      <w:ins w:id="401" w:author="运璐 何" w:date="2025-10-29T10:00:00Z">
        <w:r w:rsidR="003D7711">
          <w:rPr>
            <w:rFonts w:hint="eastAsia"/>
            <w:color w:val="000000"/>
            <w:sz w:val="21"/>
            <w:szCs w:val="21"/>
          </w:rPr>
          <w:t>作战</w:t>
        </w:r>
      </w:ins>
      <w:ins w:id="402" w:author="运璐 何" w:date="2025-10-29T09:59:00Z">
        <w:r w:rsidR="003D7711" w:rsidRPr="003D7711">
          <w:rPr>
            <w:rFonts w:hint="eastAsia"/>
            <w:color w:val="000000"/>
            <w:sz w:val="21"/>
            <w:szCs w:val="21"/>
          </w:rPr>
          <w:t>环境中易出现路径震荡、死锁以及通信链路频繁中断等问题，本文从算法扩展性与通信保持性两个方面出发，构建了一种分层分簇的协同规划</w:t>
        </w:r>
      </w:ins>
      <w:ins w:id="403" w:author="运璐 何" w:date="2025-10-29T11:02:00Z">
        <w:r w:rsidR="007B567B">
          <w:rPr>
            <w:rFonts w:hint="eastAsia"/>
            <w:color w:val="000000"/>
            <w:sz w:val="21"/>
            <w:szCs w:val="21"/>
          </w:rPr>
          <w:t>架构</w:t>
        </w:r>
      </w:ins>
      <w:ins w:id="404" w:author="运璐 何" w:date="2025-10-29T09:59:00Z">
        <w:r w:rsidR="003D7711" w:rsidRPr="003D7711">
          <w:rPr>
            <w:rFonts w:hint="eastAsia"/>
            <w:color w:val="000000"/>
            <w:sz w:val="21"/>
            <w:szCs w:val="21"/>
          </w:rPr>
          <w:t>。在整体设计上，算法通过分层架构将复杂的全局规划任务分解为可并行的局部子问题：顶层负责全局引导与簇间协调，底层负责局部避障与通信保持。在顶层，全局规划采用</w:t>
        </w:r>
        <w:r w:rsidR="003D7711" w:rsidRPr="003D7711">
          <w:rPr>
            <w:rFonts w:hint="eastAsia"/>
            <w:color w:val="000000"/>
            <w:sz w:val="21"/>
            <w:szCs w:val="21"/>
          </w:rPr>
          <w:t>RRT*</w:t>
        </w:r>
        <w:r w:rsidR="003D7711" w:rsidRPr="003D7711">
          <w:rPr>
            <w:rFonts w:hint="eastAsia"/>
            <w:color w:val="000000"/>
            <w:sz w:val="21"/>
            <w:szCs w:val="21"/>
          </w:rPr>
          <w:t>算法</w:t>
        </w:r>
      </w:ins>
      <w:ins w:id="405" w:author="运璐 何" w:date="2025-10-29T10:01:00Z">
        <w:r w:rsidR="00B32685">
          <w:rPr>
            <w:rFonts w:hint="eastAsia"/>
            <w:color w:val="000000"/>
            <w:sz w:val="21"/>
            <w:szCs w:val="21"/>
          </w:rPr>
          <w:t>实时</w:t>
        </w:r>
      </w:ins>
      <w:ins w:id="406" w:author="运璐 何" w:date="2025-10-29T09:59:00Z">
        <w:r w:rsidR="003D7711" w:rsidRPr="003D7711">
          <w:rPr>
            <w:rFonts w:hint="eastAsia"/>
            <w:color w:val="000000"/>
            <w:sz w:val="21"/>
            <w:szCs w:val="21"/>
          </w:rPr>
          <w:t>生成各簇的全局引导路径，以保证路径的可行性与全局最优性；同时</w:t>
        </w:r>
      </w:ins>
      <w:ins w:id="407" w:author="运璐 何" w:date="2025-10-29T10:01:00Z">
        <w:r w:rsidR="00B32685">
          <w:rPr>
            <w:rFonts w:hint="eastAsia"/>
            <w:color w:val="000000"/>
            <w:sz w:val="21"/>
            <w:szCs w:val="21"/>
          </w:rPr>
          <w:t>设计</w:t>
        </w:r>
      </w:ins>
      <w:ins w:id="408" w:author="运璐 何" w:date="2025-10-29T09:59:00Z">
        <w:r w:rsidR="003D7711" w:rsidRPr="003D7711">
          <w:rPr>
            <w:rFonts w:hint="eastAsia"/>
            <w:color w:val="000000"/>
            <w:sz w:val="21"/>
            <w:szCs w:val="21"/>
          </w:rPr>
          <w:t>Fr</w:t>
        </w:r>
        <w:r w:rsidR="003D7711" w:rsidRPr="003D7711">
          <w:rPr>
            <w:rFonts w:hint="eastAsia"/>
            <w:color w:val="000000"/>
            <w:sz w:val="21"/>
            <w:szCs w:val="21"/>
          </w:rPr>
          <w:t>é</w:t>
        </w:r>
        <w:r w:rsidR="003D7711" w:rsidRPr="003D7711">
          <w:rPr>
            <w:rFonts w:hint="eastAsia"/>
            <w:color w:val="000000"/>
            <w:sz w:val="21"/>
            <w:szCs w:val="21"/>
          </w:rPr>
          <w:t>chet</w:t>
        </w:r>
        <w:r w:rsidR="003D7711" w:rsidRPr="003D7711">
          <w:rPr>
            <w:rFonts w:hint="eastAsia"/>
            <w:color w:val="000000"/>
            <w:sz w:val="21"/>
            <w:szCs w:val="21"/>
          </w:rPr>
          <w:t>距离约束机制，对簇间路径的空间相似度与相对距离进行约束，从而在路径生成阶段实现簇间的安全间距与通信连通保持。在底层，局部规划采用改进的</w:t>
        </w:r>
        <w:r w:rsidR="003D7711" w:rsidRPr="003D7711">
          <w:rPr>
            <w:rFonts w:hint="eastAsia"/>
            <w:color w:val="000000"/>
            <w:sz w:val="21"/>
            <w:szCs w:val="21"/>
          </w:rPr>
          <w:t>APF</w:t>
        </w:r>
        <w:r w:rsidR="003D7711" w:rsidRPr="003D7711">
          <w:rPr>
            <w:rFonts w:hint="eastAsia"/>
            <w:color w:val="000000"/>
            <w:sz w:val="21"/>
            <w:szCs w:val="21"/>
          </w:rPr>
          <w:t>算法执行单步决策，利用势场方法实现实时避障，并在势函数中加入基于最小生成树（</w:t>
        </w:r>
        <w:r w:rsidR="003D7711" w:rsidRPr="003D7711">
          <w:rPr>
            <w:rFonts w:hint="eastAsia"/>
            <w:color w:val="000000"/>
            <w:sz w:val="21"/>
            <w:szCs w:val="21"/>
          </w:rPr>
          <w:t>MST</w:t>
        </w:r>
        <w:r w:rsidR="003D7711" w:rsidRPr="003D7711">
          <w:rPr>
            <w:rFonts w:hint="eastAsia"/>
            <w:color w:val="000000"/>
            <w:sz w:val="21"/>
            <w:szCs w:val="21"/>
          </w:rPr>
          <w:t>）的引力项，对簇内通信链路进行势能建模，使无人机在局部运动中自动调整相对位置、补偿链路衰减，实现路径规划与通信保持的协同优化。</w:t>
        </w:r>
      </w:ins>
    </w:p>
    <w:p w14:paraId="47437FA6" w14:textId="1A7E62B0" w:rsidR="009A7A73" w:rsidRDefault="00AA1A77" w:rsidP="00697207">
      <w:pPr>
        <w:pStyle w:val="aff0"/>
      </w:pPr>
      <w:commentRangeStart w:id="409"/>
      <w:commentRangeStart w:id="410"/>
      <w:commentRangeEnd w:id="409"/>
      <w:r>
        <w:rPr>
          <w:rStyle w:val="ac"/>
        </w:rPr>
        <w:commentReference w:id="409"/>
      </w:r>
      <w:commentRangeEnd w:id="410"/>
      <w:r w:rsidR="005F5588">
        <w:rPr>
          <w:rStyle w:val="ac"/>
        </w:rPr>
        <w:commentReference w:id="410"/>
      </w:r>
    </w:p>
    <w:p w14:paraId="5881ACD6" w14:textId="7E5B61D2" w:rsidR="00C731F8" w:rsidRPr="00C731F8" w:rsidRDefault="00C731F8" w:rsidP="00C731F8">
      <w:pPr>
        <w:pStyle w:val="aff0"/>
      </w:pPr>
      <w:commentRangeStart w:id="411"/>
      <w:commentRangeStart w:id="412"/>
      <w:commentRangeStart w:id="413"/>
      <w:commentRangeStart w:id="414"/>
      <w:r>
        <w:rPr>
          <w:rFonts w:hint="eastAsia"/>
          <w:noProof/>
        </w:rPr>
        <w:lastRenderedPageBreak/>
        <w:drawing>
          <wp:inline distT="0" distB="0" distL="0" distR="0" wp14:anchorId="12C4BD10" wp14:editId="21913C20">
            <wp:extent cx="5777230" cy="27087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1665" cy="2710867"/>
                    </a:xfrm>
                    <a:prstGeom prst="rect">
                      <a:avLst/>
                    </a:prstGeom>
                  </pic:spPr>
                </pic:pic>
              </a:graphicData>
            </a:graphic>
          </wp:inline>
        </w:drawing>
      </w:r>
      <w:commentRangeEnd w:id="411"/>
      <w:commentRangeEnd w:id="412"/>
      <w:commentRangeEnd w:id="414"/>
      <w:r w:rsidR="00844A72">
        <w:rPr>
          <w:rStyle w:val="ac"/>
        </w:rPr>
        <w:commentReference w:id="411"/>
      </w:r>
      <w:commentRangeEnd w:id="413"/>
      <w:r w:rsidR="009673FE">
        <w:rPr>
          <w:rStyle w:val="ac"/>
        </w:rPr>
        <w:commentReference w:id="413"/>
      </w:r>
      <w:r w:rsidR="00214CA7">
        <w:rPr>
          <w:rStyle w:val="ac"/>
        </w:rPr>
        <w:commentReference w:id="412"/>
      </w:r>
      <w:r w:rsidR="009673FE">
        <w:rPr>
          <w:rStyle w:val="ac"/>
        </w:rPr>
        <w:commentReference w:id="414"/>
      </w:r>
    </w:p>
    <w:p w14:paraId="23A289E7" w14:textId="2758C094" w:rsidR="009673FE" w:rsidRDefault="009673FE" w:rsidP="00A9585A">
      <w:pPr>
        <w:pStyle w:val="aff2"/>
        <w:rPr>
          <w:ins w:id="415" w:author="运璐 何" w:date="2025-10-30T19:24:00Z"/>
        </w:rPr>
      </w:pPr>
      <w:ins w:id="416" w:author="运璐 何" w:date="2025-10-30T19:28:00Z">
        <w:r>
          <w:rPr>
            <w:noProof/>
          </w:rPr>
          <w:drawing>
            <wp:inline distT="0" distB="0" distL="0" distR="0" wp14:anchorId="12E0BC98" wp14:editId="65638BDE">
              <wp:extent cx="5858873" cy="2940379"/>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4901" cy="2943404"/>
                      </a:xfrm>
                      <a:prstGeom prst="rect">
                        <a:avLst/>
                      </a:prstGeom>
                    </pic:spPr>
                  </pic:pic>
                </a:graphicData>
              </a:graphic>
            </wp:inline>
          </w:drawing>
        </w:r>
      </w:ins>
    </w:p>
    <w:p w14:paraId="5AA83B0A" w14:textId="79574297" w:rsidR="00697207" w:rsidRDefault="00697207" w:rsidP="00A9585A">
      <w:pPr>
        <w:pStyle w:val="aff2"/>
        <w:rPr>
          <w:ins w:id="417" w:author="运璐 何" w:date="2025-10-29T10:41:00Z"/>
        </w:rPr>
      </w:pPr>
      <w:r w:rsidRPr="00A9585A">
        <w:rPr>
          <w:rFonts w:hint="eastAsia"/>
        </w:rPr>
        <w:t>图</w:t>
      </w:r>
      <w:r w:rsidRPr="00A9585A">
        <w:t>2  CL-RRT*-APF</w:t>
      </w:r>
      <w:r w:rsidRPr="00A9585A">
        <w:rPr>
          <w:rFonts w:hint="eastAsia"/>
        </w:rPr>
        <w:t>算法框架示意图</w:t>
      </w:r>
    </w:p>
    <w:p w14:paraId="1189495A" w14:textId="4BF72AEA" w:rsidR="000521FD" w:rsidRPr="00A9585A" w:rsidRDefault="000521FD" w:rsidP="000521FD">
      <w:pPr>
        <w:spacing w:line="360" w:lineRule="auto"/>
        <w:ind w:firstLineChars="196" w:firstLine="412"/>
        <w:rPr>
          <w:moveTo w:id="418" w:author="运璐 何" w:date="2025-10-29T10:42:00Z"/>
          <w:color w:val="000000"/>
          <w:sz w:val="21"/>
          <w:szCs w:val="21"/>
        </w:rPr>
      </w:pPr>
      <w:moveToRangeStart w:id="419" w:author="运璐 何" w:date="2025-10-29T10:42:00Z" w:name="move212626953"/>
      <w:commentRangeStart w:id="420"/>
      <w:moveTo w:id="421" w:author="运璐 何" w:date="2025-10-29T10:42:00Z">
        <w:del w:id="422" w:author="运璐 何" w:date="2025-10-29T11:03:00Z">
          <w:r w:rsidRPr="00A9585A" w:rsidDel="007B567B">
            <w:rPr>
              <w:rFonts w:hint="eastAsia"/>
              <w:color w:val="000000"/>
              <w:sz w:val="21"/>
              <w:szCs w:val="21"/>
            </w:rPr>
            <w:delText>通过</w:delText>
          </w:r>
          <w:r w:rsidRPr="00A9585A" w:rsidDel="007B567B">
            <w:rPr>
              <w:color w:val="000000"/>
              <w:sz w:val="21"/>
              <w:szCs w:val="21"/>
            </w:rPr>
            <w:delText>实现全局路径规划与局部协同</w:delText>
          </w:r>
          <w:r w:rsidRPr="00A9585A" w:rsidDel="007B567B">
            <w:rPr>
              <w:rFonts w:hint="eastAsia"/>
              <w:color w:val="000000"/>
              <w:sz w:val="21"/>
              <w:szCs w:val="21"/>
            </w:rPr>
            <w:delText>控制</w:delText>
          </w:r>
          <w:r w:rsidRPr="00A9585A" w:rsidDel="007B567B">
            <w:rPr>
              <w:color w:val="000000"/>
              <w:sz w:val="21"/>
              <w:szCs w:val="21"/>
            </w:rPr>
            <w:delText>有机结合，</w:delText>
          </w:r>
        </w:del>
      </w:moveTo>
      <w:ins w:id="423" w:author="运璐 何" w:date="2025-10-29T11:03:00Z">
        <w:r w:rsidR="007B567B">
          <w:rPr>
            <w:rFonts w:hint="eastAsia"/>
            <w:color w:val="000000"/>
            <w:sz w:val="21"/>
            <w:szCs w:val="21"/>
          </w:rPr>
          <w:t>根据上述整体框架，</w:t>
        </w:r>
      </w:ins>
      <w:moveTo w:id="424" w:author="运璐 何" w:date="2025-10-29T10:42:00Z">
        <w:r w:rsidRPr="00A9585A">
          <w:rPr>
            <w:color w:val="000000"/>
            <w:sz w:val="21"/>
            <w:szCs w:val="21"/>
          </w:rPr>
          <w:t>本文所提出的</w:t>
        </w:r>
        <w:r w:rsidRPr="00A9585A">
          <w:rPr>
            <w:color w:val="000000"/>
            <w:sz w:val="21"/>
            <w:szCs w:val="21"/>
          </w:rPr>
          <w:t>CL-RRT*-APF</w:t>
        </w:r>
        <w:r w:rsidRPr="00A9585A">
          <w:rPr>
            <w:color w:val="000000"/>
            <w:sz w:val="21"/>
            <w:szCs w:val="21"/>
          </w:rPr>
          <w:t>算法采用分层</w:t>
        </w:r>
      </w:moveTo>
      <w:ins w:id="425" w:author="运璐 何" w:date="2025-10-29T11:04:00Z">
        <w:r w:rsidR="007B567B">
          <w:rPr>
            <w:rFonts w:hint="eastAsia"/>
            <w:color w:val="000000"/>
            <w:sz w:val="21"/>
            <w:szCs w:val="21"/>
          </w:rPr>
          <w:t>协同</w:t>
        </w:r>
      </w:ins>
      <w:moveTo w:id="426" w:author="运璐 何" w:date="2025-10-29T10:42:00Z">
        <w:del w:id="427" w:author="运璐 何" w:date="2025-10-29T11:04:00Z">
          <w:r w:rsidRPr="00A9585A" w:rsidDel="007B567B">
            <w:rPr>
              <w:rFonts w:hint="eastAsia"/>
              <w:color w:val="000000"/>
              <w:sz w:val="21"/>
              <w:szCs w:val="21"/>
            </w:rPr>
            <w:delText>循环</w:delText>
          </w:r>
        </w:del>
        <w:r w:rsidRPr="00A9585A">
          <w:rPr>
            <w:color w:val="000000"/>
            <w:sz w:val="21"/>
            <w:szCs w:val="21"/>
          </w:rPr>
          <w:t>执行机制，</w:t>
        </w:r>
        <w:del w:id="428" w:author="运璐 何" w:date="2025-10-29T11:05:00Z">
          <w:r w:rsidRPr="00A9585A" w:rsidDel="007B567B">
            <w:rPr>
              <w:rFonts w:hint="eastAsia"/>
              <w:color w:val="000000"/>
              <w:sz w:val="21"/>
              <w:szCs w:val="21"/>
            </w:rPr>
            <w:delText>如图</w:delText>
          </w:r>
        </w:del>
        <w:r w:rsidRPr="00A9585A">
          <w:rPr>
            <w:color w:val="000000"/>
            <w:sz w:val="21"/>
            <w:szCs w:val="21"/>
          </w:rPr>
          <w:t>即</w:t>
        </w:r>
        <w:r w:rsidRPr="00A9585A">
          <w:rPr>
            <w:color w:val="000000"/>
            <w:sz w:val="21"/>
            <w:szCs w:val="21"/>
          </w:rPr>
          <w:t>“</w:t>
        </w:r>
        <w:r w:rsidRPr="00A9585A">
          <w:rPr>
            <w:color w:val="000000"/>
            <w:sz w:val="21"/>
            <w:szCs w:val="21"/>
          </w:rPr>
          <w:t>全局路径规划</w:t>
        </w:r>
        <w:r w:rsidRPr="00A9585A">
          <w:rPr>
            <w:color w:val="000000"/>
            <w:sz w:val="21"/>
            <w:szCs w:val="21"/>
          </w:rPr>
          <w:t>—</w:t>
        </w:r>
        <w:r w:rsidRPr="00A9585A">
          <w:rPr>
            <w:color w:val="000000"/>
            <w:sz w:val="21"/>
            <w:szCs w:val="21"/>
          </w:rPr>
          <w:t>局部动态执行</w:t>
        </w:r>
        <w:r w:rsidRPr="00A9585A">
          <w:rPr>
            <w:color w:val="000000"/>
            <w:sz w:val="21"/>
            <w:szCs w:val="21"/>
          </w:rPr>
          <w:t>—</w:t>
        </w:r>
        <w:r w:rsidRPr="00A9585A">
          <w:rPr>
            <w:color w:val="000000"/>
            <w:sz w:val="21"/>
            <w:szCs w:val="21"/>
          </w:rPr>
          <w:t>通信拓扑反馈</w:t>
        </w:r>
        <w:r w:rsidRPr="00A9585A">
          <w:rPr>
            <w:color w:val="000000"/>
            <w:sz w:val="21"/>
            <w:szCs w:val="21"/>
          </w:rPr>
          <w:t>—</w:t>
        </w:r>
        <w:r w:rsidRPr="00A9585A">
          <w:rPr>
            <w:color w:val="000000"/>
            <w:sz w:val="21"/>
            <w:szCs w:val="21"/>
          </w:rPr>
          <w:t>全局自适应更新</w:t>
        </w:r>
        <w:r w:rsidRPr="00A9585A">
          <w:rPr>
            <w:color w:val="000000"/>
            <w:sz w:val="21"/>
            <w:szCs w:val="21"/>
          </w:rPr>
          <w:t>”</w:t>
        </w:r>
      </w:moveTo>
      <w:ins w:id="429" w:author="运璐 何" w:date="2025-10-29T11:04:00Z">
        <w:r w:rsidR="007B567B">
          <w:rPr>
            <w:rFonts w:hint="eastAsia"/>
            <w:color w:val="000000"/>
            <w:sz w:val="21"/>
            <w:szCs w:val="21"/>
          </w:rPr>
          <w:t>协同</w:t>
        </w:r>
      </w:ins>
      <w:moveTo w:id="430" w:author="运璐 何" w:date="2025-10-29T10:42:00Z">
        <w:del w:id="431" w:author="运璐 何" w:date="2025-10-29T11:04:00Z">
          <w:r w:rsidRPr="00A9585A" w:rsidDel="007B567B">
            <w:rPr>
              <w:color w:val="000000"/>
              <w:sz w:val="21"/>
              <w:szCs w:val="21"/>
            </w:rPr>
            <w:delText>的循环</w:delText>
          </w:r>
        </w:del>
        <w:r w:rsidRPr="00A9585A">
          <w:rPr>
            <w:color w:val="000000"/>
            <w:sz w:val="21"/>
            <w:szCs w:val="21"/>
          </w:rPr>
          <w:t>结构。该机制在时间上以离散步为单位进行迭代，在空间上以簇为粒度进行并行优化，从而兼顾全局最优性与局部实时性。</w:t>
        </w:r>
      </w:moveTo>
      <w:commentRangeEnd w:id="420"/>
      <w:r>
        <w:rPr>
          <w:rStyle w:val="ac"/>
        </w:rPr>
        <w:commentReference w:id="420"/>
      </w:r>
    </w:p>
    <w:p w14:paraId="5ACFC0C9" w14:textId="77777777" w:rsidR="000521FD" w:rsidRPr="00A9585A" w:rsidRDefault="000521FD" w:rsidP="000521FD">
      <w:pPr>
        <w:pStyle w:val="aff0"/>
        <w:rPr>
          <w:moveTo w:id="432" w:author="运璐 何" w:date="2025-10-29T10:42:00Z"/>
        </w:rPr>
      </w:pPr>
      <w:moveTo w:id="433" w:author="运璐 何" w:date="2025-10-29T10:42:00Z">
        <w:r w:rsidRPr="002E16A0">
          <w:rPr>
            <w:noProof/>
          </w:rPr>
          <w:lastRenderedPageBreak/>
          <w:drawing>
            <wp:inline distT="0" distB="0" distL="0" distR="0" wp14:anchorId="0A799A02" wp14:editId="7615E935">
              <wp:extent cx="3886200" cy="534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moveTo>
    </w:p>
    <w:p w14:paraId="6F23B69C" w14:textId="6EABED7A" w:rsidR="000521FD" w:rsidRPr="00A9585A" w:rsidRDefault="000521FD" w:rsidP="000521FD">
      <w:pPr>
        <w:pStyle w:val="aff2"/>
        <w:rPr>
          <w:moveTo w:id="434" w:author="运璐 何" w:date="2025-10-29T10:42:00Z"/>
        </w:rPr>
      </w:pPr>
      <w:moveTo w:id="435" w:author="运璐 何" w:date="2025-10-29T10:42:00Z">
        <w:r w:rsidRPr="00A9585A">
          <w:rPr>
            <w:rFonts w:hint="eastAsia"/>
          </w:rPr>
          <w:t>图</w:t>
        </w:r>
      </w:moveTo>
      <w:ins w:id="436" w:author="运璐 何" w:date="2025-10-29T11:04:00Z">
        <w:r w:rsidR="007B567B">
          <w:t>3</w:t>
        </w:r>
      </w:ins>
      <w:moveTo w:id="437" w:author="运璐 何" w:date="2025-10-29T10:42:00Z">
        <w:r w:rsidRPr="00A9585A">
          <w:t xml:space="preserve">  CL-RRT*-APF</w:t>
        </w:r>
        <w:r w:rsidRPr="00A9585A">
          <w:rPr>
            <w:rFonts w:hint="eastAsia"/>
          </w:rPr>
          <w:t>算法流程图</w:t>
        </w:r>
      </w:moveTo>
    </w:p>
    <w:p w14:paraId="48216579" w14:textId="70936483" w:rsidR="000521FD" w:rsidRPr="00A9585A" w:rsidRDefault="000521FD" w:rsidP="000521FD">
      <w:pPr>
        <w:spacing w:line="360" w:lineRule="auto"/>
        <w:ind w:firstLineChars="196" w:firstLine="412"/>
        <w:rPr>
          <w:moveTo w:id="438" w:author="运璐 何" w:date="2025-10-29T10:42:00Z"/>
          <w:color w:val="000000"/>
          <w:sz w:val="21"/>
          <w:szCs w:val="21"/>
        </w:rPr>
      </w:pPr>
      <w:moveTo w:id="439" w:author="运璐 何" w:date="2025-10-29T10:42:00Z">
        <w:r>
          <w:rPr>
            <w:rFonts w:hint="eastAsia"/>
            <w:color w:val="000000"/>
            <w:sz w:val="21"/>
            <w:szCs w:val="21"/>
          </w:rPr>
          <w:t>如图</w:t>
        </w:r>
      </w:moveTo>
      <w:ins w:id="440" w:author="运璐 何" w:date="2025-10-29T11:05:00Z">
        <w:r w:rsidR="007B567B">
          <w:rPr>
            <w:rFonts w:hint="eastAsia"/>
            <w:color w:val="000000"/>
            <w:sz w:val="21"/>
            <w:szCs w:val="21"/>
          </w:rPr>
          <w:t>3</w:t>
        </w:r>
      </w:ins>
      <w:moveTo w:id="441" w:author="运璐 何" w:date="2025-10-29T10:42:00Z">
        <w:r w:rsidRPr="00A9585A">
          <w:rPr>
            <w:color w:val="000000"/>
            <w:sz w:val="21"/>
            <w:szCs w:val="21"/>
          </w:rPr>
          <w:t>所示，</w:t>
        </w:r>
        <w:r>
          <w:rPr>
            <w:rFonts w:hint="eastAsia"/>
            <w:color w:val="000000"/>
            <w:sz w:val="21"/>
            <w:szCs w:val="21"/>
          </w:rPr>
          <w:t>算法</w:t>
        </w:r>
      </w:moveTo>
      <w:ins w:id="442" w:author="运璐 何" w:date="2025-10-29T11:05:00Z">
        <w:r w:rsidR="007B567B">
          <w:rPr>
            <w:rFonts w:hint="eastAsia"/>
            <w:color w:val="000000"/>
            <w:sz w:val="21"/>
            <w:szCs w:val="21"/>
          </w:rPr>
          <w:t>流程</w:t>
        </w:r>
      </w:ins>
      <w:moveTo w:id="443" w:author="运璐 何" w:date="2025-10-29T10:42:00Z">
        <w:r w:rsidRPr="00A9585A">
          <w:rPr>
            <w:color w:val="000000"/>
            <w:sz w:val="21"/>
            <w:szCs w:val="21"/>
          </w:rPr>
          <w:t>主要包括以下四个阶段：</w:t>
        </w:r>
      </w:moveTo>
    </w:p>
    <w:p w14:paraId="443EB4E3" w14:textId="6B36BBD2" w:rsidR="000521FD" w:rsidRPr="00A9585A" w:rsidRDefault="000521FD" w:rsidP="000521FD">
      <w:pPr>
        <w:spacing w:line="360" w:lineRule="auto"/>
        <w:ind w:firstLineChars="196" w:firstLine="412"/>
        <w:rPr>
          <w:moveTo w:id="444" w:author="运璐 何" w:date="2025-10-29T10:42:00Z"/>
          <w:color w:val="000000"/>
          <w:sz w:val="21"/>
          <w:szCs w:val="21"/>
        </w:rPr>
      </w:pPr>
      <w:moveTo w:id="445" w:author="运璐 何" w:date="2025-10-29T10:42:00Z">
        <w:r w:rsidRPr="007B567B">
          <w:rPr>
            <w:color w:val="000000"/>
            <w:sz w:val="21"/>
            <w:szCs w:val="21"/>
          </w:rPr>
          <w:t>1)</w:t>
        </w:r>
        <w:r w:rsidRPr="007B567B">
          <w:rPr>
            <w:color w:val="000000"/>
            <w:sz w:val="21"/>
            <w:szCs w:val="21"/>
          </w:rPr>
          <w:t>环境感知与状态初始化</w:t>
        </w:r>
        <w:r w:rsidRPr="007B567B">
          <w:rPr>
            <w:color w:val="000000"/>
            <w:sz w:val="21"/>
            <w:szCs w:val="21"/>
          </w:rPr>
          <w:t>:</w:t>
        </w:r>
        <w:r w:rsidRPr="00A9585A">
          <w:rPr>
            <w:color w:val="000000"/>
            <w:sz w:val="21"/>
            <w:szCs w:val="21"/>
          </w:rPr>
          <w:t>系统在初始时刻</w:t>
        </w:r>
      </w:moveTo>
      <w:ins w:id="446" w:author="运璐 何" w:date="2025-10-29T11:07:00Z">
        <w:r w:rsidR="007B567B">
          <w:rPr>
            <w:rFonts w:hint="eastAsia"/>
            <w:color w:val="000000"/>
            <w:sz w:val="21"/>
            <w:szCs w:val="21"/>
          </w:rPr>
          <w:t>获取</w:t>
        </w:r>
      </w:ins>
      <w:moveTo w:id="447" w:author="运璐 何" w:date="2025-10-29T10:42:00Z">
        <w:del w:id="448" w:author="运璐 何" w:date="2025-10-29T11:07:00Z">
          <w:r w:rsidRPr="00A9585A" w:rsidDel="007B567B">
            <w:rPr>
              <w:color w:val="000000"/>
              <w:sz w:val="21"/>
              <w:szCs w:val="21"/>
            </w:rPr>
            <w:delText>收集</w:delText>
          </w:r>
        </w:del>
        <w:r w:rsidRPr="00A9585A">
          <w:rPr>
            <w:color w:val="000000"/>
            <w:sz w:val="21"/>
            <w:szCs w:val="21"/>
          </w:rPr>
          <w:t>环境感知信息，包括障碍物分布、无人机位置及信道干扰特征。根据</w:t>
        </w:r>
      </w:moveTo>
      <w:ins w:id="449" w:author="运璐 何" w:date="2025-10-29T11:07:00Z">
        <w:r w:rsidR="007B567B">
          <w:rPr>
            <w:rFonts w:hint="eastAsia"/>
            <w:color w:val="000000"/>
            <w:sz w:val="21"/>
            <w:szCs w:val="21"/>
          </w:rPr>
          <w:t>无人机位置</w:t>
        </w:r>
      </w:ins>
      <w:moveTo w:id="450" w:author="运璐 何" w:date="2025-10-29T10:42:00Z">
        <w:del w:id="451" w:author="运璐 何" w:date="2025-10-29T11:07:00Z">
          <w:r w:rsidRPr="00A9585A" w:rsidDel="007B567B">
            <w:rPr>
              <w:color w:val="000000"/>
              <w:sz w:val="21"/>
              <w:szCs w:val="21"/>
            </w:rPr>
            <w:delText>通信范围</w:delText>
          </w:r>
        </w:del>
        <w:r w:rsidRPr="00A9585A">
          <w:rPr>
            <w:color w:val="000000"/>
            <w:sz w:val="21"/>
            <w:szCs w:val="21"/>
          </w:rPr>
          <w:t>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To w:id="452" w:author="运璐 何" w:date="2025-10-29T10:42:00Z">
          <w:r w:rsidRPr="00A9585A">
            <w:rPr>
              <w:rFonts w:eastAsia="MS Gothic" w:cs="MS Gothic" w:hint="eastAsia"/>
              <w:color w:val="000000"/>
              <w:sz w:val="21"/>
              <w:szCs w:val="21"/>
            </w:rPr>
            <w:t>​</w:t>
          </w:r>
          <w:r w:rsidRPr="00A9585A">
            <w:rPr>
              <w:color w:val="000000"/>
              <w:sz w:val="21"/>
              <w:szCs w:val="21"/>
            </w:rPr>
            <w:t>，并计算各簇</w:t>
          </w:r>
        </w:moveTo>
        <w:ins w:id="453" w:author="运璐 何" w:date="2025-10-29T11:05:00Z">
          <w:r w:rsidR="007B567B">
            <w:rPr>
              <w:rFonts w:hint="eastAsia"/>
              <w:color w:val="000000"/>
              <w:sz w:val="21"/>
              <w:szCs w:val="21"/>
            </w:rPr>
            <w:t>虚拟</w:t>
          </w:r>
        </w:ins>
        <w:moveTo w:id="454" w:author="运璐 何" w:date="2025-10-29T10:42:00Z">
          <w:r w:rsidRPr="00A9585A">
            <w:rPr>
              <w:color w:val="000000"/>
              <w:sz w:val="21"/>
              <w:szCs w:val="21"/>
            </w:rPr>
            <w:t>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455" w:author="运璐 何" w:date="2025-10-29T10:42:00Z">
            <w:r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To w:id="456" w:author="运璐 何" w:date="2025-10-29T10:42:00Z">
              <w:r w:rsidRPr="00A9585A">
                <w:rPr>
                  <w:color w:val="000000"/>
                  <w:sz w:val="21"/>
                  <w:szCs w:val="21"/>
                </w:rPr>
                <w:t>。</w:t>
              </w:r>
            </w:moveTo>
          </w:moveTo>
        </w:moveTo>
      </w:moveTo>
    </w:p>
    <w:p w14:paraId="34AE51D1" w14:textId="162E5006" w:rsidR="000521FD" w:rsidRPr="00A9585A" w:rsidRDefault="000521FD" w:rsidP="000521FD">
      <w:pPr>
        <w:spacing w:line="360" w:lineRule="auto"/>
        <w:ind w:firstLineChars="196" w:firstLine="413"/>
        <w:rPr>
          <w:moveTo w:id="457" w:author="运璐 何" w:date="2025-10-29T10:42:00Z"/>
          <w:color w:val="000000"/>
          <w:sz w:val="21"/>
          <w:szCs w:val="21"/>
        </w:rPr>
      </w:pPr>
      <w:moveTo w:id="458" w:author="运璐 何" w:date="2025-10-29T10:42:00Z">
        <w:r w:rsidRPr="00A9585A">
          <w:rPr>
            <w:rFonts w:hint="eastAsia"/>
            <w:b/>
            <w:bCs/>
            <w:color w:val="000000"/>
            <w:sz w:val="21"/>
            <w:szCs w:val="21"/>
          </w:rPr>
          <w:t>2</w:t>
        </w:r>
        <w:r w:rsidRPr="00A9585A">
          <w:rPr>
            <w:b/>
            <w:bCs/>
            <w:color w:val="000000"/>
            <w:sz w:val="21"/>
            <w:szCs w:val="21"/>
          </w:rPr>
          <w:t>)</w:t>
        </w:r>
      </w:moveTo>
      <w:ins w:id="459" w:author="运璐 何" w:date="2025-10-29T11:06:00Z">
        <w:r w:rsidR="007B567B" w:rsidRPr="007B567B">
          <w:rPr>
            <w:rFonts w:hint="eastAsia"/>
            <w:color w:val="000000"/>
            <w:sz w:val="21"/>
            <w:szCs w:val="21"/>
          </w:rPr>
          <w:t>顶层</w:t>
        </w:r>
      </w:ins>
      <w:moveTo w:id="460" w:author="运璐 何" w:date="2025-10-29T10:42:00Z">
        <w:r w:rsidRPr="007B567B">
          <w:rPr>
            <w:color w:val="000000"/>
            <w:sz w:val="21"/>
            <w:szCs w:val="21"/>
          </w:rPr>
          <w:t>全局路径规划（</w:t>
        </w:r>
      </w:moveTo>
      <w:ins w:id="461" w:author="运璐 何" w:date="2025-10-29T11:09:00Z">
        <w:r w:rsidR="007B567B">
          <w:rPr>
            <w:rFonts w:hint="eastAsia"/>
            <w:color w:val="000000"/>
            <w:sz w:val="21"/>
            <w:szCs w:val="21"/>
          </w:rPr>
          <w:t>分簇</w:t>
        </w:r>
      </w:ins>
      <w:moveTo w:id="462" w:author="运璐 何" w:date="2025-10-29T10:42:00Z">
        <w:r w:rsidRPr="007B567B">
          <w:rPr>
            <w:color w:val="000000"/>
            <w:sz w:val="21"/>
            <w:szCs w:val="21"/>
          </w:rPr>
          <w:t>RRT*</w:t>
        </w:r>
        <w:r w:rsidRPr="007B567B">
          <w:rPr>
            <w:color w:val="000000"/>
            <w:sz w:val="21"/>
            <w:szCs w:val="21"/>
          </w:rPr>
          <w:t>层）</w:t>
        </w:r>
        <w:r w:rsidRPr="007B567B">
          <w:rPr>
            <w:color w:val="000000"/>
            <w:sz w:val="21"/>
            <w:szCs w:val="21"/>
          </w:rPr>
          <w:t>:</w:t>
        </w:r>
        <w:r w:rsidRPr="00A9585A">
          <w:rPr>
            <w:color w:val="000000"/>
            <w:sz w:val="21"/>
            <w:szCs w:val="21"/>
          </w:rPr>
          <w:t>在顶层，全局规划器为每个簇执行</w:t>
        </w:r>
        <w:r w:rsidRPr="00A9585A">
          <w:rPr>
            <w:color w:val="000000"/>
            <w:sz w:val="21"/>
            <w:szCs w:val="21"/>
          </w:rPr>
          <w:t xml:space="preserve"> RRT* </w:t>
        </w:r>
        <w:r w:rsidRPr="00A9585A">
          <w:rPr>
            <w:color w:val="000000"/>
            <w:sz w:val="21"/>
            <w:szCs w:val="21"/>
          </w:rPr>
          <w:t>搜索，生成从</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463" w:author="运璐 何" w:date="2025-10-29T10:42:00Z">
          <w:r w:rsidRPr="00A9585A">
            <w:rPr>
              <w:rFonts w:hint="eastAsia"/>
              <w:color w:val="000000"/>
              <w:sz w:val="21"/>
              <w:szCs w:val="21"/>
            </w:rPr>
            <w:t xml:space="preserve"> </w:t>
          </w:r>
          <w:r w:rsidRPr="00A9585A">
            <w:rPr>
              <w:color w:val="000000"/>
              <w:sz w:val="21"/>
              <w:szCs w:val="21"/>
            </w:rPr>
            <w:t>到</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To w:id="464" w:author="运璐 何" w:date="2025-10-29T10:42:00Z">
            <w:r w:rsidRPr="00A9585A">
              <w:rPr>
                <w:rFonts w:hint="eastAsia"/>
                <w:color w:val="000000"/>
                <w:sz w:val="21"/>
                <w:szCs w:val="21"/>
              </w:rPr>
              <w:t xml:space="preserve"> </w:t>
            </w:r>
            <w:r w:rsidRPr="00A9585A">
              <w:rPr>
                <w:color w:val="000000"/>
                <w:sz w:val="21"/>
                <w:szCs w:val="21"/>
              </w:rPr>
              <w:t>的参考路径</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To w:id="465" w:author="运璐 何" w:date="2025-10-29T10:42:00Z">
              <w:r w:rsidRPr="00A9585A">
                <w:rPr>
                  <w:rFonts w:eastAsia="MS Gothic" w:cs="MS Gothic" w:hint="eastAsia"/>
                  <w:color w:val="000000"/>
                  <w:sz w:val="21"/>
                  <w:szCs w:val="21"/>
                </w:rPr>
                <w:t>​</w:t>
              </w:r>
              <w:r w:rsidRPr="00A9585A">
                <w:rPr>
                  <w:color w:val="000000"/>
                  <w:sz w:val="21"/>
                  <w:szCs w:val="21"/>
                </w:rPr>
                <w:t>。在路径生成过程中，引入</w:t>
              </w:r>
              <w:r w:rsidRPr="00A9585A">
                <w:rPr>
                  <w:color w:val="000000"/>
                  <w:sz w:val="21"/>
                  <w:szCs w:val="21"/>
                </w:rPr>
                <w:t xml:space="preserve"> Fréchet </w:t>
              </w:r>
              <w:r w:rsidRPr="00A9585A">
                <w:rPr>
                  <w:color w:val="000000"/>
                  <w:sz w:val="21"/>
                  <w:szCs w:val="21"/>
                </w:rPr>
                <w:t>距离约束以调节不同簇路径的空间</w:t>
              </w:r>
            </w:moveTo>
            <w:ins w:id="466" w:author="运璐 何" w:date="2025-10-29T11:07:00Z">
              <w:r w:rsidR="007B567B">
                <w:rPr>
                  <w:rFonts w:hint="eastAsia"/>
                  <w:color w:val="000000"/>
                  <w:sz w:val="21"/>
                  <w:szCs w:val="21"/>
                </w:rPr>
                <w:t>距离</w:t>
              </w:r>
            </w:ins>
            <w:moveTo w:id="467" w:author="运璐 何" w:date="2025-10-29T10:42:00Z">
              <w:del w:id="468" w:author="运璐 何" w:date="2025-10-29T11:07:00Z">
                <w:r w:rsidRPr="00A9585A" w:rsidDel="007B567B">
                  <w:rPr>
                    <w:color w:val="000000"/>
                    <w:sz w:val="21"/>
                    <w:szCs w:val="21"/>
                  </w:rPr>
                  <w:delText>分离性</w:delText>
                </w:r>
              </w:del>
              <w:r w:rsidRPr="00A9585A">
                <w:rPr>
                  <w:color w:val="000000"/>
                  <w:sz w:val="21"/>
                  <w:szCs w:val="21"/>
                </w:rPr>
                <w:t>，避免路径间重叠或过远。</w:t>
              </w:r>
            </w:moveTo>
            <w:ins w:id="469" w:author="运璐 何" w:date="2025-10-29T11:08:00Z">
              <w:r w:rsidR="007B567B">
                <w:rPr>
                  <w:rFonts w:hint="eastAsia"/>
                  <w:color w:val="000000"/>
                  <w:sz w:val="21"/>
                  <w:szCs w:val="21"/>
                </w:rPr>
                <w:t>随着无人机前进，</w:t>
              </w:r>
            </w:ins>
            <w:moveTo w:id="470" w:author="运璐 何" w:date="2025-10-29T10:42:00Z">
              <w:r w:rsidRPr="00A9585A">
                <w:rPr>
                  <w:color w:val="000000"/>
                  <w:sz w:val="21"/>
                  <w:szCs w:val="21"/>
                </w:rPr>
                <w:t>当环境</w:t>
              </w:r>
            </w:moveTo>
            <w:ins w:id="471" w:author="运璐 何" w:date="2025-10-29T11:08:00Z">
              <w:r w:rsidR="007B567B">
                <w:rPr>
                  <w:rFonts w:hint="eastAsia"/>
                  <w:color w:val="000000"/>
                  <w:sz w:val="21"/>
                  <w:szCs w:val="21"/>
                </w:rPr>
                <w:t>信息实时</w:t>
              </w:r>
            </w:ins>
            <w:moveTo w:id="472" w:author="运璐 何" w:date="2025-10-29T10:42:00Z">
              <w:r w:rsidRPr="00A9585A">
                <w:rPr>
                  <w:color w:val="000000"/>
                  <w:sz w:val="21"/>
                  <w:szCs w:val="21"/>
                </w:rPr>
                <w:t>探测更新</w:t>
              </w:r>
              <w:r w:rsidRPr="00A9585A">
                <w:rPr>
                  <w:rFonts w:hint="eastAsia"/>
                  <w:color w:val="000000"/>
                  <w:sz w:val="21"/>
                  <w:szCs w:val="21"/>
                </w:rPr>
                <w:t>后</w:t>
              </w:r>
              <w:r w:rsidRPr="00A9585A">
                <w:rPr>
                  <w:color w:val="000000"/>
                  <w:sz w:val="21"/>
                  <w:szCs w:val="21"/>
                </w:rPr>
                <w:t>路径与</w:t>
              </w:r>
              <w:r w:rsidRPr="00A9585A">
                <w:rPr>
                  <w:rFonts w:hint="eastAsia"/>
                  <w:color w:val="000000"/>
                  <w:sz w:val="21"/>
                  <w:szCs w:val="21"/>
                </w:rPr>
                <w:t>建筑</w:t>
              </w:r>
              <w:r w:rsidRPr="00A9585A">
                <w:rPr>
                  <w:color w:val="000000"/>
                  <w:sz w:val="21"/>
                  <w:szCs w:val="21"/>
                </w:rPr>
                <w:t>物集合</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To w:id="473"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发生碰撞时，触发</w:t>
                </w:r>
                <w:r w:rsidRPr="00A9585A">
                  <w:rPr>
                    <w:rFonts w:hint="eastAsia"/>
                    <w:color w:val="000000"/>
                    <w:sz w:val="21"/>
                    <w:szCs w:val="21"/>
                  </w:rPr>
                  <w:t>对应簇的全局路径的</w:t>
                </w:r>
                <w:r w:rsidRPr="00A9585A">
                  <w:rPr>
                    <w:color w:val="000000"/>
                    <w:sz w:val="21"/>
                    <w:szCs w:val="21"/>
                  </w:rPr>
                  <w:t>重规划机制以保持</w:t>
                </w:r>
                <w:r w:rsidRPr="00A9585A">
                  <w:rPr>
                    <w:rFonts w:hint="eastAsia"/>
                    <w:color w:val="000000"/>
                    <w:sz w:val="21"/>
                    <w:szCs w:val="21"/>
                  </w:rPr>
                  <w:t>该簇全局</w:t>
                </w:r>
                <w:r w:rsidRPr="00A9585A">
                  <w:rPr>
                    <w:color w:val="000000"/>
                    <w:sz w:val="21"/>
                    <w:szCs w:val="21"/>
                  </w:rPr>
                  <w:t>路径</w:t>
                </w:r>
                <w:r w:rsidRPr="00A9585A">
                  <w:rPr>
                    <w:rFonts w:hint="eastAsia"/>
                    <w:color w:val="000000"/>
                    <w:sz w:val="21"/>
                    <w:szCs w:val="21"/>
                  </w:rPr>
                  <w:t>的</w:t>
                </w:r>
                <w:r w:rsidRPr="00A9585A">
                  <w:rPr>
                    <w:color w:val="000000"/>
                    <w:sz w:val="21"/>
                    <w:szCs w:val="21"/>
                  </w:rPr>
                  <w:t>可行性。</w:t>
                </w:r>
              </w:moveTo>
            </w:moveTo>
          </w:moveTo>
        </w:moveTo>
      </w:moveTo>
    </w:p>
    <w:p w14:paraId="1E85813D" w14:textId="46B1F31B" w:rsidR="000521FD" w:rsidRPr="00A9585A" w:rsidRDefault="000521FD" w:rsidP="000521FD">
      <w:pPr>
        <w:spacing w:line="360" w:lineRule="auto"/>
        <w:ind w:firstLineChars="196" w:firstLine="412"/>
        <w:rPr>
          <w:moveTo w:id="474" w:author="运璐 何" w:date="2025-10-29T10:42:00Z"/>
          <w:color w:val="000000"/>
          <w:sz w:val="21"/>
          <w:szCs w:val="21"/>
        </w:rPr>
      </w:pPr>
      <w:moveTo w:id="475" w:author="运璐 何" w:date="2025-10-29T10:42:00Z">
        <w:r w:rsidRPr="007B567B">
          <w:rPr>
            <w:color w:val="000000"/>
            <w:sz w:val="21"/>
            <w:szCs w:val="21"/>
          </w:rPr>
          <w:t>3</w:t>
        </w:r>
        <w:r w:rsidRPr="007B567B">
          <w:rPr>
            <w:rFonts w:hint="eastAsia"/>
            <w:color w:val="000000"/>
            <w:sz w:val="21"/>
            <w:szCs w:val="21"/>
          </w:rPr>
          <w:t>)</w:t>
        </w:r>
      </w:moveTo>
      <w:ins w:id="476" w:author="运璐 何" w:date="2025-10-29T11:06:00Z">
        <w:r w:rsidR="007B567B" w:rsidRPr="007B567B">
          <w:rPr>
            <w:rFonts w:hint="eastAsia"/>
            <w:color w:val="000000"/>
            <w:sz w:val="21"/>
            <w:szCs w:val="21"/>
          </w:rPr>
          <w:t>底层</w:t>
        </w:r>
      </w:ins>
      <w:moveTo w:id="477" w:author="运璐 何" w:date="2025-10-29T10:42:00Z">
        <w:r w:rsidRPr="007B567B">
          <w:rPr>
            <w:color w:val="000000"/>
            <w:sz w:val="21"/>
            <w:szCs w:val="21"/>
          </w:rPr>
          <w:t>局部路径执行（</w:t>
        </w:r>
      </w:moveTo>
      <w:ins w:id="478" w:author="运璐 何" w:date="2025-10-29T11:09:00Z">
        <w:r w:rsidR="007B567B">
          <w:rPr>
            <w:rFonts w:hint="eastAsia"/>
            <w:color w:val="000000"/>
            <w:sz w:val="21"/>
            <w:szCs w:val="21"/>
          </w:rPr>
          <w:t>M</w:t>
        </w:r>
        <w:r w:rsidR="007B567B">
          <w:rPr>
            <w:color w:val="000000"/>
            <w:sz w:val="21"/>
            <w:szCs w:val="21"/>
          </w:rPr>
          <w:t>ST-</w:t>
        </w:r>
      </w:ins>
      <w:moveTo w:id="479" w:author="运璐 何" w:date="2025-10-29T10:42:00Z">
        <w:r w:rsidRPr="007B567B">
          <w:rPr>
            <w:color w:val="000000"/>
            <w:sz w:val="21"/>
            <w:szCs w:val="21"/>
          </w:rPr>
          <w:t>APF</w:t>
        </w:r>
        <w:r w:rsidRPr="007B567B">
          <w:rPr>
            <w:color w:val="000000"/>
            <w:sz w:val="21"/>
            <w:szCs w:val="21"/>
          </w:rPr>
          <w:t>层）</w:t>
        </w:r>
        <w:r w:rsidRPr="007B567B">
          <w:rPr>
            <w:color w:val="000000"/>
            <w:sz w:val="21"/>
            <w:szCs w:val="21"/>
          </w:rPr>
          <w:t>:</w:t>
        </w:r>
        <w:r w:rsidRPr="00A9585A">
          <w:rPr>
            <w:color w:val="000000"/>
            <w:sz w:val="21"/>
            <w:szCs w:val="21"/>
          </w:rPr>
          <w:t>底层局部控制器以</w:t>
        </w:r>
        <w:r w:rsidRPr="00A9585A">
          <w:rPr>
            <w:color w:val="000000"/>
            <w:sz w:val="21"/>
            <w:szCs w:val="21"/>
          </w:rPr>
          <w:t>RRT*</w:t>
        </w:r>
        <w:r w:rsidRPr="00A9585A">
          <w:rPr>
            <w:color w:val="000000"/>
            <w:sz w:val="21"/>
            <w:szCs w:val="21"/>
          </w:rPr>
          <w:t>提供的</w:t>
        </w:r>
      </w:moveTo>
      <w:ins w:id="480" w:author="运璐 何" w:date="2025-10-29T11:09:00Z">
        <w:r w:rsidR="007B567B">
          <w:rPr>
            <w:rFonts w:hint="eastAsia"/>
            <w:color w:val="000000"/>
            <w:sz w:val="21"/>
            <w:szCs w:val="21"/>
          </w:rPr>
          <w:t>下一</w:t>
        </w:r>
      </w:ins>
      <w:moveTo w:id="481" w:author="运璐 何" w:date="2025-10-29T10:42:00Z">
        <w:r w:rsidRPr="00A9585A">
          <w:rPr>
            <w:color w:val="000000"/>
            <w:sz w:val="21"/>
            <w:szCs w:val="21"/>
          </w:rPr>
          <w:t>路径点为</w:t>
        </w:r>
        <w:r w:rsidRPr="00A9585A">
          <w:rPr>
            <w:rFonts w:hint="eastAsia"/>
            <w:color w:val="000000"/>
            <w:sz w:val="21"/>
            <w:szCs w:val="21"/>
          </w:rPr>
          <w:t>当前</w:t>
        </w:r>
        <w:r w:rsidRPr="00A9585A">
          <w:rPr>
            <w:color w:val="000000"/>
            <w:sz w:val="21"/>
            <w:szCs w:val="21"/>
          </w:rPr>
          <w:t>目标，通过</w:t>
        </w:r>
        <w:r w:rsidRPr="00A9585A">
          <w:rPr>
            <w:color w:val="000000"/>
            <w:sz w:val="21"/>
            <w:szCs w:val="21"/>
          </w:rPr>
          <w:t>APF</w:t>
        </w:r>
        <w:r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To w:id="482" w:author="运璐 何" w:date="2025-10-29T10:42:00Z">
          <w:r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To w:id="483" w:author="运璐 何" w:date="2025-10-29T10:42:00Z">
            <w:r w:rsidRPr="00A9585A">
              <w:rPr>
                <w:color w:val="000000"/>
                <w:sz w:val="21"/>
                <w:szCs w:val="21"/>
              </w:rPr>
              <w:t>。其中，目标吸引力确保运动趋向</w:t>
            </w:r>
          </w:moveTo>
          <w:ins w:id="484" w:author="运璐 何" w:date="2025-10-29T11:09:00Z">
            <w:r w:rsidR="007B567B">
              <w:rPr>
                <w:rFonts w:hint="eastAsia"/>
                <w:color w:val="000000"/>
                <w:sz w:val="21"/>
                <w:szCs w:val="21"/>
              </w:rPr>
              <w:t>顶层</w:t>
            </w:r>
          </w:ins>
          <w:moveTo w:id="485" w:author="运璐 何" w:date="2025-10-29T10:42:00Z">
            <w:r w:rsidRPr="00A9585A">
              <w:rPr>
                <w:color w:val="000000"/>
                <w:sz w:val="21"/>
                <w:szCs w:val="21"/>
              </w:rPr>
              <w:t>全局参考路径，斥力用于碰撞避免，而基于最小生成树的</w:t>
            </w:r>
            <w:r w:rsidRPr="00A9585A">
              <w:rPr>
                <w:rFonts w:hint="eastAsia"/>
                <w:color w:val="000000"/>
                <w:sz w:val="21"/>
                <w:szCs w:val="21"/>
              </w:rPr>
              <w:t>通信保持</w:t>
            </w:r>
            <w:r w:rsidRPr="00A9585A">
              <w:rPr>
                <w:color w:val="000000"/>
                <w:sz w:val="21"/>
                <w:szCs w:val="21"/>
              </w:rPr>
              <w:t>力用于保持集群通信连通性。</w:t>
            </w:r>
          </w:moveTo>
        </w:moveTo>
      </w:moveTo>
    </w:p>
    <w:p w14:paraId="02BBD17D" w14:textId="77777777" w:rsidR="000521FD" w:rsidRPr="00A9585A" w:rsidRDefault="000521FD" w:rsidP="000521FD">
      <w:pPr>
        <w:spacing w:line="360" w:lineRule="auto"/>
        <w:ind w:firstLineChars="196" w:firstLine="412"/>
        <w:rPr>
          <w:moveTo w:id="486" w:author="运璐 何" w:date="2025-10-29T10:42:00Z"/>
          <w:color w:val="000000"/>
          <w:sz w:val="21"/>
          <w:szCs w:val="21"/>
        </w:rPr>
      </w:pPr>
      <w:moveTo w:id="487" w:author="运璐 何" w:date="2025-10-29T10:42:00Z">
        <w:r w:rsidRPr="00A9585A">
          <w:rPr>
            <w:rFonts w:hint="eastAsia"/>
            <w:color w:val="000000"/>
            <w:sz w:val="21"/>
            <w:szCs w:val="21"/>
          </w:rPr>
          <w:t>4</w:t>
        </w:r>
        <w:r w:rsidRPr="00A9585A">
          <w:rPr>
            <w:rFonts w:hint="eastAsia"/>
            <w:color w:val="000000"/>
            <w:sz w:val="21"/>
            <w:szCs w:val="21"/>
          </w:rPr>
          <w:t>）</w:t>
        </w:r>
        <w:r w:rsidRPr="007B567B">
          <w:rPr>
            <w:color w:val="000000"/>
            <w:sz w:val="21"/>
            <w:szCs w:val="21"/>
          </w:rPr>
          <w:t>通信拓扑反馈与自适应调节</w:t>
        </w:r>
        <w:r w:rsidRPr="007B567B">
          <w:rPr>
            <w:rFonts w:hint="eastAsia"/>
            <w:color w:val="000000"/>
            <w:sz w:val="21"/>
            <w:szCs w:val="21"/>
          </w:rPr>
          <w:t>：</w:t>
        </w:r>
        <w:r w:rsidRPr="00A9585A">
          <w:rPr>
            <w:color w:val="000000"/>
            <w:sz w:val="21"/>
            <w:szCs w:val="21"/>
          </w:rPr>
          <w:t>在每个时间步内，系统根据当前</w:t>
        </w:r>
        <w:r w:rsidRPr="00A9585A">
          <w:rPr>
            <w:color w:val="000000"/>
            <w:sz w:val="21"/>
            <w:szCs w:val="21"/>
          </w:rPr>
          <w:t>SINR</w:t>
        </w:r>
        <w:r w:rsidRPr="00A9585A">
          <w:rPr>
            <w:color w:val="000000"/>
            <w:sz w:val="21"/>
            <w:szCs w:val="21"/>
          </w:rPr>
          <w:t>重新构建加权通信拓扑，并基</w:t>
        </w:r>
        <w:r w:rsidRPr="00A9585A">
          <w:rPr>
            <w:color w:val="000000"/>
            <w:sz w:val="21"/>
            <w:szCs w:val="21"/>
          </w:rPr>
          <w:lastRenderedPageBreak/>
          <w:t>于</w:t>
        </w:r>
        <w:r w:rsidRPr="00A9585A">
          <w:rPr>
            <w:color w:val="000000"/>
            <w:sz w:val="21"/>
            <w:szCs w:val="21"/>
          </w:rPr>
          <w:t xml:space="preserve"> MST </w:t>
        </w:r>
        <w:r w:rsidRPr="00A9585A">
          <w:rPr>
            <w:color w:val="000000"/>
            <w:sz w:val="21"/>
            <w:szCs w:val="21"/>
          </w:rPr>
          <w:t>更新邻接关系。当某条链路的</w:t>
        </w:r>
        <w:r w:rsidRPr="00A9585A">
          <w:rPr>
            <w:color w:val="000000"/>
            <w:sz w:val="21"/>
            <w:szCs w:val="21"/>
          </w:rPr>
          <w:t>SINR</w:t>
        </w:r>
        <w:r w:rsidRPr="00A9585A">
          <w:rPr>
            <w:color w:val="000000"/>
            <w:sz w:val="21"/>
            <w:szCs w:val="21"/>
          </w:rPr>
          <w:t>低于阈值</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To w:id="488"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时，</w:t>
          </w:r>
          <w:r w:rsidRPr="00A9585A">
            <w:rPr>
              <w:rFonts w:hint="eastAsia"/>
              <w:color w:val="000000"/>
              <w:sz w:val="21"/>
              <w:szCs w:val="21"/>
            </w:rPr>
            <w:t>用于为</w:t>
          </w:r>
          <w:r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moveTo>
      </w:moveTo>
    </w:p>
    <w:p w14:paraId="0514CFEE" w14:textId="5978BEDB" w:rsidR="000521FD" w:rsidRPr="00A9585A" w:rsidRDefault="000521FD" w:rsidP="00522C7B">
      <w:pPr>
        <w:spacing w:line="360" w:lineRule="auto"/>
        <w:ind w:firstLineChars="196" w:firstLine="412"/>
        <w:rPr>
          <w:moveTo w:id="489" w:author="运璐 何" w:date="2025-10-29T10:42:00Z"/>
          <w:color w:val="000000"/>
          <w:sz w:val="21"/>
          <w:szCs w:val="21"/>
        </w:rPr>
      </w:pPr>
      <w:moveTo w:id="490" w:author="运璐 何" w:date="2025-10-29T10:42:00Z">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w:t>
        </w:r>
      </w:moveTo>
      <w:ins w:id="491" w:author="运璐 何" w:date="2025-10-29T11:11:00Z">
        <w:r w:rsidR="009A0301">
          <w:rPr>
            <w:rFonts w:hint="eastAsia"/>
            <w:color w:val="000000"/>
            <w:sz w:val="21"/>
            <w:szCs w:val="21"/>
          </w:rPr>
          <w:t>协同</w:t>
        </w:r>
      </w:ins>
      <w:moveTo w:id="492" w:author="运璐 何" w:date="2025-10-29T10:42:00Z">
        <w:r w:rsidRPr="00A9585A">
          <w:rPr>
            <w:color w:val="000000"/>
            <w:sz w:val="21"/>
            <w:szCs w:val="21"/>
          </w:rPr>
          <w:t>机制，即：全局规划提供方向参考</w:t>
        </w:r>
        <w:r w:rsidRPr="00A9585A">
          <w:rPr>
            <w:color w:val="000000"/>
            <w:sz w:val="21"/>
            <w:szCs w:val="21"/>
          </w:rPr>
          <w:t xml:space="preserve"> → </w:t>
        </w:r>
        <w:r w:rsidRPr="00A9585A">
          <w:rPr>
            <w:color w:val="000000"/>
            <w:sz w:val="21"/>
            <w:szCs w:val="21"/>
          </w:rPr>
          <w:t>局部控制实现实时避障与连通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moveTo>
      <w:ins w:id="493" w:author="运璐 何" w:date="2025-10-29T11:00:00Z">
        <w:r w:rsidR="007B567B" w:rsidRPr="003D7711">
          <w:rPr>
            <w:rFonts w:hint="eastAsia"/>
            <w:color w:val="000000"/>
            <w:sz w:val="21"/>
            <w:szCs w:val="21"/>
          </w:rPr>
          <w:t>算法有效降低了势场耦合带来</w:t>
        </w:r>
      </w:ins>
      <w:ins w:id="494" w:author="运璐 何" w:date="2025-10-29T16:27:00Z">
        <w:r w:rsidR="000E53FC">
          <w:rPr>
            <w:rFonts w:hint="eastAsia"/>
            <w:color w:val="000000"/>
            <w:sz w:val="21"/>
            <w:szCs w:val="21"/>
          </w:rPr>
          <w:t>的不稳定性</w:t>
        </w:r>
      </w:ins>
      <w:ins w:id="495" w:author="运璐 何" w:date="2025-10-29T11:00:00Z">
        <w:r w:rsidR="007B567B" w:rsidRPr="003D7711">
          <w:rPr>
            <w:rFonts w:hint="eastAsia"/>
            <w:color w:val="000000"/>
            <w:sz w:val="21"/>
            <w:szCs w:val="21"/>
          </w:rPr>
          <w:t>，提高了在大规模集群与复杂城市环境下的扩展性</w:t>
        </w:r>
        <w:r w:rsidR="007B567B">
          <w:rPr>
            <w:rFonts w:hint="eastAsia"/>
            <w:color w:val="000000"/>
            <w:sz w:val="21"/>
            <w:szCs w:val="21"/>
          </w:rPr>
          <w:t>和通信保持效果</w:t>
        </w:r>
      </w:ins>
    </w:p>
    <w:p w14:paraId="4248302E" w14:textId="6EE9D7C2" w:rsidR="000F4F18" w:rsidRPr="00A9585A" w:rsidRDefault="0079034F" w:rsidP="00583115">
      <w:pPr>
        <w:spacing w:line="360" w:lineRule="auto"/>
        <w:outlineLvl w:val="0"/>
        <w:rPr>
          <w:b/>
          <w:sz w:val="21"/>
          <w:szCs w:val="21"/>
        </w:rPr>
      </w:pPr>
      <w:bookmarkStart w:id="496" w:name="OLE_LINK6"/>
      <w:moveToRangeEnd w:id="419"/>
      <w:commentRangeStart w:id="497"/>
      <w:commentRangeStart w:id="498"/>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del w:id="499" w:author="运璐 何" w:date="2025-10-29T16:35:00Z">
        <w:r w:rsidR="005C66CA" w:rsidRPr="005C66CA" w:rsidDel="00E15C4F">
          <w:rPr>
            <w:b/>
            <w:sz w:val="21"/>
            <w:szCs w:val="21"/>
          </w:rPr>
          <w:delText>Fréchet</w:delText>
        </w:r>
        <w:r w:rsidR="005C66CA" w:rsidRPr="005C66CA" w:rsidDel="00E15C4F">
          <w:rPr>
            <w:b/>
            <w:sz w:val="21"/>
            <w:szCs w:val="21"/>
          </w:rPr>
          <w:delText>距离约束全局规划</w:delText>
        </w:r>
        <w:commentRangeEnd w:id="497"/>
        <w:r w:rsidR="000C5341" w:rsidDel="00E15C4F">
          <w:rPr>
            <w:rStyle w:val="ac"/>
          </w:rPr>
          <w:commentReference w:id="497"/>
        </w:r>
        <w:commentRangeEnd w:id="498"/>
        <w:r w:rsidR="00E333AD" w:rsidDel="00E15C4F">
          <w:rPr>
            <w:rStyle w:val="ac"/>
          </w:rPr>
          <w:commentReference w:id="498"/>
        </w:r>
      </w:del>
      <w:ins w:id="500" w:author="运璐 何" w:date="2025-10-29T16:35:00Z">
        <w:r w:rsidR="00E15C4F" w:rsidRPr="00E15C4F">
          <w:rPr>
            <w:b/>
            <w:sz w:val="21"/>
            <w:szCs w:val="21"/>
          </w:rPr>
          <w:t>顶层</w:t>
        </w:r>
        <w:r w:rsidR="00E15C4F" w:rsidRPr="00E15C4F">
          <w:rPr>
            <w:b/>
            <w:sz w:val="21"/>
            <w:szCs w:val="21"/>
          </w:rPr>
          <w:t xml:space="preserve"> Fréchet</w:t>
        </w:r>
        <w:r w:rsidR="00E15C4F" w:rsidRPr="00E15C4F">
          <w:rPr>
            <w:b/>
            <w:sz w:val="21"/>
            <w:szCs w:val="21"/>
          </w:rPr>
          <w:t>约束</w:t>
        </w:r>
        <w:r w:rsidR="00E15C4F">
          <w:rPr>
            <w:b/>
            <w:sz w:val="21"/>
            <w:szCs w:val="21"/>
          </w:rPr>
          <w:t>-</w:t>
        </w:r>
        <w:r w:rsidR="00E15C4F" w:rsidRPr="00E15C4F">
          <w:rPr>
            <w:b/>
            <w:sz w:val="21"/>
            <w:szCs w:val="21"/>
          </w:rPr>
          <w:t xml:space="preserve">CL-RRT* </w:t>
        </w:r>
        <w:r w:rsidR="00E15C4F" w:rsidRPr="00E15C4F">
          <w:rPr>
            <w:b/>
            <w:sz w:val="21"/>
            <w:szCs w:val="21"/>
          </w:rPr>
          <w:t>全局规划</w:t>
        </w:r>
      </w:ins>
    </w:p>
    <w:bookmarkEnd w:id="496"/>
    <w:p w14:paraId="7640380F" w14:textId="7C94E41C" w:rsidR="00E73BCB" w:rsidRDefault="00493F10" w:rsidP="000F4F18">
      <w:pPr>
        <w:spacing w:line="360" w:lineRule="auto"/>
        <w:ind w:firstLineChars="196" w:firstLine="412"/>
        <w:rPr>
          <w:ins w:id="501" w:author="运璐 何" w:date="2025-10-29T19:15:00Z"/>
          <w:color w:val="000000"/>
          <w:sz w:val="21"/>
          <w:szCs w:val="21"/>
        </w:rPr>
      </w:pPr>
      <w:del w:id="502" w:author="运璐 何" w:date="2025-10-29T19:10:00Z">
        <w:r w:rsidRPr="00493F10" w:rsidDel="00E73BCB">
          <w:rPr>
            <w:color w:val="000000"/>
            <w:sz w:val="21"/>
            <w:szCs w:val="21"/>
          </w:rPr>
          <w:delText>在</w:delText>
        </w:r>
        <w:r w:rsidDel="00E73BCB">
          <w:rPr>
            <w:rFonts w:hint="eastAsia"/>
            <w:color w:val="000000"/>
            <w:sz w:val="21"/>
            <w:szCs w:val="21"/>
          </w:rPr>
          <w:delText>本研究的</w:delText>
        </w:r>
        <w:r w:rsidRPr="00493F10" w:rsidDel="00E73BCB">
          <w:rPr>
            <w:color w:val="000000"/>
            <w:sz w:val="21"/>
            <w:szCs w:val="21"/>
          </w:rPr>
          <w:delText>分层规划框架中，</w:delText>
        </w:r>
        <w:commentRangeStart w:id="503"/>
        <w:commentRangeStart w:id="504"/>
        <w:r w:rsidRPr="00493F10" w:rsidDel="00E73BCB">
          <w:rPr>
            <w:color w:val="000000"/>
            <w:sz w:val="21"/>
            <w:szCs w:val="21"/>
          </w:rPr>
          <w:delText>顶层</w:delText>
        </w:r>
        <w:commentRangeEnd w:id="503"/>
        <w:r w:rsidR="00FD6FB0" w:rsidDel="00E73BCB">
          <w:rPr>
            <w:rStyle w:val="ac"/>
          </w:rPr>
          <w:commentReference w:id="503"/>
        </w:r>
        <w:commentRangeEnd w:id="504"/>
        <w:r w:rsidR="00056E19" w:rsidDel="00E73BCB">
          <w:rPr>
            <w:rStyle w:val="ac"/>
          </w:rPr>
          <w:commentReference w:id="504"/>
        </w:r>
        <w:r w:rsidRPr="00493F10" w:rsidDel="00E73BCB">
          <w:rPr>
            <w:color w:val="000000"/>
            <w:sz w:val="21"/>
            <w:szCs w:val="21"/>
          </w:rPr>
          <w:delText>全局路径规划针对各簇中心位置采用</w:delText>
        </w:r>
        <w:commentRangeStart w:id="505"/>
        <w:commentRangeStart w:id="506"/>
        <w:r w:rsidDel="00E73BCB">
          <w:rPr>
            <w:rFonts w:hint="eastAsia"/>
            <w:color w:val="000000"/>
            <w:sz w:val="21"/>
            <w:szCs w:val="21"/>
          </w:rPr>
          <w:delText>基</w:delText>
        </w:r>
        <w:r w:rsidRPr="00493F10" w:rsidDel="00E73BCB">
          <w:rPr>
            <w:bCs/>
            <w:sz w:val="21"/>
            <w:szCs w:val="21"/>
          </w:rPr>
          <w:delText>Fréchet</w:delText>
        </w:r>
        <w:r w:rsidRPr="00493F10" w:rsidDel="00E73BCB">
          <w:rPr>
            <w:bCs/>
            <w:sz w:val="21"/>
            <w:szCs w:val="21"/>
          </w:rPr>
          <w:delText>距离</w:delText>
        </w:r>
        <w:r w:rsidRPr="00493F10" w:rsidDel="00E73BCB">
          <w:rPr>
            <w:rFonts w:hint="eastAsia"/>
            <w:bCs/>
            <w:sz w:val="21"/>
            <w:szCs w:val="21"/>
          </w:rPr>
          <w:delText>约束机制</w:delText>
        </w:r>
        <w:r w:rsidRPr="00493F10" w:rsidDel="00E73BCB">
          <w:rPr>
            <w:color w:val="000000"/>
            <w:sz w:val="21"/>
            <w:szCs w:val="21"/>
          </w:rPr>
          <w:delText>的</w:delText>
        </w:r>
        <w:r w:rsidRPr="00493F10" w:rsidDel="00E73BCB">
          <w:rPr>
            <w:color w:val="000000"/>
            <w:sz w:val="21"/>
            <w:szCs w:val="21"/>
          </w:rPr>
          <w:delText xml:space="preserve"> RRT*</w:delText>
        </w:r>
        <w:r w:rsidRPr="00493F10" w:rsidDel="00E73BCB">
          <w:rPr>
            <w:color w:val="000000"/>
            <w:sz w:val="21"/>
            <w:szCs w:val="21"/>
          </w:rPr>
          <w:delText>算法</w:delText>
        </w:r>
        <w:commentRangeEnd w:id="505"/>
        <w:r w:rsidR="00C246D8" w:rsidDel="00E73BCB">
          <w:rPr>
            <w:rStyle w:val="ac"/>
          </w:rPr>
          <w:commentReference w:id="505"/>
        </w:r>
        <w:commentRangeEnd w:id="506"/>
        <w:r w:rsidR="00056E19" w:rsidDel="00E73BCB">
          <w:rPr>
            <w:rStyle w:val="ac"/>
          </w:rPr>
          <w:commentReference w:id="506"/>
        </w:r>
        <w:r w:rsidRPr="00493F10" w:rsidDel="00E73BCB">
          <w:rPr>
            <w:color w:val="000000"/>
            <w:sz w:val="21"/>
            <w:szCs w:val="21"/>
          </w:rPr>
          <w:delText>实现，以在未知环境下</w:delText>
        </w:r>
        <w:r w:rsidR="00C63DF8" w:rsidDel="00E73BCB">
          <w:rPr>
            <w:rFonts w:hint="eastAsia"/>
            <w:color w:val="000000"/>
            <w:sz w:val="21"/>
            <w:szCs w:val="21"/>
          </w:rPr>
          <w:delText>实时</w:delText>
        </w:r>
        <w:r w:rsidRPr="00493F10" w:rsidDel="00E73BCB">
          <w:rPr>
            <w:color w:val="000000"/>
            <w:sz w:val="21"/>
            <w:szCs w:val="21"/>
          </w:rPr>
          <w:delText>为不同簇生成从起点到目标的全局参考路径。</w:delText>
        </w:r>
        <w:r w:rsidR="00806474" w:rsidDel="00E73BCB">
          <w:rPr>
            <w:rFonts w:hint="eastAsia"/>
            <w:color w:val="000000"/>
            <w:sz w:val="21"/>
            <w:szCs w:val="21"/>
          </w:rPr>
          <w:delText>在采用</w:delText>
        </w:r>
        <w:r w:rsidR="00806474" w:rsidRPr="00493F10" w:rsidDel="00E73BCB">
          <w:rPr>
            <w:color w:val="000000"/>
            <w:sz w:val="21"/>
            <w:szCs w:val="21"/>
          </w:rPr>
          <w:delText>RRT*</w:delText>
        </w:r>
        <w:r w:rsidRPr="00493F10" w:rsidDel="00E73BCB">
          <w:rPr>
            <w:color w:val="000000"/>
            <w:sz w:val="21"/>
            <w:szCs w:val="21"/>
          </w:rPr>
          <w:delText>规划</w:delText>
        </w:r>
        <w:r w:rsidR="00806474" w:rsidDel="00E73BCB">
          <w:rPr>
            <w:rFonts w:hint="eastAsia"/>
            <w:color w:val="000000"/>
            <w:sz w:val="21"/>
            <w:szCs w:val="21"/>
          </w:rPr>
          <w:delText>路径</w:delText>
        </w:r>
        <w:r w:rsidRPr="00493F10" w:rsidDel="00E73BCB">
          <w:rPr>
            <w:color w:val="000000"/>
            <w:sz w:val="21"/>
            <w:szCs w:val="21"/>
          </w:rPr>
          <w:delText>过程中，</w:delText>
        </w:r>
        <w:r w:rsidDel="00E73BCB">
          <w:rPr>
            <w:rFonts w:hint="eastAsia"/>
            <w:color w:val="000000"/>
            <w:sz w:val="21"/>
            <w:szCs w:val="21"/>
          </w:rPr>
          <w:delText>当前时刻</w:delText>
        </w:r>
        <w:r w:rsidRPr="00493F10" w:rsidDel="00E73BCB">
          <w:rPr>
            <w:color w:val="000000"/>
            <w:sz w:val="21"/>
            <w:szCs w:val="21"/>
          </w:rPr>
          <w:delText>未知的区域被假定为</w:delText>
        </w:r>
        <w:r w:rsidR="00C63DF8" w:rsidDel="00E73BCB">
          <w:rPr>
            <w:rFonts w:hint="eastAsia"/>
            <w:color w:val="000000"/>
            <w:sz w:val="21"/>
            <w:szCs w:val="21"/>
          </w:rPr>
          <w:delText>无障碍</w:delText>
        </w:r>
        <w:r w:rsidRPr="00493F10" w:rsidDel="00E73BCB">
          <w:rPr>
            <w:color w:val="000000"/>
            <w:sz w:val="21"/>
            <w:szCs w:val="21"/>
          </w:rPr>
          <w:delText>可通行区域，随着无人机搭载的</w:delText>
        </w:r>
        <w:r w:rsidR="00C63DF8" w:rsidDel="00E73BCB">
          <w:rPr>
            <w:rFonts w:hint="eastAsia"/>
            <w:color w:val="000000"/>
            <w:sz w:val="21"/>
            <w:szCs w:val="21"/>
          </w:rPr>
          <w:delText>雷达</w:delText>
        </w:r>
        <w:r w:rsidRPr="00493F10" w:rsidDel="00E73BCB">
          <w:rPr>
            <w:color w:val="000000"/>
            <w:sz w:val="21"/>
            <w:szCs w:val="21"/>
          </w:rPr>
          <w:delText>持续探测，建筑物与干扰源信息会实时更新为障碍集合。当已生成</w:delText>
        </w:r>
        <w:r w:rsidR="00006250" w:rsidDel="00E73BCB">
          <w:rPr>
            <w:rFonts w:hint="eastAsia"/>
            <w:color w:val="000000"/>
            <w:sz w:val="21"/>
            <w:szCs w:val="21"/>
          </w:rPr>
          <w:delText>的</w:delText>
        </w:r>
        <w:r w:rsidRPr="00493F10" w:rsidDel="00E73BCB">
          <w:rPr>
            <w:color w:val="000000"/>
            <w:sz w:val="21"/>
            <w:szCs w:val="21"/>
          </w:rPr>
          <w:delText>路径与更新后的障碍或干扰区域发生冲突时，系统将自动触发重规划机制，以确保路径的可行性与安全性。</w:delText>
        </w:r>
        <w:r w:rsidDel="00E73BCB">
          <w:rPr>
            <w:rFonts w:hint="eastAsia"/>
            <w:color w:val="000000"/>
            <w:sz w:val="21"/>
            <w:szCs w:val="21"/>
          </w:rPr>
          <w:delText>同时</w:delText>
        </w:r>
        <w:r w:rsidRPr="00493F10" w:rsidDel="00E73BCB">
          <w:rPr>
            <w:color w:val="000000"/>
            <w:sz w:val="21"/>
            <w:szCs w:val="21"/>
          </w:rPr>
          <w:delText>为避免不同簇路径之间过近造成拥挤震荡或过远导致通信中断，全局规划引入</w:delText>
        </w:r>
        <w:r w:rsidRPr="00493F10" w:rsidDel="00E73BCB">
          <w:rPr>
            <w:color w:val="000000"/>
            <w:sz w:val="21"/>
            <w:szCs w:val="21"/>
          </w:rPr>
          <w:delText xml:space="preserve"> Fréchet </w:delText>
        </w:r>
        <w:r w:rsidRPr="00493F10" w:rsidDel="00E73BCB">
          <w:rPr>
            <w:color w:val="000000"/>
            <w:sz w:val="21"/>
            <w:szCs w:val="21"/>
          </w:rPr>
          <w:delText>距离约束以调节</w:delText>
        </w:r>
        <w:r w:rsidR="00C63DF8" w:rsidDel="00E73BCB">
          <w:rPr>
            <w:rFonts w:hint="eastAsia"/>
            <w:color w:val="000000"/>
            <w:sz w:val="21"/>
            <w:szCs w:val="21"/>
          </w:rPr>
          <w:delText>不同簇</w:delText>
        </w:r>
        <w:r w:rsidRPr="00493F10" w:rsidDel="00E73BCB">
          <w:rPr>
            <w:color w:val="000000"/>
            <w:sz w:val="21"/>
            <w:szCs w:val="21"/>
          </w:rPr>
          <w:delText>路径间的空间分布。当路径间距离超出预设区间时，将重新进行规划。通过结合</w:delText>
        </w:r>
        <w:r w:rsidRPr="00493F10" w:rsidDel="00E73BCB">
          <w:rPr>
            <w:color w:val="000000"/>
            <w:sz w:val="21"/>
            <w:szCs w:val="21"/>
          </w:rPr>
          <w:delText xml:space="preserve"> RRT* </w:delText>
        </w:r>
        <w:r w:rsidRPr="00493F10" w:rsidDel="00E73BCB">
          <w:rPr>
            <w:color w:val="000000"/>
            <w:sz w:val="21"/>
            <w:szCs w:val="21"/>
          </w:rPr>
          <w:delText>的随机探索特性与</w:delText>
        </w:r>
        <w:r w:rsidRPr="00493F10" w:rsidDel="00E73BCB">
          <w:rPr>
            <w:color w:val="000000"/>
            <w:sz w:val="21"/>
            <w:szCs w:val="21"/>
          </w:rPr>
          <w:delText xml:space="preserve"> Fréchet </w:delText>
        </w:r>
        <w:r w:rsidRPr="00493F10" w:rsidDel="00E73BCB">
          <w:rPr>
            <w:color w:val="000000"/>
            <w:sz w:val="21"/>
            <w:szCs w:val="21"/>
          </w:rPr>
          <w:delText>距离约束机制，算法能够在动态城市环境中持续生成可行、分布合理且具备通信连通性的全局路径。</w:delText>
        </w:r>
      </w:del>
      <w:ins w:id="507" w:author="运璐 何" w:date="2025-10-29T19:10:00Z">
        <w:r w:rsidR="00E73BCB" w:rsidRPr="00E73BCB">
          <w:rPr>
            <w:color w:val="000000"/>
            <w:sz w:val="21"/>
            <w:szCs w:val="21"/>
          </w:rPr>
          <w:t>为</w:t>
        </w:r>
        <w:r w:rsidR="00E73BCB">
          <w:rPr>
            <w:rFonts w:hint="eastAsia"/>
            <w:color w:val="000000"/>
            <w:sz w:val="21"/>
            <w:szCs w:val="21"/>
          </w:rPr>
          <w:t>解决</w:t>
        </w:r>
        <w:r w:rsidR="00E73BCB" w:rsidRPr="00E73BCB">
          <w:rPr>
            <w:color w:val="000000"/>
            <w:sz w:val="21"/>
            <w:szCs w:val="21"/>
          </w:rPr>
          <w:t>大规模无人机集群在复杂城市环境中出现的路径震荡、死锁</w:t>
        </w:r>
        <w:r w:rsidR="00E73BCB">
          <w:rPr>
            <w:rFonts w:hint="eastAsia"/>
            <w:color w:val="000000"/>
            <w:sz w:val="21"/>
            <w:szCs w:val="21"/>
          </w:rPr>
          <w:t>导致路径规划效率下降的</w:t>
        </w:r>
        <w:r w:rsidR="00E73BCB" w:rsidRPr="00E73BCB">
          <w:rPr>
            <w:color w:val="000000"/>
            <w:sz w:val="21"/>
            <w:szCs w:val="21"/>
          </w:rPr>
          <w:t>问题，</w:t>
        </w:r>
      </w:ins>
      <w:ins w:id="508" w:author="运璐 何" w:date="2025-10-29T19:11:00Z">
        <w:r w:rsidR="00E73BCB">
          <w:rPr>
            <w:rFonts w:hint="eastAsia"/>
            <w:color w:val="000000"/>
            <w:sz w:val="21"/>
            <w:szCs w:val="21"/>
          </w:rPr>
          <w:t>本研究在</w:t>
        </w:r>
      </w:ins>
      <w:ins w:id="509" w:author="运璐 何" w:date="2025-10-29T19:10:00Z">
        <w:r w:rsidR="00E73BCB" w:rsidRPr="00E73BCB">
          <w:rPr>
            <w:color w:val="000000"/>
            <w:sz w:val="21"/>
            <w:szCs w:val="21"/>
          </w:rPr>
          <w:t>顶层规划中提出了基于</w:t>
        </w:r>
        <w:r w:rsidR="00E73BCB" w:rsidRPr="00E73BCB">
          <w:rPr>
            <w:color w:val="000000"/>
            <w:sz w:val="21"/>
            <w:szCs w:val="21"/>
          </w:rPr>
          <w:t xml:space="preserve"> Fréchet </w:t>
        </w:r>
        <w:r w:rsidR="00E73BCB" w:rsidRPr="00E73BCB">
          <w:rPr>
            <w:color w:val="000000"/>
            <w:sz w:val="21"/>
            <w:szCs w:val="21"/>
          </w:rPr>
          <w:t>约束的</w:t>
        </w:r>
        <w:r w:rsidR="00E73BCB" w:rsidRPr="00E73BCB">
          <w:rPr>
            <w:color w:val="000000"/>
            <w:sz w:val="21"/>
            <w:szCs w:val="21"/>
          </w:rPr>
          <w:t xml:space="preserve"> CL-RRT* </w:t>
        </w:r>
        <w:r w:rsidR="00E73BCB" w:rsidRPr="00E73BCB">
          <w:rPr>
            <w:color w:val="000000"/>
            <w:sz w:val="21"/>
            <w:szCs w:val="21"/>
          </w:rPr>
          <w:t>全局路径规划机制。该机制通过分簇</w:t>
        </w:r>
      </w:ins>
      <w:ins w:id="510" w:author="运璐 何" w:date="2025-10-29T19:11:00Z">
        <w:r w:rsidR="00E73BCB">
          <w:rPr>
            <w:rFonts w:hint="eastAsia"/>
            <w:color w:val="000000"/>
            <w:sz w:val="21"/>
            <w:szCs w:val="21"/>
          </w:rPr>
          <w:t>全局</w:t>
        </w:r>
      </w:ins>
      <w:ins w:id="511" w:author="运璐 何" w:date="2025-10-29T19:10:00Z">
        <w:r w:rsidR="00E73BCB" w:rsidRPr="00E73BCB">
          <w:rPr>
            <w:color w:val="000000"/>
            <w:sz w:val="21"/>
            <w:szCs w:val="21"/>
          </w:rPr>
          <w:t>路径生成与</w:t>
        </w:r>
      </w:ins>
      <w:ins w:id="512" w:author="运璐 何" w:date="2025-10-29T19:11:00Z">
        <w:r w:rsidR="00E73BCB">
          <w:rPr>
            <w:rFonts w:hint="eastAsia"/>
            <w:color w:val="000000"/>
            <w:sz w:val="21"/>
            <w:szCs w:val="21"/>
          </w:rPr>
          <w:t>簇间</w:t>
        </w:r>
      </w:ins>
      <w:ins w:id="513" w:author="运璐 何" w:date="2025-10-29T19:10:00Z">
        <w:r w:rsidR="00E73BCB" w:rsidRPr="00E73BCB">
          <w:rPr>
            <w:color w:val="000000"/>
            <w:sz w:val="21"/>
            <w:szCs w:val="21"/>
          </w:rPr>
          <w:t>路径间距离约束两种</w:t>
        </w:r>
      </w:ins>
      <w:ins w:id="514" w:author="运璐 何" w:date="2025-10-29T19:11:00Z">
        <w:r w:rsidR="00E73BCB">
          <w:rPr>
            <w:rFonts w:hint="eastAsia"/>
            <w:color w:val="000000"/>
            <w:sz w:val="21"/>
            <w:szCs w:val="21"/>
          </w:rPr>
          <w:t>机制</w:t>
        </w:r>
      </w:ins>
      <w:ins w:id="515" w:author="运璐 何" w:date="2025-10-29T19:10:00Z">
        <w:r w:rsidR="00E73BCB" w:rsidRPr="00E73BCB">
          <w:rPr>
            <w:color w:val="000000"/>
            <w:sz w:val="21"/>
            <w:szCs w:val="21"/>
          </w:rPr>
          <w:t>相结合，从算法架构层面兼顾了扩展性与通信保持性。一方面，分簇规划能够有效降低多无人机系统中势场叠加带来的</w:t>
        </w:r>
      </w:ins>
      <w:ins w:id="516" w:author="运璐 何" w:date="2025-10-29T19:12:00Z">
        <w:r w:rsidR="00E73BCB">
          <w:rPr>
            <w:rFonts w:hint="eastAsia"/>
            <w:color w:val="000000"/>
            <w:sz w:val="21"/>
            <w:szCs w:val="21"/>
          </w:rPr>
          <w:t>路径规划效率问题</w:t>
        </w:r>
      </w:ins>
      <w:ins w:id="517" w:author="运璐 何" w:date="2025-10-29T19:10:00Z">
        <w:r w:rsidR="00E73BCB" w:rsidRPr="00E73BCB">
          <w:rPr>
            <w:color w:val="000000"/>
            <w:sz w:val="21"/>
            <w:szCs w:val="21"/>
          </w:rPr>
          <w:t>，提高规划的可扩展性；另一方面，通过对不同簇全局路径的空间相似度进行约束，可以在路径生成阶段主动维持簇间的安全间距与通信连通性。</w:t>
        </w:r>
      </w:ins>
    </w:p>
    <w:p w14:paraId="77000FD0" w14:textId="65D0691F" w:rsidR="00CD4915" w:rsidRPr="00CD4915" w:rsidRDefault="00CD4915" w:rsidP="00CD4915">
      <w:pPr>
        <w:spacing w:line="360" w:lineRule="auto"/>
        <w:rPr>
          <w:ins w:id="518" w:author="运璐 何" w:date="2025-10-29T19:10:00Z"/>
          <w:rFonts w:ascii="宋体" w:hAnsi="宋体"/>
          <w:color w:val="000000"/>
          <w:sz w:val="21"/>
          <w:szCs w:val="21"/>
        </w:rPr>
      </w:pPr>
      <w:ins w:id="519" w:author="运璐 何" w:date="2025-10-29T19:15:00Z">
        <w:r w:rsidRPr="00CD4915">
          <w:rPr>
            <w:rFonts w:ascii="宋体" w:hAnsi="宋体"/>
            <w:color w:val="000000"/>
            <w:sz w:val="21"/>
            <w:szCs w:val="21"/>
          </w:rPr>
          <w:t>3.2.1</w:t>
        </w:r>
      </w:ins>
      <w:ins w:id="520" w:author="运璐 何" w:date="2025-10-29T19:17:00Z">
        <w:r w:rsidRPr="00CD4915">
          <w:rPr>
            <w:rFonts w:ascii="宋体" w:hAnsi="宋体"/>
            <w:color w:val="000000"/>
            <w:sz w:val="21"/>
            <w:szCs w:val="21"/>
          </w:rPr>
          <w:t xml:space="preserve"> </w:t>
        </w:r>
      </w:ins>
      <w:ins w:id="521" w:author="运璐 何" w:date="2025-10-29T19:16:00Z">
        <w:r w:rsidRPr="00CD4915">
          <w:rPr>
            <w:color w:val="000000"/>
            <w:sz w:val="21"/>
            <w:szCs w:val="21"/>
          </w:rPr>
          <w:t>CL-RRT*</w:t>
        </w:r>
        <w:r w:rsidRPr="00CD4915">
          <w:rPr>
            <w:rFonts w:ascii="宋体" w:hAnsi="宋体" w:hint="eastAsia"/>
            <w:color w:val="000000"/>
            <w:sz w:val="21"/>
            <w:szCs w:val="21"/>
          </w:rPr>
          <w:t>全局规划</w:t>
        </w:r>
      </w:ins>
    </w:p>
    <w:p w14:paraId="02A8CB0A" w14:textId="4B516693" w:rsidR="000F4F18" w:rsidRPr="00CE58ED" w:rsidDel="00CE58ED" w:rsidRDefault="002B01C1" w:rsidP="00CE58ED">
      <w:pPr>
        <w:spacing w:line="360" w:lineRule="auto"/>
        <w:rPr>
          <w:del w:id="522" w:author="运璐 何" w:date="2025-10-29T19:36:00Z"/>
          <w:color w:val="000000"/>
          <w:sz w:val="21"/>
          <w:szCs w:val="21"/>
        </w:rPr>
        <w:pPrChange w:id="523" w:author="运璐 何" w:date="2025-10-29T19:36:00Z">
          <w:pPr>
            <w:spacing w:line="360" w:lineRule="auto"/>
            <w:ind w:firstLineChars="196" w:firstLine="412"/>
          </w:pPr>
        </w:pPrChange>
      </w:pPr>
      <w:commentRangeStart w:id="524"/>
      <w:commentRangeStart w:id="525"/>
      <w:commentRangeStart w:id="526"/>
      <w:commentRangeStart w:id="527"/>
      <w:commentRangeEnd w:id="524"/>
      <w:del w:id="528" w:author="运璐 何" w:date="2025-10-29T19:36:00Z">
        <w:r w:rsidDel="00CE58ED">
          <w:rPr>
            <w:rStyle w:val="ac"/>
          </w:rPr>
          <w:commentReference w:id="524"/>
        </w:r>
        <w:commentRangeEnd w:id="525"/>
        <w:r w:rsidR="00056E19" w:rsidDel="00CE58ED">
          <w:rPr>
            <w:rStyle w:val="ac"/>
          </w:rPr>
          <w:commentReference w:id="525"/>
        </w:r>
      </w:del>
      <w:del w:id="529" w:author="运璐 何" w:date="2025-10-29T19:33:00Z">
        <w:r w:rsidR="0042304C" w:rsidRPr="00A9585A" w:rsidDel="00CE58ED">
          <w:rPr>
            <w:color w:val="000000"/>
            <w:sz w:val="21"/>
            <w:szCs w:val="21"/>
          </w:rPr>
          <w:delText>快速探索随机树改进算法</w:delText>
        </w:r>
        <w:r w:rsidR="0042304C" w:rsidRPr="00A9585A" w:rsidDel="00CE58ED">
          <w:rPr>
            <w:rFonts w:hint="eastAsia"/>
            <w:color w:val="000000"/>
            <w:sz w:val="21"/>
            <w:szCs w:val="21"/>
          </w:rPr>
          <w:delText>（</w:delText>
        </w:r>
        <w:r w:rsidR="000F4F18" w:rsidRPr="00A9585A" w:rsidDel="00CE58ED">
          <w:rPr>
            <w:color w:val="000000"/>
            <w:sz w:val="21"/>
            <w:szCs w:val="21"/>
          </w:rPr>
          <w:delText>RRT*</w:delText>
        </w:r>
        <w:r w:rsidR="0042304C" w:rsidRPr="00A9585A" w:rsidDel="00CE58ED">
          <w:rPr>
            <w:rFonts w:hint="eastAsia"/>
            <w:color w:val="000000"/>
            <w:sz w:val="21"/>
            <w:szCs w:val="21"/>
          </w:rPr>
          <w:delText>）</w:delText>
        </w:r>
        <w:r w:rsidR="000F4F18" w:rsidRPr="00A9585A" w:rsidDel="00CE58ED">
          <w:rPr>
            <w:color w:val="000000"/>
            <w:sz w:val="21"/>
            <w:szCs w:val="21"/>
          </w:rPr>
          <w:delText>的基本原理在于</w:delText>
        </w:r>
        <w:r w:rsidR="000F4F18" w:rsidRPr="00A9585A" w:rsidDel="00CE58ED">
          <w:rPr>
            <w:rFonts w:hint="eastAsia"/>
            <w:color w:val="000000"/>
            <w:sz w:val="21"/>
            <w:szCs w:val="21"/>
          </w:rPr>
          <w:delText>通过在状态空间内进行随机采样，不断扩展树结构以逐渐逼近目标点，同时通过重连操作优化路径的代价。在每一轮迭代中，从采样空间中随机采样一个点</w:delText>
        </w:r>
        <w:r w:rsidR="000F4F18" w:rsidRPr="00A9585A" w:rsidDel="00CE58ED">
          <w:rPr>
            <w:rFonts w:hint="eastAsia"/>
            <w:color w:val="000000"/>
            <w:sz w:val="21"/>
            <w:szCs w:val="21"/>
          </w:rPr>
          <w:delText xml:space="preserve"> </w:delText>
        </w:r>
      </w:del>
      <m:oMath>
        <m:sSub>
          <m:sSubPr>
            <m:ctrlPr>
              <w:del w:id="530" w:author="运璐 何" w:date="2025-10-29T19:33:00Z">
                <w:rPr>
                  <w:rFonts w:ascii="Cambria Math" w:hAnsi="Cambria Math" w:hint="eastAsia"/>
                  <w:color w:val="000000"/>
                  <w:sz w:val="21"/>
                  <w:szCs w:val="21"/>
                </w:rPr>
              </w:del>
            </m:ctrlPr>
          </m:sSubPr>
          <m:e>
            <m:r>
              <w:del w:id="531" w:author="运璐 何" w:date="2025-10-29T19:33:00Z">
                <w:rPr>
                  <w:rFonts w:ascii="Cambria Math" w:hAnsi="Cambria Math" w:hint="eastAsia"/>
                  <w:color w:val="000000"/>
                  <w:sz w:val="21"/>
                  <w:szCs w:val="21"/>
                </w:rPr>
                <m:t>x</m:t>
              </w:del>
            </m:r>
          </m:e>
          <m:sub>
            <m:r>
              <w:del w:id="532" w:author="运璐 何" w:date="2025-10-29T19:33:00Z">
                <w:rPr>
                  <w:rFonts w:ascii="Cambria Math" w:hAnsi="Cambria Math" w:hint="eastAsia"/>
                  <w:color w:val="000000"/>
                  <w:sz w:val="21"/>
                  <w:szCs w:val="21"/>
                </w:rPr>
                <m:t>rand</m:t>
              </w:del>
            </m:r>
          </m:sub>
        </m:sSub>
      </m:oMath>
      <w:del w:id="533" w:author="运璐 何" w:date="2025-10-29T19:33:00Z">
        <w:r w:rsidR="000F4F18" w:rsidRPr="00A9585A" w:rsidDel="00CE58ED">
          <w:rPr>
            <w:rFonts w:hint="eastAsia"/>
            <w:color w:val="000000"/>
            <w:sz w:val="21"/>
            <w:szCs w:val="21"/>
          </w:rPr>
          <w:delText>，寻找当前树</w:delText>
        </w:r>
        <w:r w:rsidR="000F4F18" w:rsidRPr="00A9585A" w:rsidDel="00CE58ED">
          <w:rPr>
            <w:rFonts w:hint="eastAsia"/>
            <w:color w:val="000000"/>
            <w:sz w:val="21"/>
            <w:szCs w:val="21"/>
          </w:rPr>
          <w:delText xml:space="preserve"> </w:delText>
        </w:r>
      </w:del>
      <m:oMath>
        <m:r>
          <w:del w:id="534" w:author="运璐 何" w:date="2025-10-29T19:33:00Z">
            <m:rPr>
              <m:scr m:val="script"/>
              <m:sty m:val="p"/>
            </m:rPr>
            <w:rPr>
              <w:rFonts w:ascii="Cambria Math" w:hAnsi="Cambria Math" w:hint="eastAsia"/>
              <w:color w:val="000000"/>
              <w:sz w:val="21"/>
              <w:szCs w:val="21"/>
            </w:rPr>
            <m:t>T</m:t>
          </w:del>
        </m:r>
      </m:oMath>
      <w:del w:id="535"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中距离</w:delText>
        </w:r>
        <w:r w:rsidR="000F4F18" w:rsidRPr="00A9585A" w:rsidDel="00CE58ED">
          <w:rPr>
            <w:rFonts w:hint="eastAsia"/>
            <w:color w:val="000000"/>
            <w:sz w:val="21"/>
            <w:szCs w:val="21"/>
          </w:rPr>
          <w:delText xml:space="preserve"> </w:delText>
        </w:r>
      </w:del>
      <m:oMath>
        <m:sSub>
          <m:sSubPr>
            <m:ctrlPr>
              <w:del w:id="536" w:author="运璐 何" w:date="2025-10-29T19:33:00Z">
                <w:rPr>
                  <w:rFonts w:ascii="Cambria Math" w:hAnsi="Cambria Math" w:hint="eastAsia"/>
                  <w:color w:val="000000"/>
                  <w:sz w:val="21"/>
                  <w:szCs w:val="21"/>
                </w:rPr>
              </w:del>
            </m:ctrlPr>
          </m:sSubPr>
          <m:e>
            <m:r>
              <w:del w:id="537" w:author="运璐 何" w:date="2025-10-29T19:33:00Z">
                <w:rPr>
                  <w:rFonts w:ascii="Cambria Math" w:hAnsi="Cambria Math" w:hint="eastAsia"/>
                  <w:color w:val="000000"/>
                  <w:sz w:val="21"/>
                  <w:szCs w:val="21"/>
                </w:rPr>
                <m:t>x</m:t>
              </w:del>
            </m:r>
          </m:e>
          <m:sub>
            <m:r>
              <w:del w:id="538" w:author="运璐 何" w:date="2025-10-29T19:33:00Z">
                <w:rPr>
                  <w:rFonts w:ascii="Cambria Math" w:hAnsi="Cambria Math" w:hint="eastAsia"/>
                  <w:color w:val="000000"/>
                  <w:sz w:val="21"/>
                  <w:szCs w:val="21"/>
                </w:rPr>
                <m:t>rand</m:t>
              </w:del>
            </m:r>
          </m:sub>
        </m:sSub>
      </m:oMath>
      <w:del w:id="539"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最近的节点</w:delText>
        </w:r>
        <w:r w:rsidR="000F4F18" w:rsidRPr="00A9585A" w:rsidDel="00CE58ED">
          <w:rPr>
            <w:rFonts w:hint="eastAsia"/>
            <w:color w:val="000000"/>
            <w:sz w:val="21"/>
            <w:szCs w:val="21"/>
          </w:rPr>
          <w:delText xml:space="preserve"> </w:delText>
        </w:r>
      </w:del>
      <m:oMath>
        <m:sSub>
          <m:sSubPr>
            <m:ctrlPr>
              <w:del w:id="540" w:author="运璐 何" w:date="2025-10-29T19:33:00Z">
                <w:rPr>
                  <w:rFonts w:ascii="Cambria Math" w:hAnsi="Cambria Math" w:hint="eastAsia"/>
                  <w:color w:val="000000"/>
                  <w:sz w:val="21"/>
                  <w:szCs w:val="21"/>
                </w:rPr>
              </w:del>
            </m:ctrlPr>
          </m:sSubPr>
          <m:e>
            <m:r>
              <w:del w:id="541" w:author="运璐 何" w:date="2025-10-29T19:33:00Z">
                <w:rPr>
                  <w:rFonts w:ascii="Cambria Math" w:hAnsi="Cambria Math" w:hint="eastAsia"/>
                  <w:color w:val="000000"/>
                  <w:sz w:val="21"/>
                  <w:szCs w:val="21"/>
                </w:rPr>
                <m:t>x</m:t>
              </w:del>
            </m:r>
          </m:e>
          <m:sub>
            <m:r>
              <w:del w:id="542" w:author="运璐 何" w:date="2025-10-29T19:33:00Z">
                <w:rPr>
                  <w:rFonts w:ascii="Cambria Math" w:hAnsi="Cambria Math" w:hint="eastAsia"/>
                  <w:color w:val="000000"/>
                  <w:sz w:val="21"/>
                  <w:szCs w:val="21"/>
                </w:rPr>
                <m:t>near</m:t>
              </w:del>
            </m:r>
          </m:sub>
        </m:sSub>
      </m:oMath>
      <w:del w:id="543" w:author="运璐 何" w:date="2025-10-29T19:33:00Z">
        <w:r w:rsidR="000F4F18" w:rsidRPr="00A9585A" w:rsidDel="00CE58ED">
          <w:rPr>
            <w:rFonts w:hint="eastAsia"/>
            <w:color w:val="000000"/>
            <w:sz w:val="21"/>
            <w:szCs w:val="21"/>
          </w:rPr>
          <w:delText>，然后按照步长</w:delText>
        </w:r>
        <w:r w:rsidR="000F4F18" w:rsidRPr="00A9585A" w:rsidDel="00CE58ED">
          <w:rPr>
            <w:rFonts w:hint="eastAsia"/>
            <w:color w:val="000000"/>
            <w:sz w:val="21"/>
            <w:szCs w:val="21"/>
          </w:rPr>
          <w:delText xml:space="preserve"> </w:delText>
        </w:r>
      </w:del>
      <m:oMath>
        <m:r>
          <w:del w:id="544" w:author="运璐 何" w:date="2025-10-29T19:33:00Z">
            <w:rPr>
              <w:rFonts w:ascii="Cambria Math" w:hAnsi="Cambria Math" w:hint="eastAsia"/>
              <w:color w:val="000000"/>
              <w:sz w:val="21"/>
              <w:szCs w:val="21"/>
            </w:rPr>
            <m:t>Len</m:t>
          </w:del>
        </m:r>
      </m:oMath>
      <w:del w:id="545"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沿</w:delText>
        </w:r>
        <w:r w:rsidR="000F4F18" w:rsidRPr="00A9585A" w:rsidDel="00CE58ED">
          <w:rPr>
            <w:rFonts w:hint="eastAsia"/>
            <w:color w:val="000000"/>
            <w:sz w:val="21"/>
            <w:szCs w:val="21"/>
          </w:rPr>
          <w:delText xml:space="preserve"> </w:delText>
        </w:r>
      </w:del>
      <m:oMath>
        <m:sSub>
          <m:sSubPr>
            <m:ctrlPr>
              <w:del w:id="546" w:author="运璐 何" w:date="2025-10-29T19:33:00Z">
                <w:rPr>
                  <w:rFonts w:ascii="Cambria Math" w:hAnsi="Cambria Math" w:hint="eastAsia"/>
                  <w:color w:val="000000"/>
                  <w:sz w:val="21"/>
                  <w:szCs w:val="21"/>
                </w:rPr>
              </w:del>
            </m:ctrlPr>
          </m:sSubPr>
          <m:e>
            <m:r>
              <w:del w:id="547" w:author="运璐 何" w:date="2025-10-29T19:33:00Z">
                <w:rPr>
                  <w:rFonts w:ascii="Cambria Math" w:hAnsi="Cambria Math" w:hint="eastAsia"/>
                  <w:color w:val="000000"/>
                  <w:sz w:val="21"/>
                  <w:szCs w:val="21"/>
                </w:rPr>
                <m:t>x</m:t>
              </w:del>
            </m:r>
          </m:e>
          <m:sub>
            <m:r>
              <w:del w:id="548" w:author="运璐 何" w:date="2025-10-29T19:33:00Z">
                <w:rPr>
                  <w:rFonts w:ascii="Cambria Math" w:hAnsi="Cambria Math" w:hint="eastAsia"/>
                  <w:color w:val="000000"/>
                  <w:sz w:val="21"/>
                  <w:szCs w:val="21"/>
                </w:rPr>
                <m:t>near</m:t>
              </w:del>
            </m:r>
          </m:sub>
        </m:sSub>
      </m:oMath>
      <w:del w:id="549"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指向</w:delText>
        </w:r>
        <w:r w:rsidR="000F4F18" w:rsidRPr="00A9585A" w:rsidDel="00CE58ED">
          <w:rPr>
            <w:rFonts w:hint="eastAsia"/>
            <w:color w:val="000000"/>
            <w:sz w:val="21"/>
            <w:szCs w:val="21"/>
          </w:rPr>
          <w:delText xml:space="preserve"> </w:delText>
        </w:r>
      </w:del>
      <m:oMath>
        <m:sSub>
          <m:sSubPr>
            <m:ctrlPr>
              <w:del w:id="550" w:author="运璐 何" w:date="2025-10-29T19:33:00Z">
                <w:rPr>
                  <w:rFonts w:ascii="Cambria Math" w:hAnsi="Cambria Math" w:hint="eastAsia"/>
                  <w:color w:val="000000"/>
                  <w:sz w:val="21"/>
                  <w:szCs w:val="21"/>
                </w:rPr>
              </w:del>
            </m:ctrlPr>
          </m:sSubPr>
          <m:e>
            <m:r>
              <w:del w:id="551" w:author="运璐 何" w:date="2025-10-29T19:33:00Z">
                <w:rPr>
                  <w:rFonts w:ascii="Cambria Math" w:hAnsi="Cambria Math" w:hint="eastAsia"/>
                  <w:color w:val="000000"/>
                  <w:sz w:val="21"/>
                  <w:szCs w:val="21"/>
                </w:rPr>
                <m:t>x</m:t>
              </w:del>
            </m:r>
          </m:e>
          <m:sub>
            <m:r>
              <w:del w:id="552" w:author="运璐 何" w:date="2025-10-29T19:33:00Z">
                <w:rPr>
                  <w:rFonts w:ascii="Cambria Math" w:hAnsi="Cambria Math" w:hint="eastAsia"/>
                  <w:color w:val="000000"/>
                  <w:sz w:val="21"/>
                  <w:szCs w:val="21"/>
                </w:rPr>
                <m:t>rand</m:t>
              </w:del>
            </m:r>
          </m:sub>
        </m:sSub>
      </m:oMath>
      <w:del w:id="553"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的方向生成新节点</w:delText>
        </w:r>
        <w:r w:rsidR="000F4F18" w:rsidRPr="00A9585A" w:rsidDel="00CE58ED">
          <w:rPr>
            <w:rFonts w:hint="eastAsia"/>
            <w:color w:val="000000"/>
            <w:sz w:val="21"/>
            <w:szCs w:val="21"/>
          </w:rPr>
          <w:delText xml:space="preserve"> </w:delText>
        </w:r>
      </w:del>
      <m:oMath>
        <m:sSub>
          <m:sSubPr>
            <m:ctrlPr>
              <w:del w:id="554" w:author="运璐 何" w:date="2025-10-29T19:33:00Z">
                <w:rPr>
                  <w:rFonts w:ascii="Cambria Math" w:hAnsi="Cambria Math" w:hint="eastAsia"/>
                  <w:color w:val="000000"/>
                  <w:sz w:val="21"/>
                  <w:szCs w:val="21"/>
                </w:rPr>
              </w:del>
            </m:ctrlPr>
          </m:sSubPr>
          <m:e>
            <m:r>
              <w:del w:id="555" w:author="运璐 何" w:date="2025-10-29T19:33:00Z">
                <w:rPr>
                  <w:rFonts w:ascii="Cambria Math" w:hAnsi="Cambria Math" w:hint="eastAsia"/>
                  <w:color w:val="000000"/>
                  <w:sz w:val="21"/>
                  <w:szCs w:val="21"/>
                </w:rPr>
                <m:t>x</m:t>
              </w:del>
            </m:r>
          </m:e>
          <m:sub>
            <m:r>
              <w:del w:id="556" w:author="运璐 何" w:date="2025-10-29T19:33:00Z">
                <w:rPr>
                  <w:rFonts w:ascii="Cambria Math" w:hAnsi="Cambria Math" w:hint="eastAsia"/>
                  <w:color w:val="000000"/>
                  <w:sz w:val="21"/>
                  <w:szCs w:val="21"/>
                </w:rPr>
                <m:t>new</m:t>
              </w:del>
            </m:r>
          </m:sub>
        </m:sSub>
      </m:oMath>
      <w:del w:id="557" w:author="运璐 何" w:date="2025-10-29T19:33:00Z">
        <w:r w:rsidR="000F4F18" w:rsidRPr="00A9585A" w:rsidDel="00CE58ED">
          <w:rPr>
            <w:rFonts w:hint="eastAsia"/>
            <w:color w:val="000000"/>
            <w:sz w:val="21"/>
            <w:szCs w:val="21"/>
          </w:rPr>
          <w:delText>。若</w:delText>
        </w:r>
        <w:r w:rsidR="000F4F18" w:rsidRPr="00A9585A" w:rsidDel="00CE58ED">
          <w:rPr>
            <w:rFonts w:hint="eastAsia"/>
            <w:color w:val="000000"/>
            <w:sz w:val="21"/>
            <w:szCs w:val="21"/>
          </w:rPr>
          <w:delText xml:space="preserve"> </w:delText>
        </w:r>
      </w:del>
      <m:oMath>
        <m:d>
          <m:dPr>
            <m:begChr m:val="["/>
            <m:endChr m:val="]"/>
            <m:ctrlPr>
              <w:del w:id="558" w:author="运璐 何" w:date="2025-10-29T19:33:00Z">
                <w:rPr>
                  <w:rFonts w:ascii="Cambria Math" w:hAnsi="Cambria Math" w:hint="eastAsia"/>
                  <w:color w:val="000000"/>
                  <w:sz w:val="21"/>
                  <w:szCs w:val="21"/>
                </w:rPr>
              </w:del>
            </m:ctrlPr>
          </m:dPr>
          <m:e>
            <m:sSub>
              <m:sSubPr>
                <m:ctrlPr>
                  <w:del w:id="559" w:author="运璐 何" w:date="2025-10-29T19:33:00Z">
                    <w:rPr>
                      <w:rFonts w:ascii="Cambria Math" w:hAnsi="Cambria Math" w:hint="eastAsia"/>
                      <w:color w:val="000000"/>
                      <w:sz w:val="21"/>
                      <w:szCs w:val="21"/>
                    </w:rPr>
                  </w:del>
                </m:ctrlPr>
              </m:sSubPr>
              <m:e>
                <m:r>
                  <w:del w:id="560" w:author="运璐 何" w:date="2025-10-29T19:33:00Z">
                    <w:rPr>
                      <w:rFonts w:ascii="Cambria Math" w:hAnsi="Cambria Math" w:hint="eastAsia"/>
                      <w:color w:val="000000"/>
                      <w:sz w:val="21"/>
                      <w:szCs w:val="21"/>
                    </w:rPr>
                    <m:t>x</m:t>
                  </w:del>
                </m:r>
              </m:e>
              <m:sub>
                <m:r>
                  <w:del w:id="561" w:author="运璐 何" w:date="2025-10-29T19:33:00Z">
                    <w:rPr>
                      <w:rFonts w:ascii="Cambria Math" w:hAnsi="Cambria Math" w:hint="eastAsia"/>
                      <w:color w:val="000000"/>
                      <w:sz w:val="21"/>
                      <w:szCs w:val="21"/>
                    </w:rPr>
                    <m:t>near</m:t>
                  </w:del>
                </m:r>
              </m:sub>
            </m:sSub>
            <m:r>
              <w:del w:id="562" w:author="运璐 何" w:date="2025-10-29T19:33:00Z">
                <m:rPr>
                  <m:sty m:val="p"/>
                </m:rPr>
                <w:rPr>
                  <w:rFonts w:ascii="Cambria Math" w:hAnsi="Cambria Math" w:hint="eastAsia"/>
                  <w:color w:val="000000"/>
                  <w:sz w:val="21"/>
                  <w:szCs w:val="21"/>
                </w:rPr>
                <m:t>,</m:t>
              </w:del>
            </m:r>
            <m:sSub>
              <m:sSubPr>
                <m:ctrlPr>
                  <w:del w:id="563" w:author="运璐 何" w:date="2025-10-29T19:33:00Z">
                    <w:rPr>
                      <w:rFonts w:ascii="Cambria Math" w:hAnsi="Cambria Math" w:hint="eastAsia"/>
                      <w:color w:val="000000"/>
                      <w:sz w:val="21"/>
                      <w:szCs w:val="21"/>
                    </w:rPr>
                  </w:del>
                </m:ctrlPr>
              </m:sSubPr>
              <m:e>
                <m:r>
                  <w:del w:id="564" w:author="运璐 何" w:date="2025-10-29T19:33:00Z">
                    <w:rPr>
                      <w:rFonts w:ascii="Cambria Math" w:hAnsi="Cambria Math" w:hint="eastAsia"/>
                      <w:color w:val="000000"/>
                      <w:sz w:val="21"/>
                      <w:szCs w:val="21"/>
                    </w:rPr>
                    <m:t>x</m:t>
                  </w:del>
                </m:r>
              </m:e>
              <m:sub>
                <m:r>
                  <w:del w:id="565" w:author="运璐 何" w:date="2025-10-29T19:33:00Z">
                    <w:rPr>
                      <w:rFonts w:ascii="Cambria Math" w:hAnsi="Cambria Math" w:hint="eastAsia"/>
                      <w:color w:val="000000"/>
                      <w:sz w:val="21"/>
                      <w:szCs w:val="21"/>
                    </w:rPr>
                    <m:t>new</m:t>
                  </w:del>
                </m:r>
              </m:sub>
            </m:sSub>
          </m:e>
        </m:d>
      </m:oMath>
      <w:del w:id="566"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与障碍物集合</w:delText>
        </w:r>
        <w:r w:rsidR="000F4F18" w:rsidRPr="00A9585A" w:rsidDel="00CE58ED">
          <w:rPr>
            <w:rFonts w:hint="eastAsia"/>
            <w:color w:val="000000"/>
            <w:sz w:val="21"/>
            <w:szCs w:val="21"/>
          </w:rPr>
          <w:delText xml:space="preserve"> </w:delText>
        </w:r>
      </w:del>
      <m:oMath>
        <m:sSub>
          <m:sSubPr>
            <m:ctrlPr>
              <w:del w:id="567" w:author="运璐 何" w:date="2025-10-29T19:33:00Z">
                <w:rPr>
                  <w:rFonts w:ascii="Cambria Math" w:hAnsi="Cambria Math" w:hint="eastAsia"/>
                  <w:color w:val="000000"/>
                  <w:sz w:val="21"/>
                  <w:szCs w:val="21"/>
                </w:rPr>
              </w:del>
            </m:ctrlPr>
          </m:sSubPr>
          <m:e>
            <m:r>
              <w:del w:id="568" w:author="运璐 何" w:date="2025-10-29T19:33:00Z">
                <m:rPr>
                  <m:scr m:val="script"/>
                  <m:sty m:val="p"/>
                </m:rPr>
                <w:rPr>
                  <w:rFonts w:ascii="Cambria Math" w:hAnsi="Cambria Math" w:hint="eastAsia"/>
                  <w:color w:val="000000"/>
                  <w:sz w:val="21"/>
                  <w:szCs w:val="21"/>
                </w:rPr>
                <m:t>O</m:t>
              </w:del>
            </m:r>
          </m:e>
          <m:sub>
            <m:r>
              <w:del w:id="569" w:author="运璐 何" w:date="2025-10-29T19:33:00Z">
                <w:rPr>
                  <w:rFonts w:ascii="Cambria Math" w:hAnsi="Cambria Math" w:hint="eastAsia"/>
                  <w:color w:val="000000"/>
                  <w:sz w:val="21"/>
                  <w:szCs w:val="21"/>
                </w:rPr>
                <m:t>t</m:t>
              </w:del>
            </m:r>
          </m:sub>
        </m:sSub>
      </m:oMath>
      <w:del w:id="570"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不相交，则将</w:delText>
        </w:r>
        <w:r w:rsidR="000F4F18" w:rsidRPr="00A9585A" w:rsidDel="00CE58ED">
          <w:rPr>
            <w:rFonts w:hint="eastAsia"/>
            <w:color w:val="000000"/>
            <w:sz w:val="21"/>
            <w:szCs w:val="21"/>
          </w:rPr>
          <w:delText xml:space="preserve"> </w:delText>
        </w:r>
      </w:del>
      <m:oMath>
        <m:sSub>
          <m:sSubPr>
            <m:ctrlPr>
              <w:del w:id="571" w:author="运璐 何" w:date="2025-10-29T19:33:00Z">
                <w:rPr>
                  <w:rFonts w:ascii="Cambria Math" w:hAnsi="Cambria Math" w:hint="eastAsia"/>
                  <w:color w:val="000000"/>
                  <w:sz w:val="21"/>
                  <w:szCs w:val="21"/>
                </w:rPr>
              </w:del>
            </m:ctrlPr>
          </m:sSubPr>
          <m:e>
            <m:r>
              <w:del w:id="572" w:author="运璐 何" w:date="2025-10-29T19:33:00Z">
                <w:rPr>
                  <w:rFonts w:ascii="Cambria Math" w:hAnsi="Cambria Math" w:hint="eastAsia"/>
                  <w:color w:val="000000"/>
                  <w:sz w:val="21"/>
                  <w:szCs w:val="21"/>
                </w:rPr>
                <m:t>x</m:t>
              </w:del>
            </m:r>
          </m:e>
          <m:sub>
            <m:r>
              <w:del w:id="573" w:author="运璐 何" w:date="2025-10-29T19:33:00Z">
                <w:rPr>
                  <w:rFonts w:ascii="Cambria Math" w:hAnsi="Cambria Math" w:hint="eastAsia"/>
                  <w:color w:val="000000"/>
                  <w:sz w:val="21"/>
                  <w:szCs w:val="21"/>
                </w:rPr>
                <m:t>new</m:t>
              </w:del>
            </m:r>
          </m:sub>
        </m:sSub>
      </m:oMath>
      <w:del w:id="574"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加入到</w:delText>
        </w:r>
        <w:r w:rsidR="000F4F18" w:rsidRPr="00A9585A" w:rsidDel="00CE58ED">
          <w:rPr>
            <w:rFonts w:hint="eastAsia"/>
            <w:color w:val="000000"/>
            <w:sz w:val="21"/>
            <w:szCs w:val="21"/>
          </w:rPr>
          <w:delText xml:space="preserve"> </w:delText>
        </w:r>
      </w:del>
      <m:oMath>
        <m:r>
          <w:del w:id="575" w:author="运璐 何" w:date="2025-10-29T19:33:00Z">
            <m:rPr>
              <m:scr m:val="script"/>
              <m:sty m:val="p"/>
            </m:rPr>
            <w:rPr>
              <w:rFonts w:ascii="Cambria Math" w:hAnsi="Cambria Math" w:hint="eastAsia"/>
              <w:color w:val="000000"/>
              <w:sz w:val="21"/>
              <w:szCs w:val="21"/>
            </w:rPr>
            <m:t>T</m:t>
          </w:del>
        </m:r>
      </m:oMath>
      <w:del w:id="576"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中，并通过计算代价函数</w:delText>
        </w:r>
        <w:r w:rsidR="000F4F18" w:rsidRPr="00A9585A" w:rsidDel="00CE58ED">
          <w:rPr>
            <w:rFonts w:hint="eastAsia"/>
            <w:color w:val="000000"/>
            <w:sz w:val="21"/>
            <w:szCs w:val="21"/>
          </w:rPr>
          <w:delText xml:space="preserve"> </w:delText>
        </w:r>
      </w:del>
      <m:oMath>
        <m:r>
          <w:del w:id="577" w:author="运璐 何" w:date="2025-10-29T19:33:00Z">
            <w:rPr>
              <w:rFonts w:ascii="Cambria Math" w:hAnsi="Cambria Math" w:hint="eastAsia"/>
              <w:color w:val="000000"/>
              <w:sz w:val="21"/>
              <w:szCs w:val="21"/>
            </w:rPr>
            <m:t>Cost</m:t>
          </w:del>
        </m:r>
        <m:d>
          <m:dPr>
            <m:ctrlPr>
              <w:del w:id="578" w:author="运璐 何" w:date="2025-10-29T19:33:00Z">
                <w:rPr>
                  <w:rFonts w:ascii="Cambria Math" w:hAnsi="Cambria Math" w:hint="eastAsia"/>
                  <w:color w:val="000000"/>
                  <w:sz w:val="21"/>
                  <w:szCs w:val="21"/>
                </w:rPr>
              </w:del>
            </m:ctrlPr>
          </m:dPr>
          <m:e>
            <m:r>
              <w:del w:id="579" w:author="运璐 何" w:date="2025-10-29T19:33:00Z">
                <w:rPr>
                  <w:rFonts w:ascii="Cambria Math" w:hAnsi="Cambria Math" w:hint="eastAsia"/>
                  <w:color w:val="000000"/>
                  <w:sz w:val="21"/>
                  <w:szCs w:val="21"/>
                </w:rPr>
                <m:t>x</m:t>
              </w:del>
            </m:r>
          </m:e>
        </m:d>
      </m:oMath>
      <w:del w:id="580"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对</w:delText>
        </w:r>
        <w:r w:rsidR="000F4F18" w:rsidRPr="00A9585A" w:rsidDel="00CE58ED">
          <w:rPr>
            <w:rFonts w:hint="eastAsia"/>
            <w:color w:val="000000"/>
            <w:sz w:val="21"/>
            <w:szCs w:val="21"/>
          </w:rPr>
          <w:delText xml:space="preserve"> </w:delText>
        </w:r>
      </w:del>
      <m:oMath>
        <m:sSub>
          <m:sSubPr>
            <m:ctrlPr>
              <w:del w:id="581" w:author="运璐 何" w:date="2025-10-29T19:33:00Z">
                <w:rPr>
                  <w:rFonts w:ascii="Cambria Math" w:hAnsi="Cambria Math" w:hint="eastAsia"/>
                  <w:color w:val="000000"/>
                  <w:sz w:val="21"/>
                  <w:szCs w:val="21"/>
                </w:rPr>
              </w:del>
            </m:ctrlPr>
          </m:sSubPr>
          <m:e>
            <m:r>
              <w:del w:id="582" w:author="运璐 何" w:date="2025-10-29T19:33:00Z">
                <w:rPr>
                  <w:rFonts w:ascii="Cambria Math" w:hAnsi="Cambria Math" w:hint="eastAsia"/>
                  <w:color w:val="000000"/>
                  <w:sz w:val="21"/>
                  <w:szCs w:val="21"/>
                </w:rPr>
                <m:t>x</m:t>
              </w:del>
            </m:r>
          </m:e>
          <m:sub>
            <m:r>
              <w:del w:id="583" w:author="运璐 何" w:date="2025-10-29T19:33:00Z">
                <w:rPr>
                  <w:rFonts w:ascii="Cambria Math" w:hAnsi="Cambria Math" w:hint="eastAsia"/>
                  <w:color w:val="000000"/>
                  <w:sz w:val="21"/>
                  <w:szCs w:val="21"/>
                </w:rPr>
                <m:t>new</m:t>
              </w:del>
            </m:r>
          </m:sub>
        </m:sSub>
      </m:oMath>
      <w:del w:id="584"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进行父节点选择与路径优化。最终，当树中某一节点</w:delText>
        </w:r>
        <w:r w:rsidR="000F4F18" w:rsidRPr="00A9585A" w:rsidDel="00CE58ED">
          <w:rPr>
            <w:rFonts w:hint="eastAsia"/>
            <w:color w:val="000000"/>
            <w:sz w:val="21"/>
            <w:szCs w:val="21"/>
          </w:rPr>
          <w:delText xml:space="preserve"> </w:delText>
        </w:r>
      </w:del>
      <m:oMath>
        <m:r>
          <w:del w:id="585" w:author="运璐 何" w:date="2025-10-29T19:33:00Z">
            <w:rPr>
              <w:rFonts w:ascii="Cambria Math" w:hAnsi="Cambria Math" w:hint="eastAsia"/>
              <w:color w:val="000000"/>
              <w:sz w:val="21"/>
              <w:szCs w:val="21"/>
            </w:rPr>
            <m:t>x</m:t>
          </w:del>
        </m:r>
      </m:oMath>
      <w:del w:id="586"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与目标点</w:delText>
        </w:r>
        <w:r w:rsidR="000F4F18" w:rsidRPr="00A9585A" w:rsidDel="00CE58ED">
          <w:rPr>
            <w:rFonts w:hint="eastAsia"/>
            <w:color w:val="000000"/>
            <w:sz w:val="21"/>
            <w:szCs w:val="21"/>
          </w:rPr>
          <w:delText xml:space="preserve"> </w:delText>
        </w:r>
      </w:del>
      <m:oMath>
        <m:sSub>
          <m:sSubPr>
            <m:ctrlPr>
              <w:del w:id="587" w:author="运璐 何" w:date="2025-10-29T19:33:00Z">
                <w:rPr>
                  <w:rFonts w:ascii="Cambria Math" w:hAnsi="Cambria Math" w:hint="eastAsia"/>
                  <w:color w:val="000000"/>
                  <w:sz w:val="21"/>
                  <w:szCs w:val="21"/>
                </w:rPr>
              </w:del>
            </m:ctrlPr>
          </m:sSubPr>
          <m:e>
            <m:r>
              <w:del w:id="588" w:author="运璐 何" w:date="2025-10-29T19:33:00Z">
                <w:rPr>
                  <w:rFonts w:ascii="Cambria Math" w:hAnsi="Cambria Math" w:hint="eastAsia"/>
                  <w:color w:val="000000"/>
                  <w:sz w:val="21"/>
                  <w:szCs w:val="21"/>
                </w:rPr>
                <m:t>g</m:t>
              </w:del>
            </m:r>
          </m:e>
          <m:sub>
            <m:r>
              <w:del w:id="589" w:author="运璐 何" w:date="2025-10-29T19:33:00Z">
                <w:rPr>
                  <w:rFonts w:ascii="Cambria Math" w:hAnsi="Cambria Math" w:hint="eastAsia"/>
                  <w:color w:val="000000"/>
                  <w:sz w:val="21"/>
                  <w:szCs w:val="21"/>
                </w:rPr>
                <m:t>i</m:t>
              </w:del>
            </m:r>
          </m:sub>
        </m:sSub>
      </m:oMath>
      <w:del w:id="590"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的距离小于给定阈值</w:delText>
        </w:r>
        <w:r w:rsidR="000F4F18" w:rsidRPr="00A9585A" w:rsidDel="00CE58ED">
          <w:rPr>
            <w:rFonts w:hint="eastAsia"/>
            <w:color w:val="000000"/>
            <w:sz w:val="21"/>
            <w:szCs w:val="21"/>
          </w:rPr>
          <w:delText xml:space="preserve"> </w:delText>
        </w:r>
      </w:del>
      <m:oMath>
        <m:r>
          <w:del w:id="591" w:author="运璐 何" w:date="2025-10-29T19:33:00Z">
            <m:rPr>
              <m:sty m:val="p"/>
            </m:rPr>
            <w:rPr>
              <w:rFonts w:ascii="Cambria Math" w:hAnsi="Cambria Math" w:hint="eastAsia"/>
              <w:color w:val="000000"/>
              <w:sz w:val="21"/>
              <w:szCs w:val="21"/>
            </w:rPr>
            <m:t>ϵ</m:t>
          </w:del>
        </m:r>
      </m:oMath>
      <w:del w:id="592"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时，路径搜索成功，得到从</w:delText>
        </w:r>
        <w:r w:rsidR="000F4F18" w:rsidRPr="00A9585A" w:rsidDel="00CE58ED">
          <w:rPr>
            <w:rFonts w:hint="eastAsia"/>
            <w:color w:val="000000"/>
            <w:sz w:val="21"/>
            <w:szCs w:val="21"/>
          </w:rPr>
          <w:delText xml:space="preserve"> </w:delText>
        </w:r>
      </w:del>
      <m:oMath>
        <m:sSub>
          <m:sSubPr>
            <m:ctrlPr>
              <w:del w:id="593" w:author="运璐 何" w:date="2025-10-29T19:33:00Z">
                <w:rPr>
                  <w:rFonts w:ascii="Cambria Math" w:hAnsi="Cambria Math" w:hint="eastAsia"/>
                  <w:color w:val="000000"/>
                  <w:sz w:val="21"/>
                  <w:szCs w:val="21"/>
                </w:rPr>
              </w:del>
            </m:ctrlPr>
          </m:sSubPr>
          <m:e>
            <m:r>
              <w:del w:id="594" w:author="运璐 何" w:date="2025-10-29T19:33:00Z">
                <w:rPr>
                  <w:rFonts w:ascii="Cambria Math" w:hAnsi="Cambria Math" w:hint="eastAsia"/>
                  <w:color w:val="000000"/>
                  <w:sz w:val="21"/>
                  <w:szCs w:val="21"/>
                </w:rPr>
                <m:t>s</m:t>
              </w:del>
            </m:r>
          </m:e>
          <m:sub>
            <m:r>
              <w:del w:id="595" w:author="运璐 何" w:date="2025-10-29T19:33:00Z">
                <w:rPr>
                  <w:rFonts w:ascii="Cambria Math" w:hAnsi="Cambria Math" w:hint="eastAsia"/>
                  <w:color w:val="000000"/>
                  <w:sz w:val="21"/>
                  <w:szCs w:val="21"/>
                </w:rPr>
                <m:t>i</m:t>
              </w:del>
            </m:r>
          </m:sub>
        </m:sSub>
      </m:oMath>
      <w:del w:id="596"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到</w:delText>
        </w:r>
        <w:r w:rsidR="000F4F18" w:rsidRPr="00A9585A" w:rsidDel="00CE58ED">
          <w:rPr>
            <w:rFonts w:hint="eastAsia"/>
            <w:color w:val="000000"/>
            <w:sz w:val="21"/>
            <w:szCs w:val="21"/>
          </w:rPr>
          <w:delText xml:space="preserve"> </w:delText>
        </w:r>
      </w:del>
      <m:oMath>
        <m:sSub>
          <m:sSubPr>
            <m:ctrlPr>
              <w:del w:id="597" w:author="运璐 何" w:date="2025-10-29T19:33:00Z">
                <w:rPr>
                  <w:rFonts w:ascii="Cambria Math" w:hAnsi="Cambria Math" w:hint="eastAsia"/>
                  <w:color w:val="000000"/>
                  <w:sz w:val="21"/>
                  <w:szCs w:val="21"/>
                </w:rPr>
              </w:del>
            </m:ctrlPr>
          </m:sSubPr>
          <m:e>
            <m:r>
              <w:del w:id="598" w:author="运璐 何" w:date="2025-10-29T19:33:00Z">
                <w:rPr>
                  <w:rFonts w:ascii="Cambria Math" w:hAnsi="Cambria Math" w:hint="eastAsia"/>
                  <w:color w:val="000000"/>
                  <w:sz w:val="21"/>
                  <w:szCs w:val="21"/>
                </w:rPr>
                <m:t>g</m:t>
              </w:del>
            </m:r>
          </m:e>
          <m:sub>
            <m:r>
              <w:del w:id="599" w:author="运璐 何" w:date="2025-10-29T19:33:00Z">
                <w:rPr>
                  <w:rFonts w:ascii="Cambria Math" w:hAnsi="Cambria Math" w:hint="eastAsia"/>
                  <w:color w:val="000000"/>
                  <w:sz w:val="21"/>
                  <w:szCs w:val="21"/>
                </w:rPr>
                <m:t>i</m:t>
              </w:del>
            </m:r>
          </m:sub>
        </m:sSub>
      </m:oMath>
      <w:del w:id="600" w:author="运璐 何" w:date="2025-10-29T19:33:00Z">
        <w:r w:rsidR="000F4F18" w:rsidRPr="00A9585A" w:rsidDel="00CE58ED">
          <w:rPr>
            <w:rFonts w:hint="eastAsia"/>
            <w:color w:val="000000"/>
            <w:sz w:val="21"/>
            <w:szCs w:val="21"/>
          </w:rPr>
          <w:delText xml:space="preserve"> </w:delText>
        </w:r>
        <w:r w:rsidR="000F4F18" w:rsidRPr="00A9585A" w:rsidDel="00CE58ED">
          <w:rPr>
            <w:rFonts w:hint="eastAsia"/>
            <w:color w:val="000000"/>
            <w:sz w:val="21"/>
            <w:szCs w:val="21"/>
          </w:rPr>
          <w:delText>的可行路径。</w:delText>
        </w:r>
        <w:commentRangeEnd w:id="526"/>
        <w:r w:rsidR="00553343" w:rsidDel="00CE58ED">
          <w:rPr>
            <w:rStyle w:val="ac"/>
            <w:rFonts w:hint="eastAsia"/>
          </w:rPr>
          <w:commentReference w:id="526"/>
        </w:r>
        <w:commentRangeEnd w:id="527"/>
        <w:r w:rsidR="00056E19" w:rsidDel="00CE58ED">
          <w:rPr>
            <w:rStyle w:val="ac"/>
            <w:rFonts w:hint="eastAsia"/>
          </w:rPr>
          <w:commentReference w:id="527"/>
        </w:r>
      </w:del>
    </w:p>
    <w:p w14:paraId="4C5803C6" w14:textId="47D86696" w:rsidR="00CD4915" w:rsidRDefault="00CD4915" w:rsidP="000F4F18">
      <w:pPr>
        <w:spacing w:line="360" w:lineRule="auto"/>
        <w:ind w:firstLineChars="196" w:firstLine="412"/>
        <w:rPr>
          <w:ins w:id="601" w:author="运璐 何" w:date="2025-10-29T19:19:00Z"/>
          <w:color w:val="000000"/>
          <w:sz w:val="21"/>
          <w:szCs w:val="21"/>
        </w:rPr>
      </w:pPr>
      <w:commentRangeStart w:id="602"/>
      <w:ins w:id="603" w:author="运璐 何" w:date="2025-10-29T19:20:00Z">
        <w:r w:rsidRPr="00CD4915">
          <w:rPr>
            <w:color w:val="000000"/>
            <w:sz w:val="21"/>
            <w:szCs w:val="21"/>
          </w:rPr>
          <w:t>算法采用基于分簇的协同全局规划策略</w:t>
        </w:r>
      </w:ins>
      <w:commentRangeEnd w:id="602"/>
      <w:ins w:id="604" w:author="运璐 何" w:date="2025-10-29T19:27:00Z">
        <w:r w:rsidR="001B5999">
          <w:rPr>
            <w:rStyle w:val="ac"/>
          </w:rPr>
          <w:commentReference w:id="602"/>
        </w:r>
      </w:ins>
      <w:ins w:id="605" w:author="运璐 何" w:date="2025-10-29T19:20:00Z">
        <w:r w:rsidRPr="00CD4915">
          <w:rPr>
            <w:color w:val="000000"/>
            <w:sz w:val="21"/>
            <w:szCs w:val="21"/>
          </w:rPr>
          <w:t>，以解决传统人工势场算法在大规模无人机集群中容易出现的势场复杂叠加与局部震荡问题。系统首先根据无人机在初始时刻的空间分布和</w:t>
        </w:r>
        <w:r>
          <w:rPr>
            <w:rFonts w:hint="eastAsia"/>
            <w:color w:val="000000"/>
            <w:sz w:val="21"/>
            <w:szCs w:val="21"/>
          </w:rPr>
          <w:t>给定的簇数量</w:t>
        </w:r>
        <w:r w:rsidRPr="00CD4915">
          <w:rPr>
            <w:color w:val="000000"/>
            <w:sz w:val="21"/>
            <w:szCs w:val="21"/>
          </w:rPr>
          <w:t>进行分簇，</w:t>
        </w:r>
      </w:ins>
      <w:ins w:id="606" w:author="运璐 何" w:date="2025-10-29T19:24:00Z">
        <w:r w:rsidR="002A1DDD" w:rsidRPr="002A1DDD">
          <w:rPr>
            <w:color w:val="000000"/>
            <w:sz w:val="21"/>
            <w:szCs w:val="21"/>
          </w:rPr>
          <w:t>每个无人机固定属</w:t>
        </w:r>
        <w:r w:rsidR="002A1DDD">
          <w:rPr>
            <w:rFonts w:hint="eastAsia"/>
            <w:color w:val="000000"/>
            <w:sz w:val="21"/>
            <w:szCs w:val="21"/>
          </w:rPr>
          <w:t>于对应的</w:t>
        </w:r>
        <w:r w:rsidR="002A1DDD" w:rsidRPr="002A1DDD">
          <w:rPr>
            <w:color w:val="000000"/>
            <w:sz w:val="21"/>
            <w:szCs w:val="21"/>
          </w:rPr>
          <w:t>簇</w:t>
        </w:r>
      </w:ins>
      <w:ins w:id="607" w:author="运璐 何" w:date="2025-10-29T19:25:00Z">
        <w:r w:rsidR="002A1DDD">
          <w:rPr>
            <w:rFonts w:hint="eastAsia"/>
            <w:color w:val="000000"/>
            <w:sz w:val="21"/>
            <w:szCs w:val="21"/>
          </w:rPr>
          <w:t xml:space="preserve"> </w:t>
        </w:r>
      </w:ins>
      <m:oMath>
        <m:sSub>
          <m:sSubPr>
            <m:ctrlPr>
              <w:ins w:id="608" w:author="运璐 何" w:date="2025-10-29T19:24:00Z">
                <w:rPr>
                  <w:rFonts w:ascii="Cambria Math" w:hAnsi="Cambria Math"/>
                  <w:i/>
                  <w:color w:val="000000"/>
                  <w:sz w:val="21"/>
                  <w:szCs w:val="21"/>
                </w:rPr>
              </w:ins>
            </m:ctrlPr>
          </m:sSubPr>
          <m:e>
            <m:r>
              <w:ins w:id="609" w:author="运璐 何" w:date="2025-10-29T19:25:00Z">
                <w:rPr>
                  <w:rFonts w:ascii="Cambria Math" w:hAnsi="Cambria Math"/>
                  <w:color w:val="000000"/>
                  <w:sz w:val="21"/>
                  <w:szCs w:val="21"/>
                </w:rPr>
                <m:t>C</m:t>
              </w:ins>
            </m:r>
          </m:e>
          <m:sub>
            <m:r>
              <w:ins w:id="610" w:author="运璐 何" w:date="2025-10-29T19:25:00Z">
                <w:rPr>
                  <w:rFonts w:ascii="Cambria Math" w:hAnsi="Cambria Math"/>
                  <w:color w:val="000000"/>
                  <w:sz w:val="21"/>
                  <w:szCs w:val="21"/>
                </w:rPr>
                <m:t>i</m:t>
              </w:ins>
            </m:r>
          </m:sub>
        </m:sSub>
      </m:oMath>
      <w:ins w:id="611" w:author="运璐 何" w:date="2025-10-29T19:24:00Z">
        <w:r w:rsidR="002A1DDD" w:rsidRPr="002A1DDD">
          <w:rPr>
            <w:color w:val="000000"/>
            <w:sz w:val="21"/>
            <w:szCs w:val="21"/>
          </w:rPr>
          <w:t>，在整</w:t>
        </w:r>
      </w:ins>
      <w:ins w:id="612" w:author="运璐 何" w:date="2025-10-29T19:25:00Z">
        <w:r w:rsidR="002A1DDD">
          <w:rPr>
            <w:rFonts w:hint="eastAsia"/>
            <w:color w:val="000000"/>
            <w:sz w:val="21"/>
            <w:szCs w:val="21"/>
          </w:rPr>
          <w:t>个规划</w:t>
        </w:r>
      </w:ins>
      <w:ins w:id="613" w:author="运璐 何" w:date="2025-10-29T19:24:00Z">
        <w:r w:rsidR="002A1DDD" w:rsidRPr="002A1DDD">
          <w:rPr>
            <w:color w:val="000000"/>
            <w:sz w:val="21"/>
            <w:szCs w:val="21"/>
          </w:rPr>
          <w:t>过程中簇划分保持不变</w:t>
        </w:r>
      </w:ins>
      <w:ins w:id="614" w:author="运璐 何" w:date="2025-10-29T19:25:00Z">
        <w:r w:rsidR="002A1DDD">
          <w:rPr>
            <w:rFonts w:hint="eastAsia"/>
            <w:color w:val="000000"/>
            <w:sz w:val="21"/>
            <w:szCs w:val="21"/>
          </w:rPr>
          <w:t>。</w:t>
        </w:r>
      </w:ins>
      <w:ins w:id="615" w:author="运璐 何" w:date="2025-10-29T19:26:00Z">
        <w:r w:rsidR="002A1DDD" w:rsidRPr="002A1DDD">
          <w:rPr>
            <w:color w:val="000000"/>
            <w:sz w:val="21"/>
            <w:szCs w:val="21"/>
          </w:rPr>
          <w:t>各簇由虚拟簇中心</w:t>
        </w:r>
        <w:r w:rsidR="001B5999">
          <w:rPr>
            <w:rFonts w:hint="eastAsia"/>
            <w:color w:val="000000"/>
            <w:sz w:val="21"/>
            <w:szCs w:val="21"/>
          </w:rPr>
          <w:t>——簇内无人机的平均中心位置作为</w:t>
        </w:r>
      </w:ins>
      <w:ins w:id="616" w:author="运璐 何" w:date="2025-10-29T19:27:00Z">
        <w:r w:rsidR="001B5999">
          <w:rPr>
            <w:rFonts w:hint="eastAsia"/>
            <w:color w:val="000000"/>
            <w:sz w:val="21"/>
            <w:szCs w:val="21"/>
          </w:rPr>
          <w:t>起始点</w:t>
        </w:r>
      </w:ins>
      <w:ins w:id="617" w:author="运璐 何" w:date="2025-10-29T19:52:00Z">
        <w:r w:rsidR="00FA4795">
          <w:rPr>
            <w:rFonts w:hint="eastAsia"/>
            <w:color w:val="000000"/>
            <w:sz w:val="21"/>
            <w:szCs w:val="21"/>
          </w:rPr>
          <w:t>，虚拟簇</w:t>
        </w:r>
      </w:ins>
      <w:ins w:id="618" w:author="运璐 何" w:date="2025-10-29T19:53:00Z">
        <w:r w:rsidR="00FA4795">
          <w:rPr>
            <w:rFonts w:hint="eastAsia"/>
            <w:color w:val="000000"/>
            <w:sz w:val="21"/>
            <w:szCs w:val="21"/>
          </w:rPr>
          <w:t>目标——簇内无人机平均目标位置为目标点</w:t>
        </w:r>
      </w:ins>
      <w:ins w:id="619" w:author="运璐 何" w:date="2025-10-29T19:26:00Z">
        <w:r w:rsidR="002A1DDD" w:rsidRPr="002A1DDD">
          <w:rPr>
            <w:color w:val="000000"/>
            <w:sz w:val="21"/>
            <w:szCs w:val="21"/>
          </w:rPr>
          <w:t>执行全局路径规划，而簇内成员在局部控制层根据规划结果进行跟随与避障，从而实现</w:t>
        </w:r>
        <w:r w:rsidR="002A1DDD" w:rsidRPr="002A1DDD">
          <w:rPr>
            <w:color w:val="000000"/>
            <w:sz w:val="21"/>
            <w:szCs w:val="21"/>
          </w:rPr>
          <w:t>“</w:t>
        </w:r>
        <w:r w:rsidR="002A1DDD" w:rsidRPr="002A1DDD">
          <w:rPr>
            <w:color w:val="000000"/>
            <w:sz w:val="21"/>
            <w:szCs w:val="21"/>
          </w:rPr>
          <w:t>全局引导</w:t>
        </w:r>
        <w:r w:rsidR="002A1DDD" w:rsidRPr="002A1DDD">
          <w:rPr>
            <w:color w:val="000000"/>
            <w:sz w:val="21"/>
            <w:szCs w:val="21"/>
          </w:rPr>
          <w:t xml:space="preserve"> + </w:t>
        </w:r>
        <w:r w:rsidR="002A1DDD" w:rsidRPr="002A1DDD">
          <w:rPr>
            <w:color w:val="000000"/>
            <w:sz w:val="21"/>
            <w:szCs w:val="21"/>
          </w:rPr>
          <w:t>局部跟随</w:t>
        </w:r>
        <w:r w:rsidR="002A1DDD" w:rsidRPr="002A1DDD">
          <w:rPr>
            <w:color w:val="000000"/>
            <w:sz w:val="21"/>
            <w:szCs w:val="21"/>
          </w:rPr>
          <w:t>”</w:t>
        </w:r>
        <w:r w:rsidR="002A1DDD" w:rsidRPr="002A1DDD">
          <w:rPr>
            <w:color w:val="000000"/>
            <w:sz w:val="21"/>
            <w:szCs w:val="21"/>
          </w:rPr>
          <w:t>的分层控制结构。</w:t>
        </w:r>
      </w:ins>
    </w:p>
    <w:p w14:paraId="65011485" w14:textId="6F6329FA" w:rsidR="001B5999" w:rsidRDefault="00CE58ED" w:rsidP="000309B8">
      <w:pPr>
        <w:spacing w:line="360" w:lineRule="auto"/>
        <w:ind w:firstLineChars="196" w:firstLine="412"/>
        <w:rPr>
          <w:ins w:id="620" w:author="运璐 何" w:date="2025-10-29T19:44:00Z"/>
          <w:color w:val="000000"/>
          <w:sz w:val="21"/>
          <w:szCs w:val="21"/>
        </w:rPr>
      </w:pPr>
      <w:commentRangeStart w:id="621"/>
      <w:ins w:id="622" w:author="运璐 何" w:date="2025-10-29T19:37:00Z">
        <w:r>
          <w:rPr>
            <w:rFonts w:hint="eastAsia"/>
            <w:color w:val="000000"/>
            <w:sz w:val="21"/>
            <w:szCs w:val="21"/>
          </w:rPr>
          <w:lastRenderedPageBreak/>
          <w:t>对于单个簇</w:t>
        </w:r>
      </w:ins>
      <w:commentRangeEnd w:id="621"/>
      <w:ins w:id="623" w:author="运璐 何" w:date="2025-10-29T19:44:00Z">
        <w:r w:rsidR="00A52DB2">
          <w:rPr>
            <w:rStyle w:val="ac"/>
          </w:rPr>
          <w:commentReference w:id="621"/>
        </w:r>
      </w:ins>
      <w:ins w:id="624" w:author="运璐 何" w:date="2025-10-29T19:37:00Z">
        <w:r>
          <w:rPr>
            <w:rFonts w:hint="eastAsia"/>
            <w:color w:val="000000"/>
            <w:sz w:val="21"/>
            <w:szCs w:val="21"/>
          </w:rPr>
          <w:t>，</w:t>
        </w:r>
      </w:ins>
      <w:ins w:id="625" w:author="运璐 何" w:date="2025-10-29T19:29:00Z">
        <w:r w:rsidR="001B5999">
          <w:rPr>
            <w:rFonts w:hint="eastAsia"/>
            <w:color w:val="000000"/>
            <w:sz w:val="21"/>
            <w:szCs w:val="21"/>
          </w:rPr>
          <w:t>采用</w:t>
        </w:r>
        <w:r w:rsidR="001B5999">
          <w:rPr>
            <w:rFonts w:hint="eastAsia"/>
            <w:color w:val="000000"/>
            <w:sz w:val="21"/>
            <w:szCs w:val="21"/>
          </w:rPr>
          <w:t>R</w:t>
        </w:r>
        <w:r w:rsidR="001B5999">
          <w:rPr>
            <w:color w:val="000000"/>
            <w:sz w:val="21"/>
            <w:szCs w:val="21"/>
          </w:rPr>
          <w:t>RT*</w:t>
        </w:r>
      </w:ins>
      <w:ins w:id="626" w:author="运璐 何" w:date="2025-10-29T19:36:00Z">
        <w:r>
          <w:rPr>
            <w:color w:val="000000"/>
            <w:sz w:val="21"/>
            <w:szCs w:val="21"/>
          </w:rPr>
          <w:t xml:space="preserve"> </w:t>
        </w:r>
      </w:ins>
      <w:ins w:id="627" w:author="运璐 何" w:date="2025-10-29T19:29:00Z">
        <w:r w:rsidR="001B5999">
          <w:rPr>
            <w:rFonts w:hint="eastAsia"/>
            <w:color w:val="000000"/>
            <w:sz w:val="21"/>
            <w:szCs w:val="21"/>
          </w:rPr>
          <w:t>算法为</w:t>
        </w:r>
      </w:ins>
      <w:ins w:id="628" w:author="运璐 何" w:date="2025-10-29T19:37:00Z">
        <w:r>
          <w:rPr>
            <w:rFonts w:hint="eastAsia"/>
            <w:color w:val="000000"/>
            <w:sz w:val="21"/>
            <w:szCs w:val="21"/>
          </w:rPr>
          <w:t>每个</w:t>
        </w:r>
      </w:ins>
      <w:ins w:id="629" w:author="运璐 何" w:date="2025-10-29T19:29:00Z">
        <w:r w:rsidR="001B5999">
          <w:rPr>
            <w:rFonts w:hint="eastAsia"/>
            <w:color w:val="000000"/>
            <w:sz w:val="21"/>
            <w:szCs w:val="21"/>
          </w:rPr>
          <w:t>簇</w:t>
        </w:r>
      </w:ins>
      <w:ins w:id="630" w:author="运璐 何" w:date="2025-10-29T19:37:00Z">
        <w:r>
          <w:rPr>
            <w:rFonts w:hint="eastAsia"/>
            <w:color w:val="000000"/>
            <w:sz w:val="21"/>
            <w:szCs w:val="21"/>
          </w:rPr>
          <w:t>独立</w:t>
        </w:r>
      </w:ins>
      <w:ins w:id="631" w:author="运璐 何" w:date="2025-10-29T19:29:00Z">
        <w:r w:rsidR="001B5999">
          <w:rPr>
            <w:rFonts w:hint="eastAsia"/>
            <w:color w:val="000000"/>
            <w:sz w:val="21"/>
            <w:szCs w:val="21"/>
          </w:rPr>
          <w:t>执行全局路径规划。</w:t>
        </w:r>
      </w:ins>
      <w:ins w:id="632" w:author="运璐 何" w:date="2025-10-29T19:37:00Z">
        <w:r>
          <w:rPr>
            <w:rFonts w:hint="eastAsia"/>
            <w:color w:val="000000"/>
            <w:sz w:val="21"/>
            <w:szCs w:val="21"/>
          </w:rPr>
          <w:t>R</w:t>
        </w:r>
        <w:r>
          <w:rPr>
            <w:color w:val="000000"/>
            <w:sz w:val="21"/>
            <w:szCs w:val="21"/>
          </w:rPr>
          <w:t>RT*</w:t>
        </w:r>
        <w:r>
          <w:rPr>
            <w:rFonts w:hint="eastAsia"/>
            <w:color w:val="000000"/>
            <w:sz w:val="21"/>
            <w:szCs w:val="21"/>
          </w:rPr>
          <w:t>算法</w:t>
        </w:r>
      </w:ins>
      <w:ins w:id="633" w:author="运璐 何" w:date="2025-10-29T19:31:00Z">
        <w:r w:rsidR="000309B8" w:rsidRPr="00A9585A">
          <w:rPr>
            <w:rFonts w:hint="eastAsia"/>
            <w:color w:val="000000"/>
            <w:sz w:val="21"/>
            <w:szCs w:val="21"/>
          </w:rPr>
          <w:t>通过在状态空间内进行随机采样，不断扩展树结构以逐渐逼近目标点，同时通过重连操作优化路径的代价</w:t>
        </w:r>
      </w:ins>
      <w:ins w:id="634" w:author="运璐 何" w:date="2025-10-29T19:53:00Z">
        <w:r w:rsidR="00FA4795">
          <w:rPr>
            <w:rFonts w:hint="eastAsia"/>
            <w:color w:val="000000"/>
            <w:sz w:val="21"/>
            <w:szCs w:val="21"/>
          </w:rPr>
          <w:t>完成</w:t>
        </w:r>
      </w:ins>
      <w:ins w:id="635" w:author="运璐 何" w:date="2025-10-29T19:54:00Z">
        <w:r w:rsidR="00FA4795">
          <w:rPr>
            <w:rFonts w:hint="eastAsia"/>
            <w:color w:val="000000"/>
            <w:sz w:val="21"/>
            <w:szCs w:val="21"/>
          </w:rPr>
          <w:t>有效的</w:t>
        </w:r>
      </w:ins>
      <w:ins w:id="636" w:author="运璐 何" w:date="2025-10-29T19:53:00Z">
        <w:r w:rsidR="00FA4795">
          <w:rPr>
            <w:rFonts w:hint="eastAsia"/>
            <w:color w:val="000000"/>
            <w:sz w:val="21"/>
            <w:szCs w:val="21"/>
          </w:rPr>
          <w:t>路径</w:t>
        </w:r>
      </w:ins>
      <w:ins w:id="637" w:author="运璐 何" w:date="2025-10-29T19:54:00Z">
        <w:r w:rsidR="00FA4795">
          <w:rPr>
            <w:rFonts w:hint="eastAsia"/>
            <w:color w:val="000000"/>
            <w:sz w:val="21"/>
            <w:szCs w:val="21"/>
          </w:rPr>
          <w:t>搜索</w:t>
        </w:r>
      </w:ins>
      <w:ins w:id="638" w:author="运璐 何" w:date="2025-10-29T19:31:00Z">
        <w:r w:rsidR="000309B8" w:rsidRPr="00A9585A">
          <w:rPr>
            <w:rFonts w:hint="eastAsia"/>
            <w:color w:val="000000"/>
            <w:sz w:val="21"/>
            <w:szCs w:val="21"/>
          </w:rPr>
          <w:t>。</w:t>
        </w:r>
      </w:ins>
      <w:ins w:id="639" w:author="运璐 何" w:date="2025-10-29T19:39:00Z">
        <w:r>
          <w:rPr>
            <w:rFonts w:hint="eastAsia"/>
            <w:color w:val="000000"/>
            <w:sz w:val="21"/>
            <w:szCs w:val="21"/>
          </w:rPr>
          <w:t>具体的，在本文所研究的场景中，</w:t>
        </w:r>
      </w:ins>
      <w:ins w:id="640" w:author="运璐 何" w:date="2025-10-29T19:54:00Z">
        <w:r w:rsidR="00FA4795">
          <w:rPr>
            <w:rFonts w:hint="eastAsia"/>
            <w:color w:val="000000"/>
            <w:sz w:val="21"/>
            <w:szCs w:val="21"/>
          </w:rPr>
          <w:t>在</w:t>
        </w:r>
      </w:ins>
      <w:ins w:id="641" w:author="运璐 何" w:date="2025-10-29T19:40:00Z">
        <w:r>
          <w:rPr>
            <w:rFonts w:hint="eastAsia"/>
            <w:color w:val="000000"/>
            <w:sz w:val="21"/>
            <w:szCs w:val="21"/>
          </w:rPr>
          <w:t>单个簇规划开始时，</w:t>
        </w:r>
      </w:ins>
      <w:ins w:id="642" w:author="运璐 何" w:date="2025-10-29T19:41:00Z">
        <w:r>
          <w:rPr>
            <w:rFonts w:hint="eastAsia"/>
            <w:color w:val="000000"/>
            <w:sz w:val="21"/>
            <w:szCs w:val="21"/>
          </w:rPr>
          <w:t>循环</w:t>
        </w:r>
      </w:ins>
      <w:ins w:id="643" w:author="运璐 何" w:date="2025-10-29T19:54:00Z">
        <w:r w:rsidR="00FA4795">
          <w:rPr>
            <w:rFonts w:hint="eastAsia"/>
            <w:color w:val="000000"/>
            <w:sz w:val="21"/>
            <w:szCs w:val="21"/>
          </w:rPr>
          <w:t>地</w:t>
        </w:r>
      </w:ins>
      <w:ins w:id="644" w:author="运璐 何" w:date="2025-10-29T19:31:00Z">
        <w:r w:rsidR="000309B8" w:rsidRPr="00A9585A">
          <w:rPr>
            <w:rFonts w:hint="eastAsia"/>
            <w:color w:val="000000"/>
            <w:sz w:val="21"/>
            <w:szCs w:val="21"/>
          </w:rPr>
          <w:t>从</w:t>
        </w:r>
      </w:ins>
      <w:ins w:id="645" w:author="运璐 何" w:date="2025-10-29T19:37:00Z">
        <w:r>
          <w:rPr>
            <w:rFonts w:hint="eastAsia"/>
            <w:color w:val="000000"/>
            <w:sz w:val="21"/>
            <w:szCs w:val="21"/>
          </w:rPr>
          <w:t>场景地图中</w:t>
        </w:r>
      </w:ins>
      <w:ins w:id="646" w:author="运璐 何" w:date="2025-10-29T19:40:00Z">
        <w:r>
          <w:rPr>
            <w:rFonts w:hint="eastAsia"/>
            <w:color w:val="000000"/>
            <w:sz w:val="21"/>
            <w:szCs w:val="21"/>
          </w:rPr>
          <w:t>以一定概率</w:t>
        </w:r>
      </w:ins>
      <w:ins w:id="647" w:author="运璐 何" w:date="2025-10-29T19:31:00Z">
        <w:r w:rsidR="000309B8" w:rsidRPr="00A9585A">
          <w:rPr>
            <w:rFonts w:hint="eastAsia"/>
            <w:color w:val="000000"/>
            <w:sz w:val="21"/>
            <w:szCs w:val="21"/>
          </w:rPr>
          <w:t>随机采样</w:t>
        </w:r>
      </w:ins>
      <w:ins w:id="648" w:author="运璐 何" w:date="2025-10-29T19:37:00Z">
        <w:r>
          <w:rPr>
            <w:rFonts w:hint="eastAsia"/>
            <w:color w:val="000000"/>
            <w:sz w:val="21"/>
            <w:szCs w:val="21"/>
          </w:rPr>
          <w:t>坐标点</w:t>
        </w:r>
      </w:ins>
      <w:ins w:id="649" w:author="运璐 何" w:date="2025-10-29T19:31:00Z">
        <w:r w:rsidR="000309B8" w:rsidRPr="00A9585A">
          <w:rPr>
            <w:rFonts w:hint="eastAsia"/>
            <w:color w:val="000000"/>
            <w:sz w:val="21"/>
            <w:szCs w:val="21"/>
          </w:rPr>
          <w:t xml:space="preserve"> </w:t>
        </w:r>
      </w:ins>
      <m:oMath>
        <m:sSub>
          <m:sSubPr>
            <m:ctrlPr>
              <w:ins w:id="650" w:author="运璐 何" w:date="2025-10-29T19:31:00Z">
                <w:rPr>
                  <w:rFonts w:ascii="Cambria Math" w:hAnsi="Cambria Math" w:hint="eastAsia"/>
                  <w:color w:val="000000"/>
                  <w:sz w:val="21"/>
                  <w:szCs w:val="21"/>
                </w:rPr>
              </w:ins>
            </m:ctrlPr>
          </m:sSubPr>
          <m:e>
            <m:r>
              <w:ins w:id="651" w:author="运璐 何" w:date="2025-10-29T19:31:00Z">
                <w:rPr>
                  <w:rFonts w:ascii="Cambria Math" w:hAnsi="Cambria Math" w:hint="eastAsia"/>
                  <w:color w:val="000000"/>
                  <w:sz w:val="21"/>
                  <w:szCs w:val="21"/>
                </w:rPr>
                <m:t>x</m:t>
              </w:ins>
            </m:r>
          </m:e>
          <m:sub>
            <m:r>
              <w:ins w:id="652" w:author="运璐 何" w:date="2025-10-29T19:31:00Z">
                <w:rPr>
                  <w:rFonts w:ascii="Cambria Math" w:hAnsi="Cambria Math" w:hint="eastAsia"/>
                  <w:color w:val="000000"/>
                  <w:sz w:val="21"/>
                  <w:szCs w:val="21"/>
                </w:rPr>
                <m:t>rand</m:t>
              </w:ins>
            </m:r>
          </m:sub>
        </m:sSub>
      </m:oMath>
      <w:ins w:id="653" w:author="运璐 何" w:date="2025-10-29T19:41:00Z">
        <w:r>
          <w:rPr>
            <w:rFonts w:hint="eastAsia"/>
            <w:color w:val="000000"/>
            <w:sz w:val="21"/>
            <w:szCs w:val="21"/>
          </w:rPr>
          <w:t>，</w:t>
        </w:r>
      </w:ins>
      <w:ins w:id="654" w:author="运璐 何" w:date="2025-10-29T19:54:00Z">
        <w:r w:rsidR="00FA4795">
          <w:rPr>
            <w:rFonts w:hint="eastAsia"/>
            <w:color w:val="000000"/>
            <w:sz w:val="21"/>
            <w:szCs w:val="21"/>
          </w:rPr>
          <w:t>或</w:t>
        </w:r>
      </w:ins>
      <w:ins w:id="655" w:author="运璐 何" w:date="2025-10-29T19:40:00Z">
        <w:r>
          <w:rPr>
            <w:rFonts w:hint="eastAsia"/>
            <w:color w:val="000000"/>
            <w:sz w:val="21"/>
            <w:szCs w:val="21"/>
          </w:rPr>
          <w:t>直接采样该簇对应</w:t>
        </w:r>
      </w:ins>
      <w:ins w:id="656" w:author="运璐 何" w:date="2025-10-29T19:41:00Z">
        <w:r>
          <w:rPr>
            <w:rFonts w:hint="eastAsia"/>
            <w:color w:val="000000"/>
            <w:sz w:val="21"/>
            <w:szCs w:val="21"/>
          </w:rPr>
          <w:t>的目标点</w:t>
        </w:r>
      </w:ins>
      <w:ins w:id="657" w:author="运璐 何" w:date="2025-10-29T19:31:00Z">
        <w:r w:rsidR="000309B8" w:rsidRPr="00A9585A">
          <w:rPr>
            <w:rFonts w:hint="eastAsia"/>
            <w:color w:val="000000"/>
            <w:sz w:val="21"/>
            <w:szCs w:val="21"/>
          </w:rPr>
          <w:t>，</w:t>
        </w:r>
      </w:ins>
      <w:ins w:id="658" w:author="运璐 何" w:date="2025-10-29T19:41:00Z">
        <w:r>
          <w:rPr>
            <w:rFonts w:hint="eastAsia"/>
            <w:color w:val="000000"/>
            <w:sz w:val="21"/>
            <w:szCs w:val="21"/>
          </w:rPr>
          <w:t>然后在</w:t>
        </w:r>
      </w:ins>
      <w:ins w:id="659" w:author="运璐 何" w:date="2025-10-29T19:31:00Z">
        <w:r w:rsidR="000309B8" w:rsidRPr="00A9585A">
          <w:rPr>
            <w:rFonts w:hint="eastAsia"/>
            <w:color w:val="000000"/>
            <w:sz w:val="21"/>
            <w:szCs w:val="21"/>
          </w:rPr>
          <w:t>当前</w:t>
        </w:r>
      </w:ins>
      <w:ins w:id="660" w:author="运璐 何" w:date="2025-10-29T19:38:00Z">
        <w:r>
          <w:rPr>
            <w:rFonts w:hint="eastAsia"/>
            <w:color w:val="000000"/>
            <w:sz w:val="21"/>
            <w:szCs w:val="21"/>
          </w:rPr>
          <w:t>已采样</w:t>
        </w:r>
      </w:ins>
      <w:ins w:id="661" w:author="运璐 何" w:date="2025-10-29T19:31:00Z">
        <w:r w:rsidR="000309B8" w:rsidRPr="00A9585A">
          <w:rPr>
            <w:rFonts w:hint="eastAsia"/>
            <w:color w:val="000000"/>
            <w:sz w:val="21"/>
            <w:szCs w:val="21"/>
          </w:rPr>
          <w:t>树</w:t>
        </w:r>
        <w:r w:rsidR="000309B8" w:rsidRPr="00A9585A">
          <w:rPr>
            <w:rFonts w:hint="eastAsia"/>
            <w:color w:val="000000"/>
            <w:sz w:val="21"/>
            <w:szCs w:val="21"/>
          </w:rPr>
          <w:t xml:space="preserve"> </w:t>
        </w:r>
      </w:ins>
      <m:oMath>
        <m:r>
          <w:ins w:id="662" w:author="运璐 何" w:date="2025-10-29T19:31:00Z">
            <m:rPr>
              <m:scr m:val="script"/>
              <m:sty m:val="p"/>
            </m:rPr>
            <w:rPr>
              <w:rFonts w:ascii="Cambria Math" w:hAnsi="Cambria Math" w:hint="eastAsia"/>
              <w:color w:val="000000"/>
              <w:sz w:val="21"/>
              <w:szCs w:val="21"/>
            </w:rPr>
            <m:t>T</m:t>
          </w:ins>
        </m:r>
      </m:oMath>
      <w:ins w:id="663"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中</w:t>
        </w:r>
      </w:ins>
      <w:ins w:id="664" w:author="运璐 何" w:date="2025-10-29T19:41:00Z">
        <w:r>
          <w:rPr>
            <w:rFonts w:hint="eastAsia"/>
            <w:color w:val="000000"/>
            <w:sz w:val="21"/>
            <w:szCs w:val="21"/>
          </w:rPr>
          <w:t>找到</w:t>
        </w:r>
      </w:ins>
      <w:ins w:id="665" w:author="运璐 何" w:date="2025-10-29T19:31:00Z">
        <w:r w:rsidR="000309B8" w:rsidRPr="00A9585A">
          <w:rPr>
            <w:rFonts w:hint="eastAsia"/>
            <w:color w:val="000000"/>
            <w:sz w:val="21"/>
            <w:szCs w:val="21"/>
          </w:rPr>
          <w:t>距离</w:t>
        </w:r>
        <w:r w:rsidR="000309B8" w:rsidRPr="00A9585A">
          <w:rPr>
            <w:rFonts w:hint="eastAsia"/>
            <w:color w:val="000000"/>
            <w:sz w:val="21"/>
            <w:szCs w:val="21"/>
          </w:rPr>
          <w:t xml:space="preserve"> </w:t>
        </w:r>
      </w:ins>
      <m:oMath>
        <m:sSub>
          <m:sSubPr>
            <m:ctrlPr>
              <w:ins w:id="666" w:author="运璐 何" w:date="2025-10-29T19:31:00Z">
                <w:rPr>
                  <w:rFonts w:ascii="Cambria Math" w:hAnsi="Cambria Math" w:hint="eastAsia"/>
                  <w:color w:val="000000"/>
                  <w:sz w:val="21"/>
                  <w:szCs w:val="21"/>
                </w:rPr>
              </w:ins>
            </m:ctrlPr>
          </m:sSubPr>
          <m:e>
            <m:r>
              <w:ins w:id="667" w:author="运璐 何" w:date="2025-10-29T19:31:00Z">
                <w:rPr>
                  <w:rFonts w:ascii="Cambria Math" w:hAnsi="Cambria Math" w:hint="eastAsia"/>
                  <w:color w:val="000000"/>
                  <w:sz w:val="21"/>
                  <w:szCs w:val="21"/>
                </w:rPr>
                <m:t>x</m:t>
              </w:ins>
            </m:r>
          </m:e>
          <m:sub>
            <m:r>
              <w:ins w:id="668" w:author="运璐 何" w:date="2025-10-29T19:31:00Z">
                <w:rPr>
                  <w:rFonts w:ascii="Cambria Math" w:hAnsi="Cambria Math" w:hint="eastAsia"/>
                  <w:color w:val="000000"/>
                  <w:sz w:val="21"/>
                  <w:szCs w:val="21"/>
                </w:rPr>
                <m:t>rand</m:t>
              </w:ins>
            </m:r>
          </m:sub>
        </m:sSub>
      </m:oMath>
      <w:ins w:id="669"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最近的</w:t>
        </w:r>
      </w:ins>
      <w:ins w:id="670" w:author="运璐 何" w:date="2025-10-29T19:41:00Z">
        <w:r>
          <w:rPr>
            <w:rFonts w:hint="eastAsia"/>
            <w:color w:val="000000"/>
            <w:sz w:val="21"/>
            <w:szCs w:val="21"/>
          </w:rPr>
          <w:t>坐标</w:t>
        </w:r>
      </w:ins>
      <w:ins w:id="671" w:author="运璐 何" w:date="2025-10-29T19:31:00Z">
        <w:r w:rsidR="000309B8" w:rsidRPr="00A9585A">
          <w:rPr>
            <w:rFonts w:hint="eastAsia"/>
            <w:color w:val="000000"/>
            <w:sz w:val="21"/>
            <w:szCs w:val="21"/>
          </w:rPr>
          <w:t>点</w:t>
        </w:r>
        <w:r w:rsidR="000309B8" w:rsidRPr="00A9585A">
          <w:rPr>
            <w:rFonts w:hint="eastAsia"/>
            <w:color w:val="000000"/>
            <w:sz w:val="21"/>
            <w:szCs w:val="21"/>
          </w:rPr>
          <w:t xml:space="preserve"> </w:t>
        </w:r>
      </w:ins>
      <m:oMath>
        <m:sSub>
          <m:sSubPr>
            <m:ctrlPr>
              <w:ins w:id="672" w:author="运璐 何" w:date="2025-10-29T19:31:00Z">
                <w:rPr>
                  <w:rFonts w:ascii="Cambria Math" w:hAnsi="Cambria Math" w:hint="eastAsia"/>
                  <w:color w:val="000000"/>
                  <w:sz w:val="21"/>
                  <w:szCs w:val="21"/>
                </w:rPr>
              </w:ins>
            </m:ctrlPr>
          </m:sSubPr>
          <m:e>
            <m:r>
              <w:ins w:id="673" w:author="运璐 何" w:date="2025-10-29T19:31:00Z">
                <w:rPr>
                  <w:rFonts w:ascii="Cambria Math" w:hAnsi="Cambria Math" w:hint="eastAsia"/>
                  <w:color w:val="000000"/>
                  <w:sz w:val="21"/>
                  <w:szCs w:val="21"/>
                </w:rPr>
                <m:t>x</m:t>
              </w:ins>
            </m:r>
          </m:e>
          <m:sub>
            <m:r>
              <w:ins w:id="674" w:author="运璐 何" w:date="2025-10-29T19:31:00Z">
                <w:rPr>
                  <w:rFonts w:ascii="Cambria Math" w:hAnsi="Cambria Math" w:hint="eastAsia"/>
                  <w:color w:val="000000"/>
                  <w:sz w:val="21"/>
                  <w:szCs w:val="21"/>
                </w:rPr>
                <m:t>near</m:t>
              </w:ins>
            </m:r>
          </m:sub>
        </m:sSub>
      </m:oMath>
      <w:ins w:id="675" w:author="运璐 何" w:date="2025-10-29T19:31:00Z">
        <w:r w:rsidR="000309B8" w:rsidRPr="00A9585A">
          <w:rPr>
            <w:rFonts w:hint="eastAsia"/>
            <w:color w:val="000000"/>
            <w:sz w:val="21"/>
            <w:szCs w:val="21"/>
          </w:rPr>
          <w:t>，</w:t>
        </w:r>
      </w:ins>
      <w:ins w:id="676" w:author="运璐 何" w:date="2025-10-29T19:42:00Z">
        <w:r>
          <w:rPr>
            <w:rFonts w:hint="eastAsia"/>
            <w:color w:val="000000"/>
            <w:sz w:val="21"/>
            <w:szCs w:val="21"/>
          </w:rPr>
          <w:t>接着</w:t>
        </w:r>
      </w:ins>
      <w:ins w:id="677" w:author="运璐 何" w:date="2025-10-29T19:31:00Z">
        <w:r w:rsidR="000309B8" w:rsidRPr="00A9585A">
          <w:rPr>
            <w:rFonts w:hint="eastAsia"/>
            <w:color w:val="000000"/>
            <w:sz w:val="21"/>
            <w:szCs w:val="21"/>
          </w:rPr>
          <w:t>按照</w:t>
        </w:r>
      </w:ins>
      <w:ins w:id="678" w:author="运璐 何" w:date="2025-10-29T19:38:00Z">
        <w:r>
          <w:rPr>
            <w:rFonts w:hint="eastAsia"/>
            <w:color w:val="000000"/>
            <w:sz w:val="21"/>
            <w:szCs w:val="21"/>
          </w:rPr>
          <w:t>系统的</w:t>
        </w:r>
      </w:ins>
      <w:ins w:id="679" w:author="运璐 何" w:date="2025-10-29T19:42:00Z">
        <w:r>
          <w:rPr>
            <w:rFonts w:hint="eastAsia"/>
            <w:color w:val="000000"/>
            <w:sz w:val="21"/>
            <w:szCs w:val="21"/>
          </w:rPr>
          <w:t>全局规划路径</w:t>
        </w:r>
      </w:ins>
      <w:ins w:id="680" w:author="运璐 何" w:date="2025-10-29T19:31:00Z">
        <w:r w:rsidR="000309B8" w:rsidRPr="00A9585A">
          <w:rPr>
            <w:rFonts w:hint="eastAsia"/>
            <w:color w:val="000000"/>
            <w:sz w:val="21"/>
            <w:szCs w:val="21"/>
          </w:rPr>
          <w:t>步长</w:t>
        </w:r>
        <w:r w:rsidR="000309B8" w:rsidRPr="00A9585A">
          <w:rPr>
            <w:rFonts w:hint="eastAsia"/>
            <w:color w:val="000000"/>
            <w:sz w:val="21"/>
            <w:szCs w:val="21"/>
          </w:rPr>
          <w:t xml:space="preserve"> </w:t>
        </w:r>
      </w:ins>
      <m:oMath>
        <m:r>
          <w:ins w:id="681" w:author="运璐 何" w:date="2025-10-29T19:31:00Z">
            <w:rPr>
              <w:rFonts w:ascii="Cambria Math" w:hAnsi="Cambria Math" w:hint="eastAsia"/>
              <w:color w:val="000000"/>
              <w:sz w:val="21"/>
              <w:szCs w:val="21"/>
            </w:rPr>
            <m:t>Len</m:t>
          </w:ins>
        </m:r>
      </m:oMath>
      <w:ins w:id="682"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沿</w:t>
        </w:r>
        <w:r w:rsidR="000309B8" w:rsidRPr="00A9585A">
          <w:rPr>
            <w:rFonts w:hint="eastAsia"/>
            <w:color w:val="000000"/>
            <w:sz w:val="21"/>
            <w:szCs w:val="21"/>
          </w:rPr>
          <w:t xml:space="preserve"> </w:t>
        </w:r>
      </w:ins>
      <m:oMath>
        <m:sSub>
          <m:sSubPr>
            <m:ctrlPr>
              <w:ins w:id="683" w:author="运璐 何" w:date="2025-10-29T19:31:00Z">
                <w:rPr>
                  <w:rFonts w:ascii="Cambria Math" w:hAnsi="Cambria Math" w:hint="eastAsia"/>
                  <w:color w:val="000000"/>
                  <w:sz w:val="21"/>
                  <w:szCs w:val="21"/>
                </w:rPr>
              </w:ins>
            </m:ctrlPr>
          </m:sSubPr>
          <m:e>
            <m:r>
              <w:ins w:id="684" w:author="运璐 何" w:date="2025-10-29T19:31:00Z">
                <w:rPr>
                  <w:rFonts w:ascii="Cambria Math" w:hAnsi="Cambria Math" w:hint="eastAsia"/>
                  <w:color w:val="000000"/>
                  <w:sz w:val="21"/>
                  <w:szCs w:val="21"/>
                </w:rPr>
                <m:t>x</m:t>
              </w:ins>
            </m:r>
          </m:e>
          <m:sub>
            <m:r>
              <w:ins w:id="685" w:author="运璐 何" w:date="2025-10-29T19:31:00Z">
                <w:rPr>
                  <w:rFonts w:ascii="Cambria Math" w:hAnsi="Cambria Math" w:hint="eastAsia"/>
                  <w:color w:val="000000"/>
                  <w:sz w:val="21"/>
                  <w:szCs w:val="21"/>
                </w:rPr>
                <m:t>near</m:t>
              </w:ins>
            </m:r>
          </m:sub>
        </m:sSub>
      </m:oMath>
      <w:ins w:id="686"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指向</w:t>
        </w:r>
        <w:r w:rsidR="000309B8" w:rsidRPr="00A9585A">
          <w:rPr>
            <w:rFonts w:hint="eastAsia"/>
            <w:color w:val="000000"/>
            <w:sz w:val="21"/>
            <w:szCs w:val="21"/>
          </w:rPr>
          <w:t xml:space="preserve"> </w:t>
        </w:r>
      </w:ins>
      <m:oMath>
        <m:sSub>
          <m:sSubPr>
            <m:ctrlPr>
              <w:ins w:id="687" w:author="运璐 何" w:date="2025-10-29T19:31:00Z">
                <w:rPr>
                  <w:rFonts w:ascii="Cambria Math" w:hAnsi="Cambria Math" w:hint="eastAsia"/>
                  <w:color w:val="000000"/>
                  <w:sz w:val="21"/>
                  <w:szCs w:val="21"/>
                </w:rPr>
              </w:ins>
            </m:ctrlPr>
          </m:sSubPr>
          <m:e>
            <m:r>
              <w:ins w:id="688" w:author="运璐 何" w:date="2025-10-29T19:31:00Z">
                <w:rPr>
                  <w:rFonts w:ascii="Cambria Math" w:hAnsi="Cambria Math" w:hint="eastAsia"/>
                  <w:color w:val="000000"/>
                  <w:sz w:val="21"/>
                  <w:szCs w:val="21"/>
                </w:rPr>
                <m:t>x</m:t>
              </w:ins>
            </m:r>
          </m:e>
          <m:sub>
            <m:r>
              <w:ins w:id="689" w:author="运璐 何" w:date="2025-10-29T19:31:00Z">
                <w:rPr>
                  <w:rFonts w:ascii="Cambria Math" w:hAnsi="Cambria Math" w:hint="eastAsia"/>
                  <w:color w:val="000000"/>
                  <w:sz w:val="21"/>
                  <w:szCs w:val="21"/>
                </w:rPr>
                <m:t>rand</m:t>
              </w:ins>
            </m:r>
          </m:sub>
        </m:sSub>
      </m:oMath>
      <w:ins w:id="690"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的方向生成新</w:t>
        </w:r>
      </w:ins>
      <w:ins w:id="691" w:author="运璐 何" w:date="2025-10-29T19:42:00Z">
        <w:r>
          <w:rPr>
            <w:rFonts w:hint="eastAsia"/>
            <w:color w:val="000000"/>
            <w:sz w:val="21"/>
            <w:szCs w:val="21"/>
          </w:rPr>
          <w:t>坐标</w:t>
        </w:r>
      </w:ins>
      <w:ins w:id="692" w:author="运璐 何" w:date="2025-10-29T19:31:00Z">
        <w:r w:rsidR="000309B8" w:rsidRPr="00A9585A">
          <w:rPr>
            <w:rFonts w:hint="eastAsia"/>
            <w:color w:val="000000"/>
            <w:sz w:val="21"/>
            <w:szCs w:val="21"/>
          </w:rPr>
          <w:t>点</w:t>
        </w:r>
        <w:r w:rsidR="000309B8" w:rsidRPr="00A9585A">
          <w:rPr>
            <w:rFonts w:hint="eastAsia"/>
            <w:color w:val="000000"/>
            <w:sz w:val="21"/>
            <w:szCs w:val="21"/>
          </w:rPr>
          <w:t xml:space="preserve"> </w:t>
        </w:r>
      </w:ins>
      <m:oMath>
        <m:sSub>
          <m:sSubPr>
            <m:ctrlPr>
              <w:ins w:id="693" w:author="运璐 何" w:date="2025-10-29T19:31:00Z">
                <w:rPr>
                  <w:rFonts w:ascii="Cambria Math" w:hAnsi="Cambria Math" w:hint="eastAsia"/>
                  <w:color w:val="000000"/>
                  <w:sz w:val="21"/>
                  <w:szCs w:val="21"/>
                </w:rPr>
              </w:ins>
            </m:ctrlPr>
          </m:sSubPr>
          <m:e>
            <m:r>
              <w:ins w:id="694" w:author="运璐 何" w:date="2025-10-29T19:31:00Z">
                <w:rPr>
                  <w:rFonts w:ascii="Cambria Math" w:hAnsi="Cambria Math" w:hint="eastAsia"/>
                  <w:color w:val="000000"/>
                  <w:sz w:val="21"/>
                  <w:szCs w:val="21"/>
                </w:rPr>
                <m:t>x</m:t>
              </w:ins>
            </m:r>
          </m:e>
          <m:sub>
            <m:r>
              <w:ins w:id="695" w:author="运璐 何" w:date="2025-10-29T19:31:00Z">
                <w:rPr>
                  <w:rFonts w:ascii="Cambria Math" w:hAnsi="Cambria Math" w:hint="eastAsia"/>
                  <w:color w:val="000000"/>
                  <w:sz w:val="21"/>
                  <w:szCs w:val="21"/>
                </w:rPr>
                <m:t>new</m:t>
              </w:ins>
            </m:r>
          </m:sub>
        </m:sSub>
      </m:oMath>
      <w:ins w:id="696" w:author="运璐 何" w:date="2025-10-29T19:31:00Z">
        <w:r w:rsidR="000309B8" w:rsidRPr="00A9585A">
          <w:rPr>
            <w:rFonts w:hint="eastAsia"/>
            <w:color w:val="000000"/>
            <w:sz w:val="21"/>
            <w:szCs w:val="21"/>
          </w:rPr>
          <w:t>。若</w:t>
        </w:r>
        <w:r w:rsidR="000309B8" w:rsidRPr="00A9585A">
          <w:rPr>
            <w:rFonts w:hint="eastAsia"/>
            <w:color w:val="000000"/>
            <w:sz w:val="21"/>
            <w:szCs w:val="21"/>
          </w:rPr>
          <w:t xml:space="preserve"> </w:t>
        </w:r>
      </w:ins>
      <m:oMath>
        <m:d>
          <m:dPr>
            <m:begChr m:val="["/>
            <m:endChr m:val="]"/>
            <m:ctrlPr>
              <w:ins w:id="697" w:author="运璐 何" w:date="2025-10-29T19:31:00Z">
                <w:rPr>
                  <w:rFonts w:ascii="Cambria Math" w:hAnsi="Cambria Math" w:hint="eastAsia"/>
                  <w:color w:val="000000"/>
                  <w:sz w:val="21"/>
                  <w:szCs w:val="21"/>
                </w:rPr>
              </w:ins>
            </m:ctrlPr>
          </m:dPr>
          <m:e>
            <m:sSub>
              <m:sSubPr>
                <m:ctrlPr>
                  <w:ins w:id="698" w:author="运璐 何" w:date="2025-10-29T19:31:00Z">
                    <w:rPr>
                      <w:rFonts w:ascii="Cambria Math" w:hAnsi="Cambria Math" w:hint="eastAsia"/>
                      <w:color w:val="000000"/>
                      <w:sz w:val="21"/>
                      <w:szCs w:val="21"/>
                    </w:rPr>
                  </w:ins>
                </m:ctrlPr>
              </m:sSubPr>
              <m:e>
                <m:r>
                  <w:ins w:id="699" w:author="运璐 何" w:date="2025-10-29T19:31:00Z">
                    <w:rPr>
                      <w:rFonts w:ascii="Cambria Math" w:hAnsi="Cambria Math" w:hint="eastAsia"/>
                      <w:color w:val="000000"/>
                      <w:sz w:val="21"/>
                      <w:szCs w:val="21"/>
                    </w:rPr>
                    <m:t>x</m:t>
                  </w:ins>
                </m:r>
              </m:e>
              <m:sub>
                <m:r>
                  <w:ins w:id="700" w:author="运璐 何" w:date="2025-10-29T19:31:00Z">
                    <w:rPr>
                      <w:rFonts w:ascii="Cambria Math" w:hAnsi="Cambria Math" w:hint="eastAsia"/>
                      <w:color w:val="000000"/>
                      <w:sz w:val="21"/>
                      <w:szCs w:val="21"/>
                    </w:rPr>
                    <m:t>near</m:t>
                  </w:ins>
                </m:r>
              </m:sub>
            </m:sSub>
            <m:r>
              <w:ins w:id="701" w:author="运璐 何" w:date="2025-10-29T19:31:00Z">
                <m:rPr>
                  <m:sty m:val="p"/>
                </m:rPr>
                <w:rPr>
                  <w:rFonts w:ascii="Cambria Math" w:hAnsi="Cambria Math" w:hint="eastAsia"/>
                  <w:color w:val="000000"/>
                  <w:sz w:val="21"/>
                  <w:szCs w:val="21"/>
                </w:rPr>
                <m:t>,</m:t>
              </w:ins>
            </m:r>
            <m:sSub>
              <m:sSubPr>
                <m:ctrlPr>
                  <w:ins w:id="702" w:author="运璐 何" w:date="2025-10-29T19:31:00Z">
                    <w:rPr>
                      <w:rFonts w:ascii="Cambria Math" w:hAnsi="Cambria Math" w:hint="eastAsia"/>
                      <w:color w:val="000000"/>
                      <w:sz w:val="21"/>
                      <w:szCs w:val="21"/>
                    </w:rPr>
                  </w:ins>
                </m:ctrlPr>
              </m:sSubPr>
              <m:e>
                <m:r>
                  <w:ins w:id="703" w:author="运璐 何" w:date="2025-10-29T19:31:00Z">
                    <w:rPr>
                      <w:rFonts w:ascii="Cambria Math" w:hAnsi="Cambria Math" w:hint="eastAsia"/>
                      <w:color w:val="000000"/>
                      <w:sz w:val="21"/>
                      <w:szCs w:val="21"/>
                    </w:rPr>
                    <m:t>x</m:t>
                  </w:ins>
                </m:r>
              </m:e>
              <m:sub>
                <m:r>
                  <w:ins w:id="704" w:author="运璐 何" w:date="2025-10-29T19:31:00Z">
                    <w:rPr>
                      <w:rFonts w:ascii="Cambria Math" w:hAnsi="Cambria Math" w:hint="eastAsia"/>
                      <w:color w:val="000000"/>
                      <w:sz w:val="21"/>
                      <w:szCs w:val="21"/>
                    </w:rPr>
                    <m:t>new</m:t>
                  </w:ins>
                </m:r>
              </m:sub>
            </m:sSub>
          </m:e>
        </m:d>
      </m:oMath>
      <w:ins w:id="705"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与</w:t>
        </w:r>
      </w:ins>
      <w:ins w:id="706" w:author="运璐 何" w:date="2025-10-29T19:38:00Z">
        <w:r>
          <w:rPr>
            <w:rFonts w:hint="eastAsia"/>
            <w:color w:val="000000"/>
            <w:sz w:val="21"/>
            <w:szCs w:val="21"/>
          </w:rPr>
          <w:t>建筑</w:t>
        </w:r>
      </w:ins>
      <w:ins w:id="707" w:author="运璐 何" w:date="2025-10-29T19:31:00Z">
        <w:r w:rsidR="000309B8" w:rsidRPr="00A9585A">
          <w:rPr>
            <w:rFonts w:hint="eastAsia"/>
            <w:color w:val="000000"/>
            <w:sz w:val="21"/>
            <w:szCs w:val="21"/>
          </w:rPr>
          <w:t>物集合</w:t>
        </w:r>
        <w:r w:rsidR="000309B8" w:rsidRPr="00A9585A">
          <w:rPr>
            <w:rFonts w:hint="eastAsia"/>
            <w:color w:val="000000"/>
            <w:sz w:val="21"/>
            <w:szCs w:val="21"/>
          </w:rPr>
          <w:t xml:space="preserve"> </w:t>
        </w:r>
      </w:ins>
      <m:oMath>
        <m:sSub>
          <m:sSubPr>
            <m:ctrlPr>
              <w:ins w:id="708" w:author="运璐 何" w:date="2025-10-29T19:31:00Z">
                <w:rPr>
                  <w:rFonts w:ascii="Cambria Math" w:hAnsi="Cambria Math" w:hint="eastAsia"/>
                  <w:color w:val="000000"/>
                  <w:sz w:val="21"/>
                  <w:szCs w:val="21"/>
                </w:rPr>
              </w:ins>
            </m:ctrlPr>
          </m:sSubPr>
          <m:e>
            <m:r>
              <w:ins w:id="709" w:author="运璐 何" w:date="2025-10-29T19:31:00Z">
                <m:rPr>
                  <m:scr m:val="script"/>
                  <m:sty m:val="p"/>
                </m:rPr>
                <w:rPr>
                  <w:rFonts w:ascii="Cambria Math" w:hAnsi="Cambria Math" w:hint="eastAsia"/>
                  <w:color w:val="000000"/>
                  <w:sz w:val="21"/>
                  <w:szCs w:val="21"/>
                </w:rPr>
                <m:t>O</m:t>
              </w:ins>
            </m:r>
          </m:e>
          <m:sub>
            <m:r>
              <w:ins w:id="710" w:author="运璐 何" w:date="2025-10-29T19:31:00Z">
                <w:rPr>
                  <w:rFonts w:ascii="Cambria Math" w:hAnsi="Cambria Math" w:hint="eastAsia"/>
                  <w:color w:val="000000"/>
                  <w:sz w:val="21"/>
                  <w:szCs w:val="21"/>
                </w:rPr>
                <m:t>t</m:t>
              </w:ins>
            </m:r>
          </m:sub>
        </m:sSub>
      </m:oMath>
      <w:ins w:id="711" w:author="运璐 何" w:date="2025-10-29T19:31:00Z">
        <w:r w:rsidR="000309B8" w:rsidRPr="00A9585A">
          <w:rPr>
            <w:rFonts w:hint="eastAsia"/>
            <w:color w:val="000000"/>
            <w:sz w:val="21"/>
            <w:szCs w:val="21"/>
          </w:rPr>
          <w:t xml:space="preserve"> </w:t>
        </w:r>
      </w:ins>
      <w:ins w:id="712" w:author="运璐 何" w:date="2025-10-29T19:42:00Z">
        <w:r>
          <w:rPr>
            <w:rFonts w:hint="eastAsia"/>
            <w:color w:val="000000"/>
            <w:sz w:val="21"/>
            <w:szCs w:val="21"/>
          </w:rPr>
          <w:t>或者干扰范围</w:t>
        </w:r>
      </w:ins>
      <w:ins w:id="713" w:author="运璐 何" w:date="2025-10-29T19:31:00Z">
        <w:r w:rsidR="000309B8" w:rsidRPr="00A9585A">
          <w:rPr>
            <w:rFonts w:hint="eastAsia"/>
            <w:color w:val="000000"/>
            <w:sz w:val="21"/>
            <w:szCs w:val="21"/>
          </w:rPr>
          <w:t>不</w:t>
        </w:r>
      </w:ins>
      <w:ins w:id="714" w:author="运璐 何" w:date="2025-10-29T19:38:00Z">
        <w:r>
          <w:rPr>
            <w:rFonts w:hint="eastAsia"/>
            <w:color w:val="000000"/>
            <w:sz w:val="21"/>
            <w:szCs w:val="21"/>
          </w:rPr>
          <w:t>发生碰撞</w:t>
        </w:r>
      </w:ins>
      <w:ins w:id="715" w:author="运璐 何" w:date="2025-10-29T19:42:00Z">
        <w:r>
          <w:rPr>
            <w:rFonts w:hint="eastAsia"/>
            <w:color w:val="000000"/>
            <w:sz w:val="21"/>
            <w:szCs w:val="21"/>
          </w:rPr>
          <w:t>冲突</w:t>
        </w:r>
      </w:ins>
      <w:ins w:id="716" w:author="运璐 何" w:date="2025-10-29T19:31:00Z">
        <w:r w:rsidR="000309B8" w:rsidRPr="00A9585A">
          <w:rPr>
            <w:rFonts w:hint="eastAsia"/>
            <w:color w:val="000000"/>
            <w:sz w:val="21"/>
            <w:szCs w:val="21"/>
          </w:rPr>
          <w:t>，则将</w:t>
        </w:r>
        <w:r w:rsidR="000309B8" w:rsidRPr="00A9585A">
          <w:rPr>
            <w:rFonts w:hint="eastAsia"/>
            <w:color w:val="000000"/>
            <w:sz w:val="21"/>
            <w:szCs w:val="21"/>
          </w:rPr>
          <w:t xml:space="preserve"> </w:t>
        </w:r>
      </w:ins>
      <m:oMath>
        <m:sSub>
          <m:sSubPr>
            <m:ctrlPr>
              <w:ins w:id="717" w:author="运璐 何" w:date="2025-10-29T19:31:00Z">
                <w:rPr>
                  <w:rFonts w:ascii="Cambria Math" w:hAnsi="Cambria Math" w:hint="eastAsia"/>
                  <w:color w:val="000000"/>
                  <w:sz w:val="21"/>
                  <w:szCs w:val="21"/>
                </w:rPr>
              </w:ins>
            </m:ctrlPr>
          </m:sSubPr>
          <m:e>
            <m:r>
              <w:ins w:id="718" w:author="运璐 何" w:date="2025-10-29T19:31:00Z">
                <w:rPr>
                  <w:rFonts w:ascii="Cambria Math" w:hAnsi="Cambria Math" w:hint="eastAsia"/>
                  <w:color w:val="000000"/>
                  <w:sz w:val="21"/>
                  <w:szCs w:val="21"/>
                </w:rPr>
                <m:t>x</m:t>
              </w:ins>
            </m:r>
          </m:e>
          <m:sub>
            <m:r>
              <w:ins w:id="719" w:author="运璐 何" w:date="2025-10-29T19:31:00Z">
                <w:rPr>
                  <w:rFonts w:ascii="Cambria Math" w:hAnsi="Cambria Math" w:hint="eastAsia"/>
                  <w:color w:val="000000"/>
                  <w:sz w:val="21"/>
                  <w:szCs w:val="21"/>
                </w:rPr>
                <m:t>new</m:t>
              </w:ins>
            </m:r>
          </m:sub>
        </m:sSub>
      </m:oMath>
      <w:ins w:id="720"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加入到</w:t>
        </w:r>
        <w:r w:rsidR="000309B8" w:rsidRPr="00A9585A">
          <w:rPr>
            <w:rFonts w:hint="eastAsia"/>
            <w:color w:val="000000"/>
            <w:sz w:val="21"/>
            <w:szCs w:val="21"/>
          </w:rPr>
          <w:t xml:space="preserve"> </w:t>
        </w:r>
      </w:ins>
      <m:oMath>
        <m:r>
          <w:ins w:id="721" w:author="运璐 何" w:date="2025-10-29T19:31:00Z">
            <m:rPr>
              <m:scr m:val="script"/>
              <m:sty m:val="p"/>
            </m:rPr>
            <w:rPr>
              <w:rFonts w:ascii="Cambria Math" w:hAnsi="Cambria Math" w:hint="eastAsia"/>
              <w:color w:val="000000"/>
              <w:sz w:val="21"/>
              <w:szCs w:val="21"/>
            </w:rPr>
            <m:t>T</m:t>
          </w:ins>
        </m:r>
      </m:oMath>
      <w:ins w:id="722"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中，并通过计算代价函数</w:t>
        </w:r>
        <w:r w:rsidR="000309B8" w:rsidRPr="00A9585A">
          <w:rPr>
            <w:rFonts w:hint="eastAsia"/>
            <w:color w:val="000000"/>
            <w:sz w:val="21"/>
            <w:szCs w:val="21"/>
          </w:rPr>
          <w:t xml:space="preserve"> </w:t>
        </w:r>
      </w:ins>
      <m:oMath>
        <m:r>
          <w:ins w:id="723" w:author="运璐 何" w:date="2025-10-29T19:31:00Z">
            <w:rPr>
              <w:rFonts w:ascii="Cambria Math" w:hAnsi="Cambria Math" w:hint="eastAsia"/>
              <w:color w:val="000000"/>
              <w:sz w:val="21"/>
              <w:szCs w:val="21"/>
            </w:rPr>
            <m:t>Cost</m:t>
          </w:ins>
        </m:r>
        <m:d>
          <m:dPr>
            <m:ctrlPr>
              <w:ins w:id="724" w:author="运璐 何" w:date="2025-10-29T19:31:00Z">
                <w:rPr>
                  <w:rFonts w:ascii="Cambria Math" w:hAnsi="Cambria Math" w:hint="eastAsia"/>
                  <w:color w:val="000000"/>
                  <w:sz w:val="21"/>
                  <w:szCs w:val="21"/>
                </w:rPr>
              </w:ins>
            </m:ctrlPr>
          </m:dPr>
          <m:e>
            <m:r>
              <w:ins w:id="725" w:author="运璐 何" w:date="2025-10-29T19:31:00Z">
                <w:rPr>
                  <w:rFonts w:ascii="Cambria Math" w:hAnsi="Cambria Math" w:hint="eastAsia"/>
                  <w:color w:val="000000"/>
                  <w:sz w:val="21"/>
                  <w:szCs w:val="21"/>
                </w:rPr>
                <m:t>x</m:t>
              </w:ins>
            </m:r>
          </m:e>
        </m:d>
      </m:oMath>
      <w:ins w:id="726" w:author="运璐 何" w:date="2025-10-29T19:31:00Z">
        <w:r w:rsidR="000309B8" w:rsidRPr="00A9585A">
          <w:rPr>
            <w:rFonts w:hint="eastAsia"/>
            <w:color w:val="000000"/>
            <w:sz w:val="21"/>
            <w:szCs w:val="21"/>
          </w:rPr>
          <w:t xml:space="preserve"> </w:t>
        </w:r>
      </w:ins>
      <w:ins w:id="727" w:author="运璐 何" w:date="2025-10-29T19:54:00Z">
        <w:r w:rsidR="00FA4795">
          <w:rPr>
            <w:rFonts w:hint="eastAsia"/>
            <w:color w:val="000000"/>
            <w:sz w:val="21"/>
            <w:szCs w:val="21"/>
          </w:rPr>
          <w:t>，</w:t>
        </w:r>
      </w:ins>
      <w:ins w:id="728" w:author="运璐 何" w:date="2025-10-29T19:55:00Z">
        <w:r w:rsidR="00FA4795">
          <w:rPr>
            <w:rFonts w:hint="eastAsia"/>
            <w:color w:val="000000"/>
            <w:sz w:val="21"/>
            <w:szCs w:val="21"/>
          </w:rPr>
          <w:t>本研究中取路径长度，</w:t>
        </w:r>
      </w:ins>
      <w:ins w:id="729" w:author="运璐 何" w:date="2025-10-29T19:31:00Z">
        <w:r w:rsidR="000309B8" w:rsidRPr="00A9585A">
          <w:rPr>
            <w:rFonts w:hint="eastAsia"/>
            <w:color w:val="000000"/>
            <w:sz w:val="21"/>
            <w:szCs w:val="21"/>
          </w:rPr>
          <w:t>对</w:t>
        </w:r>
        <w:r w:rsidR="000309B8" w:rsidRPr="00A9585A">
          <w:rPr>
            <w:rFonts w:hint="eastAsia"/>
            <w:color w:val="000000"/>
            <w:sz w:val="21"/>
            <w:szCs w:val="21"/>
          </w:rPr>
          <w:t xml:space="preserve"> </w:t>
        </w:r>
      </w:ins>
      <m:oMath>
        <m:sSub>
          <m:sSubPr>
            <m:ctrlPr>
              <w:ins w:id="730" w:author="运璐 何" w:date="2025-10-29T19:31:00Z">
                <w:rPr>
                  <w:rFonts w:ascii="Cambria Math" w:hAnsi="Cambria Math" w:hint="eastAsia"/>
                  <w:color w:val="000000"/>
                  <w:sz w:val="21"/>
                  <w:szCs w:val="21"/>
                </w:rPr>
              </w:ins>
            </m:ctrlPr>
          </m:sSubPr>
          <m:e>
            <m:r>
              <w:ins w:id="731" w:author="运璐 何" w:date="2025-10-29T19:31:00Z">
                <w:rPr>
                  <w:rFonts w:ascii="Cambria Math" w:hAnsi="Cambria Math" w:hint="eastAsia"/>
                  <w:color w:val="000000"/>
                  <w:sz w:val="21"/>
                  <w:szCs w:val="21"/>
                </w:rPr>
                <m:t>x</m:t>
              </w:ins>
            </m:r>
          </m:e>
          <m:sub>
            <m:r>
              <w:ins w:id="732" w:author="运璐 何" w:date="2025-10-29T19:31:00Z">
                <w:rPr>
                  <w:rFonts w:ascii="Cambria Math" w:hAnsi="Cambria Math" w:hint="eastAsia"/>
                  <w:color w:val="000000"/>
                  <w:sz w:val="21"/>
                  <w:szCs w:val="21"/>
                </w:rPr>
                <m:t>new</m:t>
              </w:ins>
            </m:r>
          </m:sub>
        </m:sSub>
      </m:oMath>
      <w:ins w:id="733" w:author="运璐 何" w:date="2025-10-29T19:31:00Z">
        <w:r w:rsidR="000309B8" w:rsidRPr="00A9585A">
          <w:rPr>
            <w:rFonts w:hint="eastAsia"/>
            <w:color w:val="000000"/>
            <w:sz w:val="21"/>
            <w:szCs w:val="21"/>
          </w:rPr>
          <w:t xml:space="preserve"> </w:t>
        </w:r>
      </w:ins>
      <w:ins w:id="734" w:author="运璐 何" w:date="2025-10-29T19:42:00Z">
        <w:r w:rsidR="00A52DB2">
          <w:rPr>
            <w:rFonts w:hint="eastAsia"/>
            <w:color w:val="000000"/>
            <w:sz w:val="21"/>
            <w:szCs w:val="21"/>
          </w:rPr>
          <w:t>执行</w:t>
        </w:r>
      </w:ins>
      <w:ins w:id="735" w:author="运璐 何" w:date="2025-10-29T19:31:00Z">
        <w:r w:rsidR="000309B8" w:rsidRPr="00A9585A">
          <w:rPr>
            <w:rFonts w:hint="eastAsia"/>
            <w:color w:val="000000"/>
            <w:sz w:val="21"/>
            <w:szCs w:val="21"/>
          </w:rPr>
          <w:t>父节点选择与路径优化。最终，当</w:t>
        </w:r>
      </w:ins>
      <w:ins w:id="736" w:author="运璐 何" w:date="2025-10-29T19:42:00Z">
        <w:r w:rsidR="00A52DB2">
          <w:rPr>
            <w:rFonts w:hint="eastAsia"/>
            <w:color w:val="000000"/>
            <w:sz w:val="21"/>
            <w:szCs w:val="21"/>
          </w:rPr>
          <w:t>现有</w:t>
        </w:r>
      </w:ins>
      <w:ins w:id="737" w:author="运璐 何" w:date="2025-10-29T19:31:00Z">
        <w:r w:rsidR="000309B8" w:rsidRPr="00A9585A">
          <w:rPr>
            <w:rFonts w:hint="eastAsia"/>
            <w:color w:val="000000"/>
            <w:sz w:val="21"/>
            <w:szCs w:val="21"/>
          </w:rPr>
          <w:t>树中某一</w:t>
        </w:r>
      </w:ins>
      <w:ins w:id="738" w:author="运璐 何" w:date="2025-10-29T19:43:00Z">
        <w:r w:rsidR="00A52DB2">
          <w:rPr>
            <w:rFonts w:hint="eastAsia"/>
            <w:color w:val="000000"/>
            <w:sz w:val="21"/>
            <w:szCs w:val="21"/>
          </w:rPr>
          <w:t>坐标</w:t>
        </w:r>
      </w:ins>
      <w:ins w:id="739" w:author="运璐 何" w:date="2025-10-29T19:31:00Z">
        <w:r w:rsidR="000309B8" w:rsidRPr="00A9585A">
          <w:rPr>
            <w:rFonts w:hint="eastAsia"/>
            <w:color w:val="000000"/>
            <w:sz w:val="21"/>
            <w:szCs w:val="21"/>
          </w:rPr>
          <w:t>节点</w:t>
        </w:r>
        <w:r w:rsidR="000309B8" w:rsidRPr="00A9585A">
          <w:rPr>
            <w:rFonts w:hint="eastAsia"/>
            <w:color w:val="000000"/>
            <w:sz w:val="21"/>
            <w:szCs w:val="21"/>
          </w:rPr>
          <w:t xml:space="preserve"> </w:t>
        </w:r>
      </w:ins>
      <m:oMath>
        <m:r>
          <w:ins w:id="740" w:author="运璐 何" w:date="2025-10-29T19:31:00Z">
            <w:rPr>
              <w:rFonts w:ascii="Cambria Math" w:hAnsi="Cambria Math" w:hint="eastAsia"/>
              <w:color w:val="000000"/>
              <w:sz w:val="21"/>
              <w:szCs w:val="21"/>
            </w:rPr>
            <m:t>x</m:t>
          </w:ins>
        </m:r>
      </m:oMath>
      <w:ins w:id="741"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与目标点</w:t>
        </w:r>
        <w:r w:rsidR="000309B8" w:rsidRPr="00A9585A">
          <w:rPr>
            <w:rFonts w:hint="eastAsia"/>
            <w:color w:val="000000"/>
            <w:sz w:val="21"/>
            <w:szCs w:val="21"/>
          </w:rPr>
          <w:t xml:space="preserve"> </w:t>
        </w:r>
      </w:ins>
      <m:oMath>
        <m:sSub>
          <m:sSubPr>
            <m:ctrlPr>
              <w:ins w:id="742" w:author="运璐 何" w:date="2025-10-29T19:31:00Z">
                <w:rPr>
                  <w:rFonts w:ascii="Cambria Math" w:hAnsi="Cambria Math" w:hint="eastAsia"/>
                  <w:color w:val="000000"/>
                  <w:sz w:val="21"/>
                  <w:szCs w:val="21"/>
                </w:rPr>
              </w:ins>
            </m:ctrlPr>
          </m:sSubPr>
          <m:e>
            <m:r>
              <w:ins w:id="743" w:author="运璐 何" w:date="2025-10-29T19:31:00Z">
                <w:rPr>
                  <w:rFonts w:ascii="Cambria Math" w:hAnsi="Cambria Math" w:hint="eastAsia"/>
                  <w:color w:val="000000"/>
                  <w:sz w:val="21"/>
                  <w:szCs w:val="21"/>
                </w:rPr>
                <m:t>g</m:t>
              </w:ins>
            </m:r>
          </m:e>
          <m:sub>
            <m:r>
              <w:ins w:id="744" w:author="运璐 何" w:date="2025-10-29T19:31:00Z">
                <w:rPr>
                  <w:rFonts w:ascii="Cambria Math" w:hAnsi="Cambria Math" w:hint="eastAsia"/>
                  <w:color w:val="000000"/>
                  <w:sz w:val="21"/>
                  <w:szCs w:val="21"/>
                </w:rPr>
                <m:t>i</m:t>
              </w:ins>
            </m:r>
          </m:sub>
        </m:sSub>
      </m:oMath>
      <w:ins w:id="745"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的距离小于给定阈值</w:t>
        </w:r>
        <w:r w:rsidR="000309B8" w:rsidRPr="00A9585A">
          <w:rPr>
            <w:rFonts w:hint="eastAsia"/>
            <w:color w:val="000000"/>
            <w:sz w:val="21"/>
            <w:szCs w:val="21"/>
          </w:rPr>
          <w:t xml:space="preserve"> </w:t>
        </w:r>
      </w:ins>
      <m:oMath>
        <m:r>
          <w:ins w:id="746" w:author="运璐 何" w:date="2025-10-29T19:31:00Z">
            <w:rPr>
              <w:rFonts w:ascii="Cambria Math" w:hAnsi="Cambria Math" w:hint="eastAsia"/>
              <w:color w:val="000000"/>
              <w:sz w:val="21"/>
              <w:szCs w:val="21"/>
            </w:rPr>
            <m:t>ϵ</m:t>
          </w:ins>
        </m:r>
      </m:oMath>
      <w:ins w:id="747"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时，路径搜索成功，</w:t>
        </w:r>
      </w:ins>
      <w:ins w:id="748" w:author="运璐 何" w:date="2025-10-29T19:55:00Z">
        <w:r w:rsidR="00FA4795">
          <w:rPr>
            <w:rFonts w:hint="eastAsia"/>
            <w:color w:val="000000"/>
            <w:sz w:val="21"/>
            <w:szCs w:val="21"/>
          </w:rPr>
          <w:t>通过路径</w:t>
        </w:r>
      </w:ins>
      <w:ins w:id="749" w:author="运璐 何" w:date="2025-10-29T19:43:00Z">
        <w:r w:rsidR="00A52DB2">
          <w:rPr>
            <w:rFonts w:hint="eastAsia"/>
            <w:color w:val="000000"/>
            <w:sz w:val="21"/>
            <w:szCs w:val="21"/>
          </w:rPr>
          <w:t>回溯即可</w:t>
        </w:r>
      </w:ins>
      <w:ins w:id="750" w:author="运璐 何" w:date="2025-10-29T19:31:00Z">
        <w:r w:rsidR="000309B8" w:rsidRPr="00A9585A">
          <w:rPr>
            <w:rFonts w:hint="eastAsia"/>
            <w:color w:val="000000"/>
            <w:sz w:val="21"/>
            <w:szCs w:val="21"/>
          </w:rPr>
          <w:t>得到</w:t>
        </w:r>
      </w:ins>
      <w:ins w:id="751" w:author="运璐 何" w:date="2025-10-29T19:39:00Z">
        <w:r>
          <w:rPr>
            <w:rFonts w:hint="eastAsia"/>
            <w:color w:val="000000"/>
            <w:sz w:val="21"/>
            <w:szCs w:val="21"/>
          </w:rPr>
          <w:t>所对应簇</w:t>
        </w:r>
      </w:ins>
      <w:ins w:id="752" w:author="运璐 何" w:date="2025-10-29T19:31:00Z">
        <w:r w:rsidR="000309B8" w:rsidRPr="00A9585A">
          <w:rPr>
            <w:rFonts w:hint="eastAsia"/>
            <w:color w:val="000000"/>
            <w:sz w:val="21"/>
            <w:szCs w:val="21"/>
          </w:rPr>
          <w:t>从</w:t>
        </w:r>
        <w:r w:rsidR="000309B8" w:rsidRPr="00A9585A">
          <w:rPr>
            <w:rFonts w:hint="eastAsia"/>
            <w:color w:val="000000"/>
            <w:sz w:val="21"/>
            <w:szCs w:val="21"/>
          </w:rPr>
          <w:t xml:space="preserve"> </w:t>
        </w:r>
      </w:ins>
      <m:oMath>
        <m:sSub>
          <m:sSubPr>
            <m:ctrlPr>
              <w:ins w:id="753" w:author="运璐 何" w:date="2025-10-29T19:31:00Z">
                <w:rPr>
                  <w:rFonts w:ascii="Cambria Math" w:hAnsi="Cambria Math" w:hint="eastAsia"/>
                  <w:color w:val="000000"/>
                  <w:sz w:val="21"/>
                  <w:szCs w:val="21"/>
                </w:rPr>
              </w:ins>
            </m:ctrlPr>
          </m:sSubPr>
          <m:e>
            <m:r>
              <w:ins w:id="754" w:author="运璐 何" w:date="2025-10-29T19:31:00Z">
                <w:rPr>
                  <w:rFonts w:ascii="Cambria Math" w:hAnsi="Cambria Math" w:hint="eastAsia"/>
                  <w:color w:val="000000"/>
                  <w:sz w:val="21"/>
                  <w:szCs w:val="21"/>
                </w:rPr>
                <m:t>s</m:t>
              </w:ins>
            </m:r>
          </m:e>
          <m:sub>
            <m:r>
              <w:ins w:id="755" w:author="运璐 何" w:date="2025-10-29T19:31:00Z">
                <w:rPr>
                  <w:rFonts w:ascii="Cambria Math" w:hAnsi="Cambria Math" w:hint="eastAsia"/>
                  <w:color w:val="000000"/>
                  <w:sz w:val="21"/>
                  <w:szCs w:val="21"/>
                </w:rPr>
                <m:t>i</m:t>
              </w:ins>
            </m:r>
          </m:sub>
        </m:sSub>
      </m:oMath>
      <w:ins w:id="756"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到</w:t>
        </w:r>
        <w:r w:rsidR="000309B8" w:rsidRPr="00A9585A">
          <w:rPr>
            <w:rFonts w:hint="eastAsia"/>
            <w:color w:val="000000"/>
            <w:sz w:val="21"/>
            <w:szCs w:val="21"/>
          </w:rPr>
          <w:t xml:space="preserve"> </w:t>
        </w:r>
      </w:ins>
      <m:oMath>
        <m:sSub>
          <m:sSubPr>
            <m:ctrlPr>
              <w:ins w:id="757" w:author="运璐 何" w:date="2025-10-29T19:31:00Z">
                <w:rPr>
                  <w:rFonts w:ascii="Cambria Math" w:hAnsi="Cambria Math" w:hint="eastAsia"/>
                  <w:color w:val="000000"/>
                  <w:sz w:val="21"/>
                  <w:szCs w:val="21"/>
                </w:rPr>
              </w:ins>
            </m:ctrlPr>
          </m:sSubPr>
          <m:e>
            <m:r>
              <w:ins w:id="758" w:author="运璐 何" w:date="2025-10-29T19:31:00Z">
                <w:rPr>
                  <w:rFonts w:ascii="Cambria Math" w:hAnsi="Cambria Math" w:hint="eastAsia"/>
                  <w:color w:val="000000"/>
                  <w:sz w:val="21"/>
                  <w:szCs w:val="21"/>
                </w:rPr>
                <m:t>g</m:t>
              </w:ins>
            </m:r>
          </m:e>
          <m:sub>
            <m:r>
              <w:ins w:id="759" w:author="运璐 何" w:date="2025-10-29T19:31:00Z">
                <w:rPr>
                  <w:rFonts w:ascii="Cambria Math" w:hAnsi="Cambria Math" w:hint="eastAsia"/>
                  <w:color w:val="000000"/>
                  <w:sz w:val="21"/>
                  <w:szCs w:val="21"/>
                </w:rPr>
                <m:t>i</m:t>
              </w:ins>
            </m:r>
          </m:sub>
        </m:sSub>
      </m:oMath>
      <w:ins w:id="760" w:author="运璐 何" w:date="2025-10-29T19:31:00Z">
        <w:r w:rsidR="000309B8" w:rsidRPr="00A9585A">
          <w:rPr>
            <w:rFonts w:hint="eastAsia"/>
            <w:color w:val="000000"/>
            <w:sz w:val="21"/>
            <w:szCs w:val="21"/>
          </w:rPr>
          <w:t xml:space="preserve"> </w:t>
        </w:r>
        <w:r w:rsidR="000309B8" w:rsidRPr="00A9585A">
          <w:rPr>
            <w:rFonts w:hint="eastAsia"/>
            <w:color w:val="000000"/>
            <w:sz w:val="21"/>
            <w:szCs w:val="21"/>
          </w:rPr>
          <w:t>的可行</w:t>
        </w:r>
      </w:ins>
      <w:ins w:id="761" w:author="运璐 何" w:date="2025-10-29T19:39:00Z">
        <w:r>
          <w:rPr>
            <w:rFonts w:hint="eastAsia"/>
            <w:color w:val="000000"/>
            <w:sz w:val="21"/>
            <w:szCs w:val="21"/>
          </w:rPr>
          <w:t>的全局</w:t>
        </w:r>
      </w:ins>
      <w:ins w:id="762" w:author="运璐 何" w:date="2025-10-29T19:31:00Z">
        <w:r w:rsidR="000309B8" w:rsidRPr="00A9585A">
          <w:rPr>
            <w:rFonts w:hint="eastAsia"/>
            <w:color w:val="000000"/>
            <w:sz w:val="21"/>
            <w:szCs w:val="21"/>
          </w:rPr>
          <w:t>路径</w:t>
        </w:r>
      </w:ins>
      <w:ins w:id="763" w:author="运璐 何" w:date="2025-10-29T19:43:00Z">
        <w:r w:rsidR="00A52DB2">
          <w:rPr>
            <w:rFonts w:hint="eastAsia"/>
            <w:color w:val="000000"/>
            <w:sz w:val="21"/>
            <w:szCs w:val="21"/>
          </w:rPr>
          <w:t>，从而完成为单个簇的全局路径规划</w:t>
        </w:r>
      </w:ins>
      <w:ins w:id="764" w:author="运璐 何" w:date="2025-10-29T19:31:00Z">
        <w:r w:rsidR="000309B8" w:rsidRPr="00A9585A">
          <w:rPr>
            <w:rFonts w:hint="eastAsia"/>
            <w:color w:val="000000"/>
            <w:sz w:val="21"/>
            <w:szCs w:val="21"/>
          </w:rPr>
          <w:t>。</w:t>
        </w:r>
        <w:commentRangeStart w:id="765"/>
        <w:commentRangeEnd w:id="765"/>
        <w:r w:rsidR="000309B8">
          <w:rPr>
            <w:rStyle w:val="ac"/>
            <w:rFonts w:hint="eastAsia"/>
          </w:rPr>
          <w:commentReference w:id="765"/>
        </w:r>
        <w:commentRangeStart w:id="766"/>
        <w:commentRangeEnd w:id="766"/>
        <w:r w:rsidR="000309B8">
          <w:rPr>
            <w:rStyle w:val="ac"/>
            <w:rFonts w:hint="eastAsia"/>
          </w:rPr>
          <w:commentReference w:id="766"/>
        </w:r>
      </w:ins>
    </w:p>
    <w:p w14:paraId="3C1EA317" w14:textId="7F837667" w:rsidR="00A52DB2" w:rsidRDefault="00FA4795" w:rsidP="00FA4795">
      <w:pPr>
        <w:spacing w:line="360" w:lineRule="auto"/>
        <w:ind w:firstLineChars="196" w:firstLine="412"/>
        <w:rPr>
          <w:ins w:id="767" w:author="运璐 何" w:date="2025-10-29T19:57:00Z"/>
          <w:color w:val="000000"/>
          <w:sz w:val="21"/>
          <w:szCs w:val="21"/>
        </w:rPr>
      </w:pPr>
      <w:ins w:id="768" w:author="运璐 何" w:date="2025-10-29T19:55:00Z">
        <w:r>
          <w:rPr>
            <w:rFonts w:hint="eastAsia"/>
            <w:color w:val="000000"/>
            <w:sz w:val="21"/>
            <w:szCs w:val="21"/>
          </w:rPr>
          <w:t>由于</w:t>
        </w:r>
        <w:r w:rsidRPr="00FA4795">
          <w:rPr>
            <w:color w:val="000000"/>
            <w:sz w:val="21"/>
            <w:szCs w:val="21"/>
          </w:rPr>
          <w:t>随着无人机的推进与传感器的持续探测，环境模型中的障碍物和干扰源信息将实时更新为障碍集合</w:t>
        </w:r>
      </w:ins>
      <w:ins w:id="769" w:author="运璐 何" w:date="2025-10-29T19:56:00Z">
        <w:r>
          <w:rPr>
            <w:rFonts w:hint="eastAsia"/>
            <w:color w:val="000000"/>
            <w:sz w:val="21"/>
            <w:szCs w:val="21"/>
          </w:rPr>
          <w:t>，</w:t>
        </w:r>
      </w:ins>
      <w:ins w:id="770" w:author="运璐 何" w:date="2025-10-29T19:50:00Z">
        <w:r w:rsidR="00A52DB2">
          <w:rPr>
            <w:rFonts w:hint="eastAsia"/>
            <w:color w:val="000000"/>
            <w:sz w:val="21"/>
            <w:szCs w:val="21"/>
          </w:rPr>
          <w:t>并且</w:t>
        </w:r>
      </w:ins>
      <w:ins w:id="771" w:author="运璐 何" w:date="2025-10-29T19:51:00Z">
        <w:r w:rsidR="00A52DB2">
          <w:rPr>
            <w:rFonts w:hint="eastAsia"/>
            <w:color w:val="000000"/>
            <w:sz w:val="21"/>
            <w:szCs w:val="21"/>
          </w:rPr>
          <w:t>当</w:t>
        </w:r>
      </w:ins>
      <w:ins w:id="772" w:author="运璐 何" w:date="2025-10-29T19:45:00Z">
        <w:r w:rsidR="00A52DB2" w:rsidRPr="00A52DB2">
          <w:rPr>
            <w:color w:val="000000"/>
            <w:sz w:val="21"/>
            <w:szCs w:val="21"/>
          </w:rPr>
          <w:t>当前路径与更新后的障碍区域</w:t>
        </w:r>
      </w:ins>
      <w:ins w:id="773" w:author="运璐 何" w:date="2025-10-29T19:51:00Z">
        <w:r w:rsidR="00A52DB2">
          <w:rPr>
            <w:rFonts w:hint="eastAsia"/>
            <w:color w:val="000000"/>
            <w:sz w:val="21"/>
            <w:szCs w:val="21"/>
          </w:rPr>
          <w:t>（包括建筑和干扰）</w:t>
        </w:r>
      </w:ins>
      <w:ins w:id="774" w:author="运璐 何" w:date="2025-10-29T19:45:00Z">
        <w:r w:rsidR="00A52DB2" w:rsidRPr="00A52DB2">
          <w:rPr>
            <w:color w:val="000000"/>
            <w:sz w:val="21"/>
            <w:szCs w:val="21"/>
          </w:rPr>
          <w:t>发生冲突时，</w:t>
        </w:r>
      </w:ins>
      <w:ins w:id="775" w:author="运璐 何" w:date="2025-10-29T19:52:00Z">
        <w:r w:rsidR="00A52DB2">
          <w:rPr>
            <w:rFonts w:hint="eastAsia"/>
            <w:color w:val="000000"/>
            <w:sz w:val="21"/>
            <w:szCs w:val="21"/>
          </w:rPr>
          <w:t>算法</w:t>
        </w:r>
      </w:ins>
      <w:ins w:id="776" w:author="运璐 何" w:date="2025-10-29T19:56:00Z">
        <w:r>
          <w:rPr>
            <w:rFonts w:hint="eastAsia"/>
            <w:color w:val="000000"/>
            <w:sz w:val="21"/>
            <w:szCs w:val="21"/>
          </w:rPr>
          <w:t>的重规划机制会</w:t>
        </w:r>
      </w:ins>
      <w:ins w:id="777" w:author="运璐 何" w:date="2025-10-29T19:45:00Z">
        <w:r w:rsidR="00A52DB2" w:rsidRPr="00A52DB2">
          <w:rPr>
            <w:color w:val="000000"/>
            <w:sz w:val="21"/>
            <w:szCs w:val="21"/>
          </w:rPr>
          <w:t>自动</w:t>
        </w:r>
      </w:ins>
      <w:ins w:id="778" w:author="运璐 何" w:date="2025-10-29T19:51:00Z">
        <w:r w:rsidR="00A52DB2">
          <w:rPr>
            <w:rFonts w:hint="eastAsia"/>
            <w:color w:val="000000"/>
            <w:sz w:val="21"/>
            <w:szCs w:val="21"/>
          </w:rPr>
          <w:t>重新为当前簇规划全局路径，</w:t>
        </w:r>
      </w:ins>
      <w:ins w:id="779" w:author="运璐 何" w:date="2025-10-29T19:45:00Z">
        <w:r w:rsidR="00A52DB2" w:rsidRPr="00A52DB2">
          <w:rPr>
            <w:color w:val="000000"/>
            <w:sz w:val="21"/>
            <w:szCs w:val="21"/>
          </w:rPr>
          <w:t>以保证路径的可行性与安全性。该动态重规划机制使得算法在复杂城市环境中具有较强的环境自适应性，为后续的通信约束与局部控制提供动态更新的全局参考。</w:t>
        </w:r>
      </w:ins>
    </w:p>
    <w:p w14:paraId="6C867EA2" w14:textId="09470CC6" w:rsidR="00FA4795" w:rsidRPr="0010506D" w:rsidRDefault="00FA4795" w:rsidP="0010506D">
      <w:pPr>
        <w:spacing w:line="360" w:lineRule="auto"/>
        <w:rPr>
          <w:ins w:id="780" w:author="运璐 何" w:date="2025-10-29T19:28:00Z"/>
          <w:rFonts w:ascii="宋体" w:hAnsi="宋体" w:hint="eastAsia"/>
          <w:color w:val="000000"/>
          <w:sz w:val="21"/>
          <w:szCs w:val="21"/>
        </w:rPr>
      </w:pPr>
      <w:ins w:id="781" w:author="运璐 何" w:date="2025-10-29T19:57:00Z">
        <w:r w:rsidRPr="0010506D">
          <w:rPr>
            <w:rFonts w:ascii="宋体" w:hAnsi="宋体"/>
            <w:color w:val="000000"/>
            <w:sz w:val="21"/>
            <w:szCs w:val="21"/>
          </w:rPr>
          <w:t xml:space="preserve">3.2.2 </w:t>
        </w:r>
        <w:r w:rsidRPr="00FA4795">
          <w:rPr>
            <w:color w:val="000000"/>
            <w:sz w:val="21"/>
            <w:szCs w:val="21"/>
          </w:rPr>
          <w:t>Fréchet</w:t>
        </w:r>
        <w:r w:rsidRPr="0010506D">
          <w:rPr>
            <w:rFonts w:ascii="宋体" w:hAnsi="宋体"/>
            <w:color w:val="000000"/>
            <w:sz w:val="21"/>
            <w:szCs w:val="21"/>
          </w:rPr>
          <w:t>距离约束机制</w:t>
        </w:r>
      </w:ins>
    </w:p>
    <w:p w14:paraId="2081FF73" w14:textId="672A6342" w:rsidR="000F4F18" w:rsidRPr="00A9585A" w:rsidRDefault="00FA4795" w:rsidP="00FA4795">
      <w:pPr>
        <w:spacing w:line="360" w:lineRule="auto"/>
        <w:ind w:firstLineChars="196" w:firstLine="412"/>
        <w:rPr>
          <w:color w:val="000000"/>
          <w:sz w:val="21"/>
          <w:szCs w:val="21"/>
        </w:rPr>
      </w:pPr>
      <w:ins w:id="782" w:author="运璐 何" w:date="2025-10-29T19:59:00Z">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过近或过远而引发集群协同问题，本文在</w:t>
        </w:r>
        <w:r w:rsidRPr="00FA4795">
          <w:rPr>
            <w:color w:val="000000"/>
            <w:sz w:val="21"/>
            <w:szCs w:val="21"/>
          </w:rPr>
          <w:t>CL-RRT*</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r w:rsidRPr="00FA4795">
          <w:rPr>
            <w:color w:val="000000"/>
            <w:sz w:val="21"/>
            <w:szCs w:val="21"/>
          </w:rPr>
          <w:t>Fréchet</w:t>
        </w:r>
        <w:r w:rsidRPr="00FA4795">
          <w:rPr>
            <w:color w:val="000000"/>
            <w:sz w:val="21"/>
            <w:szCs w:val="21"/>
          </w:rPr>
          <w:t>距离可视为一种衡量两条曲线在空间与时间维度上整体</w:t>
        </w:r>
      </w:ins>
      <w:ins w:id="783" w:author="运璐 何" w:date="2025-10-29T20:00:00Z">
        <w:r>
          <w:rPr>
            <w:rFonts w:hint="eastAsia"/>
            <w:color w:val="000000"/>
            <w:sz w:val="21"/>
            <w:szCs w:val="21"/>
          </w:rPr>
          <w:t>距离</w:t>
        </w:r>
      </w:ins>
      <w:ins w:id="784" w:author="运璐 何" w:date="2025-10-29T19:59:00Z">
        <w:r w:rsidRPr="00FA4795">
          <w:rPr>
            <w:color w:val="000000"/>
            <w:sz w:val="21"/>
            <w:szCs w:val="21"/>
          </w:rPr>
          <w:t>的指标，相较于欧氏距离，它能更准确地反映路径的形状差异和动态</w:t>
        </w:r>
      </w:ins>
      <w:ins w:id="785" w:author="运璐 何" w:date="2025-10-29T20:00:00Z">
        <w:r>
          <w:rPr>
            <w:rFonts w:hint="eastAsia"/>
            <w:color w:val="000000"/>
            <w:sz w:val="21"/>
            <w:szCs w:val="21"/>
          </w:rPr>
          <w:t>距离</w:t>
        </w:r>
      </w:ins>
      <w:ins w:id="786" w:author="运璐 何" w:date="2025-10-29T19:59:00Z">
        <w:r w:rsidRPr="00FA4795">
          <w:rPr>
            <w:color w:val="000000"/>
            <w:sz w:val="21"/>
            <w:szCs w:val="21"/>
          </w:rPr>
          <w:t>关系。</w:t>
        </w:r>
      </w:ins>
      <w:del w:id="787" w:author="运璐 何" w:date="2025-10-29T19:58:00Z">
        <w:r w:rsidR="000F4F18" w:rsidRPr="00A9585A" w:rsidDel="00FA4795">
          <w:rPr>
            <w:color w:val="000000"/>
            <w:sz w:val="21"/>
            <w:szCs w:val="21"/>
          </w:rPr>
          <w:delText>为了进一步保证不同簇之间</w:delText>
        </w:r>
        <w:r w:rsidR="0042304C" w:rsidRPr="00A9585A" w:rsidDel="00FA4795">
          <w:rPr>
            <w:rFonts w:hint="eastAsia"/>
            <w:color w:val="000000"/>
            <w:sz w:val="21"/>
            <w:szCs w:val="21"/>
          </w:rPr>
          <w:delText>独立规划的</w:delText>
        </w:r>
        <w:r w:rsidR="000F4F18" w:rsidRPr="00A9585A" w:rsidDel="00FA4795">
          <w:rPr>
            <w:color w:val="000000"/>
            <w:sz w:val="21"/>
            <w:szCs w:val="21"/>
          </w:rPr>
          <w:delText>路径的合理分布，避免路径之间产生过于接近</w:delText>
        </w:r>
        <w:r w:rsidR="0042304C" w:rsidRPr="00A9585A" w:rsidDel="00FA4795">
          <w:rPr>
            <w:rFonts w:hint="eastAsia"/>
            <w:color w:val="000000"/>
            <w:sz w:val="21"/>
            <w:szCs w:val="21"/>
          </w:rPr>
          <w:delText>导致拥挤</w:delText>
        </w:r>
        <w:r w:rsidR="00A9585A" w:rsidDel="00FA4795">
          <w:rPr>
            <w:rFonts w:hint="eastAsia"/>
            <w:color w:val="000000"/>
            <w:sz w:val="21"/>
            <w:szCs w:val="21"/>
          </w:rPr>
          <w:delText>震荡</w:delText>
        </w:r>
        <w:r w:rsidR="000F4F18" w:rsidRPr="00A9585A" w:rsidDel="00FA4795">
          <w:rPr>
            <w:color w:val="000000"/>
            <w:sz w:val="21"/>
            <w:szCs w:val="21"/>
          </w:rPr>
          <w:delText>或</w:delText>
        </w:r>
        <w:r w:rsidR="000F4F18" w:rsidRPr="00A9585A" w:rsidDel="00FA4795">
          <w:rPr>
            <w:rFonts w:hint="eastAsia"/>
            <w:color w:val="000000"/>
            <w:sz w:val="21"/>
            <w:szCs w:val="21"/>
          </w:rPr>
          <w:delText>太远</w:delText>
        </w:r>
        <w:r w:rsidR="0042304C" w:rsidRPr="00A9585A" w:rsidDel="00FA4795">
          <w:rPr>
            <w:rFonts w:hint="eastAsia"/>
            <w:color w:val="000000"/>
            <w:sz w:val="21"/>
            <w:szCs w:val="21"/>
          </w:rPr>
          <w:delText>导致通信</w:delText>
        </w:r>
      </w:del>
      <w:del w:id="788" w:author="运璐 何" w:date="2025-10-29T19:57:00Z">
        <w:r w:rsidR="0042304C" w:rsidRPr="00A9585A" w:rsidDel="00FA4795">
          <w:rPr>
            <w:rFonts w:hint="eastAsia"/>
            <w:color w:val="000000"/>
            <w:sz w:val="21"/>
            <w:szCs w:val="21"/>
          </w:rPr>
          <w:delText>断开</w:delText>
        </w:r>
      </w:del>
      <w:del w:id="789" w:author="运璐 何" w:date="2025-10-29T19:58:00Z">
        <w:r w:rsidR="000F4F18" w:rsidRPr="00A9585A" w:rsidDel="00FA4795">
          <w:rPr>
            <w:color w:val="000000"/>
            <w:sz w:val="21"/>
            <w:szCs w:val="21"/>
          </w:rPr>
          <w:delText>的情况，</w:delText>
        </w:r>
        <w:r w:rsidR="0042304C" w:rsidRPr="00A9585A" w:rsidDel="00FA4795">
          <w:rPr>
            <w:rFonts w:hint="eastAsia"/>
            <w:color w:val="000000"/>
            <w:sz w:val="21"/>
            <w:szCs w:val="21"/>
          </w:rPr>
          <w:delText>全局</w:delText>
        </w:r>
        <w:r w:rsidR="000F4F18" w:rsidRPr="00A9585A" w:rsidDel="00FA4795">
          <w:rPr>
            <w:color w:val="000000"/>
            <w:sz w:val="21"/>
            <w:szCs w:val="21"/>
          </w:rPr>
          <w:delText>规划中引入了</w:delText>
        </w:r>
        <w:r w:rsidR="000F4F18" w:rsidRPr="00A9585A" w:rsidDel="00FA4795">
          <w:rPr>
            <w:color w:val="000000"/>
            <w:sz w:val="21"/>
            <w:szCs w:val="21"/>
          </w:rPr>
          <w:delText xml:space="preserve">Fréchet </w:delText>
        </w:r>
        <w:r w:rsidR="000F4F18" w:rsidRPr="00A9585A" w:rsidDel="00FA4795">
          <w:rPr>
            <w:color w:val="000000"/>
            <w:sz w:val="21"/>
            <w:szCs w:val="21"/>
          </w:rPr>
          <w:delText>距离作为路径间约束机制。</w:delText>
        </w:r>
      </w:del>
      <w:del w:id="790" w:author="运璐 何" w:date="2025-10-29T20:00:00Z">
        <w:r w:rsidR="000F4F18" w:rsidRPr="00A9585A" w:rsidDel="00FA4795">
          <w:rPr>
            <w:color w:val="000000"/>
            <w:sz w:val="21"/>
            <w:szCs w:val="21"/>
          </w:rPr>
          <w:delText>Fréchet</w:delText>
        </w:r>
        <w:r w:rsidR="000F4F18" w:rsidRPr="00A9585A" w:rsidDel="00FA4795">
          <w:rPr>
            <w:color w:val="000000"/>
            <w:sz w:val="21"/>
            <w:szCs w:val="21"/>
          </w:rPr>
          <w:delText>距离是一种用于度量</w:delText>
        </w:r>
        <w:r w:rsidR="0042304C" w:rsidRPr="00A9585A" w:rsidDel="00FA4795">
          <w:rPr>
            <w:rFonts w:hint="eastAsia"/>
            <w:color w:val="000000"/>
            <w:sz w:val="21"/>
            <w:szCs w:val="21"/>
          </w:rPr>
          <w:delText>平面中</w:delText>
        </w:r>
        <w:r w:rsidR="000F4F18" w:rsidRPr="00A9585A" w:rsidDel="00FA4795">
          <w:rPr>
            <w:color w:val="000000"/>
            <w:sz w:val="21"/>
            <w:szCs w:val="21"/>
          </w:rPr>
          <w:delText>两条曲线相似性的指标，</w:delText>
        </w:r>
      </w:del>
      <w:r w:rsidR="000F4F18" w:rsidRPr="00A9585A">
        <w:rPr>
          <w:color w:val="000000"/>
          <w:sz w:val="21"/>
          <w:szCs w:val="21"/>
        </w:rPr>
        <w:t>其计算过程可以形式化为：设两条</w:t>
      </w:r>
      <w:ins w:id="791" w:author="运璐 何" w:date="2025-10-29T20:00:00Z">
        <w:r>
          <w:rPr>
            <w:rFonts w:hint="eastAsia"/>
            <w:color w:val="000000"/>
            <w:sz w:val="21"/>
            <w:szCs w:val="21"/>
          </w:rPr>
          <w:t>不同簇对应的全局规划</w:t>
        </w:r>
      </w:ins>
      <w:r w:rsidR="000F4F18" w:rsidRPr="00A9585A">
        <w:rPr>
          <w:color w:val="000000"/>
          <w:sz w:val="21"/>
          <w:szCs w:val="21"/>
        </w:rPr>
        <w:t>路径</w:t>
      </w:r>
      <w:ins w:id="792" w:author="运璐 何" w:date="2025-10-29T20:01:00Z">
        <w:r>
          <w:rPr>
            <w:rFonts w:hint="eastAsia"/>
            <w:color w:val="000000"/>
            <w:sz w:val="21"/>
            <w:szCs w:val="21"/>
          </w:rPr>
          <w:t>为</w:t>
        </w:r>
      </w:ins>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w:t>
      </w:r>
      <w:commentRangeStart w:id="793"/>
      <w:commentRangeStart w:id="794"/>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71477B81"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w:commentRangeEnd w:id="793"/>
          <m:r>
            <m:rPr>
              <m:sty m:val="p"/>
            </m:rPr>
            <w:rPr>
              <w:rStyle w:val="ac"/>
            </w:rPr>
            <w:commentReference w:id="793"/>
          </m:r>
          <w:commentRangeEnd w:id="794"/>
          <m:r>
            <m:rPr>
              <m:sty m:val="p"/>
            </m:rPr>
            <w:rPr>
              <w:rStyle w:val="ac"/>
            </w:rPr>
            <w:commentReference w:id="794"/>
          </m:r>
        </m:oMath>
      </m:oMathPara>
    </w:p>
    <w:p w14:paraId="6C5BD9AF" w14:textId="6BE157C0" w:rsidR="00CE12EF" w:rsidRDefault="000F4F18" w:rsidP="000F4F18">
      <w:pPr>
        <w:spacing w:line="360" w:lineRule="auto"/>
        <w:ind w:firstLineChars="196" w:firstLine="412"/>
        <w:rPr>
          <w:ins w:id="795" w:author="运璐 何" w:date="2025-10-30T11:37: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w:t>
      </w:r>
      <w:del w:id="796" w:author="运璐 何" w:date="2025-10-29T20:13:00Z">
        <w:r w:rsidRPr="00A9585A" w:rsidDel="00CE12EF">
          <w:rPr>
            <w:color w:val="000000"/>
            <w:sz w:val="21"/>
            <w:szCs w:val="21"/>
          </w:rPr>
          <w:delText>通过动态规划的方法，可以在</w:delText>
        </w:r>
        <w:r w:rsidRPr="00A9585A" w:rsidDel="00CE12EF">
          <w:rPr>
            <w:rFonts w:hint="eastAsia"/>
            <w:color w:val="000000"/>
            <w:sz w:val="21"/>
            <w:szCs w:val="21"/>
          </w:rPr>
          <w:delText>低</w:delText>
        </w:r>
        <w:r w:rsidRPr="00A9585A" w:rsidDel="00CE12EF">
          <w:rPr>
            <w:color w:val="000000"/>
            <w:sz w:val="21"/>
            <w:szCs w:val="21"/>
          </w:rPr>
          <w:delText>时间复杂度下有效计算离散</w:delText>
        </w:r>
        <w:r w:rsidRPr="00A9585A" w:rsidDel="00CE12EF">
          <w:rPr>
            <w:color w:val="000000"/>
            <w:sz w:val="21"/>
            <w:szCs w:val="21"/>
          </w:rPr>
          <w:delText xml:space="preserve"> Fréchet </w:delText>
        </w:r>
        <w:r w:rsidRPr="00A9585A" w:rsidDel="00CE12EF">
          <w:rPr>
            <w:color w:val="000000"/>
            <w:sz w:val="21"/>
            <w:szCs w:val="21"/>
          </w:rPr>
          <w:delText>距离。</w:delText>
        </w:r>
      </w:del>
      <w:r w:rsidRPr="00A9585A">
        <w:rPr>
          <w:color w:val="000000"/>
          <w:sz w:val="21"/>
          <w:szCs w:val="21"/>
        </w:rPr>
        <w:t>在本算法中，若</w:t>
      </w:r>
      <w:ins w:id="797" w:author="运璐 何" w:date="2025-10-29T20:11:00Z">
        <w:r w:rsidR="00CE12EF">
          <w:rPr>
            <w:rFonts w:hint="eastAsia"/>
            <w:color w:val="000000"/>
            <w:sz w:val="21"/>
            <w:szCs w:val="21"/>
          </w:rPr>
          <w:t>触发</w:t>
        </w:r>
      </w:ins>
      <w:ins w:id="798" w:author="运璐 何" w:date="2025-10-29T20:08:00Z">
        <w:r w:rsidR="00CE12EF">
          <w:rPr>
            <w:rFonts w:hint="eastAsia"/>
            <w:color w:val="000000"/>
            <w:sz w:val="21"/>
            <w:szCs w:val="21"/>
          </w:rPr>
          <w:t>重规划</w:t>
        </w:r>
      </w:ins>
      <w:del w:id="799" w:author="运璐 何" w:date="2025-10-29T20:08:00Z">
        <w:r w:rsidRPr="00A9585A" w:rsidDel="00CE12EF">
          <w:rPr>
            <w:color w:val="000000"/>
            <w:sz w:val="21"/>
            <w:szCs w:val="21"/>
          </w:rPr>
          <w:delText>新生成</w:delText>
        </w:r>
      </w:del>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ins w:id="800" w:author="运璐 何" w:date="2025-10-29T20:08:00Z">
        <w:r w:rsidR="00CE12EF">
          <w:rPr>
            <w:rFonts w:hint="eastAsia"/>
            <w:color w:val="000000"/>
            <w:sz w:val="21"/>
            <w:szCs w:val="21"/>
          </w:rPr>
          <w:t>已经固定的</w:t>
        </w:r>
      </w:ins>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w:t>
      </w:r>
      <w:commentRangeStart w:id="801"/>
      <w:commentRangeStart w:id="802"/>
      <w:r w:rsidRPr="00A9585A">
        <w:rPr>
          <w:color w:val="000000"/>
          <w:sz w:val="21"/>
          <w:szCs w:val="21"/>
        </w:rPr>
        <w:t>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w:t>
      </w:r>
      <w:commentRangeEnd w:id="801"/>
      <w:r w:rsidR="009D704F">
        <w:rPr>
          <w:rStyle w:val="ac"/>
        </w:rPr>
        <w:commentReference w:id="801"/>
      </w:r>
      <w:commentRangeEnd w:id="802"/>
      <w:r w:rsidR="009A6065">
        <w:rPr>
          <w:rStyle w:val="ac"/>
        </w:rPr>
        <w:commentReference w:id="802"/>
      </w:r>
      <w:r w:rsidRPr="00A9585A">
        <w:rPr>
          <w:color w:val="000000"/>
          <w:sz w:val="21"/>
          <w:szCs w:val="21"/>
        </w:rPr>
        <w:t>，则认为</w:t>
      </w:r>
      <w:ins w:id="803" w:author="运璐 何" w:date="2025-10-29T20:08:00Z">
        <w:r w:rsidR="00CE12EF">
          <w:rPr>
            <w:rFonts w:hint="eastAsia"/>
            <w:color w:val="000000"/>
            <w:sz w:val="21"/>
            <w:szCs w:val="21"/>
          </w:rPr>
          <w:t>该</w:t>
        </w:r>
      </w:ins>
      <w:ins w:id="804" w:author="运璐 何" w:date="2025-10-29T20:09:00Z">
        <w:r w:rsidR="00CE12EF">
          <w:rPr>
            <w:rFonts w:hint="eastAsia"/>
            <w:color w:val="000000"/>
            <w:sz w:val="21"/>
            <w:szCs w:val="21"/>
          </w:rPr>
          <w:t>新的簇</w:t>
        </w:r>
      </w:ins>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w:t>
      </w:r>
      <w:del w:id="805" w:author="运璐 何" w:date="2025-10-29T20:09:00Z">
        <w:r w:rsidRPr="00A9585A" w:rsidDel="00CE12EF">
          <w:rPr>
            <w:rFonts w:hint="eastAsia"/>
            <w:color w:val="000000"/>
            <w:sz w:val="21"/>
            <w:szCs w:val="21"/>
          </w:rPr>
          <w:delText>人工势场法</w:delText>
        </w:r>
      </w:del>
      <w:r w:rsidRPr="00A9585A">
        <w:rPr>
          <w:rFonts w:hint="eastAsia"/>
          <w:color w:val="000000"/>
          <w:sz w:val="21"/>
          <w:szCs w:val="21"/>
        </w:rPr>
        <w:t>计算</w:t>
      </w:r>
      <w:ins w:id="806" w:author="运璐 何" w:date="2025-10-29T20:09:00Z">
        <w:r w:rsidR="00CE12EF">
          <w:rPr>
            <w:rFonts w:hint="eastAsia"/>
            <w:color w:val="000000"/>
            <w:sz w:val="21"/>
            <w:szCs w:val="21"/>
          </w:rPr>
          <w:t>底层局部</w:t>
        </w:r>
      </w:ins>
      <w:del w:id="807" w:author="运璐 何" w:date="2025-10-29T20:09:00Z">
        <w:r w:rsidRPr="00A9585A" w:rsidDel="00CE12EF">
          <w:rPr>
            <w:rFonts w:hint="eastAsia"/>
            <w:color w:val="000000"/>
            <w:sz w:val="21"/>
            <w:szCs w:val="21"/>
          </w:rPr>
          <w:delText>单步</w:delText>
        </w:r>
      </w:del>
      <w:r w:rsidRPr="00A9585A">
        <w:rPr>
          <w:rFonts w:hint="eastAsia"/>
          <w:color w:val="000000"/>
          <w:sz w:val="21"/>
          <w:szCs w:val="21"/>
        </w:rPr>
        <w:t>规划</w:t>
      </w:r>
      <w:ins w:id="808" w:author="运璐 何" w:date="2025-10-29T20:09:00Z">
        <w:r w:rsidR="00CE12EF">
          <w:rPr>
            <w:rFonts w:hint="eastAsia"/>
            <w:color w:val="000000"/>
            <w:sz w:val="21"/>
            <w:szCs w:val="21"/>
          </w:rPr>
          <w:t>时容易发生</w:t>
        </w:r>
      </w:ins>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del w:id="809" w:author="运璐 何" w:date="2025-10-29T20:08:00Z">
        <w:r w:rsidRPr="00A9585A" w:rsidDel="00CE12EF">
          <w:rPr>
            <w:color w:val="000000"/>
            <w:sz w:val="21"/>
            <w:szCs w:val="21"/>
          </w:rPr>
          <w:delText>在这两种情况下，路径将触发重新规划过程，直至</w:delText>
        </w:r>
        <w:r w:rsidR="0042304C" w:rsidRPr="00A9585A" w:rsidDel="00CE12EF">
          <w:rPr>
            <w:rFonts w:hint="eastAsia"/>
            <w:color w:val="000000"/>
            <w:sz w:val="21"/>
            <w:szCs w:val="21"/>
          </w:rPr>
          <w:delText>找到</w:delText>
        </w:r>
        <w:r w:rsidRPr="00A9585A" w:rsidDel="00CE12EF">
          <w:rPr>
            <w:color w:val="000000"/>
            <w:sz w:val="21"/>
            <w:szCs w:val="21"/>
          </w:rPr>
          <w:delText>满足约束条件</w:delText>
        </w:r>
        <w:r w:rsidR="0042304C" w:rsidRPr="00A9585A" w:rsidDel="00CE12EF">
          <w:rPr>
            <w:rFonts w:hint="eastAsia"/>
            <w:color w:val="000000"/>
            <w:sz w:val="21"/>
            <w:szCs w:val="21"/>
          </w:rPr>
          <w:delText>的路径</w:delText>
        </w:r>
        <w:r w:rsidRPr="00A9585A" w:rsidDel="00CE12EF">
          <w:rPr>
            <w:color w:val="000000"/>
            <w:sz w:val="21"/>
            <w:szCs w:val="21"/>
          </w:rPr>
          <w:delText>。</w:delText>
        </w:r>
      </w:del>
    </w:p>
    <w:p w14:paraId="3EF04FDE" w14:textId="7CDA5BC9" w:rsidR="00677E4D" w:rsidRDefault="00677E4D" w:rsidP="000F4F18">
      <w:pPr>
        <w:spacing w:line="360" w:lineRule="auto"/>
        <w:ind w:firstLineChars="196" w:firstLine="412"/>
        <w:rPr>
          <w:ins w:id="810" w:author="运璐 何" w:date="2025-10-30T12:45:00Z"/>
          <w:color w:val="000000"/>
          <w:sz w:val="21"/>
          <w:szCs w:val="21"/>
        </w:rPr>
      </w:pPr>
      <w:commentRangeStart w:id="811"/>
      <w:ins w:id="812" w:author="运璐 何" w:date="2025-10-30T11:37:00Z">
        <w:r w:rsidRPr="00677E4D">
          <w:rPr>
            <w:color w:val="000000"/>
            <w:sz w:val="21"/>
            <w:szCs w:val="21"/>
          </w:rPr>
          <w:t>为</w:t>
        </w:r>
      </w:ins>
      <w:ins w:id="813" w:author="运璐 何" w:date="2025-10-30T12:33:00Z">
        <w:r w:rsidR="00571BEA">
          <w:rPr>
            <w:rFonts w:hint="eastAsia"/>
            <w:color w:val="000000"/>
            <w:sz w:val="21"/>
            <w:szCs w:val="21"/>
          </w:rPr>
          <w:t>适应</w:t>
        </w:r>
      </w:ins>
      <w:ins w:id="814" w:author="运璐 何" w:date="2025-10-30T11:37:00Z">
        <w:r w:rsidRPr="00677E4D">
          <w:rPr>
            <w:color w:val="000000"/>
            <w:sz w:val="21"/>
            <w:szCs w:val="21"/>
          </w:rPr>
          <w:t>不同簇路径在空间上的分布，需要为</w:t>
        </w:r>
      </w:ins>
      <w:ins w:id="815" w:author="运璐 何" w:date="2025-10-30T12:32:00Z">
        <w:r w:rsidR="00571BEA">
          <w:rPr>
            <w:rFonts w:hint="eastAsia"/>
            <w:color w:val="000000"/>
            <w:sz w:val="21"/>
            <w:szCs w:val="21"/>
          </w:rPr>
          <w:t>不同场景下</w:t>
        </w:r>
      </w:ins>
      <w:ins w:id="816" w:author="运璐 何" w:date="2025-10-30T11:37:00Z">
        <w:r w:rsidRPr="00677E4D">
          <w:rPr>
            <w:color w:val="000000"/>
            <w:sz w:val="21"/>
            <w:szCs w:val="21"/>
          </w:rPr>
          <w:t>路径间的</w:t>
        </w:r>
        <w:r w:rsidRPr="00677E4D">
          <w:rPr>
            <w:color w:val="000000"/>
            <w:sz w:val="21"/>
            <w:szCs w:val="21"/>
          </w:rPr>
          <w:t>Fréchet</w:t>
        </w:r>
        <w:r w:rsidRPr="00677E4D">
          <w:rPr>
            <w:color w:val="000000"/>
            <w:sz w:val="21"/>
            <w:szCs w:val="21"/>
          </w:rPr>
          <w:t>距离设置</w:t>
        </w:r>
      </w:ins>
      <w:ins w:id="817" w:author="运璐 何" w:date="2025-10-30T12:33:00Z">
        <w:r w:rsidR="00571BEA">
          <w:rPr>
            <w:rFonts w:hint="eastAsia"/>
            <w:color w:val="000000"/>
            <w:sz w:val="21"/>
            <w:szCs w:val="21"/>
          </w:rPr>
          <w:t>合理的</w:t>
        </w:r>
      </w:ins>
      <w:ins w:id="818" w:author="运璐 何" w:date="2025-10-30T11:37:00Z">
        <w:r w:rsidRPr="00677E4D">
          <w:rPr>
            <w:color w:val="000000"/>
            <w:sz w:val="21"/>
            <w:szCs w:val="21"/>
          </w:rPr>
          <w:t>上下界区间</w:t>
        </w:r>
      </w:ins>
      <m:oMath>
        <m:d>
          <m:dPr>
            <m:begChr m:val="["/>
            <m:endChr m:val="]"/>
            <m:ctrlPr>
              <w:ins w:id="819" w:author="运璐 何" w:date="2025-10-30T11:37:00Z">
                <w:rPr>
                  <w:rFonts w:ascii="Cambria Math" w:hAnsi="Cambria Math"/>
                  <w:i/>
                  <w:color w:val="000000"/>
                  <w:sz w:val="21"/>
                  <w:szCs w:val="21"/>
                </w:rPr>
              </w:ins>
            </m:ctrlPr>
          </m:dPr>
          <m:e>
            <m:r>
              <w:ins w:id="820" w:author="运璐 何" w:date="2025-10-30T11:37:00Z">
                <w:rPr>
                  <w:rFonts w:ascii="Cambria Math" w:hAnsi="Cambria Math"/>
                  <w:color w:val="000000"/>
                  <w:sz w:val="21"/>
                  <w:szCs w:val="21"/>
                </w:rPr>
                <m:t>L,U</m:t>
              </w:ins>
            </m:r>
          </m:e>
        </m:d>
      </m:oMath>
      <w:ins w:id="821" w:author="运璐 何" w:date="2025-10-30T11:37:00Z">
        <w:r w:rsidRPr="00677E4D">
          <w:rPr>
            <w:color w:val="000000"/>
            <w:sz w:val="21"/>
            <w:szCs w:val="21"/>
          </w:rPr>
          <w:t>，以约束路径的相互接近与分散程度。</w:t>
        </w:r>
      </w:ins>
      <w:commentRangeEnd w:id="811"/>
      <w:ins w:id="822" w:author="运璐 何" w:date="2025-10-30T12:52:00Z">
        <w:r w:rsidR="0010506D">
          <w:rPr>
            <w:rStyle w:val="ac"/>
          </w:rPr>
          <w:commentReference w:id="811"/>
        </w:r>
      </w:ins>
      <w:ins w:id="823" w:author="运璐 何" w:date="2025-10-30T11:37:00Z">
        <w:r w:rsidRPr="00677E4D">
          <w:rPr>
            <w:color w:val="000000"/>
            <w:sz w:val="21"/>
            <w:szCs w:val="21"/>
          </w:rPr>
          <w:t>该区间的取值受到多种因素影响，包括无人机数量、任务区域的空间尺度、建筑物密度以及外部干扰强度等；其中，</w:t>
        </w:r>
      </w:ins>
      <w:ins w:id="824" w:author="运璐 何" w:date="2025-10-30T13:42:00Z">
        <w:r w:rsidR="004C6D96">
          <w:rPr>
            <w:rFonts w:hint="eastAsia"/>
            <w:color w:val="000000"/>
            <w:sz w:val="21"/>
            <w:szCs w:val="21"/>
          </w:rPr>
          <w:t>单个簇的</w:t>
        </w:r>
      </w:ins>
      <w:ins w:id="825" w:author="运璐 何" w:date="2025-10-30T11:37:00Z">
        <w:r w:rsidRPr="00677E4D">
          <w:rPr>
            <w:color w:val="000000"/>
            <w:sz w:val="21"/>
            <w:szCs w:val="21"/>
          </w:rPr>
          <w:t>无人机数量越多，</w:t>
        </w:r>
      </w:ins>
      <w:ins w:id="826" w:author="运璐 何" w:date="2025-10-30T13:42:00Z">
        <w:r w:rsidR="004C6D96">
          <w:rPr>
            <w:rFonts w:hint="eastAsia"/>
            <w:color w:val="000000"/>
            <w:sz w:val="21"/>
            <w:szCs w:val="21"/>
          </w:rPr>
          <w:t>簇</w:t>
        </w:r>
      </w:ins>
      <w:ins w:id="827" w:author="运璐 何" w:date="2025-10-30T11:37:00Z">
        <w:r w:rsidRPr="00677E4D">
          <w:rPr>
            <w:color w:val="000000"/>
            <w:sz w:val="21"/>
            <w:szCs w:val="21"/>
          </w:rPr>
          <w:t>路径之间的最小安全距离应相应增大，以避免局部区域内无人机过度集中引发的震荡与碰撞风险；</w:t>
        </w:r>
      </w:ins>
      <w:ins w:id="828" w:author="运璐 何" w:date="2025-10-30T12:33:00Z">
        <w:r w:rsidR="00571BEA">
          <w:rPr>
            <w:rFonts w:hint="eastAsia"/>
            <w:color w:val="000000"/>
            <w:sz w:val="21"/>
            <w:szCs w:val="21"/>
          </w:rPr>
          <w:t>场景</w:t>
        </w:r>
      </w:ins>
      <w:ins w:id="829" w:author="运璐 何" w:date="2025-10-30T11:37:00Z">
        <w:r w:rsidRPr="00677E4D">
          <w:rPr>
            <w:color w:val="000000"/>
            <w:sz w:val="21"/>
            <w:szCs w:val="21"/>
          </w:rPr>
          <w:t>尺寸越大，路径总体分布范围</w:t>
        </w:r>
      </w:ins>
      <w:ins w:id="830" w:author="运璐 何" w:date="2025-10-30T12:33:00Z">
        <w:r w:rsidR="00571BEA">
          <w:rPr>
            <w:rFonts w:hint="eastAsia"/>
            <w:color w:val="000000"/>
            <w:sz w:val="21"/>
            <w:szCs w:val="21"/>
          </w:rPr>
          <w:t>需要</w:t>
        </w:r>
      </w:ins>
      <w:ins w:id="831" w:author="运璐 何" w:date="2025-10-30T11:37:00Z">
        <w:r w:rsidRPr="00677E4D">
          <w:rPr>
            <w:color w:val="000000"/>
            <w:sz w:val="21"/>
            <w:szCs w:val="21"/>
          </w:rPr>
          <w:t>应按比例放宽；而在建筑物密集或干扰环境较强的情况下，不同簇路径之间的可通行空间被压缩，通信链路的有效覆盖范围也相对减小，从而需要降低路径间的最大间距以保持网络连通性与协同稳定性。综合上述影响因素，本</w:t>
        </w:r>
      </w:ins>
      <w:ins w:id="832" w:author="运璐 何" w:date="2025-10-30T12:34:00Z">
        <w:r w:rsidR="00571BEA">
          <w:rPr>
            <w:rFonts w:hint="eastAsia"/>
            <w:color w:val="000000"/>
            <w:sz w:val="21"/>
            <w:szCs w:val="21"/>
          </w:rPr>
          <w:t>研究设计</w:t>
        </w:r>
      </w:ins>
      <w:ins w:id="833" w:author="运璐 何" w:date="2025-10-30T11:37:00Z">
        <w:r w:rsidRPr="00677E4D">
          <w:rPr>
            <w:color w:val="000000"/>
            <w:sz w:val="21"/>
            <w:szCs w:val="21"/>
          </w:rPr>
          <w:t>了统一的尺度绝对值</w:t>
        </w:r>
      </w:ins>
      <w:ins w:id="834" w:author="运璐 何" w:date="2025-10-30T12:34:00Z">
        <w:r w:rsidR="00571BEA">
          <w:rPr>
            <w:color w:val="000000"/>
            <w:sz w:val="21"/>
            <w:szCs w:val="21"/>
          </w:rPr>
          <w:t xml:space="preserve"> </w:t>
        </w:r>
      </w:ins>
      <m:oMath>
        <m:r>
          <w:ins w:id="835" w:author="运璐 何" w:date="2025-10-30T11:37:00Z">
            <w:rPr>
              <w:rFonts w:ascii="Cambria Math" w:hAnsi="Cambria Math"/>
              <w:color w:val="000000"/>
              <w:sz w:val="21"/>
              <w:szCs w:val="21"/>
            </w:rPr>
            <m:t>S</m:t>
          </w:ins>
        </m:r>
      </m:oMath>
      <w:ins w:id="836" w:author="运璐 何" w:date="2025-10-30T11:37:00Z">
        <w:r w:rsidRPr="00677E4D">
          <w:rPr>
            <w:color w:val="000000"/>
            <w:sz w:val="21"/>
            <w:szCs w:val="21"/>
          </w:rPr>
          <w:t>，用于表征当前场景下路径距离约束的总体</w:t>
        </w:r>
      </w:ins>
      <w:ins w:id="837" w:author="运璐 何" w:date="2025-10-30T12:34:00Z">
        <w:r w:rsidR="00571BEA">
          <w:rPr>
            <w:rFonts w:hint="eastAsia"/>
            <w:color w:val="000000"/>
            <w:sz w:val="21"/>
            <w:szCs w:val="21"/>
          </w:rPr>
          <w:t>值</w:t>
        </w:r>
      </w:ins>
      <w:ins w:id="838" w:author="运璐 何" w:date="2025-10-30T11:37:00Z">
        <w:r w:rsidRPr="00677E4D">
          <w:rPr>
            <w:color w:val="000000"/>
            <w:sz w:val="21"/>
            <w:szCs w:val="21"/>
          </w:rPr>
          <w:t>，其计算公式如下：</w:t>
        </w:r>
      </w:ins>
    </w:p>
    <w:p w14:paraId="3715AB1C" w14:textId="2B1091F7" w:rsidR="0010506D" w:rsidRDefault="0010506D" w:rsidP="0010506D">
      <w:pPr>
        <w:spacing w:line="360" w:lineRule="auto"/>
        <w:ind w:firstLineChars="196" w:firstLine="412"/>
        <w:rPr>
          <w:ins w:id="839" w:author="运璐 何" w:date="2025-10-30T12:34:00Z"/>
          <w:rFonts w:hint="eastAsia"/>
          <w:color w:val="000000"/>
          <w:sz w:val="21"/>
          <w:szCs w:val="21"/>
        </w:rPr>
      </w:pPr>
      <m:oMathPara>
        <m:oMath>
          <m:eqArr>
            <m:eqArrPr>
              <m:maxDist m:val="1"/>
              <m:ctrlPr>
                <w:ins w:id="840" w:author="运璐 何" w:date="2025-10-30T12:45:00Z">
                  <w:rPr>
                    <w:rFonts w:ascii="Cambria Math" w:hAnsi="Cambria Math"/>
                    <w:i/>
                    <w:color w:val="000000"/>
                    <w:sz w:val="21"/>
                    <w:szCs w:val="21"/>
                  </w:rPr>
                </w:ins>
              </m:ctrlPr>
            </m:eqArrPr>
            <m:e>
              <m:r>
                <w:ins w:id="841" w:author="运璐 何" w:date="2025-10-30T12:45:00Z">
                  <w:rPr>
                    <w:rFonts w:ascii="Cambria Math" w:hAnsi="Cambria Math"/>
                    <w:color w:val="000000"/>
                    <w:sz w:val="21"/>
                    <w:szCs w:val="21"/>
                  </w:rPr>
                  <m:t>S=c</m:t>
                </w:ins>
              </m:r>
              <m:d>
                <m:dPr>
                  <m:ctrlPr>
                    <w:ins w:id="842" w:author="运璐 何" w:date="2025-10-30T12:45:00Z">
                      <w:rPr>
                        <w:rFonts w:ascii="Cambria Math" w:hAnsi="Cambria Math"/>
                        <w:i/>
                        <w:color w:val="000000"/>
                        <w:sz w:val="21"/>
                        <w:szCs w:val="21"/>
                      </w:rPr>
                    </w:ins>
                  </m:ctrlPr>
                </m:dPr>
                <m:e>
                  <m:r>
                    <w:ins w:id="843" w:author="运璐 何" w:date="2025-10-30T12:45:00Z">
                      <w:rPr>
                        <w:rFonts w:ascii="Cambria Math" w:hAnsi="Cambria Math"/>
                        <w:color w:val="000000"/>
                        <w:sz w:val="21"/>
                        <w:szCs w:val="21"/>
                      </w:rPr>
                      <m:t>1-b</m:t>
                    </w:ins>
                  </m:r>
                </m:e>
              </m:d>
              <m:r>
                <w:ins w:id="844" w:author="运璐 何" w:date="2025-10-30T12:46:00Z">
                  <w:rPr>
                    <w:rFonts w:ascii="Cambria Math" w:hAnsi="Cambria Math"/>
                    <w:color w:val="000000"/>
                    <w:sz w:val="21"/>
                    <w:szCs w:val="21"/>
                  </w:rPr>
                  <m:t>D</m:t>
                </w:ins>
              </m:r>
              <m:sSub>
                <m:sSubPr>
                  <m:ctrlPr>
                    <w:ins w:id="845" w:author="运璐 何" w:date="2025-10-30T12:45:00Z">
                      <w:rPr>
                        <w:rFonts w:ascii="Cambria Math" w:hAnsi="Cambria Math"/>
                        <w:i/>
                        <w:color w:val="000000"/>
                        <w:sz w:val="21"/>
                        <w:szCs w:val="21"/>
                      </w:rPr>
                    </w:ins>
                  </m:ctrlPr>
                </m:sSubPr>
                <m:e>
                  <m:r>
                    <w:ins w:id="846" w:author="运璐 何" w:date="2025-10-30T12:45:00Z">
                      <w:rPr>
                        <w:rFonts w:ascii="Cambria Math" w:hAnsi="Cambria Math"/>
                        <w:color w:val="000000"/>
                        <w:sz w:val="21"/>
                        <w:szCs w:val="21"/>
                      </w:rPr>
                      <m:t>f</m:t>
                    </w:ins>
                  </m:r>
                </m:e>
                <m:sub>
                  <m:r>
                    <w:ins w:id="847" w:author="运璐 何" w:date="2025-10-30T13:43:00Z">
                      <w:rPr>
                        <w:rFonts w:ascii="Cambria Math" w:hAnsi="Cambria Math"/>
                        <w:color w:val="000000"/>
                        <w:sz w:val="21"/>
                        <w:szCs w:val="21"/>
                      </w:rPr>
                      <m:t>K</m:t>
                    </w:ins>
                  </m:r>
                </m:sub>
              </m:sSub>
              <m:r>
                <w:rPr>
                  <w:rFonts w:ascii="Cambria Math" w:hAnsi="Cambria Math"/>
                  <w:color w:val="000000"/>
                  <w:sz w:val="21"/>
                  <w:szCs w:val="21"/>
                </w:rPr>
                <m:t>#</m:t>
              </m:r>
              <m:d>
                <m:dPr>
                  <m:ctrlPr>
                    <w:ins w:id="848" w:author="运璐 何" w:date="2025-10-30T12:45:00Z">
                      <w:rPr>
                        <w:rFonts w:ascii="Cambria Math" w:hAnsi="Cambria Math"/>
                        <w:i/>
                        <w:color w:val="000000"/>
                        <w:sz w:val="21"/>
                        <w:szCs w:val="21"/>
                      </w:rPr>
                    </w:ins>
                  </m:ctrlPr>
                </m:dPr>
                <m:e>
                  <m:r>
                    <w:ins w:id="849" w:author="运璐 何" w:date="2025-10-30T12:45:00Z">
                      <w:rPr>
                        <w:rFonts w:ascii="Cambria Math" w:hAnsi="Cambria Math"/>
                        <w:color w:val="000000"/>
                        <w:sz w:val="21"/>
                        <w:szCs w:val="21"/>
                      </w:rPr>
                      <m:t>9</m:t>
                    </w:ins>
                  </m:r>
                </m:e>
              </m:d>
            </m:e>
          </m:eqArr>
        </m:oMath>
      </m:oMathPara>
    </w:p>
    <w:p w14:paraId="7D6E2CBB" w14:textId="75709086" w:rsidR="00571BEA" w:rsidRDefault="00571BEA" w:rsidP="000F4F18">
      <w:pPr>
        <w:spacing w:line="360" w:lineRule="auto"/>
        <w:ind w:firstLineChars="196" w:firstLine="412"/>
        <w:rPr>
          <w:ins w:id="850" w:author="运璐 何" w:date="2025-10-30T12:46:00Z"/>
          <w:color w:val="000000"/>
          <w:sz w:val="21"/>
          <w:szCs w:val="21"/>
        </w:rPr>
      </w:pPr>
      <w:ins w:id="851" w:author="运璐 何" w:date="2025-10-30T12:37:00Z">
        <w:r w:rsidRPr="00571BEA">
          <w:rPr>
            <w:color w:val="000000"/>
            <w:sz w:val="21"/>
            <w:szCs w:val="21"/>
          </w:rPr>
          <w:t>其中，</w:t>
        </w:r>
        <w:r w:rsidRPr="00571BEA">
          <w:rPr>
            <w:color w:val="000000"/>
            <w:sz w:val="21"/>
            <w:szCs w:val="21"/>
          </w:rPr>
          <w:t xml:space="preserve"> </w:t>
        </w:r>
      </w:ins>
      <m:oMath>
        <m:r>
          <w:ins w:id="852" w:author="运璐 何" w:date="2025-10-30T12:37:00Z">
            <w:rPr>
              <w:rFonts w:ascii="Cambria Math" w:hAnsi="Cambria Math"/>
              <w:color w:val="000000"/>
              <w:sz w:val="21"/>
              <w:szCs w:val="21"/>
            </w:rPr>
            <m:t>D=</m:t>
          </w:ins>
        </m:r>
        <m:rad>
          <m:radPr>
            <m:degHide m:val="1"/>
            <m:ctrlPr>
              <w:rPr>
                <w:rFonts w:ascii="Cambria Math" w:hAnsi="Cambria Math"/>
                <w:i/>
                <w:color w:val="000000"/>
                <w:sz w:val="21"/>
                <w:szCs w:val="21"/>
              </w:rPr>
            </m:ctrlPr>
          </m:radPr>
          <m:deg/>
          <m:e>
            <m:sSubSup>
              <m:sSubSupPr>
                <m:ctrlPr>
                  <w:ins w:id="853" w:author="运璐 何" w:date="2025-10-30T12:37:00Z">
                    <w:rPr>
                      <w:rFonts w:ascii="Cambria Math" w:hAnsi="Cambria Math"/>
                      <w:i/>
                      <w:color w:val="000000"/>
                      <w:sz w:val="21"/>
                      <w:szCs w:val="21"/>
                    </w:rPr>
                  </w:ins>
                </m:ctrlPr>
              </m:sSubSupPr>
              <m:e>
                <m:r>
                  <w:ins w:id="854" w:author="运璐 何" w:date="2025-10-30T12:38:00Z">
                    <w:rPr>
                      <w:rFonts w:ascii="Cambria Math" w:hAnsi="Cambria Math"/>
                      <w:color w:val="000000"/>
                      <w:sz w:val="21"/>
                      <w:szCs w:val="21"/>
                    </w:rPr>
                    <m:t>L</m:t>
                  </w:ins>
                </m:r>
              </m:e>
              <m:sub>
                <m:r>
                  <w:ins w:id="855" w:author="运璐 何" w:date="2025-10-30T12:37:00Z">
                    <w:rPr>
                      <w:rFonts w:ascii="Cambria Math" w:hAnsi="Cambria Math"/>
                      <w:color w:val="000000"/>
                      <w:sz w:val="21"/>
                      <w:szCs w:val="21"/>
                    </w:rPr>
                    <m:t>x</m:t>
                  </w:ins>
                </m:r>
              </m:sub>
              <m:sup>
                <m:r>
                  <w:ins w:id="856" w:author="运璐 何" w:date="2025-10-30T12:37:00Z">
                    <w:rPr>
                      <w:rFonts w:ascii="Cambria Math" w:hAnsi="Cambria Math"/>
                      <w:color w:val="000000"/>
                      <w:sz w:val="21"/>
                      <w:szCs w:val="21"/>
                    </w:rPr>
                    <m:t>2</m:t>
                  </w:ins>
                </m:r>
              </m:sup>
            </m:sSubSup>
            <m:r>
              <w:ins w:id="857" w:author="运璐 何" w:date="2025-10-30T12:37:00Z">
                <w:rPr>
                  <w:rFonts w:ascii="Cambria Math" w:hAnsi="Cambria Math"/>
                  <w:color w:val="000000"/>
                  <w:sz w:val="21"/>
                  <w:szCs w:val="21"/>
                </w:rPr>
                <m:t>+</m:t>
              </w:ins>
            </m:r>
            <m:sSubSup>
              <m:sSubSupPr>
                <m:ctrlPr>
                  <w:ins w:id="858" w:author="运璐 何" w:date="2025-10-30T12:37:00Z">
                    <w:rPr>
                      <w:rFonts w:ascii="Cambria Math" w:hAnsi="Cambria Math"/>
                      <w:i/>
                      <w:color w:val="000000"/>
                      <w:sz w:val="21"/>
                      <w:szCs w:val="21"/>
                    </w:rPr>
                  </w:ins>
                </m:ctrlPr>
              </m:sSubSupPr>
              <m:e>
                <m:r>
                  <w:ins w:id="859" w:author="运璐 何" w:date="2025-10-30T12:38:00Z">
                    <w:rPr>
                      <w:rFonts w:ascii="Cambria Math" w:hAnsi="Cambria Math"/>
                      <w:color w:val="000000"/>
                      <w:sz w:val="21"/>
                      <w:szCs w:val="21"/>
                    </w:rPr>
                    <m:t>L</m:t>
                  </w:ins>
                </m:r>
              </m:e>
              <m:sub>
                <m:r>
                  <w:ins w:id="860" w:author="运璐 何" w:date="2025-10-30T12:37:00Z">
                    <w:rPr>
                      <w:rFonts w:ascii="Cambria Math" w:hAnsi="Cambria Math"/>
                      <w:color w:val="000000"/>
                      <w:sz w:val="21"/>
                      <w:szCs w:val="21"/>
                    </w:rPr>
                    <m:t>y</m:t>
                  </w:ins>
                </m:r>
              </m:sub>
              <m:sup>
                <m:r>
                  <w:ins w:id="861" w:author="运璐 何" w:date="2025-10-30T12:37:00Z">
                    <w:rPr>
                      <w:rFonts w:ascii="Cambria Math" w:hAnsi="Cambria Math"/>
                      <w:color w:val="000000"/>
                      <w:sz w:val="21"/>
                      <w:szCs w:val="21"/>
                    </w:rPr>
                    <m:t>2</m:t>
                  </w:ins>
                </m:r>
              </m:sup>
            </m:sSubSup>
          </m:e>
        </m:rad>
      </m:oMath>
      <w:ins w:id="862" w:author="运璐 何" w:date="2025-10-30T12:38:00Z">
        <w:r>
          <w:rPr>
            <w:rFonts w:hint="eastAsia"/>
            <w:color w:val="000000"/>
            <w:sz w:val="21"/>
            <w:szCs w:val="21"/>
          </w:rPr>
          <w:t xml:space="preserve"> </w:t>
        </w:r>
      </w:ins>
      <w:ins w:id="863" w:author="运璐 何" w:date="2025-10-30T12:37:00Z">
        <w:r w:rsidRPr="00571BEA">
          <w:rPr>
            <w:color w:val="000000"/>
            <w:sz w:val="21"/>
            <w:szCs w:val="21"/>
          </w:rPr>
          <w:t>为任务区域的对角线长度，用于反映场景的几何尺度；</w:t>
        </w:r>
      </w:ins>
      <m:oMath>
        <m:r>
          <w:ins w:id="864" w:author="运璐 何" w:date="2025-10-30T12:38:00Z">
            <w:rPr>
              <w:rFonts w:ascii="Cambria Math" w:hAnsi="Cambria Math" w:hint="eastAsia"/>
              <w:color w:val="000000"/>
              <w:sz w:val="21"/>
              <w:szCs w:val="21"/>
            </w:rPr>
            <m:t>c</m:t>
          </w:ins>
        </m:r>
      </m:oMath>
      <w:ins w:id="865" w:author="运璐 何" w:date="2025-10-30T12:37:00Z">
        <w:r w:rsidRPr="00571BEA">
          <w:rPr>
            <w:color w:val="000000"/>
            <w:sz w:val="21"/>
            <w:szCs w:val="21"/>
          </w:rPr>
          <w:t xml:space="preserve"> </w:t>
        </w:r>
        <w:r w:rsidRPr="00571BEA">
          <w:rPr>
            <w:color w:val="000000"/>
            <w:sz w:val="21"/>
            <w:szCs w:val="21"/>
          </w:rPr>
          <w:t>表示干扰强度的归一化比值，由干扰功率与无人机发射功率之比得到，通过下式定义：</w:t>
        </w:r>
      </w:ins>
    </w:p>
    <w:p w14:paraId="7A656B8C" w14:textId="5C1BB9F7" w:rsidR="0010506D" w:rsidRPr="0010506D" w:rsidRDefault="0010506D" w:rsidP="0010506D">
      <w:pPr>
        <w:spacing w:line="360" w:lineRule="auto"/>
        <w:ind w:firstLineChars="196" w:firstLine="412"/>
        <w:rPr>
          <w:ins w:id="866" w:author="运璐 何" w:date="2025-10-30T12:39:00Z"/>
          <w:rFonts w:hint="eastAsia"/>
          <w:color w:val="000000"/>
          <w:sz w:val="21"/>
          <w:szCs w:val="21"/>
        </w:rPr>
      </w:pPr>
      <m:oMathPara>
        <m:oMath>
          <m:eqArr>
            <m:eqArrPr>
              <m:maxDist m:val="1"/>
              <m:ctrlPr>
                <w:ins w:id="867" w:author="运璐 何" w:date="2025-10-30T12:47:00Z">
                  <w:rPr>
                    <w:rFonts w:ascii="Cambria Math" w:hAnsi="Cambria Math"/>
                    <w:i/>
                    <w:color w:val="000000"/>
                    <w:sz w:val="21"/>
                    <w:szCs w:val="21"/>
                  </w:rPr>
                </w:ins>
              </m:ctrlPr>
            </m:eqArrPr>
            <m:e>
              <m:r>
                <w:ins w:id="868" w:author="运璐 何" w:date="2025-10-30T12:46:00Z">
                  <w:rPr>
                    <w:rFonts w:ascii="Cambria Math" w:hAnsi="Cambria Math"/>
                    <w:color w:val="000000"/>
                    <w:sz w:val="21"/>
                    <w:szCs w:val="21"/>
                  </w:rPr>
                  <m:t>c=</m:t>
                </w:ins>
              </m:r>
              <m:f>
                <m:fPr>
                  <m:ctrlPr>
                    <w:rPr>
                      <w:rFonts w:ascii="Cambria Math" w:hAnsi="Cambria Math"/>
                      <w:color w:val="000000"/>
                      <w:sz w:val="21"/>
                      <w:szCs w:val="21"/>
                    </w:rPr>
                  </m:ctrlPr>
                </m:fPr>
                <m:num>
                  <m:sSub>
                    <m:sSubPr>
                      <m:ctrlPr>
                        <w:ins w:id="869" w:author="运璐 何" w:date="2025-10-30T12:46:00Z">
                          <w:rPr>
                            <w:rFonts w:ascii="Cambria Math" w:hAnsi="Cambria Math"/>
                            <w:i/>
                            <w:color w:val="000000"/>
                            <w:sz w:val="21"/>
                            <w:szCs w:val="21"/>
                          </w:rPr>
                        </w:ins>
                      </m:ctrlPr>
                    </m:sSubPr>
                    <m:e>
                      <m:r>
                        <w:ins w:id="870" w:author="运璐 何" w:date="2025-10-30T12:46:00Z">
                          <w:rPr>
                            <w:rFonts w:ascii="Cambria Math" w:hAnsi="Cambria Math"/>
                            <w:color w:val="000000"/>
                            <w:sz w:val="21"/>
                            <w:szCs w:val="21"/>
                          </w:rPr>
                          <m:t>P</m:t>
                        </w:ins>
                      </m:r>
                    </m:e>
                    <m:sub>
                      <m:r>
                        <w:ins w:id="871" w:author="运璐 何" w:date="2025-10-30T12:46:00Z">
                          <w:rPr>
                            <w:rFonts w:ascii="Cambria Math" w:hAnsi="Cambria Math"/>
                            <w:color w:val="000000"/>
                            <w:sz w:val="21"/>
                            <w:szCs w:val="21"/>
                          </w:rPr>
                          <m:t>U</m:t>
                        </w:ins>
                      </m:r>
                    </m:sub>
                  </m:sSub>
                  <m:ctrlPr>
                    <w:rPr>
                      <w:rFonts w:ascii="Cambria Math" w:hAnsi="Cambria Math"/>
                      <w:i/>
                      <w:color w:val="000000"/>
                      <w:sz w:val="21"/>
                      <w:szCs w:val="21"/>
                    </w:rPr>
                  </m:ctrlPr>
                </m:num>
                <m:den>
                  <m:sSub>
                    <m:sSubPr>
                      <m:ctrlPr>
                        <w:ins w:id="872" w:author="运璐 何" w:date="2025-10-30T12:46:00Z">
                          <w:rPr>
                            <w:rFonts w:ascii="Cambria Math" w:hAnsi="Cambria Math"/>
                            <w:i/>
                            <w:color w:val="000000"/>
                            <w:sz w:val="21"/>
                            <w:szCs w:val="21"/>
                          </w:rPr>
                        </w:ins>
                      </m:ctrlPr>
                    </m:sSubPr>
                    <m:e>
                      <m:r>
                        <w:ins w:id="873" w:author="运璐 何" w:date="2025-10-30T12:46:00Z">
                          <w:rPr>
                            <w:rFonts w:ascii="Cambria Math" w:hAnsi="Cambria Math"/>
                            <w:color w:val="000000"/>
                            <w:sz w:val="21"/>
                            <w:szCs w:val="21"/>
                          </w:rPr>
                          <m:t>P</m:t>
                        </w:ins>
                      </m:r>
                    </m:e>
                    <m:sub>
                      <m:r>
                        <w:ins w:id="874" w:author="运璐 何" w:date="2025-10-30T12:46:00Z">
                          <w:rPr>
                            <w:rFonts w:ascii="Cambria Math" w:hAnsi="Cambria Math"/>
                            <w:color w:val="000000"/>
                            <w:sz w:val="21"/>
                            <w:szCs w:val="21"/>
                          </w:rPr>
                          <m:t>I</m:t>
                        </w:ins>
                      </m:r>
                    </m:sub>
                  </m:sSub>
                  <m:r>
                    <w:ins w:id="875" w:author="运璐 何" w:date="2025-10-30T12:46:00Z">
                      <w:rPr>
                        <w:rFonts w:ascii="Cambria Math" w:hAnsi="Cambria Math"/>
                        <w:color w:val="000000"/>
                        <w:sz w:val="21"/>
                        <w:szCs w:val="21"/>
                      </w:rPr>
                      <m:t>+</m:t>
                    </w:ins>
                  </m:r>
                  <m:sSub>
                    <m:sSubPr>
                      <m:ctrlPr>
                        <w:ins w:id="876" w:author="运璐 何" w:date="2025-10-30T12:46:00Z">
                          <w:rPr>
                            <w:rFonts w:ascii="Cambria Math" w:hAnsi="Cambria Math"/>
                            <w:i/>
                            <w:color w:val="000000"/>
                            <w:sz w:val="21"/>
                            <w:szCs w:val="21"/>
                          </w:rPr>
                        </w:ins>
                      </m:ctrlPr>
                    </m:sSubPr>
                    <m:e>
                      <m:r>
                        <w:ins w:id="877" w:author="运璐 何" w:date="2025-10-30T12:46:00Z">
                          <w:rPr>
                            <w:rFonts w:ascii="Cambria Math" w:hAnsi="Cambria Math"/>
                            <w:color w:val="000000"/>
                            <w:sz w:val="21"/>
                            <w:szCs w:val="21"/>
                          </w:rPr>
                          <m:t>P</m:t>
                        </w:ins>
                      </m:r>
                    </m:e>
                    <m:sub>
                      <m:r>
                        <w:ins w:id="878" w:author="运璐 何" w:date="2025-10-30T12:46:00Z">
                          <w:rPr>
                            <w:rFonts w:ascii="Cambria Math" w:hAnsi="Cambria Math"/>
                            <w:color w:val="000000"/>
                            <w:sz w:val="21"/>
                            <w:szCs w:val="21"/>
                          </w:rPr>
                          <m:t>U</m:t>
                        </w:ins>
                      </m:r>
                    </m:sub>
                  </m:sSub>
                  <m:ctrlPr>
                    <w:rPr>
                      <w:rFonts w:ascii="Cambria Math" w:hAnsi="Cambria Math"/>
                      <w:i/>
                      <w:color w:val="000000"/>
                      <w:sz w:val="21"/>
                      <w:szCs w:val="21"/>
                    </w:rPr>
                  </m:ctrlPr>
                </m:den>
              </m:f>
              <m:r>
                <m:rPr>
                  <m:sty m:val="p"/>
                </m:rPr>
                <w:rPr>
                  <w:rFonts w:ascii="Cambria Math" w:hAnsi="Cambria Math" w:hint="eastAsia"/>
                  <w:color w:val="000000"/>
                  <w:sz w:val="21"/>
                  <w:szCs w:val="21"/>
                </w:rPr>
                <m:t>∈</m:t>
              </m:r>
              <m:d>
                <m:dPr>
                  <m:ctrlPr>
                    <w:ins w:id="879" w:author="运璐 何" w:date="2025-10-30T12:46:00Z">
                      <w:rPr>
                        <w:rFonts w:ascii="Cambria Math" w:hAnsi="Cambria Math"/>
                        <w:i/>
                        <w:color w:val="000000"/>
                        <w:sz w:val="21"/>
                        <w:szCs w:val="21"/>
                      </w:rPr>
                    </w:ins>
                  </m:ctrlPr>
                </m:dPr>
                <m:e>
                  <m:r>
                    <w:ins w:id="880" w:author="运璐 何" w:date="2025-10-30T12:46:00Z">
                      <w:rPr>
                        <w:rFonts w:ascii="Cambria Math" w:hAnsi="Cambria Math"/>
                        <w:color w:val="000000"/>
                        <w:sz w:val="21"/>
                        <w:szCs w:val="21"/>
                      </w:rPr>
                      <m:t>0,1</m:t>
                    </w:ins>
                  </m:r>
                </m:e>
              </m:d>
              <m:r>
                <w:rPr>
                  <w:rFonts w:ascii="Cambria Math" w:hAnsi="Cambria Math"/>
                  <w:color w:val="000000"/>
                  <w:sz w:val="21"/>
                  <w:szCs w:val="21"/>
                </w:rPr>
                <m:t>#</m:t>
              </m:r>
              <m:d>
                <m:dPr>
                  <m:ctrlPr>
                    <w:ins w:id="881" w:author="运璐 何" w:date="2025-10-30T12:47:00Z">
                      <w:rPr>
                        <w:rFonts w:ascii="Cambria Math" w:hAnsi="Cambria Math"/>
                        <w:i/>
                        <w:color w:val="000000"/>
                        <w:sz w:val="21"/>
                        <w:szCs w:val="21"/>
                      </w:rPr>
                    </w:ins>
                  </m:ctrlPr>
                </m:dPr>
                <m:e>
                  <m:r>
                    <w:ins w:id="882" w:author="运璐 何" w:date="2025-10-30T12:47:00Z">
                      <w:rPr>
                        <w:rFonts w:ascii="Cambria Math" w:hAnsi="Cambria Math"/>
                        <w:color w:val="000000"/>
                        <w:sz w:val="21"/>
                        <w:szCs w:val="21"/>
                      </w:rPr>
                      <m:t>10</m:t>
                    </w:ins>
                  </m:r>
                </m:e>
              </m:d>
            </m:e>
          </m:eqArr>
        </m:oMath>
      </m:oMathPara>
    </w:p>
    <w:p w14:paraId="3FF95571" w14:textId="61E57014" w:rsidR="00571BEA" w:rsidRDefault="00571BEA" w:rsidP="000F4F18">
      <w:pPr>
        <w:spacing w:line="360" w:lineRule="auto"/>
        <w:ind w:firstLineChars="196" w:firstLine="412"/>
        <w:rPr>
          <w:ins w:id="883" w:author="运璐 何" w:date="2025-10-30T12:47:00Z"/>
          <w:color w:val="000000"/>
          <w:sz w:val="21"/>
          <w:szCs w:val="21"/>
        </w:rPr>
      </w:pPr>
      <w:ins w:id="884" w:author="运璐 何" w:date="2025-10-30T12:39:00Z">
        <w:r w:rsidRPr="00571BEA">
          <w:rPr>
            <w:color w:val="000000"/>
            <w:sz w:val="21"/>
            <w:szCs w:val="21"/>
          </w:rPr>
          <w:t>其中</w:t>
        </w:r>
        <w:r w:rsidRPr="00571BEA">
          <w:rPr>
            <w:color w:val="000000"/>
            <w:sz w:val="21"/>
            <w:szCs w:val="21"/>
          </w:rPr>
          <w:t xml:space="preserve"> </w:t>
        </w:r>
      </w:ins>
      <m:oMath>
        <m:sSub>
          <m:sSubPr>
            <m:ctrlPr>
              <w:ins w:id="885" w:author="运璐 何" w:date="2025-10-30T12:39:00Z">
                <w:rPr>
                  <w:rFonts w:ascii="Cambria Math" w:hAnsi="Cambria Math"/>
                  <w:i/>
                  <w:color w:val="000000"/>
                  <w:sz w:val="21"/>
                  <w:szCs w:val="21"/>
                </w:rPr>
              </w:ins>
            </m:ctrlPr>
          </m:sSubPr>
          <m:e>
            <m:r>
              <w:ins w:id="886" w:author="运璐 何" w:date="2025-10-30T12:39:00Z">
                <w:rPr>
                  <w:rFonts w:ascii="Cambria Math" w:hAnsi="Cambria Math"/>
                  <w:color w:val="000000"/>
                  <w:sz w:val="21"/>
                  <w:szCs w:val="21"/>
                </w:rPr>
                <m:t>P</m:t>
              </w:ins>
            </m:r>
          </m:e>
          <m:sub>
            <m:r>
              <w:ins w:id="887" w:author="运璐 何" w:date="2025-10-30T12:39:00Z">
                <w:rPr>
                  <w:rFonts w:ascii="Cambria Math" w:hAnsi="Cambria Math"/>
                  <w:color w:val="000000"/>
                  <w:sz w:val="21"/>
                  <w:szCs w:val="21"/>
                </w:rPr>
                <m:t>J</m:t>
              </w:ins>
            </m:r>
          </m:sub>
        </m:sSub>
      </m:oMath>
      <w:ins w:id="888" w:author="运璐 何" w:date="2025-10-30T12:39:00Z">
        <w:r w:rsidRPr="00571BEA">
          <w:rPr>
            <w:color w:val="000000"/>
            <w:sz w:val="21"/>
            <w:szCs w:val="21"/>
          </w:rPr>
          <w:t xml:space="preserve"> </w:t>
        </w:r>
        <w:r w:rsidRPr="00571BEA">
          <w:rPr>
            <w:color w:val="000000"/>
            <w:sz w:val="21"/>
            <w:szCs w:val="21"/>
          </w:rPr>
          <w:t>与</w:t>
        </w:r>
        <w:r w:rsidRPr="00571BEA">
          <w:rPr>
            <w:color w:val="000000"/>
            <w:sz w:val="21"/>
            <w:szCs w:val="21"/>
          </w:rPr>
          <w:t xml:space="preserve"> </w:t>
        </w:r>
      </w:ins>
      <m:oMath>
        <m:sSub>
          <m:sSubPr>
            <m:ctrlPr>
              <w:ins w:id="889" w:author="运璐 何" w:date="2025-10-30T12:39:00Z">
                <w:rPr>
                  <w:rFonts w:ascii="Cambria Math" w:hAnsi="Cambria Math"/>
                  <w:i/>
                  <w:color w:val="000000"/>
                  <w:sz w:val="21"/>
                  <w:szCs w:val="21"/>
                </w:rPr>
              </w:ins>
            </m:ctrlPr>
          </m:sSubPr>
          <m:e>
            <m:r>
              <w:ins w:id="890" w:author="运璐 何" w:date="2025-10-30T12:39:00Z">
                <w:rPr>
                  <w:rFonts w:ascii="Cambria Math" w:hAnsi="Cambria Math"/>
                  <w:color w:val="000000"/>
                  <w:sz w:val="21"/>
                  <w:szCs w:val="21"/>
                </w:rPr>
                <m:t>P</m:t>
              </w:ins>
            </m:r>
          </m:e>
          <m:sub>
            <m:r>
              <w:ins w:id="891" w:author="运璐 何" w:date="2025-10-30T12:39:00Z">
                <w:rPr>
                  <w:rFonts w:ascii="Cambria Math" w:hAnsi="Cambria Math"/>
                  <w:color w:val="000000"/>
                  <w:sz w:val="21"/>
                  <w:szCs w:val="21"/>
                </w:rPr>
                <m:t>U</m:t>
              </w:ins>
            </m:r>
          </m:sub>
        </m:sSub>
      </m:oMath>
      <w:ins w:id="892" w:author="运璐 何" w:date="2025-10-30T12:39:00Z">
        <w:r w:rsidRPr="00571BEA">
          <w:rPr>
            <w:color w:val="000000"/>
            <w:sz w:val="21"/>
            <w:szCs w:val="21"/>
          </w:rPr>
          <w:t xml:space="preserve">​ </w:t>
        </w:r>
        <w:r w:rsidRPr="00571BEA">
          <w:rPr>
            <w:color w:val="000000"/>
            <w:sz w:val="21"/>
            <w:szCs w:val="21"/>
          </w:rPr>
          <w:t>分别为干扰源功率与无人机功率，当干扰功率增大时，</w:t>
        </w:r>
      </w:ins>
      <m:oMath>
        <m:r>
          <w:ins w:id="893" w:author="运璐 何" w:date="2025-10-30T12:40:00Z">
            <w:rPr>
              <w:rFonts w:ascii="Cambria Math" w:hAnsi="Cambria Math"/>
              <w:color w:val="000000"/>
              <w:sz w:val="21"/>
              <w:szCs w:val="21"/>
            </w:rPr>
            <m:t>c</m:t>
          </w:ins>
        </m:r>
      </m:oMath>
      <w:ins w:id="894" w:author="运璐 何" w:date="2025-10-30T12:39:00Z">
        <w:r w:rsidRPr="00571BEA">
          <w:rPr>
            <w:color w:val="000000"/>
            <w:sz w:val="21"/>
            <w:szCs w:val="21"/>
          </w:rPr>
          <w:t xml:space="preserve"> </w:t>
        </w:r>
        <w:r w:rsidRPr="00571BEA">
          <w:rPr>
            <w:color w:val="000000"/>
            <w:sz w:val="21"/>
            <w:szCs w:val="21"/>
          </w:rPr>
          <w:t>减小，导致尺度</w:t>
        </w:r>
        <w:r w:rsidRPr="00571BEA">
          <w:rPr>
            <w:color w:val="000000"/>
            <w:sz w:val="21"/>
            <w:szCs w:val="21"/>
          </w:rPr>
          <w:t xml:space="preserve"> </w:t>
        </w:r>
      </w:ins>
      <m:oMath>
        <m:r>
          <w:ins w:id="895" w:author="运璐 何" w:date="2025-10-30T12:39:00Z">
            <w:rPr>
              <w:rFonts w:ascii="Cambria Math" w:hAnsi="Cambria Math"/>
              <w:color w:val="000000"/>
              <w:sz w:val="21"/>
              <w:szCs w:val="21"/>
            </w:rPr>
            <m:t>S</m:t>
          </w:ins>
        </m:r>
      </m:oMath>
      <w:ins w:id="896" w:author="运璐 何" w:date="2025-10-30T12:39:00Z">
        <w:r w:rsidRPr="00571BEA">
          <w:rPr>
            <w:color w:val="000000"/>
            <w:sz w:val="21"/>
            <w:szCs w:val="21"/>
          </w:rPr>
          <w:t xml:space="preserve"> </w:t>
        </w:r>
      </w:ins>
      <w:ins w:id="897" w:author="运璐 何" w:date="2025-10-30T12:40:00Z">
        <w:r>
          <w:rPr>
            <w:rFonts w:hint="eastAsia"/>
            <w:color w:val="000000"/>
            <w:sz w:val="21"/>
            <w:szCs w:val="21"/>
          </w:rPr>
          <w:t>减小</w:t>
        </w:r>
      </w:ins>
      <w:ins w:id="898" w:author="运璐 何" w:date="2025-10-30T12:39:00Z">
        <w:r w:rsidRPr="00571BEA">
          <w:rPr>
            <w:color w:val="000000"/>
            <w:sz w:val="21"/>
            <w:szCs w:val="21"/>
          </w:rPr>
          <w:t>，从而反映出高干扰环境下路径可分布范围的缩减。</w:t>
        </w:r>
      </w:ins>
      <m:oMath>
        <m:r>
          <w:ins w:id="899" w:author="运璐 何" w:date="2025-10-30T12:39:00Z">
            <w:rPr>
              <w:rFonts w:ascii="Cambria Math" w:hAnsi="Cambria Math"/>
              <w:color w:val="000000"/>
              <w:sz w:val="21"/>
              <w:szCs w:val="21"/>
            </w:rPr>
            <m:t>b</m:t>
          </w:ins>
        </m:r>
        <m:r>
          <w:ins w:id="900" w:author="运璐 何" w:date="2025-10-30T12:39:00Z">
            <w:rPr>
              <w:rFonts w:ascii="Cambria Math" w:hAnsi="Cambria Math" w:cs="宋体" w:hint="eastAsia"/>
              <w:color w:val="000000"/>
              <w:sz w:val="21"/>
              <w:szCs w:val="21"/>
            </w:rPr>
            <m:t>∈</m:t>
          </w:ins>
        </m:r>
        <m:d>
          <m:dPr>
            <m:ctrlPr>
              <w:ins w:id="901" w:author="运璐 何" w:date="2025-10-30T12:39:00Z">
                <w:rPr>
                  <w:rFonts w:ascii="Cambria Math" w:hAnsi="Cambria Math"/>
                  <w:i/>
                  <w:color w:val="000000"/>
                  <w:sz w:val="21"/>
                  <w:szCs w:val="21"/>
                </w:rPr>
              </w:ins>
            </m:ctrlPr>
          </m:dPr>
          <m:e>
            <m:r>
              <w:ins w:id="902" w:author="运璐 何" w:date="2025-10-30T12:39:00Z">
                <w:rPr>
                  <w:rFonts w:ascii="Cambria Math" w:hAnsi="Cambria Math"/>
                  <w:color w:val="000000"/>
                  <w:sz w:val="21"/>
                  <w:szCs w:val="21"/>
                </w:rPr>
                <m:t>0,1</m:t>
              </w:ins>
            </m:r>
          </m:e>
        </m:d>
      </m:oMath>
      <w:ins w:id="903" w:author="运璐 何" w:date="2025-10-30T12:39:00Z">
        <w:r w:rsidRPr="00571BEA">
          <w:rPr>
            <w:color w:val="000000"/>
            <w:sz w:val="21"/>
            <w:szCs w:val="21"/>
          </w:rPr>
          <w:t xml:space="preserve"> </w:t>
        </w:r>
        <w:r w:rsidRPr="00571BEA">
          <w:rPr>
            <w:color w:val="000000"/>
            <w:sz w:val="21"/>
            <w:szCs w:val="21"/>
          </w:rPr>
          <w:t>为归一化建筑密度系数，</w:t>
        </w:r>
      </w:ins>
      <w:ins w:id="904" w:author="运璐 何" w:date="2025-10-30T12:42:00Z">
        <w:r>
          <w:rPr>
            <w:rFonts w:hint="eastAsia"/>
            <w:color w:val="000000"/>
            <w:sz w:val="21"/>
            <w:szCs w:val="21"/>
          </w:rPr>
          <w:t>根据场景预估建筑密度进行调整，</w:t>
        </w:r>
      </w:ins>
      <w:ins w:id="905" w:author="运璐 何" w:date="2025-10-30T12:39:00Z">
        <w:r w:rsidRPr="00571BEA">
          <w:rPr>
            <w:color w:val="000000"/>
            <w:sz w:val="21"/>
            <w:szCs w:val="21"/>
          </w:rPr>
          <w:t>表示任务区域中建筑障碍物的稠密程度，建筑越密则路径规划空间受限程度越高。无人机数量因子</w:t>
        </w:r>
        <w:r w:rsidRPr="00571BEA">
          <w:rPr>
            <w:color w:val="000000"/>
            <w:sz w:val="21"/>
            <w:szCs w:val="21"/>
          </w:rPr>
          <w:t xml:space="preserve"> </w:t>
        </w:r>
      </w:ins>
      <m:oMath>
        <m:sSub>
          <m:sSubPr>
            <m:ctrlPr>
              <w:ins w:id="906" w:author="运璐 何" w:date="2025-10-30T12:39:00Z">
                <w:rPr>
                  <w:rFonts w:ascii="Cambria Math" w:hAnsi="Cambria Math"/>
                  <w:i/>
                  <w:color w:val="000000"/>
                  <w:sz w:val="21"/>
                  <w:szCs w:val="21"/>
                </w:rPr>
              </w:ins>
            </m:ctrlPr>
          </m:sSubPr>
          <m:e>
            <m:r>
              <w:ins w:id="907" w:author="运璐 何" w:date="2025-10-30T12:39:00Z">
                <w:rPr>
                  <w:rFonts w:ascii="Cambria Math" w:hAnsi="Cambria Math"/>
                  <w:color w:val="000000"/>
                  <w:sz w:val="21"/>
                  <w:szCs w:val="21"/>
                </w:rPr>
                <m:t>f</m:t>
              </w:ins>
            </m:r>
          </m:e>
          <m:sub>
            <m:r>
              <w:ins w:id="908" w:author="运璐 何" w:date="2025-10-30T13:43:00Z">
                <w:rPr>
                  <w:rFonts w:ascii="Cambria Math" w:hAnsi="Cambria Math"/>
                  <w:color w:val="000000"/>
                  <w:sz w:val="21"/>
                  <w:szCs w:val="21"/>
                </w:rPr>
                <m:t>K</m:t>
              </w:ins>
            </m:r>
          </m:sub>
        </m:sSub>
      </m:oMath>
      <w:ins w:id="909" w:author="运璐 何" w:date="2025-10-30T12:39:00Z">
        <w:r w:rsidRPr="00571BEA">
          <w:rPr>
            <w:color w:val="000000"/>
            <w:sz w:val="21"/>
            <w:szCs w:val="21"/>
          </w:rPr>
          <w:t xml:space="preserve"> </w:t>
        </w:r>
        <w:r w:rsidRPr="00571BEA">
          <w:rPr>
            <w:color w:val="000000"/>
            <w:sz w:val="21"/>
            <w:szCs w:val="21"/>
          </w:rPr>
          <w:t>用于刻画无人机群规模对空间</w:t>
        </w:r>
      </w:ins>
      <w:ins w:id="910" w:author="运璐 何" w:date="2025-10-30T12:42:00Z">
        <w:r w:rsidR="0010506D">
          <w:rPr>
            <w:rFonts w:hint="eastAsia"/>
            <w:color w:val="000000"/>
            <w:sz w:val="21"/>
            <w:szCs w:val="21"/>
          </w:rPr>
          <w:t>拥挤程度</w:t>
        </w:r>
      </w:ins>
      <w:ins w:id="911" w:author="运璐 何" w:date="2025-10-30T12:39:00Z">
        <w:r w:rsidRPr="00571BEA">
          <w:rPr>
            <w:color w:val="000000"/>
            <w:sz w:val="21"/>
            <w:szCs w:val="21"/>
          </w:rPr>
          <w:t>的影响，其定义为：</w:t>
        </w:r>
      </w:ins>
    </w:p>
    <w:p w14:paraId="2C3E354B" w14:textId="65BC31F0" w:rsidR="0010506D" w:rsidRPr="0010506D" w:rsidRDefault="0010506D" w:rsidP="0010506D">
      <w:pPr>
        <w:spacing w:line="360" w:lineRule="auto"/>
        <w:ind w:firstLineChars="196" w:firstLine="412"/>
        <w:rPr>
          <w:ins w:id="912" w:author="运璐 何" w:date="2025-10-30T12:43:00Z"/>
          <w:rFonts w:hint="eastAsia"/>
          <w:color w:val="000000"/>
          <w:sz w:val="21"/>
          <w:szCs w:val="21"/>
        </w:rPr>
      </w:pPr>
      <m:oMathPara>
        <m:oMath>
          <m:eqArr>
            <m:eqArrPr>
              <m:maxDist m:val="1"/>
              <m:ctrlPr>
                <w:ins w:id="913" w:author="运璐 何" w:date="2025-10-30T12:48:00Z">
                  <w:rPr>
                    <w:rFonts w:ascii="Cambria Math" w:hAnsi="Cambria Math"/>
                    <w:i/>
                    <w:color w:val="000000"/>
                    <w:sz w:val="21"/>
                    <w:szCs w:val="21"/>
                  </w:rPr>
                </w:ins>
              </m:ctrlPr>
            </m:eqArrPr>
            <m:e>
              <m:sSub>
                <m:sSubPr>
                  <m:ctrlPr>
                    <w:ins w:id="914" w:author="运璐 何" w:date="2025-10-30T12:47:00Z">
                      <w:rPr>
                        <w:rFonts w:ascii="Cambria Math" w:hAnsi="Cambria Math"/>
                        <w:i/>
                        <w:color w:val="000000"/>
                        <w:sz w:val="21"/>
                        <w:szCs w:val="21"/>
                      </w:rPr>
                    </w:ins>
                  </m:ctrlPr>
                </m:sSubPr>
                <m:e>
                  <m:r>
                    <w:ins w:id="915" w:author="运璐 何" w:date="2025-10-30T12:47:00Z">
                      <w:rPr>
                        <w:rFonts w:ascii="Cambria Math" w:hAnsi="Cambria Math"/>
                        <w:color w:val="000000"/>
                        <w:sz w:val="21"/>
                        <w:szCs w:val="21"/>
                      </w:rPr>
                      <m:t>f</m:t>
                    </w:ins>
                  </m:r>
                </m:e>
                <m:sub>
                  <m:r>
                    <w:ins w:id="916" w:author="运璐 何" w:date="2025-10-30T13:43:00Z">
                      <w:rPr>
                        <w:rFonts w:ascii="Cambria Math" w:hAnsi="Cambria Math"/>
                        <w:color w:val="000000"/>
                        <w:sz w:val="21"/>
                        <w:szCs w:val="21"/>
                      </w:rPr>
                      <m:t>K</m:t>
                    </w:ins>
                  </m:r>
                </m:sub>
              </m:sSub>
              <m:r>
                <w:ins w:id="917" w:author="运璐 何" w:date="2025-10-30T12:47:00Z">
                  <w:rPr>
                    <w:rFonts w:ascii="Cambria Math" w:hAnsi="Cambria Math"/>
                    <w:color w:val="000000"/>
                    <w:sz w:val="21"/>
                    <w:szCs w:val="21"/>
                  </w:rPr>
                  <m:t>=</m:t>
                </w:ins>
              </m:r>
              <m:f>
                <m:fPr>
                  <m:ctrlPr>
                    <w:rPr>
                      <w:rFonts w:ascii="Cambria Math" w:hAnsi="Cambria Math"/>
                      <w:i/>
                      <w:color w:val="000000"/>
                      <w:sz w:val="21"/>
                      <w:szCs w:val="21"/>
                    </w:rPr>
                  </m:ctrlPr>
                </m:fPr>
                <m:num>
                  <m:r>
                    <w:ins w:id="918" w:author="运璐 何" w:date="2025-10-30T12:48:00Z">
                      <w:rPr>
                        <w:rFonts w:ascii="Cambria Math" w:hAnsi="Cambria Math"/>
                        <w:color w:val="000000"/>
                        <w:sz w:val="21"/>
                        <w:szCs w:val="21"/>
                      </w:rPr>
                      <m:t xml:space="preserve">  </m:t>
                    </w:ins>
                  </m:r>
                  <m:r>
                    <w:ins w:id="919" w:author="运璐 何" w:date="2025-10-31T10:06:00Z">
                      <w:rPr>
                        <w:rFonts w:ascii="Cambria Math" w:hAnsi="Cambria Math"/>
                        <w:color w:val="000000"/>
                        <w:sz w:val="21"/>
                        <w:szCs w:val="21"/>
                      </w:rPr>
                      <m:t>K</m:t>
                    </w:ins>
                  </m:r>
                  <m:sSup>
                    <m:sSupPr>
                      <m:ctrlPr>
                        <w:ins w:id="920" w:author="运璐 何" w:date="2025-10-30T12:47:00Z">
                          <w:rPr>
                            <w:rFonts w:ascii="Cambria Math" w:hAnsi="Cambria Math"/>
                            <w:i/>
                            <w:color w:val="000000"/>
                            <w:sz w:val="21"/>
                            <w:szCs w:val="21"/>
                          </w:rPr>
                        </w:ins>
                      </m:ctrlPr>
                    </m:sSupPr>
                    <m:e>
                      <m:r>
                        <w:ins w:id="921" w:author="运璐 何" w:date="2025-10-30T12:47:00Z">
                          <w:rPr>
                            <w:rFonts w:ascii="Cambria Math" w:hAnsi="Cambria Math"/>
                            <w:color w:val="000000"/>
                            <w:sz w:val="21"/>
                            <w:szCs w:val="21"/>
                          </w:rPr>
                          <m:t>D</m:t>
                        </w:ins>
                      </m:r>
                    </m:e>
                    <m:sup>
                      <m:r>
                        <w:ins w:id="922" w:author="运璐 何" w:date="2025-10-30T12:47:00Z">
                          <w:rPr>
                            <w:rFonts w:ascii="Cambria Math" w:hAnsi="Cambria Math"/>
                            <w:color w:val="000000"/>
                            <w:sz w:val="21"/>
                            <w:szCs w:val="21"/>
                          </w:rPr>
                          <m:t>2</m:t>
                        </w:ins>
                      </m:r>
                    </m:sup>
                  </m:sSup>
                </m:num>
                <m:den>
                  <m:r>
                    <w:ins w:id="923" w:author="运璐 何" w:date="2025-10-31T10:07:00Z">
                      <w:rPr>
                        <w:rFonts w:ascii="Cambria Math" w:hAnsi="Cambria Math"/>
                        <w:color w:val="000000"/>
                        <w:sz w:val="21"/>
                        <w:szCs w:val="21"/>
                      </w:rPr>
                      <m:t>K</m:t>
                    </w:ins>
                  </m:r>
                  <m:sSup>
                    <m:sSupPr>
                      <m:ctrlPr>
                        <w:ins w:id="924" w:author="运璐 何" w:date="2025-10-30T12:47:00Z">
                          <w:rPr>
                            <w:rFonts w:ascii="Cambria Math" w:hAnsi="Cambria Math"/>
                            <w:i/>
                            <w:color w:val="000000"/>
                            <w:sz w:val="21"/>
                            <w:szCs w:val="21"/>
                          </w:rPr>
                        </w:ins>
                      </m:ctrlPr>
                    </m:sSupPr>
                    <m:e>
                      <m:r>
                        <w:ins w:id="925" w:author="运璐 何" w:date="2025-10-30T12:47:00Z">
                          <w:rPr>
                            <w:rFonts w:ascii="Cambria Math" w:hAnsi="Cambria Math"/>
                            <w:color w:val="000000"/>
                            <w:sz w:val="21"/>
                            <w:szCs w:val="21"/>
                          </w:rPr>
                          <m:t>D</m:t>
                        </w:ins>
                      </m:r>
                    </m:e>
                    <m:sup>
                      <m:r>
                        <w:ins w:id="926" w:author="运璐 何" w:date="2025-10-30T12:47:00Z">
                          <w:rPr>
                            <w:rFonts w:ascii="Cambria Math" w:hAnsi="Cambria Math"/>
                            <w:color w:val="000000"/>
                            <w:sz w:val="21"/>
                            <w:szCs w:val="21"/>
                          </w:rPr>
                          <m:t>2</m:t>
                        </w:ins>
                      </m:r>
                    </m:sup>
                  </m:sSup>
                  <m:r>
                    <w:ins w:id="927" w:author="运璐 何" w:date="2025-10-30T12:47:00Z">
                      <w:rPr>
                        <w:rFonts w:ascii="Cambria Math" w:hAnsi="Cambria Math"/>
                        <w:color w:val="000000"/>
                        <w:sz w:val="21"/>
                        <w:szCs w:val="21"/>
                      </w:rPr>
                      <m:t>+A</m:t>
                    </w:ins>
                  </m:r>
                </m:den>
              </m:f>
              <m:r>
                <w:rPr>
                  <w:rFonts w:ascii="Cambria Math" w:hAnsi="Cambria Math"/>
                  <w:color w:val="000000"/>
                  <w:sz w:val="21"/>
                  <w:szCs w:val="21"/>
                </w:rPr>
                <m:t>#</m:t>
              </m:r>
              <m:d>
                <m:dPr>
                  <m:ctrlPr>
                    <w:ins w:id="928" w:author="运璐 何" w:date="2025-10-30T12:48:00Z">
                      <w:rPr>
                        <w:rFonts w:ascii="Cambria Math" w:hAnsi="Cambria Math"/>
                        <w:i/>
                        <w:color w:val="000000"/>
                        <w:sz w:val="21"/>
                        <w:szCs w:val="21"/>
                      </w:rPr>
                    </w:ins>
                  </m:ctrlPr>
                </m:dPr>
                <m:e>
                  <m:r>
                    <w:ins w:id="929" w:author="运璐 何" w:date="2025-10-30T12:48:00Z">
                      <w:rPr>
                        <w:rFonts w:ascii="Cambria Math" w:hAnsi="Cambria Math"/>
                        <w:color w:val="000000"/>
                        <w:sz w:val="21"/>
                        <w:szCs w:val="21"/>
                      </w:rPr>
                      <m:t>11</m:t>
                    </w:ins>
                  </m:r>
                </m:e>
              </m:d>
            </m:e>
          </m:eqArr>
        </m:oMath>
      </m:oMathPara>
    </w:p>
    <w:p w14:paraId="1CA7896D" w14:textId="78A9A063" w:rsidR="0010506D" w:rsidRDefault="0010506D" w:rsidP="0010506D">
      <w:pPr>
        <w:spacing w:line="360" w:lineRule="auto"/>
        <w:rPr>
          <w:ins w:id="930" w:author="运璐 何" w:date="2025-10-30T12:49:00Z"/>
          <w:color w:val="000000"/>
          <w:sz w:val="21"/>
          <w:szCs w:val="21"/>
        </w:rPr>
      </w:pPr>
      <w:ins w:id="931" w:author="运璐 何" w:date="2025-10-30T12:43:00Z">
        <w:r w:rsidRPr="0010506D">
          <w:rPr>
            <w:color w:val="000000"/>
            <w:sz w:val="21"/>
            <w:szCs w:val="21"/>
          </w:rPr>
          <w:t>中</w:t>
        </w:r>
        <w:r w:rsidRPr="0010506D">
          <w:rPr>
            <w:color w:val="000000"/>
            <w:sz w:val="21"/>
            <w:szCs w:val="21"/>
          </w:rPr>
          <w:t xml:space="preserve"> </w:t>
        </w:r>
      </w:ins>
      <m:oMath>
        <m:r>
          <w:ins w:id="932" w:author="运璐 何" w:date="2025-10-30T12:43:00Z">
            <w:rPr>
              <w:rFonts w:ascii="Cambria Math" w:hAnsi="Cambria Math"/>
              <w:color w:val="000000"/>
              <w:sz w:val="21"/>
              <w:szCs w:val="21"/>
            </w:rPr>
            <m:t>A</m:t>
          </w:ins>
        </m:r>
        <m:r>
          <w:ins w:id="933" w:author="运璐 何" w:date="2025-10-30T12:48:00Z">
            <w:rPr>
              <w:rFonts w:ascii="Cambria Math" w:hAnsi="Cambria Math"/>
              <w:color w:val="000000"/>
              <w:sz w:val="21"/>
              <w:szCs w:val="21"/>
            </w:rPr>
            <m:t>=</m:t>
          </w:ins>
        </m:r>
        <m:r>
          <w:ins w:id="934" w:author="运璐 何" w:date="2025-10-30T12:49:00Z">
            <w:rPr>
              <w:rFonts w:ascii="Cambria Math" w:hAnsi="Cambria Math"/>
              <w:color w:val="000000"/>
              <w:sz w:val="21"/>
              <w:szCs w:val="21"/>
            </w:rPr>
            <m:t xml:space="preserve"> </m:t>
          </w:ins>
        </m:r>
        <m:sSub>
          <m:sSubPr>
            <m:ctrlPr>
              <w:ins w:id="935" w:author="运璐 何" w:date="2025-10-30T12:49:00Z">
                <w:rPr>
                  <w:rFonts w:ascii="Cambria Math" w:hAnsi="Cambria Math"/>
                  <w:i/>
                  <w:color w:val="000000"/>
                  <w:sz w:val="21"/>
                  <w:szCs w:val="21"/>
                </w:rPr>
              </w:ins>
            </m:ctrlPr>
          </m:sSubPr>
          <m:e>
            <m:r>
              <w:ins w:id="936" w:author="运璐 何" w:date="2025-10-30T12:49:00Z">
                <w:rPr>
                  <w:rFonts w:ascii="Cambria Math" w:hAnsi="Cambria Math"/>
                  <w:color w:val="000000"/>
                  <w:sz w:val="21"/>
                  <w:szCs w:val="21"/>
                </w:rPr>
                <m:t>L</m:t>
              </w:ins>
            </m:r>
          </m:e>
          <m:sub>
            <m:r>
              <w:ins w:id="937" w:author="运璐 何" w:date="2025-10-30T12:49:00Z">
                <w:rPr>
                  <w:rFonts w:ascii="Cambria Math" w:hAnsi="Cambria Math" w:hint="eastAsia"/>
                  <w:color w:val="000000"/>
                  <w:sz w:val="21"/>
                  <w:szCs w:val="21"/>
                </w:rPr>
                <m:t>x</m:t>
              </w:ins>
            </m:r>
          </m:sub>
        </m:sSub>
        <m:sSub>
          <m:sSubPr>
            <m:ctrlPr>
              <w:ins w:id="938" w:author="运璐 何" w:date="2025-10-30T12:49:00Z">
                <w:rPr>
                  <w:rFonts w:ascii="Cambria Math" w:hAnsi="Cambria Math"/>
                  <w:i/>
                  <w:color w:val="000000"/>
                  <w:sz w:val="21"/>
                  <w:szCs w:val="21"/>
                </w:rPr>
              </w:ins>
            </m:ctrlPr>
          </m:sSubPr>
          <m:e>
            <m:r>
              <w:ins w:id="939" w:author="运璐 何" w:date="2025-10-30T12:49:00Z">
                <w:rPr>
                  <w:rFonts w:ascii="Cambria Math" w:hAnsi="Cambria Math"/>
                  <w:color w:val="000000"/>
                  <w:sz w:val="21"/>
                  <w:szCs w:val="21"/>
                </w:rPr>
                <m:t>L</m:t>
              </w:ins>
            </m:r>
          </m:e>
          <m:sub>
            <m:r>
              <w:ins w:id="940" w:author="运璐 何" w:date="2025-10-30T12:49:00Z">
                <w:rPr>
                  <w:rFonts w:ascii="Cambria Math" w:hAnsi="Cambria Math"/>
                  <w:color w:val="000000"/>
                  <w:sz w:val="21"/>
                  <w:szCs w:val="21"/>
                </w:rPr>
                <m:t>y</m:t>
              </w:ins>
            </m:r>
          </m:sub>
        </m:sSub>
      </m:oMath>
      <w:ins w:id="941" w:author="运璐 何" w:date="2025-10-30T12:49:00Z">
        <w:r>
          <w:rPr>
            <w:rFonts w:hint="eastAsia"/>
            <w:color w:val="000000"/>
            <w:sz w:val="21"/>
            <w:szCs w:val="21"/>
          </w:rPr>
          <w:t xml:space="preserve"> </w:t>
        </w:r>
      </w:ins>
      <w:ins w:id="942" w:author="运璐 何" w:date="2025-10-30T12:43:00Z">
        <w:r w:rsidRPr="0010506D">
          <w:rPr>
            <w:color w:val="000000"/>
            <w:sz w:val="21"/>
            <w:szCs w:val="21"/>
          </w:rPr>
          <w:t>为</w:t>
        </w:r>
        <w:r>
          <w:rPr>
            <w:rFonts w:hint="eastAsia"/>
            <w:color w:val="000000"/>
            <w:sz w:val="21"/>
            <w:szCs w:val="21"/>
          </w:rPr>
          <w:t>场景</w:t>
        </w:r>
        <w:r w:rsidRPr="0010506D">
          <w:rPr>
            <w:color w:val="000000"/>
            <w:sz w:val="21"/>
            <w:szCs w:val="21"/>
          </w:rPr>
          <w:t>面积，</w:t>
        </w:r>
      </w:ins>
      <m:oMath>
        <m:sSub>
          <m:sSubPr>
            <m:ctrlPr>
              <w:ins w:id="943" w:author="运璐 何" w:date="2025-10-30T12:43:00Z">
                <w:rPr>
                  <w:rFonts w:ascii="Cambria Math" w:hAnsi="Cambria Math"/>
                  <w:i/>
                  <w:color w:val="000000"/>
                  <w:sz w:val="21"/>
                  <w:szCs w:val="21"/>
                </w:rPr>
              </w:ins>
            </m:ctrlPr>
          </m:sSubPr>
          <m:e>
            <m:r>
              <w:ins w:id="944" w:author="运璐 何" w:date="2025-10-30T12:43:00Z">
                <w:rPr>
                  <w:rFonts w:ascii="Cambria Math" w:hAnsi="Cambria Math"/>
                  <w:color w:val="000000"/>
                  <w:sz w:val="21"/>
                  <w:szCs w:val="21"/>
                </w:rPr>
                <m:t>f</m:t>
              </w:ins>
            </m:r>
          </m:e>
          <m:sub>
            <m:r>
              <w:ins w:id="945" w:author="运璐 何" w:date="2025-10-30T13:43:00Z">
                <w:rPr>
                  <w:rFonts w:ascii="Cambria Math" w:hAnsi="Cambria Math"/>
                  <w:color w:val="000000"/>
                  <w:sz w:val="21"/>
                  <w:szCs w:val="21"/>
                </w:rPr>
                <m:t>K</m:t>
              </w:ins>
            </m:r>
          </m:sub>
        </m:sSub>
      </m:oMath>
      <w:ins w:id="946" w:author="运璐 何" w:date="2025-10-30T12:43:00Z">
        <w:r w:rsidRPr="00A36F48">
          <w:rPr>
            <w:i/>
            <w:color w:val="000000"/>
            <w:sz w:val="21"/>
            <w:szCs w:val="21"/>
          </w:rPr>
          <w:t>​</w:t>
        </w:r>
        <w:r w:rsidRPr="0010506D">
          <w:rPr>
            <w:color w:val="000000"/>
            <w:sz w:val="21"/>
            <w:szCs w:val="21"/>
          </w:rPr>
          <w:t xml:space="preserve"> </w:t>
        </w:r>
        <w:r w:rsidRPr="0010506D">
          <w:rPr>
            <w:color w:val="000000"/>
            <w:sz w:val="21"/>
            <w:szCs w:val="21"/>
          </w:rPr>
          <w:t>取值范围在</w:t>
        </w:r>
        <w:r w:rsidRPr="0010506D">
          <w:rPr>
            <w:color w:val="000000"/>
            <w:sz w:val="21"/>
            <w:szCs w:val="21"/>
          </w:rPr>
          <w:t xml:space="preserve"> </w:t>
        </w:r>
      </w:ins>
      <m:oMath>
        <m:d>
          <m:dPr>
            <m:ctrlPr>
              <w:ins w:id="947" w:author="运璐 何" w:date="2025-10-30T12:43:00Z">
                <w:rPr>
                  <w:rFonts w:ascii="Cambria Math" w:hAnsi="Cambria Math"/>
                  <w:i/>
                  <w:color w:val="000000"/>
                  <w:sz w:val="21"/>
                  <w:szCs w:val="21"/>
                </w:rPr>
              </w:ins>
            </m:ctrlPr>
          </m:dPr>
          <m:e>
            <m:r>
              <w:ins w:id="948" w:author="运璐 何" w:date="2025-10-30T12:43:00Z">
                <w:rPr>
                  <w:rFonts w:ascii="Cambria Math" w:hAnsi="Cambria Math"/>
                  <w:color w:val="000000"/>
                  <w:sz w:val="21"/>
                  <w:szCs w:val="21"/>
                </w:rPr>
                <m:t>0,1</m:t>
              </w:ins>
            </m:r>
          </m:e>
        </m:d>
      </m:oMath>
      <w:ins w:id="949" w:author="运璐 何" w:date="2025-10-30T12:43:00Z">
        <w:r w:rsidRPr="0010506D">
          <w:rPr>
            <w:color w:val="000000"/>
            <w:sz w:val="21"/>
            <w:szCs w:val="21"/>
          </w:rPr>
          <w:t xml:space="preserve"> </w:t>
        </w:r>
        <w:r w:rsidRPr="0010506D">
          <w:rPr>
            <w:color w:val="000000"/>
            <w:sz w:val="21"/>
            <w:szCs w:val="21"/>
          </w:rPr>
          <w:t>内，随</w:t>
        </w:r>
      </w:ins>
      <w:ins w:id="950" w:author="运璐 何" w:date="2025-10-30T13:44:00Z">
        <w:r w:rsidR="004C6D96">
          <w:rPr>
            <w:rFonts w:hint="eastAsia"/>
            <w:color w:val="000000"/>
            <w:sz w:val="21"/>
            <w:szCs w:val="21"/>
          </w:rPr>
          <w:t>单个簇内</w:t>
        </w:r>
      </w:ins>
      <w:ins w:id="951" w:author="运璐 何" w:date="2025-10-30T12:43:00Z">
        <w:r w:rsidRPr="0010506D">
          <w:rPr>
            <w:color w:val="000000"/>
            <w:sz w:val="21"/>
            <w:szCs w:val="21"/>
          </w:rPr>
          <w:t>无人机数量</w:t>
        </w:r>
        <w:r w:rsidRPr="0010506D">
          <w:rPr>
            <w:color w:val="000000"/>
            <w:sz w:val="21"/>
            <w:szCs w:val="21"/>
          </w:rPr>
          <w:t xml:space="preserve"> </w:t>
        </w:r>
      </w:ins>
      <m:oMath>
        <m:r>
          <w:ins w:id="952" w:author="运璐 何" w:date="2025-10-30T13:44:00Z">
            <w:rPr>
              <w:rFonts w:ascii="Cambria Math" w:hAnsi="Cambria Math"/>
              <w:color w:val="000000"/>
              <w:sz w:val="21"/>
              <w:szCs w:val="21"/>
            </w:rPr>
            <m:t>K</m:t>
          </w:ins>
        </m:r>
      </m:oMath>
      <w:ins w:id="953" w:author="运璐 何" w:date="2025-10-30T12:43:00Z">
        <w:r w:rsidRPr="0010506D">
          <w:rPr>
            <w:color w:val="000000"/>
            <w:sz w:val="21"/>
            <w:szCs w:val="21"/>
          </w:rPr>
          <w:t xml:space="preserve"> </w:t>
        </w:r>
        <w:r w:rsidRPr="0010506D">
          <w:rPr>
            <w:color w:val="000000"/>
            <w:sz w:val="21"/>
            <w:szCs w:val="21"/>
          </w:rPr>
          <w:t>的增加单调增大，同时考虑了任务场景尺寸的比例影响。基于上述统一尺度</w:t>
        </w:r>
        <w:r w:rsidRPr="0010506D">
          <w:rPr>
            <w:color w:val="000000"/>
            <w:sz w:val="21"/>
            <w:szCs w:val="21"/>
          </w:rPr>
          <w:t xml:space="preserve"> </w:t>
        </w:r>
      </w:ins>
      <m:oMath>
        <m:r>
          <w:ins w:id="954" w:author="运璐 何" w:date="2025-10-30T12:43:00Z">
            <w:rPr>
              <w:rFonts w:ascii="Cambria Math" w:hAnsi="Cambria Math"/>
              <w:color w:val="000000"/>
              <w:sz w:val="21"/>
              <w:szCs w:val="21"/>
            </w:rPr>
            <m:t>S</m:t>
          </w:ins>
        </m:r>
      </m:oMath>
      <w:ins w:id="955" w:author="运璐 何" w:date="2025-10-30T12:43:00Z">
        <w:r w:rsidRPr="0010506D">
          <w:rPr>
            <w:color w:val="000000"/>
            <w:sz w:val="21"/>
            <w:szCs w:val="21"/>
          </w:rPr>
          <w:t>，路径间距离的上下界</w:t>
        </w:r>
      </w:ins>
      <w:ins w:id="956" w:author="运璐 何" w:date="2025-10-30T12:44:00Z">
        <w:r>
          <w:rPr>
            <w:rFonts w:hint="eastAsia"/>
            <w:color w:val="000000"/>
            <w:sz w:val="21"/>
            <w:szCs w:val="21"/>
          </w:rPr>
          <w:t>设定的</w:t>
        </w:r>
      </w:ins>
      <w:ins w:id="957" w:author="运璐 何" w:date="2025-10-30T12:43:00Z">
        <w:r w:rsidRPr="0010506D">
          <w:rPr>
            <w:color w:val="000000"/>
            <w:sz w:val="21"/>
            <w:szCs w:val="21"/>
          </w:rPr>
          <w:t>线性系数确定：</w:t>
        </w:r>
      </w:ins>
    </w:p>
    <w:p w14:paraId="6A294DD1" w14:textId="1C8D2D61" w:rsidR="0010506D" w:rsidRPr="0010506D" w:rsidRDefault="0010506D" w:rsidP="00A36F48">
      <w:pPr>
        <w:spacing w:line="360" w:lineRule="auto"/>
        <w:rPr>
          <w:ins w:id="958" w:author="运璐 何" w:date="2025-10-30T12:44:00Z"/>
          <w:rFonts w:hint="eastAsia"/>
          <w:color w:val="000000"/>
          <w:sz w:val="21"/>
          <w:szCs w:val="21"/>
        </w:rPr>
      </w:pPr>
      <m:oMathPara>
        <m:oMath>
          <m:eqArr>
            <m:eqArrPr>
              <m:maxDist m:val="1"/>
              <m:ctrlPr>
                <w:ins w:id="959" w:author="运璐 何" w:date="2025-10-30T12:50:00Z">
                  <w:rPr>
                    <w:rFonts w:ascii="Cambria Math" w:hAnsi="Cambria Math"/>
                    <w:i/>
                    <w:color w:val="000000"/>
                    <w:sz w:val="21"/>
                    <w:szCs w:val="21"/>
                  </w:rPr>
                </w:ins>
              </m:ctrlPr>
            </m:eqArrPr>
            <m:e>
              <m:r>
                <w:ins w:id="960" w:author="运璐 何" w:date="2025-10-30T12:49:00Z">
                  <w:rPr>
                    <w:rFonts w:ascii="Cambria Math" w:hAnsi="Cambria Math"/>
                    <w:color w:val="000000"/>
                    <w:sz w:val="21"/>
                    <w:szCs w:val="21"/>
                  </w:rPr>
                  <m:t>L=</m:t>
                </w:ins>
              </m:r>
              <m:sSub>
                <m:sSubPr>
                  <m:ctrlPr>
                    <w:ins w:id="961" w:author="运璐 何" w:date="2025-10-30T12:49:00Z">
                      <w:rPr>
                        <w:rFonts w:ascii="Cambria Math" w:hAnsi="Cambria Math"/>
                        <w:i/>
                        <w:color w:val="000000"/>
                        <w:sz w:val="21"/>
                        <w:szCs w:val="21"/>
                      </w:rPr>
                    </w:ins>
                  </m:ctrlPr>
                </m:sSubPr>
                <m:e>
                  <m:r>
                    <w:ins w:id="962" w:author="运璐 何" w:date="2025-10-30T12:49:00Z">
                      <w:rPr>
                        <w:rFonts w:ascii="Cambria Math" w:hAnsi="Cambria Math"/>
                        <w:color w:val="000000"/>
                        <w:sz w:val="21"/>
                        <w:szCs w:val="21"/>
                      </w:rPr>
                      <m:t>a</m:t>
                    </w:ins>
                  </m:r>
                </m:e>
                <m:sub>
                  <m:r>
                    <w:ins w:id="963" w:author="运璐 何" w:date="2025-10-30T12:49:00Z">
                      <w:rPr>
                        <w:rFonts w:ascii="Cambria Math" w:hAnsi="Cambria Math"/>
                        <w:color w:val="000000"/>
                        <w:sz w:val="21"/>
                        <w:szCs w:val="21"/>
                      </w:rPr>
                      <m:t>L</m:t>
                    </w:ins>
                  </m:r>
                </m:sub>
              </m:sSub>
              <m:r>
                <w:ins w:id="964" w:author="运璐 何" w:date="2025-10-30T12:49:00Z">
                  <w:rPr>
                    <w:rFonts w:ascii="Cambria Math" w:hAnsi="Cambria Math"/>
                    <w:color w:val="000000"/>
                    <w:sz w:val="21"/>
                    <w:szCs w:val="21"/>
                  </w:rPr>
                  <m:t>S,</m:t>
                </w:ins>
              </m:r>
              <m:r>
                <m:rPr>
                  <m:sty m:val="p"/>
                </m:rPr>
                <w:rPr>
                  <w:rFonts w:ascii="Cambria Math" w:hAnsi="Cambria Math"/>
                  <w:color w:val="000000"/>
                  <w:sz w:val="21"/>
                  <w:szCs w:val="21"/>
                </w:rPr>
                <m:t> </m:t>
              </m:r>
              <m:r>
                <w:ins w:id="965" w:author="运璐 何" w:date="2025-10-30T12:49:00Z">
                  <w:rPr>
                    <w:rFonts w:ascii="Cambria Math" w:hAnsi="Cambria Math"/>
                    <w:color w:val="000000"/>
                    <w:sz w:val="21"/>
                    <w:szCs w:val="21"/>
                  </w:rPr>
                  <m:t>U=</m:t>
                </w:ins>
              </m:r>
              <m:sSub>
                <m:sSubPr>
                  <m:ctrlPr>
                    <w:ins w:id="966" w:author="运璐 何" w:date="2025-10-30T12:49:00Z">
                      <w:rPr>
                        <w:rFonts w:ascii="Cambria Math" w:hAnsi="Cambria Math"/>
                        <w:i/>
                        <w:color w:val="000000"/>
                        <w:sz w:val="21"/>
                        <w:szCs w:val="21"/>
                      </w:rPr>
                    </w:ins>
                  </m:ctrlPr>
                </m:sSubPr>
                <m:e>
                  <m:r>
                    <w:ins w:id="967" w:author="运璐 何" w:date="2025-10-30T12:49:00Z">
                      <w:rPr>
                        <w:rFonts w:ascii="Cambria Math" w:hAnsi="Cambria Math"/>
                        <w:color w:val="000000"/>
                        <w:sz w:val="21"/>
                        <w:szCs w:val="21"/>
                      </w:rPr>
                      <m:t>a</m:t>
                    </w:ins>
                  </m:r>
                </m:e>
                <m:sub>
                  <m:r>
                    <w:ins w:id="968" w:author="运璐 何" w:date="2025-10-30T12:49:00Z">
                      <w:rPr>
                        <w:rFonts w:ascii="Cambria Math" w:hAnsi="Cambria Math"/>
                        <w:color w:val="000000"/>
                        <w:sz w:val="21"/>
                        <w:szCs w:val="21"/>
                      </w:rPr>
                      <m:t>U</m:t>
                    </w:ins>
                  </m:r>
                </m:sub>
              </m:sSub>
              <m:r>
                <w:ins w:id="969" w:author="运璐 何" w:date="2025-10-30T12:49:00Z">
                  <w:rPr>
                    <w:rFonts w:ascii="Cambria Math" w:hAnsi="Cambria Math"/>
                    <w:color w:val="000000"/>
                    <w:sz w:val="21"/>
                    <w:szCs w:val="21"/>
                  </w:rPr>
                  <m:t>S,</m:t>
                </w:ins>
              </m:r>
              <m:r>
                <m:rPr>
                  <m:sty m:val="p"/>
                </m:rPr>
                <w:rPr>
                  <w:rFonts w:ascii="Cambria Math" w:hAnsi="Cambria Math"/>
                  <w:color w:val="000000"/>
                  <w:sz w:val="21"/>
                  <w:szCs w:val="21"/>
                </w:rPr>
                <m:t>  </m:t>
              </m:r>
              <m:sSub>
                <m:sSubPr>
                  <m:ctrlPr>
                    <w:ins w:id="970" w:author="运璐 何" w:date="2025-10-30T12:49:00Z">
                      <w:rPr>
                        <w:rFonts w:ascii="Cambria Math" w:hAnsi="Cambria Math"/>
                        <w:i/>
                        <w:color w:val="000000"/>
                        <w:sz w:val="21"/>
                        <w:szCs w:val="21"/>
                      </w:rPr>
                    </w:ins>
                  </m:ctrlPr>
                </m:sSubPr>
                <m:e>
                  <m:r>
                    <w:ins w:id="971" w:author="运璐 何" w:date="2025-10-30T12:49:00Z">
                      <w:rPr>
                        <w:rFonts w:ascii="Cambria Math" w:hAnsi="Cambria Math"/>
                        <w:color w:val="000000"/>
                        <w:sz w:val="21"/>
                        <w:szCs w:val="21"/>
                      </w:rPr>
                      <m:t>a</m:t>
                    </w:ins>
                  </m:r>
                  <m:ctrlPr>
                    <w:ins w:id="972" w:author="运璐 何" w:date="2025-10-30T12:49:00Z">
                      <w:rPr>
                        <w:rFonts w:ascii="Cambria Math" w:hAnsi="Cambria Math"/>
                        <w:color w:val="000000"/>
                        <w:sz w:val="21"/>
                        <w:szCs w:val="21"/>
                      </w:rPr>
                    </w:ins>
                  </m:ctrlPr>
                </m:e>
                <m:sub>
                  <m:r>
                    <w:ins w:id="973" w:author="运璐 何" w:date="2025-10-30T12:49:00Z">
                      <w:rPr>
                        <w:rFonts w:ascii="Cambria Math" w:hAnsi="Cambria Math"/>
                        <w:color w:val="000000"/>
                        <w:sz w:val="21"/>
                        <w:szCs w:val="21"/>
                      </w:rPr>
                      <m:t>U</m:t>
                    </w:ins>
                  </m:r>
                </m:sub>
              </m:sSub>
              <m:r>
                <w:ins w:id="974" w:author="运璐 何" w:date="2025-10-30T12:49:00Z">
                  <w:rPr>
                    <w:rFonts w:ascii="Cambria Math" w:hAnsi="Cambria Math"/>
                    <w:color w:val="000000"/>
                    <w:sz w:val="21"/>
                    <w:szCs w:val="21"/>
                  </w:rPr>
                  <m:t>&gt;</m:t>
                </w:ins>
              </m:r>
              <m:sSub>
                <m:sSubPr>
                  <m:ctrlPr>
                    <w:ins w:id="975" w:author="运璐 何" w:date="2025-10-30T12:49:00Z">
                      <w:rPr>
                        <w:rFonts w:ascii="Cambria Math" w:hAnsi="Cambria Math"/>
                        <w:i/>
                        <w:color w:val="000000"/>
                        <w:sz w:val="21"/>
                        <w:szCs w:val="21"/>
                      </w:rPr>
                    </w:ins>
                  </m:ctrlPr>
                </m:sSubPr>
                <m:e>
                  <m:r>
                    <w:ins w:id="976" w:author="运璐 何" w:date="2025-10-30T12:49:00Z">
                      <w:rPr>
                        <w:rFonts w:ascii="Cambria Math" w:hAnsi="Cambria Math"/>
                        <w:color w:val="000000"/>
                        <w:sz w:val="21"/>
                        <w:szCs w:val="21"/>
                      </w:rPr>
                      <m:t>a</m:t>
                    </w:ins>
                  </m:r>
                </m:e>
                <m:sub>
                  <m:r>
                    <w:ins w:id="977" w:author="运璐 何" w:date="2025-10-30T12:49:00Z">
                      <w:rPr>
                        <w:rFonts w:ascii="Cambria Math" w:hAnsi="Cambria Math"/>
                        <w:color w:val="000000"/>
                        <w:sz w:val="21"/>
                        <w:szCs w:val="21"/>
                      </w:rPr>
                      <m:t>L</m:t>
                    </w:ins>
                  </m:r>
                </m:sub>
              </m:sSub>
              <m:r>
                <w:ins w:id="978" w:author="运璐 何" w:date="2025-10-30T12:49:00Z">
                  <w:rPr>
                    <w:rFonts w:ascii="Cambria Math" w:hAnsi="Cambria Math"/>
                    <w:color w:val="000000"/>
                    <w:sz w:val="21"/>
                    <w:szCs w:val="21"/>
                  </w:rPr>
                  <m:t>&gt;0</m:t>
                </w:ins>
              </m:r>
              <m:r>
                <w:rPr>
                  <w:rFonts w:ascii="Cambria Math" w:hAnsi="Cambria Math"/>
                  <w:color w:val="000000"/>
                  <w:sz w:val="21"/>
                  <w:szCs w:val="21"/>
                </w:rPr>
                <m:t>#</m:t>
              </m:r>
              <m:d>
                <m:dPr>
                  <m:ctrlPr>
                    <w:ins w:id="979" w:author="运璐 何" w:date="2025-10-30T12:50:00Z">
                      <w:rPr>
                        <w:rFonts w:ascii="Cambria Math" w:hAnsi="Cambria Math"/>
                        <w:i/>
                        <w:color w:val="000000"/>
                        <w:sz w:val="21"/>
                        <w:szCs w:val="21"/>
                      </w:rPr>
                    </w:ins>
                  </m:ctrlPr>
                </m:dPr>
                <m:e>
                  <m:r>
                    <w:ins w:id="980" w:author="运璐 何" w:date="2025-10-30T12:50:00Z">
                      <w:rPr>
                        <w:rFonts w:ascii="Cambria Math" w:hAnsi="Cambria Math"/>
                        <w:color w:val="000000"/>
                        <w:sz w:val="21"/>
                        <w:szCs w:val="21"/>
                      </w:rPr>
                      <m:t>12</m:t>
                    </w:ins>
                  </m:r>
                </m:e>
              </m:d>
            </m:e>
          </m:eqArr>
        </m:oMath>
      </m:oMathPara>
    </w:p>
    <w:p w14:paraId="67F6D7E1" w14:textId="0C907E9A" w:rsidR="0010506D" w:rsidRPr="0010506D" w:rsidRDefault="0010506D" w:rsidP="000F4F18">
      <w:pPr>
        <w:spacing w:line="360" w:lineRule="auto"/>
        <w:ind w:firstLineChars="196" w:firstLine="412"/>
        <w:rPr>
          <w:ins w:id="981" w:author="运璐 何" w:date="2025-10-29T20:04:00Z"/>
          <w:rFonts w:hint="eastAsia"/>
          <w:color w:val="000000"/>
          <w:sz w:val="21"/>
          <w:szCs w:val="21"/>
        </w:rPr>
      </w:pPr>
      <w:ins w:id="982" w:author="运璐 何" w:date="2025-10-30T12:44:00Z">
        <w:r w:rsidRPr="0010506D">
          <w:rPr>
            <w:color w:val="000000"/>
            <w:sz w:val="21"/>
            <w:szCs w:val="21"/>
          </w:rPr>
          <w:t>其中</w:t>
        </w:r>
        <w:r w:rsidRPr="0010506D">
          <w:rPr>
            <w:color w:val="000000"/>
            <w:sz w:val="21"/>
            <w:szCs w:val="21"/>
          </w:rPr>
          <w:t xml:space="preserve"> </w:t>
        </w:r>
      </w:ins>
      <m:oMath>
        <m:sSub>
          <m:sSubPr>
            <m:ctrlPr>
              <w:ins w:id="983" w:author="运璐 何" w:date="2025-10-30T12:44:00Z">
                <w:rPr>
                  <w:rFonts w:ascii="Cambria Math" w:hAnsi="Cambria Math"/>
                  <w:i/>
                  <w:color w:val="000000"/>
                  <w:sz w:val="21"/>
                  <w:szCs w:val="21"/>
                </w:rPr>
              </w:ins>
            </m:ctrlPr>
          </m:sSubPr>
          <m:e>
            <m:r>
              <w:ins w:id="984" w:author="运璐 何" w:date="2025-10-30T12:44:00Z">
                <w:rPr>
                  <w:rFonts w:ascii="Cambria Math" w:hAnsi="Cambria Math"/>
                  <w:color w:val="000000"/>
                  <w:sz w:val="21"/>
                  <w:szCs w:val="21"/>
                </w:rPr>
                <m:t>a</m:t>
              </w:ins>
            </m:r>
          </m:e>
          <m:sub>
            <m:r>
              <w:ins w:id="985" w:author="运璐 何" w:date="2025-10-30T12:44:00Z">
                <w:rPr>
                  <w:rFonts w:ascii="Cambria Math" w:hAnsi="Cambria Math"/>
                  <w:color w:val="000000"/>
                  <w:sz w:val="21"/>
                  <w:szCs w:val="21"/>
                </w:rPr>
                <m:t>L</m:t>
              </w:ins>
            </m:r>
          </m:sub>
        </m:sSub>
        <m:r>
          <w:ins w:id="986" w:author="运璐 何" w:date="2025-10-30T12:44:00Z">
            <w:rPr>
              <w:rFonts w:ascii="Cambria Math" w:hAnsi="Cambria Math"/>
              <w:color w:val="000000"/>
              <w:sz w:val="21"/>
              <w:szCs w:val="21"/>
            </w:rPr>
            <m:t>​</m:t>
          </w:ins>
        </m:r>
      </m:oMath>
      <w:ins w:id="987" w:author="运璐 何" w:date="2025-10-30T12:44:00Z">
        <w:r w:rsidRPr="0010506D">
          <w:rPr>
            <w:color w:val="000000"/>
            <w:sz w:val="21"/>
            <w:szCs w:val="21"/>
          </w:rPr>
          <w:t xml:space="preserve"> </w:t>
        </w:r>
        <w:r w:rsidRPr="0010506D">
          <w:rPr>
            <w:color w:val="000000"/>
            <w:sz w:val="21"/>
            <w:szCs w:val="21"/>
          </w:rPr>
          <w:t>与</w:t>
        </w:r>
      </w:ins>
      <m:oMath>
        <m:sSub>
          <m:sSubPr>
            <m:ctrlPr>
              <w:ins w:id="988" w:author="运璐 何" w:date="2025-10-30T12:44:00Z">
                <w:rPr>
                  <w:rFonts w:ascii="Cambria Math" w:hAnsi="Cambria Math"/>
                  <w:i/>
                  <w:color w:val="000000"/>
                  <w:sz w:val="21"/>
                  <w:szCs w:val="21"/>
                </w:rPr>
              </w:ins>
            </m:ctrlPr>
          </m:sSubPr>
          <m:e>
            <m:r>
              <w:ins w:id="989" w:author="运璐 何" w:date="2025-10-30T12:44:00Z">
                <w:rPr>
                  <w:rFonts w:ascii="Cambria Math" w:hAnsi="Cambria Math"/>
                  <w:color w:val="000000"/>
                  <w:sz w:val="21"/>
                  <w:szCs w:val="21"/>
                </w:rPr>
                <m:t>a</m:t>
              </w:ins>
            </m:r>
          </m:e>
          <m:sub>
            <m:r>
              <w:ins w:id="990" w:author="运璐 何" w:date="2025-10-30T12:44:00Z">
                <w:rPr>
                  <w:rFonts w:ascii="Cambria Math" w:hAnsi="Cambria Math"/>
                  <w:color w:val="000000"/>
                  <w:sz w:val="21"/>
                  <w:szCs w:val="21"/>
                </w:rPr>
                <m:t>U</m:t>
              </w:ins>
            </m:r>
          </m:sub>
        </m:sSub>
      </m:oMath>
      <w:ins w:id="991" w:author="运璐 何" w:date="2025-10-30T12:44:00Z">
        <w:r w:rsidRPr="0010506D">
          <w:rPr>
            <w:color w:val="000000"/>
            <w:sz w:val="21"/>
            <w:szCs w:val="21"/>
          </w:rPr>
          <w:t xml:space="preserve">​ </w:t>
        </w:r>
        <w:r w:rsidRPr="0010506D">
          <w:rPr>
            <w:color w:val="000000"/>
            <w:sz w:val="21"/>
            <w:szCs w:val="21"/>
          </w:rPr>
          <w:t>为经验系数，分别对应路径间的下限与上限安全裕度，可依据不同任务的通信距离、安全需求及编队形态进行设定。该公式能够在保持结构简洁的同时，将干扰功率、建筑密度、</w:t>
        </w:r>
      </w:ins>
      <w:ins w:id="992" w:author="运璐 何" w:date="2025-10-30T13:44:00Z">
        <w:r w:rsidR="004C6D96">
          <w:rPr>
            <w:rFonts w:hint="eastAsia"/>
            <w:color w:val="000000"/>
            <w:sz w:val="21"/>
            <w:szCs w:val="21"/>
          </w:rPr>
          <w:t>簇内</w:t>
        </w:r>
      </w:ins>
      <w:ins w:id="993" w:author="运璐 何" w:date="2025-10-30T12:44:00Z">
        <w:r w:rsidRPr="0010506D">
          <w:rPr>
            <w:color w:val="000000"/>
            <w:sz w:val="21"/>
            <w:szCs w:val="21"/>
          </w:rPr>
          <w:t>无人机数量以及任务场景尺度等多维因素统一映射为一个连续可调的尺度量，从而实现对不同任务环境下路径距离约束范围的动态、合理确定。</w:t>
        </w:r>
      </w:ins>
    </w:p>
    <w:p w14:paraId="1AF36E5D" w14:textId="54E07EFB" w:rsidR="00CE12EF" w:rsidRPr="00CE12EF" w:rsidRDefault="00CE12EF" w:rsidP="00112E5B">
      <w:pPr>
        <w:spacing w:line="360" w:lineRule="auto"/>
        <w:ind w:firstLineChars="196" w:firstLine="412"/>
        <w:rPr>
          <w:ins w:id="994" w:author="运璐 何" w:date="2025-10-29T20:04:00Z"/>
          <w:rFonts w:hint="eastAsia"/>
          <w:color w:val="000000"/>
          <w:sz w:val="21"/>
          <w:szCs w:val="21"/>
        </w:rPr>
      </w:pPr>
      <w:commentRangeStart w:id="995"/>
      <w:ins w:id="996" w:author="运璐 何" w:date="2025-10-29T20:04:00Z">
        <w:r w:rsidRPr="00CE12EF">
          <w:rPr>
            <w:rFonts w:hint="eastAsia"/>
            <w:color w:val="000000"/>
            <w:sz w:val="21"/>
            <w:szCs w:val="21"/>
          </w:rPr>
          <w:t>在每轮路径更新或障碍检测后，系统都会对重规划</w:t>
        </w:r>
      </w:ins>
      <w:ins w:id="997" w:author="运璐 何" w:date="2025-10-29T20:10:00Z">
        <w:r>
          <w:rPr>
            <w:rFonts w:hint="eastAsia"/>
            <w:color w:val="000000"/>
            <w:sz w:val="21"/>
            <w:szCs w:val="21"/>
          </w:rPr>
          <w:t>完成</w:t>
        </w:r>
      </w:ins>
      <w:ins w:id="998" w:author="运璐 何" w:date="2025-10-29T20:04:00Z">
        <w:r w:rsidRPr="00CE12EF">
          <w:rPr>
            <w:rFonts w:hint="eastAsia"/>
            <w:color w:val="000000"/>
            <w:sz w:val="21"/>
            <w:szCs w:val="21"/>
          </w:rPr>
          <w:t>的簇路径与其他已固定簇路径进行</w:t>
        </w:r>
        <w:r w:rsidRPr="00677E4D">
          <w:rPr>
            <w:color w:val="000000"/>
            <w:sz w:val="21"/>
            <w:szCs w:val="21"/>
          </w:rPr>
          <w:t>Fréchet</w:t>
        </w:r>
        <w:r w:rsidRPr="00CE12EF">
          <w:rPr>
            <w:rFonts w:hint="eastAsia"/>
            <w:color w:val="000000"/>
            <w:sz w:val="21"/>
            <w:szCs w:val="21"/>
          </w:rPr>
          <w:t>距离校验。若</w:t>
        </w:r>
      </w:ins>
      <w:ins w:id="999" w:author="运璐 何" w:date="2025-10-29T20:05:00Z">
        <w:r>
          <w:rPr>
            <w:rFonts w:hint="eastAsia"/>
            <w:color w:val="000000"/>
            <w:sz w:val="21"/>
            <w:szCs w:val="21"/>
          </w:rPr>
          <w:t>与</w:t>
        </w:r>
      </w:ins>
      <w:ins w:id="1000" w:author="运璐 何" w:date="2025-10-29T20:04:00Z">
        <w:r w:rsidRPr="00CE12EF">
          <w:rPr>
            <w:rFonts w:hint="eastAsia"/>
            <w:color w:val="000000"/>
            <w:sz w:val="21"/>
            <w:szCs w:val="21"/>
          </w:rPr>
          <w:t>所有</w:t>
        </w:r>
      </w:ins>
      <w:ins w:id="1001" w:author="运璐 何" w:date="2025-10-29T20:05:00Z">
        <w:r>
          <w:rPr>
            <w:rFonts w:hint="eastAsia"/>
            <w:color w:val="000000"/>
            <w:sz w:val="21"/>
            <w:szCs w:val="21"/>
          </w:rPr>
          <w:t>已固定的簇</w:t>
        </w:r>
      </w:ins>
      <w:ins w:id="1002" w:author="运璐 何" w:date="2025-10-29T20:04:00Z">
        <w:r w:rsidRPr="00CE12EF">
          <w:rPr>
            <w:rFonts w:hint="eastAsia"/>
            <w:color w:val="000000"/>
            <w:sz w:val="21"/>
            <w:szCs w:val="21"/>
          </w:rPr>
          <w:t>路径</w:t>
        </w:r>
      </w:ins>
      <w:ins w:id="1003" w:author="运璐 何" w:date="2025-10-29T20:06:00Z">
        <w:r>
          <w:rPr>
            <w:rFonts w:hint="eastAsia"/>
            <w:color w:val="000000"/>
            <w:sz w:val="21"/>
            <w:szCs w:val="21"/>
          </w:rPr>
          <w:t>都</w:t>
        </w:r>
      </w:ins>
      <w:ins w:id="1004" w:author="运璐 何" w:date="2025-10-29T20:04:00Z">
        <w:r w:rsidRPr="00CE12EF">
          <w:rPr>
            <w:rFonts w:hint="eastAsia"/>
            <w:color w:val="000000"/>
            <w:sz w:val="21"/>
            <w:szCs w:val="21"/>
          </w:rPr>
          <w:t>满足约束条件，则保留当前</w:t>
        </w:r>
      </w:ins>
      <w:ins w:id="1005" w:author="运璐 何" w:date="2025-10-29T20:06:00Z">
        <w:r>
          <w:rPr>
            <w:rFonts w:hint="eastAsia"/>
            <w:color w:val="000000"/>
            <w:sz w:val="21"/>
            <w:szCs w:val="21"/>
          </w:rPr>
          <w:t>全局规划</w:t>
        </w:r>
      </w:ins>
      <w:ins w:id="1006" w:author="运璐 何" w:date="2025-10-29T20:04:00Z">
        <w:r w:rsidRPr="00CE12EF">
          <w:rPr>
            <w:rFonts w:hint="eastAsia"/>
            <w:color w:val="000000"/>
            <w:sz w:val="21"/>
            <w:szCs w:val="21"/>
          </w:rPr>
          <w:t>结果</w:t>
        </w:r>
      </w:ins>
      <w:ins w:id="1007" w:author="运璐 何" w:date="2025-10-29T20:10:00Z">
        <w:r>
          <w:rPr>
            <w:rFonts w:hint="eastAsia"/>
            <w:color w:val="000000"/>
            <w:sz w:val="21"/>
            <w:szCs w:val="21"/>
          </w:rPr>
          <w:t>，并加入已固定的簇路径</w:t>
        </w:r>
      </w:ins>
      <w:ins w:id="1008" w:author="运璐 何" w:date="2025-10-29T20:04:00Z">
        <w:r w:rsidRPr="00CE12EF">
          <w:rPr>
            <w:rFonts w:hint="eastAsia"/>
            <w:color w:val="000000"/>
            <w:sz w:val="21"/>
            <w:szCs w:val="21"/>
          </w:rPr>
          <w:t>；若连续重规划次数超过设定阈值</w:t>
        </w:r>
      </w:ins>
      <w:ins w:id="1009" w:author="运璐 何" w:date="2025-10-29T20:06:00Z">
        <w:r>
          <w:rPr>
            <w:rFonts w:hint="eastAsia"/>
            <w:color w:val="000000"/>
            <w:sz w:val="21"/>
            <w:szCs w:val="21"/>
          </w:rPr>
          <w:t>，</w:t>
        </w:r>
      </w:ins>
      <w:ins w:id="1010" w:author="运璐 何" w:date="2025-10-29T20:04:00Z">
        <w:r w:rsidRPr="00CE12EF">
          <w:rPr>
            <w:rFonts w:hint="eastAsia"/>
            <w:color w:val="000000"/>
            <w:sz w:val="21"/>
            <w:szCs w:val="21"/>
          </w:rPr>
          <w:t>系统将执行全局重新规划</w:t>
        </w:r>
      </w:ins>
      <w:ins w:id="1011" w:author="运璐 何" w:date="2025-10-29T20:10:00Z">
        <w:r>
          <w:rPr>
            <w:rFonts w:hint="eastAsia"/>
            <w:color w:val="000000"/>
            <w:sz w:val="21"/>
            <w:szCs w:val="21"/>
          </w:rPr>
          <w:t>，重新为所有簇进行重规划</w:t>
        </w:r>
      </w:ins>
      <w:ins w:id="1012" w:author="运璐 何" w:date="2025-10-29T20:04:00Z">
        <w:r w:rsidRPr="00CE12EF">
          <w:rPr>
            <w:rFonts w:hint="eastAsia"/>
            <w:color w:val="000000"/>
            <w:sz w:val="21"/>
            <w:szCs w:val="21"/>
          </w:rPr>
          <w:t>，</w:t>
        </w:r>
      </w:ins>
      <w:ins w:id="1013" w:author="运璐 何" w:date="2025-10-29T20:06:00Z">
        <w:r>
          <w:rPr>
            <w:rFonts w:hint="eastAsia"/>
            <w:color w:val="000000"/>
            <w:sz w:val="21"/>
            <w:szCs w:val="21"/>
          </w:rPr>
          <w:t>确保</w:t>
        </w:r>
      </w:ins>
      <w:ins w:id="1014" w:author="运璐 何" w:date="2025-10-29T20:04:00Z">
        <w:r w:rsidRPr="00CE12EF">
          <w:rPr>
            <w:rFonts w:hint="eastAsia"/>
            <w:color w:val="000000"/>
            <w:sz w:val="21"/>
            <w:szCs w:val="21"/>
          </w:rPr>
          <w:t>算法能够动态调整簇间路径结构，使全局路径在复杂城市环境中保持合理分布与通信稳定。</w:t>
        </w:r>
      </w:ins>
      <w:commentRangeEnd w:id="995"/>
      <w:ins w:id="1015" w:author="运璐 何" w:date="2025-10-29T20:11:00Z">
        <w:r>
          <w:rPr>
            <w:rStyle w:val="ac"/>
          </w:rPr>
          <w:commentReference w:id="995"/>
        </w:r>
      </w:ins>
    </w:p>
    <w:p w14:paraId="12167DF1" w14:textId="07DDB284" w:rsidR="00CE12EF" w:rsidRDefault="00CE12EF" w:rsidP="00CE12EF">
      <w:pPr>
        <w:spacing w:line="360" w:lineRule="auto"/>
        <w:ind w:firstLineChars="196" w:firstLine="412"/>
        <w:rPr>
          <w:ins w:id="1016" w:author="运璐 何" w:date="2025-10-29T20:04:00Z"/>
          <w:rFonts w:hint="eastAsia"/>
          <w:color w:val="000000"/>
          <w:sz w:val="21"/>
          <w:szCs w:val="21"/>
        </w:rPr>
      </w:pPr>
      <w:commentRangeStart w:id="1017"/>
      <w:ins w:id="1018" w:author="运璐 何" w:date="2025-10-29T20:04:00Z">
        <w:r w:rsidRPr="00CE12EF">
          <w:rPr>
            <w:rFonts w:hint="eastAsia"/>
            <w:color w:val="000000"/>
            <w:sz w:val="21"/>
            <w:szCs w:val="21"/>
          </w:rPr>
          <w:t>在整体实现中，</w:t>
        </w:r>
      </w:ins>
      <w:commentRangeEnd w:id="1017"/>
      <w:ins w:id="1019" w:author="运璐 何" w:date="2025-10-29T20:12:00Z">
        <w:r>
          <w:rPr>
            <w:rStyle w:val="ac"/>
          </w:rPr>
          <w:commentReference w:id="1017"/>
        </w:r>
      </w:ins>
      <w:ins w:id="1020" w:author="运璐 何" w:date="2025-10-29T20:04:00Z">
        <w:r w:rsidRPr="00CE12EF">
          <w:rPr>
            <w:rFonts w:hint="eastAsia"/>
            <w:color w:val="000000"/>
            <w:sz w:val="21"/>
            <w:szCs w:val="21"/>
          </w:rPr>
          <w:t>CL-RRT*</w:t>
        </w:r>
        <w:r w:rsidRPr="00CE12EF">
          <w:rPr>
            <w:rFonts w:hint="eastAsia"/>
            <w:color w:val="000000"/>
            <w:sz w:val="21"/>
            <w:szCs w:val="21"/>
          </w:rPr>
          <w:t>路径生成与</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并执行约束校验；若路径违反距离约束，则触发局部或全局重规划，直至路径满足要求；最终输出满足空间分布与通信约束的全局参考路径集合。该机制在确保全局可行性的同时，有效提升了算法在大规模集群与动态城市环境下的扩展性、鲁棒性与通信保持能力。</w:t>
        </w:r>
      </w:ins>
    </w:p>
    <w:p w14:paraId="27740867" w14:textId="32932D96" w:rsidR="000F4F18" w:rsidRDefault="00E33182" w:rsidP="000F4F18">
      <w:pPr>
        <w:spacing w:line="360" w:lineRule="auto"/>
        <w:ind w:firstLineChars="196" w:firstLine="412"/>
        <w:rPr>
          <w:ins w:id="1021" w:author="运璐 何" w:date="2025-10-29T20:17:00Z"/>
          <w:color w:val="000000"/>
          <w:sz w:val="21"/>
          <w:szCs w:val="21"/>
        </w:rPr>
      </w:pPr>
      <w:ins w:id="1022" w:author="运璐 何" w:date="2025-10-13T21:05:00Z">
        <w:r>
          <w:rPr>
            <w:rFonts w:hint="eastAsia"/>
            <w:color w:val="000000"/>
            <w:sz w:val="21"/>
            <w:szCs w:val="21"/>
          </w:rPr>
          <w:lastRenderedPageBreak/>
          <w:t>具体</w:t>
        </w:r>
      </w:ins>
      <w:ins w:id="1023" w:author="运璐 何" w:date="2025-10-29T20:07:00Z">
        <w:r w:rsidR="00CE12EF">
          <w:rPr>
            <w:rFonts w:hint="eastAsia"/>
            <w:color w:val="000000"/>
            <w:sz w:val="21"/>
            <w:szCs w:val="21"/>
          </w:rPr>
          <w:t>的顶层</w:t>
        </w:r>
      </w:ins>
      <w:ins w:id="1024" w:author="运璐 何" w:date="2025-10-13T21:05:00Z">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318A25C7" w:rsidR="005C53F5" w:rsidRDefault="005C53F5" w:rsidP="006327A3">
            <w:pPr>
              <w:spacing w:line="360" w:lineRule="auto"/>
              <w:rPr>
                <w:color w:val="000000"/>
                <w:sz w:val="21"/>
                <w:szCs w:val="21"/>
              </w:rPr>
            </w:pPr>
            <w:commentRangeStart w:id="1025"/>
            <w:commentRangeStart w:id="1026"/>
            <w:r w:rsidRPr="00E33182">
              <w:rPr>
                <w:rFonts w:hint="eastAsia"/>
                <w:color w:val="000000"/>
                <w:sz w:val="21"/>
                <w:szCs w:val="21"/>
              </w:rPr>
              <w:t>算法</w:t>
            </w:r>
            <w:r w:rsidRPr="00E33182">
              <w:rPr>
                <w:rFonts w:hint="eastAsia"/>
                <w:color w:val="000000"/>
                <w:sz w:val="21"/>
                <w:szCs w:val="21"/>
              </w:rPr>
              <w:t xml:space="preserve">1 </w:t>
            </w:r>
            <w:r w:rsidRPr="005C53F5">
              <w:rPr>
                <w:rFonts w:hint="eastAsia"/>
                <w:color w:val="000000"/>
                <w:sz w:val="21"/>
                <w:szCs w:val="21"/>
              </w:rPr>
              <w:t>顶层</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Pr="005C53F5">
              <w:rPr>
                <w:rFonts w:hint="eastAsia"/>
                <w:color w:val="000000"/>
                <w:sz w:val="21"/>
                <w:szCs w:val="21"/>
              </w:rPr>
              <w:t xml:space="preserve">-CL-RRT* </w:t>
            </w:r>
            <w:r w:rsidRPr="005C53F5">
              <w:rPr>
                <w:rFonts w:hint="eastAsia"/>
                <w:color w:val="000000"/>
                <w:sz w:val="21"/>
                <w:szCs w:val="21"/>
              </w:rPr>
              <w:t>全局规划</w:t>
            </w:r>
            <w:r w:rsidRPr="00E33182">
              <w:rPr>
                <w:rFonts w:hint="eastAsia"/>
                <w:color w:val="000000"/>
                <w:sz w:val="21"/>
                <w:szCs w:val="21"/>
              </w:rPr>
              <w:t>算法</w:t>
            </w:r>
            <w:commentRangeEnd w:id="1025"/>
            <w:r>
              <w:rPr>
                <w:rStyle w:val="ac"/>
              </w:rPr>
              <w:commentReference w:id="1025"/>
            </w:r>
            <w:commentRangeEnd w:id="1026"/>
            <w:r w:rsidR="0010506D">
              <w:rPr>
                <w:rStyle w:val="ac"/>
              </w:rPr>
              <w:commentReference w:id="1026"/>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77777777"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rPr>
                  </m:ctrlPr>
                </m:sSubPr>
                <m:e>
                  <m:r>
                    <w:rPr>
                      <w:rFonts w:ascii="Cambria Math" w:hAnsi="Cambria Math" w:hint="eastAsia"/>
                    </w:rPr>
                    <m:t>G</m:t>
                  </m:r>
                </m:e>
                <m:sub>
                  <m:r>
                    <w:rPr>
                      <w:rFonts w:ascii="Cambria Math" w:hAnsi="Cambria Math" w:hint="eastAsia"/>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77777777"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oMath>
          </w:p>
          <w:p w14:paraId="22D17A02" w14:textId="77777777" w:rsidR="005C53F5" w:rsidRPr="00E33182" w:rsidRDefault="005C53F5" w:rsidP="006327A3">
            <w:pPr>
              <w:pStyle w:val="a"/>
            </w:pPr>
            <w:r w:rsidRPr="00E33182">
              <w:rPr>
                <w:rFonts w:hint="eastAsia"/>
              </w:rPr>
              <w:t xml:space="preserve">        </w:t>
            </w:r>
            <w:r w:rsidRPr="00E33182">
              <w:tab/>
            </w:r>
            <w:r w:rsidRPr="00E33182">
              <w:rPr>
                <w:rFonts w:hint="eastAsia"/>
              </w:rPr>
              <w:t>寻找最近节点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e>
              </m:d>
            </m:oMath>
          </w:p>
          <w:p w14:paraId="594262C3" w14:textId="77777777"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生成新节点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62D3A9FB" w14:textId="77777777"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77777777"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6E6EB36D" w14:textId="77777777"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0F4F18">
      <w:pPr>
        <w:spacing w:line="360" w:lineRule="auto"/>
        <w:ind w:firstLineChars="196" w:firstLine="412"/>
        <w:rPr>
          <w:rFonts w:hint="eastAsia"/>
          <w:color w:val="000000"/>
          <w:sz w:val="21"/>
          <w:szCs w:val="21"/>
        </w:rPr>
      </w:pPr>
    </w:p>
    <w:p w14:paraId="2973128A" w14:textId="500C4BB1" w:rsidR="000F4F18" w:rsidRPr="00A9585A" w:rsidRDefault="00447D9B" w:rsidP="000F4F18">
      <w:pPr>
        <w:spacing w:line="360" w:lineRule="auto"/>
        <w:ind w:firstLineChars="196" w:firstLine="412"/>
        <w:rPr>
          <w:color w:val="000000"/>
          <w:sz w:val="21"/>
          <w:szCs w:val="21"/>
        </w:rPr>
      </w:pPr>
      <w:commentRangeStart w:id="1027"/>
      <w:commentRangeStart w:id="1028"/>
      <w:commentRangeEnd w:id="1028"/>
      <w:del w:id="1029" w:author="运璐 何" w:date="2025-10-29T20:17:00Z">
        <w:r w:rsidDel="00112E5B">
          <w:rPr>
            <w:rStyle w:val="ac"/>
          </w:rPr>
          <w:commentReference w:id="1028"/>
        </w:r>
        <w:commentRangeEnd w:id="1027"/>
        <w:r w:rsidR="009A6065" w:rsidDel="00112E5B">
          <w:rPr>
            <w:rStyle w:val="ac"/>
          </w:rPr>
          <w:commentReference w:id="1027"/>
        </w:r>
      </w:del>
      <w:r w:rsidR="000F4F18" w:rsidRPr="00A9585A">
        <w:rPr>
          <w:color w:val="000000"/>
          <w:sz w:val="21"/>
          <w:szCs w:val="21"/>
        </w:rPr>
        <w:t>通过结合</w:t>
      </w:r>
      <w:r w:rsidR="000F4F18" w:rsidRPr="00A9585A">
        <w:rPr>
          <w:color w:val="000000"/>
          <w:sz w:val="21"/>
          <w:szCs w:val="21"/>
        </w:rPr>
        <w:t xml:space="preserve"> RRT* </w:t>
      </w:r>
      <w:r w:rsidR="000F4F18" w:rsidRPr="00A9585A">
        <w:rPr>
          <w:color w:val="000000"/>
          <w:sz w:val="21"/>
          <w:szCs w:val="21"/>
        </w:rPr>
        <w:t>的增量式随机探索特性与</w:t>
      </w:r>
      <w:r w:rsidR="000F4F18" w:rsidRPr="00A9585A">
        <w:rPr>
          <w:color w:val="000000"/>
          <w:sz w:val="21"/>
          <w:szCs w:val="21"/>
        </w:rPr>
        <w:t xml:space="preserve"> Fréchet </w:t>
      </w:r>
      <w:r w:rsidR="000F4F18" w:rsidRPr="00A9585A">
        <w:rPr>
          <w:color w:val="000000"/>
          <w:sz w:val="21"/>
          <w:szCs w:val="21"/>
        </w:rPr>
        <w:t>距离约束机制，</w:t>
      </w:r>
      <w:r w:rsidR="000F4F18" w:rsidRPr="00A9585A">
        <w:rPr>
          <w:rFonts w:hint="eastAsia"/>
          <w:color w:val="000000"/>
          <w:sz w:val="21"/>
          <w:szCs w:val="21"/>
        </w:rPr>
        <w:t>全局</w:t>
      </w:r>
      <w:r w:rsidR="000F4F18" w:rsidRPr="00A9585A">
        <w:rPr>
          <w:color w:val="000000"/>
          <w:sz w:val="21"/>
          <w:szCs w:val="21"/>
        </w:rPr>
        <w:t>规划能够在未知城市环境中动</w:t>
      </w:r>
      <w:r w:rsidR="000F4F18" w:rsidRPr="00A9585A">
        <w:rPr>
          <w:color w:val="000000"/>
          <w:sz w:val="21"/>
          <w:szCs w:val="21"/>
        </w:rPr>
        <w:lastRenderedPageBreak/>
        <w:t>态生成可行的集群路径，并在地图不断更新的过程中通过自适应的重新规划策略维持整体网络的连通性与鲁棒性，为底层的</w:t>
      </w:r>
      <w:ins w:id="1030" w:author="运璐 何" w:date="2025-10-30T12:52:00Z">
        <w:r w:rsidR="0010506D">
          <w:rPr>
            <w:rFonts w:hint="eastAsia"/>
            <w:color w:val="000000"/>
            <w:sz w:val="21"/>
            <w:szCs w:val="21"/>
          </w:rPr>
          <w:t>M</w:t>
        </w:r>
        <w:r w:rsidR="0010506D">
          <w:rPr>
            <w:color w:val="000000"/>
            <w:sz w:val="21"/>
            <w:szCs w:val="21"/>
          </w:rPr>
          <w:t>ST-APF</w:t>
        </w:r>
      </w:ins>
      <w:del w:id="1031" w:author="运璐 何" w:date="2025-10-30T12:52:00Z">
        <w:r w:rsidR="000F4F18" w:rsidRPr="00A9585A" w:rsidDel="0010506D">
          <w:rPr>
            <w:color w:val="000000"/>
            <w:sz w:val="21"/>
            <w:szCs w:val="21"/>
          </w:rPr>
          <w:delText>人工势场法</w:delText>
        </w:r>
      </w:del>
      <w:r w:rsidR="000F4F18" w:rsidRPr="00A9585A">
        <w:rPr>
          <w:color w:val="000000"/>
          <w:sz w:val="21"/>
          <w:szCs w:val="21"/>
        </w:rPr>
        <w:t>局部控制提供</w:t>
      </w:r>
      <w:r w:rsidR="0042304C" w:rsidRPr="00A9585A">
        <w:rPr>
          <w:rFonts w:hint="eastAsia"/>
          <w:color w:val="000000"/>
          <w:sz w:val="21"/>
          <w:szCs w:val="21"/>
        </w:rPr>
        <w:t>可行的</w:t>
      </w:r>
      <w:r w:rsidR="000F4F18" w:rsidRPr="00A9585A">
        <w:rPr>
          <w:color w:val="000000"/>
          <w:sz w:val="21"/>
          <w:szCs w:val="21"/>
        </w:rPr>
        <w:t>全局参考</w:t>
      </w:r>
      <w:r w:rsidR="000F4F18" w:rsidRPr="00A9585A">
        <w:rPr>
          <w:rFonts w:hint="eastAsia"/>
          <w:color w:val="000000"/>
          <w:sz w:val="21"/>
          <w:szCs w:val="21"/>
        </w:rPr>
        <w:t>。</w:t>
      </w:r>
    </w:p>
    <w:p w14:paraId="3DCBA568" w14:textId="4AB614D7" w:rsidR="00583115" w:rsidRPr="00A9585A" w:rsidRDefault="0079034F" w:rsidP="00583115">
      <w:pPr>
        <w:spacing w:line="360" w:lineRule="auto"/>
        <w:outlineLvl w:val="0"/>
        <w:rPr>
          <w:b/>
          <w:sz w:val="21"/>
          <w:szCs w:val="21"/>
        </w:rPr>
      </w:pPr>
      <w:bookmarkStart w:id="1032" w:name="OLE_LINK7"/>
      <w:commentRangeStart w:id="1033"/>
      <w:commentRangeStart w:id="1034"/>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del w:id="1035" w:author="运璐 何" w:date="2025-10-30T13:04:00Z">
        <w:r w:rsidR="005C66CA" w:rsidRPr="005C66CA" w:rsidDel="00B816E5">
          <w:rPr>
            <w:b/>
            <w:sz w:val="21"/>
            <w:szCs w:val="21"/>
          </w:rPr>
          <w:delText>MST</w:delText>
        </w:r>
        <w:r w:rsidR="005C66CA" w:rsidRPr="005C66CA" w:rsidDel="00B816E5">
          <w:rPr>
            <w:b/>
            <w:sz w:val="21"/>
            <w:szCs w:val="21"/>
          </w:rPr>
          <w:delText>引力连通保持</w:delText>
        </w:r>
        <w:r w:rsidR="005C66CA" w:rsidDel="00B816E5">
          <w:rPr>
            <w:rFonts w:hint="eastAsia"/>
            <w:b/>
            <w:sz w:val="21"/>
            <w:szCs w:val="21"/>
          </w:rPr>
          <w:delText>局部规划</w:delText>
        </w:r>
      </w:del>
      <w:commentRangeEnd w:id="1033"/>
      <w:r w:rsidR="00DC1E5B">
        <w:rPr>
          <w:rStyle w:val="ac"/>
        </w:rPr>
        <w:commentReference w:id="1033"/>
      </w:r>
      <w:commentRangeEnd w:id="1034"/>
      <w:r w:rsidR="005F1486">
        <w:rPr>
          <w:rStyle w:val="ac"/>
        </w:rPr>
        <w:commentReference w:id="1034"/>
      </w:r>
      <w:ins w:id="1036" w:author="运璐 何" w:date="2025-10-29T16:36:00Z">
        <w:r w:rsidR="00E15C4F">
          <w:rPr>
            <w:rFonts w:hint="eastAsia"/>
            <w:b/>
            <w:sz w:val="21"/>
            <w:szCs w:val="21"/>
          </w:rPr>
          <w:t>底层</w:t>
        </w:r>
        <w:r w:rsidR="00E15C4F">
          <w:rPr>
            <w:rFonts w:hint="eastAsia"/>
            <w:b/>
            <w:sz w:val="21"/>
            <w:szCs w:val="21"/>
          </w:rPr>
          <w:t>M</w:t>
        </w:r>
        <w:r w:rsidR="00E15C4F">
          <w:rPr>
            <w:b/>
            <w:sz w:val="21"/>
            <w:szCs w:val="21"/>
          </w:rPr>
          <w:t>ST-APF</w:t>
        </w:r>
        <w:r w:rsidR="00E15C4F">
          <w:rPr>
            <w:rFonts w:hint="eastAsia"/>
            <w:b/>
            <w:sz w:val="21"/>
            <w:szCs w:val="21"/>
          </w:rPr>
          <w:t>局部规划</w:t>
        </w:r>
      </w:ins>
    </w:p>
    <w:bookmarkEnd w:id="1032"/>
    <w:p w14:paraId="5A1C5C85" w14:textId="698AF9B3" w:rsidR="000F4F18" w:rsidDel="00265414" w:rsidRDefault="00C63DF8" w:rsidP="000F4F18">
      <w:pPr>
        <w:spacing w:line="360" w:lineRule="auto"/>
        <w:ind w:firstLineChars="196" w:firstLine="412"/>
        <w:rPr>
          <w:del w:id="1037" w:author="运璐 何" w:date="2025-10-30T15:30:00Z"/>
          <w:color w:val="000000"/>
          <w:sz w:val="21"/>
          <w:szCs w:val="21"/>
        </w:rPr>
      </w:pPr>
      <w:del w:id="1038" w:author="运璐 何" w:date="2025-10-30T15:30:00Z">
        <w:r w:rsidDel="00265414">
          <w:rPr>
            <w:rFonts w:hint="eastAsia"/>
            <w:color w:val="000000"/>
            <w:sz w:val="21"/>
            <w:szCs w:val="21"/>
          </w:rPr>
          <w:delText>底层</w:delText>
        </w:r>
        <w:commentRangeStart w:id="1039"/>
        <w:commentRangeStart w:id="1040"/>
        <w:r w:rsidRPr="005C66CA" w:rsidDel="00265414">
          <w:rPr>
            <w:b/>
            <w:sz w:val="21"/>
            <w:szCs w:val="21"/>
          </w:rPr>
          <w:delText>MST</w:delText>
        </w:r>
        <w:r w:rsidRPr="005C66CA" w:rsidDel="00265414">
          <w:rPr>
            <w:b/>
            <w:sz w:val="21"/>
            <w:szCs w:val="21"/>
          </w:rPr>
          <w:delText>引</w:delText>
        </w:r>
        <w:commentRangeEnd w:id="1039"/>
        <w:r w:rsidR="000346DA" w:rsidDel="00265414">
          <w:rPr>
            <w:rStyle w:val="ac"/>
          </w:rPr>
          <w:commentReference w:id="1039"/>
        </w:r>
        <w:commentRangeEnd w:id="1040"/>
        <w:r w:rsidR="005F1486" w:rsidDel="00265414">
          <w:rPr>
            <w:rStyle w:val="ac"/>
          </w:rPr>
          <w:commentReference w:id="1040"/>
        </w:r>
        <w:r w:rsidRPr="005C66CA" w:rsidDel="00265414">
          <w:rPr>
            <w:b/>
            <w:sz w:val="21"/>
            <w:szCs w:val="21"/>
          </w:rPr>
          <w:delText>力连通保持</w:delText>
        </w:r>
        <w:r w:rsidDel="00265414">
          <w:rPr>
            <w:rFonts w:hint="eastAsia"/>
            <w:b/>
            <w:sz w:val="21"/>
            <w:szCs w:val="21"/>
          </w:rPr>
          <w:delText>局部规划</w:delText>
        </w:r>
        <w:r w:rsidR="000F4F18" w:rsidRPr="00A9585A" w:rsidDel="00265414">
          <w:rPr>
            <w:color w:val="000000"/>
            <w:sz w:val="21"/>
            <w:szCs w:val="21"/>
          </w:rPr>
          <w:delText>作为分层规划架构中的</w:delText>
        </w:r>
        <w:r w:rsidR="0042304C" w:rsidRPr="00A9585A" w:rsidDel="00265414">
          <w:rPr>
            <w:rFonts w:hint="eastAsia"/>
            <w:color w:val="000000"/>
            <w:sz w:val="21"/>
            <w:szCs w:val="21"/>
          </w:rPr>
          <w:delText>具体</w:delText>
        </w:r>
        <w:r w:rsidR="000F4F18" w:rsidRPr="00A9585A" w:rsidDel="00265414">
          <w:rPr>
            <w:color w:val="000000"/>
            <w:sz w:val="21"/>
            <w:szCs w:val="21"/>
          </w:rPr>
          <w:delText>执行层，</w:delText>
        </w:r>
        <w:r w:rsidDel="00265414">
          <w:rPr>
            <w:rFonts w:hint="eastAsia"/>
            <w:color w:val="000000"/>
            <w:sz w:val="21"/>
            <w:szCs w:val="21"/>
          </w:rPr>
          <w:delText>引入</w:delText>
        </w:r>
        <w:r w:rsidDel="00265414">
          <w:rPr>
            <w:rFonts w:hint="eastAsia"/>
            <w:color w:val="000000"/>
            <w:sz w:val="21"/>
            <w:szCs w:val="21"/>
          </w:rPr>
          <w:delText>M</w:delText>
        </w:r>
        <w:r w:rsidDel="00265414">
          <w:rPr>
            <w:color w:val="000000"/>
            <w:sz w:val="21"/>
            <w:szCs w:val="21"/>
          </w:rPr>
          <w:delText>ST</w:delText>
        </w:r>
        <w:r w:rsidDel="00265414">
          <w:rPr>
            <w:rFonts w:hint="eastAsia"/>
            <w:color w:val="000000"/>
            <w:sz w:val="21"/>
            <w:szCs w:val="21"/>
          </w:rPr>
          <w:delText>通信保持引力项，</w:delText>
        </w:r>
        <w:r w:rsidR="000F4F18" w:rsidRPr="00A9585A" w:rsidDel="00265414">
          <w:rPr>
            <w:color w:val="000000"/>
            <w:sz w:val="21"/>
            <w:szCs w:val="21"/>
          </w:rPr>
          <w:delText>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delText>
        </w:r>
      </w:del>
    </w:p>
    <w:p w14:paraId="139A29A9" w14:textId="6FB97B87" w:rsidR="00265414" w:rsidRDefault="00265414" w:rsidP="000F4F18">
      <w:pPr>
        <w:spacing w:line="360" w:lineRule="auto"/>
        <w:ind w:firstLineChars="196" w:firstLine="412"/>
        <w:rPr>
          <w:ins w:id="1041" w:author="运璐 何" w:date="2025-10-30T15:32:00Z"/>
          <w:color w:val="000000"/>
          <w:sz w:val="21"/>
          <w:szCs w:val="21"/>
        </w:rPr>
      </w:pPr>
      <w:commentRangeStart w:id="1042"/>
      <w:ins w:id="1043" w:author="运璐 何" w:date="2025-10-30T15:30:00Z">
        <w:r w:rsidRPr="00265414">
          <w:rPr>
            <w:color w:val="000000"/>
            <w:sz w:val="21"/>
            <w:szCs w:val="21"/>
          </w:rPr>
          <w:t>在顶层</w:t>
        </w:r>
        <w:r w:rsidRPr="00265414">
          <w:rPr>
            <w:color w:val="000000"/>
            <w:sz w:val="21"/>
            <w:szCs w:val="21"/>
          </w:rPr>
          <w:t>Fréchet</w:t>
        </w:r>
        <w:r w:rsidRPr="00265414">
          <w:rPr>
            <w:color w:val="000000"/>
            <w:sz w:val="21"/>
            <w:szCs w:val="21"/>
          </w:rPr>
          <w:t>约束</w:t>
        </w:r>
        <w:r>
          <w:rPr>
            <w:rFonts w:hint="eastAsia"/>
            <w:color w:val="000000"/>
            <w:sz w:val="21"/>
            <w:szCs w:val="21"/>
          </w:rPr>
          <w:t>-C</w:t>
        </w:r>
        <w:r>
          <w:rPr>
            <w:color w:val="000000"/>
            <w:sz w:val="21"/>
            <w:szCs w:val="21"/>
          </w:rPr>
          <w:t>L-</w:t>
        </w:r>
        <w:r w:rsidRPr="00265414">
          <w:rPr>
            <w:color w:val="000000"/>
            <w:sz w:val="21"/>
            <w:szCs w:val="21"/>
          </w:rPr>
          <w:t>RRT*</w:t>
        </w:r>
        <w:r w:rsidRPr="00265414">
          <w:rPr>
            <w:color w:val="000000"/>
            <w:sz w:val="21"/>
            <w:szCs w:val="21"/>
          </w:rPr>
          <w:t>全局规划的引导下，底层</w:t>
        </w:r>
        <w:r w:rsidRPr="00265414">
          <w:rPr>
            <w:color w:val="000000"/>
            <w:sz w:val="21"/>
            <w:szCs w:val="21"/>
          </w:rPr>
          <w:t>MST</w:t>
        </w:r>
      </w:ins>
      <w:ins w:id="1044" w:author="运璐 何" w:date="2025-10-30T15:31:00Z">
        <w:r>
          <w:rPr>
            <w:rFonts w:hint="eastAsia"/>
            <w:color w:val="000000"/>
            <w:sz w:val="21"/>
            <w:szCs w:val="21"/>
          </w:rPr>
          <w:t>-</w:t>
        </w:r>
        <w:r>
          <w:rPr>
            <w:color w:val="000000"/>
            <w:sz w:val="21"/>
            <w:szCs w:val="21"/>
          </w:rPr>
          <w:t>APF</w:t>
        </w:r>
      </w:ins>
      <w:ins w:id="1045" w:author="运璐 何" w:date="2025-10-30T15:30:00Z">
        <w:r w:rsidRPr="00265414">
          <w:rPr>
            <w:color w:val="000000"/>
            <w:sz w:val="21"/>
            <w:szCs w:val="21"/>
          </w:rPr>
          <w:t>局部规划负责无人机个体的实时控制与局部协同。</w:t>
        </w:r>
      </w:ins>
      <w:commentRangeEnd w:id="1042"/>
      <w:ins w:id="1046" w:author="运璐 何" w:date="2025-10-30T15:31:00Z">
        <w:r>
          <w:rPr>
            <w:rStyle w:val="ac"/>
          </w:rPr>
          <w:commentReference w:id="1042"/>
        </w:r>
      </w:ins>
      <w:ins w:id="1047" w:author="运璐 何" w:date="2025-10-30T15:30:00Z">
        <w:r w:rsidRPr="00265414">
          <w:rPr>
            <w:color w:val="000000"/>
            <w:sz w:val="21"/>
            <w:szCs w:val="21"/>
          </w:rPr>
          <w:t>该机制作为分层架构中的执行层，主要目标是在复杂干扰与动态环境下，确保无人机集群在保持</w:t>
        </w:r>
      </w:ins>
      <w:ins w:id="1048" w:author="运璐 何" w:date="2025-10-30T15:31:00Z">
        <w:r>
          <w:rPr>
            <w:rFonts w:hint="eastAsia"/>
            <w:color w:val="000000"/>
            <w:sz w:val="21"/>
            <w:szCs w:val="21"/>
          </w:rPr>
          <w:t>单步</w:t>
        </w:r>
      </w:ins>
      <w:ins w:id="1049" w:author="运璐 何" w:date="2025-10-30T15:30:00Z">
        <w:r w:rsidRPr="00265414">
          <w:rPr>
            <w:color w:val="000000"/>
            <w:sz w:val="21"/>
            <w:szCs w:val="21"/>
          </w:rPr>
          <w:t>路径可行的同时维持通信连通性与运动稳定性。其核心思想是通过构建多目标势场模型，将局部避障、路径跟随与通信保持等任务转化为可连续求解的力场叠加问题，从而实现无人机的分布式协同控制。</w:t>
        </w:r>
      </w:ins>
    </w:p>
    <w:p w14:paraId="39C4E740" w14:textId="4D703F3D" w:rsidR="00265414" w:rsidRPr="00A9585A" w:rsidRDefault="00265414" w:rsidP="000F4F18">
      <w:pPr>
        <w:spacing w:line="360" w:lineRule="auto"/>
        <w:ind w:firstLineChars="196" w:firstLine="412"/>
        <w:rPr>
          <w:ins w:id="1050" w:author="运璐 何" w:date="2025-10-30T15:30:00Z"/>
          <w:rFonts w:hint="eastAsia"/>
          <w:color w:val="000000"/>
          <w:sz w:val="21"/>
          <w:szCs w:val="21"/>
        </w:rPr>
      </w:pPr>
      <w:commentRangeStart w:id="1051"/>
      <w:r w:rsidRPr="00265414">
        <w:rPr>
          <w:color w:val="000000"/>
          <w:sz w:val="21"/>
          <w:szCs w:val="21"/>
        </w:rPr>
        <w:t>与现有研究相比，本文提出的</w:t>
      </w:r>
      <w:r w:rsidRPr="00265414">
        <w:rPr>
          <w:color w:val="000000"/>
          <w:sz w:val="21"/>
          <w:szCs w:val="21"/>
        </w:rPr>
        <w:t>MST</w:t>
      </w:r>
      <w:r>
        <w:rPr>
          <w:rFonts w:hint="eastAsia"/>
          <w:color w:val="000000"/>
          <w:sz w:val="21"/>
          <w:szCs w:val="21"/>
        </w:rPr>
        <w:t>-</w:t>
      </w:r>
      <w:r>
        <w:rPr>
          <w:color w:val="000000"/>
          <w:sz w:val="21"/>
          <w:szCs w:val="21"/>
        </w:rPr>
        <w:t>APF</w:t>
      </w:r>
      <w:r>
        <w:rPr>
          <w:rFonts w:hint="eastAsia"/>
          <w:color w:val="000000"/>
          <w:sz w:val="21"/>
          <w:szCs w:val="21"/>
        </w:rPr>
        <w:t>通信</w:t>
      </w:r>
      <w:r w:rsidRPr="00265414">
        <w:rPr>
          <w:color w:val="000000"/>
          <w:sz w:val="21"/>
          <w:szCs w:val="21"/>
        </w:rPr>
        <w:t>保持机制在通信保持策略上具有显著差异。</w:t>
      </w:r>
      <w:commentRangeEnd w:id="1051"/>
      <w:r>
        <w:rPr>
          <w:rStyle w:val="ac"/>
        </w:rPr>
        <w:commentReference w:id="1051"/>
      </w:r>
      <w:ins w:id="1052" w:author="运璐 何" w:date="2025-10-30T15:32:00Z">
        <w:r w:rsidRPr="00265414">
          <w:rPr>
            <w:color w:val="000000"/>
            <w:sz w:val="21"/>
            <w:szCs w:val="21"/>
          </w:rPr>
          <w:t>传统通信保持</w:t>
        </w:r>
      </w:ins>
      <w:ins w:id="1053" w:author="运璐 何" w:date="2025-10-30T15:52:00Z">
        <w:r w:rsidR="00F91172">
          <w:rPr>
            <w:rFonts w:hint="eastAsia"/>
            <w:color w:val="000000"/>
            <w:sz w:val="21"/>
            <w:szCs w:val="21"/>
          </w:rPr>
          <w:t>路径规划</w:t>
        </w:r>
      </w:ins>
      <w:ins w:id="1054" w:author="运璐 何" w:date="2025-10-30T15:32:00Z">
        <w:r w:rsidRPr="00265414">
          <w:rPr>
            <w:color w:val="000000"/>
            <w:sz w:val="21"/>
            <w:szCs w:val="21"/>
          </w:rPr>
          <w:t>算法通常采用</w:t>
        </w:r>
        <w:commentRangeStart w:id="1055"/>
        <w:r w:rsidRPr="00265414">
          <w:rPr>
            <w:color w:val="000000"/>
            <w:sz w:val="21"/>
            <w:szCs w:val="21"/>
          </w:rPr>
          <w:t>固定通信半径邻居吸引、编队结构控制吸引或全链路引力机制</w:t>
        </w:r>
      </w:ins>
      <w:commentRangeEnd w:id="1055"/>
      <w:ins w:id="1056" w:author="运璐 何" w:date="2025-10-30T15:33:00Z">
        <w:r>
          <w:rPr>
            <w:rStyle w:val="ac"/>
          </w:rPr>
          <w:commentReference w:id="1055"/>
        </w:r>
      </w:ins>
      <w:ins w:id="1057" w:author="运璐 何" w:date="2025-10-30T15:32:00Z">
        <w:r w:rsidRPr="00265414">
          <w:rPr>
            <w:color w:val="000000"/>
            <w:sz w:val="21"/>
            <w:szCs w:val="21"/>
          </w:rPr>
          <w:t>，即每个无人机同时对所有可通信邻居施加吸引力</w:t>
        </w:r>
      </w:ins>
      <w:r w:rsidRPr="007A17F7">
        <w:rPr>
          <w:color w:val="000000"/>
          <w:sz w:val="21"/>
          <w:szCs w:val="21"/>
          <w:vertAlign w:val="superscript"/>
        </w:rPr>
        <w:fldChar w:fldCharType="begin"/>
      </w:r>
      <w:r w:rsidRPr="007A17F7">
        <w:rPr>
          <w:color w:val="000000"/>
          <w:sz w:val="21"/>
          <w:szCs w:val="21"/>
          <w:vertAlign w:val="superscript"/>
        </w:rPr>
        <w:instrText xml:space="preserve"> REF _Ref210900867 \r \h </w:instrText>
      </w:r>
      <w:r w:rsidR="007A17F7" w:rsidRPr="007A17F7">
        <w:rPr>
          <w:rFonts w:hint="eastAsia"/>
          <w:color w:val="000000"/>
          <w:sz w:val="21"/>
          <w:szCs w:val="21"/>
          <w:vertAlign w:val="superscript"/>
        </w:rPr>
        <w:instrText>\#"[0" </w:instrText>
      </w:r>
      <w:r w:rsidRPr="007A17F7">
        <w:rPr>
          <w:color w:val="000000"/>
          <w:sz w:val="21"/>
          <w:szCs w:val="21"/>
          <w:vertAlign w:val="superscript"/>
        </w:rPr>
      </w:r>
      <w:r w:rsidR="007A17F7" w:rsidRPr="007A17F7">
        <w:rPr>
          <w:color w:val="000000"/>
          <w:sz w:val="21"/>
          <w:szCs w:val="21"/>
          <w:vertAlign w:val="superscript"/>
        </w:rPr>
        <w:instrText xml:space="preserve"> \* MERGEFORMAT </w:instrText>
      </w:r>
      <w:r w:rsidRPr="007A17F7">
        <w:rPr>
          <w:color w:val="000000"/>
          <w:sz w:val="21"/>
          <w:szCs w:val="21"/>
          <w:vertAlign w:val="superscript"/>
        </w:rPr>
        <w:fldChar w:fldCharType="separate"/>
      </w:r>
      <w:ins w:id="1058" w:author="运璐 何" w:date="2025-10-30T16:49:00Z">
        <w:r w:rsidR="007A17F7" w:rsidRPr="007A17F7">
          <w:rPr>
            <w:rFonts w:hint="eastAsia"/>
            <w:color w:val="000000"/>
            <w:sz w:val="21"/>
            <w:szCs w:val="21"/>
            <w:vertAlign w:val="superscript"/>
          </w:rPr>
          <w:t>[</w:t>
        </w:r>
        <w:r w:rsidR="007A17F7" w:rsidRPr="007A17F7">
          <w:rPr>
            <w:color w:val="000000"/>
            <w:sz w:val="21"/>
            <w:szCs w:val="21"/>
            <w:vertAlign w:val="superscript"/>
          </w:rPr>
          <w:t>15</w:t>
        </w:r>
      </w:ins>
      <w:r w:rsidRPr="007A17F7">
        <w:rPr>
          <w:color w:val="000000"/>
          <w:sz w:val="21"/>
          <w:szCs w:val="21"/>
          <w:vertAlign w:val="superscript"/>
        </w:rPr>
        <w:fldChar w:fldCharType="end"/>
      </w:r>
      <w:ins w:id="1059" w:author="运璐 何" w:date="2025-10-30T16:49:00Z">
        <w:r w:rsidR="007A17F7" w:rsidRPr="007A17F7">
          <w:rPr>
            <w:color w:val="000000"/>
            <w:sz w:val="21"/>
            <w:szCs w:val="21"/>
            <w:vertAlign w:val="superscript"/>
          </w:rPr>
          <w:t>-</w:t>
        </w:r>
      </w:ins>
      <w:r w:rsidRPr="007A17F7">
        <w:rPr>
          <w:color w:val="000000"/>
          <w:sz w:val="21"/>
          <w:szCs w:val="21"/>
          <w:vertAlign w:val="superscript"/>
        </w:rPr>
        <w:fldChar w:fldCharType="begin"/>
      </w:r>
      <w:r w:rsidRPr="007A17F7">
        <w:rPr>
          <w:color w:val="000000"/>
          <w:sz w:val="21"/>
          <w:szCs w:val="21"/>
          <w:vertAlign w:val="superscript"/>
        </w:rPr>
        <w:instrText xml:space="preserve"> REF _Ref210901050 \r \h </w:instrText>
      </w:r>
      <w:r w:rsidR="007A17F7" w:rsidRPr="007A17F7">
        <w:rPr>
          <w:rFonts w:hint="eastAsia"/>
          <w:color w:val="000000"/>
          <w:sz w:val="21"/>
          <w:szCs w:val="21"/>
          <w:vertAlign w:val="superscript"/>
        </w:rPr>
        <w:instrText>\#"0]"</w:instrText>
      </w:r>
      <w:r w:rsidRPr="007A17F7">
        <w:rPr>
          <w:color w:val="000000"/>
          <w:sz w:val="21"/>
          <w:szCs w:val="21"/>
          <w:vertAlign w:val="superscript"/>
        </w:rPr>
      </w:r>
      <w:r w:rsidR="007A17F7" w:rsidRPr="007A17F7">
        <w:rPr>
          <w:color w:val="000000"/>
          <w:sz w:val="21"/>
          <w:szCs w:val="21"/>
          <w:vertAlign w:val="superscript"/>
        </w:rPr>
        <w:instrText xml:space="preserve"> \* MERGEFORMAT </w:instrText>
      </w:r>
      <w:r w:rsidRPr="007A17F7">
        <w:rPr>
          <w:color w:val="000000"/>
          <w:sz w:val="21"/>
          <w:szCs w:val="21"/>
          <w:vertAlign w:val="superscript"/>
        </w:rPr>
        <w:fldChar w:fldCharType="separate"/>
      </w:r>
      <w:ins w:id="1060" w:author="运璐 何" w:date="2025-10-30T16:49:00Z">
        <w:r w:rsidR="007A17F7" w:rsidRPr="007A17F7">
          <w:rPr>
            <w:color w:val="000000"/>
            <w:sz w:val="21"/>
            <w:szCs w:val="21"/>
            <w:vertAlign w:val="superscript"/>
          </w:rPr>
          <w:t>17</w:t>
        </w:r>
        <w:r w:rsidR="007A17F7" w:rsidRPr="007A17F7">
          <w:rPr>
            <w:rFonts w:hint="eastAsia"/>
            <w:color w:val="000000"/>
            <w:sz w:val="21"/>
            <w:szCs w:val="21"/>
            <w:vertAlign w:val="superscript"/>
          </w:rPr>
          <w:t>]</w:t>
        </w:r>
      </w:ins>
      <w:r w:rsidRPr="007A17F7">
        <w:rPr>
          <w:color w:val="000000"/>
          <w:sz w:val="21"/>
          <w:szCs w:val="21"/>
          <w:vertAlign w:val="superscript"/>
        </w:rPr>
        <w:fldChar w:fldCharType="end"/>
      </w:r>
      <w:ins w:id="1061" w:author="运璐 何" w:date="2025-10-30T15:32:00Z">
        <w:r w:rsidRPr="00265414">
          <w:rPr>
            <w:color w:val="000000"/>
            <w:sz w:val="21"/>
            <w:szCs w:val="21"/>
          </w:rPr>
          <w:t>。此类方法在小规模场景下能维持</w:t>
        </w:r>
      </w:ins>
      <w:ins w:id="1062" w:author="运璐 何" w:date="2025-10-30T15:35:00Z">
        <w:r>
          <w:rPr>
            <w:rFonts w:hint="eastAsia"/>
            <w:color w:val="000000"/>
            <w:sz w:val="21"/>
            <w:szCs w:val="21"/>
          </w:rPr>
          <w:t>网络连通</w:t>
        </w:r>
      </w:ins>
      <w:ins w:id="1063" w:author="运璐 何" w:date="2025-10-30T15:32:00Z">
        <w:r w:rsidRPr="00265414">
          <w:rPr>
            <w:color w:val="000000"/>
            <w:sz w:val="21"/>
            <w:szCs w:val="21"/>
          </w:rPr>
          <w:t>，但在大规模复杂环境中，邻居链路数量</w:t>
        </w:r>
      </w:ins>
      <w:ins w:id="1064" w:author="运璐 何" w:date="2025-10-30T15:35:00Z">
        <w:r>
          <w:rPr>
            <w:rFonts w:hint="eastAsia"/>
            <w:color w:val="000000"/>
            <w:sz w:val="21"/>
            <w:szCs w:val="21"/>
          </w:rPr>
          <w:t>大幅</w:t>
        </w:r>
      </w:ins>
      <w:ins w:id="1065" w:author="运璐 何" w:date="2025-10-30T15:32:00Z">
        <w:r w:rsidRPr="00265414">
          <w:rPr>
            <w:color w:val="000000"/>
            <w:sz w:val="21"/>
            <w:szCs w:val="21"/>
          </w:rPr>
          <w:t>增长，势场力叠加效应导致系统易出现震荡和</w:t>
        </w:r>
      </w:ins>
      <w:ins w:id="1066" w:author="运璐 何" w:date="2025-10-30T15:36:00Z">
        <w:r>
          <w:rPr>
            <w:rFonts w:hint="eastAsia"/>
            <w:color w:val="000000"/>
            <w:sz w:val="21"/>
            <w:szCs w:val="21"/>
          </w:rPr>
          <w:t>死锁等情况，规划效率和通信保持效果下降</w:t>
        </w:r>
      </w:ins>
      <w:ins w:id="1067" w:author="运璐 何" w:date="2025-10-30T15:34:00Z">
        <w:r>
          <w:rPr>
            <w:rFonts w:hint="eastAsia"/>
            <w:color w:val="000000"/>
            <w:sz w:val="21"/>
            <w:szCs w:val="21"/>
          </w:rPr>
          <w:t>。</w:t>
        </w:r>
      </w:ins>
      <w:ins w:id="1068" w:author="运璐 何" w:date="2025-10-30T15:48:00Z">
        <w:r w:rsidRPr="00265414">
          <w:rPr>
            <w:color w:val="000000"/>
            <w:sz w:val="21"/>
            <w:szCs w:val="21"/>
          </w:rPr>
          <w:t>相比之下，本文提出的</w:t>
        </w:r>
        <w:r w:rsidRPr="00265414">
          <w:rPr>
            <w:color w:val="000000"/>
            <w:sz w:val="21"/>
            <w:szCs w:val="21"/>
          </w:rPr>
          <w:t>MS</w:t>
        </w:r>
        <w:r>
          <w:rPr>
            <w:color w:val="000000"/>
            <w:sz w:val="21"/>
            <w:szCs w:val="21"/>
          </w:rPr>
          <w:t>T-APF</w:t>
        </w:r>
        <w:r w:rsidRPr="00265414">
          <w:rPr>
            <w:color w:val="000000"/>
            <w:sz w:val="21"/>
            <w:szCs w:val="21"/>
          </w:rPr>
          <w:t>通信保持机制通过维护</w:t>
        </w:r>
        <w:r w:rsidRPr="00265414">
          <w:rPr>
            <w:b/>
            <w:bCs/>
            <w:color w:val="000000"/>
            <w:sz w:val="21"/>
            <w:szCs w:val="21"/>
          </w:rPr>
          <w:t>主干通信网络</w:t>
        </w:r>
        <w:r w:rsidRPr="00265414">
          <w:rPr>
            <w:color w:val="000000"/>
            <w:sz w:val="21"/>
            <w:szCs w:val="21"/>
          </w:rPr>
          <w:t>，实现了通信链路的最小化与力场的</w:t>
        </w:r>
        <w:r>
          <w:rPr>
            <w:rFonts w:hint="eastAsia"/>
            <w:color w:val="000000"/>
            <w:sz w:val="21"/>
            <w:szCs w:val="21"/>
          </w:rPr>
          <w:t>简</w:t>
        </w:r>
        <w:r w:rsidRPr="00265414">
          <w:rPr>
            <w:color w:val="000000"/>
            <w:sz w:val="21"/>
            <w:szCs w:val="21"/>
          </w:rPr>
          <w:t>化，从而显著降低了势场叠加带来的复杂度，提高了通信保持</w:t>
        </w:r>
        <w:r>
          <w:rPr>
            <w:rFonts w:hint="eastAsia"/>
            <w:color w:val="000000"/>
            <w:sz w:val="21"/>
            <w:szCs w:val="21"/>
          </w:rPr>
          <w:t>效果的</w:t>
        </w:r>
        <w:r w:rsidRPr="00265414">
          <w:rPr>
            <w:color w:val="000000"/>
            <w:sz w:val="21"/>
            <w:szCs w:val="21"/>
          </w:rPr>
          <w:t>稳定性。该机制在每个时间步中根据当前</w:t>
        </w:r>
      </w:ins>
      <w:ins w:id="1069" w:author="运璐 何" w:date="2025-10-30T15:49:00Z">
        <w:r>
          <w:rPr>
            <w:rFonts w:hint="eastAsia"/>
            <w:color w:val="000000"/>
            <w:sz w:val="21"/>
            <w:szCs w:val="21"/>
          </w:rPr>
          <w:t>链路的</w:t>
        </w:r>
      </w:ins>
      <w:ins w:id="1070" w:author="运璐 何" w:date="2025-10-30T15:48:00Z">
        <w:r w:rsidRPr="00265414">
          <w:rPr>
            <w:color w:val="000000"/>
            <w:sz w:val="21"/>
            <w:szCs w:val="21"/>
          </w:rPr>
          <w:t>SINR</w:t>
        </w:r>
        <w:r w:rsidRPr="00265414">
          <w:rPr>
            <w:color w:val="000000"/>
            <w:sz w:val="21"/>
            <w:szCs w:val="21"/>
          </w:rPr>
          <w:t>动态更新最小生成树，仅保留维持网络连通性的关键链路</w:t>
        </w:r>
      </w:ins>
      <w:ins w:id="1071" w:author="运璐 何" w:date="2025-10-30T15:49:00Z">
        <w:r w:rsidR="00F91172">
          <w:rPr>
            <w:rFonts w:hint="eastAsia"/>
            <w:color w:val="000000"/>
            <w:sz w:val="21"/>
            <w:szCs w:val="21"/>
          </w:rPr>
          <w:t>，然后根据链路质量实现对应通信</w:t>
        </w:r>
      </w:ins>
      <w:ins w:id="1072" w:author="运璐 何" w:date="2025-10-30T15:50:00Z">
        <w:r w:rsidR="00F91172">
          <w:rPr>
            <w:rFonts w:hint="eastAsia"/>
            <w:color w:val="000000"/>
            <w:sz w:val="21"/>
            <w:szCs w:val="21"/>
          </w:rPr>
          <w:t>保持</w:t>
        </w:r>
      </w:ins>
      <w:ins w:id="1073" w:author="运璐 何" w:date="2025-10-30T15:49:00Z">
        <w:r w:rsidR="00F91172">
          <w:rPr>
            <w:rFonts w:hint="eastAsia"/>
            <w:color w:val="000000"/>
            <w:sz w:val="21"/>
            <w:szCs w:val="21"/>
          </w:rPr>
          <w:t>引力</w:t>
        </w:r>
      </w:ins>
      <w:ins w:id="1074" w:author="运璐 何" w:date="2025-10-30T15:50:00Z">
        <w:r w:rsidR="00F91172">
          <w:rPr>
            <w:rFonts w:hint="eastAsia"/>
            <w:color w:val="000000"/>
            <w:sz w:val="21"/>
            <w:szCs w:val="21"/>
          </w:rPr>
          <w:t>的计算</w:t>
        </w:r>
      </w:ins>
      <w:ins w:id="1075" w:author="运璐 何" w:date="2025-10-30T15:48:00Z">
        <w:r w:rsidRPr="00265414">
          <w:rPr>
            <w:color w:val="000000"/>
            <w:sz w:val="21"/>
            <w:szCs w:val="21"/>
          </w:rPr>
          <w:t>。</w:t>
        </w:r>
      </w:ins>
    </w:p>
    <w:p w14:paraId="0D164EC2" w14:textId="307E84B0"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。三者通过权重系数进行调节构成总合力：</w:t>
      </w:r>
    </w:p>
    <w:p w14:paraId="2BD8264B" w14:textId="0E6EFCB2"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1972585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w:t>
      </w:r>
      <w:r w:rsidR="00C63DF8">
        <w:rPr>
          <w:rFonts w:hint="eastAsia"/>
          <w:color w:val="000000"/>
          <w:sz w:val="21"/>
          <w:szCs w:val="21"/>
        </w:rPr>
        <w:t>二</w:t>
      </w:r>
      <w:r w:rsidRPr="00A9585A">
        <w:rPr>
          <w:color w:val="000000"/>
          <w:sz w:val="21"/>
          <w:szCs w:val="21"/>
        </w:rPr>
        <w:t>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50403FF2"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4BE207A5" w14:textId="31F0E32C" w:rsidR="000E7624" w:rsidRPr="00A9585A" w:rsidRDefault="000E7624" w:rsidP="000E7624">
      <w:pPr>
        <w:pStyle w:val="aff0"/>
      </w:pPr>
      <w:commentRangeStart w:id="1076"/>
      <w:r>
        <w:rPr>
          <w:rFonts w:hint="eastAsia"/>
          <w:noProof/>
        </w:rPr>
        <w:drawing>
          <wp:inline distT="0" distB="0" distL="0" distR="0" wp14:anchorId="0147D772" wp14:editId="076F4C9E">
            <wp:extent cx="5682076" cy="1679696"/>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2076" cy="1679696"/>
                    </a:xfrm>
                    <a:prstGeom prst="rect">
                      <a:avLst/>
                    </a:prstGeom>
                  </pic:spPr>
                </pic:pic>
              </a:graphicData>
            </a:graphic>
          </wp:inline>
        </w:drawing>
      </w:r>
      <w:commentRangeEnd w:id="1076"/>
      <w:r>
        <w:rPr>
          <w:rStyle w:val="ac"/>
        </w:rPr>
        <w:commentReference w:id="1076"/>
      </w:r>
    </w:p>
    <w:p w14:paraId="2DA6E4B1" w14:textId="360C3466" w:rsidR="000E7624" w:rsidRPr="000E7624" w:rsidRDefault="000E7624" w:rsidP="000E7624">
      <w:pPr>
        <w:pStyle w:val="aff2"/>
      </w:pPr>
      <w:r>
        <w:rPr>
          <w:rFonts w:hint="eastAsia"/>
        </w:rPr>
        <w:t>图</w:t>
      </w:r>
      <w:r w:rsidR="004944FE">
        <w:t>4</w:t>
      </w:r>
      <w:r>
        <w:t xml:space="preserve"> SINR-MST</w:t>
      </w:r>
      <w:r>
        <w:rPr>
          <w:rFonts w:hint="eastAsia"/>
        </w:rPr>
        <w:t>计算过程</w:t>
      </w:r>
    </w:p>
    <w:p w14:paraId="34C919F2" w14:textId="66E592E3" w:rsidR="00F91172" w:rsidRDefault="000F4F18" w:rsidP="00F91172">
      <w:pPr>
        <w:spacing w:line="360" w:lineRule="auto"/>
        <w:ind w:firstLineChars="196" w:firstLine="412"/>
        <w:rPr>
          <w:ins w:id="1077" w:author="运璐 何" w:date="2025-10-30T15:58:00Z"/>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ins w:id="1078" w:author="运璐 何" w:date="2025-10-30T15:56:00Z">
        <w:r w:rsidR="00F91172" w:rsidRPr="00F91172">
          <w:rPr>
            <w:color w:val="000000"/>
            <w:sz w:val="21"/>
            <w:szCs w:val="21"/>
          </w:rPr>
          <w:t>是该机制的核心部分。系统首先根据当前时刻的信道状态计算所有无人机之间的</w:t>
        </w:r>
        <w:r w:rsidR="00F91172" w:rsidRPr="00F91172">
          <w:rPr>
            <w:color w:val="000000"/>
            <w:sz w:val="21"/>
            <w:szCs w:val="21"/>
          </w:rPr>
          <w:t>SINR</w:t>
        </w:r>
        <w:r w:rsidR="00F91172" w:rsidRPr="00F91172">
          <w:rPr>
            <w:color w:val="000000"/>
            <w:sz w:val="21"/>
            <w:szCs w:val="21"/>
          </w:rPr>
          <w:t>（信噪比），并据此构建加权图</w:t>
        </w:r>
        <w:r w:rsidR="00F91172" w:rsidRPr="00F91172">
          <w:rPr>
            <w:color w:val="000000"/>
            <w:sz w:val="21"/>
            <w:szCs w:val="21"/>
          </w:rPr>
          <w:t xml:space="preserve"> </w:t>
        </w:r>
      </w:ins>
      <m:oMath>
        <m:r>
          <w:ins w:id="1079" w:author="运璐 何" w:date="2025-10-30T15:56:00Z">
            <w:rPr>
              <w:rFonts w:ascii="Cambria Math" w:hAnsi="Cambria Math"/>
              <w:color w:val="000000"/>
              <w:sz w:val="21"/>
              <w:szCs w:val="21"/>
            </w:rPr>
            <m:t>G=</m:t>
          </w:ins>
        </m:r>
        <m:d>
          <m:dPr>
            <m:ctrlPr>
              <w:ins w:id="1080" w:author="运璐 何" w:date="2025-10-30T15:56:00Z">
                <w:rPr>
                  <w:rFonts w:ascii="Cambria Math" w:hAnsi="Cambria Math"/>
                  <w:i/>
                  <w:color w:val="000000"/>
                  <w:sz w:val="21"/>
                  <w:szCs w:val="21"/>
                </w:rPr>
              </w:ins>
            </m:ctrlPr>
          </m:dPr>
          <m:e>
            <m:r>
              <w:ins w:id="1081" w:author="运璐 何" w:date="2025-10-30T15:56:00Z">
                <w:rPr>
                  <w:rFonts w:ascii="Cambria Math" w:hAnsi="Cambria Math"/>
                  <w:color w:val="000000"/>
                  <w:sz w:val="21"/>
                  <w:szCs w:val="21"/>
                </w:rPr>
                <m:t>V,E</m:t>
              </w:ins>
            </m:r>
          </m:e>
        </m:d>
      </m:oMath>
      <w:ins w:id="1082" w:author="运璐 何" w:date="2025-10-30T15:56:00Z">
        <w:r w:rsidR="00F91172" w:rsidRPr="00F91172">
          <w:rPr>
            <w:color w:val="000000"/>
            <w:sz w:val="21"/>
            <w:szCs w:val="21"/>
          </w:rPr>
          <w:t>，其中每条边的权值定义为</w:t>
        </w:r>
        <w:r w:rsidR="00F91172" w:rsidRPr="00F91172">
          <w:rPr>
            <w:color w:val="000000"/>
            <w:sz w:val="21"/>
            <w:szCs w:val="21"/>
          </w:rPr>
          <w:t xml:space="preserve"> </w:t>
        </w:r>
      </w:ins>
      <m:oMath>
        <m:sSub>
          <m:sSubPr>
            <m:ctrlPr>
              <w:ins w:id="1083" w:author="运璐 何" w:date="2025-10-30T15:56:00Z">
                <w:rPr>
                  <w:rFonts w:ascii="Cambria Math" w:hAnsi="Cambria Math"/>
                  <w:i/>
                  <w:color w:val="000000"/>
                  <w:sz w:val="21"/>
                  <w:szCs w:val="21"/>
                </w:rPr>
              </w:ins>
            </m:ctrlPr>
          </m:sSubPr>
          <m:e>
            <m:r>
              <w:ins w:id="1084" w:author="运璐 何" w:date="2025-10-30T15:56:00Z">
                <w:rPr>
                  <w:rFonts w:ascii="Cambria Math" w:hAnsi="Cambria Math"/>
                  <w:color w:val="000000"/>
                  <w:sz w:val="21"/>
                  <w:szCs w:val="21"/>
                </w:rPr>
                <m:t>w</m:t>
              </w:ins>
            </m:r>
          </m:e>
          <m:sub>
            <m:r>
              <w:ins w:id="1085" w:author="运璐 何" w:date="2025-10-30T15:56:00Z">
                <w:rPr>
                  <w:rFonts w:ascii="Cambria Math" w:hAnsi="Cambria Math"/>
                  <w:color w:val="000000"/>
                  <w:sz w:val="21"/>
                  <w:szCs w:val="21"/>
                </w:rPr>
                <m:t>ij</m:t>
              </w:ins>
            </m:r>
          </m:sub>
        </m:sSub>
        <m:r>
          <w:ins w:id="1086" w:author="运璐 何" w:date="2025-10-30T15:56:00Z">
            <w:rPr>
              <w:rFonts w:ascii="Cambria Math" w:hAnsi="Cambria Math"/>
              <w:color w:val="000000"/>
              <w:sz w:val="21"/>
              <w:szCs w:val="21"/>
            </w:rPr>
            <m:t>=1</m:t>
          </w:ins>
        </m:r>
        <m:r>
          <w:ins w:id="1087" w:author="运璐 何" w:date="2025-10-30T15:56:00Z">
            <m:rPr>
              <m:lit/>
            </m:rPr>
            <w:rPr>
              <w:rFonts w:ascii="Cambria Math" w:hAnsi="Cambria Math"/>
              <w:color w:val="000000"/>
              <w:sz w:val="21"/>
              <w:szCs w:val="21"/>
            </w:rPr>
            <m:t>/</m:t>
          </w:ins>
        </m:r>
        <m:r>
          <w:ins w:id="1088" w:author="运璐 何" w:date="2025-10-30T15:56:00Z">
            <w:rPr>
              <w:rFonts w:ascii="Cambria Math" w:hAnsi="Cambria Math"/>
              <w:color w:val="000000"/>
              <w:sz w:val="21"/>
              <w:szCs w:val="21"/>
            </w:rPr>
            <m:t>SIN</m:t>
          </w:ins>
        </m:r>
        <m:sSub>
          <m:sSubPr>
            <m:ctrlPr>
              <w:ins w:id="1089" w:author="运璐 何" w:date="2025-10-30T15:56:00Z">
                <w:rPr>
                  <w:rFonts w:ascii="Cambria Math" w:hAnsi="Cambria Math"/>
                  <w:i/>
                  <w:color w:val="000000"/>
                  <w:sz w:val="21"/>
                  <w:szCs w:val="21"/>
                </w:rPr>
              </w:ins>
            </m:ctrlPr>
          </m:sSubPr>
          <m:e>
            <m:r>
              <w:ins w:id="1090" w:author="运璐 何" w:date="2025-10-30T15:56:00Z">
                <w:rPr>
                  <w:rFonts w:ascii="Cambria Math" w:hAnsi="Cambria Math"/>
                  <w:color w:val="000000"/>
                  <w:sz w:val="21"/>
                  <w:szCs w:val="21"/>
                </w:rPr>
                <m:t>R</m:t>
              </w:ins>
            </m:r>
          </m:e>
          <m:sub>
            <m:r>
              <w:ins w:id="1091" w:author="运璐 何" w:date="2025-10-30T15:56:00Z">
                <w:rPr>
                  <w:rFonts w:ascii="Cambria Math" w:hAnsi="Cambria Math"/>
                  <w:color w:val="000000"/>
                  <w:sz w:val="21"/>
                  <w:szCs w:val="21"/>
                </w:rPr>
                <m:t>ij</m:t>
              </w:ins>
            </m:r>
          </m:sub>
        </m:sSub>
      </m:oMath>
      <w:ins w:id="1092" w:author="运璐 何" w:date="2025-10-30T15:56:00Z">
        <w:r w:rsidR="00F91172" w:rsidRPr="00F91172">
          <w:rPr>
            <w:color w:val="000000"/>
            <w:sz w:val="21"/>
            <w:szCs w:val="21"/>
          </w:rPr>
          <w:t>​</w:t>
        </w:r>
        <w:r w:rsidR="00F91172" w:rsidRPr="00F91172">
          <w:rPr>
            <w:color w:val="000000"/>
            <w:sz w:val="21"/>
            <w:szCs w:val="21"/>
          </w:rPr>
          <w:t>。随后采用</w:t>
        </w:r>
      </w:ins>
      <w:ins w:id="1093" w:author="运璐 何" w:date="2025-10-30T16:14:00Z">
        <w:r w:rsidR="006632B8" w:rsidRPr="006632B8">
          <w:rPr>
            <w:color w:val="000000"/>
            <w:sz w:val="21"/>
            <w:szCs w:val="21"/>
          </w:rPr>
          <w:t>Kruskal</w:t>
        </w:r>
      </w:ins>
      <w:ins w:id="1094" w:author="运璐 何" w:date="2025-10-30T15:56:00Z">
        <w:r w:rsidR="00F91172" w:rsidRPr="00F91172">
          <w:rPr>
            <w:color w:val="000000"/>
            <w:sz w:val="21"/>
            <w:szCs w:val="21"/>
          </w:rPr>
          <w:t>算法动态生成最小生成树</w:t>
        </w:r>
      </w:ins>
      <w:ins w:id="1095" w:author="运璐 何" w:date="2025-10-30T16:26:00Z">
        <w:r w:rsidR="004944FE">
          <w:rPr>
            <w:rFonts w:hint="eastAsia"/>
            <w:color w:val="000000"/>
            <w:sz w:val="21"/>
            <w:szCs w:val="21"/>
          </w:rPr>
          <w:t xml:space="preserve"> </w:t>
        </w:r>
      </w:ins>
      <m:oMath>
        <m:r>
          <w:ins w:id="1096" w:author="运璐 何" w:date="2025-10-30T15:56:00Z">
            <w:rPr>
              <w:rFonts w:ascii="Cambria Math" w:hAnsi="Cambria Math"/>
              <w:color w:val="000000"/>
              <w:sz w:val="21"/>
              <w:szCs w:val="21"/>
            </w:rPr>
            <m:t>MST</m:t>
          </w:ins>
        </m:r>
        <m:d>
          <m:dPr>
            <m:ctrlPr>
              <w:ins w:id="1097" w:author="运璐 何" w:date="2025-10-30T15:56:00Z">
                <w:rPr>
                  <w:rFonts w:ascii="Cambria Math" w:hAnsi="Cambria Math"/>
                  <w:i/>
                  <w:color w:val="000000"/>
                  <w:sz w:val="21"/>
                  <w:szCs w:val="21"/>
                </w:rPr>
              </w:ins>
            </m:ctrlPr>
          </m:dPr>
          <m:e>
            <m:r>
              <w:ins w:id="1098" w:author="运璐 何" w:date="2025-10-30T15:56:00Z">
                <w:rPr>
                  <w:rFonts w:ascii="Cambria Math" w:hAnsi="Cambria Math"/>
                  <w:color w:val="000000"/>
                  <w:sz w:val="21"/>
                  <w:szCs w:val="21"/>
                </w:rPr>
                <m:t>t</m:t>
              </w:ins>
            </m:r>
          </m:e>
        </m:d>
      </m:oMath>
      <w:ins w:id="1099" w:author="运璐 何" w:date="2025-10-30T15:56:00Z">
        <w:r w:rsidR="00F91172" w:rsidRPr="00F91172">
          <w:rPr>
            <w:color w:val="000000"/>
            <w:sz w:val="21"/>
            <w:szCs w:val="21"/>
          </w:rPr>
          <w:t>，</w:t>
        </w:r>
      </w:ins>
      <w:ins w:id="1100" w:author="运璐 何" w:date="2025-10-30T16:25:00Z">
        <w:r w:rsidR="004944FE">
          <w:rPr>
            <w:rFonts w:hint="eastAsia"/>
            <w:color w:val="000000"/>
            <w:sz w:val="21"/>
            <w:szCs w:val="21"/>
          </w:rPr>
          <w:t>如图</w:t>
        </w:r>
      </w:ins>
      <w:ins w:id="1101" w:author="运璐 何" w:date="2025-10-30T16:26:00Z">
        <w:r w:rsidR="004944FE">
          <w:rPr>
            <w:color w:val="000000"/>
            <w:sz w:val="21"/>
            <w:szCs w:val="21"/>
          </w:rPr>
          <w:t>4</w:t>
        </w:r>
      </w:ins>
      <w:ins w:id="1102" w:author="运璐 何" w:date="2025-10-30T16:25:00Z">
        <w:r w:rsidR="004944FE">
          <w:rPr>
            <w:rFonts w:hint="eastAsia"/>
            <w:color w:val="000000"/>
            <w:sz w:val="21"/>
            <w:szCs w:val="21"/>
          </w:rPr>
          <w:t>所示</w:t>
        </w:r>
        <w:r w:rsidR="004944FE">
          <w:rPr>
            <w:rFonts w:hint="eastAsia"/>
            <w:color w:val="000000"/>
            <w:sz w:val="21"/>
            <w:szCs w:val="21"/>
          </w:rPr>
          <w:t>，</w:t>
        </w:r>
      </w:ins>
      <w:ins w:id="1103" w:author="运璐 何" w:date="2025-10-30T15:56:00Z">
        <w:r w:rsidR="00F91172" w:rsidRPr="00F91172">
          <w:rPr>
            <w:color w:val="000000"/>
            <w:sz w:val="21"/>
            <w:szCs w:val="21"/>
          </w:rPr>
          <w:t>其基本步骤如下：</w:t>
        </w:r>
      </w:ins>
    </w:p>
    <w:p w14:paraId="04C84852" w14:textId="0F6984BC" w:rsidR="00F91172" w:rsidRDefault="00F91172" w:rsidP="00F91172">
      <w:pPr>
        <w:spacing w:line="360" w:lineRule="auto"/>
        <w:ind w:firstLineChars="196" w:firstLine="412"/>
        <w:rPr>
          <w:ins w:id="1104" w:author="运璐 何" w:date="2025-10-30T16:22:00Z"/>
          <w:color w:val="000000"/>
          <w:sz w:val="21"/>
          <w:szCs w:val="21"/>
        </w:rPr>
      </w:pPr>
      <w:ins w:id="1105" w:author="运璐 何" w:date="2025-10-30T15:58:00Z">
        <w:r>
          <w:rPr>
            <w:rFonts w:hint="eastAsia"/>
            <w:color w:val="000000"/>
            <w:sz w:val="21"/>
            <w:szCs w:val="21"/>
          </w:rPr>
          <w:t>1</w:t>
        </w:r>
        <w:r>
          <w:rPr>
            <w:rFonts w:hint="eastAsia"/>
            <w:color w:val="000000"/>
            <w:sz w:val="21"/>
            <w:szCs w:val="21"/>
          </w:rPr>
          <w:t>）</w:t>
        </w:r>
      </w:ins>
      <w:ins w:id="1106" w:author="运璐 何" w:date="2025-10-30T16:22:00Z">
        <w:r w:rsidR="004944FE" w:rsidRPr="004944FE">
          <w:rPr>
            <w:color w:val="000000"/>
            <w:sz w:val="21"/>
            <w:szCs w:val="21"/>
          </w:rPr>
          <w:t>将所有边按权值</w:t>
        </w:r>
        <w:r w:rsidR="004944FE">
          <w:rPr>
            <w:rFonts w:hint="eastAsia"/>
            <w:color w:val="000000"/>
            <w:sz w:val="21"/>
            <w:szCs w:val="21"/>
          </w:rPr>
          <w:t xml:space="preserve"> </w:t>
        </w:r>
      </w:ins>
      <m:oMath>
        <m:sSub>
          <m:sSubPr>
            <m:ctrlPr>
              <w:ins w:id="1107" w:author="运璐 何" w:date="2025-10-30T16:22:00Z">
                <w:rPr>
                  <w:rFonts w:ascii="Cambria Math" w:hAnsi="Cambria Math"/>
                  <w:i/>
                  <w:color w:val="000000"/>
                  <w:sz w:val="21"/>
                  <w:szCs w:val="21"/>
                </w:rPr>
              </w:ins>
            </m:ctrlPr>
          </m:sSubPr>
          <m:e>
            <m:r>
              <w:ins w:id="1108" w:author="运璐 何" w:date="2025-10-30T16:22:00Z">
                <w:rPr>
                  <w:rFonts w:ascii="Cambria Math" w:hAnsi="Cambria Math"/>
                  <w:color w:val="000000"/>
                  <w:sz w:val="21"/>
                  <w:szCs w:val="21"/>
                </w:rPr>
                <m:t>w</m:t>
              </w:ins>
            </m:r>
          </m:e>
          <m:sub>
            <m:r>
              <w:ins w:id="1109" w:author="运璐 何" w:date="2025-10-30T16:22:00Z">
                <w:rPr>
                  <w:rFonts w:ascii="Cambria Math" w:hAnsi="Cambria Math"/>
                  <w:color w:val="000000"/>
                  <w:sz w:val="21"/>
                  <w:szCs w:val="21"/>
                </w:rPr>
                <m:t>ij</m:t>
              </w:ins>
            </m:r>
          </m:sub>
        </m:sSub>
      </m:oMath>
      <w:ins w:id="1110" w:author="运璐 何" w:date="2025-10-30T16:22:00Z">
        <w:r w:rsidR="004944FE" w:rsidRPr="004944FE">
          <w:rPr>
            <w:color w:val="000000"/>
            <w:sz w:val="21"/>
            <w:szCs w:val="21"/>
          </w:rPr>
          <w:t xml:space="preserve">​ </w:t>
        </w:r>
        <w:r w:rsidR="004944FE" w:rsidRPr="004944FE">
          <w:rPr>
            <w:color w:val="000000"/>
            <w:sz w:val="21"/>
            <w:szCs w:val="21"/>
          </w:rPr>
          <w:t>从小到大排序；</w:t>
        </w:r>
      </w:ins>
    </w:p>
    <w:p w14:paraId="506A076A" w14:textId="2ECC2108" w:rsidR="004944FE" w:rsidRDefault="004944FE" w:rsidP="00F91172">
      <w:pPr>
        <w:spacing w:line="360" w:lineRule="auto"/>
        <w:ind w:firstLineChars="196" w:firstLine="412"/>
        <w:rPr>
          <w:ins w:id="1111" w:author="运璐 何" w:date="2025-10-30T16:23:00Z"/>
          <w:color w:val="000000"/>
          <w:sz w:val="21"/>
          <w:szCs w:val="21"/>
        </w:rPr>
      </w:pPr>
      <w:ins w:id="1112" w:author="运璐 何" w:date="2025-10-30T16:22:00Z">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w:ins>
      <m:oMath>
        <m:r>
          <w:ins w:id="1113" w:author="运璐 何" w:date="2025-10-30T16:22:00Z">
            <w:rPr>
              <w:rFonts w:ascii="Cambria Math" w:hAnsi="Cambria Math"/>
              <w:color w:val="000000"/>
              <w:sz w:val="21"/>
              <w:szCs w:val="21"/>
            </w:rPr>
            <m:t>F=</m:t>
          </w:ins>
        </m:r>
        <m:r>
          <w:ins w:id="1114" w:author="运璐 何" w:date="2025-10-30T16:22:00Z">
            <m:rPr>
              <m:lit/>
            </m:rPr>
            <w:rPr>
              <w:rFonts w:ascii="Cambria Math" w:hAnsi="Cambria Math"/>
              <w:color w:val="000000"/>
              <w:sz w:val="21"/>
              <w:szCs w:val="21"/>
            </w:rPr>
            <m:t>{</m:t>
          </w:ins>
        </m:r>
        <m:r>
          <w:ins w:id="1115" w:author="运璐 何" w:date="2025-10-30T16:22:00Z">
            <w:rPr>
              <w:rFonts w:ascii="Cambria Math" w:hAnsi="Cambria Math"/>
              <w:color w:val="000000"/>
              <w:sz w:val="21"/>
              <w:szCs w:val="21"/>
            </w:rPr>
            <m:t>V</m:t>
          </w:ins>
        </m:r>
        <m:r>
          <w:ins w:id="1116" w:author="运璐 何" w:date="2025-10-30T16:22:00Z">
            <m:rPr>
              <m:lit/>
            </m:rPr>
            <w:rPr>
              <w:rFonts w:ascii="Cambria Math" w:hAnsi="Cambria Math"/>
              <w:color w:val="000000"/>
              <w:sz w:val="21"/>
              <w:szCs w:val="21"/>
            </w:rPr>
            <m:t>}</m:t>
          </w:ins>
        </m:r>
      </m:oMath>
      <w:ins w:id="1117" w:author="运璐 何" w:date="2025-10-30T16:22:00Z">
        <w:r w:rsidRPr="004944FE">
          <w:rPr>
            <w:color w:val="000000"/>
            <w:sz w:val="21"/>
            <w:szCs w:val="21"/>
          </w:rPr>
          <w:t>，逐条遍历排序后的边；</w:t>
        </w:r>
      </w:ins>
    </w:p>
    <w:p w14:paraId="681BF80F" w14:textId="26AEAE0E" w:rsidR="004944FE" w:rsidRDefault="004944FE" w:rsidP="00F91172">
      <w:pPr>
        <w:spacing w:line="360" w:lineRule="auto"/>
        <w:ind w:firstLineChars="196" w:firstLine="412"/>
        <w:rPr>
          <w:ins w:id="1118" w:author="运璐 何" w:date="2025-10-30T16:24:00Z"/>
          <w:color w:val="000000"/>
          <w:sz w:val="21"/>
          <w:szCs w:val="21"/>
        </w:rPr>
      </w:pPr>
      <w:ins w:id="1119" w:author="运璐 何" w:date="2025-10-30T16:23:00Z">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w:ins>
      <m:oMath>
        <m:d>
          <m:dPr>
            <m:ctrlPr>
              <w:ins w:id="1120" w:author="运璐 何" w:date="2025-10-30T16:23:00Z">
                <w:rPr>
                  <w:rFonts w:ascii="Cambria Math" w:hAnsi="Cambria Math"/>
                  <w:i/>
                  <w:color w:val="000000"/>
                  <w:sz w:val="21"/>
                  <w:szCs w:val="21"/>
                </w:rPr>
              </w:ins>
            </m:ctrlPr>
          </m:dPr>
          <m:e>
            <m:r>
              <w:ins w:id="1121" w:author="运璐 何" w:date="2025-10-30T16:23:00Z">
                <w:rPr>
                  <w:rFonts w:ascii="Cambria Math" w:hAnsi="Cambria Math"/>
                  <w:color w:val="000000"/>
                  <w:sz w:val="21"/>
                  <w:szCs w:val="21"/>
                </w:rPr>
                <m:t>i,j</m:t>
              </w:ins>
            </m:r>
          </m:e>
        </m:d>
      </m:oMath>
      <w:ins w:id="1122" w:author="运璐 何" w:date="2025-10-30T16:23:00Z">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w:ins>
      <m:oMath>
        <m:r>
          <w:ins w:id="1123" w:author="运璐 何" w:date="2025-10-30T16:23:00Z">
            <w:rPr>
              <w:rFonts w:ascii="Cambria Math" w:hAnsi="Cambria Math"/>
              <w:color w:val="000000"/>
              <w:sz w:val="21"/>
              <w:szCs w:val="21"/>
            </w:rPr>
            <m:t>MST</m:t>
          </w:ins>
        </m:r>
        <m:d>
          <m:dPr>
            <m:ctrlPr>
              <w:ins w:id="1124" w:author="运璐 何" w:date="2025-10-30T16:23:00Z">
                <w:rPr>
                  <w:rFonts w:ascii="Cambria Math" w:hAnsi="Cambria Math"/>
                  <w:i/>
                  <w:color w:val="000000"/>
                  <w:sz w:val="21"/>
                  <w:szCs w:val="21"/>
                </w:rPr>
              </w:ins>
            </m:ctrlPr>
          </m:dPr>
          <m:e>
            <m:r>
              <w:ins w:id="1125" w:author="运璐 何" w:date="2025-10-30T16:23:00Z">
                <w:rPr>
                  <w:rFonts w:ascii="Cambria Math" w:hAnsi="Cambria Math"/>
                  <w:color w:val="000000"/>
                  <w:sz w:val="21"/>
                  <w:szCs w:val="21"/>
                </w:rPr>
                <m:t>t</m:t>
              </w:ins>
            </m:r>
          </m:e>
        </m:d>
      </m:oMath>
      <w:ins w:id="1126" w:author="运璐 何" w:date="2025-10-30T16:23:00Z">
        <w:r w:rsidRPr="004944FE">
          <w:rPr>
            <w:color w:val="000000"/>
            <w:sz w:val="21"/>
            <w:szCs w:val="21"/>
          </w:rPr>
          <w:t>，并合并对应的子集；</w:t>
        </w:r>
      </w:ins>
    </w:p>
    <w:p w14:paraId="1658233C" w14:textId="05EEFF82" w:rsidR="004944FE" w:rsidRDefault="004944FE" w:rsidP="00F91172">
      <w:pPr>
        <w:spacing w:line="360" w:lineRule="auto"/>
        <w:ind w:firstLineChars="196" w:firstLine="412"/>
        <w:rPr>
          <w:ins w:id="1127" w:author="运璐 何" w:date="2025-10-30T16:24:00Z"/>
          <w:color w:val="000000"/>
          <w:sz w:val="21"/>
          <w:szCs w:val="21"/>
        </w:rPr>
      </w:pPr>
      <w:ins w:id="1128" w:author="运璐 何" w:date="2025-10-30T16:24:00Z">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ins>
    </w:p>
    <w:p w14:paraId="3CCCE09D" w14:textId="41DB356D" w:rsidR="004944FE" w:rsidRDefault="004944FE" w:rsidP="00F91172">
      <w:pPr>
        <w:spacing w:line="360" w:lineRule="auto"/>
        <w:ind w:firstLineChars="196" w:firstLine="412"/>
        <w:rPr>
          <w:ins w:id="1129" w:author="运璐 何" w:date="2025-10-30T15:57:00Z"/>
          <w:rFonts w:hint="eastAsia"/>
          <w:color w:val="000000"/>
          <w:sz w:val="21"/>
          <w:szCs w:val="21"/>
        </w:rPr>
      </w:pPr>
      <w:commentRangeStart w:id="1130"/>
      <w:ins w:id="1131" w:author="运璐 何" w:date="2025-10-30T16:24:00Z">
        <w:r w:rsidRPr="004944FE">
          <w:rPr>
            <w:color w:val="000000"/>
            <w:sz w:val="21"/>
            <w:szCs w:val="21"/>
          </w:rPr>
          <w:t>该过程确保了在每个时刻生成的</w:t>
        </w:r>
        <w:r w:rsidRPr="004944FE">
          <w:rPr>
            <w:color w:val="000000"/>
            <w:sz w:val="21"/>
            <w:szCs w:val="21"/>
          </w:rPr>
          <w:t xml:space="preserve"> </w:t>
        </w:r>
      </w:ins>
      <m:oMath>
        <m:r>
          <w:ins w:id="1132" w:author="运璐 何" w:date="2025-10-30T16:24:00Z">
            <w:rPr>
              <w:rFonts w:ascii="Cambria Math" w:hAnsi="Cambria Math"/>
              <w:color w:val="000000"/>
              <w:sz w:val="21"/>
              <w:szCs w:val="21"/>
            </w:rPr>
            <m:t>MST</m:t>
          </w:ins>
        </m:r>
      </m:oMath>
      <w:ins w:id="1133" w:author="运璐 何" w:date="2025-10-30T16:24:00Z">
        <w:r w:rsidRPr="004944FE">
          <w:rPr>
            <w:color w:val="000000"/>
            <w:sz w:val="21"/>
            <w:szCs w:val="21"/>
          </w:rPr>
          <w:t xml:space="preserve"> </w:t>
        </w:r>
        <w:r w:rsidRPr="004944FE">
          <w:rPr>
            <w:color w:val="000000"/>
            <w:sz w:val="21"/>
            <w:szCs w:val="21"/>
          </w:rPr>
          <w:t>拥有最小的总权值，即最优的通信主干网络结构</w:t>
        </w:r>
      </w:ins>
      <w:commentRangeEnd w:id="1130"/>
      <w:ins w:id="1134" w:author="运璐 何" w:date="2025-10-30T16:33:00Z">
        <w:r>
          <w:rPr>
            <w:rStyle w:val="ac"/>
          </w:rPr>
          <w:commentReference w:id="1130"/>
        </w:r>
      </w:ins>
      <w:ins w:id="1135" w:author="运璐 何" w:date="2025-10-30T16:24:00Z">
        <w:r w:rsidRPr="004944FE">
          <w:rPr>
            <w:color w:val="000000"/>
            <w:sz w:val="21"/>
            <w:szCs w:val="21"/>
          </w:rPr>
          <w:t>。随着无人机的运动和信道环境的变化，系统</w:t>
        </w:r>
      </w:ins>
      <w:ins w:id="1136" w:author="运璐 何" w:date="2025-10-30T16:25:00Z">
        <w:r>
          <w:rPr>
            <w:rFonts w:hint="eastAsia"/>
            <w:color w:val="000000"/>
            <w:sz w:val="21"/>
            <w:szCs w:val="21"/>
          </w:rPr>
          <w:t>每执行完单步规划</w:t>
        </w:r>
      </w:ins>
      <w:ins w:id="1137" w:author="运璐 何" w:date="2025-10-30T16:24:00Z">
        <w:r>
          <w:rPr>
            <w:rFonts w:hint="eastAsia"/>
            <w:color w:val="000000"/>
            <w:sz w:val="21"/>
            <w:szCs w:val="21"/>
          </w:rPr>
          <w:t>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w:ins>
      <m:oMath>
        <m:r>
          <w:ins w:id="1138" w:author="运璐 何" w:date="2025-10-30T16:24:00Z">
            <w:rPr>
              <w:rFonts w:ascii="Cambria Math" w:hAnsi="Cambria Math"/>
              <w:color w:val="000000"/>
              <w:sz w:val="21"/>
              <w:szCs w:val="21"/>
            </w:rPr>
            <m:t>MST</m:t>
          </w:ins>
        </m:r>
        <m:d>
          <m:dPr>
            <m:ctrlPr>
              <w:ins w:id="1139" w:author="运璐 何" w:date="2025-10-30T16:24:00Z">
                <w:rPr>
                  <w:rFonts w:ascii="Cambria Math" w:hAnsi="Cambria Math"/>
                  <w:i/>
                  <w:color w:val="000000"/>
                  <w:sz w:val="21"/>
                  <w:szCs w:val="21"/>
                </w:rPr>
              </w:ins>
            </m:ctrlPr>
          </m:dPr>
          <m:e>
            <m:r>
              <w:ins w:id="1140" w:author="运璐 何" w:date="2025-10-30T16:24:00Z">
                <w:rPr>
                  <w:rFonts w:ascii="Cambria Math" w:hAnsi="Cambria Math"/>
                  <w:color w:val="000000"/>
                  <w:sz w:val="21"/>
                  <w:szCs w:val="21"/>
                </w:rPr>
                <m:t>t</m:t>
              </w:ins>
            </m:r>
          </m:e>
        </m:d>
      </m:oMath>
      <w:ins w:id="1141" w:author="运璐 何" w:date="2025-10-30T16:24:00Z">
        <w:r w:rsidRPr="004944FE">
          <w:rPr>
            <w:color w:val="000000"/>
            <w:sz w:val="21"/>
            <w:szCs w:val="21"/>
          </w:rPr>
          <w:t>，从而实现通信拓扑的动态自适应。</w:t>
        </w:r>
      </w:ins>
    </w:p>
    <w:p w14:paraId="215D58C4" w14:textId="5AA6E373" w:rsidR="000F4F18" w:rsidRPr="00A9585A" w:rsidRDefault="000F4F18" w:rsidP="00F91172">
      <w:pPr>
        <w:spacing w:line="360" w:lineRule="auto"/>
        <w:ind w:firstLineChars="196" w:firstLine="412"/>
        <w:rPr>
          <w:color w:val="000000"/>
          <w:sz w:val="21"/>
          <w:szCs w:val="21"/>
        </w:rPr>
      </w:pPr>
      <w:del w:id="1142" w:author="运璐 何" w:date="2025-10-30T16:25:00Z">
        <w:r w:rsidRPr="00A9585A" w:rsidDel="004944FE">
          <w:rPr>
            <w:color w:val="000000"/>
            <w:sz w:val="21"/>
            <w:szCs w:val="21"/>
          </w:rPr>
          <w:delText>具体而言</w:delText>
        </w:r>
        <w:r w:rsidR="000E7624" w:rsidDel="004944FE">
          <w:rPr>
            <w:rFonts w:hint="eastAsia"/>
            <w:color w:val="000000"/>
            <w:sz w:val="21"/>
            <w:szCs w:val="21"/>
          </w:rPr>
          <w:delText>如图</w:delText>
        </w:r>
        <w:r w:rsidR="000E7624" w:rsidDel="004944FE">
          <w:rPr>
            <w:rFonts w:hint="eastAsia"/>
            <w:color w:val="000000"/>
            <w:sz w:val="21"/>
            <w:szCs w:val="21"/>
          </w:rPr>
          <w:delText>3</w:delText>
        </w:r>
        <w:r w:rsidR="000E7624" w:rsidDel="004944FE">
          <w:rPr>
            <w:rFonts w:hint="eastAsia"/>
            <w:color w:val="000000"/>
            <w:sz w:val="21"/>
            <w:szCs w:val="21"/>
          </w:rPr>
          <w:delText>所示</w:delText>
        </w:r>
      </w:del>
      <w:r w:rsidRPr="00A9585A">
        <w:rPr>
          <w:color w:val="000000"/>
          <w:sz w:val="21"/>
          <w:szCs w:val="21"/>
        </w:rPr>
        <w:t>，</w:t>
      </w:r>
      <w:del w:id="1143" w:author="运璐 何" w:date="2025-10-30T16:26:00Z">
        <w:r w:rsidRPr="00A9585A" w:rsidDel="004944FE">
          <w:rPr>
            <w:color w:val="000000"/>
            <w:sz w:val="21"/>
            <w:szCs w:val="21"/>
          </w:rPr>
          <w:delText>系统根据各无人机间的</w:delText>
        </w:r>
        <w:r w:rsidR="00583115" w:rsidRPr="00A9585A" w:rsidDel="004944FE">
          <w:rPr>
            <w:rFonts w:hint="eastAsia"/>
            <w:color w:val="000000"/>
            <w:sz w:val="21"/>
            <w:szCs w:val="21"/>
          </w:rPr>
          <w:delText>S</w:delText>
        </w:r>
        <w:r w:rsidR="00583115" w:rsidRPr="00A9585A" w:rsidDel="004944FE">
          <w:rPr>
            <w:color w:val="000000"/>
            <w:sz w:val="21"/>
            <w:szCs w:val="21"/>
          </w:rPr>
          <w:delText>INR</w:delText>
        </w:r>
        <w:r w:rsidRPr="00A9585A" w:rsidDel="004944FE">
          <w:rPr>
            <w:color w:val="000000"/>
            <w:sz w:val="21"/>
            <w:szCs w:val="21"/>
          </w:rPr>
          <w:delText>计算加权边长，并利用最小生成树算法确定最优通信拓扑</w:delText>
        </w:r>
        <w:r w:rsidR="000E7624" w:rsidDel="004944FE">
          <w:rPr>
            <w:rFonts w:hint="eastAsia"/>
            <w:color w:val="000000"/>
            <w:sz w:val="21"/>
            <w:szCs w:val="21"/>
          </w:rPr>
          <w:delText>，即最大化</w:delText>
        </w:r>
        <w:r w:rsidR="000E7624" w:rsidDel="004944FE">
          <w:rPr>
            <w:rFonts w:hint="eastAsia"/>
            <w:color w:val="000000"/>
            <w:sz w:val="21"/>
            <w:szCs w:val="21"/>
          </w:rPr>
          <w:delText>S</w:delText>
        </w:r>
        <w:r w:rsidR="000E7624" w:rsidDel="004944FE">
          <w:rPr>
            <w:color w:val="000000"/>
            <w:sz w:val="21"/>
            <w:szCs w:val="21"/>
          </w:rPr>
          <w:delText>INR</w:delText>
        </w:r>
        <w:r w:rsidRPr="00A9585A" w:rsidDel="004944FE">
          <w:rPr>
            <w:color w:val="000000"/>
            <w:sz w:val="21"/>
            <w:szCs w:val="21"/>
          </w:rPr>
          <w:delText>。</w:delText>
        </w:r>
      </w:del>
      <w:r w:rsidR="004944FE" w:rsidRPr="004944FE">
        <w:rPr>
          <w:color w:val="000000"/>
          <w:sz w:val="21"/>
          <w:szCs w:val="21"/>
        </w:rPr>
        <w:t>在得到</w:t>
      </w:r>
      <w:r w:rsidR="004944FE" w:rsidRPr="004944FE">
        <w:rPr>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后，每个无人机仅对其在</w:t>
      </w:r>
      <w:r w:rsidR="004944FE" w:rsidRPr="004944FE">
        <w:rPr>
          <w:color w:val="000000"/>
          <w:sz w:val="21"/>
          <w:szCs w:val="21"/>
        </w:rPr>
        <w:t xml:space="preserve"> MST </w:t>
      </w:r>
      <w:r w:rsidR="004944FE" w:rsidRPr="004944FE">
        <w:rPr>
          <w:color w:val="000000"/>
          <w:sz w:val="21"/>
          <w:szCs w:val="21"/>
        </w:rPr>
        <w:t>中的直接邻居施加通信保持</w:t>
      </w:r>
      <w:r w:rsidR="004944FE" w:rsidRPr="004944FE">
        <w:rPr>
          <w:color w:val="000000"/>
          <w:sz w:val="21"/>
          <w:szCs w:val="21"/>
        </w:rPr>
        <w:lastRenderedPageBreak/>
        <w:t>引力：</w:t>
      </w:r>
      <w:r w:rsidR="004944FE">
        <w:rPr>
          <w:rFonts w:hint="eastAsia"/>
          <w:color w:val="000000"/>
          <w:sz w:val="21"/>
          <w:szCs w:val="21"/>
        </w:rPr>
        <w:t>其</w:t>
      </w:r>
      <w:r w:rsidRPr="00A9585A">
        <w:rPr>
          <w:color w:val="000000"/>
          <w:sz w:val="21"/>
          <w:szCs w:val="21"/>
        </w:rPr>
        <w:t>定义为：</w:t>
      </w:r>
    </w:p>
    <w:p w14:paraId="15230F67" w14:textId="73043796"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56C1825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B23677"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39AA8A6B" w14:textId="7ED99C7A" w:rsidR="004944FE" w:rsidRDefault="000F4F18" w:rsidP="000F4F18">
      <w:pPr>
        <w:spacing w:line="360" w:lineRule="auto"/>
        <w:ind w:firstLineChars="196" w:firstLine="412"/>
        <w:rPr>
          <w:ins w:id="1144" w:author="运璐 何" w:date="2025-10-30T16:29: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332D74" w:rsidRPr="00A9585A">
        <w:rPr>
          <w:rFonts w:hint="eastAsia"/>
          <w:color w:val="000000"/>
          <w:sz w:val="21"/>
          <w:szCs w:val="21"/>
        </w:rPr>
        <w:t>过度集中</w:t>
      </w:r>
      <w:r w:rsidRPr="00A9585A">
        <w:rPr>
          <w:color w:val="000000"/>
          <w:sz w:val="21"/>
          <w:szCs w:val="21"/>
        </w:rPr>
        <w:t>。</w:t>
      </w:r>
    </w:p>
    <w:p w14:paraId="2E57022C" w14:textId="09AC0E09" w:rsidR="004944FE" w:rsidRDefault="004944FE" w:rsidP="000F4F18">
      <w:pPr>
        <w:spacing w:line="360" w:lineRule="auto"/>
        <w:ind w:firstLineChars="196" w:firstLine="412"/>
        <w:rPr>
          <w:ins w:id="1145" w:author="运璐 何" w:date="2025-10-30T16:31:00Z"/>
          <w:color w:val="000000"/>
          <w:sz w:val="21"/>
          <w:szCs w:val="21"/>
        </w:rPr>
      </w:pPr>
      <w:ins w:id="1146" w:author="运璐 何" w:date="2025-10-30T16:29:00Z">
        <w:r w:rsidRPr="004944FE">
          <w:rPr>
            <w:color w:val="000000"/>
            <w:sz w:val="21"/>
            <w:szCs w:val="21"/>
          </w:rPr>
          <w:t>综合上述机制，底层</w:t>
        </w:r>
        <w:r w:rsidRPr="004944FE">
          <w:rPr>
            <w:color w:val="000000"/>
            <w:sz w:val="21"/>
            <w:szCs w:val="21"/>
          </w:rPr>
          <w:t xml:space="preserve"> MST-APF </w:t>
        </w:r>
        <w:r w:rsidRPr="004944FE">
          <w:rPr>
            <w:color w:val="000000"/>
            <w:sz w:val="21"/>
            <w:szCs w:val="21"/>
          </w:rPr>
          <w:t>局部规划的执行过程</w:t>
        </w:r>
        <w:r>
          <w:rPr>
            <w:rFonts w:hint="eastAsia"/>
            <w:color w:val="000000"/>
            <w:sz w:val="21"/>
            <w:szCs w:val="21"/>
          </w:rPr>
          <w:t>为</w:t>
        </w:r>
        <w:r w:rsidRPr="004944FE">
          <w:rPr>
            <w:color w:val="000000"/>
            <w:sz w:val="21"/>
            <w:szCs w:val="21"/>
          </w:rPr>
          <w:t>：首先，系统根据无人机当前位置和通信参数计算</w:t>
        </w:r>
        <w:r w:rsidRPr="004944FE">
          <w:rPr>
            <w:color w:val="000000"/>
            <w:sz w:val="21"/>
            <w:szCs w:val="21"/>
          </w:rPr>
          <w:t xml:space="preserve"> SINR </w:t>
        </w:r>
        <w:r w:rsidRPr="004944FE">
          <w:rPr>
            <w:color w:val="000000"/>
            <w:sz w:val="21"/>
            <w:szCs w:val="21"/>
          </w:rPr>
          <w:t>并生成加权图；随后通过</w:t>
        </w:r>
        <w:r w:rsidRPr="004944FE">
          <w:rPr>
            <w:color w:val="000000"/>
            <w:sz w:val="21"/>
            <w:szCs w:val="21"/>
          </w:rPr>
          <w:t xml:space="preserve"> Kruskal </w:t>
        </w:r>
        <w:r w:rsidRPr="004944FE">
          <w:rPr>
            <w:color w:val="000000"/>
            <w:sz w:val="21"/>
            <w:szCs w:val="21"/>
          </w:rPr>
          <w:t>算法构建最小生成树</w:t>
        </w:r>
        <w:r w:rsidRPr="004944FE">
          <w:rPr>
            <w:color w:val="000000"/>
            <w:sz w:val="21"/>
            <w:szCs w:val="21"/>
          </w:rPr>
          <w:t xml:space="preserve"> </w:t>
        </w:r>
      </w:ins>
      <m:oMath>
        <m:r>
          <w:ins w:id="1147" w:author="运璐 何" w:date="2025-10-30T16:29:00Z">
            <w:rPr>
              <w:rFonts w:ascii="Cambria Math" w:hAnsi="Cambria Math"/>
              <w:color w:val="000000"/>
              <w:sz w:val="21"/>
              <w:szCs w:val="21"/>
            </w:rPr>
            <m:t>MST</m:t>
          </w:ins>
        </m:r>
        <m:d>
          <m:dPr>
            <m:ctrlPr>
              <w:ins w:id="1148" w:author="运璐 何" w:date="2025-10-30T16:29:00Z">
                <w:rPr>
                  <w:rFonts w:ascii="Cambria Math" w:hAnsi="Cambria Math"/>
                  <w:i/>
                  <w:color w:val="000000"/>
                  <w:sz w:val="21"/>
                  <w:szCs w:val="21"/>
                </w:rPr>
              </w:ins>
            </m:ctrlPr>
          </m:dPr>
          <m:e>
            <m:r>
              <w:ins w:id="1149" w:author="运璐 何" w:date="2025-10-30T16:29:00Z">
                <w:rPr>
                  <w:rFonts w:ascii="Cambria Math" w:hAnsi="Cambria Math"/>
                  <w:color w:val="000000"/>
                  <w:sz w:val="21"/>
                  <w:szCs w:val="21"/>
                </w:rPr>
                <m:t>t</m:t>
              </w:ins>
            </m:r>
          </m:e>
        </m:d>
      </m:oMath>
      <w:ins w:id="1150" w:author="运璐 何" w:date="2025-10-30T16:29:00Z">
        <w:r w:rsidRPr="004944FE">
          <w:rPr>
            <w:color w:val="000000"/>
            <w:sz w:val="21"/>
            <w:szCs w:val="21"/>
          </w:rPr>
          <w:t>；各无人机并行计算目标</w:t>
        </w:r>
      </w:ins>
      <w:ins w:id="1151" w:author="运璐 何" w:date="2025-10-30T16:30:00Z">
        <w:r>
          <w:rPr>
            <w:rFonts w:hint="eastAsia"/>
            <w:color w:val="000000"/>
            <w:sz w:val="21"/>
            <w:szCs w:val="21"/>
          </w:rPr>
          <w:t>导向</w:t>
        </w:r>
      </w:ins>
      <w:ins w:id="1152" w:author="运璐 何" w:date="2025-10-30T16:29:00Z">
        <w:r w:rsidRPr="004944FE">
          <w:rPr>
            <w:color w:val="000000"/>
            <w:sz w:val="21"/>
            <w:szCs w:val="21"/>
          </w:rPr>
          <w:t>引力、</w:t>
        </w:r>
      </w:ins>
      <w:ins w:id="1153" w:author="运璐 何" w:date="2025-10-30T16:30:00Z">
        <w:r>
          <w:rPr>
            <w:rFonts w:hint="eastAsia"/>
            <w:color w:val="000000"/>
            <w:sz w:val="21"/>
            <w:szCs w:val="21"/>
          </w:rPr>
          <w:t>碰撞避免</w:t>
        </w:r>
      </w:ins>
      <w:ins w:id="1154" w:author="运璐 何" w:date="2025-10-30T16:29:00Z">
        <w:r w:rsidRPr="004944FE">
          <w:rPr>
            <w:color w:val="000000"/>
            <w:sz w:val="21"/>
            <w:szCs w:val="21"/>
          </w:rPr>
          <w:t>斥力与</w:t>
        </w:r>
      </w:ins>
      <w:ins w:id="1155" w:author="运璐 何" w:date="2025-10-30T16:30:00Z">
        <w:r>
          <w:rPr>
            <w:rFonts w:hint="eastAsia"/>
            <w:color w:val="000000"/>
            <w:sz w:val="21"/>
            <w:szCs w:val="21"/>
          </w:rPr>
          <w:t>连通保持</w:t>
        </w:r>
      </w:ins>
      <w:ins w:id="1156" w:author="运璐 何" w:date="2025-10-30T16:29:00Z">
        <w:r w:rsidRPr="004944FE">
          <w:rPr>
            <w:color w:val="000000"/>
            <w:sz w:val="21"/>
            <w:szCs w:val="21"/>
          </w:rPr>
          <w:t>力三类势场力并加权求和；最后根据归一化速度更新位置：</w:t>
        </w:r>
      </w:ins>
    </w:p>
    <w:p w14:paraId="28A330D5" w14:textId="15370293" w:rsidR="004944FE" w:rsidRDefault="004944FE" w:rsidP="000F4F18">
      <w:pPr>
        <w:spacing w:line="360" w:lineRule="auto"/>
        <w:ind w:firstLineChars="196" w:firstLine="412"/>
        <w:rPr>
          <w:ins w:id="1157" w:author="运璐 何" w:date="2025-10-30T16:29:00Z"/>
          <w:rFonts w:hint="eastAsia"/>
          <w:color w:val="000000"/>
          <w:sz w:val="21"/>
          <w:szCs w:val="21"/>
        </w:rPr>
      </w:pPr>
      <m:oMathPara>
        <m:oMath>
          <m:eqArr>
            <m:eqArrPr>
              <m:maxDist m:val="1"/>
              <m:ctrlPr>
                <w:ins w:id="1158" w:author="运璐 何" w:date="2025-10-30T16:31:00Z">
                  <w:rPr>
                    <w:rFonts w:ascii="Cambria Math" w:hAnsi="Cambria Math"/>
                    <w:color w:val="000000"/>
                    <w:sz w:val="21"/>
                    <w:szCs w:val="21"/>
                  </w:rPr>
                </w:ins>
              </m:ctrlPr>
            </m:eqArrPr>
            <m:e>
              <m:sSub>
                <m:sSubPr>
                  <m:ctrlPr>
                    <w:ins w:id="1159" w:author="运璐 何" w:date="2025-10-30T16:31:00Z">
                      <w:rPr>
                        <w:rFonts w:ascii="Cambria Math" w:hAnsi="Cambria Math"/>
                        <w:color w:val="000000"/>
                        <w:sz w:val="21"/>
                        <w:szCs w:val="21"/>
                      </w:rPr>
                    </w:ins>
                  </m:ctrlPr>
                </m:sSubPr>
                <m:e>
                  <m:r>
                    <w:ins w:id="1160" w:author="运璐 何" w:date="2025-10-30T16:31:00Z">
                      <w:rPr>
                        <w:rFonts w:ascii="Cambria Math" w:hAnsi="Cambria Math"/>
                        <w:color w:val="000000"/>
                        <w:sz w:val="21"/>
                        <w:szCs w:val="21"/>
                      </w:rPr>
                      <m:t>o</m:t>
                    </w:ins>
                  </m:r>
                </m:e>
                <m:sub>
                  <m:r>
                    <w:ins w:id="1161" w:author="运璐 何" w:date="2025-10-30T16:31:00Z">
                      <w:rPr>
                        <w:rFonts w:ascii="Cambria Math" w:hAnsi="Cambria Math" w:hint="eastAsia"/>
                        <w:color w:val="000000"/>
                        <w:sz w:val="21"/>
                        <w:szCs w:val="21"/>
                      </w:rPr>
                      <m:t>i</m:t>
                    </w:ins>
                  </m:r>
                </m:sub>
              </m:sSub>
              <m:r>
                <w:ins w:id="1162" w:author="运璐 何" w:date="2025-10-30T16:31:00Z">
                  <m:rPr>
                    <m:sty m:val="p"/>
                  </m:rPr>
                  <w:rPr>
                    <w:rFonts w:ascii="Cambria Math" w:hAnsi="Cambria Math"/>
                    <w:color w:val="000000"/>
                    <w:sz w:val="21"/>
                    <w:szCs w:val="21"/>
                  </w:rPr>
                  <m:t>​</m:t>
                </w:ins>
              </m:r>
              <m:d>
                <m:dPr>
                  <m:ctrlPr>
                    <w:ins w:id="1163" w:author="运璐 何" w:date="2025-10-30T16:31:00Z">
                      <w:rPr>
                        <w:rFonts w:ascii="Cambria Math" w:hAnsi="Cambria Math"/>
                        <w:color w:val="000000"/>
                        <w:sz w:val="21"/>
                        <w:szCs w:val="21"/>
                      </w:rPr>
                    </w:ins>
                  </m:ctrlPr>
                </m:dPr>
                <m:e>
                  <m:r>
                    <w:ins w:id="1164" w:author="运璐 何" w:date="2025-10-30T16:31:00Z">
                      <w:rPr>
                        <w:rFonts w:ascii="Cambria Math" w:hAnsi="Cambria Math"/>
                        <w:color w:val="000000"/>
                        <w:sz w:val="21"/>
                        <w:szCs w:val="21"/>
                      </w:rPr>
                      <m:t>t</m:t>
                    </w:ins>
                  </m:r>
                  <m:r>
                    <w:ins w:id="1165" w:author="运璐 何" w:date="2025-10-30T16:31:00Z">
                      <m:rPr>
                        <m:sty m:val="p"/>
                      </m:rPr>
                      <w:rPr>
                        <w:rFonts w:ascii="Cambria Math" w:hAnsi="Cambria Math"/>
                        <w:color w:val="000000"/>
                        <w:sz w:val="21"/>
                        <w:szCs w:val="21"/>
                      </w:rPr>
                      <m:t>+1</m:t>
                    </w:ins>
                  </m:r>
                </m:e>
              </m:d>
              <m:r>
                <w:ins w:id="1166" w:author="运璐 何" w:date="2025-10-30T16:31:00Z">
                  <m:rPr>
                    <m:sty m:val="p"/>
                  </m:rPr>
                  <w:rPr>
                    <w:rFonts w:ascii="Cambria Math" w:hAnsi="Cambria Math"/>
                    <w:color w:val="000000"/>
                    <w:sz w:val="21"/>
                    <w:szCs w:val="21"/>
                  </w:rPr>
                  <m:t>=</m:t>
                </w:ins>
              </m:r>
              <m:sSub>
                <m:sSubPr>
                  <m:ctrlPr>
                    <w:ins w:id="1167" w:author="运璐 何" w:date="2025-10-30T16:31:00Z">
                      <w:rPr>
                        <w:rFonts w:ascii="Cambria Math" w:hAnsi="Cambria Math"/>
                        <w:color w:val="000000"/>
                        <w:sz w:val="21"/>
                        <w:szCs w:val="21"/>
                      </w:rPr>
                    </w:ins>
                  </m:ctrlPr>
                </m:sSubPr>
                <m:e>
                  <m:r>
                    <w:ins w:id="1168" w:author="运璐 何" w:date="2025-10-30T16:31:00Z">
                      <w:rPr>
                        <w:rFonts w:ascii="Cambria Math" w:hAnsi="Cambria Math"/>
                        <w:color w:val="000000"/>
                        <w:sz w:val="21"/>
                        <w:szCs w:val="21"/>
                      </w:rPr>
                      <m:t>o</m:t>
                    </w:ins>
                  </m:r>
                </m:e>
                <m:sub>
                  <m:r>
                    <w:ins w:id="1169" w:author="运璐 何" w:date="2025-10-30T16:31:00Z">
                      <w:rPr>
                        <w:rFonts w:ascii="Cambria Math" w:hAnsi="Cambria Math" w:hint="eastAsia"/>
                        <w:color w:val="000000"/>
                        <w:sz w:val="21"/>
                        <w:szCs w:val="21"/>
                      </w:rPr>
                      <m:t>i</m:t>
                    </w:ins>
                  </m:r>
                </m:sub>
              </m:sSub>
              <m:r>
                <w:ins w:id="1170" w:author="运璐 何" w:date="2025-10-30T16:31:00Z">
                  <m:rPr>
                    <m:sty m:val="p"/>
                  </m:rPr>
                  <w:rPr>
                    <w:rFonts w:ascii="Cambria Math" w:hAnsi="Cambria Math"/>
                    <w:color w:val="000000"/>
                    <w:sz w:val="21"/>
                    <w:szCs w:val="21"/>
                  </w:rPr>
                  <m:t>​</m:t>
                </w:ins>
              </m:r>
              <m:d>
                <m:dPr>
                  <m:ctrlPr>
                    <w:ins w:id="1171" w:author="运璐 何" w:date="2025-10-30T16:31:00Z">
                      <w:rPr>
                        <w:rFonts w:ascii="Cambria Math" w:hAnsi="Cambria Math"/>
                        <w:color w:val="000000"/>
                        <w:sz w:val="21"/>
                        <w:szCs w:val="21"/>
                      </w:rPr>
                    </w:ins>
                  </m:ctrlPr>
                </m:dPr>
                <m:e>
                  <m:r>
                    <w:ins w:id="1172" w:author="运璐 何" w:date="2025-10-30T16:31:00Z">
                      <w:rPr>
                        <w:rFonts w:ascii="Cambria Math" w:hAnsi="Cambria Math"/>
                        <w:color w:val="000000"/>
                        <w:sz w:val="21"/>
                        <w:szCs w:val="21"/>
                      </w:rPr>
                      <m:t>t</m:t>
                    </w:ins>
                  </m:r>
                </m:e>
              </m:d>
              <m:r>
                <w:ins w:id="1173" w:author="运璐 何" w:date="2025-10-30T16:31:00Z">
                  <m:rPr>
                    <m:sty m:val="p"/>
                  </m:rPr>
                  <w:rPr>
                    <w:rFonts w:ascii="Cambria Math" w:hAnsi="Cambria Math"/>
                    <w:color w:val="000000"/>
                    <w:sz w:val="21"/>
                    <w:szCs w:val="21"/>
                  </w:rPr>
                  <m:t>+</m:t>
                </w:ins>
              </m:r>
              <m:sSub>
                <m:sSubPr>
                  <m:ctrlPr>
                    <w:ins w:id="1174" w:author="运璐 何" w:date="2025-10-30T16:31:00Z">
                      <w:rPr>
                        <w:rFonts w:ascii="Cambria Math" w:hAnsi="Cambria Math"/>
                        <w:color w:val="000000"/>
                        <w:sz w:val="21"/>
                        <w:szCs w:val="21"/>
                      </w:rPr>
                    </w:ins>
                  </m:ctrlPr>
                </m:sSubPr>
                <m:e>
                  <m:r>
                    <w:ins w:id="1175" w:author="运璐 何" w:date="2025-10-30T16:31:00Z">
                      <w:rPr>
                        <w:rFonts w:ascii="Cambria Math" w:hAnsi="Cambria Math"/>
                        <w:color w:val="000000"/>
                        <w:sz w:val="21"/>
                        <w:szCs w:val="21"/>
                      </w:rPr>
                      <m:t>v</m:t>
                    </w:ins>
                  </m:r>
                </m:e>
                <m:sub>
                  <m:r>
                    <w:ins w:id="1176" w:author="运璐 何" w:date="2025-10-30T16:31:00Z">
                      <w:rPr>
                        <w:rFonts w:ascii="Cambria Math" w:hAnsi="Cambria Math"/>
                        <w:color w:val="000000"/>
                        <w:sz w:val="21"/>
                        <w:szCs w:val="21"/>
                      </w:rPr>
                      <m:t>norm</m:t>
                    </w:ins>
                  </m:r>
                </m:sub>
              </m:sSub>
              <m:sSub>
                <m:sSubPr>
                  <m:ctrlPr>
                    <w:ins w:id="1177" w:author="运璐 何" w:date="2025-10-30T16:31:00Z">
                      <w:rPr>
                        <w:rFonts w:ascii="Cambria Math" w:hAnsi="Cambria Math"/>
                        <w:color w:val="000000"/>
                        <w:sz w:val="21"/>
                        <w:szCs w:val="21"/>
                      </w:rPr>
                    </w:ins>
                  </m:ctrlPr>
                </m:sSubPr>
                <m:e>
                  <m:r>
                    <w:ins w:id="1178" w:author="运璐 何" w:date="2025-10-30T16:31:00Z">
                      <m:rPr>
                        <m:sty m:val="p"/>
                      </m:rPr>
                      <w:rPr>
                        <w:rFonts w:ascii="Cambria Math" w:hAnsi="Cambria Math"/>
                        <w:color w:val="000000"/>
                        <w:sz w:val="21"/>
                        <w:szCs w:val="21"/>
                      </w:rPr>
                      <m:t>(</m:t>
                    </w:ins>
                  </m:r>
                  <m:r>
                    <w:ins w:id="1179" w:author="运璐 何" w:date="2025-10-30T16:31:00Z">
                      <w:rPr>
                        <w:rFonts w:ascii="Cambria Math" w:hAnsi="Cambria Math"/>
                        <w:color w:val="000000"/>
                        <w:sz w:val="21"/>
                        <w:szCs w:val="21"/>
                      </w:rPr>
                      <m:t>F</m:t>
                    </w:ins>
                  </m:r>
                </m:e>
                <m:sub>
                  <m:r>
                    <w:ins w:id="1180" w:author="运璐 何" w:date="2025-10-30T16:31:00Z">
                      <w:rPr>
                        <w:rFonts w:ascii="Cambria Math" w:hAnsi="Cambria Math"/>
                        <w:color w:val="000000"/>
                        <w:sz w:val="21"/>
                        <w:szCs w:val="21"/>
                      </w:rPr>
                      <m:t>i</m:t>
                    </w:ins>
                  </m:r>
                </m:sub>
              </m:sSub>
              <m:d>
                <m:dPr>
                  <m:ctrlPr>
                    <w:ins w:id="1181" w:author="运璐 何" w:date="2025-10-30T16:31:00Z">
                      <w:rPr>
                        <w:rFonts w:ascii="Cambria Math" w:hAnsi="Cambria Math"/>
                        <w:color w:val="000000"/>
                        <w:sz w:val="21"/>
                        <w:szCs w:val="21"/>
                      </w:rPr>
                    </w:ins>
                  </m:ctrlPr>
                </m:dPr>
                <m:e>
                  <m:r>
                    <w:ins w:id="1182" w:author="运璐 何" w:date="2025-10-30T16:31:00Z">
                      <w:rPr>
                        <w:rFonts w:ascii="Cambria Math" w:hAnsi="Cambria Math"/>
                        <w:color w:val="000000"/>
                        <w:sz w:val="21"/>
                        <w:szCs w:val="21"/>
                      </w:rPr>
                      <m:t>t</m:t>
                    </w:ins>
                  </m:r>
                </m:e>
              </m:d>
              <m:r>
                <w:ins w:id="1183" w:author="运璐 何" w:date="2025-10-30T16:31:00Z">
                  <w:rPr>
                    <w:rFonts w:ascii="Cambria Math" w:hAnsi="Cambria Math"/>
                    <w:color w:val="000000"/>
                    <w:sz w:val="21"/>
                    <w:szCs w:val="21"/>
                  </w:rPr>
                  <m:t>#</m:t>
                </w:ins>
              </m:r>
              <m:d>
                <m:dPr>
                  <m:ctrlPr>
                    <w:ins w:id="1184" w:author="运璐 何" w:date="2025-10-30T16:31:00Z">
                      <w:rPr>
                        <w:rFonts w:ascii="Cambria Math" w:hAnsi="Cambria Math"/>
                        <w:color w:val="000000"/>
                        <w:sz w:val="21"/>
                        <w:szCs w:val="21"/>
                      </w:rPr>
                    </w:ins>
                  </m:ctrlPr>
                </m:dPr>
                <m:e>
                  <m:r>
                    <w:ins w:id="1185" w:author="运璐 何" w:date="2025-10-30T16:31:00Z">
                      <m:rPr>
                        <m:sty m:val="p"/>
                      </m:rPr>
                      <w:rPr>
                        <w:rFonts w:ascii="Cambria Math" w:hAnsi="Cambria Math"/>
                        <w:color w:val="000000"/>
                        <w:sz w:val="21"/>
                        <w:szCs w:val="21"/>
                      </w:rPr>
                      <m:t>15</m:t>
                    </w:ins>
                  </m:r>
                </m:e>
              </m:d>
              <m:r>
                <w:ins w:id="1186" w:author="运璐 何" w:date="2025-10-30T16:31:00Z">
                  <m:rPr>
                    <m:sty m:val="p"/>
                  </m:rPr>
                  <w:rPr>
                    <w:rFonts w:ascii="Cambria Math" w:hAnsi="Cambria Math"/>
                    <w:color w:val="000000"/>
                    <w:sz w:val="21"/>
                    <w:szCs w:val="21"/>
                  </w:rPr>
                  <m:t>​</m:t>
                </w:ins>
              </m:r>
            </m:e>
          </m:eqArr>
        </m:oMath>
      </m:oMathPara>
    </w:p>
    <w:p w14:paraId="164DAFFD" w14:textId="27C8AB9A" w:rsidR="004944FE" w:rsidRDefault="004944FE" w:rsidP="000F4F18">
      <w:pPr>
        <w:spacing w:line="360" w:lineRule="auto"/>
        <w:ind w:firstLineChars="196" w:firstLine="412"/>
        <w:rPr>
          <w:ins w:id="1187" w:author="运璐 何" w:date="2025-10-30T16:31:00Z"/>
          <w:color w:val="000000"/>
          <w:sz w:val="21"/>
          <w:szCs w:val="21"/>
        </w:rPr>
      </w:pPr>
      <w:ins w:id="1188" w:author="运璐 何" w:date="2025-10-30T16:31:00Z">
        <w:r w:rsidRPr="004944FE">
          <w:rPr>
            <w:color w:val="000000"/>
            <w:sz w:val="21"/>
            <w:szCs w:val="21"/>
          </w:rPr>
          <w:t>其中</w:t>
        </w:r>
        <w:r w:rsidRPr="004944FE">
          <w:rPr>
            <w:color w:val="000000"/>
            <w:sz w:val="21"/>
            <w:szCs w:val="21"/>
          </w:rPr>
          <w:t xml:space="preserve"> </w:t>
        </w:r>
      </w:ins>
      <m:oMath>
        <m:sSub>
          <m:sSubPr>
            <m:ctrlPr>
              <w:ins w:id="1189" w:author="运璐 何" w:date="2025-10-30T16:31:00Z">
                <w:rPr>
                  <w:rFonts w:ascii="Cambria Math" w:hAnsi="Cambria Math"/>
                  <w:i/>
                  <w:color w:val="000000"/>
                  <w:sz w:val="21"/>
                  <w:szCs w:val="21"/>
                </w:rPr>
              </w:ins>
            </m:ctrlPr>
          </m:sSubPr>
          <m:e>
            <m:r>
              <w:ins w:id="1190" w:author="运璐 何" w:date="2025-10-30T16:31:00Z">
                <w:rPr>
                  <w:rFonts w:ascii="Cambria Math" w:hAnsi="Cambria Math"/>
                  <w:color w:val="000000"/>
                  <w:sz w:val="21"/>
                  <w:szCs w:val="21"/>
                </w:rPr>
                <m:t>v</m:t>
              </w:ins>
            </m:r>
          </m:e>
          <m:sub>
            <m:r>
              <w:ins w:id="1191" w:author="运璐 何" w:date="2025-10-30T16:31:00Z">
                <w:rPr>
                  <w:rFonts w:ascii="Cambria Math" w:hAnsi="Cambria Math"/>
                  <w:color w:val="000000"/>
                  <w:sz w:val="21"/>
                  <w:szCs w:val="21"/>
                </w:rPr>
                <m:t>norm</m:t>
              </w:ins>
            </m:r>
          </m:sub>
        </m:sSub>
        <m:d>
          <m:dPr>
            <m:ctrlPr>
              <w:ins w:id="1192" w:author="运璐 何" w:date="2025-10-30T16:31:00Z">
                <w:rPr>
                  <w:rFonts w:ascii="Cambria Math" w:hAnsi="Cambria Math"/>
                  <w:i/>
                  <w:color w:val="000000"/>
                  <w:sz w:val="21"/>
                  <w:szCs w:val="21"/>
                </w:rPr>
              </w:ins>
            </m:ctrlPr>
          </m:dPr>
          <m:e>
            <m:r>
              <m:rPr>
                <m:sty m:val="p"/>
              </m:rPr>
              <w:rPr>
                <w:rFonts w:ascii="Cambria Math" w:hAnsi="Cambria Math"/>
                <w:color w:val="000000"/>
                <w:sz w:val="21"/>
                <w:szCs w:val="21"/>
              </w:rPr>
              <m:t>⋅</m:t>
            </m:r>
          </m:e>
        </m:d>
      </m:oMath>
      <w:ins w:id="1193" w:author="运璐 何" w:date="2025-10-30T16:31:00Z">
        <w:r w:rsidRPr="004944FE">
          <w:rPr>
            <w:color w:val="000000"/>
            <w:sz w:val="21"/>
            <w:szCs w:val="21"/>
          </w:rPr>
          <w:t>为速度归一化函数，用于限制无人机的单步移动距离，保证局部运动的平滑性与稳定性。</w:t>
        </w:r>
      </w:ins>
    </w:p>
    <w:p w14:paraId="65661DC5" w14:textId="1213A27F" w:rsidR="000F4F18" w:rsidRDefault="0059760E" w:rsidP="000F4F18">
      <w:pPr>
        <w:spacing w:line="360" w:lineRule="auto"/>
        <w:ind w:firstLineChars="196" w:firstLine="412"/>
        <w:rPr>
          <w:color w:val="000000"/>
          <w:sz w:val="21"/>
          <w:szCs w:val="21"/>
        </w:rPr>
      </w:pPr>
      <w:commentRangeStart w:id="1194"/>
      <w:r>
        <w:rPr>
          <w:rFonts w:hint="eastAsia"/>
          <w:color w:val="000000"/>
          <w:sz w:val="21"/>
          <w:szCs w:val="21"/>
        </w:rPr>
        <w:t>具</w:t>
      </w:r>
      <w:commentRangeEnd w:id="1194"/>
      <w:r w:rsidR="002E16A0">
        <w:rPr>
          <w:rStyle w:val="ac"/>
        </w:rPr>
        <w:commentReference w:id="1194"/>
      </w:r>
      <w:r>
        <w:rPr>
          <w:rFonts w:hint="eastAsia"/>
          <w:color w:val="000000"/>
          <w:sz w:val="21"/>
          <w:szCs w:val="21"/>
        </w:rPr>
        <w:t>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77777777"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p>
        </w:tc>
      </w:tr>
      <w:tr w:rsidR="0059760E" w:rsidRPr="002A1446" w14:paraId="5CACB6FB" w14:textId="78899730" w:rsidTr="002423FF">
        <w:tc>
          <w:tcPr>
            <w:tcW w:w="9628" w:type="dxa"/>
          </w:tcPr>
          <w:p w14:paraId="6BC572E3"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77777777"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389"/>
    <w:p w14:paraId="336DBCF8" w14:textId="3B7D22A2" w:rsidR="000F4F18" w:rsidRPr="00A9585A" w:rsidDel="004944FE" w:rsidRDefault="000F4F18" w:rsidP="00B143E3">
      <w:pPr>
        <w:spacing w:line="360" w:lineRule="auto"/>
        <w:rPr>
          <w:del w:id="1195" w:author="运璐 何" w:date="2025-10-30T16:31:00Z"/>
          <w:color w:val="000000"/>
          <w:sz w:val="21"/>
          <w:szCs w:val="21"/>
        </w:rPr>
      </w:pPr>
      <w:del w:id="1196" w:author="运璐 何" w:date="2025-10-30T16:31:00Z">
        <w:r w:rsidRPr="00A9585A" w:rsidDel="004944FE">
          <w:rPr>
            <w:rFonts w:hint="eastAsia"/>
            <w:color w:val="000000"/>
            <w:sz w:val="21"/>
            <w:szCs w:val="21"/>
          </w:rPr>
          <w:delText>其中</w:delText>
        </w:r>
      </w:del>
      <m:oMath>
        <m:sSub>
          <m:sSubPr>
            <m:ctrlPr>
              <w:del w:id="1197" w:author="运璐 何" w:date="2025-10-30T16:31:00Z">
                <w:rPr>
                  <w:rFonts w:ascii="Cambria Math" w:hAnsi="Cambria Math"/>
                  <w:color w:val="000000"/>
                  <w:sz w:val="21"/>
                  <w:szCs w:val="21"/>
                </w:rPr>
              </w:del>
            </m:ctrlPr>
          </m:sSubPr>
          <m:e>
            <m:r>
              <w:del w:id="1198" w:author="运璐 何" w:date="2025-10-30T16:31:00Z">
                <w:rPr>
                  <w:rFonts w:ascii="Cambria Math" w:hAnsi="Cambria Math"/>
                  <w:color w:val="000000"/>
                  <w:sz w:val="21"/>
                  <w:szCs w:val="21"/>
                </w:rPr>
                <m:t>v</m:t>
              </w:del>
            </m:r>
          </m:e>
          <m:sub>
            <m:r>
              <w:del w:id="1199" w:author="运璐 何" w:date="2025-10-30T16:31:00Z">
                <w:rPr>
                  <w:rFonts w:ascii="Cambria Math" w:hAnsi="Cambria Math"/>
                  <w:color w:val="000000"/>
                  <w:sz w:val="21"/>
                  <w:szCs w:val="21"/>
                </w:rPr>
                <m:t>norm</m:t>
              </w:del>
            </m:r>
          </m:sub>
        </m:sSub>
        <m:d>
          <m:dPr>
            <m:begChr m:val="（"/>
            <m:endChr m:val="）"/>
            <m:ctrlPr>
              <w:del w:id="1200" w:author="运璐 何" w:date="2025-10-30T16:31:00Z">
                <w:rPr>
                  <w:rFonts w:ascii="Cambria Math" w:hAnsi="Cambria Math"/>
                  <w:color w:val="000000"/>
                  <w:sz w:val="21"/>
                  <w:szCs w:val="21"/>
                </w:rPr>
              </w:del>
            </m:ctrlPr>
          </m:dPr>
          <m:e>
            <m:r>
              <w:del w:id="1201" w:author="运璐 何" w:date="2025-10-30T16:31:00Z">
                <m:rPr>
                  <m:sty m:val="p"/>
                </m:rPr>
                <w:rPr>
                  <w:rFonts w:ascii="Cambria Math" w:hAnsi="Cambria Math"/>
                  <w:color w:val="000000"/>
                  <w:sz w:val="21"/>
                  <w:szCs w:val="21"/>
                </w:rPr>
                <m:t>∙</m:t>
              </w:del>
            </m:r>
          </m:e>
        </m:d>
      </m:oMath>
      <w:del w:id="1202" w:author="运璐 何" w:date="2025-10-30T16:31:00Z">
        <w:r w:rsidRPr="00A9585A" w:rsidDel="004944FE">
          <w:rPr>
            <w:rFonts w:hint="eastAsia"/>
            <w:color w:val="000000"/>
            <w:sz w:val="21"/>
            <w:szCs w:val="21"/>
          </w:rPr>
          <w:delText>为限制单步更新速度的归一化函数。</w:delText>
        </w:r>
      </w:del>
    </w:p>
    <w:p w14:paraId="0CDE270F" w14:textId="75A18F4E" w:rsidR="00D03B5B" w:rsidDel="004944FE" w:rsidRDefault="000F4F18" w:rsidP="00583115">
      <w:pPr>
        <w:spacing w:line="360" w:lineRule="auto"/>
        <w:ind w:firstLineChars="196" w:firstLine="412"/>
        <w:rPr>
          <w:del w:id="1203" w:author="运璐 何" w:date="2025-10-30T16:32:00Z"/>
          <w:color w:val="000000"/>
          <w:sz w:val="21"/>
          <w:szCs w:val="21"/>
        </w:rPr>
      </w:pPr>
      <w:del w:id="1204" w:author="运璐 何" w:date="2025-10-30T16:32:00Z">
        <w:r w:rsidRPr="00A9585A" w:rsidDel="004944FE">
          <w:rPr>
            <w:color w:val="000000"/>
            <w:sz w:val="21"/>
            <w:szCs w:val="21"/>
          </w:rPr>
          <w:delText>该分布式</w:delText>
        </w:r>
        <w:r w:rsidRPr="00A9585A" w:rsidDel="004944FE">
          <w:rPr>
            <w:color w:val="000000"/>
            <w:sz w:val="21"/>
            <w:szCs w:val="21"/>
          </w:rPr>
          <w:delText>APF</w:delText>
        </w:r>
        <w:r w:rsidRPr="00A9585A" w:rsidDel="004944FE">
          <w:rPr>
            <w:color w:val="000000"/>
            <w:sz w:val="21"/>
            <w:szCs w:val="21"/>
          </w:rPr>
          <w:delText>算法在计算复杂度</w:delText>
        </w:r>
        <w:r w:rsidRPr="00A9585A" w:rsidDel="004944FE">
          <w:rPr>
            <w:color w:val="000000"/>
            <w:sz w:val="21"/>
            <w:szCs w:val="21"/>
          </w:rPr>
          <w:delText xml:space="preserve"> </w:delText>
        </w:r>
      </w:del>
      <m:oMath>
        <m:r>
          <w:del w:id="1205" w:author="运璐 何" w:date="2025-10-30T16:32:00Z">
            <w:rPr>
              <w:rFonts w:ascii="Cambria Math" w:hAnsi="Cambria Math"/>
              <w:color w:val="000000"/>
              <w:sz w:val="21"/>
              <w:szCs w:val="21"/>
            </w:rPr>
            <m:t>O</m:t>
          </w:del>
        </m:r>
        <m:d>
          <m:dPr>
            <m:ctrlPr>
              <w:del w:id="1206" w:author="运璐 何" w:date="2025-10-30T16:32:00Z">
                <w:rPr>
                  <w:rFonts w:ascii="Cambria Math" w:hAnsi="Cambria Math"/>
                  <w:color w:val="000000"/>
                  <w:sz w:val="21"/>
                  <w:szCs w:val="21"/>
                </w:rPr>
              </w:del>
            </m:ctrlPr>
          </m:dPr>
          <m:e>
            <m:r>
              <w:del w:id="1207" w:author="运璐 何" w:date="2025-10-30T16:32:00Z">
                <w:rPr>
                  <w:rFonts w:ascii="Cambria Math" w:hAnsi="Cambria Math" w:hint="eastAsia"/>
                  <w:color w:val="000000"/>
                  <w:sz w:val="21"/>
                  <w:szCs w:val="21"/>
                </w:rPr>
                <m:t>n</m:t>
              </w:del>
            </m:r>
          </m:e>
        </m:d>
      </m:oMath>
      <w:del w:id="1208" w:author="运璐 何" w:date="2025-10-30T16:32:00Z">
        <w:r w:rsidR="00332D74" w:rsidRPr="00A9585A" w:rsidDel="004944FE">
          <w:rPr>
            <w:color w:val="000000"/>
            <w:sz w:val="21"/>
            <w:szCs w:val="21"/>
          </w:rPr>
          <w:delText xml:space="preserve"> </w:delText>
        </w:r>
        <w:r w:rsidRPr="00A9585A" w:rsidDel="004944FE">
          <w:rPr>
            <w:color w:val="000000"/>
            <w:sz w:val="21"/>
            <w:szCs w:val="21"/>
          </w:rPr>
          <w:delText>下实现了全局目标引导、局部安全保障与通信连通性的统一，</w:delText>
        </w:r>
        <w:r w:rsidRPr="00A9585A" w:rsidDel="004944FE">
          <w:rPr>
            <w:color w:val="000000"/>
            <w:sz w:val="21"/>
            <w:szCs w:val="21"/>
          </w:rPr>
          <w:lastRenderedPageBreak/>
          <w:delText>具备良好的实时性和可扩展性。通过引入基于</w:delText>
        </w:r>
        <w:r w:rsidRPr="00A9585A" w:rsidDel="004944FE">
          <w:rPr>
            <w:color w:val="000000"/>
            <w:sz w:val="21"/>
            <w:szCs w:val="21"/>
          </w:rPr>
          <w:delText>SINR</w:delText>
        </w:r>
        <w:r w:rsidRPr="00A9585A" w:rsidDel="004944FE">
          <w:rPr>
            <w:color w:val="000000"/>
            <w:sz w:val="21"/>
            <w:szCs w:val="21"/>
          </w:rPr>
          <w:delText>的</w:delText>
        </w:r>
        <w:r w:rsidRPr="00A9585A" w:rsidDel="004944FE">
          <w:rPr>
            <w:color w:val="000000"/>
            <w:sz w:val="21"/>
            <w:szCs w:val="21"/>
          </w:rPr>
          <w:delText>MST</w:delText>
        </w:r>
        <w:r w:rsidRPr="00A9585A" w:rsidDel="004944FE">
          <w:rPr>
            <w:color w:val="000000"/>
            <w:sz w:val="21"/>
            <w:szCs w:val="21"/>
          </w:rPr>
          <w:delText>自适应机制，算法能够在复杂干扰环境下有效维持通信质量并保证集群协调性，为无人机集群的鲁棒路径规划与协同任务执行提供了可靠的支持</w:delText>
        </w:r>
        <w:r w:rsidRPr="00A9585A" w:rsidDel="004944FE">
          <w:rPr>
            <w:rFonts w:hint="eastAsia"/>
            <w:color w:val="000000"/>
            <w:sz w:val="21"/>
            <w:szCs w:val="21"/>
          </w:rPr>
          <w:delText>。</w:delText>
        </w:r>
      </w:del>
    </w:p>
    <w:p w14:paraId="52039D78" w14:textId="75ADB504" w:rsidR="004944FE" w:rsidRPr="00A9585A" w:rsidRDefault="004944FE" w:rsidP="00583115">
      <w:pPr>
        <w:spacing w:line="360" w:lineRule="auto"/>
        <w:ind w:firstLineChars="196" w:firstLine="412"/>
        <w:rPr>
          <w:ins w:id="1209" w:author="运璐 何" w:date="2025-10-30T16:32:00Z"/>
          <w:rFonts w:hint="eastAsia"/>
          <w:color w:val="000000"/>
          <w:sz w:val="21"/>
          <w:szCs w:val="21"/>
        </w:rPr>
      </w:pPr>
      <w:commentRangeStart w:id="1210"/>
      <w:ins w:id="1211" w:author="运璐 何" w:date="2025-10-30T16:32:00Z">
        <w:r w:rsidRPr="004944FE">
          <w:rPr>
            <w:color w:val="000000"/>
            <w:sz w:val="21"/>
            <w:szCs w:val="21"/>
          </w:rPr>
          <w:t>通过引入</w:t>
        </w:r>
        <w:r w:rsidRPr="004944FE">
          <w:rPr>
            <w:color w:val="000000"/>
            <w:sz w:val="21"/>
            <w:szCs w:val="21"/>
          </w:rPr>
          <w:t xml:space="preserve"> Kruskal </w:t>
        </w:r>
        <w:r w:rsidRPr="004944FE">
          <w:rPr>
            <w:color w:val="000000"/>
            <w:sz w:val="21"/>
            <w:szCs w:val="21"/>
          </w:rPr>
          <w:t>最小生成树动态维护机制，</w:t>
        </w:r>
      </w:ins>
      <w:commentRangeEnd w:id="1210"/>
      <w:ins w:id="1212" w:author="运璐 何" w:date="2025-10-31T10:09:00Z">
        <w:r w:rsidR="00A36F48">
          <w:rPr>
            <w:rStyle w:val="ac"/>
          </w:rPr>
          <w:commentReference w:id="1210"/>
        </w:r>
      </w:ins>
      <w:ins w:id="1213" w:author="运璐 何" w:date="2025-10-30T16:32:00Z">
        <w:r w:rsidRPr="004944FE">
          <w:rPr>
            <w:color w:val="000000"/>
            <w:sz w:val="21"/>
            <w:szCs w:val="21"/>
          </w:rPr>
          <w:t>算法能够在</w:t>
        </w:r>
        <w:r w:rsidRPr="004944FE">
          <w:rPr>
            <w:color w:val="000000"/>
            <w:sz w:val="21"/>
            <w:szCs w:val="21"/>
          </w:rPr>
          <w:t xml:space="preserve"> </w:t>
        </w:r>
      </w:ins>
      <m:oMath>
        <m:r>
          <w:ins w:id="1214" w:author="运璐 何" w:date="2025-10-30T16:32:00Z">
            <w:rPr>
              <w:rFonts w:ascii="Cambria Math" w:hAnsi="Cambria Math"/>
              <w:color w:val="000000"/>
              <w:sz w:val="21"/>
              <w:szCs w:val="21"/>
            </w:rPr>
            <m:t>O</m:t>
          </w:ins>
        </m:r>
        <m:d>
          <m:dPr>
            <m:ctrlPr>
              <w:ins w:id="1215" w:author="运璐 何" w:date="2025-10-30T16:32:00Z">
                <w:rPr>
                  <w:rFonts w:ascii="Cambria Math" w:hAnsi="Cambria Math"/>
                  <w:i/>
                  <w:color w:val="000000"/>
                  <w:sz w:val="21"/>
                  <w:szCs w:val="21"/>
                </w:rPr>
              </w:ins>
            </m:ctrlPr>
          </m:dPr>
          <m:e>
            <m:r>
              <w:ins w:id="1216" w:author="运璐 何" w:date="2025-10-30T16:32:00Z">
                <w:rPr>
                  <w:rFonts w:ascii="Cambria Math" w:hAnsi="Cambria Math"/>
                  <w:color w:val="000000"/>
                  <w:sz w:val="21"/>
                  <w:szCs w:val="21"/>
                </w:rPr>
                <m:t>E</m:t>
              </w:ins>
            </m:r>
            <m:func>
              <m:funcPr>
                <m:ctrlPr>
                  <w:rPr>
                    <w:rFonts w:ascii="Cambria Math" w:hAnsi="Cambria Math"/>
                    <w:color w:val="000000"/>
                    <w:sz w:val="21"/>
                    <w:szCs w:val="21"/>
                  </w:rPr>
                </m:ctrlPr>
              </m:funcPr>
              <m:fName>
                <m:r>
                  <m:rPr>
                    <m:sty m:val="p"/>
                  </m:rPr>
                  <w:rPr>
                    <w:rFonts w:ascii="Cambria Math" w:hAnsi="Cambria Math"/>
                    <w:color w:val="000000"/>
                    <w:sz w:val="21"/>
                    <w:szCs w:val="21"/>
                  </w:rPr>
                  <m:t>log</m:t>
                </m:r>
                <m:ctrlPr>
                  <w:rPr>
                    <w:rFonts w:ascii="Cambria Math" w:hAnsi="Cambria Math"/>
                    <w:i/>
                    <w:color w:val="000000"/>
                    <w:sz w:val="21"/>
                    <w:szCs w:val="21"/>
                  </w:rPr>
                </m:ctrlPr>
              </m:fName>
              <m:e>
                <m:r>
                  <w:ins w:id="1217" w:author="运璐 何" w:date="2025-10-30T16:32:00Z">
                    <w:rPr>
                      <w:rFonts w:ascii="Cambria Math" w:hAnsi="Cambria Math"/>
                      <w:color w:val="000000"/>
                      <w:sz w:val="21"/>
                      <w:szCs w:val="21"/>
                    </w:rPr>
                    <m:t>E</m:t>
                  </w:ins>
                </m:r>
              </m:e>
            </m:func>
          </m:e>
        </m:d>
      </m:oMath>
      <w:ins w:id="1218" w:author="运璐 何" w:date="2025-10-30T16:33:00Z">
        <w:r>
          <w:rPr>
            <w:color w:val="000000"/>
            <w:sz w:val="21"/>
            <w:szCs w:val="21"/>
          </w:rPr>
          <w:t xml:space="preserve"> </w:t>
        </w:r>
      </w:ins>
      <w:ins w:id="1219" w:author="运璐 何" w:date="2025-10-30T16:32:00Z">
        <w:r w:rsidRPr="004944FE">
          <w:rPr>
            <w:color w:val="000000"/>
            <w:sz w:val="21"/>
            <w:szCs w:val="21"/>
          </w:rPr>
          <w:t>的复杂度下快速构建通信主干网络，实现通信拓扑的动态最优维护。与传统全耦合势场模型相比，该方法显著减少了邻居链路数量，降低了势场叠加效应，提高了系统的通信保持能力与算法的实时可扩展性。最终，底层</w:t>
        </w:r>
        <w:r w:rsidRPr="004944FE">
          <w:rPr>
            <w:color w:val="000000"/>
            <w:sz w:val="21"/>
            <w:szCs w:val="21"/>
          </w:rPr>
          <w:t>MST</w:t>
        </w:r>
        <w:r w:rsidRPr="004944FE">
          <w:rPr>
            <w:color w:val="000000"/>
            <w:sz w:val="21"/>
            <w:szCs w:val="21"/>
          </w:rPr>
          <w:t>引力机制在保持通信稳定的同时，有效提高了集群的协同性和整体规划效率，为大规模无人机集群在复杂城市环境下的鲁棒运行提供了有力支撑。</w:t>
        </w:r>
      </w:ins>
    </w:p>
    <w:p w14:paraId="37AE36FA" w14:textId="439C3F3E" w:rsidR="008C0516" w:rsidRPr="00A9585A" w:rsidDel="009A0301" w:rsidRDefault="0079034F" w:rsidP="008C0516">
      <w:pPr>
        <w:spacing w:line="360" w:lineRule="auto"/>
        <w:outlineLvl w:val="0"/>
        <w:rPr>
          <w:del w:id="1220" w:author="运璐 何" w:date="2025-10-29T11:18:00Z"/>
          <w:b/>
          <w:sz w:val="21"/>
          <w:szCs w:val="21"/>
        </w:rPr>
      </w:pPr>
      <w:commentRangeStart w:id="1221"/>
      <w:commentRangeStart w:id="1222"/>
      <w:del w:id="1223" w:author="运璐 何" w:date="2025-10-29T11:18:00Z">
        <w:r w:rsidRPr="00A9585A" w:rsidDel="009A0301">
          <w:rPr>
            <w:b/>
            <w:sz w:val="21"/>
            <w:szCs w:val="21"/>
          </w:rPr>
          <w:delText>3</w:delText>
        </w:r>
        <w:r w:rsidR="008C0516" w:rsidRPr="00A9585A" w:rsidDel="009A0301">
          <w:rPr>
            <w:rFonts w:hint="eastAsia"/>
            <w:b/>
            <w:sz w:val="21"/>
            <w:szCs w:val="21"/>
          </w:rPr>
          <w:delText>.</w:delText>
        </w:r>
        <w:r w:rsidR="008C0516" w:rsidRPr="00A9585A" w:rsidDel="009A0301">
          <w:rPr>
            <w:b/>
            <w:sz w:val="21"/>
            <w:szCs w:val="21"/>
          </w:rPr>
          <w:delText>3</w:delText>
        </w:r>
        <w:r w:rsidR="008C0516" w:rsidRPr="00A9585A" w:rsidDel="009A0301">
          <w:rPr>
            <w:rFonts w:hint="eastAsia"/>
            <w:b/>
            <w:sz w:val="21"/>
            <w:szCs w:val="21"/>
          </w:rPr>
          <w:delText xml:space="preserve"> </w:delText>
        </w:r>
        <w:r w:rsidR="005C66CA" w:rsidRPr="005C66CA" w:rsidDel="009A0301">
          <w:rPr>
            <w:b/>
            <w:sz w:val="21"/>
            <w:szCs w:val="21"/>
          </w:rPr>
          <w:delText xml:space="preserve">CL-RRT*-APF </w:delText>
        </w:r>
        <w:r w:rsidR="005C66CA" w:rsidRPr="005C66CA" w:rsidDel="009A0301">
          <w:rPr>
            <w:b/>
            <w:sz w:val="21"/>
            <w:szCs w:val="21"/>
          </w:rPr>
          <w:delText>协同机制</w:delText>
        </w:r>
        <w:commentRangeEnd w:id="1221"/>
        <w:r w:rsidR="009C55BB" w:rsidDel="009A0301">
          <w:rPr>
            <w:rStyle w:val="ac"/>
          </w:rPr>
          <w:commentReference w:id="1221"/>
        </w:r>
      </w:del>
      <w:commentRangeEnd w:id="1222"/>
      <w:r w:rsidR="009A0301">
        <w:rPr>
          <w:rStyle w:val="ac"/>
        </w:rPr>
        <w:commentReference w:id="1222"/>
      </w:r>
    </w:p>
    <w:p w14:paraId="6CCBF831" w14:textId="02DD37A1" w:rsidR="008C0516" w:rsidRPr="00A9585A" w:rsidDel="000521FD" w:rsidRDefault="00332D74" w:rsidP="008C0516">
      <w:pPr>
        <w:spacing w:line="360" w:lineRule="auto"/>
        <w:ind w:firstLineChars="196" w:firstLine="412"/>
        <w:rPr>
          <w:moveFrom w:id="1224" w:author="运璐 何" w:date="2025-10-29T10:42:00Z"/>
          <w:color w:val="000000"/>
          <w:sz w:val="21"/>
          <w:szCs w:val="21"/>
        </w:rPr>
      </w:pPr>
      <w:moveFromRangeStart w:id="1225" w:author="运璐 何" w:date="2025-10-29T10:42:00Z" w:name="move212626953"/>
      <w:moveFrom w:id="1226" w:author="运璐 何" w:date="2025-10-29T10:42:00Z">
        <w:r w:rsidRPr="00A9585A" w:rsidDel="000521FD">
          <w:rPr>
            <w:rFonts w:hint="eastAsia"/>
            <w:color w:val="000000"/>
            <w:sz w:val="21"/>
            <w:szCs w:val="21"/>
          </w:rPr>
          <w:t>通过</w:t>
        </w:r>
        <w:r w:rsidR="008C0516" w:rsidRPr="00A9585A" w:rsidDel="000521FD">
          <w:rPr>
            <w:color w:val="000000"/>
            <w:sz w:val="21"/>
            <w:szCs w:val="21"/>
          </w:rPr>
          <w:t>实现全局路径规划与局部协同</w:t>
        </w:r>
        <w:r w:rsidRPr="00A9585A" w:rsidDel="000521FD">
          <w:rPr>
            <w:rFonts w:hint="eastAsia"/>
            <w:color w:val="000000"/>
            <w:sz w:val="21"/>
            <w:szCs w:val="21"/>
          </w:rPr>
          <w:t>控制</w:t>
        </w:r>
        <w:r w:rsidR="008C0516" w:rsidRPr="00A9585A" w:rsidDel="000521FD">
          <w:rPr>
            <w:color w:val="000000"/>
            <w:sz w:val="21"/>
            <w:szCs w:val="21"/>
          </w:rPr>
          <w:t>有机结合，本文所提出的</w:t>
        </w:r>
        <w:r w:rsidR="008C0516" w:rsidRPr="00A9585A" w:rsidDel="000521FD">
          <w:rPr>
            <w:color w:val="000000"/>
            <w:sz w:val="21"/>
            <w:szCs w:val="21"/>
          </w:rPr>
          <w:t>CL-RRT*-APF</w:t>
        </w:r>
        <w:r w:rsidR="008C0516" w:rsidRPr="00A9585A" w:rsidDel="000521FD">
          <w:rPr>
            <w:color w:val="000000"/>
            <w:sz w:val="21"/>
            <w:szCs w:val="21"/>
          </w:rPr>
          <w:t>算法采用分层</w:t>
        </w:r>
        <w:r w:rsidR="00510826" w:rsidRPr="00A9585A" w:rsidDel="000521FD">
          <w:rPr>
            <w:rFonts w:hint="eastAsia"/>
            <w:color w:val="000000"/>
            <w:sz w:val="21"/>
            <w:szCs w:val="21"/>
          </w:rPr>
          <w:t>循环</w:t>
        </w:r>
        <w:r w:rsidR="008C0516" w:rsidRPr="00A9585A" w:rsidDel="000521FD">
          <w:rPr>
            <w:color w:val="000000"/>
            <w:sz w:val="21"/>
            <w:szCs w:val="21"/>
          </w:rPr>
          <w:t>执行机制，</w:t>
        </w:r>
        <w:r w:rsidR="00510826" w:rsidRPr="00A9585A" w:rsidDel="000521FD">
          <w:rPr>
            <w:rFonts w:hint="eastAsia"/>
            <w:color w:val="000000"/>
            <w:sz w:val="21"/>
            <w:szCs w:val="21"/>
          </w:rPr>
          <w:t>如图</w:t>
        </w:r>
        <w:r w:rsidR="008C0516" w:rsidRPr="00A9585A" w:rsidDel="000521FD">
          <w:rPr>
            <w:color w:val="000000"/>
            <w:sz w:val="21"/>
            <w:szCs w:val="21"/>
          </w:rPr>
          <w:t>即</w:t>
        </w:r>
        <w:r w:rsidR="008C0516" w:rsidRPr="00A9585A" w:rsidDel="000521FD">
          <w:rPr>
            <w:color w:val="000000"/>
            <w:sz w:val="21"/>
            <w:szCs w:val="21"/>
          </w:rPr>
          <w:t>“</w:t>
        </w:r>
        <w:r w:rsidR="008C0516" w:rsidRPr="00A9585A" w:rsidDel="000521FD">
          <w:rPr>
            <w:color w:val="000000"/>
            <w:sz w:val="21"/>
            <w:szCs w:val="21"/>
          </w:rPr>
          <w:t>全局路径规划</w:t>
        </w:r>
        <w:r w:rsidR="008C0516" w:rsidRPr="00A9585A" w:rsidDel="000521FD">
          <w:rPr>
            <w:color w:val="000000"/>
            <w:sz w:val="21"/>
            <w:szCs w:val="21"/>
          </w:rPr>
          <w:t>—</w:t>
        </w:r>
        <w:r w:rsidR="008C0516" w:rsidRPr="00A9585A" w:rsidDel="000521FD">
          <w:rPr>
            <w:color w:val="000000"/>
            <w:sz w:val="21"/>
            <w:szCs w:val="21"/>
          </w:rPr>
          <w:t>局部动态执行</w:t>
        </w:r>
        <w:r w:rsidR="008C0516" w:rsidRPr="00A9585A" w:rsidDel="000521FD">
          <w:rPr>
            <w:color w:val="000000"/>
            <w:sz w:val="21"/>
            <w:szCs w:val="21"/>
          </w:rPr>
          <w:t>—</w:t>
        </w:r>
        <w:r w:rsidR="008C0516" w:rsidRPr="00A9585A" w:rsidDel="000521FD">
          <w:rPr>
            <w:color w:val="000000"/>
            <w:sz w:val="21"/>
            <w:szCs w:val="21"/>
          </w:rPr>
          <w:t>通信拓扑反馈</w:t>
        </w:r>
        <w:r w:rsidR="008C0516" w:rsidRPr="00A9585A" w:rsidDel="000521FD">
          <w:rPr>
            <w:color w:val="000000"/>
            <w:sz w:val="21"/>
            <w:szCs w:val="21"/>
          </w:rPr>
          <w:t>—</w:t>
        </w:r>
        <w:r w:rsidR="008C0516" w:rsidRPr="00A9585A" w:rsidDel="000521FD">
          <w:rPr>
            <w:color w:val="000000"/>
            <w:sz w:val="21"/>
            <w:szCs w:val="21"/>
          </w:rPr>
          <w:t>全局自适应更新</w:t>
        </w:r>
        <w:r w:rsidR="008C0516" w:rsidRPr="00A9585A" w:rsidDel="000521FD">
          <w:rPr>
            <w:color w:val="000000"/>
            <w:sz w:val="21"/>
            <w:szCs w:val="21"/>
          </w:rPr>
          <w:t>”</w:t>
        </w:r>
        <w:r w:rsidR="008C0516" w:rsidRPr="00A9585A" w:rsidDel="000521FD">
          <w:rPr>
            <w:color w:val="000000"/>
            <w:sz w:val="21"/>
            <w:szCs w:val="21"/>
          </w:rPr>
          <w:t>的循环结构。该机制在时间上以离散步为单位进行迭代，在空间上以簇为粒度进行并行优化，从而兼顾全局最优性与局部实时性。</w:t>
        </w:r>
      </w:moveFrom>
    </w:p>
    <w:p w14:paraId="21514D19" w14:textId="3AFCAB81" w:rsidR="0079034F" w:rsidRPr="00A9585A" w:rsidDel="000521FD" w:rsidRDefault="00106614" w:rsidP="002E16A0">
      <w:pPr>
        <w:pStyle w:val="aff0"/>
        <w:rPr>
          <w:moveFrom w:id="1227" w:author="运璐 何" w:date="2025-10-29T10:42:00Z"/>
        </w:rPr>
      </w:pPr>
      <w:moveFrom w:id="1228" w:author="运璐 何" w:date="2025-10-29T10:42:00Z">
        <w:del w:id="1229" w:author="运璐 何" w:date="2025-10-30T19:32:00Z">
          <w:r w:rsidRPr="002E16A0" w:rsidDel="0006006C">
            <w:rPr>
              <w:noProof/>
            </w:rPr>
            <w:drawing>
              <wp:inline distT="0" distB="0" distL="0" distR="0" wp14:anchorId="1E420B52" wp14:editId="0A4C41DE">
                <wp:extent cx="3886200" cy="534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del>
      </w:moveFrom>
    </w:p>
    <w:p w14:paraId="427DA96D" w14:textId="0A03205F" w:rsidR="000D109A" w:rsidRPr="00A9585A" w:rsidDel="000521FD" w:rsidRDefault="00510826" w:rsidP="00A9585A">
      <w:pPr>
        <w:pStyle w:val="aff2"/>
        <w:rPr>
          <w:moveFrom w:id="1230" w:author="运璐 何" w:date="2025-10-29T10:42:00Z"/>
        </w:rPr>
      </w:pPr>
      <w:moveFrom w:id="1231" w:author="运璐 何" w:date="2025-10-29T10:42:00Z">
        <w:r w:rsidRPr="00A9585A" w:rsidDel="000521FD">
          <w:rPr>
            <w:rFonts w:hint="eastAsia"/>
          </w:rPr>
          <w:t>图</w:t>
        </w:r>
        <w:r w:rsidR="000E7624" w:rsidDel="000521FD">
          <w:t>4</w:t>
        </w:r>
        <w:r w:rsidRPr="00A9585A" w:rsidDel="000521FD">
          <w:t xml:space="preserve"> </w:t>
        </w:r>
        <w:r w:rsidR="00F36D09" w:rsidRPr="00A9585A" w:rsidDel="000521FD">
          <w:t xml:space="preserve"> </w:t>
        </w:r>
        <w:r w:rsidRPr="00A9585A" w:rsidDel="000521FD">
          <w:t>CL-RRT*-APF</w:t>
        </w:r>
        <w:r w:rsidRPr="00A9585A" w:rsidDel="000521FD">
          <w:rPr>
            <w:rFonts w:hint="eastAsia"/>
          </w:rPr>
          <w:t>算法流程图</w:t>
        </w:r>
      </w:moveFrom>
    </w:p>
    <w:p w14:paraId="21633420" w14:textId="0E3E57C2" w:rsidR="008C0516" w:rsidRPr="00A9585A" w:rsidDel="000521FD" w:rsidRDefault="00A9585A" w:rsidP="008C0516">
      <w:pPr>
        <w:spacing w:line="360" w:lineRule="auto"/>
        <w:ind w:firstLineChars="196" w:firstLine="412"/>
        <w:rPr>
          <w:moveFrom w:id="1232" w:author="运璐 何" w:date="2025-10-29T10:42:00Z"/>
          <w:color w:val="000000"/>
          <w:sz w:val="21"/>
          <w:szCs w:val="21"/>
        </w:rPr>
      </w:pPr>
      <w:moveFrom w:id="1233" w:author="运璐 何" w:date="2025-10-29T10:42:00Z">
        <w:r w:rsidDel="000521FD">
          <w:rPr>
            <w:rFonts w:hint="eastAsia"/>
            <w:color w:val="000000"/>
            <w:sz w:val="21"/>
            <w:szCs w:val="21"/>
          </w:rPr>
          <w:t>如图</w:t>
        </w:r>
        <w:r w:rsidR="000E7624" w:rsidDel="000521FD">
          <w:rPr>
            <w:color w:val="000000"/>
            <w:sz w:val="21"/>
            <w:szCs w:val="21"/>
          </w:rPr>
          <w:t>4</w:t>
        </w:r>
        <w:r w:rsidR="008C0516" w:rsidRPr="00A9585A" w:rsidDel="000521FD">
          <w:rPr>
            <w:color w:val="000000"/>
            <w:sz w:val="21"/>
            <w:szCs w:val="21"/>
          </w:rPr>
          <w:t>所示，</w:t>
        </w:r>
        <w:r w:rsidDel="000521FD">
          <w:rPr>
            <w:rFonts w:hint="eastAsia"/>
            <w:color w:val="000000"/>
            <w:sz w:val="21"/>
            <w:szCs w:val="21"/>
          </w:rPr>
          <w:t>算法</w:t>
        </w:r>
        <w:r w:rsidR="008C0516" w:rsidRPr="00A9585A" w:rsidDel="000521FD">
          <w:rPr>
            <w:color w:val="000000"/>
            <w:sz w:val="21"/>
            <w:szCs w:val="21"/>
          </w:rPr>
          <w:t>主要包括以下四个阶段：</w:t>
        </w:r>
      </w:moveFrom>
    </w:p>
    <w:p w14:paraId="7B35A3B9" w14:textId="2479E341" w:rsidR="0003166D" w:rsidRPr="00A9585A" w:rsidDel="000521FD" w:rsidRDefault="008C0516" w:rsidP="0003166D">
      <w:pPr>
        <w:spacing w:line="360" w:lineRule="auto"/>
        <w:ind w:firstLineChars="196" w:firstLine="412"/>
        <w:rPr>
          <w:moveFrom w:id="1234" w:author="运璐 何" w:date="2025-10-29T10:42:00Z"/>
          <w:color w:val="000000"/>
          <w:sz w:val="21"/>
          <w:szCs w:val="21"/>
        </w:rPr>
      </w:pPr>
      <w:moveFrom w:id="1235" w:author="运璐 何" w:date="2025-10-29T10:42:00Z">
        <w:r w:rsidRPr="00A9585A" w:rsidDel="000521FD">
          <w:rPr>
            <w:color w:val="000000"/>
            <w:sz w:val="21"/>
            <w:szCs w:val="21"/>
          </w:rPr>
          <w:lastRenderedPageBreak/>
          <w:t>1)</w:t>
        </w:r>
        <w:r w:rsidRPr="00A9585A" w:rsidDel="000521FD">
          <w:rPr>
            <w:b/>
            <w:bCs/>
            <w:color w:val="000000"/>
            <w:sz w:val="21"/>
            <w:szCs w:val="21"/>
          </w:rPr>
          <w:t>环境感知与状态初始化</w:t>
        </w:r>
        <w:r w:rsidRPr="00A9585A" w:rsidDel="000521FD">
          <w:rPr>
            <w:color w:val="000000"/>
            <w:sz w:val="21"/>
            <w:szCs w:val="21"/>
          </w:rPr>
          <w:t>:</w:t>
        </w:r>
        <w:r w:rsidRPr="00A9585A" w:rsidDel="000521FD">
          <w:rPr>
            <w:color w:val="000000"/>
            <w:sz w:val="21"/>
            <w:szCs w:val="21"/>
          </w:rPr>
          <w:t>系统在初始时刻收集环境感知信息，包括障碍物分布、无人机位置及信道干扰特征。根据通信范围与任务目标，将无人机集群划分为若干簇</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From w:id="1236" w:author="运璐 何" w:date="2025-10-29T10:42:00Z">
          <w:r w:rsidRPr="00A9585A" w:rsidDel="000521FD">
            <w:rPr>
              <w:rFonts w:eastAsia="MS Gothic" w:cs="MS Gothic" w:hint="eastAsia"/>
              <w:color w:val="000000"/>
              <w:sz w:val="21"/>
              <w:szCs w:val="21"/>
            </w:rPr>
            <w:t>​</w:t>
          </w:r>
          <w:r w:rsidRPr="00A9585A" w:rsidDel="000521FD">
            <w:rPr>
              <w:color w:val="000000"/>
              <w:sz w:val="21"/>
              <w:szCs w:val="21"/>
            </w:rPr>
            <w:t>，并计算各簇中心位置</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1237" w:author="运璐 何" w:date="2025-10-29T10:42:00Z">
            <w:r w:rsidR="0003166D" w:rsidRPr="00A9585A" w:rsidDel="000521FD">
              <w:rPr>
                <w:rFonts w:hint="eastAsia"/>
                <w:color w:val="000000"/>
                <w:sz w:val="21"/>
                <w:szCs w:val="21"/>
              </w:rPr>
              <w:t xml:space="preserve"> </w:t>
            </w:r>
            <w:r w:rsidRPr="00A9585A" w:rsidDel="000521FD">
              <w:rPr>
                <w:color w:val="000000"/>
                <w:sz w:val="21"/>
                <w:szCs w:val="21"/>
              </w:rPr>
              <w:t>与目标中心</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From w:id="1238" w:author="运璐 何" w:date="2025-10-29T10:42:00Z">
              <w:r w:rsidRPr="00A9585A" w:rsidDel="000521FD">
                <w:rPr>
                  <w:color w:val="000000"/>
                  <w:sz w:val="21"/>
                  <w:szCs w:val="21"/>
                </w:rPr>
                <w:t>。</w:t>
              </w:r>
            </w:moveFrom>
          </w:moveFrom>
        </w:moveFrom>
      </w:moveFrom>
    </w:p>
    <w:p w14:paraId="4E7BF231" w14:textId="6F8302F1" w:rsidR="0003166D" w:rsidRPr="00A9585A" w:rsidDel="000521FD" w:rsidRDefault="0003166D" w:rsidP="0003166D">
      <w:pPr>
        <w:spacing w:line="360" w:lineRule="auto"/>
        <w:ind w:firstLineChars="196" w:firstLine="413"/>
        <w:rPr>
          <w:moveFrom w:id="1239" w:author="运璐 何" w:date="2025-10-29T10:42:00Z"/>
          <w:color w:val="000000"/>
          <w:sz w:val="21"/>
          <w:szCs w:val="21"/>
        </w:rPr>
      </w:pPr>
      <w:moveFrom w:id="1240" w:author="运璐 何" w:date="2025-10-29T10:42:00Z">
        <w:r w:rsidRPr="00A9585A" w:rsidDel="000521FD">
          <w:rPr>
            <w:rFonts w:hint="eastAsia"/>
            <w:b/>
            <w:bCs/>
            <w:color w:val="000000"/>
            <w:sz w:val="21"/>
            <w:szCs w:val="21"/>
          </w:rPr>
          <w:t>2</w:t>
        </w:r>
        <w:r w:rsidRPr="00A9585A" w:rsidDel="000521FD">
          <w:rPr>
            <w:b/>
            <w:bCs/>
            <w:color w:val="000000"/>
            <w:sz w:val="21"/>
            <w:szCs w:val="21"/>
          </w:rPr>
          <w:t>)</w:t>
        </w:r>
        <w:r w:rsidR="008C0516" w:rsidRPr="00A9585A" w:rsidDel="000521FD">
          <w:rPr>
            <w:b/>
            <w:bCs/>
            <w:color w:val="000000"/>
            <w:sz w:val="21"/>
            <w:szCs w:val="21"/>
          </w:rPr>
          <w:t>全局路径规划（</w:t>
        </w:r>
        <w:r w:rsidR="008C0516" w:rsidRPr="00A9585A" w:rsidDel="000521FD">
          <w:rPr>
            <w:b/>
            <w:bCs/>
            <w:color w:val="000000"/>
            <w:sz w:val="21"/>
            <w:szCs w:val="21"/>
          </w:rPr>
          <w:t>RRT*</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在顶层，全局规划器为每个簇执行</w:t>
        </w:r>
        <w:r w:rsidR="008C0516" w:rsidRPr="00A9585A" w:rsidDel="000521FD">
          <w:rPr>
            <w:color w:val="000000"/>
            <w:sz w:val="21"/>
            <w:szCs w:val="21"/>
          </w:rPr>
          <w:t xml:space="preserve"> RRT* </w:t>
        </w:r>
        <w:r w:rsidR="008C0516" w:rsidRPr="00A9585A" w:rsidDel="000521FD">
          <w:rPr>
            <w:color w:val="000000"/>
            <w:sz w:val="21"/>
            <w:szCs w:val="21"/>
          </w:rPr>
          <w:t>搜索，生成从</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1241"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到</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From w:id="1242"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的参考路径</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From w:id="1243"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。在路径生成过程中，引入</w:t>
              </w:r>
              <w:r w:rsidR="008C0516" w:rsidRPr="00A9585A" w:rsidDel="000521FD">
                <w:rPr>
                  <w:color w:val="000000"/>
                  <w:sz w:val="21"/>
                  <w:szCs w:val="21"/>
                </w:rPr>
                <w:t xml:space="preserve"> Fréchet </w:t>
              </w:r>
              <w:r w:rsidR="008C0516" w:rsidRPr="00A9585A" w:rsidDel="000521FD">
                <w:rPr>
                  <w:color w:val="000000"/>
                  <w:sz w:val="21"/>
                  <w:szCs w:val="21"/>
                </w:rPr>
                <w:t>距离约束以调节不同簇路径的空间分离性，避免路径间重叠或过远。当环境被探测更新</w:t>
              </w:r>
              <w:r w:rsidR="00332D74" w:rsidRPr="00A9585A" w:rsidDel="000521FD">
                <w:rPr>
                  <w:rFonts w:hint="eastAsia"/>
                  <w:color w:val="000000"/>
                  <w:sz w:val="21"/>
                  <w:szCs w:val="21"/>
                </w:rPr>
                <w:t>后</w:t>
              </w:r>
              <w:r w:rsidR="008C0516" w:rsidRPr="00A9585A" w:rsidDel="000521FD">
                <w:rPr>
                  <w:color w:val="000000"/>
                  <w:sz w:val="21"/>
                  <w:szCs w:val="21"/>
                </w:rPr>
                <w:t>路径与</w:t>
              </w:r>
              <w:r w:rsidRPr="00A9585A" w:rsidDel="000521FD">
                <w:rPr>
                  <w:rFonts w:hint="eastAsia"/>
                  <w:color w:val="000000"/>
                  <w:sz w:val="21"/>
                  <w:szCs w:val="21"/>
                </w:rPr>
                <w:t>建筑</w:t>
              </w:r>
              <w:r w:rsidR="008C0516" w:rsidRPr="00A9585A" w:rsidDel="000521FD">
                <w:rPr>
                  <w:color w:val="000000"/>
                  <w:sz w:val="21"/>
                  <w:szCs w:val="21"/>
                </w:rPr>
                <w:t>物集合</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From w:id="1244"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发生碰撞时，触发</w:t>
                </w:r>
                <w:r w:rsidRPr="00A9585A" w:rsidDel="000521FD">
                  <w:rPr>
                    <w:rFonts w:hint="eastAsia"/>
                    <w:color w:val="000000"/>
                    <w:sz w:val="21"/>
                    <w:szCs w:val="21"/>
                  </w:rPr>
                  <w:t>对应簇的全局路径的</w:t>
                </w:r>
                <w:r w:rsidR="008C0516" w:rsidRPr="00A9585A" w:rsidDel="000521FD">
                  <w:rPr>
                    <w:color w:val="000000"/>
                    <w:sz w:val="21"/>
                    <w:szCs w:val="21"/>
                  </w:rPr>
                  <w:t>重规划机制以保持</w:t>
                </w:r>
                <w:r w:rsidR="00332D74" w:rsidRPr="00A9585A" w:rsidDel="000521FD">
                  <w:rPr>
                    <w:rFonts w:hint="eastAsia"/>
                    <w:color w:val="000000"/>
                    <w:sz w:val="21"/>
                    <w:szCs w:val="21"/>
                  </w:rPr>
                  <w:t>该簇全局</w:t>
                </w:r>
                <w:r w:rsidR="008C0516" w:rsidRPr="00A9585A" w:rsidDel="000521FD">
                  <w:rPr>
                    <w:color w:val="000000"/>
                    <w:sz w:val="21"/>
                    <w:szCs w:val="21"/>
                  </w:rPr>
                  <w:t>路径</w:t>
                </w:r>
                <w:r w:rsidR="00332D74" w:rsidRPr="00A9585A" w:rsidDel="000521FD">
                  <w:rPr>
                    <w:rFonts w:hint="eastAsia"/>
                    <w:color w:val="000000"/>
                    <w:sz w:val="21"/>
                    <w:szCs w:val="21"/>
                  </w:rPr>
                  <w:t>的</w:t>
                </w:r>
                <w:r w:rsidR="008C0516" w:rsidRPr="00A9585A" w:rsidDel="000521FD">
                  <w:rPr>
                    <w:color w:val="000000"/>
                    <w:sz w:val="21"/>
                    <w:szCs w:val="21"/>
                  </w:rPr>
                  <w:t>可行性。</w:t>
                </w:r>
              </w:moveFrom>
            </w:moveFrom>
          </w:moveFrom>
        </w:moveFrom>
      </w:moveFrom>
    </w:p>
    <w:p w14:paraId="578014F0" w14:textId="52A84DDC" w:rsidR="0003166D" w:rsidRPr="00A9585A" w:rsidDel="000521FD" w:rsidRDefault="0003166D" w:rsidP="0003166D">
      <w:pPr>
        <w:spacing w:line="360" w:lineRule="auto"/>
        <w:ind w:firstLineChars="196" w:firstLine="412"/>
        <w:rPr>
          <w:moveFrom w:id="1245" w:author="运璐 何" w:date="2025-10-29T10:42:00Z"/>
          <w:color w:val="000000"/>
          <w:sz w:val="21"/>
          <w:szCs w:val="21"/>
        </w:rPr>
      </w:pPr>
      <w:moveFrom w:id="1246" w:author="运璐 何" w:date="2025-10-29T10:42:00Z">
        <w:r w:rsidRPr="00A9585A" w:rsidDel="000521FD">
          <w:rPr>
            <w:color w:val="000000"/>
            <w:sz w:val="21"/>
            <w:szCs w:val="21"/>
          </w:rPr>
          <w:t>3</w:t>
        </w:r>
        <w:r w:rsidRPr="00A9585A" w:rsidDel="000521FD">
          <w:rPr>
            <w:rFonts w:hint="eastAsia"/>
            <w:color w:val="000000"/>
            <w:sz w:val="21"/>
            <w:szCs w:val="21"/>
          </w:rPr>
          <w:t>)</w:t>
        </w:r>
        <w:r w:rsidR="008C0516" w:rsidRPr="00A9585A" w:rsidDel="000521FD">
          <w:rPr>
            <w:b/>
            <w:bCs/>
            <w:color w:val="000000"/>
            <w:sz w:val="21"/>
            <w:szCs w:val="21"/>
          </w:rPr>
          <w:t>局部路径执行（</w:t>
        </w:r>
        <w:r w:rsidR="008C0516" w:rsidRPr="00A9585A" w:rsidDel="000521FD">
          <w:rPr>
            <w:b/>
            <w:bCs/>
            <w:color w:val="000000"/>
            <w:sz w:val="21"/>
            <w:szCs w:val="21"/>
          </w:rPr>
          <w:t>APF</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底层局部控制器以</w:t>
        </w:r>
        <w:r w:rsidR="008C0516" w:rsidRPr="00A9585A" w:rsidDel="000521FD">
          <w:rPr>
            <w:color w:val="000000"/>
            <w:sz w:val="21"/>
            <w:szCs w:val="21"/>
          </w:rPr>
          <w:t>RRT*</w:t>
        </w:r>
        <w:r w:rsidR="008C0516" w:rsidRPr="00A9585A" w:rsidDel="000521FD">
          <w:rPr>
            <w:color w:val="000000"/>
            <w:sz w:val="21"/>
            <w:szCs w:val="21"/>
          </w:rPr>
          <w:t>提供的路径点为</w:t>
        </w:r>
        <w:r w:rsidR="00332D74" w:rsidRPr="00A9585A" w:rsidDel="000521FD">
          <w:rPr>
            <w:rFonts w:hint="eastAsia"/>
            <w:color w:val="000000"/>
            <w:sz w:val="21"/>
            <w:szCs w:val="21"/>
          </w:rPr>
          <w:t>当前</w:t>
        </w:r>
        <w:r w:rsidR="008C0516" w:rsidRPr="00A9585A" w:rsidDel="000521FD">
          <w:rPr>
            <w:color w:val="000000"/>
            <w:sz w:val="21"/>
            <w:szCs w:val="21"/>
          </w:rPr>
          <w:t>目标，通过</w:t>
        </w:r>
        <w:r w:rsidR="008C0516" w:rsidRPr="00A9585A" w:rsidDel="000521FD">
          <w:rPr>
            <w:color w:val="000000"/>
            <w:sz w:val="21"/>
            <w:szCs w:val="21"/>
          </w:rPr>
          <w:t>APF</w:t>
        </w:r>
        <w:r w:rsidR="008C0516" w:rsidRPr="00A9585A" w:rsidDel="000521FD">
          <w:rPr>
            <w:color w:val="000000"/>
            <w:sz w:val="21"/>
            <w:szCs w:val="21"/>
          </w:rPr>
          <w:t>势场函数实时计算每个无人机的合力</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From w:id="1247" w:author="运璐 何" w:date="2025-10-29T10:42:00Z">
          <w:r w:rsidR="008C0516" w:rsidRPr="00A9585A" w:rsidDel="000521FD">
            <w:rPr>
              <w:color w:val="000000"/>
              <w:sz w:val="21"/>
              <w:szCs w:val="21"/>
            </w:rPr>
            <w:t>，并更新位置</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From w:id="1248" w:author="运璐 何" w:date="2025-10-29T10:42:00Z">
            <w:r w:rsidR="008C0516" w:rsidRPr="00A9585A" w:rsidDel="000521FD">
              <w:rPr>
                <w:color w:val="000000"/>
                <w:sz w:val="21"/>
                <w:szCs w:val="21"/>
              </w:rPr>
              <w:t>。其中，目标吸引力确保运动趋向全局参考路径，斥力用于碰撞避免，而基于最小生成树的</w:t>
            </w:r>
            <w:r w:rsidR="00332D74" w:rsidRPr="00A9585A" w:rsidDel="000521FD">
              <w:rPr>
                <w:rFonts w:hint="eastAsia"/>
                <w:color w:val="000000"/>
                <w:sz w:val="21"/>
                <w:szCs w:val="21"/>
              </w:rPr>
              <w:t>通信保持</w:t>
            </w:r>
            <w:r w:rsidR="008C0516" w:rsidRPr="00A9585A" w:rsidDel="000521FD">
              <w:rPr>
                <w:color w:val="000000"/>
                <w:sz w:val="21"/>
                <w:szCs w:val="21"/>
              </w:rPr>
              <w:t>力用于保持集群通信连通性。</w:t>
            </w:r>
          </w:moveFrom>
        </w:moveFrom>
      </w:moveFrom>
    </w:p>
    <w:p w14:paraId="2A48CB3B" w14:textId="4DBD422D" w:rsidR="008C0516" w:rsidRPr="00A9585A" w:rsidDel="000521FD" w:rsidRDefault="0003166D" w:rsidP="0003166D">
      <w:pPr>
        <w:spacing w:line="360" w:lineRule="auto"/>
        <w:ind w:firstLineChars="196" w:firstLine="412"/>
        <w:rPr>
          <w:moveFrom w:id="1249" w:author="运璐 何" w:date="2025-10-29T10:42:00Z"/>
          <w:color w:val="000000"/>
          <w:sz w:val="21"/>
          <w:szCs w:val="21"/>
        </w:rPr>
      </w:pPr>
      <w:moveFrom w:id="1250" w:author="运璐 何" w:date="2025-10-29T10:42:00Z">
        <w:r w:rsidRPr="00A9585A" w:rsidDel="000521FD">
          <w:rPr>
            <w:rFonts w:hint="eastAsia"/>
            <w:color w:val="000000"/>
            <w:sz w:val="21"/>
            <w:szCs w:val="21"/>
          </w:rPr>
          <w:t>4</w:t>
        </w:r>
        <w:r w:rsidRPr="00A9585A" w:rsidDel="000521FD">
          <w:rPr>
            <w:rFonts w:hint="eastAsia"/>
            <w:color w:val="000000"/>
            <w:sz w:val="21"/>
            <w:szCs w:val="21"/>
          </w:rPr>
          <w:t>）</w:t>
        </w:r>
        <w:r w:rsidR="008C0516" w:rsidRPr="00A9585A" w:rsidDel="000521FD">
          <w:rPr>
            <w:b/>
            <w:bCs/>
            <w:color w:val="000000"/>
            <w:sz w:val="21"/>
            <w:szCs w:val="21"/>
          </w:rPr>
          <w:t>通信拓扑反馈与自适应调节</w:t>
        </w:r>
        <w:r w:rsidRPr="00A9585A" w:rsidDel="000521FD">
          <w:rPr>
            <w:rFonts w:hint="eastAsia"/>
            <w:b/>
            <w:bCs/>
            <w:color w:val="000000"/>
            <w:sz w:val="21"/>
            <w:szCs w:val="21"/>
          </w:rPr>
          <w:t>：</w:t>
        </w:r>
        <w:r w:rsidR="008C0516" w:rsidRPr="00A9585A" w:rsidDel="000521FD">
          <w:rPr>
            <w:color w:val="000000"/>
            <w:sz w:val="21"/>
            <w:szCs w:val="21"/>
          </w:rPr>
          <w:t>在每个时间步内，系统根据当前</w:t>
        </w:r>
        <w:r w:rsidR="008C0516" w:rsidRPr="00A9585A" w:rsidDel="000521FD">
          <w:rPr>
            <w:color w:val="000000"/>
            <w:sz w:val="21"/>
            <w:szCs w:val="21"/>
          </w:rPr>
          <w:t>SINR</w:t>
        </w:r>
        <w:r w:rsidR="008C0516" w:rsidRPr="00A9585A" w:rsidDel="000521FD">
          <w:rPr>
            <w:color w:val="000000"/>
            <w:sz w:val="21"/>
            <w:szCs w:val="21"/>
          </w:rPr>
          <w:t>重新构建加权通信拓扑，并基于</w:t>
        </w:r>
        <w:r w:rsidR="008C0516" w:rsidRPr="00A9585A" w:rsidDel="000521FD">
          <w:rPr>
            <w:color w:val="000000"/>
            <w:sz w:val="21"/>
            <w:szCs w:val="21"/>
          </w:rPr>
          <w:t xml:space="preserve"> MST </w:t>
        </w:r>
        <w:r w:rsidR="008C0516" w:rsidRPr="00A9585A" w:rsidDel="000521FD">
          <w:rPr>
            <w:color w:val="000000"/>
            <w:sz w:val="21"/>
            <w:szCs w:val="21"/>
          </w:rPr>
          <w:t>更新邻接关系。当某条链路的</w:t>
        </w:r>
        <w:r w:rsidR="008C0516" w:rsidRPr="00A9585A" w:rsidDel="000521FD">
          <w:rPr>
            <w:color w:val="000000"/>
            <w:sz w:val="21"/>
            <w:szCs w:val="21"/>
          </w:rPr>
          <w:t>SINR</w:t>
        </w:r>
        <w:r w:rsidR="008C0516" w:rsidRPr="00A9585A" w:rsidDel="000521FD">
          <w:rPr>
            <w:color w:val="000000"/>
            <w:sz w:val="21"/>
            <w:szCs w:val="21"/>
          </w:rPr>
          <w:t>低于阈值</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From w:id="1251"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时，</w:t>
          </w:r>
          <w:r w:rsidR="00332D74" w:rsidRPr="00A9585A" w:rsidDel="000521FD">
            <w:rPr>
              <w:rFonts w:hint="eastAsia"/>
              <w:color w:val="000000"/>
              <w:sz w:val="21"/>
              <w:szCs w:val="21"/>
            </w:rPr>
            <w:t>用于为</w:t>
          </w:r>
          <w:r w:rsidR="008C0516" w:rsidRPr="00A9585A" w:rsidDel="000521FD">
            <w:rPr>
              <w:color w:val="000000"/>
              <w:sz w:val="21"/>
              <w:szCs w:val="21"/>
            </w:rPr>
            <w:t>对应无人机对产生增强的引力反馈，促使其靠近通信簇中心</w:t>
          </w:r>
          <w:r w:rsidRPr="00A9585A" w:rsidDel="000521FD">
            <w:rPr>
              <w:rFonts w:hint="eastAsia"/>
              <w:color w:val="000000"/>
              <w:sz w:val="21"/>
              <w:szCs w:val="21"/>
            </w:rPr>
            <w:t>。</w:t>
          </w:r>
          <w:r w:rsidRPr="00A9585A" w:rsidDel="000521FD">
            <w:rPr>
              <w:color w:val="000000"/>
              <w:sz w:val="21"/>
              <w:szCs w:val="21"/>
            </w:rPr>
            <w:t xml:space="preserve"> </w:t>
          </w:r>
        </w:moveFrom>
      </w:moveFrom>
    </w:p>
    <w:p w14:paraId="0D7DEE5A" w14:textId="0A46A9D5" w:rsidR="00A9585A" w:rsidDel="000521FD" w:rsidRDefault="008C0516" w:rsidP="0003166D">
      <w:pPr>
        <w:spacing w:line="360" w:lineRule="auto"/>
        <w:ind w:firstLineChars="196" w:firstLine="412"/>
        <w:rPr>
          <w:moveFrom w:id="1252" w:author="运璐 何" w:date="2025-10-29T10:42:00Z"/>
          <w:color w:val="000000"/>
          <w:sz w:val="21"/>
          <w:szCs w:val="21"/>
        </w:rPr>
      </w:pPr>
      <w:moveFrom w:id="1253" w:author="运璐 何" w:date="2025-10-29T10:42:00Z">
        <w:r w:rsidRPr="00A9585A" w:rsidDel="000521FD">
          <w:rPr>
            <w:color w:val="000000"/>
            <w:sz w:val="21"/>
            <w:szCs w:val="21"/>
          </w:rPr>
          <w:t>上述四阶段构成了</w:t>
        </w:r>
        <w:r w:rsidRPr="00A9585A" w:rsidDel="000521FD">
          <w:rPr>
            <w:color w:val="000000"/>
            <w:sz w:val="21"/>
            <w:szCs w:val="21"/>
          </w:rPr>
          <w:t>CL-RRT*-APF</w:t>
        </w:r>
        <w:r w:rsidRPr="00A9585A" w:rsidDel="000521FD">
          <w:rPr>
            <w:color w:val="000000"/>
            <w:sz w:val="21"/>
            <w:szCs w:val="21"/>
          </w:rPr>
          <w:t>算法的自适应双层机制，即：全局规划提供方向参考</w:t>
        </w:r>
        <w:r w:rsidRPr="00A9585A" w:rsidDel="000521FD">
          <w:rPr>
            <w:color w:val="000000"/>
            <w:sz w:val="21"/>
            <w:szCs w:val="21"/>
          </w:rPr>
          <w:t xml:space="preserve"> → </w:t>
        </w:r>
        <w:r w:rsidRPr="00A9585A" w:rsidDel="000521FD">
          <w:rPr>
            <w:color w:val="000000"/>
            <w:sz w:val="21"/>
            <w:szCs w:val="21"/>
          </w:rPr>
          <w:t>局部控制实现实时避障与连通</w:t>
        </w:r>
        <w:r w:rsidRPr="00A9585A" w:rsidDel="000521FD">
          <w:rPr>
            <w:color w:val="000000"/>
            <w:sz w:val="21"/>
            <w:szCs w:val="21"/>
          </w:rPr>
          <w:t xml:space="preserve"> → </w:t>
        </w:r>
        <w:r w:rsidRPr="00A9585A" w:rsidDel="000521FD">
          <w:rPr>
            <w:color w:val="000000"/>
            <w:sz w:val="21"/>
            <w:szCs w:val="21"/>
          </w:rPr>
          <w:t>通信反馈动态调节集群拓扑</w:t>
        </w:r>
        <w:r w:rsidRPr="00A9585A" w:rsidDel="000521FD">
          <w:rPr>
            <w:color w:val="000000"/>
            <w:sz w:val="21"/>
            <w:szCs w:val="21"/>
          </w:rPr>
          <w:t xml:space="preserve"> → </w:t>
        </w:r>
        <w:r w:rsidRPr="00A9585A" w:rsidDel="000521FD">
          <w:rPr>
            <w:color w:val="000000"/>
            <w:sz w:val="21"/>
            <w:szCs w:val="21"/>
          </w:rPr>
          <w:t>异常触发全局重规划。</w:t>
        </w:r>
      </w:moveFrom>
    </w:p>
    <w:p w14:paraId="0C7F2A8F" w14:textId="53EE0AAC" w:rsidR="008C0516" w:rsidRPr="00A9585A" w:rsidDel="000521FD" w:rsidRDefault="008C0516" w:rsidP="00781BE5">
      <w:pPr>
        <w:spacing w:line="360" w:lineRule="auto"/>
        <w:rPr>
          <w:moveFrom w:id="1254" w:author="运璐 何" w:date="2025-10-29T10:42:00Z"/>
          <w:b/>
          <w:bCs/>
          <w:color w:val="000000"/>
          <w:sz w:val="21"/>
          <w:szCs w:val="21"/>
        </w:rPr>
      </w:pPr>
    </w:p>
    <w:p w14:paraId="465E2B60" w14:textId="7D346437" w:rsidR="00D03B5B" w:rsidRPr="00A9585A" w:rsidDel="000521FD" w:rsidRDefault="008C0516" w:rsidP="00332D74">
      <w:pPr>
        <w:spacing w:line="360" w:lineRule="auto"/>
        <w:ind w:firstLineChars="196" w:firstLine="412"/>
        <w:rPr>
          <w:moveFrom w:id="1255" w:author="运璐 何" w:date="2025-10-29T10:42:00Z"/>
          <w:color w:val="000000"/>
          <w:sz w:val="21"/>
          <w:szCs w:val="21"/>
        </w:rPr>
      </w:pPr>
      <w:moveFrom w:id="1256" w:author="运璐 何" w:date="2025-10-29T10:42:00Z">
        <w:r w:rsidRPr="00A9585A" w:rsidDel="000521FD">
          <w:rPr>
            <w:color w:val="000000"/>
            <w:sz w:val="21"/>
            <w:szCs w:val="21"/>
          </w:rPr>
          <w:t>通过该机制，算法能够在</w:t>
        </w:r>
        <w:r w:rsidR="00510826" w:rsidRPr="00A9585A" w:rsidDel="000521FD">
          <w:rPr>
            <w:rFonts w:hint="eastAsia"/>
            <w:color w:val="000000"/>
            <w:sz w:val="21"/>
            <w:szCs w:val="21"/>
          </w:rPr>
          <w:t>存在建筑物和</w:t>
        </w:r>
        <w:r w:rsidR="00510826" w:rsidRPr="00A9585A" w:rsidDel="000521FD">
          <w:rPr>
            <w:color w:val="000000"/>
            <w:sz w:val="21"/>
            <w:szCs w:val="21"/>
          </w:rPr>
          <w:t>干扰条件下</w:t>
        </w:r>
        <w:r w:rsidR="00510826" w:rsidRPr="00A9585A" w:rsidDel="000521FD">
          <w:rPr>
            <w:rFonts w:hint="eastAsia"/>
            <w:color w:val="000000"/>
            <w:sz w:val="21"/>
            <w:szCs w:val="21"/>
          </w:rPr>
          <w:t>的复杂</w:t>
        </w:r>
        <w:r w:rsidRPr="00A9585A" w:rsidDel="000521FD">
          <w:rPr>
            <w:color w:val="000000"/>
            <w:sz w:val="21"/>
            <w:szCs w:val="21"/>
          </w:rPr>
          <w:t>城市</w:t>
        </w:r>
        <w:r w:rsidR="0003166D" w:rsidRPr="00A9585A" w:rsidDel="000521FD">
          <w:rPr>
            <w:rFonts w:hint="eastAsia"/>
            <w:color w:val="000000"/>
            <w:sz w:val="21"/>
            <w:szCs w:val="21"/>
          </w:rPr>
          <w:t>作战</w:t>
        </w:r>
        <w:r w:rsidRPr="00A9585A" w:rsidDel="000521FD">
          <w:rPr>
            <w:color w:val="000000"/>
            <w:sz w:val="21"/>
            <w:szCs w:val="21"/>
          </w:rPr>
          <w:t>环境</w:t>
        </w:r>
        <w:r w:rsidR="0003166D" w:rsidRPr="00A9585A" w:rsidDel="000521FD">
          <w:rPr>
            <w:rFonts w:hint="eastAsia"/>
            <w:color w:val="000000"/>
            <w:sz w:val="21"/>
            <w:szCs w:val="21"/>
          </w:rPr>
          <w:t>下</w:t>
        </w:r>
        <w:r w:rsidRPr="00A9585A" w:rsidDel="000521FD">
          <w:rPr>
            <w:color w:val="000000"/>
            <w:sz w:val="21"/>
            <w:szCs w:val="21"/>
          </w:rPr>
          <w:t>维持集群稳定运行，实现路径最优性、连通性和安全性的综合平衡。</w:t>
        </w:r>
      </w:moveFrom>
    </w:p>
    <w:moveFromRangeEnd w:id="1225"/>
    <w:p w14:paraId="25B2D99E" w14:textId="2F2D147D" w:rsidR="00E8093C" w:rsidRDefault="0079034F" w:rsidP="00C631A8">
      <w:pPr>
        <w:spacing w:line="360" w:lineRule="auto"/>
        <w:rPr>
          <w:ins w:id="1257" w:author="运璐 何" w:date="2025-10-14T14:33:00Z"/>
          <w:b/>
          <w:color w:val="000000"/>
          <w:sz w:val="28"/>
          <w:szCs w:val="28"/>
        </w:rPr>
      </w:pPr>
      <w:commentRangeStart w:id="1258"/>
      <w:commentRangeStart w:id="1259"/>
      <w:commentRangeStart w:id="1260"/>
      <w:commentRangeStart w:id="1261"/>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commentRangeEnd w:id="1258"/>
      <w:r w:rsidR="00460401">
        <w:rPr>
          <w:rStyle w:val="ac"/>
        </w:rPr>
        <w:commentReference w:id="1258"/>
      </w:r>
      <w:commentRangeEnd w:id="1259"/>
      <w:r w:rsidR="009F39B9">
        <w:rPr>
          <w:rStyle w:val="ac"/>
        </w:rPr>
        <w:commentReference w:id="1259"/>
      </w:r>
      <w:commentRangeEnd w:id="1260"/>
      <w:r w:rsidR="009E71DA">
        <w:rPr>
          <w:rStyle w:val="ac"/>
        </w:rPr>
        <w:commentReference w:id="1260"/>
      </w:r>
      <w:commentRangeEnd w:id="1261"/>
      <w:r w:rsidR="00A94A19">
        <w:rPr>
          <w:rStyle w:val="ac"/>
        </w:rPr>
        <w:commentReference w:id="1261"/>
      </w:r>
    </w:p>
    <w:p w14:paraId="6F77D32D" w14:textId="67827B0F" w:rsidR="00404BF5" w:rsidRDefault="00404BF5" w:rsidP="00404BF5">
      <w:pPr>
        <w:spacing w:line="360" w:lineRule="auto"/>
        <w:ind w:firstLineChars="196" w:firstLine="412"/>
        <w:rPr>
          <w:ins w:id="1262" w:author="运璐 何" w:date="2025-10-14T14:36:00Z"/>
          <w:color w:val="000000"/>
          <w:sz w:val="21"/>
          <w:szCs w:val="21"/>
        </w:rPr>
      </w:pPr>
      <w:ins w:id="1263" w:author="运璐 何" w:date="2025-10-14T14:33:00Z">
        <w:r w:rsidRPr="00404BF5">
          <w:rPr>
            <w:color w:val="000000"/>
            <w:sz w:val="21"/>
            <w:szCs w:val="21"/>
          </w:rPr>
          <w:t>为验证所提</w:t>
        </w:r>
        <w:r w:rsidRPr="00404BF5">
          <w:rPr>
            <w:color w:val="000000"/>
            <w:sz w:val="21"/>
            <w:szCs w:val="21"/>
          </w:rPr>
          <w:t xml:space="preserve"> CL-RRT-APF </w:t>
        </w:r>
        <w:r w:rsidRPr="00404BF5">
          <w:rPr>
            <w:color w:val="000000"/>
            <w:sz w:val="21"/>
            <w:szCs w:val="21"/>
          </w:rPr>
          <w:t>算法</w:t>
        </w:r>
        <w:r w:rsidRPr="00404BF5">
          <w:rPr>
            <w:color w:val="000000"/>
            <w:sz w:val="21"/>
            <w:szCs w:val="21"/>
          </w:rPr>
          <w:t xml:space="preserve">* </w:t>
        </w:r>
        <w:r w:rsidRPr="00404BF5">
          <w:rPr>
            <w:color w:val="000000"/>
            <w:sz w:val="21"/>
            <w:szCs w:val="21"/>
          </w:rPr>
          <w:t>在复杂城市</w:t>
        </w:r>
      </w:ins>
      <w:ins w:id="1264" w:author="运璐 何" w:date="2025-10-31T10:10:00Z">
        <w:r w:rsidR="00A36F48">
          <w:rPr>
            <w:rFonts w:hint="eastAsia"/>
            <w:color w:val="000000"/>
            <w:sz w:val="21"/>
            <w:szCs w:val="21"/>
          </w:rPr>
          <w:t>作战</w:t>
        </w:r>
      </w:ins>
      <w:ins w:id="1265" w:author="运璐 何" w:date="2025-10-14T14:33:00Z">
        <w:r w:rsidRPr="00404BF5">
          <w:rPr>
            <w:color w:val="000000"/>
            <w:sz w:val="21"/>
            <w:szCs w:val="21"/>
          </w:rPr>
          <w:t>环境下的路径规划</w:t>
        </w:r>
      </w:ins>
      <w:ins w:id="1266" w:author="运璐 何" w:date="2025-10-31T10:10:00Z">
        <w:r w:rsidR="00A36F48">
          <w:rPr>
            <w:rFonts w:hint="eastAsia"/>
            <w:color w:val="000000"/>
            <w:sz w:val="21"/>
            <w:szCs w:val="21"/>
          </w:rPr>
          <w:t>效率</w:t>
        </w:r>
      </w:ins>
      <w:ins w:id="1267" w:author="运璐 何" w:date="2025-10-14T14:33:00Z">
        <w:r w:rsidRPr="00404BF5">
          <w:rPr>
            <w:color w:val="000000"/>
            <w:sz w:val="21"/>
            <w:szCs w:val="21"/>
          </w:rPr>
          <w:t>与通信保持性能，本节通过仿真实验对算法的有效性和鲁棒性进行系统评估。实验从建筑物密度、无人机数量以及干扰功率三个关键环境因素出发，分别考察其对算法连通性能</w:t>
        </w:r>
      </w:ins>
      <w:ins w:id="1268" w:author="运璐 何" w:date="2025-10-31T10:10:00Z">
        <w:r w:rsidR="00A36F48">
          <w:rPr>
            <w:rFonts w:hint="eastAsia"/>
            <w:color w:val="000000"/>
            <w:sz w:val="21"/>
            <w:szCs w:val="21"/>
          </w:rPr>
          <w:t>和规划效果</w:t>
        </w:r>
      </w:ins>
      <w:ins w:id="1269" w:author="运璐 何" w:date="2025-10-14T14:33:00Z">
        <w:r w:rsidRPr="00404BF5">
          <w:rPr>
            <w:color w:val="000000"/>
            <w:sz w:val="21"/>
            <w:szCs w:val="21"/>
          </w:rPr>
          <w:t>的影响，并与</w:t>
        </w:r>
        <w:r w:rsidRPr="00404BF5">
          <w:rPr>
            <w:color w:val="000000"/>
            <w:sz w:val="21"/>
            <w:szCs w:val="21"/>
          </w:rPr>
          <w:t>K-CBS</w:t>
        </w:r>
      </w:ins>
      <w:ins w:id="1270" w:author="运璐 何" w:date="2025-10-31T10:10:00Z">
        <w:r w:rsidR="00A36F48">
          <w:rPr>
            <w:rFonts w:hint="eastAsia"/>
            <w:color w:val="000000"/>
            <w:sz w:val="21"/>
            <w:szCs w:val="21"/>
          </w:rPr>
          <w:t>、</w:t>
        </w:r>
      </w:ins>
      <w:ins w:id="1271" w:author="运璐 何" w:date="2025-10-14T14:33:00Z">
        <w:r w:rsidRPr="00404BF5">
          <w:rPr>
            <w:color w:val="000000"/>
            <w:sz w:val="21"/>
            <w:szCs w:val="21"/>
          </w:rPr>
          <w:t>APF</w:t>
        </w:r>
      </w:ins>
      <w:ins w:id="1272" w:author="运璐 何" w:date="2025-10-31T10:10:00Z">
        <w:r w:rsidR="00A36F48">
          <w:rPr>
            <w:rFonts w:hint="eastAsia"/>
            <w:color w:val="000000"/>
            <w:sz w:val="21"/>
            <w:szCs w:val="21"/>
          </w:rPr>
          <w:t>、</w:t>
        </w:r>
        <w:r w:rsidR="00A36F48">
          <w:rPr>
            <w:rFonts w:hint="eastAsia"/>
            <w:color w:val="000000"/>
            <w:sz w:val="21"/>
            <w:szCs w:val="21"/>
          </w:rPr>
          <w:t>P</w:t>
        </w:r>
        <w:r w:rsidR="00A36F48">
          <w:rPr>
            <w:color w:val="000000"/>
            <w:sz w:val="21"/>
            <w:szCs w:val="21"/>
          </w:rPr>
          <w:t>PS</w:t>
        </w:r>
      </w:ins>
      <w:ins w:id="1273" w:author="运璐 何" w:date="2025-10-31T10:11:00Z">
        <w:r w:rsidR="00A36F48">
          <w:rPr>
            <w:rFonts w:hint="eastAsia"/>
            <w:color w:val="000000"/>
            <w:sz w:val="21"/>
            <w:szCs w:val="21"/>
          </w:rPr>
          <w:t>warm</w:t>
        </w:r>
        <w:r w:rsidR="00A36F48">
          <w:rPr>
            <w:rFonts w:hint="eastAsia"/>
            <w:color w:val="000000"/>
            <w:sz w:val="21"/>
            <w:szCs w:val="21"/>
          </w:rPr>
          <w:t>和</w:t>
        </w:r>
        <w:r w:rsidR="00A36F48">
          <w:rPr>
            <w:rFonts w:hint="eastAsia"/>
            <w:color w:val="000000"/>
            <w:sz w:val="21"/>
            <w:szCs w:val="21"/>
          </w:rPr>
          <w:t>C</w:t>
        </w:r>
        <w:r w:rsidR="00A36F48">
          <w:rPr>
            <w:color w:val="000000"/>
            <w:sz w:val="21"/>
            <w:szCs w:val="21"/>
          </w:rPr>
          <w:t>MUPF</w:t>
        </w:r>
      </w:ins>
      <w:ins w:id="1274" w:author="运璐 何" w:date="2025-10-14T14:33:00Z">
        <w:r w:rsidRPr="00404BF5">
          <w:rPr>
            <w:color w:val="000000"/>
            <w:sz w:val="21"/>
            <w:szCs w:val="21"/>
          </w:rPr>
          <w:t xml:space="preserve"> </w:t>
        </w:r>
        <w:r w:rsidRPr="00404BF5">
          <w:rPr>
            <w:color w:val="000000"/>
            <w:sz w:val="21"/>
            <w:szCs w:val="21"/>
          </w:rPr>
          <w:t>等典型算法进行对比分析。同时，通过设置去除</w:t>
        </w:r>
        <w:r w:rsidRPr="00404BF5">
          <w:rPr>
            <w:color w:val="000000"/>
            <w:sz w:val="21"/>
            <w:szCs w:val="21"/>
          </w:rPr>
          <w:t>MST</w:t>
        </w:r>
      </w:ins>
      <w:ins w:id="1275" w:author="运璐 何" w:date="2025-10-14T14:34:00Z">
        <w:r>
          <w:rPr>
            <w:rFonts w:hint="eastAsia"/>
            <w:color w:val="000000"/>
            <w:sz w:val="21"/>
            <w:szCs w:val="21"/>
          </w:rPr>
          <w:t>引力机制以及分簇</w:t>
        </w:r>
      </w:ins>
      <w:ins w:id="1276" w:author="运璐 何" w:date="2025-10-14T14:35:00Z">
        <w:r>
          <w:rPr>
            <w:rFonts w:hint="eastAsia"/>
            <w:color w:val="000000"/>
            <w:sz w:val="21"/>
            <w:szCs w:val="21"/>
          </w:rPr>
          <w:t>Freche</w:t>
        </w:r>
        <w:r>
          <w:rPr>
            <w:color w:val="000000"/>
            <w:sz w:val="21"/>
            <w:szCs w:val="21"/>
          </w:rPr>
          <w:t>t</w:t>
        </w:r>
        <w:r>
          <w:rPr>
            <w:rFonts w:hint="eastAsia"/>
            <w:color w:val="000000"/>
            <w:sz w:val="21"/>
            <w:szCs w:val="21"/>
          </w:rPr>
          <w:t>约束</w:t>
        </w:r>
      </w:ins>
      <w:ins w:id="1277" w:author="运璐 何" w:date="2025-10-14T14:34:00Z">
        <w:r>
          <w:rPr>
            <w:rFonts w:hint="eastAsia"/>
            <w:color w:val="000000"/>
            <w:sz w:val="21"/>
            <w:szCs w:val="21"/>
          </w:rPr>
          <w:t>机制</w:t>
        </w:r>
      </w:ins>
      <w:ins w:id="1278" w:author="运璐 何" w:date="2025-10-14T14:35:00Z">
        <w:r>
          <w:rPr>
            <w:rFonts w:hint="eastAsia"/>
            <w:color w:val="000000"/>
            <w:sz w:val="21"/>
            <w:szCs w:val="21"/>
          </w:rPr>
          <w:t>这两个</w:t>
        </w:r>
      </w:ins>
      <w:ins w:id="1279" w:author="运璐 何" w:date="2025-10-31T10:11:00Z">
        <w:r w:rsidR="00A36F48">
          <w:rPr>
            <w:rFonts w:hint="eastAsia"/>
            <w:color w:val="000000"/>
            <w:sz w:val="21"/>
            <w:szCs w:val="21"/>
          </w:rPr>
          <w:t>所提</w:t>
        </w:r>
      </w:ins>
      <w:ins w:id="1280" w:author="运璐 何" w:date="2025-10-14T14:35:00Z">
        <w:r>
          <w:rPr>
            <w:rFonts w:hint="eastAsia"/>
            <w:color w:val="000000"/>
            <w:sz w:val="21"/>
            <w:szCs w:val="21"/>
          </w:rPr>
          <w:t>关键机制</w:t>
        </w:r>
      </w:ins>
      <w:ins w:id="1281" w:author="运璐 何" w:date="2025-10-14T14:33:00Z">
        <w:r w:rsidRPr="00404BF5">
          <w:rPr>
            <w:color w:val="000000"/>
            <w:sz w:val="21"/>
            <w:szCs w:val="21"/>
          </w:rPr>
          <w:t>的消融实验，进一步评估</w:t>
        </w:r>
      </w:ins>
      <w:ins w:id="1282" w:author="运璐 何" w:date="2025-10-14T14:35:00Z">
        <w:r>
          <w:rPr>
            <w:rFonts w:hint="eastAsia"/>
            <w:color w:val="000000"/>
            <w:sz w:val="21"/>
            <w:szCs w:val="21"/>
          </w:rPr>
          <w:t>对应</w:t>
        </w:r>
      </w:ins>
      <w:ins w:id="1283" w:author="运璐 何" w:date="2025-10-14T14:33:00Z">
        <w:r w:rsidRPr="00404BF5">
          <w:rPr>
            <w:color w:val="000000"/>
            <w:sz w:val="21"/>
            <w:szCs w:val="21"/>
          </w:rPr>
          <w:t>模块在维持通信连通性方面的贡献。</w:t>
        </w:r>
      </w:ins>
    </w:p>
    <w:p w14:paraId="5F32A932" w14:textId="184FFAC6" w:rsidR="00404BF5" w:rsidRPr="00404BF5" w:rsidRDefault="00404BF5" w:rsidP="00404BF5">
      <w:pPr>
        <w:spacing w:line="360" w:lineRule="auto"/>
        <w:outlineLvl w:val="0"/>
        <w:rPr>
          <w:b/>
          <w:sz w:val="21"/>
          <w:szCs w:val="21"/>
        </w:rPr>
      </w:pPr>
      <w:ins w:id="1284" w:author="运璐 何" w:date="2025-10-14T14:37:00Z">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Pr>
            <w:rFonts w:hint="eastAsia"/>
            <w:b/>
            <w:sz w:val="21"/>
            <w:szCs w:val="21"/>
          </w:rPr>
          <w:t>实验设置与评价指标</w:t>
        </w:r>
      </w:ins>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lastRenderedPageBreak/>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B23677"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B23677"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B23677"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B23677"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0143CE82" w:rsidR="0058032F" w:rsidRPr="00A9585A" w:rsidRDefault="00A36F48" w:rsidP="0058032F">
            <w:pPr>
              <w:pStyle w:val="a1"/>
              <w:spacing w:line="360" w:lineRule="auto"/>
              <w:ind w:firstLineChars="147" w:firstLine="309"/>
              <w:jc w:val="center"/>
              <w:rPr>
                <w:color w:val="000000"/>
                <w:szCs w:val="21"/>
              </w:rPr>
            </w:pPr>
            <m:oMathPara>
              <m:oMath>
                <m:sSub>
                  <m:sSubPr>
                    <m:ctrlPr>
                      <w:ins w:id="1285" w:author="运璐 何" w:date="2025-10-31T10:13:00Z">
                        <w:rPr>
                          <w:rFonts w:ascii="Cambria Math" w:hAnsi="Cambria Math"/>
                          <w:i/>
                          <w:color w:val="000000"/>
                          <w:szCs w:val="21"/>
                        </w:rPr>
                      </w:ins>
                    </m:ctrlPr>
                  </m:sSubPr>
                  <m:e>
                    <m:r>
                      <w:ins w:id="1286" w:author="运璐 何" w:date="2025-10-31T10:13:00Z">
                        <w:rPr>
                          <w:rFonts w:ascii="Cambria Math" w:hAnsi="Cambria Math" w:hint="eastAsia"/>
                          <w:color w:val="000000"/>
                          <w:szCs w:val="21"/>
                        </w:rPr>
                        <m:t>a</m:t>
                      </w:ins>
                    </m:r>
                  </m:e>
                  <m:sub>
                    <m:r>
                      <w:ins w:id="1287" w:author="运璐 何" w:date="2025-10-31T10:13:00Z">
                        <w:rPr>
                          <w:rFonts w:ascii="Cambria Math" w:hAnsi="Cambria Math"/>
                          <w:color w:val="000000"/>
                          <w:szCs w:val="21"/>
                        </w:rPr>
                        <m:t>L</m:t>
                      </w:ins>
                    </m:r>
                  </m:sub>
                </m:sSub>
                <m:r>
                  <w:rPr>
                    <w:rFonts w:ascii="Cambria Math" w:hAnsi="Cambria Math"/>
                    <w:color w:val="000000"/>
                    <w:szCs w:val="21"/>
                  </w:rPr>
                  <m:t>=0.</m:t>
                </m:r>
                <m:r>
                  <w:ins w:id="1288" w:author="运璐 何" w:date="2025-10-31T10:12:00Z">
                    <w:rPr>
                      <w:rFonts w:ascii="Cambria Math" w:hAnsi="Cambria Math"/>
                      <w:color w:val="000000"/>
                      <w:szCs w:val="21"/>
                    </w:rPr>
                    <m:t>1</m:t>
                  </w:ins>
                </m:r>
                <m:r>
                  <w:rPr>
                    <w:rFonts w:ascii="Cambria Math" w:hAnsi="Cambria Math"/>
                    <w:color w:val="000000"/>
                    <w:szCs w:val="21"/>
                  </w:rPr>
                  <m:t>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1483A5FD" w:rsidR="0058032F" w:rsidRPr="00A9585A" w:rsidRDefault="00A36F48" w:rsidP="0058032F">
            <w:pPr>
              <w:pStyle w:val="a1"/>
              <w:spacing w:line="360" w:lineRule="auto"/>
              <w:ind w:firstLineChars="147" w:firstLine="309"/>
              <w:jc w:val="center"/>
              <w:rPr>
                <w:color w:val="000000"/>
                <w:szCs w:val="21"/>
              </w:rPr>
            </w:pPr>
            <m:oMathPara>
              <m:oMath>
                <m:sSub>
                  <m:sSubPr>
                    <m:ctrlPr>
                      <w:ins w:id="1289" w:author="运璐 何" w:date="2025-10-31T10:13:00Z">
                        <w:rPr>
                          <w:rFonts w:ascii="Cambria Math" w:hAnsi="Cambria Math"/>
                          <w:i/>
                          <w:color w:val="000000"/>
                          <w:szCs w:val="21"/>
                        </w:rPr>
                      </w:ins>
                    </m:ctrlPr>
                  </m:sSubPr>
                  <m:e>
                    <m:r>
                      <w:ins w:id="1290" w:author="运璐 何" w:date="2025-10-31T10:13:00Z">
                        <w:rPr>
                          <w:rFonts w:ascii="Cambria Math" w:hAnsi="Cambria Math" w:hint="eastAsia"/>
                          <w:color w:val="000000"/>
                          <w:szCs w:val="21"/>
                        </w:rPr>
                        <m:t>a</m:t>
                      </w:ins>
                    </m:r>
                  </m:e>
                  <m:sub>
                    <m:r>
                      <w:ins w:id="1291" w:author="运璐 何" w:date="2025-10-31T10:14:00Z">
                        <w:rPr>
                          <w:rFonts w:ascii="Cambria Math" w:hAnsi="Cambria Math"/>
                          <w:color w:val="000000"/>
                          <w:szCs w:val="21"/>
                        </w:rPr>
                        <m:t>U</m:t>
                      </w:ins>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B23677"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B23677"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B23677"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B23677"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B23677"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A85867B" w14:textId="17AAD72C" w:rsidR="00627782" w:rsidRPr="00A9585A" w:rsidRDefault="00627782" w:rsidP="00627782">
      <w:pPr>
        <w:spacing w:line="360" w:lineRule="auto"/>
        <w:ind w:firstLineChars="196" w:firstLine="412"/>
        <w:rPr>
          <w:color w:val="000000"/>
          <w:sz w:val="21"/>
          <w:szCs w:val="21"/>
        </w:rPr>
      </w:pPr>
      <w:commentRangeStart w:id="1292"/>
      <w:r w:rsidRPr="00627782">
        <w:rPr>
          <w:rFonts w:hint="eastAsia"/>
          <w:color w:val="000000"/>
          <w:sz w:val="21"/>
          <w:szCs w:val="21"/>
        </w:rPr>
        <w:t>为了全面系统验证所提出算法的性能，本文选取</w:t>
      </w:r>
      <w:r w:rsidRPr="00627782">
        <w:rPr>
          <w:rFonts w:hint="eastAsia"/>
          <w:color w:val="000000"/>
          <w:sz w:val="21"/>
          <w:szCs w:val="21"/>
        </w:rPr>
        <w:t xml:space="preserve"> K-CBS</w:t>
      </w:r>
      <w:r w:rsidRPr="00627782">
        <w:rPr>
          <w:rFonts w:hint="eastAsia"/>
          <w:color w:val="000000"/>
          <w:sz w:val="21"/>
          <w:szCs w:val="21"/>
        </w:rPr>
        <w:t>算法、</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PPSwarm</w:t>
      </w:r>
      <w:r w:rsidRPr="00627782">
        <w:rPr>
          <w:rFonts w:hint="eastAsia"/>
          <w:color w:val="000000"/>
          <w:sz w:val="21"/>
          <w:szCs w:val="21"/>
        </w:rPr>
        <w:t>算法与</w:t>
      </w:r>
      <w:r w:rsidRPr="00627782">
        <w:rPr>
          <w:rFonts w:hint="eastAsia"/>
          <w:color w:val="000000"/>
          <w:sz w:val="21"/>
          <w:szCs w:val="21"/>
        </w:rPr>
        <w:t xml:space="preserve"> CMUPF</w:t>
      </w:r>
      <w:r w:rsidRPr="00627782">
        <w:rPr>
          <w:rFonts w:hint="eastAsia"/>
          <w:color w:val="000000"/>
          <w:sz w:val="21"/>
          <w:szCs w:val="21"/>
        </w:rPr>
        <w:t>算法</w:t>
      </w:r>
      <w:del w:id="1293" w:author="运璐 何" w:date="2025-10-22T19:29:00Z">
        <w:r w:rsidRPr="00627782" w:rsidDel="00627782">
          <w:rPr>
            <w:rFonts w:hint="eastAsia"/>
            <w:color w:val="000000"/>
            <w:sz w:val="21"/>
            <w:szCs w:val="21"/>
          </w:rPr>
          <w:delText xml:space="preserve"> </w:delText>
        </w:r>
      </w:del>
      <w:r w:rsidRPr="00627782">
        <w:rPr>
          <w:rFonts w:hint="eastAsia"/>
          <w:color w:val="000000"/>
          <w:sz w:val="21"/>
          <w:szCs w:val="21"/>
        </w:rPr>
        <w:t>作为对比算法。其中，</w:t>
      </w:r>
      <w:r w:rsidRPr="00627782">
        <w:rPr>
          <w:rFonts w:hint="eastAsia"/>
          <w:color w:val="000000"/>
          <w:sz w:val="21"/>
          <w:szCs w:val="21"/>
        </w:rPr>
        <w:t>K-CBS</w:t>
      </w:r>
      <w:r w:rsidRPr="00627782">
        <w:rPr>
          <w:rFonts w:hint="eastAsia"/>
          <w:color w:val="000000"/>
          <w:sz w:val="21"/>
          <w:szCs w:val="21"/>
        </w:rPr>
        <w:t>算法是一种基于冲突检测与分解思想的多智能体路径规划方法，通过在全局层构建约束树来解决多无人机间的路径冲突问题，具有较高的路径可行性与全局最优性</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_Ref211074835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[8]</w:t>
      </w:r>
      <w:r w:rsidRPr="00627782">
        <w:rPr>
          <w:color w:val="000000"/>
          <w:sz w:val="21"/>
          <w:szCs w:val="21"/>
          <w:vertAlign w:val="superscript"/>
        </w:rPr>
        <w:fldChar w:fldCharType="end"/>
      </w:r>
      <w:r>
        <w:rPr>
          <w:rFonts w:hint="eastAsia"/>
          <w:color w:val="000000"/>
          <w:sz w:val="21"/>
          <w:szCs w:val="21"/>
        </w:rPr>
        <w:t>。</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 xml:space="preserve"> </w:t>
      </w:r>
      <w:r w:rsidRPr="00627782">
        <w:rPr>
          <w:rFonts w:hint="eastAsia"/>
          <w:color w:val="000000"/>
          <w:sz w:val="21"/>
          <w:szCs w:val="21"/>
        </w:rPr>
        <w:t>则是一种典型的基于力场的局部路径规划方法，通过对目标点和障碍物分别施加吸引力与斥力，并引入邻居吸引力，使无人机在局部环境中实现避障与动态调整。</w:t>
      </w:r>
      <w:r>
        <w:rPr>
          <w:rFonts w:hint="eastAsia"/>
          <w:color w:val="000000"/>
          <w:sz w:val="21"/>
          <w:szCs w:val="21"/>
        </w:rPr>
        <w:t>在启发式算法方面</w:t>
      </w:r>
      <w:r w:rsidRPr="00627782">
        <w:rPr>
          <w:rFonts w:hint="eastAsia"/>
          <w:color w:val="000000"/>
          <w:sz w:val="21"/>
          <w:szCs w:val="21"/>
        </w:rPr>
        <w:t>，</w:t>
      </w:r>
      <w:r w:rsidRPr="00627782">
        <w:rPr>
          <w:rFonts w:hint="eastAsia"/>
          <w:color w:val="000000"/>
          <w:sz w:val="21"/>
          <w:szCs w:val="21"/>
        </w:rPr>
        <w:t>PPSwarm</w:t>
      </w:r>
      <w:r w:rsidRPr="00627782">
        <w:rPr>
          <w:rFonts w:hint="eastAsia"/>
          <w:color w:val="000000"/>
          <w:sz w:val="21"/>
          <w:szCs w:val="21"/>
        </w:rPr>
        <w:t>算法综合了改进的</w:t>
      </w:r>
      <w:r w:rsidRPr="00627782">
        <w:rPr>
          <w:rFonts w:hint="eastAsia"/>
          <w:color w:val="000000"/>
          <w:sz w:val="21"/>
          <w:szCs w:val="21"/>
        </w:rPr>
        <w:t>RRT*</w:t>
      </w:r>
      <w:r w:rsidRPr="00627782">
        <w:rPr>
          <w:rFonts w:hint="eastAsia"/>
          <w:color w:val="000000"/>
          <w:sz w:val="21"/>
          <w:szCs w:val="21"/>
        </w:rPr>
        <w:t>搜索与粒子群优化思想，通过在采样扩展过程中引入全局优化算子，提高了路径搜索的全局性与通信保持</w:t>
      </w:r>
      <w:r>
        <w:rPr>
          <w:rFonts w:hint="eastAsia"/>
          <w:color w:val="000000"/>
          <w:sz w:val="21"/>
          <w:szCs w:val="21"/>
        </w:rPr>
        <w:t>性能</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_Ref212053055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[10]</w:t>
      </w:r>
      <w:r w:rsidRPr="00627782">
        <w:rPr>
          <w:color w:val="000000"/>
          <w:sz w:val="21"/>
          <w:szCs w:val="21"/>
          <w:vertAlign w:val="superscript"/>
        </w:rPr>
        <w:fldChar w:fldCharType="end"/>
      </w:r>
      <w:r w:rsidRPr="00627782">
        <w:rPr>
          <w:rFonts w:hint="eastAsia"/>
          <w:color w:val="000000"/>
          <w:sz w:val="21"/>
          <w:szCs w:val="21"/>
        </w:rPr>
        <w:t>。</w:t>
      </w:r>
      <w:r w:rsidRPr="00627782">
        <w:rPr>
          <w:rFonts w:hint="eastAsia"/>
          <w:color w:val="000000"/>
          <w:sz w:val="21"/>
          <w:szCs w:val="21"/>
        </w:rPr>
        <w:t>CMUPF</w:t>
      </w:r>
      <w:r w:rsidRPr="00627782">
        <w:rPr>
          <w:rFonts w:hint="eastAsia"/>
          <w:color w:val="000000"/>
          <w:sz w:val="21"/>
          <w:szCs w:val="21"/>
        </w:rPr>
        <w:t>算法则基于编队控制与通信恢复机制相结合的思想，通过引入通信拓扑约束和控制律修正，实现多无人机在复杂环境下的连通性维护与路径协调</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_Ref210900992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[16]</w:t>
      </w:r>
      <w:r w:rsidRPr="00627782">
        <w:rPr>
          <w:color w:val="000000"/>
          <w:sz w:val="21"/>
          <w:szCs w:val="21"/>
          <w:vertAlign w:val="superscript"/>
        </w:rPr>
        <w:fldChar w:fldCharType="end"/>
      </w:r>
      <w:r w:rsidRPr="00627782">
        <w:rPr>
          <w:rFonts w:hint="eastAsia"/>
          <w:color w:val="000000"/>
          <w:sz w:val="21"/>
          <w:szCs w:val="21"/>
        </w:rPr>
        <w:t>。选取上述四种算法作为对比，一方面可以体现本文算法在路径稳定性上的改进，另一方面也能突出其在复杂环境中通信保持性与协同规划性能方面的优势。</w:t>
      </w:r>
      <w:commentRangeEnd w:id="1292"/>
      <w:r w:rsidR="002E16A0">
        <w:rPr>
          <w:rStyle w:val="ac"/>
        </w:rPr>
        <w:commentReference w:id="1292"/>
      </w:r>
    </w:p>
    <w:p w14:paraId="2F90272E" w14:textId="14E087C9"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ins w:id="1294" w:author="运璐 何" w:date="2025-10-31T10:15:00Z">
        <w:r w:rsidR="00A36F48">
          <w:rPr>
            <w:rFonts w:hint="eastAsia"/>
            <w:color w:val="000000"/>
            <w:sz w:val="21"/>
            <w:szCs w:val="21"/>
          </w:rPr>
          <w:t>平均规划步长</w:t>
        </w:r>
      </w:ins>
      <w:del w:id="1295" w:author="运璐 何" w:date="2025-10-31T10:15:00Z">
        <w:r w:rsidR="006D3428" w:rsidRPr="00A9585A" w:rsidDel="00A36F48">
          <w:rPr>
            <w:rFonts w:hint="eastAsia"/>
            <w:color w:val="000000"/>
            <w:sz w:val="21"/>
            <w:szCs w:val="21"/>
          </w:rPr>
          <w:delText>归一化</w:delText>
        </w:r>
        <w:r w:rsidRPr="00A9585A" w:rsidDel="00A36F48">
          <w:rPr>
            <w:color w:val="000000"/>
            <w:sz w:val="21"/>
            <w:szCs w:val="21"/>
          </w:rPr>
          <w:delText>平均代数连通度</w:delText>
        </w:r>
      </w:del>
      <w:r w:rsidRPr="00A9585A">
        <w:rPr>
          <w:color w:val="000000"/>
          <w:sz w:val="21"/>
          <w:szCs w:val="21"/>
        </w:rPr>
        <w:t>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del w:id="1296" w:author="运璐 何" w:date="2025-10-31T10:15:00Z">
        <w:r w:rsidR="00B269D8" w:rsidRPr="00A9585A" w:rsidDel="00A36F48">
          <w:rPr>
            <w:rFonts w:hint="eastAsia"/>
            <w:color w:val="000000"/>
            <w:sz w:val="21"/>
            <w:szCs w:val="21"/>
          </w:rPr>
          <w:delText>（计算方法见第二节）</w:delText>
        </w:r>
        <w:r w:rsidRPr="00A9585A" w:rsidDel="00A36F48">
          <w:rPr>
            <w:color w:val="000000"/>
            <w:sz w:val="21"/>
            <w:szCs w:val="21"/>
          </w:rPr>
          <w:delText>，则</w:delText>
        </w:r>
      </w:del>
      <w:r w:rsidRPr="00A9585A">
        <w:rPr>
          <w:color w:val="000000"/>
          <w:sz w:val="21"/>
          <w:szCs w:val="21"/>
        </w:rPr>
        <w:t>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B23677"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636E862A" w:rsidR="006D3428" w:rsidRPr="00A9585A" w:rsidRDefault="006D3428" w:rsidP="00B269D8">
      <w:pPr>
        <w:spacing w:line="360" w:lineRule="auto"/>
        <w:ind w:firstLineChars="196" w:firstLine="412"/>
        <w:rPr>
          <w:rFonts w:hint="eastAsia"/>
          <w:color w:val="000000"/>
          <w:sz w:val="21"/>
          <w:szCs w:val="21"/>
        </w:rPr>
      </w:pPr>
      <w:r w:rsidRPr="00A9585A">
        <w:rPr>
          <w:color w:val="000000"/>
          <w:sz w:val="21"/>
          <w:szCs w:val="21"/>
        </w:rPr>
        <w:lastRenderedPageBreak/>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w:t>
      </w:r>
      <w:del w:id="1297" w:author="运璐 何" w:date="2025-10-31T10:16:00Z">
        <w:r w:rsidRPr="00A9585A" w:rsidDel="00A36F48">
          <w:rPr>
            <w:color w:val="000000"/>
            <w:sz w:val="21"/>
            <w:szCs w:val="21"/>
          </w:rPr>
          <w:delText>另一方面，</w:delText>
        </w:r>
        <w:r w:rsidRPr="00A9585A" w:rsidDel="00A36F48">
          <w:rPr>
            <w:rFonts w:hint="eastAsia"/>
            <w:color w:val="000000"/>
            <w:sz w:val="21"/>
            <w:szCs w:val="21"/>
          </w:rPr>
          <w:delText>归一化</w:delText>
        </w:r>
        <w:r w:rsidRPr="00A9585A" w:rsidDel="00A36F48">
          <w:rPr>
            <w:color w:val="000000"/>
            <w:sz w:val="21"/>
            <w:szCs w:val="21"/>
          </w:rPr>
          <w:delText>平均代数连通度用于反映整个算法执行过程中网络整体的连通性水平。其定义为在所有执行步中</w:delText>
        </w:r>
        <w:r w:rsidRPr="00A9585A" w:rsidDel="00A36F48">
          <w:rPr>
            <w:rFonts w:hint="eastAsia"/>
            <w:color w:val="000000"/>
            <w:sz w:val="21"/>
            <w:szCs w:val="21"/>
          </w:rPr>
          <w:delText>归一化</w:delText>
        </w:r>
        <w:r w:rsidRPr="00A9585A" w:rsidDel="00A36F48">
          <w:rPr>
            <w:color w:val="000000"/>
            <w:sz w:val="21"/>
            <w:szCs w:val="21"/>
          </w:rPr>
          <w:delText>代数连通度的算术平均值，即：</w:delText>
        </w:r>
      </w:del>
      <w:ins w:id="1298" w:author="运璐 何" w:date="2025-10-31T10:16:00Z">
        <w:r w:rsidR="00A36F48">
          <w:rPr>
            <w:rFonts w:hint="eastAsia"/>
            <w:color w:val="000000"/>
            <w:sz w:val="21"/>
            <w:szCs w:val="21"/>
          </w:rPr>
          <w:t>平均规划步长为统计无人机集群中所有无人机从起始点到目标</w:t>
        </w:r>
      </w:ins>
      <w:ins w:id="1299" w:author="运璐 何" w:date="2025-10-31T10:17:00Z">
        <w:r w:rsidR="00A36F48">
          <w:rPr>
            <w:rFonts w:hint="eastAsia"/>
            <w:color w:val="000000"/>
            <w:sz w:val="21"/>
            <w:szCs w:val="21"/>
          </w:rPr>
          <w:t>点的所使用的离散时间步的均值：</w:t>
        </w:r>
      </w:ins>
    </w:p>
    <w:p w14:paraId="068620AD" w14:textId="37F04C0A" w:rsidR="006D3428" w:rsidRPr="00A9585A" w:rsidRDefault="00B23677"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ins w:id="1300" w:author="运璐 何" w:date="2025-10-31T10:18:00Z">
                      <w:rPr>
                        <w:rFonts w:ascii="Cambria Math" w:hAnsi="Cambria Math"/>
                        <w:color w:val="000000"/>
                        <w:sz w:val="21"/>
                        <w:szCs w:val="21"/>
                      </w:rPr>
                      <m:t>T</m:t>
                    </w:ins>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ins w:id="1301" w:author="运璐 何" w:date="2025-10-31T10:18:00Z">
                      <w:rPr>
                        <w:rFonts w:ascii="Cambria Math" w:hAnsi="Cambria Math"/>
                        <w:color w:val="000000"/>
                        <w:sz w:val="21"/>
                        <w:szCs w:val="21"/>
                      </w:rPr>
                      <m:t>N</m:t>
                    </w:ins>
                  </m:r>
                </m:sup>
                <m:e>
                  <m:sSub>
                    <m:sSubPr>
                      <m:ctrlPr>
                        <w:ins w:id="1302" w:author="运璐 何" w:date="2025-10-31T10:18:00Z">
                          <w:rPr>
                            <w:rFonts w:ascii="Cambria Math" w:hAnsi="Cambria Math"/>
                            <w:i/>
                            <w:color w:val="000000"/>
                            <w:sz w:val="21"/>
                            <w:szCs w:val="21"/>
                          </w:rPr>
                        </w:ins>
                      </m:ctrlPr>
                    </m:sSubPr>
                    <m:e>
                      <m:r>
                        <w:ins w:id="1303" w:author="运璐 何" w:date="2025-10-31T10:19:00Z">
                          <w:rPr>
                            <w:rFonts w:ascii="Cambria Math" w:hAnsi="Cambria Math"/>
                            <w:color w:val="000000"/>
                            <w:sz w:val="21"/>
                            <w:szCs w:val="21"/>
                          </w:rPr>
                          <m:t>T</m:t>
                        </w:ins>
                      </m:r>
                    </m:e>
                    <m:sub>
                      <m:r>
                        <w:ins w:id="1304" w:author="运璐 何" w:date="2025-10-31T10:19:00Z">
                          <w:rPr>
                            <w:rFonts w:ascii="Cambria Math" w:hAnsi="Cambria Math"/>
                            <w:color w:val="000000"/>
                            <w:sz w:val="21"/>
                            <w:szCs w:val="21"/>
                          </w:rPr>
                          <m:t>i</m:t>
                        </w:ins>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53D6FD67" w:rsidR="006D3428" w:rsidRDefault="00B269D8" w:rsidP="006229EB">
      <w:pPr>
        <w:spacing w:line="360" w:lineRule="auto"/>
        <w:ind w:firstLineChars="196" w:firstLine="412"/>
        <w:rPr>
          <w:ins w:id="1305" w:author="运璐 何" w:date="2025-10-14T14:38:00Z"/>
          <w:color w:val="000000"/>
          <w:sz w:val="21"/>
          <w:szCs w:val="21"/>
        </w:rPr>
      </w:pPr>
      <w:r w:rsidRPr="00A9585A">
        <w:rPr>
          <w:color w:val="000000"/>
          <w:sz w:val="21"/>
          <w:szCs w:val="21"/>
        </w:rPr>
        <w:t>该指标能够量化算法在全局路径规划过程中无人机网络的</w:t>
      </w:r>
      <w:ins w:id="1306" w:author="运璐 何" w:date="2025-10-31T10:19:00Z">
        <w:r w:rsidR="00A36F48">
          <w:rPr>
            <w:rFonts w:hint="eastAsia"/>
            <w:color w:val="000000"/>
            <w:sz w:val="21"/>
            <w:szCs w:val="21"/>
          </w:rPr>
          <w:t>的规划效率</w:t>
        </w:r>
      </w:ins>
      <w:del w:id="1307" w:author="运璐 何" w:date="2025-10-31T10:19:00Z">
        <w:r w:rsidRPr="00A9585A" w:rsidDel="00A36F48">
          <w:rPr>
            <w:color w:val="000000"/>
            <w:sz w:val="21"/>
            <w:szCs w:val="21"/>
          </w:rPr>
          <w:delText>连通性强弱</w:delText>
        </w:r>
      </w:del>
      <w:r w:rsidRPr="00A9585A">
        <w:rPr>
          <w:color w:val="000000"/>
          <w:sz w:val="21"/>
          <w:szCs w:val="21"/>
        </w:rPr>
        <w:t>，数值越大表示</w:t>
      </w:r>
      <w:ins w:id="1308" w:author="运璐 何" w:date="2025-10-31T10:20:00Z">
        <w:r w:rsidR="00A36F48">
          <w:rPr>
            <w:rFonts w:hint="eastAsia"/>
            <w:color w:val="000000"/>
            <w:sz w:val="21"/>
            <w:szCs w:val="21"/>
          </w:rPr>
          <w:t>算法整体的规划效率更高</w:t>
        </w:r>
      </w:ins>
      <w:del w:id="1309" w:author="运璐 何" w:date="2025-10-31T10:20:00Z">
        <w:r w:rsidRPr="00A9585A" w:rsidDel="00A36F48">
          <w:rPr>
            <w:color w:val="000000"/>
            <w:sz w:val="21"/>
            <w:szCs w:val="21"/>
          </w:rPr>
          <w:delText>网络整体</w:delText>
        </w:r>
      </w:del>
      <w:del w:id="1310" w:author="运璐 何" w:date="2025-10-31T10:19:00Z">
        <w:r w:rsidRPr="00A9585A" w:rsidDel="00A36F48">
          <w:rPr>
            <w:color w:val="000000"/>
            <w:sz w:val="21"/>
            <w:szCs w:val="21"/>
          </w:rPr>
          <w:delText>连通性</w:delText>
        </w:r>
      </w:del>
      <w:del w:id="1311" w:author="运璐 何" w:date="2025-10-31T10:20:00Z">
        <w:r w:rsidRPr="00A9585A" w:rsidDel="00A36F48">
          <w:rPr>
            <w:color w:val="000000"/>
            <w:sz w:val="21"/>
            <w:szCs w:val="21"/>
          </w:rPr>
          <w:delText>越好。与代数连通率侧重于是否保持连通不同，平均代数连通度更关注网络连通性的程度，</w:delText>
        </w:r>
        <w:r w:rsidRPr="00A9585A" w:rsidDel="00A36F48">
          <w:rPr>
            <w:rFonts w:hint="eastAsia"/>
            <w:color w:val="000000"/>
            <w:sz w:val="21"/>
            <w:szCs w:val="21"/>
          </w:rPr>
          <w:delText>代表网络的鲁棒性</w:delText>
        </w:r>
      </w:del>
      <w:r w:rsidRPr="00A9585A">
        <w:rPr>
          <w:color w:val="000000"/>
          <w:sz w:val="21"/>
          <w:szCs w:val="21"/>
        </w:rPr>
        <w:t>。通过这两个指标的结合，既可以评估算法在维持通信连通性上的稳定性，又能反映</w:t>
      </w:r>
      <w:ins w:id="1312" w:author="运璐 何" w:date="2025-10-31T10:20:00Z">
        <w:r w:rsidR="00A36F48">
          <w:rPr>
            <w:rFonts w:hint="eastAsia"/>
            <w:color w:val="000000"/>
            <w:sz w:val="21"/>
            <w:szCs w:val="21"/>
          </w:rPr>
          <w:t>算法在</w:t>
        </w:r>
      </w:ins>
      <w:ins w:id="1313" w:author="运璐 何" w:date="2025-10-31T10:21:00Z">
        <w:r w:rsidR="00A36F48">
          <w:rPr>
            <w:rFonts w:hint="eastAsia"/>
            <w:color w:val="000000"/>
            <w:sz w:val="21"/>
            <w:szCs w:val="21"/>
          </w:rPr>
          <w:t>大规模情况下的可扩展性</w:t>
        </w:r>
      </w:ins>
      <w:del w:id="1314" w:author="运璐 何" w:date="2025-10-31T10:20:00Z">
        <w:r w:rsidRPr="00A9585A" w:rsidDel="00A36F48">
          <w:rPr>
            <w:color w:val="000000"/>
            <w:sz w:val="21"/>
            <w:szCs w:val="21"/>
          </w:rPr>
          <w:delText>网络</w:delText>
        </w:r>
        <w:r w:rsidRPr="00A9585A" w:rsidDel="00A36F48">
          <w:rPr>
            <w:rFonts w:hint="eastAsia"/>
            <w:color w:val="000000"/>
            <w:sz w:val="21"/>
            <w:szCs w:val="21"/>
          </w:rPr>
          <w:delText>的连接</w:delText>
        </w:r>
      </w:del>
      <w:del w:id="1315" w:author="运璐 何" w:date="2025-10-31T10:21:00Z">
        <w:r w:rsidRPr="00A9585A" w:rsidDel="00A36F48">
          <w:rPr>
            <w:rFonts w:hint="eastAsia"/>
            <w:color w:val="000000"/>
            <w:sz w:val="21"/>
            <w:szCs w:val="21"/>
          </w:rPr>
          <w:delText>的鲁棒性</w:delText>
        </w:r>
      </w:del>
      <w:r w:rsidRPr="00A9585A">
        <w:rPr>
          <w:color w:val="000000"/>
          <w:sz w:val="21"/>
          <w:szCs w:val="21"/>
        </w:rPr>
        <w:t>，从而为算法性能提供全面、量化的评价依据</w:t>
      </w:r>
      <w:r w:rsidRPr="00A9585A">
        <w:rPr>
          <w:rFonts w:hint="eastAsia"/>
          <w:color w:val="000000"/>
          <w:sz w:val="21"/>
          <w:szCs w:val="21"/>
        </w:rPr>
        <w:t>。</w:t>
      </w:r>
    </w:p>
    <w:p w14:paraId="3B595905" w14:textId="2A1B4E98" w:rsidR="00404BF5" w:rsidRPr="00404BF5" w:rsidRDefault="00404BF5" w:rsidP="00404BF5">
      <w:pPr>
        <w:spacing w:line="360" w:lineRule="auto"/>
        <w:outlineLvl w:val="0"/>
        <w:rPr>
          <w:b/>
          <w:sz w:val="21"/>
          <w:szCs w:val="21"/>
        </w:rPr>
      </w:pPr>
      <w:commentRangeStart w:id="1316"/>
      <w:ins w:id="1317" w:author="运璐 何" w:date="2025-10-14T14:38:00Z">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建筑密度对性能的</w:t>
        </w:r>
      </w:ins>
      <w:ins w:id="1318" w:author="运璐 何" w:date="2025-10-14T14:39:00Z">
        <w:r>
          <w:rPr>
            <w:rFonts w:hint="eastAsia"/>
            <w:b/>
            <w:sz w:val="21"/>
            <w:szCs w:val="21"/>
          </w:rPr>
          <w:t>影响</w:t>
        </w:r>
      </w:ins>
      <w:commentRangeEnd w:id="1316"/>
      <w:ins w:id="1319" w:author="运璐 何" w:date="2025-10-24T15:57:00Z">
        <w:r w:rsidR="002E16A0">
          <w:rPr>
            <w:rStyle w:val="ac"/>
          </w:rPr>
          <w:commentReference w:id="1316"/>
        </w:r>
      </w:ins>
    </w:p>
    <w:p w14:paraId="560D5658" w14:textId="786F00C2" w:rsidR="00530B97" w:rsidRPr="00A9585A" w:rsidDel="00B37674" w:rsidRDefault="00510826" w:rsidP="00530B97">
      <w:pPr>
        <w:spacing w:line="360" w:lineRule="auto"/>
        <w:ind w:firstLineChars="196" w:firstLine="412"/>
        <w:rPr>
          <w:del w:id="1320" w:author="运璐 何" w:date="2025-10-31T12:39:00Z"/>
          <w:color w:val="000000"/>
          <w:sz w:val="21"/>
          <w:szCs w:val="21"/>
        </w:rPr>
      </w:pPr>
      <w:del w:id="1321" w:author="运璐 何" w:date="2025-10-31T12:39:00Z">
        <w:r w:rsidRPr="00A9585A" w:rsidDel="00B37674">
          <w:rPr>
            <w:rFonts w:hint="eastAsia"/>
            <w:color w:val="000000"/>
            <w:sz w:val="21"/>
            <w:szCs w:val="21"/>
          </w:rPr>
          <w:delText>为了</w:delText>
        </w:r>
        <w:r w:rsidR="00530B97" w:rsidRPr="00A9585A" w:rsidDel="00B37674">
          <w:rPr>
            <w:color w:val="000000"/>
            <w:sz w:val="21"/>
            <w:szCs w:val="21"/>
          </w:rPr>
          <w:delText>从建筑物数量、无人机数量以及干扰机功率三个维度对算法进行系统评估，每组参数场景下均进行了</w:delText>
        </w:r>
        <w:r w:rsidR="00530B97" w:rsidRPr="00A9585A" w:rsidDel="00B37674">
          <w:rPr>
            <w:color w:val="000000"/>
            <w:sz w:val="21"/>
            <w:szCs w:val="21"/>
          </w:rPr>
          <w:delText xml:space="preserve"> 30 </w:delText>
        </w:r>
        <w:r w:rsidR="00530B97" w:rsidRPr="00A9585A" w:rsidDel="00B37674">
          <w:rPr>
            <w:color w:val="000000"/>
            <w:sz w:val="21"/>
            <w:szCs w:val="21"/>
          </w:rPr>
          <w:delText>次独立实验，并与</w:delText>
        </w:r>
        <w:r w:rsidR="00530B97" w:rsidRPr="00A9585A" w:rsidDel="00B37674">
          <w:rPr>
            <w:color w:val="000000"/>
            <w:sz w:val="21"/>
            <w:szCs w:val="21"/>
          </w:rPr>
          <w:delText xml:space="preserve"> </w:delText>
        </w:r>
        <w:r w:rsidRPr="00A9585A" w:rsidDel="00B37674">
          <w:rPr>
            <w:color w:val="000000"/>
            <w:sz w:val="21"/>
            <w:szCs w:val="21"/>
          </w:rPr>
          <w:delText>K-CBS</w:delText>
        </w:r>
        <w:r w:rsidR="00530B97" w:rsidRPr="00A9585A" w:rsidDel="00B37674">
          <w:rPr>
            <w:color w:val="000000"/>
            <w:sz w:val="21"/>
            <w:szCs w:val="21"/>
          </w:rPr>
          <w:delText xml:space="preserve"> </w:delText>
        </w:r>
        <w:r w:rsidR="00530B97" w:rsidRPr="00A9585A" w:rsidDel="00B37674">
          <w:rPr>
            <w:rFonts w:hint="eastAsia"/>
            <w:color w:val="000000"/>
            <w:sz w:val="21"/>
            <w:szCs w:val="21"/>
          </w:rPr>
          <w:delText>、</w:delText>
        </w:r>
        <w:r w:rsidR="00530B97" w:rsidRPr="00A9585A" w:rsidDel="00B37674">
          <w:rPr>
            <w:color w:val="000000"/>
            <w:sz w:val="21"/>
            <w:szCs w:val="21"/>
          </w:rPr>
          <w:delText xml:space="preserve"> APF </w:delText>
        </w:r>
        <w:r w:rsidR="00530B97" w:rsidRPr="00A9585A" w:rsidDel="00B37674">
          <w:rPr>
            <w:rFonts w:hint="eastAsia"/>
            <w:color w:val="000000"/>
            <w:sz w:val="21"/>
            <w:szCs w:val="21"/>
          </w:rPr>
          <w:delText>和</w:delText>
        </w:r>
        <w:r w:rsidR="00530B97" w:rsidRPr="00A9585A" w:rsidDel="00B37674">
          <w:rPr>
            <w:rFonts w:hint="eastAsia"/>
            <w:color w:val="000000"/>
            <w:sz w:val="21"/>
            <w:szCs w:val="21"/>
          </w:rPr>
          <w:delText xml:space="preserve"> </w:delText>
        </w:r>
        <w:r w:rsidR="00530B97" w:rsidRPr="00A9585A" w:rsidDel="00B37674">
          <w:rPr>
            <w:rFonts w:hint="eastAsia"/>
            <w:color w:val="000000"/>
            <w:sz w:val="21"/>
            <w:szCs w:val="21"/>
          </w:rPr>
          <w:delText>去除</w:delText>
        </w:r>
        <w:r w:rsidR="00530B97" w:rsidRPr="00A9585A" w:rsidDel="00B37674">
          <w:rPr>
            <w:rFonts w:hint="eastAsia"/>
            <w:color w:val="000000"/>
            <w:sz w:val="21"/>
            <w:szCs w:val="21"/>
          </w:rPr>
          <w:delText>M</w:delText>
        </w:r>
        <w:r w:rsidR="00530B97" w:rsidRPr="00A9585A" w:rsidDel="00B37674">
          <w:rPr>
            <w:color w:val="000000"/>
            <w:sz w:val="21"/>
            <w:szCs w:val="21"/>
          </w:rPr>
          <w:delText>ST</w:delText>
        </w:r>
        <w:r w:rsidR="003A0DB3" w:rsidDel="00B37674">
          <w:rPr>
            <w:rFonts w:hint="eastAsia"/>
            <w:color w:val="000000"/>
            <w:sz w:val="21"/>
            <w:szCs w:val="21"/>
          </w:rPr>
          <w:delText>引力项</w:delText>
        </w:r>
        <w:r w:rsidR="00530B97" w:rsidRPr="00A9585A" w:rsidDel="00B37674">
          <w:rPr>
            <w:rFonts w:hint="eastAsia"/>
            <w:color w:val="000000"/>
            <w:sz w:val="21"/>
            <w:szCs w:val="21"/>
          </w:rPr>
          <w:delText>模块后的所提</w:delText>
        </w:r>
        <w:r w:rsidR="00530B97" w:rsidRPr="00A9585A" w:rsidDel="00B37674">
          <w:rPr>
            <w:color w:val="000000"/>
            <w:sz w:val="21"/>
            <w:szCs w:val="21"/>
          </w:rPr>
          <w:delText>算法进行了对比分析。</w:delText>
        </w:r>
      </w:del>
    </w:p>
    <w:p w14:paraId="38B0AF66" w14:textId="72415797" w:rsidR="003A0DB3" w:rsidRPr="00A9585A" w:rsidRDefault="0080116D" w:rsidP="0080116D">
      <w:pPr>
        <w:spacing w:line="360" w:lineRule="auto"/>
        <w:ind w:firstLineChars="196" w:firstLine="412"/>
        <w:rPr>
          <w:color w:val="000000"/>
          <w:sz w:val="21"/>
          <w:szCs w:val="21"/>
        </w:rPr>
      </w:pPr>
      <w:r w:rsidRPr="00A9585A">
        <w:rPr>
          <w:rFonts w:hint="eastAsia"/>
          <w:color w:val="000000"/>
          <w:sz w:val="21"/>
          <w:szCs w:val="21"/>
        </w:rPr>
        <w:t xml:space="preserve"> </w:t>
      </w:r>
      <w:r w:rsidR="004C002B" w:rsidRPr="004C002B">
        <w:rPr>
          <w:rFonts w:hint="eastAsia"/>
          <w:color w:val="000000"/>
          <w:sz w:val="21"/>
          <w:szCs w:val="21"/>
        </w:rPr>
        <w:t>如图</w:t>
      </w:r>
      <w:r w:rsidR="008A6337">
        <w:rPr>
          <w:rFonts w:hint="eastAsia"/>
          <w:color w:val="000000"/>
          <w:sz w:val="21"/>
          <w:szCs w:val="21"/>
        </w:rPr>
        <w:t>4</w:t>
      </w:r>
      <w:r w:rsidR="004C002B" w:rsidRPr="004C002B">
        <w:rPr>
          <w:rFonts w:hint="eastAsia"/>
          <w:color w:val="000000"/>
          <w:sz w:val="21"/>
          <w:szCs w:val="21"/>
        </w:rPr>
        <w:t>所示，对比不同建筑数量（即建筑密度）下各算法的代数连通率与平均规划步长结果，可以看出所提</w:t>
      </w:r>
      <w:r w:rsidR="004C002B" w:rsidRPr="004C002B">
        <w:rPr>
          <w:rFonts w:hint="eastAsia"/>
          <w:color w:val="000000"/>
          <w:sz w:val="21"/>
          <w:szCs w:val="21"/>
        </w:rPr>
        <w:t xml:space="preserve"> CL-RRT-APF* </w:t>
      </w:r>
      <w:r w:rsidR="004C002B" w:rsidRPr="004C002B">
        <w:rPr>
          <w:rFonts w:hint="eastAsia"/>
          <w:color w:val="000000"/>
          <w:sz w:val="21"/>
          <w:szCs w:val="21"/>
        </w:rPr>
        <w:t>算法在多种场景下均表现出较为稳定的性能。在代数连通率指标上，随着建筑数量从</w:t>
      </w:r>
      <w:r w:rsidR="004C002B" w:rsidRPr="004C002B">
        <w:rPr>
          <w:rFonts w:hint="eastAsia"/>
          <w:color w:val="000000"/>
          <w:sz w:val="21"/>
          <w:szCs w:val="21"/>
        </w:rPr>
        <w:t xml:space="preserve"> 10 </w:t>
      </w:r>
      <w:r w:rsidR="004C002B" w:rsidRPr="004C002B">
        <w:rPr>
          <w:rFonts w:hint="eastAsia"/>
          <w:color w:val="000000"/>
          <w:sz w:val="21"/>
          <w:szCs w:val="21"/>
        </w:rPr>
        <w:t>增加到</w:t>
      </w:r>
      <w:r w:rsidR="004C002B" w:rsidRPr="004C002B">
        <w:rPr>
          <w:rFonts w:hint="eastAsia"/>
          <w:color w:val="000000"/>
          <w:sz w:val="21"/>
          <w:szCs w:val="21"/>
        </w:rPr>
        <w:t xml:space="preserve"> 30</w:t>
      </w:r>
      <w:r w:rsidR="004C002B" w:rsidRPr="004C002B">
        <w:rPr>
          <w:rFonts w:hint="eastAsia"/>
          <w:color w:val="000000"/>
          <w:sz w:val="21"/>
          <w:szCs w:val="21"/>
        </w:rPr>
        <w:t>，所提算法的连通率由</w:t>
      </w:r>
      <w:r w:rsidR="004C002B" w:rsidRPr="004C002B">
        <w:rPr>
          <w:rFonts w:hint="eastAsia"/>
          <w:color w:val="000000"/>
          <w:sz w:val="21"/>
          <w:szCs w:val="21"/>
        </w:rPr>
        <w:t xml:space="preserve"> 0.95 </w:t>
      </w:r>
      <w:r w:rsidR="004C002B" w:rsidRPr="004C002B">
        <w:rPr>
          <w:rFonts w:hint="eastAsia"/>
          <w:color w:val="000000"/>
          <w:sz w:val="21"/>
          <w:szCs w:val="21"/>
        </w:rPr>
        <w:t>下降至</w:t>
      </w:r>
      <w:r w:rsidR="004C002B" w:rsidRPr="004C002B">
        <w:rPr>
          <w:rFonts w:hint="eastAsia"/>
          <w:color w:val="000000"/>
          <w:sz w:val="21"/>
          <w:szCs w:val="21"/>
        </w:rPr>
        <w:t xml:space="preserve"> 0.84</w:t>
      </w:r>
      <w:r w:rsidR="004C002B" w:rsidRPr="004C002B">
        <w:rPr>
          <w:rFonts w:hint="eastAsia"/>
          <w:color w:val="000000"/>
          <w:sz w:val="21"/>
          <w:szCs w:val="21"/>
        </w:rPr>
        <w:t>，整体保持在</w:t>
      </w:r>
      <w:r w:rsidR="004C002B" w:rsidRPr="004C002B">
        <w:rPr>
          <w:rFonts w:hint="eastAsia"/>
          <w:color w:val="000000"/>
          <w:sz w:val="21"/>
          <w:szCs w:val="21"/>
        </w:rPr>
        <w:t xml:space="preserve"> 0.9 </w:t>
      </w:r>
      <w:r w:rsidR="004C002B" w:rsidRPr="004C002B">
        <w:rPr>
          <w:rFonts w:hint="eastAsia"/>
          <w:color w:val="000000"/>
          <w:sz w:val="21"/>
          <w:szCs w:val="21"/>
        </w:rPr>
        <w:t>左右的高水平，表明在复杂环境干扰与障碍分布增加的情况下，算法仍能有效维持多无人机间的通信拓扑稳定性。与其他算法相比，</w:t>
      </w:r>
      <w:r w:rsidR="004C002B" w:rsidRPr="004C002B">
        <w:rPr>
          <w:rFonts w:hint="eastAsia"/>
          <w:color w:val="000000"/>
          <w:sz w:val="21"/>
          <w:szCs w:val="21"/>
        </w:rPr>
        <w:t xml:space="preserve">CL-RRT*-APF </w:t>
      </w:r>
      <w:r w:rsidR="004C002B" w:rsidRPr="004C002B">
        <w:rPr>
          <w:rFonts w:hint="eastAsia"/>
          <w:color w:val="000000"/>
          <w:sz w:val="21"/>
          <w:szCs w:val="21"/>
        </w:rPr>
        <w:t>在各建筑密度下均显著优于传统的启发式算法与</w:t>
      </w:r>
      <w:r w:rsidR="004C002B">
        <w:rPr>
          <w:rFonts w:hint="eastAsia"/>
          <w:color w:val="000000"/>
          <w:sz w:val="21"/>
          <w:szCs w:val="21"/>
        </w:rPr>
        <w:t>编队控制</w:t>
      </w:r>
      <w:r w:rsidR="004C002B" w:rsidRPr="004C002B">
        <w:rPr>
          <w:rFonts w:hint="eastAsia"/>
          <w:color w:val="000000"/>
          <w:sz w:val="21"/>
          <w:szCs w:val="21"/>
        </w:rPr>
        <w:t>通信保持类算法：当建筑数为</w:t>
      </w:r>
      <w:r w:rsidR="004C002B" w:rsidRPr="004C002B">
        <w:rPr>
          <w:rFonts w:hint="eastAsia"/>
          <w:color w:val="000000"/>
          <w:sz w:val="21"/>
          <w:szCs w:val="21"/>
        </w:rPr>
        <w:t xml:space="preserve"> 10 </w:t>
      </w:r>
      <w:r w:rsidR="004C002B" w:rsidRPr="004C002B">
        <w:rPr>
          <w:rFonts w:hint="eastAsia"/>
          <w:color w:val="000000"/>
          <w:sz w:val="21"/>
          <w:szCs w:val="21"/>
        </w:rPr>
        <w:t>时，相较</w:t>
      </w:r>
      <w:r w:rsidR="004C002B" w:rsidRPr="004C002B">
        <w:rPr>
          <w:rFonts w:hint="eastAsia"/>
          <w:color w:val="000000"/>
          <w:sz w:val="21"/>
          <w:szCs w:val="21"/>
        </w:rPr>
        <w:t xml:space="preserve"> CMUPF</w:t>
      </w:r>
      <w:r w:rsidR="004C002B" w:rsidRPr="004C002B">
        <w:rPr>
          <w:rFonts w:hint="eastAsia"/>
          <w:color w:val="000000"/>
          <w:sz w:val="21"/>
          <w:szCs w:val="21"/>
        </w:rPr>
        <w:t>、</w:t>
      </w:r>
      <w:r w:rsidR="004C002B" w:rsidRPr="004C002B">
        <w:rPr>
          <w:rFonts w:hint="eastAsia"/>
          <w:color w:val="000000"/>
          <w:sz w:val="21"/>
          <w:szCs w:val="21"/>
        </w:rPr>
        <w:t>PPSwarm</w:t>
      </w:r>
      <w:r w:rsidR="004C002B" w:rsidRPr="004C002B">
        <w:rPr>
          <w:rFonts w:hint="eastAsia"/>
          <w:color w:val="000000"/>
          <w:sz w:val="21"/>
          <w:szCs w:val="21"/>
        </w:rPr>
        <w:t>、</w:t>
      </w:r>
      <w:r w:rsidR="004C002B" w:rsidRPr="004C002B">
        <w:rPr>
          <w:rFonts w:hint="eastAsia"/>
          <w:color w:val="000000"/>
          <w:sz w:val="21"/>
          <w:szCs w:val="21"/>
        </w:rPr>
        <w:t xml:space="preserve">K-CBS </w:t>
      </w:r>
      <w:r w:rsidR="004C002B" w:rsidRPr="004C002B">
        <w:rPr>
          <w:rFonts w:hint="eastAsia"/>
          <w:color w:val="000000"/>
          <w:sz w:val="21"/>
          <w:szCs w:val="21"/>
        </w:rPr>
        <w:t>与</w:t>
      </w:r>
      <w:r w:rsidR="004C002B" w:rsidRPr="004C002B">
        <w:rPr>
          <w:rFonts w:hint="eastAsia"/>
          <w:color w:val="000000"/>
          <w:sz w:val="21"/>
          <w:szCs w:val="21"/>
        </w:rPr>
        <w:t xml:space="preserve"> APF </w:t>
      </w:r>
      <w:r w:rsidR="004C002B" w:rsidRPr="004C002B">
        <w:rPr>
          <w:rFonts w:hint="eastAsia"/>
          <w:color w:val="000000"/>
          <w:sz w:val="21"/>
          <w:szCs w:val="21"/>
        </w:rPr>
        <w:t>算法，其代数连通率分别高出</w:t>
      </w:r>
      <w:r w:rsidR="004C002B" w:rsidRPr="004C002B">
        <w:rPr>
          <w:rFonts w:hint="eastAsia"/>
          <w:color w:val="000000"/>
          <w:sz w:val="21"/>
          <w:szCs w:val="21"/>
        </w:rPr>
        <w:t xml:space="preserve"> 0.18</w:t>
      </w:r>
      <w:r w:rsidR="004C002B" w:rsidRPr="004C002B">
        <w:rPr>
          <w:rFonts w:hint="eastAsia"/>
          <w:color w:val="000000"/>
          <w:sz w:val="21"/>
          <w:szCs w:val="21"/>
        </w:rPr>
        <w:t>、</w:t>
      </w:r>
      <w:r w:rsidR="004C002B" w:rsidRPr="004C002B">
        <w:rPr>
          <w:rFonts w:hint="eastAsia"/>
          <w:color w:val="000000"/>
          <w:sz w:val="21"/>
          <w:szCs w:val="21"/>
        </w:rPr>
        <w:t>0.49</w:t>
      </w:r>
      <w:r w:rsidR="004C002B" w:rsidRPr="004C002B">
        <w:rPr>
          <w:rFonts w:hint="eastAsia"/>
          <w:color w:val="000000"/>
          <w:sz w:val="21"/>
          <w:szCs w:val="21"/>
        </w:rPr>
        <w:t>、</w:t>
      </w:r>
      <w:r w:rsidR="004C002B" w:rsidRPr="004C002B">
        <w:rPr>
          <w:rFonts w:hint="eastAsia"/>
          <w:color w:val="000000"/>
          <w:sz w:val="21"/>
          <w:szCs w:val="21"/>
        </w:rPr>
        <w:t xml:space="preserve">0.51 </w:t>
      </w:r>
      <w:r w:rsidR="004C002B" w:rsidRPr="004C002B">
        <w:rPr>
          <w:rFonts w:hint="eastAsia"/>
          <w:color w:val="000000"/>
          <w:sz w:val="21"/>
          <w:szCs w:val="21"/>
        </w:rPr>
        <w:t>和</w:t>
      </w:r>
      <w:r w:rsidR="004C002B" w:rsidRPr="004C002B">
        <w:rPr>
          <w:rFonts w:hint="eastAsia"/>
          <w:color w:val="000000"/>
          <w:sz w:val="21"/>
          <w:szCs w:val="21"/>
        </w:rPr>
        <w:t xml:space="preserve"> 0.74</w:t>
      </w:r>
      <w:r w:rsidR="004C002B" w:rsidRPr="004C002B">
        <w:rPr>
          <w:rFonts w:hint="eastAsia"/>
          <w:color w:val="000000"/>
          <w:sz w:val="21"/>
          <w:szCs w:val="21"/>
        </w:rPr>
        <w:t>；在建筑数为</w:t>
      </w:r>
      <w:r w:rsidR="004C002B" w:rsidRPr="004C002B">
        <w:rPr>
          <w:rFonts w:hint="eastAsia"/>
          <w:color w:val="000000"/>
          <w:sz w:val="21"/>
          <w:szCs w:val="21"/>
        </w:rPr>
        <w:t xml:space="preserve"> 20 </w:t>
      </w:r>
      <w:r w:rsidR="004C002B" w:rsidRPr="004C002B">
        <w:rPr>
          <w:rFonts w:hint="eastAsia"/>
          <w:color w:val="000000"/>
          <w:sz w:val="21"/>
          <w:szCs w:val="21"/>
        </w:rPr>
        <w:t>的场景下，分别高出</w:t>
      </w:r>
      <w:r w:rsidR="004C002B" w:rsidRPr="004C002B">
        <w:rPr>
          <w:rFonts w:hint="eastAsia"/>
          <w:color w:val="000000"/>
          <w:sz w:val="21"/>
          <w:szCs w:val="21"/>
        </w:rPr>
        <w:t xml:space="preserve"> 0.15</w:t>
      </w:r>
      <w:r w:rsidR="004C002B" w:rsidRPr="004C002B">
        <w:rPr>
          <w:rFonts w:hint="eastAsia"/>
          <w:color w:val="000000"/>
          <w:sz w:val="21"/>
          <w:szCs w:val="21"/>
        </w:rPr>
        <w:t>、</w:t>
      </w:r>
      <w:r w:rsidR="004C002B" w:rsidRPr="004C002B">
        <w:rPr>
          <w:rFonts w:hint="eastAsia"/>
          <w:color w:val="000000"/>
          <w:sz w:val="21"/>
          <w:szCs w:val="21"/>
        </w:rPr>
        <w:t>0.41</w:t>
      </w:r>
      <w:r w:rsidR="004C002B" w:rsidRPr="004C002B">
        <w:rPr>
          <w:rFonts w:hint="eastAsia"/>
          <w:color w:val="000000"/>
          <w:sz w:val="21"/>
          <w:szCs w:val="21"/>
        </w:rPr>
        <w:t>、</w:t>
      </w:r>
      <w:r w:rsidR="004C002B" w:rsidRPr="004C002B">
        <w:rPr>
          <w:rFonts w:hint="eastAsia"/>
          <w:color w:val="000000"/>
          <w:sz w:val="21"/>
          <w:szCs w:val="21"/>
        </w:rPr>
        <w:t xml:space="preserve">0.45 </w:t>
      </w:r>
      <w:r w:rsidR="004C002B" w:rsidRPr="004C002B">
        <w:rPr>
          <w:rFonts w:hint="eastAsia"/>
          <w:color w:val="000000"/>
          <w:sz w:val="21"/>
          <w:szCs w:val="21"/>
        </w:rPr>
        <w:t>和</w:t>
      </w:r>
      <w:r w:rsidR="004C002B" w:rsidRPr="004C002B">
        <w:rPr>
          <w:rFonts w:hint="eastAsia"/>
          <w:color w:val="000000"/>
          <w:sz w:val="21"/>
          <w:szCs w:val="21"/>
        </w:rPr>
        <w:t xml:space="preserve"> 0.75</w:t>
      </w:r>
      <w:r w:rsidR="004C002B" w:rsidRPr="004C002B">
        <w:rPr>
          <w:rFonts w:hint="eastAsia"/>
          <w:color w:val="000000"/>
          <w:sz w:val="21"/>
          <w:szCs w:val="21"/>
        </w:rPr>
        <w:t>；而在建筑数为</w:t>
      </w:r>
      <w:r w:rsidR="004C002B" w:rsidRPr="004C002B">
        <w:rPr>
          <w:rFonts w:hint="eastAsia"/>
          <w:color w:val="000000"/>
          <w:sz w:val="21"/>
          <w:szCs w:val="21"/>
        </w:rPr>
        <w:t xml:space="preserve"> 30 </w:t>
      </w:r>
      <w:r w:rsidR="004C002B" w:rsidRPr="004C002B">
        <w:rPr>
          <w:rFonts w:hint="eastAsia"/>
          <w:color w:val="000000"/>
          <w:sz w:val="21"/>
          <w:szCs w:val="21"/>
        </w:rPr>
        <w:t>的高密度环境中，连通率仍比</w:t>
      </w:r>
      <w:r w:rsidR="004C002B" w:rsidRPr="004C002B">
        <w:rPr>
          <w:rFonts w:hint="eastAsia"/>
          <w:color w:val="000000"/>
          <w:sz w:val="21"/>
          <w:szCs w:val="21"/>
        </w:rPr>
        <w:t xml:space="preserve"> CMUPF</w:t>
      </w:r>
      <w:r w:rsidR="004C002B" w:rsidRPr="004C002B">
        <w:rPr>
          <w:rFonts w:hint="eastAsia"/>
          <w:color w:val="000000"/>
          <w:sz w:val="21"/>
          <w:szCs w:val="21"/>
        </w:rPr>
        <w:t>、</w:t>
      </w:r>
      <w:r w:rsidR="004C002B" w:rsidRPr="004C002B">
        <w:rPr>
          <w:rFonts w:hint="eastAsia"/>
          <w:color w:val="000000"/>
          <w:sz w:val="21"/>
          <w:szCs w:val="21"/>
        </w:rPr>
        <w:t>PPSwarm</w:t>
      </w:r>
      <w:r w:rsidR="004C002B" w:rsidRPr="004C002B">
        <w:rPr>
          <w:rFonts w:hint="eastAsia"/>
          <w:color w:val="000000"/>
          <w:sz w:val="21"/>
          <w:szCs w:val="21"/>
        </w:rPr>
        <w:t>、</w:t>
      </w:r>
      <w:r w:rsidR="004C002B" w:rsidRPr="004C002B">
        <w:rPr>
          <w:rFonts w:hint="eastAsia"/>
          <w:color w:val="000000"/>
          <w:sz w:val="21"/>
          <w:szCs w:val="21"/>
        </w:rPr>
        <w:t xml:space="preserve">K-CBS </w:t>
      </w:r>
      <w:r w:rsidR="004C002B" w:rsidRPr="004C002B">
        <w:rPr>
          <w:rFonts w:hint="eastAsia"/>
          <w:color w:val="000000"/>
          <w:sz w:val="21"/>
          <w:szCs w:val="21"/>
        </w:rPr>
        <w:t>与</w:t>
      </w:r>
      <w:r w:rsidR="004C002B" w:rsidRPr="004C002B">
        <w:rPr>
          <w:rFonts w:hint="eastAsia"/>
          <w:color w:val="000000"/>
          <w:sz w:val="21"/>
          <w:szCs w:val="21"/>
        </w:rPr>
        <w:t xml:space="preserve"> APF </w:t>
      </w:r>
      <w:r w:rsidR="004C002B" w:rsidRPr="004C002B">
        <w:rPr>
          <w:rFonts w:hint="eastAsia"/>
          <w:color w:val="000000"/>
          <w:sz w:val="21"/>
          <w:szCs w:val="21"/>
        </w:rPr>
        <w:t>分别提升</w:t>
      </w:r>
      <w:r w:rsidR="004C002B" w:rsidRPr="004C002B">
        <w:rPr>
          <w:rFonts w:hint="eastAsia"/>
          <w:color w:val="000000"/>
          <w:sz w:val="21"/>
          <w:szCs w:val="21"/>
        </w:rPr>
        <w:t xml:space="preserve"> 0.10</w:t>
      </w:r>
      <w:r w:rsidR="004C002B" w:rsidRPr="004C002B">
        <w:rPr>
          <w:rFonts w:hint="eastAsia"/>
          <w:color w:val="000000"/>
          <w:sz w:val="21"/>
          <w:szCs w:val="21"/>
        </w:rPr>
        <w:t>、</w:t>
      </w:r>
      <w:r w:rsidR="004C002B" w:rsidRPr="004C002B">
        <w:rPr>
          <w:rFonts w:hint="eastAsia"/>
          <w:color w:val="000000"/>
          <w:sz w:val="21"/>
          <w:szCs w:val="21"/>
        </w:rPr>
        <w:t>0.27</w:t>
      </w:r>
      <w:r w:rsidR="004C002B" w:rsidRPr="004C002B">
        <w:rPr>
          <w:rFonts w:hint="eastAsia"/>
          <w:color w:val="000000"/>
          <w:sz w:val="21"/>
          <w:szCs w:val="21"/>
        </w:rPr>
        <w:t>、</w:t>
      </w:r>
      <w:r w:rsidR="004C002B" w:rsidRPr="004C002B">
        <w:rPr>
          <w:rFonts w:hint="eastAsia"/>
          <w:color w:val="000000"/>
          <w:sz w:val="21"/>
          <w:szCs w:val="21"/>
        </w:rPr>
        <w:t xml:space="preserve">0.39 </w:t>
      </w:r>
      <w:r w:rsidR="004C002B" w:rsidRPr="004C002B">
        <w:rPr>
          <w:rFonts w:hint="eastAsia"/>
          <w:color w:val="000000"/>
          <w:sz w:val="21"/>
          <w:szCs w:val="21"/>
        </w:rPr>
        <w:t>和</w:t>
      </w:r>
      <w:r w:rsidR="004C002B" w:rsidRPr="004C002B">
        <w:rPr>
          <w:rFonts w:hint="eastAsia"/>
          <w:color w:val="000000"/>
          <w:sz w:val="21"/>
          <w:szCs w:val="21"/>
        </w:rPr>
        <w:t xml:space="preserve"> 0.51</w:t>
      </w:r>
      <w:r w:rsidR="004C002B" w:rsidRPr="004C002B">
        <w:rPr>
          <w:rFonts w:hint="eastAsia"/>
          <w:color w:val="000000"/>
          <w:sz w:val="21"/>
          <w:szCs w:val="21"/>
        </w:rPr>
        <w:t>。结果表明，所提算法在任何建筑密度条件下均能显著优于现有方法，展现出更强的通信连通保持能力和协同鲁棒性。</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Change w:id="1322">
          <w:tblGrid>
            <w:gridCol w:w="4394"/>
            <w:gridCol w:w="4394"/>
          </w:tblGrid>
        </w:tblGridChange>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1323" w:name="_Hlk212806974"/>
            <w:r w:rsidRPr="00B37674">
              <w:rPr>
                <w:rFonts w:hint="eastAsia"/>
                <w:noProof/>
              </w:rPr>
              <w:drawing>
                <wp:inline distT="0" distB="0" distL="0" distR="0" wp14:anchorId="67D6C857" wp14:editId="1DA54855">
                  <wp:extent cx="2749791" cy="2029037"/>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27B2D18F">
                  <wp:extent cx="2736000" cy="2018157"/>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2050C197" w:rsidR="00B37674" w:rsidRPr="00B37674" w:rsidRDefault="00B37674" w:rsidP="00B37674">
            <w:pPr>
              <w:pStyle w:val="aff0"/>
              <w:rPr>
                <w:b/>
                <w:bCs/>
                <w:sz w:val="20"/>
                <w:szCs w:val="20"/>
              </w:rPr>
            </w:pPr>
            <w:r w:rsidRPr="00B37674">
              <w:rPr>
                <w:rFonts w:eastAsia="黑体" w:hint="eastAsia"/>
                <w:szCs w:val="18"/>
              </w:rPr>
              <w:lastRenderedPageBreak/>
              <w:t>(</w:t>
            </w:r>
            <w:r w:rsidRPr="00B37674">
              <w:rPr>
                <w:rFonts w:eastAsia="黑体"/>
                <w:szCs w:val="18"/>
              </w:rPr>
              <w:t xml:space="preserve">a) </w:t>
            </w:r>
            <w:r w:rsidRPr="00B37674">
              <w:rPr>
                <w:rFonts w:eastAsia="黑体" w:hint="eastAsia"/>
                <w:szCs w:val="18"/>
              </w:rPr>
              <w:t>不同建筑数量下代数连通</w:t>
            </w:r>
            <w:r w:rsidR="00EA4A87">
              <w:rPr>
                <w:rFonts w:eastAsia="黑体" w:hint="eastAsia"/>
                <w:szCs w:val="18"/>
              </w:rPr>
              <w:t>率对比</w:t>
            </w:r>
          </w:p>
        </w:tc>
        <w:tc>
          <w:tcPr>
            <w:tcW w:w="4394" w:type="dxa"/>
            <w:vAlign w:val="center"/>
          </w:tcPr>
          <w:p w14:paraId="3A821861" w14:textId="3B1B6827"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平均规划步长对比</w:t>
            </w:r>
          </w:p>
        </w:tc>
      </w:tr>
    </w:tbl>
    <w:bookmarkEnd w:id="1323"/>
    <w:p w14:paraId="416AC04C" w14:textId="20FED8C9" w:rsidR="005E2801" w:rsidRDefault="00624253" w:rsidP="0080116D">
      <w:pPr>
        <w:pStyle w:val="aff2"/>
      </w:pPr>
      <w:r w:rsidRPr="00A9585A">
        <w:rPr>
          <w:rFonts w:hint="eastAsia"/>
        </w:rPr>
        <w:t>图</w:t>
      </w:r>
      <w:r w:rsidRPr="00A9585A">
        <w:t xml:space="preserve">4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04D43198" w14:textId="65209B5D" w:rsidR="004C002B" w:rsidRPr="004C002B" w:rsidRDefault="004C002B" w:rsidP="008A6337">
      <w:pPr>
        <w:spacing w:line="360" w:lineRule="auto"/>
        <w:ind w:firstLineChars="196" w:firstLine="412"/>
        <w:rPr>
          <w:color w:val="000000"/>
          <w:sz w:val="21"/>
          <w:szCs w:val="21"/>
        </w:rPr>
      </w:pPr>
      <w:r w:rsidRPr="004C002B">
        <w:rPr>
          <w:color w:val="000000"/>
          <w:sz w:val="21"/>
          <w:szCs w:val="21"/>
        </w:rPr>
        <w:t>在规划效率方面，图</w:t>
      </w:r>
      <w:r w:rsidR="008A6337">
        <w:rPr>
          <w:color w:val="000000"/>
          <w:sz w:val="21"/>
          <w:szCs w:val="21"/>
        </w:rPr>
        <w:t>4</w:t>
      </w:r>
      <w:r w:rsidR="008A6337">
        <w:rPr>
          <w:rFonts w:hint="eastAsia"/>
          <w:color w:val="000000"/>
          <w:sz w:val="21"/>
          <w:szCs w:val="21"/>
        </w:rPr>
        <w:t>(</w:t>
      </w:r>
      <w:r w:rsidR="008A6337">
        <w:rPr>
          <w:color w:val="000000"/>
          <w:sz w:val="21"/>
          <w:szCs w:val="21"/>
        </w:rPr>
        <w:t>b)</w:t>
      </w:r>
      <w:r w:rsidRPr="004C002B">
        <w:rPr>
          <w:color w:val="000000"/>
          <w:sz w:val="21"/>
          <w:szCs w:val="21"/>
        </w:rPr>
        <w:t>展示了各算法的平均规划步长。可以观察到，随着建筑数量的增加，各算法的规划步长普遍略有增长，这是由于障碍物增多导致路径重规划次数与绕行长度增加所致。与</w:t>
      </w:r>
      <w:r w:rsidRPr="004C002B">
        <w:rPr>
          <w:color w:val="000000"/>
          <w:sz w:val="21"/>
          <w:szCs w:val="21"/>
        </w:rPr>
        <w:t xml:space="preserve"> CMUPF </w:t>
      </w:r>
      <w:r w:rsidRPr="004C002B">
        <w:rPr>
          <w:color w:val="000000"/>
          <w:sz w:val="21"/>
          <w:szCs w:val="21"/>
        </w:rPr>
        <w:t>算法相比，所提算法在建筑数为</w:t>
      </w:r>
      <w:r w:rsidRPr="004C002B">
        <w:rPr>
          <w:color w:val="000000"/>
          <w:sz w:val="21"/>
          <w:szCs w:val="21"/>
        </w:rPr>
        <w:t xml:space="preserve"> 10</w:t>
      </w:r>
      <w:r w:rsidRPr="004C002B">
        <w:rPr>
          <w:color w:val="000000"/>
          <w:sz w:val="21"/>
          <w:szCs w:val="21"/>
        </w:rPr>
        <w:t>、</w:t>
      </w:r>
      <w:r w:rsidRPr="004C002B">
        <w:rPr>
          <w:color w:val="000000"/>
          <w:sz w:val="21"/>
          <w:szCs w:val="21"/>
        </w:rPr>
        <w:t>20</w:t>
      </w:r>
      <w:r w:rsidRPr="004C002B">
        <w:rPr>
          <w:color w:val="000000"/>
          <w:sz w:val="21"/>
          <w:szCs w:val="21"/>
        </w:rPr>
        <w:t>、</w:t>
      </w:r>
      <w:r w:rsidRPr="004C002B">
        <w:rPr>
          <w:color w:val="000000"/>
          <w:sz w:val="21"/>
          <w:szCs w:val="21"/>
        </w:rPr>
        <w:t xml:space="preserve">30 </w:t>
      </w:r>
      <w:r w:rsidRPr="004C002B">
        <w:rPr>
          <w:color w:val="000000"/>
          <w:sz w:val="21"/>
          <w:szCs w:val="21"/>
        </w:rPr>
        <w:t>时的平均规划步长分别减少</w:t>
      </w:r>
      <w:r w:rsidRPr="004C002B">
        <w:rPr>
          <w:color w:val="000000"/>
          <w:sz w:val="21"/>
          <w:szCs w:val="21"/>
        </w:rPr>
        <w:t xml:space="preserve"> 26.6%</w:t>
      </w:r>
      <w:r w:rsidRPr="004C002B">
        <w:rPr>
          <w:color w:val="000000"/>
          <w:sz w:val="21"/>
          <w:szCs w:val="21"/>
        </w:rPr>
        <w:t>、</w:t>
      </w:r>
      <w:r w:rsidRPr="004C002B">
        <w:rPr>
          <w:color w:val="000000"/>
          <w:sz w:val="21"/>
          <w:szCs w:val="21"/>
        </w:rPr>
        <w:t xml:space="preserve">20.7% </w:t>
      </w:r>
      <w:r w:rsidRPr="004C002B">
        <w:rPr>
          <w:color w:val="000000"/>
          <w:sz w:val="21"/>
          <w:szCs w:val="21"/>
        </w:rPr>
        <w:t>与</w:t>
      </w:r>
      <w:r w:rsidRPr="004C002B">
        <w:rPr>
          <w:color w:val="000000"/>
          <w:sz w:val="21"/>
          <w:szCs w:val="21"/>
        </w:rPr>
        <w:t xml:space="preserve"> 14.3%</w:t>
      </w:r>
      <w:r w:rsidRPr="004C002B">
        <w:rPr>
          <w:color w:val="000000"/>
          <w:sz w:val="21"/>
          <w:szCs w:val="21"/>
        </w:rPr>
        <w:t>，表明其在复杂场景下的路径生成效率更高。造成该差异的原因在于</w:t>
      </w:r>
      <w:r w:rsidRPr="004C002B">
        <w:rPr>
          <w:color w:val="000000"/>
          <w:sz w:val="21"/>
          <w:szCs w:val="21"/>
        </w:rPr>
        <w:t xml:space="preserve"> CMUPF </w:t>
      </w:r>
      <w:r w:rsidRPr="004C002B">
        <w:rPr>
          <w:color w:val="000000"/>
          <w:sz w:val="21"/>
          <w:szCs w:val="21"/>
        </w:rPr>
        <w:t>依赖固定编队通信拓扑，当环境约束复杂时编队调整响应滞后，且势场叠加项增多，导致其在高密度场景下的收敛速度明显降低。另一方面，</w:t>
      </w:r>
      <w:r w:rsidRPr="004C002B">
        <w:rPr>
          <w:color w:val="000000"/>
          <w:sz w:val="21"/>
          <w:szCs w:val="21"/>
        </w:rPr>
        <w:t xml:space="preserve">CL-RRT*-APF </w:t>
      </w:r>
      <w:r w:rsidRPr="004C002B">
        <w:rPr>
          <w:color w:val="000000"/>
          <w:sz w:val="21"/>
          <w:szCs w:val="21"/>
        </w:rPr>
        <w:t>的平均规划步长略高于全局规划算法</w:t>
      </w:r>
      <w:r w:rsidRPr="004C002B">
        <w:rPr>
          <w:color w:val="000000"/>
          <w:sz w:val="21"/>
          <w:szCs w:val="21"/>
        </w:rPr>
        <w:t xml:space="preserve"> K-CBS </w:t>
      </w:r>
      <w:r w:rsidRPr="004C002B">
        <w:rPr>
          <w:color w:val="000000"/>
          <w:sz w:val="21"/>
          <w:szCs w:val="21"/>
        </w:rPr>
        <w:t>与</w:t>
      </w:r>
      <w:r w:rsidRPr="004C002B">
        <w:rPr>
          <w:color w:val="000000"/>
          <w:sz w:val="21"/>
          <w:szCs w:val="21"/>
        </w:rPr>
        <w:t xml:space="preserve"> PPSwarm</w:t>
      </w:r>
      <w:r w:rsidRPr="004C002B">
        <w:rPr>
          <w:color w:val="000000"/>
          <w:sz w:val="21"/>
          <w:szCs w:val="21"/>
        </w:rPr>
        <w:t>，这是因为后两者基于全局可见信息进行整体路径搜索，可获得较短的最优路径；但从具体数值来看，</w:t>
      </w:r>
      <w:r w:rsidRPr="004C002B">
        <w:rPr>
          <w:color w:val="000000"/>
          <w:sz w:val="21"/>
          <w:szCs w:val="21"/>
        </w:rPr>
        <w:t xml:space="preserve">CL-RRT*-APF </w:t>
      </w:r>
      <w:r w:rsidRPr="004C002B">
        <w:rPr>
          <w:color w:val="000000"/>
          <w:sz w:val="21"/>
          <w:szCs w:val="21"/>
        </w:rPr>
        <w:t>的规划步长仅比</w:t>
      </w:r>
      <w:r w:rsidRPr="004C002B">
        <w:rPr>
          <w:color w:val="000000"/>
          <w:sz w:val="21"/>
          <w:szCs w:val="21"/>
        </w:rPr>
        <w:t xml:space="preserve"> PPSwarm </w:t>
      </w:r>
      <w:r w:rsidRPr="004C002B">
        <w:rPr>
          <w:color w:val="000000"/>
          <w:sz w:val="21"/>
          <w:szCs w:val="21"/>
        </w:rPr>
        <w:t>增加</w:t>
      </w:r>
      <w:r w:rsidRPr="004C002B">
        <w:rPr>
          <w:color w:val="000000"/>
          <w:sz w:val="21"/>
          <w:szCs w:val="21"/>
        </w:rPr>
        <w:t xml:space="preserve"> 8.1%–33.2%</w:t>
      </w:r>
      <w:r w:rsidRPr="004C002B">
        <w:rPr>
          <w:color w:val="000000"/>
          <w:sz w:val="21"/>
          <w:szCs w:val="21"/>
        </w:rPr>
        <w:t>，比</w:t>
      </w:r>
      <w:r w:rsidRPr="004C002B">
        <w:rPr>
          <w:color w:val="000000"/>
          <w:sz w:val="21"/>
          <w:szCs w:val="21"/>
        </w:rPr>
        <w:t xml:space="preserve"> K-CBS </w:t>
      </w:r>
      <w:r w:rsidRPr="004C002B">
        <w:rPr>
          <w:color w:val="000000"/>
          <w:sz w:val="21"/>
          <w:szCs w:val="21"/>
        </w:rPr>
        <w:t>增加</w:t>
      </w:r>
      <w:r w:rsidRPr="004C002B">
        <w:rPr>
          <w:color w:val="000000"/>
          <w:sz w:val="21"/>
          <w:szCs w:val="21"/>
        </w:rPr>
        <w:t xml:space="preserve"> 0.7%–20.1%</w:t>
      </w:r>
      <w:r w:rsidRPr="004C002B">
        <w:rPr>
          <w:color w:val="000000"/>
          <w:sz w:val="21"/>
          <w:szCs w:val="21"/>
        </w:rPr>
        <w:t>，整体仍处于可接受范围内，体现了较好的计算效率与任务可扩展性。</w:t>
      </w:r>
    </w:p>
    <w:p w14:paraId="6BCF6791" w14:textId="3E5BC9D9" w:rsidR="004C002B" w:rsidRPr="008A6337" w:rsidRDefault="004C002B" w:rsidP="008A6337">
      <w:pPr>
        <w:spacing w:line="360" w:lineRule="auto"/>
        <w:ind w:firstLineChars="196" w:firstLine="412"/>
        <w:rPr>
          <w:rFonts w:hint="eastAsia"/>
          <w:color w:val="000000"/>
          <w:sz w:val="21"/>
          <w:szCs w:val="21"/>
        </w:rPr>
      </w:pPr>
      <w:r w:rsidRPr="004C002B">
        <w:rPr>
          <w:color w:val="000000"/>
          <w:sz w:val="21"/>
          <w:szCs w:val="21"/>
        </w:rPr>
        <w:t>综合分析可知，</w:t>
      </w:r>
      <w:r w:rsidRPr="004C002B">
        <w:rPr>
          <w:color w:val="000000"/>
          <w:sz w:val="21"/>
          <w:szCs w:val="21"/>
        </w:rPr>
        <w:t xml:space="preserve">CL-RRT*-APF </w:t>
      </w:r>
      <w:r w:rsidRPr="004C002B">
        <w:rPr>
          <w:color w:val="000000"/>
          <w:sz w:val="21"/>
          <w:szCs w:val="21"/>
        </w:rPr>
        <w:t>在不同建筑密度下的连通保持率均显著高于现有算法，并在规划效率上略低于全局优化类算法，但远优于传统人工势场及编队保持类算法，证明了所提方法在复杂城市环境中具有良好的通信保持能力与可扩展性，同时兼顾了路径质量与实时性，为多智能体系统在受限空间下的协同规划提供了一种高效而稳定的解决方案。</w:t>
      </w:r>
    </w:p>
    <w:p w14:paraId="74FA677D" w14:textId="1EE11D1C" w:rsidR="006B4930" w:rsidRDefault="0080116D" w:rsidP="00575D22">
      <w:pPr>
        <w:spacing w:line="360" w:lineRule="auto"/>
        <w:ind w:firstLineChars="196" w:firstLine="412"/>
        <w:rPr>
          <w:ins w:id="1324" w:author="运璐 何" w:date="2025-10-14T14:39:00Z"/>
          <w:color w:val="000000"/>
          <w:sz w:val="21"/>
          <w:szCs w:val="21"/>
        </w:rPr>
      </w:pPr>
      <w:commentRangeStart w:id="1325"/>
      <w:commentRangeStart w:id="1326"/>
      <w:del w:id="1327" w:author="运璐 何" w:date="2025-10-31T12:52:00Z">
        <w:r w:rsidRPr="0080116D" w:rsidDel="008A6337">
          <w:rPr>
            <w:color w:val="000000"/>
            <w:sz w:val="21"/>
            <w:szCs w:val="21"/>
          </w:rPr>
          <w:delText>图</w:delText>
        </w:r>
        <w:r w:rsidRPr="0080116D" w:rsidDel="008A6337">
          <w:rPr>
            <w:color w:val="000000"/>
            <w:sz w:val="21"/>
            <w:szCs w:val="21"/>
          </w:rPr>
          <w:delText xml:space="preserve"> 4</w:delText>
        </w:r>
        <w:r w:rsidRPr="0080116D" w:rsidDel="008A6337">
          <w:rPr>
            <w:color w:val="000000"/>
            <w:sz w:val="21"/>
            <w:szCs w:val="21"/>
          </w:rPr>
          <w:delText>（</w:delText>
        </w:r>
        <w:r w:rsidRPr="0080116D" w:rsidDel="008A6337">
          <w:rPr>
            <w:color w:val="000000"/>
            <w:sz w:val="21"/>
            <w:szCs w:val="21"/>
          </w:rPr>
          <w:delText>c</w:delText>
        </w:r>
        <w:r w:rsidRPr="0080116D" w:rsidDel="008A6337">
          <w:rPr>
            <w:color w:val="000000"/>
            <w:sz w:val="21"/>
            <w:szCs w:val="21"/>
          </w:rPr>
          <w:delText>）和</w:delText>
        </w:r>
        <w:r w:rsidRPr="0080116D" w:rsidDel="008A6337">
          <w:rPr>
            <w:color w:val="000000"/>
            <w:sz w:val="21"/>
            <w:szCs w:val="21"/>
          </w:rPr>
          <w:delText xml:space="preserve"> 4</w:delText>
        </w:r>
        <w:r w:rsidRPr="0080116D" w:rsidDel="008A6337">
          <w:rPr>
            <w:color w:val="000000"/>
            <w:sz w:val="21"/>
            <w:szCs w:val="21"/>
          </w:rPr>
          <w:delText>（</w:delText>
        </w:r>
        <w:r w:rsidRPr="0080116D" w:rsidDel="008A6337">
          <w:rPr>
            <w:color w:val="000000"/>
            <w:sz w:val="21"/>
            <w:szCs w:val="21"/>
          </w:rPr>
          <w:delText>d</w:delText>
        </w:r>
        <w:r w:rsidRPr="0080116D" w:rsidDel="008A6337">
          <w:rPr>
            <w:color w:val="000000"/>
            <w:sz w:val="21"/>
            <w:szCs w:val="21"/>
          </w:rPr>
          <w:delText>）展示了无人机数量从</w:delText>
        </w:r>
        <w:r w:rsidRPr="0080116D" w:rsidDel="008A6337">
          <w:rPr>
            <w:color w:val="000000"/>
            <w:sz w:val="21"/>
            <w:szCs w:val="21"/>
          </w:rPr>
          <w:delText xml:space="preserve"> 12</w:delText>
        </w:r>
        <w:r w:rsidRPr="0080116D" w:rsidDel="008A6337">
          <w:rPr>
            <w:color w:val="000000"/>
            <w:sz w:val="21"/>
            <w:szCs w:val="21"/>
          </w:rPr>
          <w:delText>、</w:delText>
        </w:r>
        <w:r w:rsidRPr="0080116D" w:rsidDel="008A6337">
          <w:rPr>
            <w:color w:val="000000"/>
            <w:sz w:val="21"/>
            <w:szCs w:val="21"/>
          </w:rPr>
          <w:delText xml:space="preserve">24 </w:delText>
        </w:r>
        <w:r w:rsidRPr="0080116D" w:rsidDel="008A6337">
          <w:rPr>
            <w:color w:val="000000"/>
            <w:sz w:val="21"/>
            <w:szCs w:val="21"/>
          </w:rPr>
          <w:delText>到</w:delText>
        </w:r>
        <w:r w:rsidRPr="0080116D" w:rsidDel="008A6337">
          <w:rPr>
            <w:color w:val="000000"/>
            <w:sz w:val="21"/>
            <w:szCs w:val="21"/>
          </w:rPr>
          <w:delText xml:space="preserve"> 36 </w:delText>
        </w:r>
        <w:r w:rsidRPr="0080116D" w:rsidDel="008A6337">
          <w:rPr>
            <w:color w:val="000000"/>
            <w:sz w:val="21"/>
            <w:szCs w:val="21"/>
          </w:rPr>
          <w:delText>架变化对算法性能的影响。在归一化平均代数连通度方面，</w:delText>
        </w:r>
        <w:r w:rsidRPr="0080116D" w:rsidDel="008A6337">
          <w:rPr>
            <w:color w:val="000000"/>
            <w:sz w:val="21"/>
            <w:szCs w:val="21"/>
          </w:rPr>
          <w:delText xml:space="preserve">CL-RRT*-APF </w:delText>
        </w:r>
        <w:r w:rsidRPr="0080116D" w:rsidDel="008A6337">
          <w:rPr>
            <w:color w:val="000000"/>
            <w:sz w:val="21"/>
            <w:szCs w:val="21"/>
          </w:rPr>
          <w:delText>始终优于</w:delText>
        </w:r>
        <w:r w:rsidRPr="0080116D" w:rsidDel="008A6337">
          <w:rPr>
            <w:color w:val="000000"/>
            <w:sz w:val="21"/>
            <w:szCs w:val="21"/>
          </w:rPr>
          <w:delText xml:space="preserve"> K-CBS </w:delText>
        </w:r>
        <w:r w:rsidRPr="0080116D" w:rsidDel="008A6337">
          <w:rPr>
            <w:color w:val="000000"/>
            <w:sz w:val="21"/>
            <w:szCs w:val="21"/>
          </w:rPr>
          <w:delText>和传统</w:delText>
        </w:r>
        <w:r w:rsidRPr="0080116D" w:rsidDel="008A6337">
          <w:rPr>
            <w:color w:val="000000"/>
            <w:sz w:val="21"/>
            <w:szCs w:val="21"/>
          </w:rPr>
          <w:delText xml:space="preserve"> APF </w:delText>
        </w:r>
        <w:r w:rsidRPr="0080116D" w:rsidDel="008A6337">
          <w:rPr>
            <w:color w:val="000000"/>
            <w:sz w:val="21"/>
            <w:szCs w:val="21"/>
          </w:rPr>
          <w:delText>算法，但随着无人机数量增加，增益略有下降；在代数连通率方面，所提算法较</w:delText>
        </w:r>
        <w:r w:rsidRPr="0080116D" w:rsidDel="008A6337">
          <w:rPr>
            <w:color w:val="000000"/>
            <w:sz w:val="21"/>
            <w:szCs w:val="21"/>
          </w:rPr>
          <w:delText>K-CBS</w:delText>
        </w:r>
        <w:r w:rsidRPr="0080116D" w:rsidDel="008A6337">
          <w:rPr>
            <w:color w:val="000000"/>
            <w:sz w:val="21"/>
            <w:szCs w:val="21"/>
          </w:rPr>
          <w:delText>和</w:delText>
        </w:r>
        <w:r w:rsidRPr="0080116D" w:rsidDel="008A6337">
          <w:rPr>
            <w:color w:val="000000"/>
            <w:sz w:val="21"/>
            <w:szCs w:val="21"/>
          </w:rPr>
          <w:delText>APF</w:delText>
        </w:r>
        <w:r w:rsidRPr="0080116D" w:rsidDel="008A6337">
          <w:rPr>
            <w:color w:val="000000"/>
            <w:sz w:val="21"/>
            <w:szCs w:val="21"/>
          </w:rPr>
          <w:delText>的提升幅度更为明显，同时</w:delText>
        </w:r>
        <w:r w:rsidRPr="0080116D" w:rsidDel="008A6337">
          <w:rPr>
            <w:color w:val="000000"/>
            <w:sz w:val="21"/>
            <w:szCs w:val="21"/>
          </w:rPr>
          <w:delText xml:space="preserve"> MST </w:delText>
        </w:r>
        <w:r w:rsidRPr="0080116D" w:rsidDel="008A6337">
          <w:rPr>
            <w:color w:val="000000"/>
            <w:sz w:val="21"/>
            <w:szCs w:val="21"/>
          </w:rPr>
          <w:delText>引力项的引入进一步增强了代数连通率性能，相比去除</w:delText>
        </w:r>
        <w:r w:rsidRPr="0080116D" w:rsidDel="008A6337">
          <w:rPr>
            <w:color w:val="000000"/>
            <w:sz w:val="21"/>
            <w:szCs w:val="21"/>
          </w:rPr>
          <w:delText xml:space="preserve"> MST </w:delText>
        </w:r>
        <w:r w:rsidRPr="0080116D" w:rsidDel="008A6337">
          <w:rPr>
            <w:color w:val="000000"/>
            <w:sz w:val="21"/>
            <w:szCs w:val="21"/>
          </w:rPr>
          <w:delText>的消融实验表现出显著优势。这表明，即使在无人机数量增加的情况下，所提算法仍能有效实现路径规划与通信保持</w:delText>
        </w:r>
      </w:del>
      <w:r w:rsidRPr="0080116D">
        <w:rPr>
          <w:color w:val="000000"/>
          <w:sz w:val="21"/>
          <w:szCs w:val="21"/>
        </w:rPr>
        <w:t>。</w:t>
      </w:r>
      <w:commentRangeEnd w:id="1325"/>
      <w:r w:rsidR="00C65E49">
        <w:rPr>
          <w:rStyle w:val="ac"/>
        </w:rPr>
        <w:commentReference w:id="1325"/>
      </w:r>
      <w:commentRangeEnd w:id="1326"/>
      <w:r w:rsidR="005B1D7E">
        <w:rPr>
          <w:rStyle w:val="ac"/>
        </w:rPr>
        <w:commentReference w:id="1326"/>
      </w:r>
    </w:p>
    <w:p w14:paraId="39F870ED" w14:textId="7B010213" w:rsidR="00404BF5" w:rsidRDefault="00404BF5" w:rsidP="00404BF5">
      <w:pPr>
        <w:spacing w:line="360" w:lineRule="auto"/>
        <w:outlineLvl w:val="0"/>
        <w:rPr>
          <w:ins w:id="1328" w:author="运璐 何" w:date="2025-10-31T12:52:00Z"/>
          <w:b/>
          <w:sz w:val="21"/>
          <w:szCs w:val="21"/>
        </w:rPr>
      </w:pPr>
      <w:ins w:id="1329" w:author="运璐 何" w:date="2025-10-14T14:39:00Z">
        <w:r>
          <w:rPr>
            <w:b/>
            <w:sz w:val="21"/>
            <w:szCs w:val="21"/>
          </w:rPr>
          <w:t>4</w:t>
        </w:r>
        <w:r w:rsidRPr="00A9585A">
          <w:rPr>
            <w:rFonts w:hint="eastAsia"/>
            <w:b/>
            <w:sz w:val="21"/>
            <w:szCs w:val="21"/>
          </w:rPr>
          <w:t>.</w:t>
        </w:r>
        <w:r w:rsidRPr="00A9585A">
          <w:rPr>
            <w:b/>
            <w:sz w:val="21"/>
            <w:szCs w:val="21"/>
          </w:rPr>
          <w:t>3</w:t>
        </w:r>
        <w:r w:rsidRPr="00A9585A">
          <w:rPr>
            <w:rFonts w:hint="eastAsia"/>
            <w:b/>
            <w:sz w:val="21"/>
            <w:szCs w:val="21"/>
          </w:rPr>
          <w:t xml:space="preserve"> </w:t>
        </w:r>
        <w:r>
          <w:rPr>
            <w:rFonts w:hint="eastAsia"/>
            <w:b/>
            <w:sz w:val="21"/>
            <w:szCs w:val="21"/>
          </w:rPr>
          <w:t>无人机数量对性能的影响</w:t>
        </w:r>
      </w:ins>
    </w:p>
    <w:p w14:paraId="437C489B" w14:textId="0A3FC09A" w:rsidR="008A6337" w:rsidRDefault="008A6337" w:rsidP="008A6337">
      <w:pPr>
        <w:spacing w:line="360" w:lineRule="auto"/>
        <w:ind w:firstLineChars="196" w:firstLine="412"/>
        <w:rPr>
          <w:ins w:id="1330" w:author="运璐 何" w:date="2025-10-31T13:02:00Z"/>
          <w:color w:val="000000"/>
          <w:sz w:val="21"/>
          <w:szCs w:val="21"/>
        </w:rPr>
      </w:pPr>
      <w:ins w:id="1331" w:author="运璐 何" w:date="2025-10-31T12:59:00Z">
        <w:r w:rsidRPr="008A6337">
          <w:rPr>
            <w:rFonts w:hint="eastAsia"/>
            <w:color w:val="000000"/>
            <w:sz w:val="21"/>
            <w:szCs w:val="21"/>
          </w:rPr>
          <w:t>如图</w:t>
        </w:r>
      </w:ins>
      <w:ins w:id="1332" w:author="运璐 何" w:date="2025-10-31T13:00:00Z">
        <w:r>
          <w:rPr>
            <w:rFonts w:hint="eastAsia"/>
            <w:color w:val="000000"/>
            <w:sz w:val="21"/>
            <w:szCs w:val="21"/>
          </w:rPr>
          <w:t>5</w:t>
        </w:r>
      </w:ins>
      <w:ins w:id="1333" w:author="运璐 何" w:date="2025-10-31T12:59:00Z">
        <w:r w:rsidRPr="008A6337">
          <w:rPr>
            <w:rFonts w:hint="eastAsia"/>
            <w:color w:val="000000"/>
            <w:sz w:val="21"/>
            <w:szCs w:val="21"/>
          </w:rPr>
          <w:t>所示，比较不同无人机数量条件下各算法的代数连通率与平均规划步长结果，可以看出所提</w:t>
        </w:r>
        <w:r w:rsidRPr="008A6337">
          <w:rPr>
            <w:rFonts w:hint="eastAsia"/>
            <w:color w:val="000000"/>
            <w:sz w:val="21"/>
            <w:szCs w:val="21"/>
          </w:rPr>
          <w:t xml:space="preserve"> CL-RRT-APF* </w:t>
        </w:r>
        <w:r w:rsidRPr="008A6337">
          <w:rPr>
            <w:rFonts w:hint="eastAsia"/>
            <w:color w:val="000000"/>
            <w:sz w:val="21"/>
            <w:szCs w:val="21"/>
          </w:rPr>
          <w:t>算法在集群规模扩大的情况下依旧保持良好的连通性与规划效率。在代数连通率指标方面，随着无人机数量从</w:t>
        </w:r>
        <w:r w:rsidRPr="008A6337">
          <w:rPr>
            <w:rFonts w:hint="eastAsia"/>
            <w:color w:val="000000"/>
            <w:sz w:val="21"/>
            <w:szCs w:val="21"/>
          </w:rPr>
          <w:t xml:space="preserve"> 12 </w:t>
        </w:r>
        <w:r w:rsidRPr="008A6337">
          <w:rPr>
            <w:rFonts w:hint="eastAsia"/>
            <w:color w:val="000000"/>
            <w:sz w:val="21"/>
            <w:szCs w:val="21"/>
          </w:rPr>
          <w:t>增加至</w:t>
        </w:r>
        <w:r w:rsidRPr="008A6337">
          <w:rPr>
            <w:rFonts w:hint="eastAsia"/>
            <w:color w:val="000000"/>
            <w:sz w:val="21"/>
            <w:szCs w:val="21"/>
          </w:rPr>
          <w:t xml:space="preserve"> 36</w:t>
        </w:r>
        <w:r w:rsidRPr="008A6337">
          <w:rPr>
            <w:rFonts w:hint="eastAsia"/>
            <w:color w:val="000000"/>
            <w:sz w:val="21"/>
            <w:szCs w:val="21"/>
          </w:rPr>
          <w:t>，所提算法的连通率分别为</w:t>
        </w:r>
        <w:r w:rsidRPr="008A6337">
          <w:rPr>
            <w:rFonts w:hint="eastAsia"/>
            <w:color w:val="000000"/>
            <w:sz w:val="21"/>
            <w:szCs w:val="21"/>
          </w:rPr>
          <w:t xml:space="preserve"> 0.88</w:t>
        </w:r>
        <w:r w:rsidRPr="008A6337">
          <w:rPr>
            <w:rFonts w:hint="eastAsia"/>
            <w:color w:val="000000"/>
            <w:sz w:val="21"/>
            <w:szCs w:val="21"/>
          </w:rPr>
          <w:t>、</w:t>
        </w:r>
        <w:r w:rsidRPr="008A6337">
          <w:rPr>
            <w:rFonts w:hint="eastAsia"/>
            <w:color w:val="000000"/>
            <w:sz w:val="21"/>
            <w:szCs w:val="21"/>
          </w:rPr>
          <w:t xml:space="preserve">0.90 </w:t>
        </w:r>
        <w:r w:rsidRPr="008A6337">
          <w:rPr>
            <w:rFonts w:hint="eastAsia"/>
            <w:color w:val="000000"/>
            <w:sz w:val="21"/>
            <w:szCs w:val="21"/>
          </w:rPr>
          <w:t>与</w:t>
        </w:r>
        <w:r w:rsidRPr="008A6337">
          <w:rPr>
            <w:rFonts w:hint="eastAsia"/>
            <w:color w:val="000000"/>
            <w:sz w:val="21"/>
            <w:szCs w:val="21"/>
          </w:rPr>
          <w:t xml:space="preserve"> 0.88</w:t>
        </w:r>
        <w:r w:rsidRPr="008A6337">
          <w:rPr>
            <w:rFonts w:hint="eastAsia"/>
            <w:color w:val="000000"/>
            <w:sz w:val="21"/>
            <w:szCs w:val="21"/>
          </w:rPr>
          <w:t>，整体变化幅度较小，说明在多机协同规模扩大时算法的通信拓扑仍能稳定维持。与对比算法相比，</w:t>
        </w:r>
        <w:r w:rsidRPr="008A6337">
          <w:rPr>
            <w:rFonts w:hint="eastAsia"/>
            <w:color w:val="000000"/>
            <w:sz w:val="21"/>
            <w:szCs w:val="21"/>
          </w:rPr>
          <w:t xml:space="preserve">CL-RRT*-APF </w:t>
        </w:r>
        <w:r w:rsidRPr="008A6337">
          <w:rPr>
            <w:rFonts w:hint="eastAsia"/>
            <w:color w:val="000000"/>
            <w:sz w:val="21"/>
            <w:szCs w:val="21"/>
          </w:rPr>
          <w:t>在所有机群规模下均表现出显著优势：当无人机数量为</w:t>
        </w:r>
        <w:r w:rsidRPr="008A6337">
          <w:rPr>
            <w:rFonts w:hint="eastAsia"/>
            <w:color w:val="000000"/>
            <w:sz w:val="21"/>
            <w:szCs w:val="21"/>
          </w:rPr>
          <w:t xml:space="preserve"> 12 </w:t>
        </w:r>
        <w:r w:rsidRPr="008A6337">
          <w:rPr>
            <w:rFonts w:hint="eastAsia"/>
            <w:color w:val="000000"/>
            <w:sz w:val="21"/>
            <w:szCs w:val="21"/>
          </w:rPr>
          <w:t>时，相较</w:t>
        </w:r>
        <w:r w:rsidRPr="008A6337">
          <w:rPr>
            <w:rFonts w:hint="eastAsia"/>
            <w:color w:val="000000"/>
            <w:sz w:val="21"/>
            <w:szCs w:val="21"/>
          </w:rPr>
          <w:t xml:space="preserve"> CMUPF</w:t>
        </w:r>
        <w:r w:rsidRPr="008A6337">
          <w:rPr>
            <w:rFonts w:hint="eastAsia"/>
            <w:color w:val="000000"/>
            <w:sz w:val="21"/>
            <w:szCs w:val="21"/>
          </w:rPr>
          <w:t>、</w:t>
        </w:r>
        <w:r w:rsidRPr="008A6337">
          <w:rPr>
            <w:rFonts w:hint="eastAsia"/>
            <w:color w:val="000000"/>
            <w:sz w:val="21"/>
            <w:szCs w:val="21"/>
          </w:rPr>
          <w:t>PPSwarm</w:t>
        </w:r>
        <w:r w:rsidRPr="008A6337">
          <w:rPr>
            <w:rFonts w:hint="eastAsia"/>
            <w:color w:val="000000"/>
            <w:sz w:val="21"/>
            <w:szCs w:val="21"/>
          </w:rPr>
          <w:t>、</w:t>
        </w:r>
        <w:r w:rsidRPr="008A6337">
          <w:rPr>
            <w:rFonts w:hint="eastAsia"/>
            <w:color w:val="000000"/>
            <w:sz w:val="21"/>
            <w:szCs w:val="21"/>
          </w:rPr>
          <w:t xml:space="preserve">K-CBS </w:t>
        </w:r>
        <w:r w:rsidRPr="008A6337">
          <w:rPr>
            <w:rFonts w:hint="eastAsia"/>
            <w:color w:val="000000"/>
            <w:sz w:val="21"/>
            <w:szCs w:val="21"/>
          </w:rPr>
          <w:t>与</w:t>
        </w:r>
        <w:r w:rsidRPr="008A6337">
          <w:rPr>
            <w:rFonts w:hint="eastAsia"/>
            <w:color w:val="000000"/>
            <w:sz w:val="21"/>
            <w:szCs w:val="21"/>
          </w:rPr>
          <w:t xml:space="preserve"> APF </w:t>
        </w:r>
        <w:r w:rsidRPr="008A6337">
          <w:rPr>
            <w:rFonts w:hint="eastAsia"/>
            <w:color w:val="000000"/>
            <w:sz w:val="21"/>
            <w:szCs w:val="21"/>
          </w:rPr>
          <w:t>算法，其代数连通率分别高出</w:t>
        </w:r>
        <w:r w:rsidRPr="008A6337">
          <w:rPr>
            <w:rFonts w:hint="eastAsia"/>
            <w:color w:val="000000"/>
            <w:sz w:val="21"/>
            <w:szCs w:val="21"/>
          </w:rPr>
          <w:t xml:space="preserve"> 0.09</w:t>
        </w:r>
        <w:r w:rsidRPr="008A6337">
          <w:rPr>
            <w:rFonts w:hint="eastAsia"/>
            <w:color w:val="000000"/>
            <w:sz w:val="21"/>
            <w:szCs w:val="21"/>
          </w:rPr>
          <w:t>、</w:t>
        </w:r>
        <w:r w:rsidRPr="008A6337">
          <w:rPr>
            <w:rFonts w:hint="eastAsia"/>
            <w:color w:val="000000"/>
            <w:sz w:val="21"/>
            <w:szCs w:val="21"/>
          </w:rPr>
          <w:t>0.41</w:t>
        </w:r>
        <w:r w:rsidRPr="008A6337">
          <w:rPr>
            <w:rFonts w:hint="eastAsia"/>
            <w:color w:val="000000"/>
            <w:sz w:val="21"/>
            <w:szCs w:val="21"/>
          </w:rPr>
          <w:t>、</w:t>
        </w:r>
        <w:r w:rsidRPr="008A6337">
          <w:rPr>
            <w:rFonts w:hint="eastAsia"/>
            <w:color w:val="000000"/>
            <w:sz w:val="21"/>
            <w:szCs w:val="21"/>
          </w:rPr>
          <w:t xml:space="preserve">0.52 </w:t>
        </w:r>
        <w:r w:rsidRPr="008A6337">
          <w:rPr>
            <w:rFonts w:hint="eastAsia"/>
            <w:color w:val="000000"/>
            <w:sz w:val="21"/>
            <w:szCs w:val="21"/>
          </w:rPr>
          <w:t>和</w:t>
        </w:r>
        <w:r w:rsidRPr="008A6337">
          <w:rPr>
            <w:rFonts w:hint="eastAsia"/>
            <w:color w:val="000000"/>
            <w:sz w:val="21"/>
            <w:szCs w:val="21"/>
          </w:rPr>
          <w:t xml:space="preserve"> 0.78</w:t>
        </w:r>
        <w:r w:rsidRPr="008A6337">
          <w:rPr>
            <w:rFonts w:hint="eastAsia"/>
            <w:color w:val="000000"/>
            <w:sz w:val="21"/>
            <w:szCs w:val="21"/>
          </w:rPr>
          <w:t>；当无人机数量为</w:t>
        </w:r>
        <w:r w:rsidRPr="008A6337">
          <w:rPr>
            <w:rFonts w:hint="eastAsia"/>
            <w:color w:val="000000"/>
            <w:sz w:val="21"/>
            <w:szCs w:val="21"/>
          </w:rPr>
          <w:t xml:space="preserve"> 24 </w:t>
        </w:r>
        <w:r w:rsidRPr="008A6337">
          <w:rPr>
            <w:rFonts w:hint="eastAsia"/>
            <w:color w:val="000000"/>
            <w:sz w:val="21"/>
            <w:szCs w:val="21"/>
          </w:rPr>
          <w:t>时，分别高出</w:t>
        </w:r>
        <w:r w:rsidRPr="008A6337">
          <w:rPr>
            <w:rFonts w:hint="eastAsia"/>
            <w:color w:val="000000"/>
            <w:sz w:val="21"/>
            <w:szCs w:val="21"/>
          </w:rPr>
          <w:t xml:space="preserve"> 0.10</w:t>
        </w:r>
        <w:r w:rsidRPr="008A6337">
          <w:rPr>
            <w:rFonts w:hint="eastAsia"/>
            <w:color w:val="000000"/>
            <w:sz w:val="21"/>
            <w:szCs w:val="21"/>
          </w:rPr>
          <w:t>、</w:t>
        </w:r>
        <w:r w:rsidRPr="008A6337">
          <w:rPr>
            <w:rFonts w:hint="eastAsia"/>
            <w:color w:val="000000"/>
            <w:sz w:val="21"/>
            <w:szCs w:val="21"/>
          </w:rPr>
          <w:t>0.53</w:t>
        </w:r>
        <w:r w:rsidRPr="008A6337">
          <w:rPr>
            <w:rFonts w:hint="eastAsia"/>
            <w:color w:val="000000"/>
            <w:sz w:val="21"/>
            <w:szCs w:val="21"/>
          </w:rPr>
          <w:t>、</w:t>
        </w:r>
        <w:r w:rsidRPr="008A6337">
          <w:rPr>
            <w:rFonts w:hint="eastAsia"/>
            <w:color w:val="000000"/>
            <w:sz w:val="21"/>
            <w:szCs w:val="21"/>
          </w:rPr>
          <w:t xml:space="preserve">0.55 </w:t>
        </w:r>
        <w:r w:rsidRPr="008A6337">
          <w:rPr>
            <w:rFonts w:hint="eastAsia"/>
            <w:color w:val="000000"/>
            <w:sz w:val="21"/>
            <w:szCs w:val="21"/>
          </w:rPr>
          <w:t>和</w:t>
        </w:r>
        <w:r w:rsidRPr="008A6337">
          <w:rPr>
            <w:rFonts w:hint="eastAsia"/>
            <w:color w:val="000000"/>
            <w:sz w:val="21"/>
            <w:szCs w:val="21"/>
          </w:rPr>
          <w:t xml:space="preserve"> 0.62</w:t>
        </w:r>
        <w:r w:rsidRPr="008A6337">
          <w:rPr>
            <w:rFonts w:hint="eastAsia"/>
            <w:color w:val="000000"/>
            <w:sz w:val="21"/>
            <w:szCs w:val="21"/>
          </w:rPr>
          <w:t>；在无人机数量进一步增加到</w:t>
        </w:r>
        <w:r w:rsidRPr="008A6337">
          <w:rPr>
            <w:rFonts w:hint="eastAsia"/>
            <w:color w:val="000000"/>
            <w:sz w:val="21"/>
            <w:szCs w:val="21"/>
          </w:rPr>
          <w:t xml:space="preserve"> 36 </w:t>
        </w:r>
        <w:r w:rsidRPr="008A6337">
          <w:rPr>
            <w:rFonts w:hint="eastAsia"/>
            <w:color w:val="000000"/>
            <w:sz w:val="21"/>
            <w:szCs w:val="21"/>
          </w:rPr>
          <w:t>时，仍高出</w:t>
        </w:r>
        <w:r w:rsidRPr="008A6337">
          <w:rPr>
            <w:rFonts w:hint="eastAsia"/>
            <w:color w:val="000000"/>
            <w:sz w:val="21"/>
            <w:szCs w:val="21"/>
          </w:rPr>
          <w:t xml:space="preserve"> 0.15</w:t>
        </w:r>
        <w:r w:rsidRPr="008A6337">
          <w:rPr>
            <w:rFonts w:hint="eastAsia"/>
            <w:color w:val="000000"/>
            <w:sz w:val="21"/>
            <w:szCs w:val="21"/>
          </w:rPr>
          <w:t>、</w:t>
        </w:r>
        <w:r w:rsidRPr="008A6337">
          <w:rPr>
            <w:rFonts w:hint="eastAsia"/>
            <w:color w:val="000000"/>
            <w:sz w:val="21"/>
            <w:szCs w:val="21"/>
          </w:rPr>
          <w:t>0.41</w:t>
        </w:r>
        <w:r w:rsidRPr="008A6337">
          <w:rPr>
            <w:rFonts w:hint="eastAsia"/>
            <w:color w:val="000000"/>
            <w:sz w:val="21"/>
            <w:szCs w:val="21"/>
          </w:rPr>
          <w:t>、</w:t>
        </w:r>
        <w:r w:rsidRPr="008A6337">
          <w:rPr>
            <w:rFonts w:hint="eastAsia"/>
            <w:color w:val="000000"/>
            <w:sz w:val="21"/>
            <w:szCs w:val="21"/>
          </w:rPr>
          <w:t xml:space="preserve">0.45 </w:t>
        </w:r>
        <w:r w:rsidRPr="008A6337">
          <w:rPr>
            <w:rFonts w:hint="eastAsia"/>
            <w:color w:val="000000"/>
            <w:sz w:val="21"/>
            <w:szCs w:val="21"/>
          </w:rPr>
          <w:t>和</w:t>
        </w:r>
        <w:r w:rsidRPr="008A6337">
          <w:rPr>
            <w:rFonts w:hint="eastAsia"/>
            <w:color w:val="000000"/>
            <w:sz w:val="21"/>
            <w:szCs w:val="21"/>
          </w:rPr>
          <w:t xml:space="preserve"> 0.78</w:t>
        </w:r>
        <w:r w:rsidRPr="008A6337">
          <w:rPr>
            <w:rFonts w:hint="eastAsia"/>
            <w:color w:val="000000"/>
            <w:sz w:val="21"/>
            <w:szCs w:val="21"/>
          </w:rPr>
          <w:t>。结果表明，随着群体规模增大，传统的基于局部势场或固定通信拓扑的算法连通性显著下降，而所提算法能够通过分簇通信与全局协同机制有效缓解通信退化，实现多无人机系统在大规模条件下的稳定协作。</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rPr>
          <w:ins w:id="1334" w:author="运璐 何" w:date="2025-10-31T13:03:00Z"/>
        </w:trPr>
        <w:tc>
          <w:tcPr>
            <w:tcW w:w="4394" w:type="dxa"/>
          </w:tcPr>
          <w:p w14:paraId="334B9205" w14:textId="77777777" w:rsidR="00501D6A" w:rsidRPr="00B37674" w:rsidRDefault="00501D6A" w:rsidP="006327A3">
            <w:pPr>
              <w:pStyle w:val="aff0"/>
              <w:rPr>
                <w:ins w:id="1335" w:author="运璐 何" w:date="2025-10-31T13:03:00Z"/>
              </w:rPr>
            </w:pPr>
            <w:ins w:id="1336" w:author="运璐 何" w:date="2025-10-31T13:03:00Z">
              <w:r w:rsidRPr="00B37674">
                <w:rPr>
                  <w:rFonts w:hint="eastAsia"/>
                  <w:noProof/>
                </w:rPr>
                <w:lastRenderedPageBreak/>
                <w:drawing>
                  <wp:inline distT="0" distB="0" distL="0" distR="0" wp14:anchorId="6787708E" wp14:editId="7A321A4D">
                    <wp:extent cx="2749791" cy="2029037"/>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ins>
          </w:p>
        </w:tc>
        <w:tc>
          <w:tcPr>
            <w:tcW w:w="4394" w:type="dxa"/>
          </w:tcPr>
          <w:p w14:paraId="752D9AF6" w14:textId="77777777" w:rsidR="00501D6A" w:rsidRPr="00B37674" w:rsidRDefault="00501D6A" w:rsidP="006327A3">
            <w:pPr>
              <w:pStyle w:val="aff0"/>
              <w:rPr>
                <w:ins w:id="1337" w:author="运璐 何" w:date="2025-10-31T13:03:00Z"/>
                <w:color w:val="FF0000"/>
              </w:rPr>
            </w:pPr>
            <w:ins w:id="1338" w:author="运璐 何" w:date="2025-10-31T13:03:00Z">
              <w:r w:rsidRPr="00B37674">
                <w:rPr>
                  <w:rFonts w:hint="eastAsia"/>
                  <w:noProof/>
                  <w:color w:val="FF0000"/>
                </w:rPr>
                <w:drawing>
                  <wp:inline distT="0" distB="0" distL="0" distR="0" wp14:anchorId="5FCEC47D" wp14:editId="06186862">
                    <wp:extent cx="2736000" cy="2018157"/>
                    <wp:effectExtent l="0" t="0" r="762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ins>
          </w:p>
        </w:tc>
      </w:tr>
      <w:tr w:rsidR="00501D6A" w:rsidRPr="00B37674" w14:paraId="0C1D9FC8" w14:textId="77777777" w:rsidTr="00AC79EA">
        <w:trPr>
          <w:trHeight w:val="378"/>
          <w:ins w:id="1339" w:author="运璐 何" w:date="2025-10-31T13:03:00Z"/>
        </w:trPr>
        <w:tc>
          <w:tcPr>
            <w:tcW w:w="4394" w:type="dxa"/>
          </w:tcPr>
          <w:p w14:paraId="72ED189C" w14:textId="01D18ABF" w:rsidR="00501D6A" w:rsidRPr="00B37674" w:rsidRDefault="00501D6A" w:rsidP="006327A3">
            <w:pPr>
              <w:pStyle w:val="aff0"/>
              <w:rPr>
                <w:ins w:id="1340" w:author="运璐 何" w:date="2025-10-31T13:03:00Z"/>
                <w:b/>
                <w:bCs/>
                <w:sz w:val="20"/>
                <w:szCs w:val="20"/>
              </w:rPr>
            </w:pPr>
            <w:ins w:id="1341" w:author="运璐 何" w:date="2025-10-31T13:03:00Z">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ins>
            <w:ins w:id="1342" w:author="运璐 何" w:date="2025-10-31T13:51:00Z">
              <w:r w:rsidR="00F844A0">
                <w:rPr>
                  <w:rFonts w:eastAsia="黑体" w:hint="eastAsia"/>
                  <w:szCs w:val="18"/>
                </w:rPr>
                <w:t>无人机</w:t>
              </w:r>
            </w:ins>
            <w:ins w:id="1343" w:author="运璐 何" w:date="2025-10-31T13:03:00Z">
              <w:r w:rsidRPr="00B37674">
                <w:rPr>
                  <w:rFonts w:eastAsia="黑体" w:hint="eastAsia"/>
                  <w:szCs w:val="18"/>
                </w:rPr>
                <w:t>数量下代数连</w:t>
              </w:r>
            </w:ins>
            <w:ins w:id="1344" w:author="运璐 何" w:date="2025-10-31T13:51:00Z">
              <w:r w:rsidR="00F844A0">
                <w:rPr>
                  <w:rFonts w:eastAsia="黑体" w:hint="eastAsia"/>
                  <w:szCs w:val="18"/>
                </w:rPr>
                <w:t>率</w:t>
              </w:r>
            </w:ins>
            <w:ins w:id="1345" w:author="运璐 何" w:date="2025-10-31T13:52:00Z">
              <w:r w:rsidR="00F844A0">
                <w:rPr>
                  <w:rFonts w:eastAsia="黑体" w:hint="eastAsia"/>
                  <w:szCs w:val="18"/>
                </w:rPr>
                <w:t>对比</w:t>
              </w:r>
            </w:ins>
          </w:p>
        </w:tc>
        <w:tc>
          <w:tcPr>
            <w:tcW w:w="4394" w:type="dxa"/>
          </w:tcPr>
          <w:p w14:paraId="0CD6162E" w14:textId="5D73DCED" w:rsidR="00501D6A" w:rsidRPr="00B37674" w:rsidRDefault="00501D6A" w:rsidP="006327A3">
            <w:pPr>
              <w:pStyle w:val="aff0"/>
              <w:rPr>
                <w:ins w:id="1346" w:author="运璐 何" w:date="2025-10-31T13:03:00Z"/>
                <w:color w:val="FF0000"/>
              </w:rPr>
            </w:pPr>
            <w:ins w:id="1347" w:author="运璐 何" w:date="2025-10-31T13:03:00Z">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ins>
            <w:ins w:id="1348" w:author="运璐 何" w:date="2025-10-31T13:52:00Z">
              <w:r w:rsidR="00F844A0">
                <w:rPr>
                  <w:rFonts w:eastAsia="黑体" w:hint="eastAsia"/>
                  <w:szCs w:val="18"/>
                </w:rPr>
                <w:t>无人机数量下平均规划步长对比</w:t>
              </w:r>
            </w:ins>
          </w:p>
        </w:tc>
      </w:tr>
    </w:tbl>
    <w:p w14:paraId="11FA27FF" w14:textId="24787BC7" w:rsidR="008A6337" w:rsidRPr="00501D6A" w:rsidRDefault="00501D6A" w:rsidP="00AC79EA">
      <w:pPr>
        <w:pStyle w:val="aff2"/>
        <w:rPr>
          <w:ins w:id="1349" w:author="运璐 何" w:date="2025-10-31T12:59:00Z"/>
        </w:rPr>
      </w:pPr>
      <w:ins w:id="1350" w:author="运璐 何" w:date="2025-10-31T13:03:00Z">
        <w:r w:rsidRPr="00A9585A">
          <w:rPr>
            <w:rFonts w:hint="eastAsia"/>
          </w:rPr>
          <w:t>图</w:t>
        </w:r>
        <w:r>
          <w:t>5</w:t>
        </w:r>
        <w:r w:rsidRPr="00A9585A">
          <w:t xml:space="preserve"> </w:t>
        </w:r>
        <w:r w:rsidRPr="00A9585A">
          <w:rPr>
            <w:rFonts w:hint="eastAsia"/>
          </w:rPr>
          <w:t>不同</w:t>
        </w:r>
      </w:ins>
      <w:ins w:id="1351" w:author="运璐 何" w:date="2025-10-31T13:51:00Z">
        <w:r w:rsidR="00F844A0">
          <w:rPr>
            <w:rFonts w:hint="eastAsia"/>
          </w:rPr>
          <w:t>无人机</w:t>
        </w:r>
      </w:ins>
      <w:ins w:id="1352" w:author="运璐 何" w:date="2025-10-31T13:03:00Z">
        <w:r>
          <w:rPr>
            <w:rFonts w:hint="eastAsia"/>
          </w:rPr>
          <w:t>数量</w:t>
        </w:r>
        <w:r w:rsidRPr="00A9585A">
          <w:rPr>
            <w:rFonts w:hint="eastAsia"/>
          </w:rPr>
          <w:t>下</w:t>
        </w:r>
        <w:r>
          <w:rPr>
            <w:rFonts w:hint="eastAsia"/>
          </w:rPr>
          <w:t>的指标对比</w:t>
        </w:r>
      </w:ins>
    </w:p>
    <w:p w14:paraId="7012901E" w14:textId="79E71C6D" w:rsidR="008A6337" w:rsidRPr="008A6337" w:rsidRDefault="008A6337" w:rsidP="00501D6A">
      <w:pPr>
        <w:spacing w:line="360" w:lineRule="auto"/>
        <w:ind w:firstLineChars="196" w:firstLine="412"/>
        <w:rPr>
          <w:ins w:id="1353" w:author="运璐 何" w:date="2025-10-31T12:59:00Z"/>
          <w:rFonts w:hint="eastAsia"/>
          <w:color w:val="000000"/>
          <w:sz w:val="21"/>
          <w:szCs w:val="21"/>
        </w:rPr>
      </w:pPr>
      <w:ins w:id="1354" w:author="运璐 何" w:date="2025-10-31T12:59:00Z">
        <w:r w:rsidRPr="008A6337">
          <w:rPr>
            <w:rFonts w:hint="eastAsia"/>
            <w:color w:val="000000"/>
            <w:sz w:val="21"/>
            <w:szCs w:val="21"/>
          </w:rPr>
          <w:t>在规划效率方面，图</w:t>
        </w:r>
      </w:ins>
      <w:ins w:id="1355" w:author="运璐 何" w:date="2025-10-31T13:00:00Z">
        <w:r>
          <w:rPr>
            <w:color w:val="000000"/>
            <w:sz w:val="21"/>
            <w:szCs w:val="21"/>
          </w:rPr>
          <w:t>5(b)</w:t>
        </w:r>
      </w:ins>
      <w:ins w:id="1356" w:author="运璐 何" w:date="2025-10-31T12:59:00Z">
        <w:r w:rsidRPr="008A6337">
          <w:rPr>
            <w:rFonts w:hint="eastAsia"/>
            <w:color w:val="000000"/>
            <w:sz w:val="21"/>
            <w:szCs w:val="21"/>
          </w:rPr>
          <w:t>展示了不同无人机数量下各算法的平均规划步长变化趋势。整体上，随着无人机数量增加，各算法的规划步长</w:t>
        </w:r>
      </w:ins>
      <w:ins w:id="1357" w:author="运璐 何" w:date="2025-10-31T13:01:00Z">
        <w:r>
          <w:rPr>
            <w:rFonts w:hint="eastAsia"/>
            <w:color w:val="000000"/>
            <w:sz w:val="21"/>
            <w:szCs w:val="21"/>
          </w:rPr>
          <w:t>基本保持稳定</w:t>
        </w:r>
      </w:ins>
      <w:ins w:id="1358" w:author="运璐 何" w:date="2025-10-31T13:02:00Z">
        <w:r w:rsidR="00501D6A">
          <w:rPr>
            <w:rFonts w:hint="eastAsia"/>
            <w:color w:val="000000"/>
            <w:sz w:val="21"/>
            <w:szCs w:val="21"/>
          </w:rPr>
          <w:t>，部分算法略有增加</w:t>
        </w:r>
      </w:ins>
      <w:ins w:id="1359" w:author="运璐 何" w:date="2025-10-31T12:59:00Z">
        <w:r w:rsidRPr="008A6337">
          <w:rPr>
            <w:rFonts w:hint="eastAsia"/>
            <w:color w:val="000000"/>
            <w:sz w:val="21"/>
            <w:szCs w:val="21"/>
          </w:rPr>
          <w:t>。与通信保持类的</w:t>
        </w:r>
        <w:r w:rsidRPr="008A6337">
          <w:rPr>
            <w:rFonts w:hint="eastAsia"/>
            <w:color w:val="000000"/>
            <w:sz w:val="21"/>
            <w:szCs w:val="21"/>
          </w:rPr>
          <w:t xml:space="preserve"> CMUPF </w:t>
        </w:r>
        <w:r w:rsidRPr="008A6337">
          <w:rPr>
            <w:rFonts w:hint="eastAsia"/>
            <w:color w:val="000000"/>
            <w:sz w:val="21"/>
            <w:szCs w:val="21"/>
          </w:rPr>
          <w:t>算法相比，所提算法在不同规模下的平均规划步长均显著降低，体现出其在复杂协同场景下的路径生成效率更高；造成该差异的主要原因在于</w:t>
        </w:r>
        <w:r w:rsidRPr="008A6337">
          <w:rPr>
            <w:rFonts w:hint="eastAsia"/>
            <w:color w:val="000000"/>
            <w:sz w:val="21"/>
            <w:szCs w:val="21"/>
          </w:rPr>
          <w:t xml:space="preserve"> CMUPF </w:t>
        </w:r>
        <w:r w:rsidRPr="008A6337">
          <w:rPr>
            <w:rFonts w:hint="eastAsia"/>
            <w:color w:val="000000"/>
            <w:sz w:val="21"/>
            <w:szCs w:val="21"/>
          </w:rPr>
          <w:t>依赖固定拓扑结构，当无人机数量增多时内部连边约束和力场叠加项显著增加，导致规划迭代收敛速度减慢。而相较基于全局信息的</w:t>
        </w:r>
        <w:r w:rsidRPr="008A6337">
          <w:rPr>
            <w:rFonts w:hint="eastAsia"/>
            <w:color w:val="000000"/>
            <w:sz w:val="21"/>
            <w:szCs w:val="21"/>
          </w:rPr>
          <w:t xml:space="preserve"> K-CBS </w:t>
        </w:r>
        <w:r w:rsidRPr="008A6337">
          <w:rPr>
            <w:rFonts w:hint="eastAsia"/>
            <w:color w:val="000000"/>
            <w:sz w:val="21"/>
            <w:szCs w:val="21"/>
          </w:rPr>
          <w:t>与</w:t>
        </w:r>
        <w:r w:rsidRPr="008A6337">
          <w:rPr>
            <w:rFonts w:hint="eastAsia"/>
            <w:color w:val="000000"/>
            <w:sz w:val="21"/>
            <w:szCs w:val="21"/>
          </w:rPr>
          <w:t xml:space="preserve"> PPSwarm </w:t>
        </w:r>
        <w:r w:rsidRPr="008A6337">
          <w:rPr>
            <w:rFonts w:hint="eastAsia"/>
            <w:color w:val="000000"/>
            <w:sz w:val="21"/>
            <w:szCs w:val="21"/>
          </w:rPr>
          <w:t>等算法，</w:t>
        </w:r>
        <w:r w:rsidRPr="008A6337">
          <w:rPr>
            <w:rFonts w:hint="eastAsia"/>
            <w:color w:val="000000"/>
            <w:sz w:val="21"/>
            <w:szCs w:val="21"/>
          </w:rPr>
          <w:t xml:space="preserve">CL-RRT*-APF </w:t>
        </w:r>
        <w:r w:rsidRPr="008A6337">
          <w:rPr>
            <w:rFonts w:hint="eastAsia"/>
            <w:color w:val="000000"/>
            <w:sz w:val="21"/>
            <w:szCs w:val="21"/>
          </w:rPr>
          <w:t>的步长</w:t>
        </w:r>
      </w:ins>
      <w:ins w:id="1360" w:author="运璐 何" w:date="2025-10-31T13:02:00Z">
        <w:r w:rsidR="00501D6A">
          <w:rPr>
            <w:rFonts w:hint="eastAsia"/>
            <w:color w:val="000000"/>
            <w:sz w:val="21"/>
            <w:szCs w:val="21"/>
          </w:rPr>
          <w:t>略有增加</w:t>
        </w:r>
      </w:ins>
      <w:ins w:id="1361" w:author="运璐 何" w:date="2025-10-31T12:59:00Z">
        <w:r w:rsidRPr="008A6337">
          <w:rPr>
            <w:rFonts w:hint="eastAsia"/>
            <w:color w:val="000000"/>
            <w:sz w:val="21"/>
            <w:szCs w:val="21"/>
          </w:rPr>
          <w:t>，这是由于其在保持通信连通性约束的同时需要兼顾多簇间的引力协调；但整体计算开销仍处于可接受范围。</w:t>
        </w:r>
      </w:ins>
    </w:p>
    <w:p w14:paraId="70B9975F" w14:textId="132FD1CD" w:rsidR="008A6337" w:rsidRPr="008A6337" w:rsidRDefault="008A6337" w:rsidP="008A6337">
      <w:pPr>
        <w:spacing w:line="360" w:lineRule="auto"/>
        <w:ind w:firstLineChars="196" w:firstLine="412"/>
        <w:rPr>
          <w:ins w:id="1362" w:author="运璐 何" w:date="2025-10-31T10:36:00Z"/>
          <w:rFonts w:hint="eastAsia"/>
          <w:color w:val="000000"/>
          <w:sz w:val="21"/>
          <w:szCs w:val="21"/>
        </w:rPr>
      </w:pPr>
      <w:ins w:id="1363" w:author="运璐 何" w:date="2025-10-31T12:59:00Z">
        <w:r w:rsidRPr="008A6337">
          <w:rPr>
            <w:rFonts w:hint="eastAsia"/>
            <w:color w:val="000000"/>
            <w:sz w:val="21"/>
            <w:szCs w:val="21"/>
          </w:rPr>
          <w:t>综上所述，</w:t>
        </w:r>
        <w:r w:rsidRPr="008A6337">
          <w:rPr>
            <w:rFonts w:hint="eastAsia"/>
            <w:color w:val="000000"/>
            <w:sz w:val="21"/>
            <w:szCs w:val="21"/>
          </w:rPr>
          <w:t xml:space="preserve">CL-RRT*-APF </w:t>
        </w:r>
        <w:r w:rsidRPr="008A6337">
          <w:rPr>
            <w:rFonts w:hint="eastAsia"/>
            <w:color w:val="000000"/>
            <w:sz w:val="21"/>
            <w:szCs w:val="21"/>
          </w:rPr>
          <w:t>在无人机数量增加时依旧能维持高水平的代数连通率，并在规划效率上明显优于基于人工势场与固定拓扑控制的算法；尽管路径长度略高于全局最优搜索类算法，但代价合理且保持较好扩展性。结果证明，所提方法在大规模多无人机系统中具备优异的连通保持能力与协同鲁棒性，为复杂城市环境下的分层协同路径规划提供了一种高效、稳定且可扩展的解决方案。</w:t>
        </w:r>
      </w:ins>
    </w:p>
    <w:p w14:paraId="315C2D05" w14:textId="4F063FE3" w:rsidR="00501D6A" w:rsidRDefault="00B37379" w:rsidP="00404BF5">
      <w:pPr>
        <w:spacing w:line="360" w:lineRule="auto"/>
        <w:outlineLvl w:val="0"/>
        <w:rPr>
          <w:ins w:id="1364" w:author="运璐 何" w:date="2025-10-14T14:39:00Z"/>
          <w:rFonts w:hint="eastAsia"/>
          <w:b/>
          <w:sz w:val="21"/>
          <w:szCs w:val="21"/>
        </w:rPr>
      </w:pPr>
      <w:commentRangeStart w:id="1365"/>
      <w:ins w:id="1366" w:author="运璐 何" w:date="2025-10-31T10:36:00Z">
        <w:r>
          <w:rPr>
            <w:rFonts w:hint="eastAsia"/>
            <w:b/>
            <w:sz w:val="21"/>
            <w:szCs w:val="21"/>
          </w:rPr>
          <w:t>4</w:t>
        </w:r>
        <w:r>
          <w:rPr>
            <w:b/>
            <w:sz w:val="21"/>
            <w:szCs w:val="21"/>
          </w:rPr>
          <w:t xml:space="preserve">.5 </w:t>
        </w:r>
        <w:r>
          <w:rPr>
            <w:rFonts w:hint="eastAsia"/>
            <w:b/>
            <w:sz w:val="21"/>
            <w:szCs w:val="21"/>
          </w:rPr>
          <w:t>干扰</w:t>
        </w:r>
      </w:ins>
      <w:ins w:id="1367" w:author="运璐 何" w:date="2025-10-31T10:37:00Z">
        <w:r>
          <w:rPr>
            <w:rFonts w:hint="eastAsia"/>
            <w:b/>
            <w:sz w:val="21"/>
            <w:szCs w:val="21"/>
          </w:rPr>
          <w:t>节点数量对性能的影响</w:t>
        </w:r>
      </w:ins>
      <w:commentRangeEnd w:id="1365"/>
      <w:ins w:id="1368" w:author="运璐 何" w:date="2025-10-31T13:03:00Z">
        <w:r w:rsidR="00501D6A">
          <w:rPr>
            <w:rStyle w:val="ac"/>
          </w:rPr>
          <w:commentReference w:id="1365"/>
        </w:r>
      </w:ins>
    </w:p>
    <w:p w14:paraId="2A4BD35D" w14:textId="208B111B" w:rsidR="00404BF5" w:rsidRPr="00404BF5" w:rsidDel="00404BF5" w:rsidRDefault="00404BF5" w:rsidP="00404BF5">
      <w:pPr>
        <w:spacing w:line="360" w:lineRule="auto"/>
        <w:outlineLvl w:val="0"/>
        <w:rPr>
          <w:del w:id="1369" w:author="运璐 何" w:date="2025-10-14T14:40:00Z"/>
          <w:b/>
          <w:sz w:val="21"/>
          <w:szCs w:val="21"/>
          <w:rPrChange w:id="1370" w:author="运璐 何" w:date="2025-10-14T14:40:00Z">
            <w:rPr>
              <w:del w:id="1371" w:author="运璐 何" w:date="2025-10-14T14:40:00Z"/>
              <w:color w:val="000000"/>
              <w:sz w:val="21"/>
              <w:szCs w:val="21"/>
            </w:rPr>
          </w:rPrChange>
        </w:rPr>
      </w:pPr>
      <w:commentRangeStart w:id="1372"/>
      <w:commentRangeStart w:id="1373"/>
      <w:commentRangeStart w:id="1374"/>
      <w:ins w:id="1375" w:author="运璐 何" w:date="2025-10-14T14:40:00Z">
        <w:r>
          <w:rPr>
            <w:b/>
            <w:sz w:val="21"/>
            <w:szCs w:val="21"/>
          </w:rPr>
          <w:t>4</w:t>
        </w:r>
      </w:ins>
      <w:ins w:id="1376" w:author="运璐 何" w:date="2025-10-14T14:39:00Z">
        <w:r w:rsidRPr="00A9585A">
          <w:rPr>
            <w:rFonts w:hint="eastAsia"/>
            <w:b/>
            <w:sz w:val="21"/>
            <w:szCs w:val="21"/>
          </w:rPr>
          <w:t>.</w:t>
        </w:r>
      </w:ins>
      <w:ins w:id="1377" w:author="运璐 何" w:date="2025-10-14T14:40:00Z">
        <w:r>
          <w:rPr>
            <w:b/>
            <w:sz w:val="21"/>
            <w:szCs w:val="21"/>
          </w:rPr>
          <w:t>4</w:t>
        </w:r>
      </w:ins>
      <w:ins w:id="1378" w:author="运璐 何" w:date="2025-10-14T14:39:00Z">
        <w:r w:rsidRPr="00A9585A">
          <w:rPr>
            <w:rFonts w:hint="eastAsia"/>
            <w:b/>
            <w:sz w:val="21"/>
            <w:szCs w:val="21"/>
          </w:rPr>
          <w:t xml:space="preserve"> </w:t>
        </w:r>
      </w:ins>
      <w:ins w:id="1379" w:author="运璐 何" w:date="2025-10-14T14:40:00Z">
        <w:r>
          <w:rPr>
            <w:rFonts w:hint="eastAsia"/>
            <w:b/>
            <w:sz w:val="21"/>
            <w:szCs w:val="21"/>
          </w:rPr>
          <w:t>干扰功率对性能的影响</w:t>
        </w:r>
      </w:ins>
      <w:commentRangeEnd w:id="1372"/>
      <w:r w:rsidR="00EE487E">
        <w:rPr>
          <w:rStyle w:val="ac"/>
        </w:rPr>
        <w:commentReference w:id="1372"/>
      </w:r>
      <w:commentRangeEnd w:id="1373"/>
      <w:r w:rsidR="005B1D7E">
        <w:rPr>
          <w:rStyle w:val="ac"/>
        </w:rPr>
        <w:commentReference w:id="1373"/>
      </w:r>
      <w:commentRangeEnd w:id="1374"/>
      <w:r w:rsidR="00501D6A">
        <w:rPr>
          <w:rStyle w:val="ac"/>
        </w:rPr>
        <w:commentReference w:id="1374"/>
      </w:r>
    </w:p>
    <w:p w14:paraId="64D67765" w14:textId="431E2BAA" w:rsidR="00530B97" w:rsidRPr="00A9585A" w:rsidRDefault="00575D22" w:rsidP="006B4930">
      <w:pPr>
        <w:pStyle w:val="aff0"/>
      </w:pPr>
      <w:del w:id="1380" w:author="运璐 何" w:date="2025-10-14T14:40:00Z">
        <w:r w:rsidRPr="00A9585A" w:rsidDel="00404BF5">
          <w:lastRenderedPageBreak/>
          <w:delText xml:space="preserve"> </w:delText>
        </w:r>
      </w:del>
      <w:commentRangeStart w:id="1381"/>
      <w:commentRangeStart w:id="1382"/>
      <w:del w:id="1383" w:author="运璐 何" w:date="2025-10-31T13:04:00Z">
        <w:r w:rsidR="006B4930" w:rsidRPr="00A9585A" w:rsidDel="00501D6A">
          <w:rPr>
            <w:noProof/>
          </w:rPr>
          <w:drawing>
            <wp:inline distT="0" distB="0" distL="0" distR="0" wp14:anchorId="39CAE52D" wp14:editId="777DFA3D">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del>
      <w:commentRangeEnd w:id="1381"/>
      <w:r w:rsidR="00EB7627">
        <w:rPr>
          <w:rStyle w:val="ac"/>
        </w:rPr>
        <w:commentReference w:id="1381"/>
      </w:r>
      <w:commentRangeEnd w:id="1382"/>
      <w:r w:rsidR="005B1D7E">
        <w:rPr>
          <w:rStyle w:val="ac"/>
        </w:rPr>
        <w:commentReference w:id="1382"/>
      </w:r>
    </w:p>
    <w:p w14:paraId="0511C750" w14:textId="14287FF4" w:rsidR="006B4930" w:rsidRPr="00A9585A" w:rsidDel="00F844A0" w:rsidRDefault="006B4930" w:rsidP="0080116D">
      <w:pPr>
        <w:pStyle w:val="aff2"/>
        <w:rPr>
          <w:del w:id="1384" w:author="运璐 何" w:date="2025-10-31T13:52:00Z"/>
        </w:rPr>
      </w:pPr>
      <w:del w:id="1385" w:author="运璐 何" w:date="2025-10-31T13:52:00Z">
        <w:r w:rsidRPr="00A9585A" w:rsidDel="00F844A0">
          <w:rPr>
            <w:rFonts w:hint="eastAsia"/>
          </w:rPr>
          <w:delText>图</w:delText>
        </w:r>
        <w:r w:rsidRPr="00A9585A" w:rsidDel="00F844A0">
          <w:delText xml:space="preserve">5 </w:delText>
        </w:r>
        <w:r w:rsidRPr="00A9585A" w:rsidDel="00F844A0">
          <w:rPr>
            <w:rFonts w:hint="eastAsia"/>
          </w:rPr>
          <w:delText>不同干扰功率下代数连通率对比</w:delText>
        </w:r>
      </w:del>
    </w:p>
    <w:p w14:paraId="12AF428C" w14:textId="121BF414" w:rsidR="00530B97" w:rsidRDefault="0080116D" w:rsidP="00530B97">
      <w:pPr>
        <w:spacing w:line="360" w:lineRule="auto"/>
        <w:ind w:firstLineChars="196" w:firstLine="412"/>
        <w:rPr>
          <w:ins w:id="1386" w:author="运璐 何" w:date="2025-10-14T14:40:00Z"/>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556F70BE" w14:textId="09FB316E" w:rsidR="00404BF5" w:rsidRDefault="00404BF5" w:rsidP="00404BF5">
      <w:pPr>
        <w:spacing w:line="360" w:lineRule="auto"/>
        <w:outlineLvl w:val="0"/>
        <w:rPr>
          <w:ins w:id="1387" w:author="运璐 何" w:date="2025-10-31T13:24:00Z"/>
          <w:b/>
          <w:sz w:val="21"/>
          <w:szCs w:val="21"/>
        </w:rPr>
      </w:pPr>
      <w:ins w:id="1388" w:author="运璐 何" w:date="2025-10-14T14:40:00Z">
        <w:r>
          <w:rPr>
            <w:b/>
            <w:sz w:val="21"/>
            <w:szCs w:val="21"/>
          </w:rPr>
          <w:t>4</w:t>
        </w:r>
        <w:r w:rsidRPr="00A9585A">
          <w:rPr>
            <w:rFonts w:hint="eastAsia"/>
            <w:b/>
            <w:sz w:val="21"/>
            <w:szCs w:val="21"/>
          </w:rPr>
          <w:t>.</w:t>
        </w:r>
        <w:r>
          <w:rPr>
            <w:b/>
            <w:sz w:val="21"/>
            <w:szCs w:val="21"/>
          </w:rPr>
          <w:t>5</w:t>
        </w:r>
        <w:r w:rsidRPr="00A9585A">
          <w:rPr>
            <w:rFonts w:hint="eastAsia"/>
            <w:b/>
            <w:sz w:val="21"/>
            <w:szCs w:val="21"/>
          </w:rPr>
          <w:t xml:space="preserve"> </w:t>
        </w:r>
        <w:r>
          <w:rPr>
            <w:rFonts w:hint="eastAsia"/>
            <w:b/>
            <w:sz w:val="21"/>
            <w:szCs w:val="21"/>
          </w:rPr>
          <w:t>消融实验分析</w:t>
        </w:r>
      </w:ins>
    </w:p>
    <w:p w14:paraId="13DC8698" w14:textId="65A6F2D5" w:rsidR="00FD299C" w:rsidRDefault="00FD299C" w:rsidP="00FD299C">
      <w:pPr>
        <w:spacing w:line="360" w:lineRule="auto"/>
        <w:ind w:firstLineChars="196" w:firstLine="412"/>
        <w:rPr>
          <w:ins w:id="1389" w:author="运璐 何" w:date="2025-10-31T13:27:00Z"/>
          <w:color w:val="000000"/>
          <w:sz w:val="21"/>
          <w:szCs w:val="21"/>
        </w:rPr>
      </w:pPr>
      <w:ins w:id="1390" w:author="运璐 何" w:date="2025-10-31T13:24:00Z">
        <w:r w:rsidRPr="00FD299C">
          <w:rPr>
            <w:color w:val="000000"/>
            <w:sz w:val="21"/>
            <w:szCs w:val="21"/>
          </w:rPr>
          <w:t>如图</w:t>
        </w:r>
        <w:r>
          <w:rPr>
            <w:color w:val="000000"/>
            <w:sz w:val="21"/>
            <w:szCs w:val="21"/>
          </w:rPr>
          <w:t>6</w:t>
        </w:r>
        <w:r w:rsidRPr="00FD299C">
          <w:rPr>
            <w:color w:val="000000"/>
            <w:sz w:val="21"/>
            <w:szCs w:val="21"/>
          </w:rPr>
          <w:t>所示，为验证所提</w:t>
        </w:r>
        <w:r w:rsidRPr="00FD299C">
          <w:rPr>
            <w:color w:val="000000"/>
            <w:sz w:val="21"/>
            <w:szCs w:val="21"/>
          </w:rPr>
          <w:t xml:space="preserve"> CL-RRT*-APF </w:t>
        </w:r>
        <w:r w:rsidRPr="00FD299C">
          <w:rPr>
            <w:color w:val="000000"/>
            <w:sz w:val="21"/>
            <w:szCs w:val="21"/>
          </w:rPr>
          <w:t>各关键模块对算法性能的贡献，设计了在不同建筑密度与无人机数量</w:t>
        </w:r>
      </w:ins>
      <w:ins w:id="1391" w:author="运璐 何" w:date="2025-10-31T14:01:00Z">
        <w:r w:rsidR="00AC79EA">
          <w:rPr>
            <w:rFonts w:hint="eastAsia"/>
            <w:color w:val="000000"/>
            <w:sz w:val="21"/>
            <w:szCs w:val="21"/>
          </w:rPr>
          <w:t>和干扰功率</w:t>
        </w:r>
      </w:ins>
      <w:ins w:id="1392" w:author="运璐 何" w:date="2025-10-31T13:24:00Z">
        <w:r w:rsidRPr="00FD299C">
          <w:rPr>
            <w:color w:val="000000"/>
            <w:sz w:val="21"/>
            <w:szCs w:val="21"/>
          </w:rPr>
          <w:t>条件下的消融实验，对比完整算法、去除</w:t>
        </w:r>
        <w:r w:rsidRPr="00FD299C">
          <w:rPr>
            <w:color w:val="000000"/>
            <w:sz w:val="21"/>
            <w:szCs w:val="21"/>
          </w:rPr>
          <w:t xml:space="preserve"> MST </w:t>
        </w:r>
        <w:r w:rsidRPr="00FD299C">
          <w:rPr>
            <w:color w:val="000000"/>
            <w:sz w:val="21"/>
            <w:szCs w:val="21"/>
          </w:rPr>
          <w:t>引力项的</w:t>
        </w:r>
        <w:r w:rsidRPr="00FD299C">
          <w:rPr>
            <w:color w:val="000000"/>
            <w:sz w:val="21"/>
            <w:szCs w:val="21"/>
          </w:rPr>
          <w:t xml:space="preserve"> CL-RRT*-APF-</w:t>
        </w:r>
        <w:r w:rsidRPr="00FD299C">
          <w:rPr>
            <w:color w:val="000000"/>
            <w:sz w:val="21"/>
            <w:szCs w:val="21"/>
          </w:rPr>
          <w:t>无</w:t>
        </w:r>
        <w:r w:rsidRPr="00FD299C">
          <w:rPr>
            <w:color w:val="000000"/>
            <w:sz w:val="21"/>
            <w:szCs w:val="21"/>
          </w:rPr>
          <w:t xml:space="preserve"> MST </w:t>
        </w:r>
        <w:r w:rsidRPr="00FD299C">
          <w:rPr>
            <w:color w:val="000000"/>
            <w:sz w:val="21"/>
            <w:szCs w:val="21"/>
          </w:rPr>
          <w:t>版本以及去除</w:t>
        </w:r>
        <w:r w:rsidRPr="00FD299C">
          <w:rPr>
            <w:color w:val="000000"/>
            <w:sz w:val="21"/>
            <w:szCs w:val="21"/>
          </w:rPr>
          <w:t xml:space="preserve"> Fréchet </w:t>
        </w:r>
        <w:r w:rsidRPr="00FD299C">
          <w:rPr>
            <w:color w:val="000000"/>
            <w:sz w:val="21"/>
            <w:szCs w:val="21"/>
          </w:rPr>
          <w:t>约束机制的</w:t>
        </w:r>
        <w:r w:rsidRPr="00FD299C">
          <w:rPr>
            <w:color w:val="000000"/>
            <w:sz w:val="21"/>
            <w:szCs w:val="21"/>
          </w:rPr>
          <w:t xml:space="preserve"> CL-RRT*-APF-</w:t>
        </w:r>
        <w:r w:rsidRPr="00FD299C">
          <w:rPr>
            <w:color w:val="000000"/>
            <w:sz w:val="21"/>
            <w:szCs w:val="21"/>
          </w:rPr>
          <w:t>无</w:t>
        </w:r>
        <w:r w:rsidRPr="00FD299C">
          <w:rPr>
            <w:color w:val="000000"/>
            <w:sz w:val="21"/>
            <w:szCs w:val="21"/>
          </w:rPr>
          <w:t xml:space="preserve"> Fréchet </w:t>
        </w:r>
        <w:r w:rsidRPr="00FD299C">
          <w:rPr>
            <w:color w:val="000000"/>
            <w:sz w:val="21"/>
            <w:szCs w:val="21"/>
          </w:rPr>
          <w:t>版本的性能差异。从总体趋势来看，完整算法在所有测试条件下均表现出最高的代数连通率与最低的平均规划步长，表明所提出的分层协同机制在路径规划效率和通信保持性能上均起到了显著作用。</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Change w:id="1393">
          <w:tblGrid>
            <w:gridCol w:w="4394"/>
            <w:gridCol w:w="4394"/>
          </w:tblGrid>
        </w:tblGridChange>
      </w:tblGrid>
      <w:tr w:rsidR="00AC79EA" w:rsidRPr="00FD299C" w14:paraId="7E96EE40" w14:textId="77777777" w:rsidTr="00AC79EA">
        <w:trPr>
          <w:ins w:id="1394" w:author="运璐 何" w:date="2025-10-31T13:27:00Z"/>
        </w:trPr>
        <w:tc>
          <w:tcPr>
            <w:tcW w:w="4394" w:type="dxa"/>
          </w:tcPr>
          <w:p w14:paraId="20E36DCE" w14:textId="77777777" w:rsidR="00FD299C" w:rsidRPr="00FD299C" w:rsidRDefault="00FD299C" w:rsidP="00FD299C">
            <w:pPr>
              <w:spacing w:line="360" w:lineRule="auto"/>
              <w:rPr>
                <w:ins w:id="1395" w:author="运璐 何" w:date="2025-10-31T13:27:00Z"/>
                <w:color w:val="000000" w:themeColor="text1"/>
                <w:sz w:val="21"/>
                <w:szCs w:val="21"/>
              </w:rPr>
            </w:pPr>
            <w:ins w:id="1396" w:author="运璐 何" w:date="2025-10-31T13:27:00Z">
              <w:r w:rsidRPr="00FD299C">
                <w:rPr>
                  <w:rFonts w:hint="eastAsia"/>
                  <w:noProof/>
                  <w:color w:val="000000" w:themeColor="text1"/>
                  <w:sz w:val="21"/>
                  <w:szCs w:val="21"/>
                </w:rPr>
                <w:drawing>
                  <wp:inline distT="0" distB="0" distL="0" distR="0" wp14:anchorId="64715370" wp14:editId="08F2044E">
                    <wp:extent cx="2749791" cy="2029037"/>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ins>
          </w:p>
        </w:tc>
        <w:tc>
          <w:tcPr>
            <w:tcW w:w="4394" w:type="dxa"/>
          </w:tcPr>
          <w:p w14:paraId="4FF82B03" w14:textId="77777777" w:rsidR="00FD299C" w:rsidRPr="00FD299C" w:rsidRDefault="00FD299C" w:rsidP="00FD299C">
            <w:pPr>
              <w:spacing w:line="360" w:lineRule="auto"/>
              <w:rPr>
                <w:ins w:id="1397" w:author="运璐 何" w:date="2025-10-31T13:27:00Z"/>
                <w:color w:val="FF0000"/>
                <w:sz w:val="21"/>
                <w:szCs w:val="21"/>
              </w:rPr>
            </w:pPr>
            <w:ins w:id="1398" w:author="运璐 何" w:date="2025-10-31T13:27:00Z">
              <w:r w:rsidRPr="00FD299C">
                <w:rPr>
                  <w:rFonts w:hint="eastAsia"/>
                  <w:noProof/>
                  <w:color w:val="FF0000"/>
                  <w:sz w:val="21"/>
                  <w:szCs w:val="21"/>
                </w:rPr>
                <w:drawing>
                  <wp:inline distT="0" distB="0" distL="0" distR="0" wp14:anchorId="52D287F1" wp14:editId="252B71DD">
                    <wp:extent cx="2736000" cy="2018157"/>
                    <wp:effectExtent l="0" t="0" r="762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ins>
          </w:p>
        </w:tc>
      </w:tr>
      <w:tr w:rsidR="00AC79EA" w:rsidRPr="00FD299C" w14:paraId="3ADC5D7B" w14:textId="77777777" w:rsidTr="00AC79EA">
        <w:trPr>
          <w:trHeight w:val="675"/>
          <w:ins w:id="1399" w:author="运璐 何" w:date="2025-10-31T13:27:00Z"/>
        </w:trPr>
        <w:tc>
          <w:tcPr>
            <w:tcW w:w="4394" w:type="dxa"/>
          </w:tcPr>
          <w:p w14:paraId="7F3EF71F" w14:textId="6A185FAB" w:rsidR="00FD299C" w:rsidRPr="00FD299C" w:rsidRDefault="00FD299C" w:rsidP="00FD299C">
            <w:pPr>
              <w:spacing w:line="360" w:lineRule="auto"/>
              <w:jc w:val="center"/>
              <w:rPr>
                <w:ins w:id="1400" w:author="运璐 何" w:date="2025-10-31T13:27:00Z"/>
                <w:b/>
                <w:bCs/>
                <w:color w:val="000000" w:themeColor="text1"/>
                <w:sz w:val="20"/>
                <w:szCs w:val="20"/>
              </w:rPr>
            </w:pPr>
            <w:ins w:id="1401" w:author="运璐 何" w:date="2025-10-31T13:27:00Z">
              <w:r w:rsidRPr="00FD299C">
                <w:rPr>
                  <w:rFonts w:eastAsia="黑体" w:hint="eastAsia"/>
                  <w:szCs w:val="18"/>
                </w:rPr>
                <w:t>(</w:t>
              </w:r>
              <w:r w:rsidRPr="00FD299C">
                <w:rPr>
                  <w:rFonts w:eastAsia="黑体"/>
                  <w:szCs w:val="18"/>
                </w:rPr>
                <w:t xml:space="preserve">a) </w:t>
              </w:r>
              <w:r w:rsidRPr="00FD299C">
                <w:rPr>
                  <w:rFonts w:eastAsia="黑体" w:hint="eastAsia"/>
                  <w:szCs w:val="18"/>
                </w:rPr>
                <w:t>不同建筑数量下代数连通</w:t>
              </w:r>
            </w:ins>
            <w:ins w:id="1402" w:author="运璐 何" w:date="2025-10-31T13:56:00Z">
              <w:r w:rsidR="00F844A0">
                <w:rPr>
                  <w:rFonts w:eastAsia="黑体" w:hint="eastAsia"/>
                  <w:szCs w:val="18"/>
                </w:rPr>
                <w:t>率对比</w:t>
              </w:r>
            </w:ins>
          </w:p>
        </w:tc>
        <w:tc>
          <w:tcPr>
            <w:tcW w:w="4394" w:type="dxa"/>
          </w:tcPr>
          <w:p w14:paraId="2D9B536E" w14:textId="2D009D6A" w:rsidR="00FD299C" w:rsidRPr="00FD299C" w:rsidRDefault="00FD299C" w:rsidP="00FD299C">
            <w:pPr>
              <w:spacing w:line="360" w:lineRule="auto"/>
              <w:jc w:val="center"/>
              <w:rPr>
                <w:ins w:id="1403" w:author="运璐 何" w:date="2025-10-31T13:27:00Z"/>
                <w:color w:val="FF0000"/>
                <w:sz w:val="21"/>
                <w:szCs w:val="21"/>
              </w:rPr>
            </w:pPr>
            <w:ins w:id="1404" w:author="运璐 何" w:date="2025-10-31T13:27:00Z">
              <w:r w:rsidRPr="00FD299C">
                <w:rPr>
                  <w:rFonts w:eastAsia="黑体" w:hint="eastAsia"/>
                  <w:szCs w:val="18"/>
                </w:rPr>
                <w:t>(b</w:t>
              </w:r>
              <w:r w:rsidRPr="00FD299C">
                <w:rPr>
                  <w:rFonts w:eastAsia="黑体"/>
                  <w:szCs w:val="18"/>
                </w:rPr>
                <w:t xml:space="preserve">) </w:t>
              </w:r>
              <w:r w:rsidRPr="00FD299C">
                <w:rPr>
                  <w:rFonts w:eastAsia="黑体" w:hint="eastAsia"/>
                  <w:szCs w:val="18"/>
                </w:rPr>
                <w:t>不同建筑数量下</w:t>
              </w:r>
            </w:ins>
            <w:ins w:id="1405" w:author="运璐 何" w:date="2025-10-31T13:56:00Z">
              <w:r w:rsidR="00F844A0">
                <w:rPr>
                  <w:rFonts w:eastAsia="黑体" w:hint="eastAsia"/>
                  <w:szCs w:val="18"/>
                </w:rPr>
                <w:t>平均规划步长对比</w:t>
              </w:r>
            </w:ins>
          </w:p>
        </w:tc>
      </w:tr>
      <w:tr w:rsidR="00AC79EA" w:rsidRPr="00FD299C" w14:paraId="5457DED9" w14:textId="77777777" w:rsidTr="00AC79EA">
        <w:trPr>
          <w:ins w:id="1406" w:author="运璐 何" w:date="2025-10-31T13:27:00Z"/>
        </w:trPr>
        <w:tc>
          <w:tcPr>
            <w:tcW w:w="4394" w:type="dxa"/>
          </w:tcPr>
          <w:p w14:paraId="32FB0C34" w14:textId="77777777" w:rsidR="00FD299C" w:rsidRPr="00FD299C" w:rsidRDefault="00FD299C" w:rsidP="00FD299C">
            <w:pPr>
              <w:spacing w:line="360" w:lineRule="auto"/>
              <w:rPr>
                <w:ins w:id="1407" w:author="运璐 何" w:date="2025-10-31T13:27:00Z"/>
                <w:color w:val="FF0000"/>
                <w:sz w:val="21"/>
                <w:szCs w:val="21"/>
              </w:rPr>
            </w:pPr>
            <w:ins w:id="1408" w:author="运璐 何" w:date="2025-10-31T13:27:00Z">
              <w:r w:rsidRPr="00FD299C">
                <w:rPr>
                  <w:rFonts w:hint="eastAsia"/>
                  <w:noProof/>
                  <w:color w:val="FF0000"/>
                  <w:sz w:val="21"/>
                  <w:szCs w:val="21"/>
                </w:rPr>
                <w:lastRenderedPageBreak/>
                <w:drawing>
                  <wp:inline distT="0" distB="0" distL="0" distR="0" wp14:anchorId="7032D4BA" wp14:editId="13A3E089">
                    <wp:extent cx="2736000" cy="2018860"/>
                    <wp:effectExtent l="0" t="0" r="762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6000" cy="2018860"/>
                            </a:xfrm>
                            <a:prstGeom prst="rect">
                              <a:avLst/>
                            </a:prstGeom>
                          </pic:spPr>
                        </pic:pic>
                      </a:graphicData>
                    </a:graphic>
                  </wp:inline>
                </w:drawing>
              </w:r>
            </w:ins>
          </w:p>
        </w:tc>
        <w:tc>
          <w:tcPr>
            <w:tcW w:w="4394" w:type="dxa"/>
          </w:tcPr>
          <w:p w14:paraId="640FFC88" w14:textId="77777777" w:rsidR="00FD299C" w:rsidRPr="00FD299C" w:rsidRDefault="00FD299C" w:rsidP="00FD299C">
            <w:pPr>
              <w:spacing w:line="360" w:lineRule="auto"/>
              <w:rPr>
                <w:ins w:id="1409" w:author="运璐 何" w:date="2025-10-31T13:27:00Z"/>
                <w:color w:val="FF0000"/>
                <w:sz w:val="21"/>
                <w:szCs w:val="21"/>
              </w:rPr>
            </w:pPr>
            <w:ins w:id="1410" w:author="运璐 何" w:date="2025-10-31T13:27:00Z">
              <w:r w:rsidRPr="00FD299C">
                <w:rPr>
                  <w:rFonts w:hint="eastAsia"/>
                  <w:noProof/>
                  <w:color w:val="FF0000"/>
                  <w:sz w:val="21"/>
                  <w:szCs w:val="21"/>
                </w:rPr>
                <w:drawing>
                  <wp:inline distT="0" distB="0" distL="0" distR="0" wp14:anchorId="5472F5B6" wp14:editId="0A49BB02">
                    <wp:extent cx="2736000" cy="2018157"/>
                    <wp:effectExtent l="0" t="0" r="762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ins>
          </w:p>
        </w:tc>
      </w:tr>
      <w:tr w:rsidR="00AC79EA" w:rsidRPr="00FD299C" w14:paraId="4B6107B4" w14:textId="77777777" w:rsidTr="00AC79EA">
        <w:trPr>
          <w:ins w:id="1411" w:author="运璐 何" w:date="2025-10-31T13:27:00Z"/>
        </w:trPr>
        <w:tc>
          <w:tcPr>
            <w:tcW w:w="4394" w:type="dxa"/>
          </w:tcPr>
          <w:p w14:paraId="4A0D04D2" w14:textId="53B4F442" w:rsidR="00FD299C" w:rsidRPr="00FD299C" w:rsidRDefault="00FD299C" w:rsidP="00FD299C">
            <w:pPr>
              <w:spacing w:line="360" w:lineRule="auto"/>
              <w:jc w:val="center"/>
              <w:rPr>
                <w:ins w:id="1412" w:author="运璐 何" w:date="2025-10-31T13:27:00Z"/>
                <w:b/>
                <w:bCs/>
                <w:color w:val="000000" w:themeColor="text1"/>
                <w:sz w:val="20"/>
                <w:szCs w:val="20"/>
              </w:rPr>
            </w:pPr>
            <w:ins w:id="1413" w:author="运璐 何" w:date="2025-10-31T13:27:00Z">
              <w:r w:rsidRPr="00FD299C">
                <w:rPr>
                  <w:rFonts w:eastAsia="黑体" w:hint="eastAsia"/>
                  <w:szCs w:val="18"/>
                </w:rPr>
                <w:t>(</w:t>
              </w:r>
              <w:r w:rsidRPr="00FD299C">
                <w:rPr>
                  <w:rFonts w:eastAsia="黑体"/>
                  <w:szCs w:val="18"/>
                </w:rPr>
                <w:t xml:space="preserve">c) </w:t>
              </w:r>
              <w:r w:rsidRPr="00FD299C">
                <w:rPr>
                  <w:rFonts w:eastAsia="黑体" w:hint="eastAsia"/>
                  <w:szCs w:val="18"/>
                </w:rPr>
                <w:t>不同无人机数目下</w:t>
              </w:r>
            </w:ins>
            <w:ins w:id="1414" w:author="运璐 何" w:date="2025-10-31T13:56:00Z">
              <w:r w:rsidR="00F844A0">
                <w:rPr>
                  <w:rFonts w:eastAsia="黑体" w:hint="eastAsia"/>
                  <w:szCs w:val="18"/>
                </w:rPr>
                <w:t>代数</w:t>
              </w:r>
            </w:ins>
            <w:ins w:id="1415" w:author="运璐 何" w:date="2025-10-31T13:57:00Z">
              <w:r w:rsidR="00F844A0">
                <w:rPr>
                  <w:rFonts w:eastAsia="黑体" w:hint="eastAsia"/>
                  <w:szCs w:val="18"/>
                </w:rPr>
                <w:t>连通率对比</w:t>
              </w:r>
            </w:ins>
          </w:p>
        </w:tc>
        <w:tc>
          <w:tcPr>
            <w:tcW w:w="4394" w:type="dxa"/>
          </w:tcPr>
          <w:p w14:paraId="707ECBE5" w14:textId="2DC8CEA7" w:rsidR="00FD299C" w:rsidRPr="00FD299C" w:rsidRDefault="00FD299C" w:rsidP="00FD299C">
            <w:pPr>
              <w:spacing w:line="360" w:lineRule="auto"/>
              <w:jc w:val="center"/>
              <w:rPr>
                <w:ins w:id="1416" w:author="运璐 何" w:date="2025-10-31T13:27:00Z"/>
                <w:b/>
                <w:bCs/>
                <w:color w:val="000000" w:themeColor="text1"/>
                <w:sz w:val="20"/>
                <w:szCs w:val="20"/>
              </w:rPr>
            </w:pPr>
            <w:ins w:id="1417" w:author="运璐 何" w:date="2025-10-31T13:27:00Z">
              <w:r w:rsidRPr="00FD299C">
                <w:rPr>
                  <w:rFonts w:eastAsia="黑体" w:hint="eastAsia"/>
                  <w:szCs w:val="18"/>
                </w:rPr>
                <w:t>(</w:t>
              </w:r>
              <w:r w:rsidRPr="00FD299C">
                <w:rPr>
                  <w:rFonts w:eastAsia="黑体"/>
                  <w:szCs w:val="18"/>
                </w:rPr>
                <w:t xml:space="preserve">d) </w:t>
              </w:r>
              <w:r w:rsidRPr="00FD299C">
                <w:rPr>
                  <w:rFonts w:eastAsia="黑体" w:hint="eastAsia"/>
                  <w:szCs w:val="18"/>
                </w:rPr>
                <w:t>不同无人机数目下</w:t>
              </w:r>
            </w:ins>
            <w:ins w:id="1418" w:author="运璐 何" w:date="2025-10-31T13:57:00Z">
              <w:r w:rsidR="00F844A0">
                <w:rPr>
                  <w:rFonts w:eastAsia="黑体" w:hint="eastAsia"/>
                  <w:szCs w:val="18"/>
                </w:rPr>
                <w:t>平均规划步长对比</w:t>
              </w:r>
            </w:ins>
          </w:p>
        </w:tc>
      </w:tr>
    </w:tbl>
    <w:p w14:paraId="31950252" w14:textId="0CD7F88F" w:rsidR="00FD299C" w:rsidRPr="00FD299C" w:rsidRDefault="00FD299C" w:rsidP="00FD299C">
      <w:pPr>
        <w:pStyle w:val="aff2"/>
        <w:rPr>
          <w:ins w:id="1419" w:author="运璐 何" w:date="2025-10-31T13:24:00Z"/>
          <w:rFonts w:hint="eastAsia"/>
        </w:rPr>
      </w:pPr>
      <w:ins w:id="1420" w:author="运璐 何" w:date="2025-10-31T13:28:00Z">
        <w:r w:rsidRPr="00A9585A">
          <w:rPr>
            <w:rFonts w:hint="eastAsia"/>
          </w:rPr>
          <w:t>图</w:t>
        </w:r>
        <w:r w:rsidRPr="00A9585A">
          <w:t>5</w:t>
        </w:r>
        <w:r>
          <w:t xml:space="preserve"> </w:t>
        </w:r>
        <w:r>
          <w:rPr>
            <w:rFonts w:hint="eastAsia"/>
          </w:rPr>
          <w:t>消融实验</w:t>
        </w:r>
      </w:ins>
      <w:ins w:id="1421" w:author="运璐 何" w:date="2025-10-31T13:29:00Z">
        <w:r>
          <w:rPr>
            <w:rFonts w:hint="eastAsia"/>
          </w:rPr>
          <w:t>指标对比结果</w:t>
        </w:r>
      </w:ins>
    </w:p>
    <w:p w14:paraId="0E2439DB" w14:textId="37944B2D" w:rsidR="00FD299C" w:rsidRDefault="00FD299C" w:rsidP="00FD299C">
      <w:pPr>
        <w:spacing w:line="360" w:lineRule="auto"/>
        <w:ind w:firstLineChars="196" w:firstLine="412"/>
        <w:rPr>
          <w:ins w:id="1422" w:author="运璐 何" w:date="2025-10-31T14:03:00Z"/>
          <w:color w:val="000000"/>
          <w:sz w:val="21"/>
          <w:szCs w:val="21"/>
        </w:rPr>
      </w:pPr>
      <w:ins w:id="1423" w:author="运璐 何" w:date="2025-10-31T13:24:00Z">
        <w:r w:rsidRPr="00FD299C">
          <w:rPr>
            <w:color w:val="000000"/>
            <w:sz w:val="21"/>
            <w:szCs w:val="21"/>
          </w:rPr>
          <w:t>在代数连通率方面，随着建筑数量从</w:t>
        </w:r>
        <w:r w:rsidRPr="00FD299C">
          <w:rPr>
            <w:color w:val="000000"/>
            <w:sz w:val="21"/>
            <w:szCs w:val="21"/>
          </w:rPr>
          <w:t>10</w:t>
        </w:r>
        <w:r w:rsidRPr="00FD299C">
          <w:rPr>
            <w:color w:val="000000"/>
            <w:sz w:val="21"/>
            <w:szCs w:val="21"/>
          </w:rPr>
          <w:t>增加到</w:t>
        </w:r>
        <w:r w:rsidRPr="00FD299C">
          <w:rPr>
            <w:color w:val="000000"/>
            <w:sz w:val="21"/>
            <w:szCs w:val="21"/>
          </w:rPr>
          <w:t>30</w:t>
        </w:r>
        <w:r w:rsidRPr="00FD299C">
          <w:rPr>
            <w:color w:val="000000"/>
            <w:sz w:val="21"/>
            <w:szCs w:val="21"/>
          </w:rPr>
          <w:t>，完整算法的连通率由</w:t>
        </w:r>
        <w:r w:rsidRPr="00FD299C">
          <w:rPr>
            <w:color w:val="000000"/>
            <w:sz w:val="21"/>
            <w:szCs w:val="21"/>
          </w:rPr>
          <w:t>0.95</w:t>
        </w:r>
        <w:r w:rsidRPr="00FD299C">
          <w:rPr>
            <w:color w:val="000000"/>
            <w:sz w:val="21"/>
            <w:szCs w:val="21"/>
          </w:rPr>
          <w:t>下降至</w:t>
        </w:r>
        <w:r w:rsidRPr="00FD299C">
          <w:rPr>
            <w:color w:val="000000"/>
            <w:sz w:val="21"/>
            <w:szCs w:val="21"/>
          </w:rPr>
          <w:t>0.84</w:t>
        </w:r>
        <w:r w:rsidRPr="00FD299C">
          <w:rPr>
            <w:color w:val="000000"/>
            <w:sz w:val="21"/>
            <w:szCs w:val="21"/>
          </w:rPr>
          <w:t>；而无</w:t>
        </w:r>
        <w:r w:rsidRPr="00FD299C">
          <w:rPr>
            <w:color w:val="000000"/>
            <w:sz w:val="21"/>
            <w:szCs w:val="21"/>
          </w:rPr>
          <w:t xml:space="preserve"> MST </w:t>
        </w:r>
        <w:r w:rsidRPr="00FD299C">
          <w:rPr>
            <w:color w:val="000000"/>
            <w:sz w:val="21"/>
            <w:szCs w:val="21"/>
          </w:rPr>
          <w:t>模块版本的连通率分别为</w:t>
        </w:r>
        <w:r w:rsidRPr="00FD299C">
          <w:rPr>
            <w:color w:val="000000"/>
            <w:sz w:val="21"/>
            <w:szCs w:val="21"/>
          </w:rPr>
          <w:t>0.86</w:t>
        </w:r>
        <w:r w:rsidRPr="00FD299C">
          <w:rPr>
            <w:color w:val="000000"/>
            <w:sz w:val="21"/>
            <w:szCs w:val="21"/>
          </w:rPr>
          <w:t>、</w:t>
        </w:r>
        <w:r w:rsidRPr="00FD299C">
          <w:rPr>
            <w:color w:val="000000"/>
            <w:sz w:val="21"/>
            <w:szCs w:val="21"/>
          </w:rPr>
          <w:t>0.67</w:t>
        </w:r>
        <w:r w:rsidRPr="00FD299C">
          <w:rPr>
            <w:color w:val="000000"/>
            <w:sz w:val="21"/>
            <w:szCs w:val="21"/>
          </w:rPr>
          <w:t>和</w:t>
        </w:r>
        <w:r w:rsidRPr="00FD299C">
          <w:rPr>
            <w:color w:val="000000"/>
            <w:sz w:val="21"/>
            <w:szCs w:val="21"/>
          </w:rPr>
          <w:t>0.79</w:t>
        </w:r>
        <w:r w:rsidRPr="00FD299C">
          <w:rPr>
            <w:color w:val="000000"/>
            <w:sz w:val="21"/>
            <w:szCs w:val="21"/>
          </w:rPr>
          <w:t>，整体较完整算法平均下降约</w:t>
        </w:r>
        <w:r w:rsidRPr="00FD299C">
          <w:rPr>
            <w:color w:val="000000"/>
            <w:sz w:val="21"/>
            <w:szCs w:val="21"/>
          </w:rPr>
          <w:t>0.10</w:t>
        </w:r>
        <w:r w:rsidRPr="00FD299C">
          <w:rPr>
            <w:color w:val="000000"/>
            <w:sz w:val="21"/>
            <w:szCs w:val="21"/>
          </w:rPr>
          <w:t>；无</w:t>
        </w:r>
        <w:r w:rsidRPr="00FD299C">
          <w:rPr>
            <w:color w:val="000000"/>
            <w:sz w:val="21"/>
            <w:szCs w:val="21"/>
          </w:rPr>
          <w:t xml:space="preserve"> Fréchet </w:t>
        </w:r>
        <w:r w:rsidRPr="00FD299C">
          <w:rPr>
            <w:color w:val="000000"/>
            <w:sz w:val="21"/>
            <w:szCs w:val="21"/>
          </w:rPr>
          <w:t>约束版本则分别为</w:t>
        </w:r>
        <w:r w:rsidRPr="00FD299C">
          <w:rPr>
            <w:color w:val="000000"/>
            <w:sz w:val="21"/>
            <w:szCs w:val="21"/>
          </w:rPr>
          <w:t>0.74</w:t>
        </w:r>
        <w:r w:rsidRPr="00FD299C">
          <w:rPr>
            <w:color w:val="000000"/>
            <w:sz w:val="21"/>
            <w:szCs w:val="21"/>
          </w:rPr>
          <w:t>、</w:t>
        </w:r>
        <w:r w:rsidRPr="00FD299C">
          <w:rPr>
            <w:color w:val="000000"/>
            <w:sz w:val="21"/>
            <w:szCs w:val="21"/>
          </w:rPr>
          <w:t>0.66</w:t>
        </w:r>
        <w:r w:rsidRPr="00FD299C">
          <w:rPr>
            <w:color w:val="000000"/>
            <w:sz w:val="21"/>
            <w:szCs w:val="21"/>
          </w:rPr>
          <w:t>和</w:t>
        </w:r>
        <w:r w:rsidRPr="00FD299C">
          <w:rPr>
            <w:color w:val="000000"/>
            <w:sz w:val="21"/>
            <w:szCs w:val="21"/>
          </w:rPr>
          <w:t>0.69</w:t>
        </w:r>
        <w:r w:rsidRPr="00FD299C">
          <w:rPr>
            <w:color w:val="000000"/>
            <w:sz w:val="21"/>
            <w:szCs w:val="21"/>
          </w:rPr>
          <w:t>，平均下降约</w:t>
        </w:r>
        <w:r w:rsidRPr="00FD299C">
          <w:rPr>
            <w:color w:val="000000"/>
            <w:sz w:val="21"/>
            <w:szCs w:val="21"/>
          </w:rPr>
          <w:t>0.19</w:t>
        </w:r>
        <w:r w:rsidRPr="00FD299C">
          <w:rPr>
            <w:color w:val="000000"/>
            <w:sz w:val="21"/>
            <w:szCs w:val="21"/>
          </w:rPr>
          <w:t>。可见</w:t>
        </w:r>
        <w:r w:rsidRPr="00FD299C">
          <w:rPr>
            <w:color w:val="000000"/>
            <w:sz w:val="21"/>
            <w:szCs w:val="21"/>
          </w:rPr>
          <w:t>Fréchet</w:t>
        </w:r>
        <w:r w:rsidRPr="00FD299C">
          <w:rPr>
            <w:color w:val="000000"/>
            <w:sz w:val="21"/>
            <w:szCs w:val="21"/>
          </w:rPr>
          <w:t>机制对通信连通性影响最为显著，其去除后路径簇间距离难以保持合理分布，容易出现簇间过远导致网络断联或过近引起干扰累积的情况，从而显著降低整体连通率。相比之下，去除</w:t>
        </w:r>
        <w:r w:rsidRPr="00FD299C">
          <w:rPr>
            <w:color w:val="000000"/>
            <w:sz w:val="21"/>
            <w:szCs w:val="21"/>
          </w:rPr>
          <w:t xml:space="preserve"> MST </w:t>
        </w:r>
        <w:r w:rsidRPr="00FD299C">
          <w:rPr>
            <w:color w:val="000000"/>
            <w:sz w:val="21"/>
            <w:szCs w:val="21"/>
          </w:rPr>
          <w:t>引力项后仍能维持基本通信结构，但缺乏基于链路状态的实时约束更新，使得簇间连通性在障碍复杂或干扰增强的环境下波动较大，体现</w:t>
        </w:r>
        <w:r w:rsidRPr="00FD299C">
          <w:rPr>
            <w:color w:val="000000"/>
            <w:sz w:val="21"/>
            <w:szCs w:val="21"/>
          </w:rPr>
          <w:t>MST</w:t>
        </w:r>
        <w:r w:rsidRPr="00FD299C">
          <w:rPr>
            <w:color w:val="000000"/>
            <w:sz w:val="21"/>
            <w:szCs w:val="21"/>
          </w:rPr>
          <w:t>模块在动态通信维护中的关键作用。</w:t>
        </w:r>
      </w:ins>
    </w:p>
    <w:p w14:paraId="55BAEDA5" w14:textId="77777777" w:rsidR="0024739E" w:rsidRPr="00FD299C" w:rsidRDefault="0024739E" w:rsidP="0024739E">
      <w:pPr>
        <w:spacing w:line="360" w:lineRule="auto"/>
        <w:ind w:firstLineChars="196" w:firstLine="412"/>
        <w:rPr>
          <w:ins w:id="1424" w:author="运璐 何" w:date="2025-10-31T14:03:00Z"/>
          <w:color w:val="000000"/>
          <w:sz w:val="21"/>
          <w:szCs w:val="21"/>
        </w:rPr>
      </w:pPr>
      <w:ins w:id="1425" w:author="运璐 何" w:date="2025-10-31T14:03:00Z">
        <w:r w:rsidRPr="00FD299C">
          <w:rPr>
            <w:color w:val="000000"/>
            <w:sz w:val="21"/>
            <w:szCs w:val="21"/>
          </w:rPr>
          <w:t>在平均规划步长方面，各算法随建筑密度增加均呈上升趋势，主要由于障碍物增多导致路径绕行与重规划次数增加。完整算法的平均步长在</w:t>
        </w:r>
        <w:r w:rsidRPr="00FD299C">
          <w:rPr>
            <w:color w:val="000000"/>
            <w:sz w:val="21"/>
            <w:szCs w:val="21"/>
          </w:rPr>
          <w:t>281</w:t>
        </w:r>
        <w:r w:rsidRPr="00FD299C">
          <w:rPr>
            <w:color w:val="000000"/>
            <w:sz w:val="21"/>
            <w:szCs w:val="21"/>
          </w:rPr>
          <w:t>～</w:t>
        </w:r>
        <w:r w:rsidRPr="00FD299C">
          <w:rPr>
            <w:color w:val="000000"/>
            <w:sz w:val="21"/>
            <w:szCs w:val="21"/>
          </w:rPr>
          <w:t>341</w:t>
        </w:r>
        <w:r w:rsidRPr="00FD299C">
          <w:rPr>
            <w:color w:val="000000"/>
            <w:sz w:val="21"/>
            <w:szCs w:val="21"/>
          </w:rPr>
          <w:t>范围内波动，去除</w:t>
        </w:r>
        <w:r w:rsidRPr="00FD299C">
          <w:rPr>
            <w:color w:val="000000"/>
            <w:sz w:val="21"/>
            <w:szCs w:val="21"/>
          </w:rPr>
          <w:t>MST</w:t>
        </w:r>
        <w:r w:rsidRPr="00FD299C">
          <w:rPr>
            <w:color w:val="000000"/>
            <w:sz w:val="21"/>
            <w:szCs w:val="21"/>
          </w:rPr>
          <w:t>模块后略有增加（约</w:t>
        </w:r>
        <w:r w:rsidRPr="00FD299C">
          <w:rPr>
            <w:color w:val="000000"/>
            <w:sz w:val="21"/>
            <w:szCs w:val="21"/>
          </w:rPr>
          <w:t>1%–4%</w:t>
        </w:r>
        <w:r w:rsidRPr="00FD299C">
          <w:rPr>
            <w:color w:val="000000"/>
            <w:sz w:val="21"/>
            <w:szCs w:val="21"/>
          </w:rPr>
          <w:t>），而去除</w:t>
        </w:r>
        <w:r w:rsidRPr="00FD299C">
          <w:rPr>
            <w:color w:val="000000"/>
            <w:sz w:val="21"/>
            <w:szCs w:val="21"/>
          </w:rPr>
          <w:t xml:space="preserve"> Fréchet </w:t>
        </w:r>
        <w:r w:rsidRPr="00FD299C">
          <w:rPr>
            <w:color w:val="000000"/>
            <w:sz w:val="21"/>
            <w:szCs w:val="21"/>
          </w:rPr>
          <w:t>约束后增幅更大（约</w:t>
        </w:r>
        <w:r w:rsidRPr="00FD299C">
          <w:rPr>
            <w:color w:val="000000"/>
            <w:sz w:val="21"/>
            <w:szCs w:val="21"/>
          </w:rPr>
          <w:t>10%–13%</w:t>
        </w:r>
        <w:r w:rsidRPr="00FD299C">
          <w:rPr>
            <w:color w:val="000000"/>
            <w:sz w:val="21"/>
            <w:szCs w:val="21"/>
          </w:rPr>
          <w:t>）。类似地，在无人机数量由</w:t>
        </w:r>
        <w:r w:rsidRPr="00FD299C">
          <w:rPr>
            <w:color w:val="000000"/>
            <w:sz w:val="21"/>
            <w:szCs w:val="21"/>
          </w:rPr>
          <w:t>12</w:t>
        </w:r>
        <w:r w:rsidRPr="00FD299C">
          <w:rPr>
            <w:color w:val="000000"/>
            <w:sz w:val="21"/>
            <w:szCs w:val="21"/>
          </w:rPr>
          <w:t>增至</w:t>
        </w:r>
        <w:r w:rsidRPr="00FD299C">
          <w:rPr>
            <w:color w:val="000000"/>
            <w:sz w:val="21"/>
            <w:szCs w:val="21"/>
          </w:rPr>
          <w:t>36</w:t>
        </w:r>
        <w:r w:rsidRPr="00FD299C">
          <w:rPr>
            <w:color w:val="000000"/>
            <w:sz w:val="21"/>
            <w:szCs w:val="21"/>
          </w:rPr>
          <w:t>的实验中，完整算法保持相对稳定的规划步长区间（</w:t>
        </w:r>
        <w:r w:rsidRPr="00FD299C">
          <w:rPr>
            <w:color w:val="000000"/>
            <w:sz w:val="21"/>
            <w:szCs w:val="21"/>
          </w:rPr>
          <w:t>321</w:t>
        </w:r>
        <w:r w:rsidRPr="00FD299C">
          <w:rPr>
            <w:color w:val="000000"/>
            <w:sz w:val="21"/>
            <w:szCs w:val="21"/>
          </w:rPr>
          <w:t>～</w:t>
        </w:r>
        <w:r w:rsidRPr="00FD299C">
          <w:rPr>
            <w:color w:val="000000"/>
            <w:sz w:val="21"/>
            <w:szCs w:val="21"/>
          </w:rPr>
          <w:t>327</w:t>
        </w:r>
        <w:r w:rsidRPr="00FD299C">
          <w:rPr>
            <w:color w:val="000000"/>
            <w:sz w:val="21"/>
            <w:szCs w:val="21"/>
          </w:rPr>
          <w:t>），而无</w:t>
        </w:r>
        <w:r w:rsidRPr="00FD299C">
          <w:rPr>
            <w:color w:val="000000"/>
            <w:sz w:val="21"/>
            <w:szCs w:val="21"/>
          </w:rPr>
          <w:t xml:space="preserve"> MST </w:t>
        </w:r>
        <w:r w:rsidRPr="00FD299C">
          <w:rPr>
            <w:color w:val="000000"/>
            <w:sz w:val="21"/>
            <w:szCs w:val="21"/>
          </w:rPr>
          <w:t>版本平均步长增加约</w:t>
        </w:r>
        <w:r w:rsidRPr="00FD299C">
          <w:rPr>
            <w:color w:val="000000"/>
            <w:sz w:val="21"/>
            <w:szCs w:val="21"/>
          </w:rPr>
          <w:t>3%–4%</w:t>
        </w:r>
        <w:r w:rsidRPr="00FD299C">
          <w:rPr>
            <w:color w:val="000000"/>
            <w:sz w:val="21"/>
            <w:szCs w:val="21"/>
          </w:rPr>
          <w:t>，无</w:t>
        </w:r>
        <w:r w:rsidRPr="00FD299C">
          <w:rPr>
            <w:color w:val="000000"/>
            <w:sz w:val="21"/>
            <w:szCs w:val="21"/>
          </w:rPr>
          <w:t>Fréchet</w:t>
        </w:r>
        <w:r w:rsidRPr="00FD299C">
          <w:rPr>
            <w:color w:val="000000"/>
            <w:sz w:val="21"/>
            <w:szCs w:val="21"/>
          </w:rPr>
          <w:t>版本增加幅度达</w:t>
        </w:r>
        <w:r w:rsidRPr="00FD299C">
          <w:rPr>
            <w:color w:val="000000"/>
            <w:sz w:val="21"/>
            <w:szCs w:val="21"/>
          </w:rPr>
          <w:t>15%</w:t>
        </w:r>
        <w:r w:rsidRPr="00FD299C">
          <w:rPr>
            <w:color w:val="000000"/>
            <w:sz w:val="21"/>
            <w:szCs w:val="21"/>
          </w:rPr>
          <w:t>以上，说明</w:t>
        </w:r>
        <w:r w:rsidRPr="00FD299C">
          <w:rPr>
            <w:color w:val="000000"/>
            <w:sz w:val="21"/>
            <w:szCs w:val="21"/>
          </w:rPr>
          <w:t>Fréchet</w:t>
        </w:r>
        <w:r w:rsidRPr="00FD299C">
          <w:rPr>
            <w:color w:val="000000"/>
            <w:sz w:val="21"/>
            <w:szCs w:val="21"/>
          </w:rPr>
          <w:t>约束在保持簇间合理间距和减少路径调整迭代次数方面发挥了关键作用。该机制通过在全局层约束不同簇间的路径相似度与空间分布，使局部规划阶段能在受限环境下快速收敛，显著提升规划效率。</w:t>
        </w:r>
      </w:ins>
    </w:p>
    <w:p w14:paraId="4F14D191" w14:textId="77777777" w:rsidR="0024739E" w:rsidRPr="0024739E" w:rsidRDefault="0024739E" w:rsidP="00FD299C">
      <w:pPr>
        <w:spacing w:line="360" w:lineRule="auto"/>
        <w:ind w:firstLineChars="196" w:firstLine="412"/>
        <w:rPr>
          <w:ins w:id="1426" w:author="运璐 何" w:date="2025-10-31T14:02:00Z"/>
          <w:rFonts w:hint="eastAsia"/>
          <w:color w:val="000000"/>
          <w:sz w:val="21"/>
          <w:szCs w:val="21"/>
        </w:rPr>
      </w:pPr>
    </w:p>
    <w:p w14:paraId="1B1462FA" w14:textId="255423CB" w:rsidR="00D5264B" w:rsidRDefault="00D5264B" w:rsidP="00D5264B">
      <w:pPr>
        <w:spacing w:line="360" w:lineRule="auto"/>
        <w:ind w:firstLineChars="196" w:firstLine="412"/>
        <w:jc w:val="center"/>
        <w:rPr>
          <w:ins w:id="1427" w:author="运璐 何" w:date="2025-10-31T14:02:00Z"/>
          <w:color w:val="000000"/>
          <w:sz w:val="21"/>
          <w:szCs w:val="21"/>
        </w:rPr>
      </w:pPr>
      <w:ins w:id="1428" w:author="运璐 何" w:date="2025-10-31T14:02:00Z">
        <w:r>
          <w:rPr>
            <w:rFonts w:hint="eastAsia"/>
            <w:noProof/>
            <w:color w:val="000000"/>
            <w:sz w:val="21"/>
            <w:szCs w:val="21"/>
          </w:rPr>
          <w:lastRenderedPageBreak/>
          <w:drawing>
            <wp:inline distT="0" distB="0" distL="0" distR="0" wp14:anchorId="21FBC213" wp14:editId="63958BBD">
              <wp:extent cx="5229009" cy="3225948"/>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1392" cy="3227418"/>
                      </a:xfrm>
                      <a:prstGeom prst="rect">
                        <a:avLst/>
                      </a:prstGeom>
                    </pic:spPr>
                  </pic:pic>
                </a:graphicData>
              </a:graphic>
            </wp:inline>
          </w:drawing>
        </w:r>
      </w:ins>
    </w:p>
    <w:p w14:paraId="27EDEFD9" w14:textId="418F178D" w:rsidR="00D5264B" w:rsidRPr="00FD299C" w:rsidRDefault="00D5264B" w:rsidP="00D5264B">
      <w:pPr>
        <w:spacing w:line="360" w:lineRule="auto"/>
        <w:ind w:firstLineChars="196" w:firstLine="412"/>
        <w:jc w:val="center"/>
        <w:rPr>
          <w:ins w:id="1429" w:author="运璐 何" w:date="2025-10-31T13:24:00Z"/>
          <w:rFonts w:hint="eastAsia"/>
          <w:color w:val="000000"/>
          <w:sz w:val="21"/>
          <w:szCs w:val="21"/>
        </w:rPr>
      </w:pPr>
      <w:ins w:id="1430" w:author="运璐 何" w:date="2025-10-31T14:02:00Z">
        <w:r>
          <w:rPr>
            <w:rFonts w:hint="eastAsia"/>
            <w:color w:val="000000"/>
            <w:sz w:val="21"/>
            <w:szCs w:val="21"/>
          </w:rPr>
          <w:t>图</w:t>
        </w:r>
        <w:r>
          <w:rPr>
            <w:rFonts w:hint="eastAsia"/>
            <w:color w:val="000000"/>
            <w:sz w:val="21"/>
            <w:szCs w:val="21"/>
          </w:rPr>
          <w:t>6</w:t>
        </w:r>
        <w:r>
          <w:rPr>
            <w:color w:val="000000"/>
            <w:sz w:val="21"/>
            <w:szCs w:val="21"/>
          </w:rPr>
          <w:t xml:space="preserve"> </w:t>
        </w:r>
        <w:r>
          <w:rPr>
            <w:rFonts w:hint="eastAsia"/>
            <w:color w:val="000000"/>
            <w:sz w:val="21"/>
            <w:szCs w:val="21"/>
          </w:rPr>
          <w:t>不同干扰</w:t>
        </w:r>
      </w:ins>
      <w:ins w:id="1431" w:author="运璐 何" w:date="2025-10-31T14:03:00Z">
        <w:r>
          <w:rPr>
            <w:rFonts w:hint="eastAsia"/>
            <w:color w:val="000000"/>
            <w:sz w:val="21"/>
            <w:szCs w:val="21"/>
          </w:rPr>
          <w:t>功率下算法指标对比</w:t>
        </w:r>
      </w:ins>
    </w:p>
    <w:p w14:paraId="3443482E" w14:textId="3F59106B" w:rsidR="0024739E" w:rsidRDefault="0024739E" w:rsidP="0024739E">
      <w:pPr>
        <w:spacing w:line="360" w:lineRule="auto"/>
        <w:ind w:firstLineChars="196" w:firstLine="412"/>
        <w:rPr>
          <w:ins w:id="1432" w:author="运璐 何" w:date="2025-10-31T14:10:00Z"/>
          <w:rFonts w:hint="eastAsia"/>
          <w:color w:val="000000"/>
          <w:sz w:val="21"/>
          <w:szCs w:val="21"/>
        </w:rPr>
      </w:pPr>
      <w:ins w:id="1433" w:author="运璐 何" w:date="2025-10-31T14:10:00Z">
        <w:r w:rsidRPr="0024739E">
          <w:rPr>
            <w:color w:val="000000"/>
            <w:sz w:val="21"/>
            <w:szCs w:val="21"/>
          </w:rPr>
          <w:t>如图</w:t>
        </w:r>
        <w:r>
          <w:rPr>
            <w:color w:val="000000"/>
            <w:sz w:val="21"/>
            <w:szCs w:val="21"/>
          </w:rPr>
          <w:t>6</w:t>
        </w:r>
        <w:r w:rsidRPr="0024739E">
          <w:rPr>
            <w:color w:val="000000"/>
            <w:sz w:val="21"/>
            <w:szCs w:val="21"/>
          </w:rPr>
          <w:t>所示，展示了不同干扰功率条件下各算法的代数连通率变化趋势。随着干扰功率从</w:t>
        </w:r>
        <w:r w:rsidRPr="0024739E">
          <w:rPr>
            <w:color w:val="000000"/>
            <w:sz w:val="21"/>
            <w:szCs w:val="21"/>
          </w:rPr>
          <w:t xml:space="preserve"> 20 dBm </w:t>
        </w:r>
        <w:r w:rsidRPr="0024739E">
          <w:rPr>
            <w:color w:val="000000"/>
            <w:sz w:val="21"/>
            <w:szCs w:val="21"/>
          </w:rPr>
          <w:t>增加至</w:t>
        </w:r>
        <w:r w:rsidRPr="0024739E">
          <w:rPr>
            <w:color w:val="000000"/>
            <w:sz w:val="21"/>
            <w:szCs w:val="21"/>
          </w:rPr>
          <w:t xml:space="preserve"> 30 dBm</w:t>
        </w:r>
        <w:r w:rsidRPr="0024739E">
          <w:rPr>
            <w:color w:val="000000"/>
            <w:sz w:val="21"/>
            <w:szCs w:val="21"/>
          </w:rPr>
          <w:t>，所有算法的连通率均呈下降趋势，但完整的</w:t>
        </w:r>
        <w:r w:rsidRPr="0024739E">
          <w:rPr>
            <w:color w:val="000000"/>
            <w:sz w:val="21"/>
            <w:szCs w:val="21"/>
          </w:rPr>
          <w:t>CL-RRT*-APF</w:t>
        </w:r>
        <w:r w:rsidRPr="0024739E">
          <w:rPr>
            <w:color w:val="000000"/>
            <w:sz w:val="21"/>
            <w:szCs w:val="21"/>
          </w:rPr>
          <w:t>始终保持最高值并呈缓慢下降，说明其具备较强的抗干扰能力。去除</w:t>
        </w:r>
        <w:r w:rsidRPr="0024739E">
          <w:rPr>
            <w:color w:val="000000"/>
            <w:sz w:val="21"/>
            <w:szCs w:val="21"/>
          </w:rPr>
          <w:t xml:space="preserve"> MST </w:t>
        </w:r>
        <w:r w:rsidRPr="0024739E">
          <w:rPr>
            <w:color w:val="000000"/>
            <w:sz w:val="21"/>
            <w:szCs w:val="21"/>
          </w:rPr>
          <w:t>模块后，连通率下降速度明显加快，表明缺乏基于链路状态的动态引力更新后，系统难以及时维持局部通信拓扑；去除</w:t>
        </w:r>
        <w:r w:rsidRPr="0024739E">
          <w:rPr>
            <w:color w:val="000000"/>
            <w:sz w:val="21"/>
            <w:szCs w:val="21"/>
          </w:rPr>
          <w:t xml:space="preserve"> Fréchet </w:t>
        </w:r>
        <w:r w:rsidRPr="0024739E">
          <w:rPr>
            <w:color w:val="000000"/>
            <w:sz w:val="21"/>
            <w:szCs w:val="21"/>
          </w:rPr>
          <w:t>约束机制的版本性能下降更为显著，在高干扰区间连通率最低，说明全局路径间缺乏空间协调会导致簇间距离失衡，通信链路易受干扰破坏。综合来看，</w:t>
        </w:r>
        <w:r w:rsidRPr="0024739E">
          <w:rPr>
            <w:color w:val="000000"/>
            <w:sz w:val="21"/>
            <w:szCs w:val="21"/>
          </w:rPr>
          <w:t xml:space="preserve">MST </w:t>
        </w:r>
        <w:r w:rsidRPr="0024739E">
          <w:rPr>
            <w:color w:val="000000"/>
            <w:sz w:val="21"/>
            <w:szCs w:val="21"/>
          </w:rPr>
          <w:t>模块保证了局部拓扑的实时维护，而</w:t>
        </w:r>
        <w:r w:rsidRPr="0024739E">
          <w:rPr>
            <w:color w:val="000000"/>
            <w:sz w:val="21"/>
            <w:szCs w:val="21"/>
          </w:rPr>
          <w:t xml:space="preserve"> Fréchet </w:t>
        </w:r>
        <w:r w:rsidRPr="0024739E">
          <w:rPr>
            <w:color w:val="000000"/>
            <w:sz w:val="21"/>
            <w:szCs w:val="21"/>
          </w:rPr>
          <w:t>约束确保了全局路径分布的合理性，二者共同增强了算法在强干扰环境下的通信稳定性与系统鲁棒性。</w:t>
        </w:r>
      </w:ins>
    </w:p>
    <w:p w14:paraId="7A3AEEB9" w14:textId="64368F1A" w:rsidR="00FD299C" w:rsidRPr="00FD299C" w:rsidRDefault="00FD299C" w:rsidP="00FD299C">
      <w:pPr>
        <w:spacing w:line="360" w:lineRule="auto"/>
        <w:ind w:firstLineChars="196" w:firstLine="412"/>
        <w:rPr>
          <w:ins w:id="1434" w:author="运璐 何" w:date="2025-10-31T13:24:00Z"/>
          <w:rFonts w:hint="eastAsia"/>
          <w:color w:val="000000"/>
          <w:sz w:val="21"/>
          <w:szCs w:val="21"/>
        </w:rPr>
      </w:pPr>
      <w:ins w:id="1435" w:author="运璐 何" w:date="2025-10-31T13:26:00Z">
        <w:r w:rsidRPr="00FD299C">
          <w:rPr>
            <w:color w:val="000000"/>
            <w:sz w:val="21"/>
            <w:szCs w:val="21"/>
          </w:rPr>
          <w:t>由以上消融实验结果可以看出，</w:t>
        </w:r>
        <w:r w:rsidRPr="00FD299C">
          <w:rPr>
            <w:color w:val="000000"/>
            <w:sz w:val="21"/>
            <w:szCs w:val="21"/>
          </w:rPr>
          <w:t xml:space="preserve">Fréchet </w:t>
        </w:r>
        <w:r w:rsidRPr="00FD299C">
          <w:rPr>
            <w:color w:val="000000"/>
            <w:sz w:val="21"/>
            <w:szCs w:val="21"/>
          </w:rPr>
          <w:t>距离约束机制与</w:t>
        </w:r>
        <w:r w:rsidRPr="00FD299C">
          <w:rPr>
            <w:color w:val="000000"/>
            <w:sz w:val="21"/>
            <w:szCs w:val="21"/>
          </w:rPr>
          <w:t>MST</w:t>
        </w:r>
        <w:r w:rsidRPr="00FD299C">
          <w:rPr>
            <w:color w:val="000000"/>
            <w:sz w:val="21"/>
            <w:szCs w:val="21"/>
          </w:rPr>
          <w:t>引力通信保持模块在所提</w:t>
        </w:r>
        <w:r w:rsidRPr="00FD299C">
          <w:rPr>
            <w:color w:val="000000"/>
            <w:sz w:val="21"/>
            <w:szCs w:val="21"/>
          </w:rPr>
          <w:t xml:space="preserve"> CL-RRT*-APF </w:t>
        </w:r>
        <w:r w:rsidRPr="00FD299C">
          <w:rPr>
            <w:color w:val="000000"/>
            <w:sz w:val="21"/>
            <w:szCs w:val="21"/>
          </w:rPr>
          <w:t>算法中分别承担着全局与局部层面的关键功能。</w:t>
        </w:r>
        <w:r w:rsidRPr="00FD299C">
          <w:rPr>
            <w:color w:val="000000"/>
            <w:sz w:val="21"/>
            <w:szCs w:val="21"/>
          </w:rPr>
          <w:t xml:space="preserve">Fréchet </w:t>
        </w:r>
        <w:r w:rsidRPr="00FD299C">
          <w:rPr>
            <w:color w:val="000000"/>
            <w:sz w:val="21"/>
            <w:szCs w:val="21"/>
          </w:rPr>
          <w:t>约束机制通过在全局规划阶段调节不同簇路径的空间分布，使路径间保持合理的相似度与间距，有效避免了簇间过度聚集或过度分散的情况，从而显著提升了系统的整体连通性与规划稳定性；而</w:t>
        </w:r>
        <w:r w:rsidRPr="00FD299C">
          <w:rPr>
            <w:color w:val="000000"/>
            <w:sz w:val="21"/>
            <w:szCs w:val="21"/>
          </w:rPr>
          <w:t xml:space="preserve"> MST </w:t>
        </w:r>
        <w:r w:rsidRPr="00FD299C">
          <w:rPr>
            <w:color w:val="000000"/>
            <w:sz w:val="21"/>
            <w:szCs w:val="21"/>
          </w:rPr>
          <w:t>引力模块则在局部规划阶段通过动态更新链路权重与节点引力，实现了基于通信状态的实时拓扑维护，使无人机在复杂环境中能够持续保持协同控制与信息互通。二者协同作用使算法在路径规划质量与通信鲁棒性之间实现了平衡，验证了所提分层协同结构的合理性与必要性，也为后续在更大规模、多约束条件下的扩展研究提供了坚实基础。</w:t>
        </w:r>
      </w:ins>
    </w:p>
    <w:p w14:paraId="4595B54E" w14:textId="07896375" w:rsidR="00404BF5" w:rsidRPr="00404BF5" w:rsidRDefault="00404BF5" w:rsidP="00404BF5">
      <w:pPr>
        <w:spacing w:line="360" w:lineRule="auto"/>
        <w:outlineLvl w:val="0"/>
        <w:rPr>
          <w:b/>
          <w:sz w:val="21"/>
          <w:szCs w:val="21"/>
        </w:rPr>
      </w:pPr>
      <w:commentRangeStart w:id="1436"/>
      <w:ins w:id="1437" w:author="运璐 何" w:date="2025-10-14T14:40:00Z">
        <w:r>
          <w:rPr>
            <w:rFonts w:hint="eastAsia"/>
            <w:b/>
            <w:sz w:val="21"/>
            <w:szCs w:val="21"/>
          </w:rPr>
          <w:t>4</w:t>
        </w:r>
        <w:r>
          <w:rPr>
            <w:b/>
            <w:sz w:val="21"/>
            <w:szCs w:val="21"/>
          </w:rPr>
          <w:t>.6</w:t>
        </w:r>
      </w:ins>
      <w:ins w:id="1438" w:author="运璐 何" w:date="2025-10-14T14:41:00Z">
        <w:r>
          <w:rPr>
            <w:b/>
            <w:sz w:val="21"/>
            <w:szCs w:val="21"/>
          </w:rPr>
          <w:t xml:space="preserve"> </w:t>
        </w:r>
        <w:r>
          <w:rPr>
            <w:rFonts w:hint="eastAsia"/>
            <w:b/>
            <w:sz w:val="21"/>
            <w:szCs w:val="21"/>
          </w:rPr>
          <w:t>算法性能总结</w:t>
        </w:r>
      </w:ins>
      <w:commentRangeEnd w:id="1436"/>
      <w:ins w:id="1439" w:author="运璐 何" w:date="2025-10-31T14:00:00Z">
        <w:r w:rsidR="00AC79EA">
          <w:rPr>
            <w:rStyle w:val="ac"/>
          </w:rPr>
          <w:commentReference w:id="1436"/>
        </w:r>
      </w:ins>
    </w:p>
    <w:p w14:paraId="7C2952D2" w14:textId="35E9D99D" w:rsidR="006229EB" w:rsidRPr="00A9585A" w:rsidRDefault="0080116D" w:rsidP="00530B97">
      <w:pPr>
        <w:spacing w:line="360" w:lineRule="auto"/>
        <w:ind w:firstLineChars="196" w:firstLine="412"/>
        <w:rPr>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lastRenderedPageBreak/>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1440"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1440"/>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1441"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1441"/>
    </w:p>
    <w:p w14:paraId="095B6B13" w14:textId="77777777" w:rsidR="009F72B8" w:rsidRDefault="00FE307A" w:rsidP="009F72B8">
      <w:pPr>
        <w:pStyle w:val="afa"/>
        <w:numPr>
          <w:ilvl w:val="0"/>
          <w:numId w:val="6"/>
        </w:numPr>
        <w:ind w:firstLineChars="0"/>
      </w:pPr>
      <w:bookmarkStart w:id="1442"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1442"/>
      <w:r w:rsidRPr="00FE307A">
        <w:t xml:space="preserve"> </w:t>
      </w:r>
      <w:bookmarkStart w:id="1443" w:name="_Ref210855693"/>
    </w:p>
    <w:p w14:paraId="6F58CD5A" w14:textId="19533092" w:rsidR="005D7EBE" w:rsidRDefault="00C03B23" w:rsidP="009F72B8">
      <w:pPr>
        <w:pStyle w:val="afa"/>
        <w:numPr>
          <w:ilvl w:val="0"/>
          <w:numId w:val="6"/>
        </w:numPr>
        <w:ind w:firstLineChars="0"/>
      </w:pPr>
      <w:bookmarkStart w:id="1444"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1443"/>
      <w:bookmarkEnd w:id="1444"/>
    </w:p>
    <w:p w14:paraId="277B1048" w14:textId="40738C11" w:rsidR="00924D79" w:rsidRDefault="00924D79" w:rsidP="009F72B8">
      <w:pPr>
        <w:pStyle w:val="afa"/>
        <w:numPr>
          <w:ilvl w:val="0"/>
          <w:numId w:val="6"/>
        </w:numPr>
        <w:ind w:firstLineChars="0"/>
      </w:pPr>
      <w:bookmarkStart w:id="1445" w:name="_Ref210899161"/>
      <w:r w:rsidRPr="00924D79">
        <w:t>Sharon G, Stern R, Felner A, Sturtevant N R. Conflict-based search for optimal multi-agent pathfinding[J]. Artificial Intelligence, 2015, 219: 40–66.</w:t>
      </w:r>
      <w:bookmarkEnd w:id="1445"/>
    </w:p>
    <w:p w14:paraId="322D8BCD" w14:textId="65D13F8E" w:rsidR="00627782" w:rsidRDefault="00627782" w:rsidP="00627782">
      <w:pPr>
        <w:pStyle w:val="afa"/>
        <w:numPr>
          <w:ilvl w:val="0"/>
          <w:numId w:val="6"/>
        </w:numPr>
        <w:ind w:firstLineChars="0"/>
      </w:pPr>
      <w:bookmarkStart w:id="1446"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xml:space="preserve">, </w:t>
      </w:r>
      <w:r w:rsidRPr="006456D3">
        <w:lastRenderedPageBreak/>
        <w:t>Kyoto, Japan, 2022, pp. 13494-13499</w:t>
      </w:r>
      <w:r>
        <w:t>.</w:t>
      </w:r>
      <w:bookmarkEnd w:id="1446"/>
    </w:p>
    <w:p w14:paraId="55198AD4" w14:textId="545207A9" w:rsidR="00BB781A" w:rsidRDefault="00BB781A" w:rsidP="009F72B8">
      <w:pPr>
        <w:pStyle w:val="afa"/>
        <w:numPr>
          <w:ilvl w:val="0"/>
          <w:numId w:val="6"/>
        </w:numPr>
        <w:ind w:firstLineChars="0"/>
      </w:pPr>
      <w:bookmarkStart w:id="1447"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1447"/>
    </w:p>
    <w:p w14:paraId="69FCB9A8" w14:textId="6228AD2D" w:rsidR="00627782" w:rsidRDefault="00627782" w:rsidP="009F72B8">
      <w:pPr>
        <w:pStyle w:val="afa"/>
        <w:numPr>
          <w:ilvl w:val="0"/>
          <w:numId w:val="6"/>
        </w:numPr>
        <w:ind w:firstLineChars="0"/>
      </w:pPr>
      <w:bookmarkStart w:id="1448"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1448"/>
    </w:p>
    <w:p w14:paraId="23D5A1E8" w14:textId="2000BB66" w:rsidR="004A6827" w:rsidRDefault="004A6827" w:rsidP="009F72B8">
      <w:pPr>
        <w:pStyle w:val="afa"/>
        <w:numPr>
          <w:ilvl w:val="0"/>
          <w:numId w:val="6"/>
        </w:numPr>
        <w:ind w:firstLineChars="0"/>
      </w:pPr>
      <w:bookmarkStart w:id="1449" w:name="_Ref210900116"/>
      <w:r w:rsidRPr="004A6827">
        <w:t>Tseng, Fan Hsun ; Lee, Cho Hsuan ; Chou, Li Der et al.  Multi-objective genetic algorithm for civil UAV path planning using 3G communication networks. In: Journal of Computers (Taiwan). 2017 ; Vol. 28, No. 6. pp. 26-37.</w:t>
      </w:r>
      <w:bookmarkEnd w:id="1449"/>
    </w:p>
    <w:p w14:paraId="5721F652" w14:textId="533609F1" w:rsidR="004A6827" w:rsidRDefault="004A6827" w:rsidP="009F72B8">
      <w:pPr>
        <w:pStyle w:val="afa"/>
        <w:numPr>
          <w:ilvl w:val="0"/>
          <w:numId w:val="6"/>
        </w:numPr>
        <w:ind w:firstLineChars="0"/>
      </w:pPr>
      <w:bookmarkStart w:id="1450"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1450"/>
    </w:p>
    <w:p w14:paraId="5B2849E0" w14:textId="681506B4" w:rsidR="004A6827" w:rsidRDefault="004A6827" w:rsidP="004A6827">
      <w:pPr>
        <w:pStyle w:val="afa"/>
        <w:numPr>
          <w:ilvl w:val="0"/>
          <w:numId w:val="6"/>
        </w:numPr>
        <w:ind w:firstLineChars="0"/>
      </w:pPr>
      <w:bookmarkStart w:id="1451"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1451"/>
    </w:p>
    <w:p w14:paraId="09AF1038" w14:textId="5DEAB823" w:rsidR="004A6827" w:rsidRDefault="004A6827" w:rsidP="004A6827">
      <w:pPr>
        <w:pStyle w:val="afa"/>
        <w:numPr>
          <w:ilvl w:val="0"/>
          <w:numId w:val="6"/>
        </w:numPr>
        <w:ind w:firstLineChars="0"/>
      </w:pPr>
      <w:bookmarkStart w:id="1452" w:name="_Ref210900498"/>
      <w:r w:rsidRPr="004A6827">
        <w:t>Yuting Cheng, Dongcheng Li, W. Eric Wong, Man Zhao, and Dengfeng Mo. Multi-UAV Collaborative Path Planning using Hierarchical Reinforcement Learning and Simulated Annealing [J]. Int J Performability Eng, 2022, 18(7): 463-474.</w:t>
      </w:r>
      <w:bookmarkEnd w:id="1452"/>
    </w:p>
    <w:p w14:paraId="10A6ECBC" w14:textId="6D160557" w:rsidR="00F06EB0" w:rsidRDefault="00F06EB0" w:rsidP="004A6827">
      <w:pPr>
        <w:pStyle w:val="afa"/>
        <w:numPr>
          <w:ilvl w:val="0"/>
          <w:numId w:val="6"/>
        </w:numPr>
        <w:ind w:firstLineChars="0"/>
      </w:pPr>
      <w:bookmarkStart w:id="1453"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1453"/>
    </w:p>
    <w:p w14:paraId="00D7D006" w14:textId="0D531AE6" w:rsidR="00F06EB0" w:rsidRDefault="00F06EB0" w:rsidP="004A6827">
      <w:pPr>
        <w:pStyle w:val="afa"/>
        <w:numPr>
          <w:ilvl w:val="0"/>
          <w:numId w:val="6"/>
        </w:numPr>
        <w:ind w:firstLineChars="0"/>
      </w:pPr>
      <w:bookmarkStart w:id="1454" w:name="_Ref210900992"/>
      <w:r w:rsidRPr="00F06EB0">
        <w:t>Zhu L, Ma C, Li J, Lu Y, Yang Q. Connectivity-Maintenance UAV Formation Control in Complex Environment. </w:t>
      </w:r>
      <w:r w:rsidRPr="00F06EB0">
        <w:rPr>
          <w:i/>
          <w:iCs/>
        </w:rPr>
        <w:t>Drones</w:t>
      </w:r>
      <w:r w:rsidRPr="00F06EB0">
        <w:t>. 2023; 7(4):229.</w:t>
      </w:r>
      <w:bookmarkEnd w:id="1454"/>
    </w:p>
    <w:p w14:paraId="483BAC17" w14:textId="5F7A0B66" w:rsidR="00F06EB0" w:rsidRDefault="00F06EB0" w:rsidP="004A6827">
      <w:pPr>
        <w:pStyle w:val="afa"/>
        <w:numPr>
          <w:ilvl w:val="0"/>
          <w:numId w:val="6"/>
        </w:numPr>
        <w:ind w:firstLineChars="0"/>
      </w:pPr>
      <w:bookmarkStart w:id="1455"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1455"/>
    </w:p>
    <w:p w14:paraId="4D186A08" w14:textId="32BDDB82" w:rsidR="000A6049" w:rsidRDefault="007B50FB" w:rsidP="00627782">
      <w:pPr>
        <w:pStyle w:val="afa"/>
        <w:numPr>
          <w:ilvl w:val="0"/>
          <w:numId w:val="6"/>
        </w:numPr>
        <w:ind w:firstLineChars="0"/>
      </w:pPr>
      <w:bookmarkStart w:id="1456"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1456"/>
      <w:r w:rsidRPr="007B50FB">
        <w:t> </w:t>
      </w:r>
    </w:p>
    <w:p w14:paraId="389AD7C7" w14:textId="3B466D7B" w:rsidR="00FE41DE" w:rsidRDefault="00FE41DE" w:rsidP="00627782">
      <w:pPr>
        <w:pStyle w:val="afa"/>
        <w:numPr>
          <w:ilvl w:val="0"/>
          <w:numId w:val="6"/>
        </w:numPr>
        <w:ind w:firstLineChars="0"/>
      </w:pPr>
      <w:bookmarkStart w:id="1457" w:name="_Ref212644367"/>
      <w:r w:rsidRPr="00FE41DE">
        <w:t>A. A. Khuwaja, Y. Chen, N. Zhao, M. -S. Alouini and P. Dobbins, "A Survey of Channel Modeling for UAV Communications," in IEEE Communications Surveys &amp; Tutorials, vol. 20, no. 4, pp. 2804-2821, Fourthquarter 2018</w:t>
      </w:r>
      <w:r>
        <w:rPr>
          <w:rFonts w:hint="eastAsia"/>
        </w:rPr>
        <w:t>.</w:t>
      </w:r>
      <w:bookmarkEnd w:id="1457"/>
    </w:p>
    <w:p w14:paraId="17E2C92C" w14:textId="39DF8BCF" w:rsidR="00FE41DE" w:rsidRPr="005D7EBE" w:rsidRDefault="00FE41DE" w:rsidP="00627782">
      <w:pPr>
        <w:pStyle w:val="afa"/>
        <w:numPr>
          <w:ilvl w:val="0"/>
          <w:numId w:val="6"/>
        </w:numPr>
        <w:ind w:firstLineChars="0"/>
      </w:pPr>
      <w:bookmarkStart w:id="1458" w:name="_Ref212644372"/>
      <w:r w:rsidRPr="00FE41DE">
        <w:t>A. Al-Hourani, S. Kandeepan and S. Lardner, "Optimal LAP Altitude for Maximum Coverage," in IEEE Wireless Communications Letters, vol. 3, no. 6, pp. 569-572, Dec. 2014</w:t>
      </w:r>
      <w:r>
        <w:t>.</w:t>
      </w:r>
      <w:bookmarkEnd w:id="1458"/>
    </w:p>
    <w:sectPr w:rsidR="00FE41DE" w:rsidRPr="005D7EBE" w:rsidSect="005D76E7">
      <w:headerReference w:type="even" r:id="rId28"/>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5-10-25T11:33:00Z" w:initials="LD">
    <w:p w14:paraId="5249A44B" w14:textId="77777777" w:rsidR="00747B55" w:rsidRDefault="00747B55">
      <w:pPr>
        <w:pStyle w:val="ad"/>
      </w:pPr>
      <w:r>
        <w:rPr>
          <w:rStyle w:val="ac"/>
        </w:rPr>
        <w:annotationRef/>
      </w:r>
      <w:r>
        <w:rPr>
          <w:rFonts w:hint="eastAsia"/>
        </w:rPr>
        <w:t>分簇的特征不够新颖，创新点挖掘还不够</w:t>
      </w:r>
    </w:p>
    <w:p w14:paraId="46886930" w14:textId="5C511A77" w:rsidR="008835AF" w:rsidRDefault="008835AF">
      <w:pPr>
        <w:pStyle w:val="ad"/>
      </w:pPr>
      <w:r>
        <w:rPr>
          <w:rFonts w:hint="eastAsia"/>
        </w:rPr>
        <w:t>分层？</w:t>
      </w:r>
    </w:p>
  </w:comment>
  <w:comment w:id="2" w:author="运璐 何" w:date="2025-10-27T15:38:00Z" w:initials="运璐">
    <w:p w14:paraId="32DDED36" w14:textId="2A74E571" w:rsidR="002742F8" w:rsidRDefault="002742F8">
      <w:pPr>
        <w:pStyle w:val="ad"/>
      </w:pPr>
      <w:r>
        <w:rPr>
          <w:rStyle w:val="ac"/>
        </w:rPr>
        <w:annotationRef/>
      </w:r>
      <w:r>
        <w:rPr>
          <w:rFonts w:hint="eastAsia"/>
        </w:rPr>
        <w:t>修改为</w:t>
      </w:r>
      <w:r>
        <w:rPr>
          <w:rFonts w:hint="eastAsia"/>
        </w:rPr>
        <w:t xml:space="preserve"> </w:t>
      </w:r>
      <w:r>
        <w:rPr>
          <w:rFonts w:hint="eastAsia"/>
        </w:rPr>
        <w:t>融合分层分簇协同机制</w:t>
      </w:r>
      <w:r>
        <w:rPr>
          <w:rFonts w:hint="eastAsia"/>
        </w:rPr>
        <w:t xml:space="preserve"> </w:t>
      </w:r>
      <w:r w:rsidR="003455BF">
        <w:rPr>
          <w:rFonts w:hint="eastAsia"/>
        </w:rPr>
        <w:t>后续描述创新点</w:t>
      </w:r>
    </w:p>
  </w:comment>
  <w:comment w:id="4" w:author="Lianghui Ding" w:date="2025-10-25T11:41:00Z" w:initials="LD">
    <w:p w14:paraId="15196A81" w14:textId="5BA7A73D" w:rsidR="004F179D" w:rsidRDefault="004F179D">
      <w:pPr>
        <w:pStyle w:val="ad"/>
      </w:pPr>
      <w:r>
        <w:rPr>
          <w:rStyle w:val="ac"/>
        </w:rPr>
        <w:annotationRef/>
      </w:r>
      <w:r>
        <w:rPr>
          <w:rFonts w:hint="eastAsia"/>
        </w:rPr>
        <w:t>这两个描述，比较难理解主要的动机是什么</w:t>
      </w:r>
    </w:p>
  </w:comment>
  <w:comment w:id="5" w:author="运璐 何" w:date="2025-10-27T15:45:00Z" w:initials="运璐">
    <w:p w14:paraId="2D1A5097" w14:textId="497B60C6" w:rsidR="002742F8" w:rsidRDefault="002742F8">
      <w:pPr>
        <w:pStyle w:val="ad"/>
      </w:pPr>
      <w:r>
        <w:rPr>
          <w:rStyle w:val="ac"/>
        </w:rPr>
        <w:annotationRef/>
      </w:r>
      <w:r>
        <w:rPr>
          <w:rFonts w:hint="eastAsia"/>
        </w:rPr>
        <w:t>从机制层面分别描述了三个</w:t>
      </w:r>
      <w:r w:rsidR="00EB3746">
        <w:rPr>
          <w:rFonts w:hint="eastAsia"/>
        </w:rPr>
        <w:t>对应机制或创新点</w:t>
      </w:r>
      <w:r>
        <w:rPr>
          <w:rFonts w:hint="eastAsia"/>
        </w:rPr>
        <w:t>对应的动机：</w:t>
      </w:r>
      <w:r>
        <w:br/>
      </w:r>
      <w:r>
        <w:rPr>
          <w:rFonts w:hint="eastAsia"/>
        </w:rPr>
        <w:t>分层分簇</w:t>
      </w:r>
      <w:r>
        <w:t>:</w:t>
      </w:r>
      <w:r>
        <w:rPr>
          <w:rFonts w:hint="eastAsia"/>
        </w:rPr>
        <w:t>解决可扩展性问题</w:t>
      </w:r>
      <w:r w:rsidR="00EB3746">
        <w:br/>
      </w:r>
      <w:r w:rsidR="00EB3746">
        <w:rPr>
          <w:rFonts w:hint="eastAsia"/>
        </w:rPr>
        <w:t>全局距离约束机制：簇间通信保持</w:t>
      </w:r>
      <w:r w:rsidR="00EB3746">
        <w:br/>
      </w:r>
      <w:r w:rsidR="00EB3746">
        <w:rPr>
          <w:rFonts w:hint="eastAsia"/>
        </w:rPr>
        <w:t>局部</w:t>
      </w:r>
      <w:r w:rsidR="00EB3746">
        <w:rPr>
          <w:rFonts w:hint="eastAsia"/>
        </w:rPr>
        <w:t>M</w:t>
      </w:r>
      <w:r w:rsidR="00EB3746">
        <w:t>ST</w:t>
      </w:r>
      <w:r w:rsidR="00EB3746">
        <w:rPr>
          <w:rFonts w:hint="eastAsia"/>
        </w:rPr>
        <w:t>引力机制：集群通信保持</w:t>
      </w:r>
    </w:p>
  </w:comment>
  <w:comment w:id="36" w:author="Lianghui Ding" w:date="2025-10-25T11:46:00Z" w:initials="LD">
    <w:p w14:paraId="53C459B3" w14:textId="5A036B67" w:rsidR="00ED51A4" w:rsidRDefault="00ED51A4">
      <w:pPr>
        <w:pStyle w:val="ad"/>
      </w:pPr>
      <w:r>
        <w:rPr>
          <w:rStyle w:val="ac"/>
        </w:rPr>
        <w:annotationRef/>
      </w:r>
      <w:r>
        <w:rPr>
          <w:rFonts w:hint="eastAsia"/>
        </w:rPr>
        <w:t>这个还是需求，解决不了才是难题。比如这个问题</w:t>
      </w:r>
      <w:r>
        <w:rPr>
          <w:rFonts w:hint="eastAsia"/>
        </w:rPr>
        <w:t>NP</w:t>
      </w:r>
      <w:r>
        <w:t xml:space="preserve"> </w:t>
      </w:r>
      <w:r>
        <w:rPr>
          <w:rFonts w:hint="eastAsia"/>
        </w:rPr>
        <w:t>Hard</w:t>
      </w:r>
      <w:r>
        <w:rPr>
          <w:rFonts w:hint="eastAsia"/>
        </w:rPr>
        <w:t>，所以很难。现在这个表述不够。</w:t>
      </w:r>
    </w:p>
  </w:comment>
  <w:comment w:id="37" w:author="运璐 何" w:date="2025-10-27T16:06:00Z" w:initials="运璐">
    <w:p w14:paraId="1BB28D3F" w14:textId="2FB601EE" w:rsidR="00EB5B87" w:rsidRDefault="00EB5B87">
      <w:pPr>
        <w:pStyle w:val="ad"/>
      </w:pPr>
      <w:r>
        <w:rPr>
          <w:rStyle w:val="ac"/>
        </w:rPr>
        <w:annotationRef/>
      </w:r>
      <w:r>
        <w:rPr>
          <w:rFonts w:hint="eastAsia"/>
        </w:rPr>
        <w:t>修改表述为：大规模路径规划与复杂信道场景下通信保持</w:t>
      </w:r>
      <w:r>
        <w:rPr>
          <w:rFonts w:hint="eastAsia"/>
        </w:rPr>
        <w:t xml:space="preserve"> </w:t>
      </w:r>
      <w:r>
        <w:rPr>
          <w:rFonts w:hint="eastAsia"/>
        </w:rPr>
        <w:t>两者耦合导致协同求解复杂度高。</w:t>
      </w:r>
    </w:p>
  </w:comment>
  <w:comment w:id="51" w:author="Lianghui Ding" w:date="2025-10-25T09:06:00Z" w:initials="LD">
    <w:p w14:paraId="2D843B6D" w14:textId="672F9AED" w:rsidR="00B04056" w:rsidRDefault="00B04056">
      <w:pPr>
        <w:pStyle w:val="ad"/>
      </w:pPr>
      <w:r>
        <w:rPr>
          <w:rStyle w:val="ac"/>
        </w:rPr>
        <w:annotationRef/>
      </w:r>
      <w:r>
        <w:rPr>
          <w:rFonts w:hint="eastAsia"/>
        </w:rPr>
        <w:t>技术路线太多了，要再增加一种分类，在第一节不需要说的这么细，主要是分析主流技术路线及存在问题</w:t>
      </w:r>
    </w:p>
  </w:comment>
  <w:comment w:id="52" w:author="运璐 何" w:date="2025-10-27T20:12:00Z" w:initials="运璐">
    <w:p w14:paraId="5659D64F" w14:textId="661E5ED0" w:rsidR="00530D60" w:rsidRDefault="00530D60">
      <w:pPr>
        <w:pStyle w:val="ad"/>
      </w:pPr>
      <w:r>
        <w:rPr>
          <w:rStyle w:val="ac"/>
        </w:rPr>
        <w:annotationRef/>
      </w:r>
      <w:r w:rsidR="00BE3947">
        <w:rPr>
          <w:rFonts w:hint="eastAsia"/>
        </w:rPr>
        <w:t>增加分类，从目标上分为两个方面</w:t>
      </w:r>
    </w:p>
    <w:p w14:paraId="5C5462B6" w14:textId="77777777" w:rsidR="00BE3947" w:rsidRDefault="00BE3947">
      <w:pPr>
        <w:pStyle w:val="ad"/>
      </w:pPr>
      <w:r>
        <w:rPr>
          <w:rFonts w:hint="eastAsia"/>
        </w:rPr>
        <w:t>1</w:t>
      </w:r>
      <w:r>
        <w:t>.</w:t>
      </w:r>
      <w:r>
        <w:rPr>
          <w:rFonts w:hint="eastAsia"/>
        </w:rPr>
        <w:t>路径规划</w:t>
      </w:r>
      <w:r>
        <w:rPr>
          <w:rFonts w:hint="eastAsia"/>
        </w:rPr>
        <w:t xml:space="preserve"> </w:t>
      </w:r>
      <w:r>
        <w:t>2</w:t>
      </w:r>
      <w:r>
        <w:rPr>
          <w:rFonts w:hint="eastAsia"/>
        </w:rPr>
        <w:t>：兼顾考虑路径规划和通信保</w:t>
      </w:r>
    </w:p>
    <w:p w14:paraId="7CF99C2F" w14:textId="7AF0F2C6" w:rsidR="00BE3947" w:rsidRDefault="00BE3947">
      <w:pPr>
        <w:pStyle w:val="ad"/>
      </w:pPr>
      <w:r>
        <w:rPr>
          <w:rFonts w:hint="eastAsia"/>
        </w:rPr>
        <w:t>从实现方法上分为三类：</w:t>
      </w:r>
      <w:r>
        <w:br/>
        <w:t>1.</w:t>
      </w:r>
      <w:r>
        <w:rPr>
          <w:rFonts w:hint="eastAsia"/>
        </w:rPr>
        <w:t>冲突搜索</w:t>
      </w:r>
      <w:r>
        <w:rPr>
          <w:rFonts w:hint="eastAsia"/>
        </w:rPr>
        <w:t>2</w:t>
      </w:r>
      <w:r>
        <w:t>.</w:t>
      </w:r>
      <w:r>
        <w:rPr>
          <w:rFonts w:hint="eastAsia"/>
        </w:rPr>
        <w:t>启发式和强化学习</w:t>
      </w:r>
      <w:r>
        <w:rPr>
          <w:rFonts w:hint="eastAsia"/>
        </w:rPr>
        <w:t>3</w:t>
      </w:r>
      <w:r>
        <w:t>.</w:t>
      </w:r>
      <w:r>
        <w:rPr>
          <w:rFonts w:hint="eastAsia"/>
        </w:rPr>
        <w:t>人工势场及其改进。</w:t>
      </w:r>
    </w:p>
  </w:comment>
  <w:comment w:id="53" w:author="Lianghui Ding" w:date="2025-10-25T12:48:00Z" w:initials="LD">
    <w:p w14:paraId="281ED1A4" w14:textId="4DC9B724" w:rsidR="00D24BF5" w:rsidRDefault="00D24BF5">
      <w:pPr>
        <w:pStyle w:val="ad"/>
      </w:pPr>
      <w:r>
        <w:rPr>
          <w:rStyle w:val="ac"/>
        </w:rPr>
        <w:annotationRef/>
      </w:r>
      <w:r>
        <w:rPr>
          <w:rFonts w:hint="eastAsia"/>
        </w:rPr>
        <w:t>从这个字面意思来看，这是两种方法已经在一起了</w:t>
      </w:r>
    </w:p>
  </w:comment>
  <w:comment w:id="54" w:author="运璐 何" w:date="2025-10-27T20:13:00Z" w:initials="运璐">
    <w:p w14:paraId="33AE0968" w14:textId="10E30847" w:rsidR="00530D60" w:rsidRDefault="00530D60">
      <w:pPr>
        <w:pStyle w:val="ad"/>
      </w:pPr>
      <w:r>
        <w:rPr>
          <w:rStyle w:val="ac"/>
        </w:rPr>
        <w:annotationRef/>
      </w:r>
    </w:p>
  </w:comment>
  <w:comment w:id="62" w:author="Lianghui Ding" w:date="2025-10-25T12:48:00Z" w:initials="LD">
    <w:p w14:paraId="4E83B74B" w14:textId="3D644589" w:rsidR="00D24BF5" w:rsidRDefault="00D24BF5">
      <w:pPr>
        <w:pStyle w:val="ad"/>
      </w:pPr>
      <w:r>
        <w:rPr>
          <w:rStyle w:val="ac"/>
        </w:rPr>
        <w:annotationRef/>
      </w:r>
      <w:r>
        <w:rPr>
          <w:rFonts w:hint="eastAsia"/>
        </w:rPr>
        <w:t>看起来这里又没有考虑通信保持</w:t>
      </w:r>
    </w:p>
  </w:comment>
  <w:comment w:id="63" w:author="运璐 何" w:date="2025-10-28T11:08:00Z" w:initials="运璐">
    <w:p w14:paraId="576DC9CE" w14:textId="1923EA04" w:rsidR="00EC4D33" w:rsidRDefault="00EC4D33">
      <w:pPr>
        <w:pStyle w:val="ad"/>
      </w:pPr>
      <w:r>
        <w:rPr>
          <w:rStyle w:val="ac"/>
        </w:rPr>
        <w:annotationRef/>
      </w:r>
      <w:r>
        <w:rPr>
          <w:rFonts w:hint="eastAsia"/>
        </w:rPr>
        <w:t>此类算法</w:t>
      </w:r>
      <w:r w:rsidR="00BE3947">
        <w:rPr>
          <w:rFonts w:hint="eastAsia"/>
        </w:rPr>
        <w:t>属于第一类，只关注多无人机路径规划问题。</w:t>
      </w:r>
    </w:p>
  </w:comment>
  <w:comment w:id="65" w:author="Lianghui Ding" w:date="2025-10-25T12:49:00Z" w:initials="LD">
    <w:p w14:paraId="45FB21DC" w14:textId="2106C714" w:rsidR="009D09DB" w:rsidRDefault="009D09DB">
      <w:pPr>
        <w:pStyle w:val="ad"/>
      </w:pPr>
      <w:r>
        <w:rPr>
          <w:rStyle w:val="ac"/>
        </w:rPr>
        <w:annotationRef/>
      </w:r>
      <w:r>
        <w:rPr>
          <w:rFonts w:hint="eastAsia"/>
        </w:rPr>
        <w:t>完全分布式应该是发展的目标</w:t>
      </w:r>
    </w:p>
  </w:comment>
  <w:comment w:id="66" w:author="运璐 何" w:date="2025-10-28T11:42:00Z" w:initials="运璐">
    <w:p w14:paraId="4985ED18" w14:textId="58522049" w:rsidR="00234E69" w:rsidRDefault="00234E69">
      <w:pPr>
        <w:pStyle w:val="ad"/>
      </w:pPr>
      <w:r>
        <w:rPr>
          <w:rStyle w:val="ac"/>
        </w:rPr>
        <w:annotationRef/>
      </w:r>
      <w:r>
        <w:rPr>
          <w:rFonts w:hint="eastAsia"/>
        </w:rPr>
        <w:t>修改分类：人工势场法单独分析并修改表达在第二类算法中表述</w:t>
      </w:r>
    </w:p>
  </w:comment>
  <w:comment w:id="69" w:author="Lianghui Ding" w:date="2025-10-25T12:49:00Z" w:initials="LD">
    <w:p w14:paraId="720C9997" w14:textId="66FCCFF2" w:rsidR="001137D4" w:rsidRDefault="001137D4">
      <w:pPr>
        <w:pStyle w:val="ad"/>
      </w:pPr>
      <w:r>
        <w:rPr>
          <w:rStyle w:val="ac"/>
        </w:rPr>
        <w:annotationRef/>
      </w:r>
      <w:r>
        <w:rPr>
          <w:rFonts w:hint="eastAsia"/>
        </w:rPr>
        <w:t>这里又跳到计算效率的目标了</w:t>
      </w:r>
    </w:p>
  </w:comment>
  <w:comment w:id="70" w:author="运璐 何" w:date="2025-10-28T11:42:00Z" w:initials="运璐">
    <w:p w14:paraId="59D2F1CB" w14:textId="6B983BAF" w:rsidR="00234E69" w:rsidRDefault="00234E69">
      <w:pPr>
        <w:pStyle w:val="ad"/>
      </w:pPr>
      <w:r>
        <w:rPr>
          <w:rStyle w:val="ac"/>
        </w:rPr>
        <w:annotationRef/>
      </w:r>
      <w:r>
        <w:rPr>
          <w:rFonts w:hint="eastAsia"/>
        </w:rPr>
        <w:t>修改表达</w:t>
      </w:r>
      <w:r w:rsidR="0096204E">
        <w:rPr>
          <w:rFonts w:hint="eastAsia"/>
        </w:rPr>
        <w:t>，计算效率改为搜索效果</w:t>
      </w:r>
    </w:p>
  </w:comment>
  <w:comment w:id="71" w:author="Lianghui Ding" w:date="2025-10-25T12:50:00Z" w:initials="LD">
    <w:p w14:paraId="79FEB9DA" w14:textId="46A26159" w:rsidR="008074C8" w:rsidRDefault="008074C8">
      <w:pPr>
        <w:pStyle w:val="ad"/>
      </w:pPr>
      <w:r>
        <w:rPr>
          <w:rStyle w:val="ac"/>
        </w:rPr>
        <w:annotationRef/>
      </w:r>
      <w:r>
        <w:rPr>
          <w:rFonts w:hint="eastAsia"/>
        </w:rPr>
        <w:t>看起来这个能解决问题？</w:t>
      </w:r>
    </w:p>
  </w:comment>
  <w:comment w:id="72" w:author="运璐 何" w:date="2025-10-28T11:42:00Z" w:initials="运璐">
    <w:p w14:paraId="04510E26" w14:textId="79054271" w:rsidR="00234E69" w:rsidRDefault="00234E69">
      <w:pPr>
        <w:pStyle w:val="ad"/>
      </w:pPr>
      <w:r>
        <w:rPr>
          <w:rStyle w:val="ac"/>
        </w:rPr>
        <w:annotationRef/>
      </w:r>
      <w:r>
        <w:rPr>
          <w:rFonts w:hint="eastAsia"/>
        </w:rPr>
        <w:t>启发式算法在大规模无人机下收敛依旧困难，修改表达</w:t>
      </w:r>
    </w:p>
  </w:comment>
  <w:comment w:id="75" w:author="Lianghui Ding" w:date="2025-10-25T12:53:00Z" w:initials="LD">
    <w:p w14:paraId="53866F49" w14:textId="25E95AE7" w:rsidR="00AD0260" w:rsidRDefault="00AD0260">
      <w:pPr>
        <w:pStyle w:val="ad"/>
      </w:pPr>
      <w:r>
        <w:rPr>
          <w:rStyle w:val="ac"/>
        </w:rPr>
        <w:annotationRef/>
      </w:r>
      <w:r>
        <w:rPr>
          <w:rFonts w:hint="eastAsia"/>
        </w:rPr>
        <w:t>对于研究现状的分析要有逻辑，想清楚要表达啥意思</w:t>
      </w:r>
    </w:p>
  </w:comment>
  <w:comment w:id="131" w:author="Lianghui Ding" w:date="2025-10-25T09:07:00Z" w:initials="LD">
    <w:p w14:paraId="6E586BE4" w14:textId="0B661C16" w:rsidR="00277338" w:rsidRDefault="00277338">
      <w:pPr>
        <w:pStyle w:val="ad"/>
      </w:pPr>
      <w:r>
        <w:rPr>
          <w:rStyle w:val="ac"/>
        </w:rPr>
        <w:annotationRef/>
      </w:r>
      <w:r>
        <w:rPr>
          <w:rFonts w:hint="eastAsia"/>
        </w:rPr>
        <w:t>能直接拓展吗？如果不行的话，关键问题是什么？</w:t>
      </w:r>
    </w:p>
  </w:comment>
  <w:comment w:id="132" w:author="运璐 何" w:date="2025-10-28T11:45:00Z" w:initials="运璐">
    <w:p w14:paraId="3EBDB10D" w14:textId="4481E27E" w:rsidR="00234E69" w:rsidRDefault="00234E69">
      <w:pPr>
        <w:pStyle w:val="ad"/>
      </w:pPr>
      <w:r>
        <w:rPr>
          <w:rStyle w:val="ac"/>
        </w:rPr>
        <w:annotationRef/>
      </w:r>
      <w:r w:rsidR="00B63EE4">
        <w:rPr>
          <w:rFonts w:hint="eastAsia"/>
        </w:rPr>
        <w:t>关键问题在于整体集群势场的相互叠加导致震荡和死锁的发生，从而引出分层分簇规划的机制。</w:t>
      </w:r>
    </w:p>
  </w:comment>
  <w:comment w:id="134" w:author="Lianghui Ding" w:date="2025-10-25T12:53:00Z" w:initials="LD">
    <w:p w14:paraId="44AA031E" w14:textId="33DC6482" w:rsidR="0006671B" w:rsidRDefault="0006671B">
      <w:pPr>
        <w:pStyle w:val="ad"/>
      </w:pPr>
      <w:r>
        <w:rPr>
          <w:rStyle w:val="ac"/>
        </w:rPr>
        <w:annotationRef/>
      </w:r>
      <w:r>
        <w:rPr>
          <w:rFonts w:hint="eastAsia"/>
        </w:rPr>
        <w:t>震荡与死锁的原因是什么？需要解释一下。</w:t>
      </w:r>
    </w:p>
  </w:comment>
  <w:comment w:id="135" w:author="运璐 何" w:date="2025-10-28T11:46:00Z" w:initials="运璐">
    <w:p w14:paraId="0A31C287" w14:textId="63FCF5DB" w:rsidR="00234E69" w:rsidRDefault="00234E69">
      <w:pPr>
        <w:pStyle w:val="ad"/>
      </w:pPr>
      <w:r>
        <w:rPr>
          <w:rStyle w:val="ac"/>
        </w:rPr>
        <w:annotationRef/>
      </w:r>
      <w:r w:rsidR="00B63EE4">
        <w:rPr>
          <w:rFonts w:hint="eastAsia"/>
        </w:rPr>
        <w:t>在于单一集群下密集的无人机之间的势场相互叠加效应</w:t>
      </w:r>
    </w:p>
  </w:comment>
  <w:comment w:id="140" w:author="Lianghui Ding" w:date="2025-10-25T09:08:00Z" w:initials="LD">
    <w:p w14:paraId="6F8A2861" w14:textId="16BC0FDD" w:rsidR="003C4994" w:rsidRDefault="003C4994">
      <w:pPr>
        <w:pStyle w:val="ad"/>
      </w:pPr>
      <w:r>
        <w:rPr>
          <w:rStyle w:val="ac"/>
        </w:rPr>
        <w:annotationRef/>
      </w:r>
      <w:r>
        <w:rPr>
          <w:rFonts w:hint="eastAsia"/>
        </w:rPr>
        <w:t>不足应该接着研究现状后面说</w:t>
      </w:r>
    </w:p>
  </w:comment>
  <w:comment w:id="141" w:author="运璐 何" w:date="2025-10-28T15:51:00Z" w:initials="运璐">
    <w:p w14:paraId="714DE700" w14:textId="043AA1E3" w:rsidR="0085418D" w:rsidRDefault="0085418D">
      <w:pPr>
        <w:pStyle w:val="ad"/>
      </w:pPr>
      <w:r>
        <w:rPr>
          <w:rStyle w:val="ac"/>
        </w:rPr>
        <w:annotationRef/>
      </w:r>
      <w:r>
        <w:rPr>
          <w:rFonts w:hint="eastAsia"/>
        </w:rPr>
        <w:t>已修改</w:t>
      </w:r>
    </w:p>
  </w:comment>
  <w:comment w:id="145" w:author="Lianghui Ding" w:date="2025-10-25T09:09:00Z" w:initials="LD">
    <w:p w14:paraId="34961E2B" w14:textId="2272AF4E" w:rsidR="0002468C" w:rsidRDefault="0002468C">
      <w:pPr>
        <w:pStyle w:val="ad"/>
      </w:pPr>
      <w:r>
        <w:rPr>
          <w:rStyle w:val="ac"/>
        </w:rPr>
        <w:annotationRef/>
      </w:r>
      <w:r>
        <w:rPr>
          <w:rFonts w:hint="eastAsia"/>
        </w:rPr>
        <w:t>只要有了，这个就不能算创新了。</w:t>
      </w:r>
      <w:r w:rsidR="003C4C53">
        <w:rPr>
          <w:rFonts w:hint="eastAsia"/>
        </w:rPr>
        <w:t>只是在现有研究框架下提出的新方法。</w:t>
      </w:r>
    </w:p>
  </w:comment>
  <w:comment w:id="146" w:author="运璐 何" w:date="2025-10-28T15:51:00Z" w:initials="运璐">
    <w:p w14:paraId="453064A0" w14:textId="5690297A" w:rsidR="0085418D" w:rsidRDefault="0085418D">
      <w:pPr>
        <w:pStyle w:val="ad"/>
      </w:pPr>
      <w:r>
        <w:rPr>
          <w:rStyle w:val="ac"/>
        </w:rPr>
        <w:annotationRef/>
      </w:r>
      <w:r>
        <w:rPr>
          <w:rFonts w:hint="eastAsia"/>
        </w:rPr>
        <w:t>删除该方面的不足</w:t>
      </w:r>
      <w:r w:rsidR="00830D64">
        <w:br/>
      </w:r>
      <w:r w:rsidR="00830D64">
        <w:rPr>
          <w:rFonts w:hint="eastAsia"/>
        </w:rPr>
        <w:t>针对两类算法：</w:t>
      </w:r>
      <w:r w:rsidR="00830D64">
        <w:br/>
      </w:r>
      <w:r w:rsidR="00830D64">
        <w:rPr>
          <w:rFonts w:hint="eastAsia"/>
        </w:rPr>
        <w:t>启发式和强化学习：大规模时搜索效率低，优化通信保持的效果有限。</w:t>
      </w:r>
    </w:p>
    <w:p w14:paraId="2B37CFCE" w14:textId="69C543FF" w:rsidR="00830D64" w:rsidRDefault="00830D64">
      <w:pPr>
        <w:pStyle w:val="ad"/>
      </w:pPr>
      <w:r>
        <w:rPr>
          <w:rFonts w:hint="eastAsia"/>
        </w:rPr>
        <w:t>现有改进人工势场法：大规模时规划效率下降，路径变长甚至无法完成。</w:t>
      </w:r>
    </w:p>
  </w:comment>
  <w:comment w:id="175" w:author="Lianghui Ding" w:date="2025-10-25T09:11:00Z" w:initials="LD">
    <w:p w14:paraId="6E2AE54D" w14:textId="4D65C3E4" w:rsidR="000E4327" w:rsidRDefault="000E4327">
      <w:pPr>
        <w:pStyle w:val="ad"/>
      </w:pPr>
      <w:r>
        <w:rPr>
          <w:rStyle w:val="ac"/>
        </w:rPr>
        <w:annotationRef/>
      </w:r>
      <w:r>
        <w:rPr>
          <w:rFonts w:hint="eastAsia"/>
        </w:rPr>
        <w:t>对于解决现有方法问题方面，阐述的不足，难以看出对比现有方法的特色。</w:t>
      </w:r>
    </w:p>
  </w:comment>
  <w:comment w:id="176" w:author="运璐 何" w:date="2025-10-28T16:27:00Z" w:initials="运璐">
    <w:p w14:paraId="6D99455A" w14:textId="74235C45" w:rsidR="00681669" w:rsidRDefault="00681669">
      <w:pPr>
        <w:pStyle w:val="ad"/>
      </w:pPr>
      <w:r>
        <w:rPr>
          <w:rStyle w:val="ac"/>
        </w:rPr>
        <w:annotationRef/>
      </w:r>
      <w:r>
        <w:rPr>
          <w:rFonts w:hint="eastAsia"/>
        </w:rPr>
        <w:t>修改创新点表述为两点：</w:t>
      </w:r>
    </w:p>
    <w:p w14:paraId="1B852DFA" w14:textId="40F2F34B" w:rsidR="00681669" w:rsidRDefault="00681669">
      <w:pPr>
        <w:pStyle w:val="ad"/>
      </w:pPr>
      <w:r>
        <w:rPr>
          <w:rFonts w:hint="eastAsia"/>
        </w:rPr>
        <w:t>①分簇分层机制保障大规模下的扩展性</w:t>
      </w:r>
      <w:r w:rsidR="003429B3">
        <w:t>----</w:t>
      </w:r>
      <w:r>
        <w:rPr>
          <w:rFonts w:hint="eastAsia"/>
        </w:rPr>
        <w:t>解决</w:t>
      </w:r>
      <w:r w:rsidR="003429B3">
        <w:rPr>
          <w:rFonts w:hint="eastAsia"/>
        </w:rPr>
        <w:t>现有改进</w:t>
      </w:r>
      <w:r w:rsidR="003429B3">
        <w:rPr>
          <w:rFonts w:hint="eastAsia"/>
        </w:rPr>
        <w:t>apf</w:t>
      </w:r>
      <w:r w:rsidR="003429B3">
        <w:rPr>
          <w:rFonts w:hint="eastAsia"/>
        </w:rPr>
        <w:t>的</w:t>
      </w:r>
      <w:r>
        <w:rPr>
          <w:rFonts w:hint="eastAsia"/>
        </w:rPr>
        <w:t>震荡和死锁的扩展性问题</w:t>
      </w:r>
    </w:p>
    <w:p w14:paraId="799FAC26" w14:textId="754056CE" w:rsidR="00681669" w:rsidRDefault="00681669">
      <w:pPr>
        <w:pStyle w:val="ad"/>
      </w:pPr>
      <w:r>
        <w:rPr>
          <w:rFonts w:hint="eastAsia"/>
        </w:rPr>
        <w:t>②分层协同机制保障通信保持效果</w:t>
      </w:r>
      <w:r w:rsidR="003429B3">
        <w:t>----------</w:t>
      </w:r>
      <w:r>
        <w:rPr>
          <w:rFonts w:hint="eastAsia"/>
        </w:rPr>
        <w:t>解决</w:t>
      </w:r>
      <w:r w:rsidR="003429B3">
        <w:rPr>
          <w:rFonts w:hint="eastAsia"/>
        </w:rPr>
        <w:t>启发式算法</w:t>
      </w:r>
      <w:r>
        <w:rPr>
          <w:rFonts w:hint="eastAsia"/>
        </w:rPr>
        <w:t>通信保持效果有效性的问题</w:t>
      </w:r>
      <w:r w:rsidR="003429B3">
        <w:br/>
      </w:r>
    </w:p>
  </w:comment>
  <w:comment w:id="196" w:author="Lianghui Ding" w:date="2025-10-12T16:02:00Z" w:initials="LD">
    <w:p w14:paraId="02A2619D" w14:textId="4D05C94E" w:rsidR="00457565" w:rsidRDefault="00457565">
      <w:pPr>
        <w:pStyle w:val="ad"/>
      </w:pPr>
      <w:r>
        <w:rPr>
          <w:rStyle w:val="ac"/>
        </w:rPr>
        <w:annotationRef/>
      </w:r>
      <w:r>
        <w:rPr>
          <w:rFonts w:hint="eastAsia"/>
        </w:rPr>
        <w:t>分两个小节阐述，分别是场景模型和通信模型</w:t>
      </w:r>
    </w:p>
  </w:comment>
  <w:comment w:id="197" w:author="运璐 何" w:date="2025-10-12T16:45:00Z" w:initials="运璐">
    <w:p w14:paraId="2A8F299F" w14:textId="5C17411D" w:rsidR="009F39B9" w:rsidRDefault="009F39B9">
      <w:pPr>
        <w:pStyle w:val="ad"/>
      </w:pPr>
      <w:r>
        <w:rPr>
          <w:rStyle w:val="ac"/>
        </w:rPr>
        <w:annotationRef/>
      </w:r>
      <w:r w:rsidR="00EC5E0F">
        <w:rPr>
          <w:rFonts w:hint="eastAsia"/>
        </w:rPr>
        <w:t>增加导入部分文字</w:t>
      </w:r>
      <w:r w:rsidR="00000CF1">
        <w:rPr>
          <w:rFonts w:hint="eastAsia"/>
        </w:rPr>
        <w:t>，概括两个小节的内容</w:t>
      </w:r>
      <w:r w:rsidR="00000CF1">
        <w:br/>
      </w:r>
      <w:r w:rsidR="00000CF1">
        <w:rPr>
          <w:rFonts w:hint="eastAsia"/>
        </w:rPr>
        <w:t>系统模型划分分为场景模型和通信模型</w:t>
      </w:r>
    </w:p>
  </w:comment>
  <w:comment w:id="198" w:author="Lianghui Ding" w:date="2025-10-25T13:01:00Z" w:initials="LD">
    <w:p w14:paraId="48ACC71E" w14:textId="447479D9" w:rsidR="0004023F" w:rsidRDefault="0004023F">
      <w:pPr>
        <w:pStyle w:val="ad"/>
      </w:pPr>
      <w:r>
        <w:rPr>
          <w:rStyle w:val="ac"/>
        </w:rPr>
        <w:annotationRef/>
      </w:r>
      <w:r>
        <w:rPr>
          <w:rFonts w:hint="eastAsia"/>
        </w:rPr>
        <w:t>场景描述的系统性、逻辑性和科学性还要提升</w:t>
      </w:r>
    </w:p>
  </w:comment>
  <w:comment w:id="201" w:author="Lianghui Ding" w:date="2025-10-25T13:00:00Z" w:initials="LD">
    <w:p w14:paraId="7EB315DF" w14:textId="15A58BC3" w:rsidR="00640479" w:rsidRDefault="00640479">
      <w:pPr>
        <w:pStyle w:val="ad"/>
      </w:pPr>
      <w:r>
        <w:rPr>
          <w:rStyle w:val="ac"/>
        </w:rPr>
        <w:annotationRef/>
      </w:r>
      <w:r>
        <w:rPr>
          <w:rFonts w:hint="eastAsia"/>
        </w:rPr>
        <w:t>这是受什么物理约束定义的？</w:t>
      </w:r>
    </w:p>
  </w:comment>
  <w:comment w:id="202" w:author="运璐 何" w:date="2025-10-28T18:58:00Z" w:initials="运璐">
    <w:p w14:paraId="6ECA0D80" w14:textId="38EAADEB" w:rsidR="00FA3850" w:rsidRDefault="00FA3850">
      <w:pPr>
        <w:pStyle w:val="ad"/>
      </w:pPr>
      <w:r>
        <w:rPr>
          <w:rStyle w:val="ac"/>
        </w:rPr>
        <w:annotationRef/>
      </w:r>
      <w:r>
        <w:rPr>
          <w:rFonts w:hint="eastAsia"/>
        </w:rPr>
        <w:t>修改为</w:t>
      </w:r>
      <w:r w:rsidR="0050512B">
        <w:rPr>
          <w:rFonts w:hint="eastAsia"/>
        </w:rPr>
        <w:t>最大线</w:t>
      </w:r>
      <w:r>
        <w:rPr>
          <w:rFonts w:hint="eastAsia"/>
        </w:rPr>
        <w:t>速度约束</w:t>
      </w:r>
    </w:p>
  </w:comment>
  <w:comment w:id="218" w:author="Lianghui Ding" w:date="2025-10-25T13:00:00Z" w:initials="LD">
    <w:p w14:paraId="49DA6BC8" w14:textId="6F40CF67" w:rsidR="00A8361A" w:rsidRDefault="00A8361A">
      <w:pPr>
        <w:pStyle w:val="ad"/>
      </w:pPr>
      <w:r>
        <w:rPr>
          <w:rStyle w:val="ac"/>
        </w:rPr>
        <w:annotationRef/>
      </w:r>
      <w:r>
        <w:rPr>
          <w:rFonts w:hint="eastAsia"/>
        </w:rPr>
        <w:t>这个应该是优化模型，不是初始的要求</w:t>
      </w:r>
    </w:p>
  </w:comment>
  <w:comment w:id="219" w:author="运璐 何" w:date="2025-10-28T19:06:00Z" w:initials="运璐">
    <w:p w14:paraId="59C9E698" w14:textId="400C64AD" w:rsidR="0050512B" w:rsidRDefault="0050512B">
      <w:pPr>
        <w:pStyle w:val="ad"/>
      </w:pPr>
      <w:r>
        <w:rPr>
          <w:rStyle w:val="ac"/>
        </w:rPr>
        <w:annotationRef/>
      </w:r>
      <w:r w:rsidR="00E24483">
        <w:rPr>
          <w:rFonts w:hint="eastAsia"/>
        </w:rPr>
        <w:t>安全距离作为物理约束需要满足，后续没有相关优化模型的表述，作为物理场景约束放在这里比较好</w:t>
      </w:r>
    </w:p>
  </w:comment>
  <w:comment w:id="225" w:author="Lianghui Ding" w:date="2025-10-25T13:02:00Z" w:initials="LD">
    <w:p w14:paraId="736B6C43" w14:textId="4DB56BEF" w:rsidR="00846A33" w:rsidRDefault="00846A33">
      <w:pPr>
        <w:pStyle w:val="ad"/>
      </w:pPr>
      <w:r>
        <w:rPr>
          <w:rStyle w:val="ac"/>
        </w:rPr>
        <w:annotationRef/>
      </w:r>
      <w:r>
        <w:rPr>
          <w:rFonts w:hint="eastAsia"/>
        </w:rPr>
        <w:t>写在这里了，看起来不知道怎么用，观测信息表示了啥？</w:t>
      </w:r>
    </w:p>
  </w:comment>
  <w:comment w:id="226" w:author="运璐 何" w:date="2025-10-28T19:21:00Z" w:initials="运璐">
    <w:p w14:paraId="471351B5" w14:textId="2CAEC58D" w:rsidR="0050512B" w:rsidRDefault="0050512B">
      <w:pPr>
        <w:pStyle w:val="ad"/>
      </w:pPr>
      <w:r>
        <w:rPr>
          <w:rStyle w:val="ac"/>
        </w:rPr>
        <w:annotationRef/>
      </w:r>
      <w:r w:rsidR="00E24483">
        <w:rPr>
          <w:rFonts w:hint="eastAsia"/>
        </w:rPr>
        <w:t>新增描述说明该部分作用：</w:t>
      </w:r>
      <w:r w:rsidR="008F1D72">
        <w:rPr>
          <w:rFonts w:hint="eastAsia"/>
        </w:rPr>
        <w:t>部分可观测的设定</w:t>
      </w:r>
      <w:r w:rsidR="00E24483">
        <w:rPr>
          <w:rFonts w:hint="eastAsia"/>
        </w:rPr>
        <w:t>使场景</w:t>
      </w:r>
      <w:r w:rsidR="008F1D72">
        <w:rPr>
          <w:rFonts w:hint="eastAsia"/>
        </w:rPr>
        <w:t>符合实际作战任务</w:t>
      </w:r>
      <w:r w:rsidR="00E24483">
        <w:rPr>
          <w:rFonts w:hint="eastAsia"/>
        </w:rPr>
        <w:t>需求</w:t>
      </w:r>
      <w:r w:rsidR="008F1D72">
        <w:rPr>
          <w:rFonts w:hint="eastAsia"/>
        </w:rPr>
        <w:t>，所提算法需要具备实时自适应规划的能力。</w:t>
      </w:r>
    </w:p>
  </w:comment>
  <w:comment w:id="236" w:author="Lianghui Ding" w:date="2025-10-25T13:05:00Z" w:initials="LD">
    <w:p w14:paraId="3DF6B22E" w14:textId="0B7C9D43" w:rsidR="001D4618" w:rsidRDefault="001D4618">
      <w:pPr>
        <w:pStyle w:val="ad"/>
      </w:pPr>
      <w:r>
        <w:rPr>
          <w:rStyle w:val="ac"/>
        </w:rPr>
        <w:annotationRef/>
      </w:r>
      <w:r>
        <w:rPr>
          <w:rFonts w:hint="eastAsia"/>
        </w:rPr>
        <w:t>非视距模型不妥当</w:t>
      </w:r>
    </w:p>
  </w:comment>
  <w:comment w:id="237" w:author="运璐 何" w:date="2025-10-28T19:26:00Z" w:initials="运璐">
    <w:p w14:paraId="7FDC1217" w14:textId="712A12C8" w:rsidR="008F1D72" w:rsidRDefault="008F1D72">
      <w:pPr>
        <w:pStyle w:val="ad"/>
      </w:pPr>
      <w:r>
        <w:rPr>
          <w:rStyle w:val="ac"/>
        </w:rPr>
        <w:annotationRef/>
      </w:r>
      <w:r>
        <w:rPr>
          <w:rFonts w:hint="eastAsia"/>
        </w:rPr>
        <w:t>参考论文</w:t>
      </w:r>
      <w:r w:rsidR="00FE41DE">
        <w:rPr>
          <w:rFonts w:hint="eastAsia"/>
        </w:rPr>
        <w:t>1</w:t>
      </w:r>
      <w:r w:rsidR="00FE41DE">
        <w:t>9</w:t>
      </w:r>
      <w:r w:rsidR="00FE41DE">
        <w:rPr>
          <w:rFonts w:hint="eastAsia"/>
        </w:rPr>
        <w:t>：</w:t>
      </w:r>
      <w:r>
        <w:br/>
      </w:r>
      <w:r>
        <w:rPr>
          <w:rFonts w:hint="eastAsia"/>
        </w:rPr>
        <w:t>修改</w:t>
      </w:r>
      <w:r w:rsidR="00FE41DE">
        <w:rPr>
          <w:rFonts w:hint="eastAsia"/>
        </w:rPr>
        <w:t>视距与</w:t>
      </w:r>
      <w:r>
        <w:rPr>
          <w:rFonts w:hint="eastAsia"/>
        </w:rPr>
        <w:t>非视距信道的模型</w:t>
      </w:r>
    </w:p>
  </w:comment>
  <w:comment w:id="242" w:author="Lianghui Ding" w:date="2025-10-25T09:12:00Z" w:initials="LD">
    <w:p w14:paraId="7143B0C9" w14:textId="29CF5A1E" w:rsidR="00CB7C72" w:rsidRDefault="00CB7C72">
      <w:pPr>
        <w:pStyle w:val="ad"/>
      </w:pPr>
      <w:r>
        <w:rPr>
          <w:rStyle w:val="ac"/>
        </w:rPr>
        <w:annotationRef/>
      </w:r>
      <w:r>
        <w:rPr>
          <w:rFonts w:hint="eastAsia"/>
        </w:rPr>
        <w:t>非视距的话，用这个模型不合适啊</w:t>
      </w:r>
    </w:p>
  </w:comment>
  <w:comment w:id="243" w:author="运璐 何" w:date="2025-10-28T19:34:00Z" w:initials="运璐">
    <w:p w14:paraId="44ED6381" w14:textId="2EBC4946" w:rsidR="007579BC" w:rsidRDefault="007579BC">
      <w:pPr>
        <w:pStyle w:val="ad"/>
      </w:pPr>
      <w:r>
        <w:rPr>
          <w:rStyle w:val="ac"/>
        </w:rPr>
        <w:annotationRef/>
      </w:r>
      <w:r w:rsidR="00A36F48">
        <w:rPr>
          <w:rFonts w:hint="eastAsia"/>
        </w:rPr>
        <w:t>参考论文</w:t>
      </w:r>
      <w:r w:rsidR="00A36F48">
        <w:rPr>
          <w:rFonts w:hint="eastAsia"/>
        </w:rPr>
        <w:t>1</w:t>
      </w:r>
      <w:r w:rsidR="00A36F48">
        <w:t>9</w:t>
      </w:r>
      <w:r w:rsidR="00A36F48">
        <w:rPr>
          <w:rFonts w:hint="eastAsia"/>
        </w:rPr>
        <w:t>和</w:t>
      </w:r>
      <w:r w:rsidR="00A36F48">
        <w:rPr>
          <w:rFonts w:hint="eastAsia"/>
        </w:rPr>
        <w:t>2</w:t>
      </w:r>
      <w:r w:rsidR="00A36F48">
        <w:t>0</w:t>
      </w:r>
      <w:r w:rsidR="00A36F48">
        <w:rPr>
          <w:rFonts w:hint="eastAsia"/>
        </w:rPr>
        <w:t>，</w:t>
      </w:r>
      <w:r>
        <w:rPr>
          <w:rFonts w:hint="eastAsia"/>
        </w:rPr>
        <w:t>修改非视距的模型</w:t>
      </w:r>
      <w:r w:rsidR="00FE41DE">
        <w:rPr>
          <w:rFonts w:hint="eastAsia"/>
        </w:rPr>
        <w:t>：</w:t>
      </w:r>
      <w:r w:rsidR="00FE41DE">
        <w:br/>
      </w:r>
      <w:r w:rsidR="00FE41DE">
        <w:rPr>
          <w:rFonts w:hint="eastAsia"/>
        </w:rPr>
        <w:t>对应城市环境的附加损耗因子参考文献</w:t>
      </w:r>
      <w:r w:rsidR="00FE41DE">
        <w:rPr>
          <w:rFonts w:hint="eastAsia"/>
        </w:rPr>
        <w:t>2</w:t>
      </w:r>
      <w:r w:rsidR="00FE41DE">
        <w:t>0</w:t>
      </w:r>
      <w:r w:rsidR="00FE41DE">
        <w:rPr>
          <w:rFonts w:hint="eastAsia"/>
        </w:rPr>
        <w:t>给出的城市环境进行取值。</w:t>
      </w:r>
    </w:p>
  </w:comment>
  <w:comment w:id="311" w:author="Lianghui Ding" w:date="2025-10-25T13:04:00Z" w:initials="LD">
    <w:p w14:paraId="16EC66BD" w14:textId="15983E53" w:rsidR="00923EB9" w:rsidRDefault="00923EB9">
      <w:pPr>
        <w:pStyle w:val="ad"/>
      </w:pPr>
      <w:r>
        <w:rPr>
          <w:rStyle w:val="ac"/>
        </w:rPr>
        <w:annotationRef/>
      </w:r>
      <w:r>
        <w:rPr>
          <w:rFonts w:hint="eastAsia"/>
        </w:rPr>
        <w:t>计算获得了信道衰减，紧接着计算是否可以接收就可以的</w:t>
      </w:r>
      <w:r w:rsidR="00F04847">
        <w:rPr>
          <w:rFonts w:hint="eastAsia"/>
        </w:rPr>
        <w:t>。不需要区分信道模型和链路模型。</w:t>
      </w:r>
    </w:p>
  </w:comment>
  <w:comment w:id="312" w:author="运璐 何" w:date="2025-10-28T19:27:00Z" w:initials="运璐">
    <w:p w14:paraId="6BB3C97F" w14:textId="070E26A6" w:rsidR="008F1D72" w:rsidRDefault="008F1D72">
      <w:pPr>
        <w:pStyle w:val="ad"/>
      </w:pPr>
      <w:r>
        <w:rPr>
          <w:rStyle w:val="ac"/>
        </w:rPr>
        <w:annotationRef/>
      </w:r>
      <w:r w:rsidR="007579BC">
        <w:rPr>
          <w:rFonts w:hint="eastAsia"/>
        </w:rPr>
        <w:t>修改表达，由于干扰存在所以需要计算双向</w:t>
      </w:r>
      <w:r w:rsidR="007579BC">
        <w:t>SINR</w:t>
      </w:r>
      <w:r w:rsidR="007579BC">
        <w:rPr>
          <w:rFonts w:hint="eastAsia"/>
        </w:rPr>
        <w:t>作为链路连通的依据</w:t>
      </w:r>
    </w:p>
  </w:comment>
  <w:comment w:id="335" w:author="Lianghui Ding" w:date="2025-10-25T13:05:00Z" w:initials="LD">
    <w:p w14:paraId="3DC8E636" w14:textId="77777777" w:rsidR="00DD3B18" w:rsidRDefault="00DD3B18">
      <w:pPr>
        <w:pStyle w:val="ad"/>
      </w:pPr>
      <w:r>
        <w:rPr>
          <w:rStyle w:val="ac"/>
        </w:rPr>
        <w:annotationRef/>
      </w:r>
      <w:r>
        <w:rPr>
          <w:rFonts w:hint="eastAsia"/>
        </w:rPr>
        <w:t>突然出来拉普拉斯矩阵，很突兀。</w:t>
      </w:r>
    </w:p>
    <w:p w14:paraId="5AF45575" w14:textId="77777777" w:rsidR="00DD3B18" w:rsidRDefault="00DD3B18">
      <w:pPr>
        <w:pStyle w:val="ad"/>
      </w:pPr>
      <w:r>
        <w:rPr>
          <w:rFonts w:hint="eastAsia"/>
        </w:rPr>
        <w:t>要交代为什么要定义这个变量。</w:t>
      </w:r>
    </w:p>
    <w:p w14:paraId="3FB3FCAF" w14:textId="77777777" w:rsidR="00DD3B18" w:rsidRDefault="00DD3B18">
      <w:pPr>
        <w:pStyle w:val="ad"/>
      </w:pPr>
      <w:r>
        <w:rPr>
          <w:rFonts w:hint="eastAsia"/>
        </w:rPr>
        <w:t>这也不是模型必须选项，可以在后面正文里再写</w:t>
      </w:r>
    </w:p>
    <w:p w14:paraId="4C7E3215" w14:textId="79CC9F24" w:rsidR="00DD3B18" w:rsidRDefault="00DD3B18">
      <w:pPr>
        <w:pStyle w:val="ad"/>
      </w:pPr>
      <w:r>
        <w:rPr>
          <w:rFonts w:hint="eastAsia"/>
        </w:rPr>
        <w:t>模型一般是写客观的变量定义，不引入主观的分析。</w:t>
      </w:r>
    </w:p>
  </w:comment>
  <w:comment w:id="336" w:author="运璐 何" w:date="2025-10-28T19:41:00Z" w:initials="运璐">
    <w:p w14:paraId="4926A1E6" w14:textId="77777777" w:rsidR="007579BC" w:rsidRDefault="007579BC">
      <w:pPr>
        <w:pStyle w:val="ad"/>
      </w:pPr>
      <w:r>
        <w:rPr>
          <w:rStyle w:val="ac"/>
        </w:rPr>
        <w:annotationRef/>
      </w:r>
      <w:r w:rsidR="00DC261A">
        <w:rPr>
          <w:rFonts w:hint="eastAsia"/>
        </w:rPr>
        <w:t>由于仿真算法针对整体连通度未做优化，故仿真结果中该指标无明显收益，故不对比该指标。</w:t>
      </w:r>
    </w:p>
    <w:p w14:paraId="0E116137" w14:textId="4957D22B" w:rsidR="00DC261A" w:rsidRDefault="00DC261A">
      <w:pPr>
        <w:pStyle w:val="ad"/>
        <w:rPr>
          <w:rFonts w:hint="eastAsia"/>
        </w:rPr>
      </w:pPr>
    </w:p>
  </w:comment>
  <w:comment w:id="390" w:author="Lianghui Ding" w:date="2025-10-25T13:10:00Z" w:initials="LD">
    <w:p w14:paraId="1BDB4EBC" w14:textId="2D822E7D" w:rsidR="00874A3C" w:rsidRDefault="00874A3C">
      <w:pPr>
        <w:pStyle w:val="ad"/>
      </w:pPr>
      <w:r>
        <w:rPr>
          <w:rStyle w:val="ac"/>
        </w:rPr>
        <w:annotationRef/>
      </w:r>
      <w:r>
        <w:rPr>
          <w:rFonts w:hint="eastAsia"/>
        </w:rPr>
        <w:t>第一段得要说思路，不是只给出解决方法描述。这样根本无法理解为什么要这么</w:t>
      </w:r>
      <w:r w:rsidR="00CD2272">
        <w:rPr>
          <w:rFonts w:hint="eastAsia"/>
        </w:rPr>
        <w:t>做。</w:t>
      </w:r>
    </w:p>
  </w:comment>
  <w:comment w:id="391" w:author="运璐 何" w:date="2025-10-29T10:03:00Z" w:initials="运璐">
    <w:p w14:paraId="7B6A8F10" w14:textId="5F4255FD" w:rsidR="00B32685" w:rsidRDefault="00B32685">
      <w:pPr>
        <w:pStyle w:val="ad"/>
      </w:pPr>
      <w:r>
        <w:rPr>
          <w:rStyle w:val="ac"/>
        </w:rPr>
        <w:annotationRef/>
      </w:r>
      <w:r>
        <w:rPr>
          <w:rFonts w:hint="eastAsia"/>
        </w:rPr>
        <w:t>对应创新点的描述，从针对的问题（扩展性和通信保持性）到各个具体机制的对应作用来详细描述整个算法</w:t>
      </w:r>
    </w:p>
  </w:comment>
  <w:comment w:id="394" w:author="Lianghui Ding" w:date="2025-10-25T13:08:00Z" w:initials="LD">
    <w:p w14:paraId="3139AFCD" w14:textId="1D4FD9C4" w:rsidR="00744696" w:rsidRDefault="00744696">
      <w:pPr>
        <w:pStyle w:val="ad"/>
      </w:pPr>
      <w:r>
        <w:rPr>
          <w:rStyle w:val="ac"/>
        </w:rPr>
        <w:annotationRef/>
      </w:r>
      <w:r>
        <w:rPr>
          <w:rFonts w:hint="eastAsia"/>
        </w:rPr>
        <w:t>顶层不对应局部。全局才对应局部。</w:t>
      </w:r>
    </w:p>
  </w:comment>
  <w:comment w:id="395" w:author="运璐 何" w:date="2025-10-28T19:46:00Z" w:initials="运璐">
    <w:p w14:paraId="087C168B" w14:textId="200FB364" w:rsidR="00B32685" w:rsidRDefault="00DA3FE6">
      <w:pPr>
        <w:pStyle w:val="ad"/>
      </w:pPr>
      <w:r>
        <w:rPr>
          <w:rStyle w:val="ac"/>
        </w:rPr>
        <w:annotationRef/>
      </w:r>
      <w:r w:rsidR="00B32685">
        <w:rPr>
          <w:rFonts w:hint="eastAsia"/>
        </w:rPr>
        <w:t>修改：</w:t>
      </w:r>
    </w:p>
    <w:p w14:paraId="3AFBF87B" w14:textId="62A0A7FC" w:rsidR="00DA3FE6" w:rsidRDefault="00B32685">
      <w:pPr>
        <w:pStyle w:val="ad"/>
      </w:pPr>
      <w:r>
        <w:rPr>
          <w:rFonts w:hint="eastAsia"/>
        </w:rPr>
        <w:t>机制表述为顶层和底层，对应整个分层机制</w:t>
      </w:r>
      <w:r>
        <w:br/>
      </w:r>
      <w:r>
        <w:rPr>
          <w:rFonts w:hint="eastAsia"/>
        </w:rPr>
        <w:t>规划表述为全局规划和局部规划</w:t>
      </w:r>
      <w:r>
        <w:t>,</w:t>
      </w:r>
      <w:r>
        <w:rPr>
          <w:rFonts w:hint="eastAsia"/>
        </w:rPr>
        <w:t>对应</w:t>
      </w:r>
      <w:r>
        <w:rPr>
          <w:rFonts w:hint="eastAsia"/>
        </w:rPr>
        <w:t>rrt</w:t>
      </w:r>
      <w:r>
        <w:rPr>
          <w:rFonts w:hint="eastAsia"/>
        </w:rPr>
        <w:t>和</w:t>
      </w:r>
      <w:r>
        <w:rPr>
          <w:rFonts w:hint="eastAsia"/>
        </w:rPr>
        <w:t>apf</w:t>
      </w:r>
      <w:r>
        <w:rPr>
          <w:rFonts w:hint="eastAsia"/>
        </w:rPr>
        <w:t>两种具体规划方法</w:t>
      </w:r>
    </w:p>
  </w:comment>
  <w:comment w:id="409" w:author="Lianghui Ding" w:date="2025-10-12T16:02:00Z" w:initials="LD">
    <w:p w14:paraId="7D020D92" w14:textId="794BB426" w:rsidR="00AA1A77" w:rsidRDefault="00AA1A77">
      <w:pPr>
        <w:pStyle w:val="ad"/>
      </w:pPr>
      <w:r>
        <w:rPr>
          <w:rStyle w:val="ac"/>
        </w:rPr>
        <w:annotationRef/>
      </w:r>
      <w:r>
        <w:rPr>
          <w:rFonts w:hint="eastAsia"/>
        </w:rPr>
        <w:t>这个图的形象性不足</w:t>
      </w:r>
    </w:p>
  </w:comment>
  <w:comment w:id="410" w:author="运璐 何" w:date="2025-10-23T20:31:00Z" w:initials="运璐">
    <w:p w14:paraId="1B5ED4B6" w14:textId="44107883" w:rsidR="005F5588" w:rsidRDefault="005F5588">
      <w:pPr>
        <w:pStyle w:val="ad"/>
      </w:pPr>
      <w:r>
        <w:rPr>
          <w:rStyle w:val="ac"/>
        </w:rPr>
        <w:annotationRef/>
      </w:r>
      <w:r>
        <w:rPr>
          <w:rFonts w:hint="eastAsia"/>
        </w:rPr>
        <w:t>修改框架图</w:t>
      </w:r>
      <w:r w:rsidR="002E16A0">
        <w:rPr>
          <w:rFonts w:hint="eastAsia"/>
        </w:rPr>
        <w:t>为下图</w:t>
      </w:r>
      <w:r>
        <w:rPr>
          <w:rFonts w:hint="eastAsia"/>
        </w:rPr>
        <w:t>，新增分层规划描述流程</w:t>
      </w:r>
    </w:p>
  </w:comment>
  <w:comment w:id="411" w:author="Lianghui Ding" w:date="2025-10-25T13:07:00Z" w:initials="LD">
    <w:p w14:paraId="2CB39C5C" w14:textId="71F23CC5" w:rsidR="00844A72" w:rsidRDefault="00844A72">
      <w:pPr>
        <w:pStyle w:val="ad"/>
      </w:pPr>
      <w:r>
        <w:rPr>
          <w:rStyle w:val="ac"/>
        </w:rPr>
        <w:annotationRef/>
      </w:r>
      <w:r>
        <w:rPr>
          <w:rFonts w:hint="eastAsia"/>
        </w:rPr>
        <w:t>上层和下层之间关系不清晰</w:t>
      </w:r>
      <w:r w:rsidR="005125D9">
        <w:rPr>
          <w:rFonts w:hint="eastAsia"/>
        </w:rPr>
        <w:t>，左边的图</w:t>
      </w:r>
    </w:p>
  </w:comment>
  <w:comment w:id="413" w:author="运璐 何" w:date="2025-10-30T19:28:00Z" w:initials="运璐">
    <w:p w14:paraId="62935382" w14:textId="03622729" w:rsidR="009673FE" w:rsidRDefault="009673FE">
      <w:pPr>
        <w:pStyle w:val="ad"/>
        <w:rPr>
          <w:rFonts w:hint="eastAsia"/>
        </w:rPr>
      </w:pPr>
      <w:r>
        <w:rPr>
          <w:rStyle w:val="ac"/>
        </w:rPr>
        <w:annotationRef/>
      </w:r>
      <w:r>
        <w:rPr>
          <w:rFonts w:hint="eastAsia"/>
        </w:rPr>
        <w:t>新增上下层交互箭头，上层提供全局引导，下层决策后反馈供上层重规划</w:t>
      </w:r>
    </w:p>
  </w:comment>
  <w:comment w:id="412" w:author="Lianghui Ding" w:date="2025-10-25T09:13:00Z" w:initials="LD">
    <w:p w14:paraId="601E2C6F" w14:textId="05DAC63A" w:rsidR="00214CA7" w:rsidRDefault="00214CA7">
      <w:pPr>
        <w:pStyle w:val="ad"/>
      </w:pPr>
      <w:r>
        <w:rPr>
          <w:rStyle w:val="ac"/>
        </w:rPr>
        <w:annotationRef/>
      </w:r>
      <w:r>
        <w:rPr>
          <w:rFonts w:hint="eastAsia"/>
        </w:rPr>
        <w:t>这个图还得再优化一下。展示度及各个模块之间的关系复杂了。</w:t>
      </w:r>
    </w:p>
  </w:comment>
  <w:comment w:id="414" w:author="运璐 何" w:date="2025-10-30T19:29:00Z" w:initials="运璐">
    <w:p w14:paraId="1972541C" w14:textId="4519CBD4" w:rsidR="009673FE" w:rsidRDefault="009673FE">
      <w:pPr>
        <w:pStyle w:val="ad"/>
        <w:rPr>
          <w:rFonts w:hint="eastAsia"/>
        </w:rPr>
      </w:pPr>
      <w:r>
        <w:rPr>
          <w:rStyle w:val="ac"/>
        </w:rPr>
        <w:annotationRef/>
      </w:r>
      <w:r>
        <w:rPr>
          <w:rFonts w:hint="eastAsia"/>
        </w:rPr>
        <w:t>删除多余的一个步骤，</w:t>
      </w:r>
      <w:r w:rsidR="00CE19AA">
        <w:rPr>
          <w:rFonts w:hint="eastAsia"/>
        </w:rPr>
        <w:t>调整表达，</w:t>
      </w:r>
      <w:r>
        <w:rPr>
          <w:rFonts w:hint="eastAsia"/>
        </w:rPr>
        <w:t>整理</w:t>
      </w:r>
      <w:r w:rsidR="0006006C">
        <w:rPr>
          <w:rFonts w:hint="eastAsia"/>
        </w:rPr>
        <w:t>簡化化</w:t>
      </w:r>
      <w:r>
        <w:rPr>
          <w:rFonts w:hint="eastAsia"/>
        </w:rPr>
        <w:t>流程。</w:t>
      </w:r>
    </w:p>
  </w:comment>
  <w:comment w:id="420" w:author="运璐 何" w:date="2025-10-29T10:43:00Z" w:initials="运璐">
    <w:p w14:paraId="5772A608" w14:textId="4D003C49" w:rsidR="000521FD" w:rsidRDefault="000521FD">
      <w:pPr>
        <w:pStyle w:val="ad"/>
      </w:pPr>
      <w:r>
        <w:rPr>
          <w:rStyle w:val="ac"/>
        </w:rPr>
        <w:annotationRef/>
      </w:r>
      <w:r>
        <w:rPr>
          <w:rFonts w:hint="eastAsia"/>
        </w:rPr>
        <w:t>算法流程接在整体框架后面，详细展示算法具体实现过程</w:t>
      </w:r>
      <w:r w:rsidR="009A0301">
        <w:rPr>
          <w:rFonts w:hint="eastAsia"/>
        </w:rPr>
        <w:t>，修改相应表述</w:t>
      </w:r>
    </w:p>
  </w:comment>
  <w:comment w:id="497" w:author="Lianghui Ding" w:date="2025-10-25T13:15:00Z" w:initials="LD">
    <w:p w14:paraId="2F0EE15D" w14:textId="540EB146" w:rsidR="000C5341" w:rsidRDefault="000C5341">
      <w:pPr>
        <w:pStyle w:val="ad"/>
      </w:pPr>
      <w:r>
        <w:rPr>
          <w:rStyle w:val="ac"/>
        </w:rPr>
        <w:annotationRef/>
      </w:r>
      <w:r>
        <w:rPr>
          <w:rFonts w:hint="eastAsia"/>
        </w:rPr>
        <w:t>要分成几个算法模块来写，路径规划、距离计算、路径更新</w:t>
      </w:r>
      <w:r w:rsidR="009D0ED2">
        <w:rPr>
          <w:rFonts w:hint="eastAsia"/>
        </w:rPr>
        <w:t>等</w:t>
      </w:r>
    </w:p>
  </w:comment>
  <w:comment w:id="498" w:author="运璐 何" w:date="2025-10-29T15:58:00Z" w:initials="运璐">
    <w:p w14:paraId="5E9083EE" w14:textId="4562DF56" w:rsidR="00E333AD" w:rsidRDefault="00E333AD">
      <w:pPr>
        <w:pStyle w:val="ad"/>
      </w:pPr>
      <w:r>
        <w:rPr>
          <w:rStyle w:val="ac"/>
        </w:rPr>
        <w:annotationRef/>
      </w:r>
      <w:r w:rsidR="000E53FC">
        <w:rPr>
          <w:rFonts w:hint="eastAsia"/>
        </w:rPr>
        <w:t>修改标题</w:t>
      </w:r>
      <w:r w:rsidR="00E15C4F">
        <w:rPr>
          <w:rFonts w:hint="eastAsia"/>
        </w:rPr>
        <w:t>：</w:t>
      </w:r>
      <w:r w:rsidR="00E15C4F">
        <w:br/>
      </w:r>
      <w:r w:rsidR="00E15C4F">
        <w:rPr>
          <w:rFonts w:hint="eastAsia"/>
        </w:rPr>
        <w:t>将具体算法分为</w:t>
      </w:r>
      <w:r w:rsidR="00E15C4F">
        <w:rPr>
          <w:rFonts w:hint="eastAsia"/>
        </w:rPr>
        <w:t>3.</w:t>
      </w:r>
      <w:r w:rsidR="00E15C4F">
        <w:t>2</w:t>
      </w:r>
      <w:r w:rsidR="00E15C4F" w:rsidRPr="00E15C4F">
        <w:rPr>
          <w:rFonts w:hint="eastAsia"/>
        </w:rPr>
        <w:t>顶层</w:t>
      </w:r>
      <w:r w:rsidR="00E15C4F" w:rsidRPr="00E15C4F">
        <w:rPr>
          <w:rFonts w:hint="eastAsia"/>
        </w:rPr>
        <w:t xml:space="preserve"> Fr</w:t>
      </w:r>
      <w:r w:rsidR="00E15C4F" w:rsidRPr="00E15C4F">
        <w:rPr>
          <w:rFonts w:hint="eastAsia"/>
        </w:rPr>
        <w:t>é</w:t>
      </w:r>
      <w:r w:rsidR="00E15C4F" w:rsidRPr="00E15C4F">
        <w:rPr>
          <w:rFonts w:hint="eastAsia"/>
        </w:rPr>
        <w:t>chet</w:t>
      </w:r>
      <w:r w:rsidR="00E15C4F" w:rsidRPr="00E15C4F">
        <w:rPr>
          <w:rFonts w:hint="eastAsia"/>
        </w:rPr>
        <w:t>约束</w:t>
      </w:r>
      <w:r w:rsidR="00E15C4F" w:rsidRPr="00E15C4F">
        <w:rPr>
          <w:rFonts w:hint="eastAsia"/>
        </w:rPr>
        <w:t xml:space="preserve">-CL-RRT* </w:t>
      </w:r>
      <w:r w:rsidR="00E15C4F" w:rsidRPr="00E15C4F">
        <w:rPr>
          <w:rFonts w:hint="eastAsia"/>
        </w:rPr>
        <w:t>全局规划</w:t>
      </w:r>
      <w:r w:rsidR="004C4651">
        <w:br/>
      </w:r>
      <w:r w:rsidR="004C4651">
        <w:rPr>
          <w:rFonts w:hint="eastAsia"/>
        </w:rPr>
        <w:t>该机制的目的</w:t>
      </w:r>
      <w:r w:rsidR="00E15C4F">
        <w:br/>
        <w:t>3.2.1 CL-RRT*</w:t>
      </w:r>
      <w:r w:rsidR="00E15C4F">
        <w:rPr>
          <w:rFonts w:hint="eastAsia"/>
        </w:rPr>
        <w:t>全局规划</w:t>
      </w:r>
    </w:p>
    <w:p w14:paraId="15085088" w14:textId="3B79DFF0" w:rsidR="00E15C4F" w:rsidRDefault="00E15C4F">
      <w:pPr>
        <w:pStyle w:val="ad"/>
      </w:pPr>
      <w:r>
        <w:rPr>
          <w:rFonts w:hint="eastAsia"/>
        </w:rPr>
        <w:t>介绍</w:t>
      </w:r>
      <w:r w:rsidR="004C4651">
        <w:rPr>
          <w:rFonts w:hint="eastAsia"/>
        </w:rPr>
        <w:t>该机制目的，</w:t>
      </w:r>
      <w:r>
        <w:rPr>
          <w:rFonts w:hint="eastAsia"/>
        </w:rPr>
        <w:t>分簇</w:t>
      </w:r>
      <w:r>
        <w:rPr>
          <w:rFonts w:hint="eastAsia"/>
        </w:rPr>
        <w:t>+rrt</w:t>
      </w:r>
      <w:r>
        <w:t>*</w:t>
      </w:r>
      <w:r>
        <w:rPr>
          <w:rFonts w:hint="eastAsia"/>
        </w:rPr>
        <w:t>规划</w:t>
      </w:r>
      <w:r>
        <w:rPr>
          <w:rFonts w:hint="eastAsia"/>
        </w:rPr>
        <w:t>+</w:t>
      </w:r>
      <w:r>
        <w:rPr>
          <w:rFonts w:hint="eastAsia"/>
        </w:rPr>
        <w:t>重规划触发机制</w:t>
      </w:r>
    </w:p>
    <w:p w14:paraId="1206B3EC" w14:textId="256C320B" w:rsidR="00E15C4F" w:rsidRDefault="00E15C4F">
      <w:pPr>
        <w:pStyle w:val="ad"/>
      </w:pPr>
      <w:r>
        <w:rPr>
          <w:rFonts w:hint="eastAsia"/>
        </w:rPr>
        <w:t>3</w:t>
      </w:r>
      <w:r>
        <w:t>.2.2 F</w:t>
      </w:r>
      <w:r>
        <w:rPr>
          <w:rFonts w:hint="eastAsia"/>
        </w:rPr>
        <w:t>re</w:t>
      </w:r>
      <w:r>
        <w:t>chet</w:t>
      </w:r>
      <w:r>
        <w:rPr>
          <w:rFonts w:hint="eastAsia"/>
        </w:rPr>
        <w:t>距离约束机制</w:t>
      </w:r>
      <w:r>
        <w:br/>
      </w:r>
      <w:r>
        <w:rPr>
          <w:rFonts w:hint="eastAsia"/>
        </w:rPr>
        <w:t>介绍</w:t>
      </w:r>
      <w:r w:rsidR="004C4651">
        <w:rPr>
          <w:rFonts w:hint="eastAsia"/>
        </w:rPr>
        <w:t>该机制目的，</w:t>
      </w:r>
      <w:r>
        <w:rPr>
          <w:rFonts w:hint="eastAsia"/>
        </w:rPr>
        <w:t>frechet</w:t>
      </w:r>
      <w:r>
        <w:rPr>
          <w:rFonts w:hint="eastAsia"/>
        </w:rPr>
        <w:t>距离</w:t>
      </w:r>
      <w:r w:rsidR="004C4651">
        <w:rPr>
          <w:rFonts w:hint="eastAsia"/>
        </w:rPr>
        <w:t>意义</w:t>
      </w:r>
      <w:r>
        <w:rPr>
          <w:rFonts w:hint="eastAsia"/>
        </w:rPr>
        <w:t>+</w:t>
      </w:r>
      <w:r>
        <w:rPr>
          <w:rFonts w:hint="eastAsia"/>
        </w:rPr>
        <w:t>约束校验机制</w:t>
      </w:r>
    </w:p>
    <w:p w14:paraId="57986B72" w14:textId="5CB1C00E" w:rsidR="00E15C4F" w:rsidRDefault="00E15C4F">
      <w:pPr>
        <w:pStyle w:val="ad"/>
      </w:pPr>
      <w:r>
        <w:rPr>
          <w:rFonts w:hint="eastAsia"/>
        </w:rPr>
        <w:t>3</w:t>
      </w:r>
      <w:r>
        <w:t>.3</w:t>
      </w:r>
      <w:r w:rsidRPr="00E15C4F">
        <w:rPr>
          <w:rFonts w:hint="eastAsia"/>
        </w:rPr>
        <w:t>底层</w:t>
      </w:r>
      <w:r w:rsidRPr="00E15C4F">
        <w:rPr>
          <w:rFonts w:hint="eastAsia"/>
        </w:rPr>
        <w:t>MST-APF</w:t>
      </w:r>
      <w:r w:rsidRPr="00E15C4F">
        <w:rPr>
          <w:rFonts w:hint="eastAsia"/>
        </w:rPr>
        <w:t>局部规划</w:t>
      </w:r>
      <w:r>
        <w:br/>
      </w:r>
    </w:p>
  </w:comment>
  <w:comment w:id="503" w:author="Lianghui Ding" w:date="2025-10-25T13:11:00Z" w:initials="LD">
    <w:p w14:paraId="05726460" w14:textId="49D40406" w:rsidR="00FD6FB0" w:rsidRDefault="00FD6FB0">
      <w:pPr>
        <w:pStyle w:val="ad"/>
      </w:pPr>
      <w:r>
        <w:rPr>
          <w:rStyle w:val="ac"/>
        </w:rPr>
        <w:annotationRef/>
      </w:r>
      <w:r>
        <w:rPr>
          <w:rFonts w:hint="eastAsia"/>
        </w:rPr>
        <w:t>所有表述要相应修改</w:t>
      </w:r>
    </w:p>
  </w:comment>
  <w:comment w:id="504" w:author="运璐 何" w:date="2025-10-29T16:52:00Z" w:initials="运璐">
    <w:p w14:paraId="7ACE25A6" w14:textId="312CEBF1" w:rsidR="00056E19" w:rsidRDefault="00056E19">
      <w:pPr>
        <w:pStyle w:val="ad"/>
      </w:pPr>
      <w:r>
        <w:rPr>
          <w:rStyle w:val="ac"/>
        </w:rPr>
        <w:annotationRef/>
      </w:r>
      <w:r>
        <w:rPr>
          <w:rFonts w:hint="eastAsia"/>
        </w:rPr>
        <w:t>按照标题修改表述</w:t>
      </w:r>
    </w:p>
  </w:comment>
  <w:comment w:id="505" w:author="Lianghui Ding" w:date="2025-10-25T13:12:00Z" w:initials="LD">
    <w:p w14:paraId="1215C743" w14:textId="4968C1EE" w:rsidR="00C246D8" w:rsidRDefault="00C246D8">
      <w:pPr>
        <w:pStyle w:val="ad"/>
      </w:pPr>
      <w:r>
        <w:rPr>
          <w:rStyle w:val="ac"/>
        </w:rPr>
        <w:annotationRef/>
      </w:r>
      <w:r>
        <w:rPr>
          <w:rFonts w:hint="eastAsia"/>
        </w:rPr>
        <w:t>为什么用这个方法？</w:t>
      </w:r>
      <w:r>
        <w:rPr>
          <w:rFonts w:hint="eastAsia"/>
        </w:rPr>
        <w:t>Frechet</w:t>
      </w:r>
      <w:r>
        <w:rPr>
          <w:rFonts w:hint="eastAsia"/>
        </w:rPr>
        <w:t>距离约束有啥意义？</w:t>
      </w:r>
    </w:p>
  </w:comment>
  <w:comment w:id="506" w:author="运璐 何" w:date="2025-10-29T16:52:00Z" w:initials="运璐">
    <w:p w14:paraId="23644023" w14:textId="2E770A7F" w:rsidR="00056E19" w:rsidRDefault="00056E19">
      <w:pPr>
        <w:pStyle w:val="ad"/>
      </w:pPr>
      <w:r>
        <w:rPr>
          <w:rStyle w:val="ac"/>
        </w:rPr>
        <w:annotationRef/>
      </w:r>
      <w:r>
        <w:rPr>
          <w:rStyle w:val="ac"/>
          <w:rFonts w:hint="eastAsia"/>
        </w:rPr>
        <w:t>放在</w:t>
      </w:r>
      <w:r>
        <w:rPr>
          <w:rStyle w:val="ac"/>
        </w:rPr>
        <w:t>3.2.2</w:t>
      </w:r>
      <w:r>
        <w:rPr>
          <w:rStyle w:val="ac"/>
          <w:rFonts w:hint="eastAsia"/>
        </w:rPr>
        <w:t>节介绍该约束机制的目的、实现方法</w:t>
      </w:r>
    </w:p>
  </w:comment>
  <w:comment w:id="524" w:author="Lianghui Ding" w:date="2025-10-25T13:12:00Z" w:initials="LD">
    <w:p w14:paraId="691C49ED" w14:textId="1BB4EC36" w:rsidR="002B01C1" w:rsidRDefault="002B01C1">
      <w:pPr>
        <w:pStyle w:val="ad"/>
      </w:pPr>
      <w:r>
        <w:rPr>
          <w:rStyle w:val="ac"/>
        </w:rPr>
        <w:annotationRef/>
      </w:r>
      <w:r>
        <w:rPr>
          <w:rFonts w:hint="eastAsia"/>
        </w:rPr>
        <w:t>簇是怎么产生的？</w:t>
      </w:r>
    </w:p>
  </w:comment>
  <w:comment w:id="525" w:author="运璐 何" w:date="2025-10-29T16:53:00Z" w:initials="运璐">
    <w:p w14:paraId="1193DAB8" w14:textId="6C1FE1DF" w:rsidR="00056E19" w:rsidRDefault="00056E19">
      <w:pPr>
        <w:pStyle w:val="ad"/>
      </w:pPr>
      <w:r>
        <w:rPr>
          <w:rStyle w:val="ac"/>
        </w:rPr>
        <w:annotationRef/>
      </w:r>
      <w:r>
        <w:rPr>
          <w:rFonts w:hint="eastAsia"/>
        </w:rPr>
        <w:t>放在</w:t>
      </w:r>
      <w:r>
        <w:t>3.2.1</w:t>
      </w:r>
      <w:r>
        <w:rPr>
          <w:rFonts w:hint="eastAsia"/>
        </w:rPr>
        <w:t>节介绍</w:t>
      </w:r>
      <w:r w:rsidR="00CD4915">
        <w:rPr>
          <w:rFonts w:hint="eastAsia"/>
        </w:rPr>
        <w:t>先</w:t>
      </w:r>
      <w:r>
        <w:rPr>
          <w:rFonts w:hint="eastAsia"/>
        </w:rPr>
        <w:t>分簇是为了扩展性，主要根据初始的物理位置以及簇数目进行分簇，</w:t>
      </w:r>
      <w:r w:rsidR="00CD4915">
        <w:rPr>
          <w:rFonts w:hint="eastAsia"/>
        </w:rPr>
        <w:t>明确</w:t>
      </w:r>
      <w:r>
        <w:rPr>
          <w:rFonts w:hint="eastAsia"/>
        </w:rPr>
        <w:t>全程无人机所属的簇固定。</w:t>
      </w:r>
    </w:p>
  </w:comment>
  <w:comment w:id="526" w:author="Lianghui Ding" w:date="2025-10-25T13:13:00Z" w:initials="LD">
    <w:p w14:paraId="4276F3A6" w14:textId="7180470F" w:rsidR="00553343" w:rsidRDefault="00553343">
      <w:pPr>
        <w:pStyle w:val="ad"/>
      </w:pPr>
      <w:r>
        <w:rPr>
          <w:rStyle w:val="ac"/>
        </w:rPr>
        <w:annotationRef/>
      </w:r>
      <w:r>
        <w:rPr>
          <w:rFonts w:hint="eastAsia"/>
        </w:rPr>
        <w:t>需要结合当前问题的科学性描述，介绍这些基本概念没有用。</w:t>
      </w:r>
    </w:p>
  </w:comment>
  <w:comment w:id="527" w:author="运璐 何" w:date="2025-10-29T16:56:00Z" w:initials="运璐">
    <w:p w14:paraId="5652F929" w14:textId="3E746CBF" w:rsidR="00056E19" w:rsidRDefault="00056E19">
      <w:pPr>
        <w:pStyle w:val="ad"/>
      </w:pPr>
      <w:r>
        <w:rPr>
          <w:rStyle w:val="ac"/>
        </w:rPr>
        <w:annotationRef/>
      </w:r>
      <w:r>
        <w:rPr>
          <w:rFonts w:hint="eastAsia"/>
        </w:rPr>
        <w:t>修改</w:t>
      </w:r>
      <w:r>
        <w:rPr>
          <w:rFonts w:hint="eastAsia"/>
        </w:rPr>
        <w:t>rrt</w:t>
      </w:r>
      <w:r>
        <w:t>*</w:t>
      </w:r>
      <w:r>
        <w:rPr>
          <w:rFonts w:hint="eastAsia"/>
        </w:rPr>
        <w:t>原理表述，简化介绍</w:t>
      </w:r>
      <w:r>
        <w:rPr>
          <w:rFonts w:hint="eastAsia"/>
        </w:rPr>
        <w:t>rrt</w:t>
      </w:r>
      <w:r>
        <w:t>*</w:t>
      </w:r>
      <w:r>
        <w:rPr>
          <w:rFonts w:hint="eastAsia"/>
        </w:rPr>
        <w:t>计算过程，在</w:t>
      </w:r>
      <w:r>
        <w:rPr>
          <w:rFonts w:hint="eastAsia"/>
        </w:rPr>
        <w:t>3</w:t>
      </w:r>
      <w:r>
        <w:t>.2.1</w:t>
      </w:r>
      <w:r>
        <w:rPr>
          <w:rFonts w:hint="eastAsia"/>
        </w:rPr>
        <w:t>节重点介绍全局规划的作用以及规划具体机制。</w:t>
      </w:r>
    </w:p>
  </w:comment>
  <w:comment w:id="602" w:author="运璐 何" w:date="2025-10-29T19:27:00Z" w:initials="运璐">
    <w:p w14:paraId="7A7B96DF" w14:textId="15A7ED7C" w:rsidR="00CE58ED" w:rsidRDefault="001B5999">
      <w:pPr>
        <w:pStyle w:val="ad"/>
        <w:rPr>
          <w:rFonts w:hint="eastAsia"/>
        </w:rPr>
      </w:pPr>
      <w:r>
        <w:rPr>
          <w:rStyle w:val="ac"/>
        </w:rPr>
        <w:annotationRef/>
      </w:r>
      <w:r>
        <w:rPr>
          <w:rFonts w:hint="eastAsia"/>
        </w:rPr>
        <w:t>这一段引出分簇解决扩展性问题，并说明分簇原则。</w:t>
      </w:r>
    </w:p>
  </w:comment>
  <w:comment w:id="621" w:author="运璐 何" w:date="2025-10-29T19:44:00Z" w:initials="运璐">
    <w:p w14:paraId="1E4F540C" w14:textId="1F0DE9C6" w:rsidR="00A52DB2" w:rsidRDefault="00A52DB2">
      <w:pPr>
        <w:pStyle w:val="ad"/>
        <w:rPr>
          <w:rFonts w:hint="eastAsia"/>
        </w:rPr>
      </w:pPr>
      <w:r>
        <w:rPr>
          <w:rStyle w:val="ac"/>
        </w:rPr>
        <w:annotationRef/>
      </w:r>
      <w:r>
        <w:rPr>
          <w:rFonts w:hint="eastAsia"/>
        </w:rPr>
        <w:t>结合场景说明单个簇</w:t>
      </w:r>
      <w:r>
        <w:rPr>
          <w:rFonts w:hint="eastAsia"/>
        </w:rPr>
        <w:t>rrt</w:t>
      </w:r>
      <w:r>
        <w:t>*</w:t>
      </w:r>
      <w:r>
        <w:rPr>
          <w:rFonts w:hint="eastAsia"/>
        </w:rPr>
        <w:t>路径规划的过程。</w:t>
      </w:r>
    </w:p>
  </w:comment>
  <w:comment w:id="765" w:author="Lianghui Ding" w:date="2025-10-25T13:13:00Z" w:initials="LD">
    <w:p w14:paraId="0B250B5E" w14:textId="77777777" w:rsidR="000309B8" w:rsidRDefault="000309B8" w:rsidP="000309B8">
      <w:pPr>
        <w:pStyle w:val="ad"/>
      </w:pPr>
      <w:r>
        <w:rPr>
          <w:rStyle w:val="ac"/>
        </w:rPr>
        <w:annotationRef/>
      </w:r>
      <w:r>
        <w:rPr>
          <w:rFonts w:hint="eastAsia"/>
        </w:rPr>
        <w:t>需要结合当前问题的科学性描述，介绍这些基本概念没有用。</w:t>
      </w:r>
    </w:p>
  </w:comment>
  <w:comment w:id="766" w:author="运璐 何" w:date="2025-10-29T16:56:00Z" w:initials="运璐">
    <w:p w14:paraId="2731CC4C" w14:textId="77777777" w:rsidR="000309B8" w:rsidRDefault="000309B8" w:rsidP="000309B8">
      <w:pPr>
        <w:pStyle w:val="ad"/>
      </w:pPr>
      <w:r>
        <w:rPr>
          <w:rStyle w:val="ac"/>
        </w:rPr>
        <w:annotationRef/>
      </w:r>
      <w:r>
        <w:rPr>
          <w:rFonts w:hint="eastAsia"/>
        </w:rPr>
        <w:t>修改</w:t>
      </w:r>
      <w:r>
        <w:rPr>
          <w:rFonts w:hint="eastAsia"/>
        </w:rPr>
        <w:t>rrt</w:t>
      </w:r>
      <w:r>
        <w:t>*</w:t>
      </w:r>
      <w:r>
        <w:rPr>
          <w:rFonts w:hint="eastAsia"/>
        </w:rPr>
        <w:t>原理表述，简化介绍</w:t>
      </w:r>
      <w:r>
        <w:rPr>
          <w:rFonts w:hint="eastAsia"/>
        </w:rPr>
        <w:t>rrt</w:t>
      </w:r>
      <w:r>
        <w:t>*</w:t>
      </w:r>
      <w:r>
        <w:rPr>
          <w:rFonts w:hint="eastAsia"/>
        </w:rPr>
        <w:t>计算过程，在</w:t>
      </w:r>
      <w:r>
        <w:rPr>
          <w:rFonts w:hint="eastAsia"/>
        </w:rPr>
        <w:t>3</w:t>
      </w:r>
      <w:r>
        <w:t>.2.1</w:t>
      </w:r>
      <w:r>
        <w:rPr>
          <w:rFonts w:hint="eastAsia"/>
        </w:rPr>
        <w:t>节重点介绍全局规划的作用以及规划具体机制。</w:t>
      </w:r>
    </w:p>
  </w:comment>
  <w:comment w:id="793" w:author="Lianghui Ding" w:date="2025-10-25T13:14:00Z" w:initials="LD">
    <w:p w14:paraId="2D5B8CD3" w14:textId="388DB2BD" w:rsidR="000C5341" w:rsidRDefault="000C5341">
      <w:pPr>
        <w:pStyle w:val="ad"/>
      </w:pPr>
      <w:r>
        <w:rPr>
          <w:rStyle w:val="ac"/>
        </w:rPr>
        <w:annotationRef/>
      </w:r>
      <w:r>
        <w:rPr>
          <w:rFonts w:hint="eastAsia"/>
        </w:rPr>
        <w:t>如果有路径更新了，是不是就更新？</w:t>
      </w:r>
    </w:p>
  </w:comment>
  <w:comment w:id="794" w:author="运璐 何" w:date="2025-10-29T16:57:00Z" w:initials="运璐">
    <w:p w14:paraId="137CBE98" w14:textId="42E0BAFB" w:rsidR="00056E19" w:rsidRDefault="00056E19">
      <w:pPr>
        <w:pStyle w:val="ad"/>
      </w:pPr>
      <w:r>
        <w:rPr>
          <w:rStyle w:val="ac"/>
        </w:rPr>
        <w:annotationRef/>
      </w:r>
      <w:r>
        <w:rPr>
          <w:rFonts w:hint="eastAsia"/>
        </w:rPr>
        <w:t>在</w:t>
      </w:r>
      <w:r>
        <w:rPr>
          <w:rFonts w:hint="eastAsia"/>
        </w:rPr>
        <w:t>3</w:t>
      </w:r>
      <w:r>
        <w:t>.2.2</w:t>
      </w:r>
      <w:r>
        <w:rPr>
          <w:rFonts w:hint="eastAsia"/>
        </w:rPr>
        <w:t>节补充介绍约束机制的实现过程：明确用于校验的路径</w:t>
      </w:r>
      <w:r w:rsidR="00FA4795">
        <w:rPr>
          <w:rFonts w:hint="eastAsia"/>
        </w:rPr>
        <w:t>集合</w:t>
      </w:r>
      <w:r>
        <w:rPr>
          <w:rFonts w:hint="eastAsia"/>
        </w:rPr>
        <w:t>以及待校验路径</w:t>
      </w:r>
      <w:r w:rsidR="00395040">
        <w:rPr>
          <w:rFonts w:hint="eastAsia"/>
        </w:rPr>
        <w:t>集合</w:t>
      </w:r>
      <w:r>
        <w:rPr>
          <w:rFonts w:hint="eastAsia"/>
        </w:rPr>
        <w:t>的</w:t>
      </w:r>
      <w:r w:rsidR="00395040">
        <w:rPr>
          <w:rFonts w:hint="eastAsia"/>
        </w:rPr>
        <w:t>区分</w:t>
      </w:r>
      <w:r>
        <w:rPr>
          <w:rFonts w:hint="eastAsia"/>
        </w:rPr>
        <w:t>。</w:t>
      </w:r>
    </w:p>
  </w:comment>
  <w:comment w:id="801" w:author="Lianghui Ding" w:date="2025-10-25T13:14:00Z" w:initials="LD">
    <w:p w14:paraId="4EFA5EDA" w14:textId="73F8B3F9" w:rsidR="009D704F" w:rsidRDefault="009D704F">
      <w:pPr>
        <w:pStyle w:val="ad"/>
      </w:pPr>
      <w:r>
        <w:rPr>
          <w:rStyle w:val="ac"/>
        </w:rPr>
        <w:annotationRef/>
      </w:r>
      <w:r>
        <w:rPr>
          <w:rFonts w:hint="eastAsia"/>
        </w:rPr>
        <w:t>上下界区间如何进行定义？</w:t>
      </w:r>
    </w:p>
  </w:comment>
  <w:comment w:id="802" w:author="运璐 何" w:date="2025-10-29T17:01:00Z" w:initials="运璐">
    <w:p w14:paraId="12B2B41D" w14:textId="7EF581F5" w:rsidR="009A6065" w:rsidRDefault="009A6065">
      <w:pPr>
        <w:pStyle w:val="ad"/>
      </w:pPr>
      <w:r>
        <w:rPr>
          <w:rStyle w:val="ac"/>
        </w:rPr>
        <w:annotationRef/>
      </w:r>
      <w:r>
        <w:rPr>
          <w:rFonts w:hint="eastAsia"/>
        </w:rPr>
        <w:t>在</w:t>
      </w:r>
      <w:r>
        <w:rPr>
          <w:rFonts w:hint="eastAsia"/>
        </w:rPr>
        <w:t>3</w:t>
      </w:r>
      <w:r>
        <w:t>.2.2</w:t>
      </w:r>
      <w:r>
        <w:rPr>
          <w:rFonts w:hint="eastAsia"/>
        </w:rPr>
        <w:t>节明确上下区间计算公式：</w:t>
      </w:r>
      <w:r>
        <w:br/>
      </w:r>
      <w:r>
        <w:rPr>
          <w:rFonts w:hint="eastAsia"/>
        </w:rPr>
        <w:t>主要考虑地图尺寸</w:t>
      </w:r>
      <w:r>
        <w:rPr>
          <w:rFonts w:hint="eastAsia"/>
        </w:rPr>
        <w:t>L</w:t>
      </w:r>
      <w:r>
        <w:rPr>
          <w:rFonts w:hint="eastAsia"/>
        </w:rPr>
        <w:t>、簇节点数量和建筑密集程度进行计算得出。</w:t>
      </w:r>
    </w:p>
  </w:comment>
  <w:comment w:id="811" w:author="运璐 何" w:date="2025-10-30T12:52:00Z" w:initials="运璐">
    <w:p w14:paraId="1CC3ED27" w14:textId="6D206491" w:rsidR="0010506D" w:rsidRDefault="0010506D">
      <w:pPr>
        <w:pStyle w:val="ad"/>
      </w:pPr>
      <w:r>
        <w:rPr>
          <w:rStyle w:val="ac"/>
        </w:rPr>
        <w:annotationRef/>
      </w:r>
      <w:r>
        <w:rPr>
          <w:rFonts w:hint="eastAsia"/>
        </w:rPr>
        <w:t>介绍距离约束考虑的因素以及给出详细公式</w:t>
      </w:r>
    </w:p>
  </w:comment>
  <w:comment w:id="995" w:author="运璐 何" w:date="2025-10-29T20:11:00Z" w:initials="运璐">
    <w:p w14:paraId="191F83DD" w14:textId="04FBA4BF" w:rsidR="00CE12EF" w:rsidRDefault="00CE12EF">
      <w:pPr>
        <w:pStyle w:val="ad"/>
        <w:rPr>
          <w:rFonts w:hint="eastAsia"/>
        </w:rPr>
      </w:pPr>
      <w:r>
        <w:rPr>
          <w:rStyle w:val="ac"/>
        </w:rPr>
        <w:annotationRef/>
      </w:r>
      <w:r>
        <w:rPr>
          <w:rFonts w:hint="eastAsia"/>
        </w:rPr>
        <w:t>距离校验发生在需要重规划簇路径的时候，为重规划的路径进行校验。</w:t>
      </w:r>
    </w:p>
  </w:comment>
  <w:comment w:id="1017" w:author="运璐 何" w:date="2025-10-29T20:12:00Z" w:initials="运璐">
    <w:p w14:paraId="44EBEAD6" w14:textId="061AA6E6" w:rsidR="00CE12EF" w:rsidRDefault="00CE12EF">
      <w:pPr>
        <w:pStyle w:val="ad"/>
        <w:rPr>
          <w:rFonts w:hint="eastAsia"/>
        </w:rPr>
      </w:pPr>
      <w:r>
        <w:rPr>
          <w:rStyle w:val="ac"/>
        </w:rPr>
        <w:annotationRef/>
      </w:r>
      <w:r>
        <w:rPr>
          <w:rFonts w:hint="eastAsia"/>
        </w:rPr>
        <w:t>接在后面补充</w:t>
      </w:r>
      <w:r>
        <w:rPr>
          <w:rFonts w:hint="eastAsia"/>
        </w:rPr>
        <w:t>3</w:t>
      </w:r>
      <w:r>
        <w:t>.2</w:t>
      </w:r>
      <w:r>
        <w:rPr>
          <w:rFonts w:hint="eastAsia"/>
        </w:rPr>
        <w:t>节的完整规划流程，明确距离约束机制在其中的实现与作用。</w:t>
      </w:r>
    </w:p>
  </w:comment>
  <w:comment w:id="1025" w:author="Lianghui Ding" w:date="2025-10-25T13:14:00Z" w:initials="LD">
    <w:p w14:paraId="7F26E2FD" w14:textId="77777777" w:rsidR="005C53F5" w:rsidRDefault="005C53F5" w:rsidP="005C53F5">
      <w:pPr>
        <w:pStyle w:val="ad"/>
      </w:pPr>
      <w:r>
        <w:rPr>
          <w:rStyle w:val="ac"/>
        </w:rPr>
        <w:annotationRef/>
      </w:r>
      <w:r>
        <w:rPr>
          <w:rFonts w:hint="eastAsia"/>
        </w:rPr>
        <w:t>只有具体算法不够，需要给出解决问题的思路。</w:t>
      </w:r>
    </w:p>
  </w:comment>
  <w:comment w:id="1026" w:author="运璐 何" w:date="2025-10-30T12:50:00Z" w:initials="运璐">
    <w:p w14:paraId="6289447A" w14:textId="260C8A93" w:rsidR="0010506D" w:rsidRDefault="0010506D">
      <w:pPr>
        <w:pStyle w:val="ad"/>
        <w:rPr>
          <w:rFonts w:hint="eastAsia"/>
        </w:rPr>
      </w:pPr>
      <w:r>
        <w:rPr>
          <w:rStyle w:val="ac"/>
        </w:rPr>
        <w:annotationRef/>
      </w:r>
      <w:r>
        <w:rPr>
          <w:rFonts w:hint="eastAsia"/>
        </w:rPr>
        <w:t>在算法前增加算法对应的目标和解决方法。</w:t>
      </w:r>
    </w:p>
  </w:comment>
  <w:comment w:id="1028" w:author="Lianghui Ding" w:date="2025-10-25T13:14:00Z" w:initials="LD">
    <w:p w14:paraId="090D7767" w14:textId="00D1DE99" w:rsidR="00447D9B" w:rsidRDefault="00447D9B">
      <w:pPr>
        <w:pStyle w:val="ad"/>
      </w:pPr>
      <w:r>
        <w:rPr>
          <w:rStyle w:val="ac"/>
        </w:rPr>
        <w:annotationRef/>
      </w:r>
      <w:r>
        <w:rPr>
          <w:rFonts w:hint="eastAsia"/>
        </w:rPr>
        <w:t>只有具体算法不够，需要给出解决问题的思路。</w:t>
      </w:r>
    </w:p>
  </w:comment>
  <w:comment w:id="1027" w:author="运璐 何" w:date="2025-10-29T17:02:00Z" w:initials="运璐">
    <w:p w14:paraId="2B87830D" w14:textId="4A959C63" w:rsidR="009A6065" w:rsidRDefault="009A6065">
      <w:pPr>
        <w:pStyle w:val="ad"/>
      </w:pPr>
      <w:r>
        <w:rPr>
          <w:rStyle w:val="ac"/>
        </w:rPr>
        <w:annotationRef/>
      </w:r>
      <w:r>
        <w:rPr>
          <w:rFonts w:hint="eastAsia"/>
        </w:rPr>
        <w:t>在</w:t>
      </w:r>
      <w:r>
        <w:rPr>
          <w:rFonts w:hint="eastAsia"/>
        </w:rPr>
        <w:t>3</w:t>
      </w:r>
      <w:r>
        <w:t>.2.2</w:t>
      </w:r>
      <w:r>
        <w:rPr>
          <w:rFonts w:hint="eastAsia"/>
        </w:rPr>
        <w:t>节将整个算法实现进行展示，</w:t>
      </w:r>
      <w:r w:rsidR="004C7F45">
        <w:rPr>
          <w:rFonts w:hint="eastAsia"/>
        </w:rPr>
        <w:t>各个部分的作用和解决问题的思路在具体的</w:t>
      </w:r>
      <w:r w:rsidR="004C7F45">
        <w:rPr>
          <w:rFonts w:hint="eastAsia"/>
        </w:rPr>
        <w:t>3</w:t>
      </w:r>
      <w:r w:rsidR="004C7F45">
        <w:t>.2.1</w:t>
      </w:r>
      <w:r w:rsidR="004C7F45">
        <w:rPr>
          <w:rFonts w:hint="eastAsia"/>
        </w:rPr>
        <w:t>和</w:t>
      </w:r>
      <w:r w:rsidR="004C7F45">
        <w:rPr>
          <w:rFonts w:hint="eastAsia"/>
        </w:rPr>
        <w:t>3</w:t>
      </w:r>
      <w:r w:rsidR="004C7F45">
        <w:t>.2.3</w:t>
      </w:r>
      <w:r w:rsidR="00A36F48">
        <w:rPr>
          <w:rFonts w:hint="eastAsia"/>
        </w:rPr>
        <w:t>进行说明</w:t>
      </w:r>
    </w:p>
  </w:comment>
  <w:comment w:id="1033" w:author="Lianghui Ding" w:date="2025-10-25T13:17:00Z" w:initials="LD">
    <w:p w14:paraId="4FC5608E" w14:textId="4A6837DB" w:rsidR="00DC1E5B" w:rsidRDefault="00DC1E5B">
      <w:pPr>
        <w:pStyle w:val="ad"/>
      </w:pPr>
      <w:r>
        <w:rPr>
          <w:rStyle w:val="ac"/>
        </w:rPr>
        <w:annotationRef/>
      </w:r>
      <w:r>
        <w:rPr>
          <w:rFonts w:hint="eastAsia"/>
        </w:rPr>
        <w:t>该方法跟现有方法的区别是什么？</w:t>
      </w:r>
    </w:p>
  </w:comment>
  <w:comment w:id="1034" w:author="运璐 何" w:date="2025-10-29T17:12:00Z" w:initials="运璐">
    <w:p w14:paraId="1F836442" w14:textId="785021C7" w:rsidR="005F1486" w:rsidRDefault="005F1486">
      <w:pPr>
        <w:pStyle w:val="ad"/>
      </w:pPr>
      <w:r>
        <w:rPr>
          <w:rStyle w:val="ac"/>
        </w:rPr>
        <w:annotationRef/>
      </w:r>
      <w:r>
        <w:rPr>
          <w:rFonts w:hint="eastAsia"/>
        </w:rPr>
        <w:t>增加表述：该部分新增的</w:t>
      </w:r>
      <w:r>
        <w:rPr>
          <w:rFonts w:hint="eastAsia"/>
        </w:rPr>
        <w:t>M</w:t>
      </w:r>
      <w:r>
        <w:t>ST</w:t>
      </w:r>
      <w:r>
        <w:rPr>
          <w:rFonts w:hint="eastAsia"/>
        </w:rPr>
        <w:t>机制区别与其他论文：其他论文主要通过简单的邻居吸引、编队吸引或全部的通信链路进行吸引进行通信保持，所提的算法能够减小链路数量，只维护主要链路构成的主干网络，能够减少势场力的叠加导致的不稳定性，提高通信保持的有效性。</w:t>
      </w:r>
    </w:p>
  </w:comment>
  <w:comment w:id="1039" w:author="Lianghui Ding" w:date="2025-10-25T13:20:00Z" w:initials="LD">
    <w:p w14:paraId="53BD4F07" w14:textId="594B89AD" w:rsidR="000346DA" w:rsidRDefault="000346DA">
      <w:pPr>
        <w:pStyle w:val="ad"/>
      </w:pPr>
      <w:r>
        <w:rPr>
          <w:rStyle w:val="ac"/>
        </w:rPr>
        <w:annotationRef/>
      </w:r>
      <w:r>
        <w:rPr>
          <w:rFonts w:hint="eastAsia"/>
        </w:rPr>
        <w:t>没看出来最小生成树怎么工作的</w:t>
      </w:r>
    </w:p>
  </w:comment>
  <w:comment w:id="1040" w:author="运璐 何" w:date="2025-10-29T17:16:00Z" w:initials="运璐">
    <w:p w14:paraId="352CC0CF" w14:textId="07F334DB" w:rsidR="005F1486" w:rsidRDefault="005F1486">
      <w:pPr>
        <w:pStyle w:val="ad"/>
      </w:pPr>
      <w:r>
        <w:rPr>
          <w:rStyle w:val="ac"/>
          <w:rFonts w:hint="eastAsia"/>
        </w:rPr>
        <w:t>新增最小生成树的</w:t>
      </w:r>
      <w:r w:rsidR="00CE4D3E">
        <w:rPr>
          <w:rStyle w:val="ac"/>
          <w:rFonts w:hint="eastAsia"/>
        </w:rPr>
        <w:t>kruskal</w:t>
      </w:r>
      <w:r>
        <w:rPr>
          <w:rStyle w:val="ac"/>
          <w:rFonts w:hint="eastAsia"/>
        </w:rPr>
        <w:t>计算过程，补充描述</w:t>
      </w:r>
      <w:r>
        <w:rPr>
          <w:rStyle w:val="ac"/>
          <w:rFonts w:hint="eastAsia"/>
        </w:rPr>
        <w:t>M</w:t>
      </w:r>
      <w:r>
        <w:rPr>
          <w:rStyle w:val="ac"/>
        </w:rPr>
        <w:t>ST</w:t>
      </w:r>
      <w:r>
        <w:rPr>
          <w:rStyle w:val="ac"/>
          <w:rFonts w:hint="eastAsia"/>
        </w:rPr>
        <w:t>的实时更新机制。</w:t>
      </w:r>
    </w:p>
  </w:comment>
  <w:comment w:id="1042" w:author="运璐 何" w:date="2025-10-30T15:31:00Z" w:initials="运璐">
    <w:p w14:paraId="37C4D529" w14:textId="57AAF3FF" w:rsidR="00265414" w:rsidRDefault="00265414">
      <w:pPr>
        <w:pStyle w:val="ad"/>
        <w:rPr>
          <w:rFonts w:hint="eastAsia"/>
        </w:rPr>
      </w:pPr>
      <w:r>
        <w:rPr>
          <w:rStyle w:val="ac"/>
        </w:rPr>
        <w:annotationRef/>
      </w:r>
      <w:r w:rsidR="00CE4D3E">
        <w:rPr>
          <w:rFonts w:hint="eastAsia"/>
        </w:rPr>
        <w:t>首</w:t>
      </w:r>
      <w:r>
        <w:rPr>
          <w:rFonts w:hint="eastAsia"/>
        </w:rPr>
        <w:t>先介绍该部分算法在整个机制中的作用和目标。</w:t>
      </w:r>
    </w:p>
  </w:comment>
  <w:comment w:id="1051" w:author="运璐 何" w:date="2025-10-30T15:36:00Z" w:initials="运璐">
    <w:p w14:paraId="418D2055" w14:textId="4DCE9489" w:rsidR="00265414" w:rsidRDefault="00265414">
      <w:pPr>
        <w:pStyle w:val="ad"/>
        <w:rPr>
          <w:rFonts w:hint="eastAsia"/>
        </w:rPr>
      </w:pPr>
      <w:r>
        <w:rPr>
          <w:rStyle w:val="ac"/>
        </w:rPr>
        <w:annotationRef/>
      </w:r>
      <w:r>
        <w:rPr>
          <w:rFonts w:hint="eastAsia"/>
        </w:rPr>
        <w:t>本段落说明该部分算法和现有的区别：维护主干网络实现连通，</w:t>
      </w:r>
      <w:r w:rsidR="00F91172">
        <w:rPr>
          <w:rFonts w:hint="eastAsia"/>
        </w:rPr>
        <w:t>有效简化势场，提高规划效率</w:t>
      </w:r>
    </w:p>
  </w:comment>
  <w:comment w:id="1055" w:author="运璐 何" w:date="2025-10-30T15:33:00Z" w:initials="运璐">
    <w:p w14:paraId="74C1B34B" w14:textId="40ABFD8F" w:rsidR="00265414" w:rsidRDefault="00265414">
      <w:pPr>
        <w:pStyle w:val="ad"/>
        <w:rPr>
          <w:rFonts w:hint="eastAsia"/>
        </w:rPr>
      </w:pPr>
      <w:r>
        <w:rPr>
          <w:rStyle w:val="ac"/>
        </w:rPr>
        <w:annotationRef/>
      </w:r>
      <w:r>
        <w:rPr>
          <w:rFonts w:hint="eastAsia"/>
        </w:rPr>
        <w:t>补充对应的参考论文，都在</w:t>
      </w:r>
      <w:r w:rsidR="00F91172">
        <w:rPr>
          <w:rFonts w:hint="eastAsia"/>
        </w:rPr>
        <w:t>相关研究部分。</w:t>
      </w:r>
    </w:p>
  </w:comment>
  <w:comment w:id="1076" w:author="运璐 何" w:date="2025-10-24T14:40:00Z" w:initials="运璐">
    <w:p w14:paraId="4AD02F54" w14:textId="2209A329" w:rsidR="000E7624" w:rsidRDefault="000E7624">
      <w:pPr>
        <w:pStyle w:val="ad"/>
      </w:pPr>
      <w:r>
        <w:rPr>
          <w:rStyle w:val="ac"/>
        </w:rPr>
        <w:annotationRef/>
      </w:r>
      <w:r>
        <w:rPr>
          <w:rFonts w:hint="eastAsia"/>
        </w:rPr>
        <w:t>新增</w:t>
      </w:r>
      <w:r>
        <w:rPr>
          <w:rFonts w:hint="eastAsia"/>
        </w:rPr>
        <w:t>M</w:t>
      </w:r>
      <w:r>
        <w:t>ST</w:t>
      </w:r>
      <w:r w:rsidR="002E16A0">
        <w:rPr>
          <w:rFonts w:hint="eastAsia"/>
        </w:rPr>
        <w:t>构建</w:t>
      </w:r>
      <w:r>
        <w:rPr>
          <w:rFonts w:hint="eastAsia"/>
        </w:rPr>
        <w:t>过程示意图</w:t>
      </w:r>
    </w:p>
  </w:comment>
  <w:comment w:id="1130" w:author="运璐 何" w:date="2025-10-30T16:33:00Z" w:initials="运璐">
    <w:p w14:paraId="78E17558" w14:textId="568C8B2B" w:rsidR="004944FE" w:rsidRDefault="004944FE">
      <w:pPr>
        <w:pStyle w:val="ad"/>
        <w:rPr>
          <w:rFonts w:hint="eastAsia"/>
        </w:rPr>
      </w:pPr>
      <w:r>
        <w:rPr>
          <w:rStyle w:val="ac"/>
        </w:rPr>
        <w:annotationRef/>
      </w:r>
      <w:r>
        <w:rPr>
          <w:rFonts w:hint="eastAsia"/>
        </w:rPr>
        <w:t>补充</w:t>
      </w:r>
      <w:r>
        <w:rPr>
          <w:rFonts w:hint="eastAsia"/>
        </w:rPr>
        <w:t>M</w:t>
      </w:r>
      <w:r>
        <w:t>ST</w:t>
      </w:r>
      <w:r>
        <w:rPr>
          <w:rFonts w:hint="eastAsia"/>
        </w:rPr>
        <w:t>构建过程以及单步实时更新机制</w:t>
      </w:r>
    </w:p>
  </w:comment>
  <w:comment w:id="1194" w:author="运璐 何" w:date="2025-10-24T15:55:00Z" w:initials="运璐">
    <w:p w14:paraId="7AEA2C8B" w14:textId="4DD5F704" w:rsidR="002E16A0" w:rsidRDefault="002E16A0">
      <w:pPr>
        <w:pStyle w:val="ad"/>
      </w:pPr>
      <w:r>
        <w:rPr>
          <w:rStyle w:val="ac"/>
        </w:rPr>
        <w:annotationRef/>
      </w:r>
      <w:r>
        <w:rPr>
          <w:rFonts w:hint="eastAsia"/>
        </w:rPr>
        <w:t>算法</w:t>
      </w:r>
      <w:r>
        <w:rPr>
          <w:rFonts w:hint="eastAsia"/>
        </w:rPr>
        <w:t>2</w:t>
      </w:r>
      <w:r>
        <w:rPr>
          <w:rFonts w:hint="eastAsia"/>
        </w:rPr>
        <w:t>为</w:t>
      </w:r>
      <w:r>
        <w:rPr>
          <w:rFonts w:hint="eastAsia"/>
        </w:rPr>
        <w:t>M</w:t>
      </w:r>
      <w:r>
        <w:t>ST-APF</w:t>
      </w:r>
      <w:r>
        <w:rPr>
          <w:rFonts w:hint="eastAsia"/>
        </w:rPr>
        <w:t>局部规划</w:t>
      </w:r>
    </w:p>
  </w:comment>
  <w:comment w:id="1210" w:author="运璐 何" w:date="2025-10-31T10:09:00Z" w:initials="运璐">
    <w:p w14:paraId="5D650B00" w14:textId="77333CD9" w:rsidR="00A36F48" w:rsidRDefault="00A36F48">
      <w:pPr>
        <w:pStyle w:val="ad"/>
      </w:pPr>
      <w:r>
        <w:rPr>
          <w:rStyle w:val="ac"/>
        </w:rPr>
        <w:annotationRef/>
      </w:r>
      <w:r>
        <w:rPr>
          <w:rFonts w:hint="eastAsia"/>
        </w:rPr>
        <w:t>补充总结算法的创新点与所针对解决的问题</w:t>
      </w:r>
    </w:p>
  </w:comment>
  <w:comment w:id="1221" w:author="Lianghui Ding" w:date="2025-10-25T09:15:00Z" w:initials="LD">
    <w:p w14:paraId="40596BAF" w14:textId="3EDA9DAB" w:rsidR="009C55BB" w:rsidRDefault="009C55BB">
      <w:pPr>
        <w:pStyle w:val="ad"/>
      </w:pPr>
      <w:r>
        <w:rPr>
          <w:rStyle w:val="ac"/>
        </w:rPr>
        <w:annotationRef/>
      </w:r>
      <w:r>
        <w:rPr>
          <w:rFonts w:hint="eastAsia"/>
        </w:rPr>
        <w:t>是不是把这个内容放在框架部分更合适一些？</w:t>
      </w:r>
    </w:p>
  </w:comment>
  <w:comment w:id="1222" w:author="运璐 何" w:date="2025-10-29T11:18:00Z" w:initials="运璐">
    <w:p w14:paraId="7A595BB4" w14:textId="2AE6D9EA" w:rsidR="009A0301" w:rsidRDefault="009A0301">
      <w:pPr>
        <w:pStyle w:val="ad"/>
      </w:pPr>
      <w:r>
        <w:rPr>
          <w:rStyle w:val="ac"/>
        </w:rPr>
        <w:annotationRef/>
      </w:r>
      <w:r>
        <w:rPr>
          <w:rFonts w:hint="eastAsia"/>
        </w:rPr>
        <w:t>移到算法框架后面详细描述算法流程。</w:t>
      </w:r>
    </w:p>
  </w:comment>
  <w:comment w:id="1258" w:author="Lianghui Ding" w:date="2025-10-12T16:05:00Z" w:initials="LD">
    <w:p w14:paraId="13C9256C" w14:textId="77777777" w:rsidR="00460401" w:rsidRDefault="00460401">
      <w:pPr>
        <w:pStyle w:val="ad"/>
      </w:pPr>
      <w:r>
        <w:rPr>
          <w:rStyle w:val="ac"/>
        </w:rPr>
        <w:annotationRef/>
      </w:r>
      <w:r>
        <w:rPr>
          <w:rFonts w:hint="eastAsia"/>
        </w:rPr>
        <w:t>结果分小节阐述</w:t>
      </w:r>
    </w:p>
    <w:p w14:paraId="4FD636C5" w14:textId="7A637FD2" w:rsidR="00460401" w:rsidRDefault="00460401">
      <w:pPr>
        <w:pStyle w:val="ad"/>
      </w:pPr>
      <w:r>
        <w:rPr>
          <w:rFonts w:hint="eastAsia"/>
        </w:rPr>
        <w:t>结果要更丰富，分多个维度进行分析</w:t>
      </w:r>
    </w:p>
  </w:comment>
  <w:comment w:id="1259" w:author="运璐 何" w:date="2025-10-12T16:47:00Z" w:initials="运璐">
    <w:p w14:paraId="0D5E27E7" w14:textId="6FCC8BD5" w:rsidR="009F39B9" w:rsidRDefault="009F39B9">
      <w:pPr>
        <w:pStyle w:val="ad"/>
      </w:pPr>
      <w:r>
        <w:rPr>
          <w:rStyle w:val="ac"/>
        </w:rPr>
        <w:annotationRef/>
      </w:r>
      <w:r>
        <w:rPr>
          <w:rFonts w:hint="eastAsia"/>
        </w:rPr>
        <w:t>性能指标：到达率、步长</w:t>
      </w:r>
    </w:p>
    <w:p w14:paraId="272BD9F7" w14:textId="4316B666" w:rsidR="00B608C7" w:rsidRDefault="00BC153D">
      <w:pPr>
        <w:pStyle w:val="ad"/>
      </w:pPr>
      <w:r>
        <w:rPr>
          <w:rFonts w:hint="eastAsia"/>
        </w:rPr>
        <w:t>算法：新增</w:t>
      </w:r>
      <w:r>
        <w:rPr>
          <w:rFonts w:hint="eastAsia"/>
        </w:rPr>
        <w:t>A</w:t>
      </w:r>
      <w:r>
        <w:t>*-</w:t>
      </w:r>
      <w:r w:rsidR="00C70B28">
        <w:t>CBS</w:t>
      </w:r>
      <w:r>
        <w:t>,</w:t>
      </w:r>
      <w:r>
        <w:rPr>
          <w:rFonts w:hint="eastAsia"/>
        </w:rPr>
        <w:t>启发式算法。</w:t>
      </w:r>
    </w:p>
    <w:p w14:paraId="1DFE06F3" w14:textId="1B768400" w:rsidR="00BC153D" w:rsidRDefault="00BC153D">
      <w:pPr>
        <w:pStyle w:val="ad"/>
      </w:pPr>
      <w:r>
        <w:rPr>
          <w:rFonts w:hint="eastAsia"/>
        </w:rPr>
        <w:t>消融实验</w:t>
      </w:r>
      <w:r w:rsidR="00E666C7">
        <w:rPr>
          <w:rFonts w:hint="eastAsia"/>
        </w:rPr>
        <w:t>。</w:t>
      </w:r>
    </w:p>
  </w:comment>
  <w:comment w:id="1260" w:author="运璐 何" w:date="2025-10-14T15:03:00Z" w:initials="运璐">
    <w:p w14:paraId="50D7CF1A" w14:textId="177441F2" w:rsidR="008C2E27" w:rsidRDefault="009E71DA">
      <w:pPr>
        <w:pStyle w:val="ad"/>
      </w:pPr>
      <w:r>
        <w:rPr>
          <w:rStyle w:val="ac"/>
        </w:rPr>
        <w:annotationRef/>
      </w:r>
      <w:r w:rsidRPr="008C2E27">
        <w:rPr>
          <w:rFonts w:hint="eastAsia"/>
          <w:b/>
          <w:bCs/>
        </w:rPr>
        <w:t>对比算法扩展</w:t>
      </w:r>
      <w:r>
        <w:rPr>
          <w:rFonts w:hint="eastAsia"/>
        </w:rPr>
        <w:t>：</w:t>
      </w:r>
      <w:r>
        <w:br/>
      </w:r>
      <w:r w:rsidR="008C2E27">
        <w:rPr>
          <w:rFonts w:hint="eastAsia"/>
        </w:rPr>
        <w:t>1</w:t>
      </w:r>
      <w:r w:rsidR="008C2E27">
        <w:t>.</w:t>
      </w:r>
      <w:r w:rsidR="008C2E27">
        <w:rPr>
          <w:rFonts w:hint="eastAsia"/>
        </w:rPr>
        <w:t>冲突搜索类：</w:t>
      </w:r>
      <w:r>
        <w:rPr>
          <w:rFonts w:hint="eastAsia"/>
        </w:rPr>
        <w:t>c</w:t>
      </w:r>
      <w:r>
        <w:t>bs-</w:t>
      </w:r>
      <w:r>
        <w:rPr>
          <w:rFonts w:hint="eastAsia"/>
        </w:rPr>
        <w:t>rrt*</w:t>
      </w:r>
      <w:r w:rsidR="008C2E27">
        <w:rPr>
          <w:rFonts w:hint="eastAsia"/>
        </w:rPr>
        <w:t>（</w:t>
      </w:r>
      <w:r w:rsidR="008C2E27">
        <w:rPr>
          <w:rFonts w:hint="eastAsia"/>
        </w:rPr>
        <w:t>K</w:t>
      </w:r>
      <w:r w:rsidR="008C2E27">
        <w:t>-CBS</w:t>
      </w:r>
      <w:r w:rsidR="008C2E27">
        <w:rPr>
          <w:rFonts w:hint="eastAsia"/>
        </w:rPr>
        <w:t>）</w:t>
      </w:r>
      <w:r w:rsidR="008C2E27">
        <w:br/>
      </w:r>
      <w:r w:rsidR="008C2E27">
        <w:rPr>
          <w:rFonts w:hint="eastAsia"/>
        </w:rPr>
        <w:t>2</w:t>
      </w:r>
      <w:r w:rsidR="008C2E27">
        <w:t>.</w:t>
      </w:r>
      <w:r w:rsidR="008C2E27">
        <w:rPr>
          <w:rFonts w:hint="eastAsia"/>
        </w:rPr>
        <w:t>启发式类：</w:t>
      </w:r>
      <w:r w:rsidR="00A0454B">
        <w:t>ppswarm(h-pso)</w:t>
      </w:r>
      <w:r w:rsidR="008C2E27">
        <w:br/>
      </w:r>
      <w:r w:rsidR="008C2E27">
        <w:rPr>
          <w:rFonts w:hint="eastAsia"/>
        </w:rPr>
        <w:t>3</w:t>
      </w:r>
      <w:r w:rsidR="008C2E27">
        <w:t>.</w:t>
      </w:r>
      <w:r w:rsidR="008C2E27">
        <w:rPr>
          <w:rFonts w:hint="eastAsia"/>
        </w:rPr>
        <w:t>势场类：</w:t>
      </w:r>
      <w:r w:rsidR="008C2E27">
        <w:rPr>
          <w:rFonts w:hint="eastAsia"/>
        </w:rPr>
        <w:t>A</w:t>
      </w:r>
      <w:r w:rsidR="008C2E27">
        <w:t>PF</w:t>
      </w:r>
      <w:r w:rsidR="00E33F46">
        <w:rPr>
          <w:rFonts w:hint="eastAsia"/>
        </w:rPr>
        <w:t>（邻居引力）</w:t>
      </w:r>
      <w:r w:rsidR="008C2E27">
        <w:br/>
      </w:r>
      <w:r w:rsidR="008C2E27">
        <w:rPr>
          <w:rFonts w:hint="eastAsia"/>
        </w:rPr>
        <w:t>4.</w:t>
      </w:r>
      <w:r w:rsidR="008C2E27">
        <w:rPr>
          <w:rFonts w:hint="eastAsia"/>
        </w:rPr>
        <w:t>通信保持类：</w:t>
      </w:r>
      <w:r w:rsidR="008C2E27">
        <w:rPr>
          <w:rFonts w:hint="eastAsia"/>
        </w:rPr>
        <w:t>C</w:t>
      </w:r>
      <w:r w:rsidR="008C2E27">
        <w:t>MUFC</w:t>
      </w:r>
      <w:r w:rsidR="00E33F46">
        <w:t>(</w:t>
      </w:r>
      <w:r w:rsidR="00E33F46">
        <w:rPr>
          <w:rFonts w:hint="eastAsia"/>
        </w:rPr>
        <w:t>分层拓扑保持</w:t>
      </w:r>
      <w:r w:rsidR="00E33F46">
        <w:t>)</w:t>
      </w:r>
    </w:p>
    <w:p w14:paraId="053866F1" w14:textId="1BE40EB9" w:rsidR="008C2E27" w:rsidRDefault="008C2E27">
      <w:pPr>
        <w:pStyle w:val="ad"/>
      </w:pPr>
      <w:r>
        <w:t>5.</w:t>
      </w:r>
      <w:r>
        <w:rPr>
          <w:rFonts w:hint="eastAsia"/>
        </w:rPr>
        <w:t>所提算法：</w:t>
      </w:r>
      <w:r>
        <w:rPr>
          <w:rFonts w:hint="eastAsia"/>
        </w:rPr>
        <w:t>C</w:t>
      </w:r>
      <w:r>
        <w:t>L-RRT*-APF</w:t>
      </w:r>
      <w:r>
        <w:br/>
      </w:r>
      <w:r>
        <w:rPr>
          <w:rFonts w:hint="eastAsia"/>
        </w:rPr>
        <w:t>总共五种，涵盖从经典算法到最新算法。</w:t>
      </w:r>
    </w:p>
    <w:p w14:paraId="755F1DE6" w14:textId="2FAAC097" w:rsidR="009E71DA" w:rsidRDefault="008C2E27">
      <w:pPr>
        <w:pStyle w:val="ad"/>
      </w:pPr>
      <w:r w:rsidRPr="008C2E27">
        <w:rPr>
          <w:rFonts w:hint="eastAsia"/>
          <w:b/>
          <w:bCs/>
        </w:rPr>
        <w:t>增加消融实验</w:t>
      </w:r>
      <w:r>
        <w:rPr>
          <w:rFonts w:hint="eastAsia"/>
        </w:rPr>
        <w:t>：</w:t>
      </w:r>
      <w:r>
        <w:br/>
        <w:t>1.</w:t>
      </w:r>
      <w:r>
        <w:rPr>
          <w:rFonts w:hint="eastAsia"/>
        </w:rPr>
        <w:t>所提算法</w:t>
      </w:r>
      <w:r>
        <w:br/>
        <w:t>2.</w:t>
      </w:r>
      <w:r>
        <w:rPr>
          <w:rFonts w:hint="eastAsia"/>
        </w:rPr>
        <w:t>去除距离校验机制但保留</w:t>
      </w:r>
      <w:r>
        <w:rPr>
          <w:rFonts w:hint="eastAsia"/>
        </w:rPr>
        <w:t>mst</w:t>
      </w:r>
      <w:r>
        <w:br/>
        <w:t>3.</w:t>
      </w:r>
      <w:r>
        <w:rPr>
          <w:rFonts w:hint="eastAsia"/>
        </w:rPr>
        <w:t>去除</w:t>
      </w:r>
      <w:r>
        <w:rPr>
          <w:rFonts w:hint="eastAsia"/>
        </w:rPr>
        <w:t>m</w:t>
      </w:r>
      <w:r>
        <w:t>st,</w:t>
      </w:r>
      <w:r>
        <w:rPr>
          <w:rFonts w:hint="eastAsia"/>
        </w:rPr>
        <w:t>保留距离校验机制</w:t>
      </w:r>
      <w:r>
        <w:br/>
      </w:r>
      <w:r>
        <w:rPr>
          <w:rFonts w:hint="eastAsia"/>
        </w:rPr>
        <w:t>三种算法对比分别验证</w:t>
      </w:r>
      <w:r>
        <w:rPr>
          <w:rFonts w:hint="eastAsia"/>
        </w:rPr>
        <w:t>mst</w:t>
      </w:r>
      <w:r>
        <w:rPr>
          <w:rFonts w:hint="eastAsia"/>
        </w:rPr>
        <w:t>引力和距离校验机制的作用。</w:t>
      </w:r>
    </w:p>
  </w:comment>
  <w:comment w:id="1261" w:author="运璐 何" w:date="2025-10-14T17:29:00Z" w:initials="运璐">
    <w:p w14:paraId="596050A1" w14:textId="6ABB8CA4" w:rsidR="00A94A19" w:rsidRDefault="00A94A19">
      <w:pPr>
        <w:pStyle w:val="ad"/>
      </w:pPr>
      <w:r>
        <w:rPr>
          <w:rStyle w:val="ac"/>
        </w:rPr>
        <w:annotationRef/>
      </w:r>
      <w:r w:rsidRPr="00A94A19">
        <w:rPr>
          <w:rFonts w:hint="eastAsia"/>
          <w:b/>
          <w:bCs/>
        </w:rPr>
        <w:t>性能指标：</w:t>
      </w:r>
      <w:r>
        <w:br/>
      </w:r>
      <w:r>
        <w:rPr>
          <w:rFonts w:hint="eastAsia"/>
        </w:rPr>
        <w:t>增加步长为规划开销判断依据</w:t>
      </w:r>
    </w:p>
  </w:comment>
  <w:comment w:id="1292" w:author="运璐 何" w:date="2025-10-24T15:56:00Z" w:initials="运璐">
    <w:p w14:paraId="05CC54BC" w14:textId="2224D7E1" w:rsidR="002E16A0" w:rsidRDefault="002E16A0">
      <w:pPr>
        <w:pStyle w:val="ad"/>
      </w:pPr>
      <w:r>
        <w:rPr>
          <w:rStyle w:val="ac"/>
        </w:rPr>
        <w:annotationRef/>
      </w:r>
      <w:r>
        <w:rPr>
          <w:rFonts w:hint="eastAsia"/>
        </w:rPr>
        <w:t>新增两种对比算法的描述</w:t>
      </w:r>
    </w:p>
  </w:comment>
  <w:comment w:id="1316" w:author="运璐 何" w:date="2025-10-24T15:57:00Z" w:initials="运璐">
    <w:p w14:paraId="7A7A8623" w14:textId="6123BCFE" w:rsidR="002E16A0" w:rsidRDefault="002E16A0">
      <w:pPr>
        <w:pStyle w:val="ad"/>
      </w:pPr>
      <w:r>
        <w:rPr>
          <w:rStyle w:val="ac"/>
        </w:rPr>
        <w:annotationRef/>
      </w:r>
      <w:r>
        <w:rPr>
          <w:rFonts w:hint="eastAsia"/>
        </w:rPr>
        <w:t>后续对比实验和消融实验待实验跑完后补充</w:t>
      </w:r>
    </w:p>
  </w:comment>
  <w:comment w:id="1325" w:author="Lianghui Ding" w:date="2025-10-25T13:18:00Z" w:initials="LD">
    <w:p w14:paraId="5B72A0B8" w14:textId="29A04AD7" w:rsidR="00C65E49" w:rsidRDefault="00C65E49">
      <w:pPr>
        <w:pStyle w:val="ad"/>
      </w:pPr>
      <w:r>
        <w:rPr>
          <w:rStyle w:val="ac"/>
        </w:rPr>
        <w:annotationRef/>
      </w:r>
      <w:r>
        <w:rPr>
          <w:rFonts w:hint="eastAsia"/>
        </w:rPr>
        <w:t>要有数值化的精确分析</w:t>
      </w:r>
    </w:p>
  </w:comment>
  <w:comment w:id="1326" w:author="运璐 何" w:date="2025-10-29T17:23:00Z" w:initials="运璐">
    <w:p w14:paraId="1BBC8853" w14:textId="53413075" w:rsidR="005B1D7E" w:rsidRDefault="005B1D7E">
      <w:pPr>
        <w:pStyle w:val="ad"/>
      </w:pPr>
      <w:r>
        <w:rPr>
          <w:rStyle w:val="ac"/>
        </w:rPr>
        <w:annotationRef/>
      </w:r>
      <w:r>
        <w:rPr>
          <w:rFonts w:hint="eastAsia"/>
        </w:rPr>
        <w:t>算法结果中明确指标增益数值收益</w:t>
      </w:r>
    </w:p>
  </w:comment>
  <w:comment w:id="1365" w:author="运璐 何" w:date="2025-10-31T13:03:00Z" w:initials="运璐">
    <w:p w14:paraId="6F2EEC38" w14:textId="6D454C78" w:rsidR="00501D6A" w:rsidRDefault="00501D6A">
      <w:pPr>
        <w:pStyle w:val="ad"/>
        <w:rPr>
          <w:rFonts w:hint="eastAsia"/>
        </w:rPr>
      </w:pPr>
      <w:r>
        <w:rPr>
          <w:rStyle w:val="ac"/>
        </w:rPr>
        <w:annotationRef/>
      </w:r>
      <w:r w:rsidR="000210A5">
        <w:rPr>
          <w:rFonts w:hint="eastAsia"/>
        </w:rPr>
        <w:t>还在跑</w:t>
      </w:r>
      <w:r>
        <w:rPr>
          <w:rFonts w:hint="eastAsia"/>
        </w:rPr>
        <w:t>待补充</w:t>
      </w:r>
    </w:p>
  </w:comment>
  <w:comment w:id="1372" w:author="Lianghui Ding" w:date="2025-10-25T13:20:00Z" w:initials="LD">
    <w:p w14:paraId="726FCAC6" w14:textId="5CAF7EA9" w:rsidR="00EE487E" w:rsidRDefault="00EE487E">
      <w:pPr>
        <w:pStyle w:val="ad"/>
      </w:pPr>
      <w:r>
        <w:rPr>
          <w:rStyle w:val="ac"/>
        </w:rPr>
        <w:annotationRef/>
      </w:r>
      <w:r>
        <w:rPr>
          <w:rFonts w:hint="eastAsia"/>
        </w:rPr>
        <w:t>干扰节点数量的影响？</w:t>
      </w:r>
    </w:p>
  </w:comment>
  <w:comment w:id="1373" w:author="运璐 何" w:date="2025-10-29T17:24:00Z" w:initials="运璐">
    <w:p w14:paraId="227F9290" w14:textId="77777777" w:rsidR="005B1D7E" w:rsidRDefault="005B1D7E">
      <w:pPr>
        <w:pStyle w:val="ad"/>
      </w:pPr>
      <w:r>
        <w:rPr>
          <w:rStyle w:val="ac"/>
        </w:rPr>
        <w:annotationRef/>
      </w:r>
      <w:r w:rsidR="00B37379">
        <w:rPr>
          <w:rFonts w:hint="eastAsia"/>
        </w:rPr>
        <w:t>干扰节点数量不太好分析：</w:t>
      </w:r>
      <w:r w:rsidR="00B37379">
        <w:br/>
      </w:r>
      <w:r w:rsidR="00B37379">
        <w:rPr>
          <w:rFonts w:hint="eastAsia"/>
        </w:rPr>
        <w:t>干扰的位置也会影响效果：</w:t>
      </w:r>
    </w:p>
    <w:p w14:paraId="06ECE2AE" w14:textId="1775735C" w:rsidR="00B37379" w:rsidRDefault="00B37379">
      <w:pPr>
        <w:pStyle w:val="ad"/>
        <w:rPr>
          <w:rFonts w:hint="eastAsia"/>
        </w:rPr>
      </w:pPr>
      <w:r>
        <w:rPr>
          <w:rFonts w:hint="eastAsia"/>
        </w:rPr>
        <w:t>暂时新增</w:t>
      </w:r>
      <w:r>
        <w:rPr>
          <w:rFonts w:hint="eastAsia"/>
        </w:rPr>
        <w:t>1</w:t>
      </w:r>
      <w:r>
        <w:t xml:space="preserve"> 2 3</w:t>
      </w:r>
      <w:r>
        <w:rPr>
          <w:rFonts w:hint="eastAsia"/>
        </w:rPr>
        <w:t>三个干扰数量的对比实验进行分析</w:t>
      </w:r>
    </w:p>
  </w:comment>
  <w:comment w:id="1374" w:author="运璐 何" w:date="2025-10-31T13:04:00Z" w:initials="运璐">
    <w:p w14:paraId="20ADAC62" w14:textId="289D4DE2" w:rsidR="00501D6A" w:rsidRDefault="00501D6A">
      <w:pPr>
        <w:pStyle w:val="ad"/>
      </w:pPr>
      <w:r>
        <w:rPr>
          <w:rStyle w:val="ac"/>
        </w:rPr>
        <w:annotationRef/>
      </w:r>
      <w:r>
        <w:rPr>
          <w:rFonts w:hint="eastAsia"/>
        </w:rPr>
        <w:t>更新信道模型后还在跑结果，待补充</w:t>
      </w:r>
    </w:p>
  </w:comment>
  <w:comment w:id="1381" w:author="Lianghui Ding" w:date="2025-10-25T13:19:00Z" w:initials="LD">
    <w:p w14:paraId="79A85436" w14:textId="0D9EA9A2" w:rsidR="00EB7627" w:rsidRDefault="00EB7627">
      <w:pPr>
        <w:pStyle w:val="ad"/>
      </w:pPr>
      <w:r>
        <w:rPr>
          <w:rStyle w:val="ac"/>
        </w:rPr>
        <w:annotationRef/>
      </w:r>
      <w:r>
        <w:rPr>
          <w:rFonts w:hint="eastAsia"/>
        </w:rPr>
        <w:t>图片不需要有上面的题目；</w:t>
      </w:r>
      <w:r>
        <w:rPr>
          <w:rFonts w:hint="eastAsia"/>
        </w:rPr>
        <w:t>legend</w:t>
      </w:r>
      <w:r>
        <w:rPr>
          <w:rFonts w:hint="eastAsia"/>
        </w:rPr>
        <w:t>应该与上面的图一致</w:t>
      </w:r>
    </w:p>
  </w:comment>
  <w:comment w:id="1382" w:author="运璐 何" w:date="2025-10-29T17:26:00Z" w:initials="运璐">
    <w:p w14:paraId="12F0A589" w14:textId="742412F9" w:rsidR="005B1D7E" w:rsidRDefault="005B1D7E">
      <w:pPr>
        <w:pStyle w:val="ad"/>
      </w:pPr>
      <w:r>
        <w:rPr>
          <w:rStyle w:val="ac"/>
        </w:rPr>
        <w:annotationRef/>
      </w:r>
      <w:r>
        <w:rPr>
          <w:rFonts w:hint="eastAsia"/>
        </w:rPr>
        <w:t>删除图中的标题</w:t>
      </w:r>
    </w:p>
  </w:comment>
  <w:comment w:id="1436" w:author="运璐 何" w:date="2025-10-31T14:00:00Z" w:initials="运璐">
    <w:p w14:paraId="0C2E49F6" w14:textId="06138306" w:rsidR="00AC79EA" w:rsidRDefault="00AC79EA">
      <w:pPr>
        <w:pStyle w:val="ad"/>
        <w:rPr>
          <w:rFonts w:hint="eastAsia"/>
        </w:rPr>
      </w:pPr>
      <w:r>
        <w:rPr>
          <w:rStyle w:val="ac"/>
        </w:rPr>
        <w:annotationRef/>
      </w:r>
      <w:r>
        <w:rPr>
          <w:rFonts w:hint="eastAsia"/>
        </w:rPr>
        <w:t>待修改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886930" w15:done="0"/>
  <w15:commentEx w15:paraId="32DDED36" w15:paraIdParent="46886930" w15:done="0"/>
  <w15:commentEx w15:paraId="15196A81" w15:done="0"/>
  <w15:commentEx w15:paraId="2D1A5097" w15:paraIdParent="15196A81" w15:done="0"/>
  <w15:commentEx w15:paraId="53C459B3" w15:done="0"/>
  <w15:commentEx w15:paraId="1BB28D3F" w15:paraIdParent="53C459B3" w15:done="0"/>
  <w15:commentEx w15:paraId="2D843B6D" w15:done="0"/>
  <w15:commentEx w15:paraId="7CF99C2F" w15:paraIdParent="2D843B6D" w15:done="0"/>
  <w15:commentEx w15:paraId="281ED1A4" w15:done="0"/>
  <w15:commentEx w15:paraId="33AE0968" w15:paraIdParent="281ED1A4" w15:done="0"/>
  <w15:commentEx w15:paraId="4E83B74B" w15:done="0"/>
  <w15:commentEx w15:paraId="576DC9CE" w15:paraIdParent="4E83B74B" w15:done="0"/>
  <w15:commentEx w15:paraId="45FB21DC" w15:done="0"/>
  <w15:commentEx w15:paraId="4985ED18" w15:paraIdParent="45FB21DC" w15:done="0"/>
  <w15:commentEx w15:paraId="720C9997" w15:done="0"/>
  <w15:commentEx w15:paraId="59D2F1CB" w15:paraIdParent="720C9997" w15:done="0"/>
  <w15:commentEx w15:paraId="79FEB9DA" w15:done="0"/>
  <w15:commentEx w15:paraId="04510E26" w15:paraIdParent="79FEB9DA" w15:done="0"/>
  <w15:commentEx w15:paraId="53866F49" w15:done="0"/>
  <w15:commentEx w15:paraId="6E586BE4" w15:done="0"/>
  <w15:commentEx w15:paraId="3EBDB10D" w15:paraIdParent="6E586BE4" w15:done="0"/>
  <w15:commentEx w15:paraId="44AA031E" w15:done="0"/>
  <w15:commentEx w15:paraId="0A31C287" w15:paraIdParent="44AA031E" w15:done="0"/>
  <w15:commentEx w15:paraId="6F8A2861" w15:done="0"/>
  <w15:commentEx w15:paraId="714DE700" w15:paraIdParent="6F8A2861" w15:done="0"/>
  <w15:commentEx w15:paraId="34961E2B" w15:done="0"/>
  <w15:commentEx w15:paraId="2B37CFCE" w15:paraIdParent="34961E2B" w15:done="0"/>
  <w15:commentEx w15:paraId="6E2AE54D" w15:done="0"/>
  <w15:commentEx w15:paraId="799FAC26" w15:paraIdParent="6E2AE54D" w15:done="0"/>
  <w15:commentEx w15:paraId="02A2619D" w15:done="1"/>
  <w15:commentEx w15:paraId="2A8F299F" w15:paraIdParent="02A2619D" w15:done="1"/>
  <w15:commentEx w15:paraId="48ACC71E" w15:done="0"/>
  <w15:commentEx w15:paraId="7EB315DF" w15:done="0"/>
  <w15:commentEx w15:paraId="6ECA0D80" w15:paraIdParent="7EB315DF" w15:done="0"/>
  <w15:commentEx w15:paraId="49DA6BC8" w15:done="0"/>
  <w15:commentEx w15:paraId="59C9E698" w15:paraIdParent="49DA6BC8" w15:done="0"/>
  <w15:commentEx w15:paraId="736B6C43" w15:done="0"/>
  <w15:commentEx w15:paraId="471351B5" w15:paraIdParent="736B6C43" w15:done="0"/>
  <w15:commentEx w15:paraId="3DF6B22E" w15:done="0"/>
  <w15:commentEx w15:paraId="7FDC1217" w15:paraIdParent="3DF6B22E" w15:done="0"/>
  <w15:commentEx w15:paraId="7143B0C9" w15:done="0"/>
  <w15:commentEx w15:paraId="44ED6381" w15:paraIdParent="7143B0C9" w15:done="0"/>
  <w15:commentEx w15:paraId="16EC66BD" w15:done="0"/>
  <w15:commentEx w15:paraId="6BB3C97F" w15:paraIdParent="16EC66BD" w15:done="0"/>
  <w15:commentEx w15:paraId="4C7E3215" w15:done="0"/>
  <w15:commentEx w15:paraId="0E116137" w15:paraIdParent="4C7E3215" w15:done="0"/>
  <w15:commentEx w15:paraId="1BDB4EBC" w15:done="0"/>
  <w15:commentEx w15:paraId="7B6A8F10" w15:paraIdParent="1BDB4EBC" w15:done="0"/>
  <w15:commentEx w15:paraId="3139AFCD" w15:done="0"/>
  <w15:commentEx w15:paraId="3AFBF87B" w15:paraIdParent="3139AFCD" w15:done="0"/>
  <w15:commentEx w15:paraId="7D020D92" w15:done="1"/>
  <w15:commentEx w15:paraId="1B5ED4B6" w15:paraIdParent="7D020D92" w15:done="1"/>
  <w15:commentEx w15:paraId="2CB39C5C" w15:done="0"/>
  <w15:commentEx w15:paraId="62935382" w15:paraIdParent="2CB39C5C" w15:done="0"/>
  <w15:commentEx w15:paraId="601E2C6F" w15:done="0"/>
  <w15:commentEx w15:paraId="1972541C" w15:paraIdParent="601E2C6F" w15:done="0"/>
  <w15:commentEx w15:paraId="5772A608" w15:done="0"/>
  <w15:commentEx w15:paraId="2F0EE15D" w15:done="0"/>
  <w15:commentEx w15:paraId="57986B72" w15:paraIdParent="2F0EE15D" w15:done="0"/>
  <w15:commentEx w15:paraId="05726460" w15:done="0"/>
  <w15:commentEx w15:paraId="7ACE25A6" w15:paraIdParent="05726460" w15:done="0"/>
  <w15:commentEx w15:paraId="1215C743" w15:done="0"/>
  <w15:commentEx w15:paraId="23644023" w15:paraIdParent="1215C743" w15:done="0"/>
  <w15:commentEx w15:paraId="691C49ED" w15:done="0"/>
  <w15:commentEx w15:paraId="1193DAB8" w15:paraIdParent="691C49ED" w15:done="0"/>
  <w15:commentEx w15:paraId="4276F3A6" w15:done="0"/>
  <w15:commentEx w15:paraId="5652F929" w15:paraIdParent="4276F3A6" w15:done="0"/>
  <w15:commentEx w15:paraId="7A7B96DF" w15:done="0"/>
  <w15:commentEx w15:paraId="1E4F540C" w15:done="0"/>
  <w15:commentEx w15:paraId="0B250B5E" w15:done="0"/>
  <w15:commentEx w15:paraId="2731CC4C" w15:paraIdParent="0B250B5E" w15:done="0"/>
  <w15:commentEx w15:paraId="2D5B8CD3" w15:done="0"/>
  <w15:commentEx w15:paraId="137CBE98" w15:paraIdParent="2D5B8CD3" w15:done="0"/>
  <w15:commentEx w15:paraId="4EFA5EDA" w15:done="0"/>
  <w15:commentEx w15:paraId="12B2B41D" w15:paraIdParent="4EFA5EDA" w15:done="0"/>
  <w15:commentEx w15:paraId="1CC3ED27" w15:done="0"/>
  <w15:commentEx w15:paraId="191F83DD" w15:done="0"/>
  <w15:commentEx w15:paraId="44EBEAD6" w15:done="0"/>
  <w15:commentEx w15:paraId="7F26E2FD" w15:done="0"/>
  <w15:commentEx w15:paraId="6289447A" w15:paraIdParent="7F26E2FD" w15:done="0"/>
  <w15:commentEx w15:paraId="090D7767" w15:done="0"/>
  <w15:commentEx w15:paraId="2B87830D" w15:paraIdParent="090D7767" w15:done="0"/>
  <w15:commentEx w15:paraId="4FC5608E" w15:done="0"/>
  <w15:commentEx w15:paraId="1F836442" w15:paraIdParent="4FC5608E" w15:done="0"/>
  <w15:commentEx w15:paraId="53BD4F07" w15:done="0"/>
  <w15:commentEx w15:paraId="352CC0CF" w15:paraIdParent="53BD4F07" w15:done="0"/>
  <w15:commentEx w15:paraId="37C4D529" w15:done="0"/>
  <w15:commentEx w15:paraId="418D2055" w15:done="0"/>
  <w15:commentEx w15:paraId="74C1B34B" w15:done="0"/>
  <w15:commentEx w15:paraId="4AD02F54" w15:done="0"/>
  <w15:commentEx w15:paraId="78E17558" w15:done="0"/>
  <w15:commentEx w15:paraId="7AEA2C8B" w15:done="0"/>
  <w15:commentEx w15:paraId="5D650B00" w15:done="0"/>
  <w15:commentEx w15:paraId="40596BAF" w15:done="0"/>
  <w15:commentEx w15:paraId="7A595BB4" w15:paraIdParent="40596BAF" w15:done="0"/>
  <w15:commentEx w15:paraId="4FD636C5" w15:done="0"/>
  <w15:commentEx w15:paraId="1DFE06F3" w15:paraIdParent="4FD636C5" w15:done="0"/>
  <w15:commentEx w15:paraId="755F1DE6" w15:paraIdParent="4FD636C5" w15:done="0"/>
  <w15:commentEx w15:paraId="596050A1" w15:paraIdParent="4FD636C5" w15:done="0"/>
  <w15:commentEx w15:paraId="05CC54BC" w15:done="0"/>
  <w15:commentEx w15:paraId="7A7A8623" w15:done="0"/>
  <w15:commentEx w15:paraId="5B72A0B8" w15:done="0"/>
  <w15:commentEx w15:paraId="1BBC8853" w15:paraIdParent="5B72A0B8" w15:done="0"/>
  <w15:commentEx w15:paraId="6F2EEC38" w15:done="0"/>
  <w15:commentEx w15:paraId="726FCAC6" w15:done="0"/>
  <w15:commentEx w15:paraId="06ECE2AE" w15:paraIdParent="726FCAC6" w15:done="0"/>
  <w15:commentEx w15:paraId="20ADAC62" w15:done="0"/>
  <w15:commentEx w15:paraId="79A85436" w15:done="0"/>
  <w15:commentEx w15:paraId="12F0A589" w15:paraIdParent="79A85436" w15:done="0"/>
  <w15:commentEx w15:paraId="0C2E4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73405" w16cex:dateUtc="2025-10-25T03:33:00Z"/>
  <w16cex:commentExtensible w16cex:durableId="2CAA106D" w16cex:dateUtc="2025-10-27T07:38:00Z"/>
  <w16cex:commentExtensible w16cex:durableId="2CA735DF" w16cex:dateUtc="2025-10-25T03:41:00Z"/>
  <w16cex:commentExtensible w16cex:durableId="2CAA1234" w16cex:dateUtc="2025-10-27T07:45:00Z"/>
  <w16cex:commentExtensible w16cex:durableId="2CA736F8" w16cex:dateUtc="2025-10-25T03:46:00Z"/>
  <w16cex:commentExtensible w16cex:durableId="2CAA16FA" w16cex:dateUtc="2025-10-27T08:06:00Z"/>
  <w16cex:commentExtensible w16cex:durableId="2CA71180" w16cex:dateUtc="2025-10-25T01:06:00Z"/>
  <w16cex:commentExtensible w16cex:durableId="2CAA5096" w16cex:dateUtc="2025-10-27T12:12:00Z"/>
  <w16cex:commentExtensible w16cex:durableId="2CA7458F" w16cex:dateUtc="2025-10-25T04:48:00Z"/>
  <w16cex:commentExtensible w16cex:durableId="2CAA50E7" w16cex:dateUtc="2025-10-27T12:13:00Z"/>
  <w16cex:commentExtensible w16cex:durableId="2CA745A7" w16cex:dateUtc="2025-10-25T04:48:00Z"/>
  <w16cex:commentExtensible w16cex:durableId="2CAB22AB" w16cex:dateUtc="2025-10-28T03:08:00Z"/>
  <w16cex:commentExtensible w16cex:durableId="2CA745D2" w16cex:dateUtc="2025-10-25T04:49:00Z"/>
  <w16cex:commentExtensible w16cex:durableId="2CAB2AB6" w16cex:dateUtc="2025-10-28T03:42:00Z"/>
  <w16cex:commentExtensible w16cex:durableId="2CA745EC" w16cex:dateUtc="2025-10-25T04:49:00Z"/>
  <w16cex:commentExtensible w16cex:durableId="2CAB2AA5" w16cex:dateUtc="2025-10-28T03:42:00Z"/>
  <w16cex:commentExtensible w16cex:durableId="2CA745FC" w16cex:dateUtc="2025-10-25T04:50:00Z"/>
  <w16cex:commentExtensible w16cex:durableId="2CAB2A8B" w16cex:dateUtc="2025-10-28T03:42:00Z"/>
  <w16cex:commentExtensible w16cex:durableId="2CA746BE" w16cex:dateUtc="2025-10-25T04:53:00Z"/>
  <w16cex:commentExtensible w16cex:durableId="2CA711C6" w16cex:dateUtc="2025-10-25T01:07:00Z"/>
  <w16cex:commentExtensible w16cex:durableId="2CAB2B6B" w16cex:dateUtc="2025-10-28T03:45:00Z"/>
  <w16cex:commentExtensible w16cex:durableId="2CA746E4" w16cex:dateUtc="2025-10-25T04:53:00Z"/>
  <w16cex:commentExtensible w16cex:durableId="2CAB2B93" w16cex:dateUtc="2025-10-28T03:46:00Z"/>
  <w16cex:commentExtensible w16cex:durableId="2CA71219" w16cex:dateUtc="2025-10-25T01:08:00Z"/>
  <w16cex:commentExtensible w16cex:durableId="2CAB64F9" w16cex:dateUtc="2025-10-28T07:51:00Z"/>
  <w16cex:commentExtensible w16cex:durableId="2CA71243" w16cex:dateUtc="2025-10-25T01:09:00Z"/>
  <w16cex:commentExtensible w16cex:durableId="2CAB6508" w16cex:dateUtc="2025-10-28T07:51:00Z"/>
  <w16cex:commentExtensible w16cex:durableId="2CA712A4" w16cex:dateUtc="2025-10-25T01:11:00Z"/>
  <w16cex:commentExtensible w16cex:durableId="2CAB6D5B" w16cex:dateUtc="2025-10-28T08:27:00Z"/>
  <w16cex:commentExtensible w16cex:durableId="2C964F79" w16cex:dateUtc="2025-10-12T08:02:00Z"/>
  <w16cex:commentExtensible w16cex:durableId="2C965999" w16cex:dateUtc="2025-10-12T08:45:00Z"/>
  <w16cex:commentExtensible w16cex:durableId="2CA748C5" w16cex:dateUtc="2025-10-25T05:01:00Z"/>
  <w16cex:commentExtensible w16cex:durableId="2CA74851" w16cex:dateUtc="2025-10-25T05:00:00Z"/>
  <w16cex:commentExtensible w16cex:durableId="2CAB90C0" w16cex:dateUtc="2025-10-28T10:58:00Z"/>
  <w16cex:commentExtensible w16cex:durableId="2CA7486D" w16cex:dateUtc="2025-10-25T05:00:00Z"/>
  <w16cex:commentExtensible w16cex:durableId="2CAB92B8" w16cex:dateUtc="2025-10-28T11:06:00Z"/>
  <w16cex:commentExtensible w16cex:durableId="2CA748E3" w16cex:dateUtc="2025-10-25T05:02:00Z"/>
  <w16cex:commentExtensible w16cex:durableId="2CAB961C" w16cex:dateUtc="2025-10-28T11:21:00Z"/>
  <w16cex:commentExtensible w16cex:durableId="2CA7497E" w16cex:dateUtc="2025-10-25T05:05:00Z"/>
  <w16cex:commentExtensible w16cex:durableId="2CAB9779" w16cex:dateUtc="2025-10-28T11:26:00Z"/>
  <w16cex:commentExtensible w16cex:durableId="2CA712F1" w16cex:dateUtc="2025-10-25T01:12:00Z"/>
  <w16cex:commentExtensible w16cex:durableId="2CAB9937" w16cex:dateUtc="2025-10-28T11:34:00Z"/>
  <w16cex:commentExtensible w16cex:durableId="2CA74953" w16cex:dateUtc="2025-10-25T05:04:00Z"/>
  <w16cex:commentExtensible w16cex:durableId="2CAB979A" w16cex:dateUtc="2025-10-28T11:27:00Z"/>
  <w16cex:commentExtensible w16cex:durableId="2CA7499C" w16cex:dateUtc="2025-10-25T05:05:00Z"/>
  <w16cex:commentExtensible w16cex:durableId="2CAB9ACC" w16cex:dateUtc="2025-10-28T11:41:00Z"/>
  <w16cex:commentExtensible w16cex:durableId="2CA74AD7" w16cex:dateUtc="2025-10-25T05:10:00Z"/>
  <w16cex:commentExtensible w16cex:durableId="2CAC6508" w16cex:dateUtc="2025-10-29T02:03:00Z"/>
  <w16cex:commentExtensible w16cex:durableId="2CA74A50" w16cex:dateUtc="2025-10-25T05:08:00Z"/>
  <w16cex:commentExtensible w16cex:durableId="2CAB9C2B" w16cex:dateUtc="2025-10-28T11:46:00Z"/>
  <w16cex:commentExtensible w16cex:durableId="2C964FA0" w16cex:dateUtc="2025-10-12T08:02:00Z"/>
  <w16cex:commentExtensible w16cex:durableId="2CA50F08" w16cex:dateUtc="2025-10-23T12:31:00Z"/>
  <w16cex:commentExtensible w16cex:durableId="2CA74A24" w16cex:dateUtc="2025-10-25T05:07:00Z"/>
  <w16cex:commentExtensible w16cex:durableId="2CAE3AF8" w16cex:dateUtc="2025-10-30T11:28:00Z"/>
  <w16cex:commentExtensible w16cex:durableId="2CA71356" w16cex:dateUtc="2025-10-25T01:13:00Z"/>
  <w16cex:commentExtensible w16cex:durableId="2CAE3B25" w16cex:dateUtc="2025-10-30T11:29:00Z"/>
  <w16cex:commentExtensible w16cex:durableId="2CAC6E6B" w16cex:dateUtc="2025-10-29T02:43:00Z"/>
  <w16cex:commentExtensible w16cex:durableId="2CA74BF6" w16cex:dateUtc="2025-10-25T05:15:00Z"/>
  <w16cex:commentExtensible w16cex:durableId="2CACB818" w16cex:dateUtc="2025-10-29T07:58:00Z"/>
  <w16cex:commentExtensible w16cex:durableId="2CA74B0C" w16cex:dateUtc="2025-10-25T05:11:00Z"/>
  <w16cex:commentExtensible w16cex:durableId="2CACC4D5" w16cex:dateUtc="2025-10-29T08:52:00Z"/>
  <w16cex:commentExtensible w16cex:durableId="2CA74B29" w16cex:dateUtc="2025-10-25T05:12:00Z"/>
  <w16cex:commentExtensible w16cex:durableId="2CACC4E9" w16cex:dateUtc="2025-10-29T08:52:00Z"/>
  <w16cex:commentExtensible w16cex:durableId="2CA74B46" w16cex:dateUtc="2025-10-25T05:12:00Z"/>
  <w16cex:commentExtensible w16cex:durableId="2CACC513" w16cex:dateUtc="2025-10-29T08:53:00Z"/>
  <w16cex:commentExtensible w16cex:durableId="2CA74B65" w16cex:dateUtc="2025-10-25T05:13:00Z"/>
  <w16cex:commentExtensible w16cex:durableId="2CACC5A9" w16cex:dateUtc="2025-10-29T08:56:00Z"/>
  <w16cex:commentExtensible w16cex:durableId="2CACE914" w16cex:dateUtc="2025-10-29T11:27:00Z"/>
  <w16cex:commentExtensible w16cex:durableId="2CACED02" w16cex:dateUtc="2025-10-29T11:44:00Z"/>
  <w16cex:commentExtensible w16cex:durableId="2CACEA1F" w16cex:dateUtc="2025-10-25T05:13:00Z"/>
  <w16cex:commentExtensible w16cex:durableId="2CACEA1E" w16cex:dateUtc="2025-10-29T08:56:00Z"/>
  <w16cex:commentExtensible w16cex:durableId="2CA74BD3" w16cex:dateUtc="2025-10-25T05:14:00Z"/>
  <w16cex:commentExtensible w16cex:durableId="2CACC5E0" w16cex:dateUtc="2025-10-29T08:57:00Z"/>
  <w16cex:commentExtensible w16cex:durableId="2CA74BC9" w16cex:dateUtc="2025-10-25T05:14:00Z"/>
  <w16cex:commentExtensible w16cex:durableId="2CACC6CD" w16cex:dateUtc="2025-10-29T09:01:00Z"/>
  <w16cex:commentExtensible w16cex:durableId="2CADDE17" w16cex:dateUtc="2025-10-30T04:52:00Z"/>
  <w16cex:commentExtensible w16cex:durableId="2CACF38D" w16cex:dateUtc="2025-10-29T12:11:00Z"/>
  <w16cex:commentExtensible w16cex:durableId="2CACF3C4" w16cex:dateUtc="2025-10-29T12:12:00Z"/>
  <w16cex:commentExtensible w16cex:durableId="2CACF5FC" w16cex:dateUtc="2025-10-25T05:14:00Z"/>
  <w16cex:commentExtensible w16cex:durableId="2CADDD97" w16cex:dateUtc="2025-10-30T04:50:00Z"/>
  <w16cex:commentExtensible w16cex:durableId="2CA74BC0" w16cex:dateUtc="2025-10-25T05:14:00Z"/>
  <w16cex:commentExtensible w16cex:durableId="2CACC72A" w16cex:dateUtc="2025-10-29T09:02:00Z"/>
  <w16cex:commentExtensible w16cex:durableId="2CA74C74" w16cex:dateUtc="2025-10-25T05:17:00Z"/>
  <w16cex:commentExtensible w16cex:durableId="2CACC979" w16cex:dateUtc="2025-10-29T09:12:00Z"/>
  <w16cex:commentExtensible w16cex:durableId="2CA74D23" w16cex:dateUtc="2025-10-25T05:20:00Z"/>
  <w16cex:commentExtensible w16cex:durableId="2CACCA84" w16cex:dateUtc="2025-10-29T09:16:00Z"/>
  <w16cex:commentExtensible w16cex:durableId="2CAE0364" w16cex:dateUtc="2025-10-30T07:31:00Z"/>
  <w16cex:commentExtensible w16cex:durableId="2CAE0491" w16cex:dateUtc="2025-10-30T07:36:00Z"/>
  <w16cex:commentExtensible w16cex:durableId="2CAE03C5" w16cex:dateUtc="2025-10-30T07:33:00Z"/>
  <w16cex:commentExtensible w16cex:durableId="2CA60E45" w16cex:dateUtc="2025-10-24T06:40:00Z"/>
  <w16cex:commentExtensible w16cex:durableId="2CAE11F0" w16cex:dateUtc="2025-10-30T08:33:00Z"/>
  <w16cex:commentExtensible w16cex:durableId="2CA62008" w16cex:dateUtc="2025-10-24T07:55:00Z"/>
  <w16cex:commentExtensible w16cex:durableId="2CAF0956" w16cex:dateUtc="2025-10-31T02:09:00Z"/>
  <w16cex:commentExtensible w16cex:durableId="2CA713C5" w16cex:dateUtc="2025-10-25T01:15:00Z"/>
  <w16cex:commentExtensible w16cex:durableId="2CAC7688" w16cex:dateUtc="2025-10-29T03:18:00Z"/>
  <w16cex:commentExtensible w16cex:durableId="2C96503D" w16cex:dateUtc="2025-10-12T08:05:00Z"/>
  <w16cex:commentExtensible w16cex:durableId="2C965A0D" w16cex:dateUtc="2025-10-12T08:47:00Z"/>
  <w16cex:commentExtensible w16cex:durableId="2C98E4D4" w16cex:dateUtc="2025-10-14T07:03:00Z"/>
  <w16cex:commentExtensible w16cex:durableId="2C990702" w16cex:dateUtc="2025-10-14T09:29:00Z"/>
  <w16cex:commentExtensible w16cex:durableId="2CA6204A" w16cex:dateUtc="2025-10-24T07:56:00Z"/>
  <w16cex:commentExtensible w16cex:durableId="2CA62060" w16cex:dateUtc="2025-10-24T07:57:00Z"/>
  <w16cex:commentExtensible w16cex:durableId="2CA74CB7" w16cex:dateUtc="2025-10-25T05:18:00Z"/>
  <w16cex:commentExtensible w16cex:durableId="2CACCC2C" w16cex:dateUtc="2025-10-29T09:23:00Z"/>
  <w16cex:commentExtensible w16cex:durableId="2CAF3230" w16cex:dateUtc="2025-10-31T05:03:00Z"/>
  <w16cex:commentExtensible w16cex:durableId="2CA74D11" w16cex:dateUtc="2025-10-25T05:20:00Z"/>
  <w16cex:commentExtensible w16cex:durableId="2CACCC58" w16cex:dateUtc="2025-10-29T09:24:00Z"/>
  <w16cex:commentExtensible w16cex:durableId="2CAF3245" w16cex:dateUtc="2025-10-31T05:04:00Z"/>
  <w16cex:commentExtensible w16cex:durableId="2CA74CDD" w16cex:dateUtc="2025-10-25T05:19:00Z"/>
  <w16cex:commentExtensible w16cex:durableId="2CACCCB9" w16cex:dateUtc="2025-10-29T09:26:00Z"/>
  <w16cex:commentExtensible w16cex:durableId="2CAF3F9A" w16cex:dateUtc="2025-10-31T0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886930" w16cid:durableId="2CA73405"/>
  <w16cid:commentId w16cid:paraId="32DDED36" w16cid:durableId="2CAA106D"/>
  <w16cid:commentId w16cid:paraId="15196A81" w16cid:durableId="2CA735DF"/>
  <w16cid:commentId w16cid:paraId="2D1A5097" w16cid:durableId="2CAA1234"/>
  <w16cid:commentId w16cid:paraId="53C459B3" w16cid:durableId="2CA736F8"/>
  <w16cid:commentId w16cid:paraId="1BB28D3F" w16cid:durableId="2CAA16FA"/>
  <w16cid:commentId w16cid:paraId="2D843B6D" w16cid:durableId="2CA71180"/>
  <w16cid:commentId w16cid:paraId="7CF99C2F" w16cid:durableId="2CAA5096"/>
  <w16cid:commentId w16cid:paraId="281ED1A4" w16cid:durableId="2CA7458F"/>
  <w16cid:commentId w16cid:paraId="33AE0968" w16cid:durableId="2CAA50E7"/>
  <w16cid:commentId w16cid:paraId="4E83B74B" w16cid:durableId="2CA745A7"/>
  <w16cid:commentId w16cid:paraId="576DC9CE" w16cid:durableId="2CAB22AB"/>
  <w16cid:commentId w16cid:paraId="45FB21DC" w16cid:durableId="2CA745D2"/>
  <w16cid:commentId w16cid:paraId="4985ED18" w16cid:durableId="2CAB2AB6"/>
  <w16cid:commentId w16cid:paraId="720C9997" w16cid:durableId="2CA745EC"/>
  <w16cid:commentId w16cid:paraId="59D2F1CB" w16cid:durableId="2CAB2AA5"/>
  <w16cid:commentId w16cid:paraId="79FEB9DA" w16cid:durableId="2CA745FC"/>
  <w16cid:commentId w16cid:paraId="04510E26" w16cid:durableId="2CAB2A8B"/>
  <w16cid:commentId w16cid:paraId="53866F49" w16cid:durableId="2CA746BE"/>
  <w16cid:commentId w16cid:paraId="6E586BE4" w16cid:durableId="2CA711C6"/>
  <w16cid:commentId w16cid:paraId="3EBDB10D" w16cid:durableId="2CAB2B6B"/>
  <w16cid:commentId w16cid:paraId="44AA031E" w16cid:durableId="2CA746E4"/>
  <w16cid:commentId w16cid:paraId="0A31C287" w16cid:durableId="2CAB2B93"/>
  <w16cid:commentId w16cid:paraId="6F8A2861" w16cid:durableId="2CA71219"/>
  <w16cid:commentId w16cid:paraId="714DE700" w16cid:durableId="2CAB64F9"/>
  <w16cid:commentId w16cid:paraId="34961E2B" w16cid:durableId="2CA71243"/>
  <w16cid:commentId w16cid:paraId="2B37CFCE" w16cid:durableId="2CAB6508"/>
  <w16cid:commentId w16cid:paraId="6E2AE54D" w16cid:durableId="2CA712A4"/>
  <w16cid:commentId w16cid:paraId="799FAC26" w16cid:durableId="2CAB6D5B"/>
  <w16cid:commentId w16cid:paraId="02A2619D" w16cid:durableId="2C964F79"/>
  <w16cid:commentId w16cid:paraId="2A8F299F" w16cid:durableId="2C965999"/>
  <w16cid:commentId w16cid:paraId="48ACC71E" w16cid:durableId="2CA748C5"/>
  <w16cid:commentId w16cid:paraId="7EB315DF" w16cid:durableId="2CA74851"/>
  <w16cid:commentId w16cid:paraId="6ECA0D80" w16cid:durableId="2CAB90C0"/>
  <w16cid:commentId w16cid:paraId="49DA6BC8" w16cid:durableId="2CA7486D"/>
  <w16cid:commentId w16cid:paraId="59C9E698" w16cid:durableId="2CAB92B8"/>
  <w16cid:commentId w16cid:paraId="736B6C43" w16cid:durableId="2CA748E3"/>
  <w16cid:commentId w16cid:paraId="471351B5" w16cid:durableId="2CAB961C"/>
  <w16cid:commentId w16cid:paraId="3DF6B22E" w16cid:durableId="2CA7497E"/>
  <w16cid:commentId w16cid:paraId="7FDC1217" w16cid:durableId="2CAB9779"/>
  <w16cid:commentId w16cid:paraId="7143B0C9" w16cid:durableId="2CA712F1"/>
  <w16cid:commentId w16cid:paraId="44ED6381" w16cid:durableId="2CAB9937"/>
  <w16cid:commentId w16cid:paraId="16EC66BD" w16cid:durableId="2CA74953"/>
  <w16cid:commentId w16cid:paraId="6BB3C97F" w16cid:durableId="2CAB979A"/>
  <w16cid:commentId w16cid:paraId="4C7E3215" w16cid:durableId="2CA7499C"/>
  <w16cid:commentId w16cid:paraId="0E116137" w16cid:durableId="2CAB9ACC"/>
  <w16cid:commentId w16cid:paraId="1BDB4EBC" w16cid:durableId="2CA74AD7"/>
  <w16cid:commentId w16cid:paraId="7B6A8F10" w16cid:durableId="2CAC6508"/>
  <w16cid:commentId w16cid:paraId="3139AFCD" w16cid:durableId="2CA74A50"/>
  <w16cid:commentId w16cid:paraId="3AFBF87B" w16cid:durableId="2CAB9C2B"/>
  <w16cid:commentId w16cid:paraId="7D020D92" w16cid:durableId="2C964FA0"/>
  <w16cid:commentId w16cid:paraId="1B5ED4B6" w16cid:durableId="2CA50F08"/>
  <w16cid:commentId w16cid:paraId="2CB39C5C" w16cid:durableId="2CA74A24"/>
  <w16cid:commentId w16cid:paraId="62935382" w16cid:durableId="2CAE3AF8"/>
  <w16cid:commentId w16cid:paraId="601E2C6F" w16cid:durableId="2CA71356"/>
  <w16cid:commentId w16cid:paraId="1972541C" w16cid:durableId="2CAE3B25"/>
  <w16cid:commentId w16cid:paraId="5772A608" w16cid:durableId="2CAC6E6B"/>
  <w16cid:commentId w16cid:paraId="2F0EE15D" w16cid:durableId="2CA74BF6"/>
  <w16cid:commentId w16cid:paraId="57986B72" w16cid:durableId="2CACB818"/>
  <w16cid:commentId w16cid:paraId="05726460" w16cid:durableId="2CA74B0C"/>
  <w16cid:commentId w16cid:paraId="7ACE25A6" w16cid:durableId="2CACC4D5"/>
  <w16cid:commentId w16cid:paraId="1215C743" w16cid:durableId="2CA74B29"/>
  <w16cid:commentId w16cid:paraId="23644023" w16cid:durableId="2CACC4E9"/>
  <w16cid:commentId w16cid:paraId="691C49ED" w16cid:durableId="2CA74B46"/>
  <w16cid:commentId w16cid:paraId="1193DAB8" w16cid:durableId="2CACC513"/>
  <w16cid:commentId w16cid:paraId="4276F3A6" w16cid:durableId="2CA74B65"/>
  <w16cid:commentId w16cid:paraId="5652F929" w16cid:durableId="2CACC5A9"/>
  <w16cid:commentId w16cid:paraId="7A7B96DF" w16cid:durableId="2CACE914"/>
  <w16cid:commentId w16cid:paraId="1E4F540C" w16cid:durableId="2CACED02"/>
  <w16cid:commentId w16cid:paraId="0B250B5E" w16cid:durableId="2CACEA1F"/>
  <w16cid:commentId w16cid:paraId="2731CC4C" w16cid:durableId="2CACEA1E"/>
  <w16cid:commentId w16cid:paraId="2D5B8CD3" w16cid:durableId="2CA74BD3"/>
  <w16cid:commentId w16cid:paraId="137CBE98" w16cid:durableId="2CACC5E0"/>
  <w16cid:commentId w16cid:paraId="4EFA5EDA" w16cid:durableId="2CA74BC9"/>
  <w16cid:commentId w16cid:paraId="12B2B41D" w16cid:durableId="2CACC6CD"/>
  <w16cid:commentId w16cid:paraId="1CC3ED27" w16cid:durableId="2CADDE17"/>
  <w16cid:commentId w16cid:paraId="191F83DD" w16cid:durableId="2CACF38D"/>
  <w16cid:commentId w16cid:paraId="44EBEAD6" w16cid:durableId="2CACF3C4"/>
  <w16cid:commentId w16cid:paraId="7F26E2FD" w16cid:durableId="2CACF5FC"/>
  <w16cid:commentId w16cid:paraId="6289447A" w16cid:durableId="2CADDD97"/>
  <w16cid:commentId w16cid:paraId="090D7767" w16cid:durableId="2CA74BC0"/>
  <w16cid:commentId w16cid:paraId="2B87830D" w16cid:durableId="2CACC72A"/>
  <w16cid:commentId w16cid:paraId="4FC5608E" w16cid:durableId="2CA74C74"/>
  <w16cid:commentId w16cid:paraId="1F836442" w16cid:durableId="2CACC979"/>
  <w16cid:commentId w16cid:paraId="53BD4F07" w16cid:durableId="2CA74D23"/>
  <w16cid:commentId w16cid:paraId="352CC0CF" w16cid:durableId="2CACCA84"/>
  <w16cid:commentId w16cid:paraId="37C4D529" w16cid:durableId="2CAE0364"/>
  <w16cid:commentId w16cid:paraId="418D2055" w16cid:durableId="2CAE0491"/>
  <w16cid:commentId w16cid:paraId="74C1B34B" w16cid:durableId="2CAE03C5"/>
  <w16cid:commentId w16cid:paraId="4AD02F54" w16cid:durableId="2CA60E45"/>
  <w16cid:commentId w16cid:paraId="78E17558" w16cid:durableId="2CAE11F0"/>
  <w16cid:commentId w16cid:paraId="7AEA2C8B" w16cid:durableId="2CA62008"/>
  <w16cid:commentId w16cid:paraId="5D650B00" w16cid:durableId="2CAF0956"/>
  <w16cid:commentId w16cid:paraId="40596BAF" w16cid:durableId="2CA713C5"/>
  <w16cid:commentId w16cid:paraId="7A595BB4" w16cid:durableId="2CAC7688"/>
  <w16cid:commentId w16cid:paraId="4FD636C5" w16cid:durableId="2C96503D"/>
  <w16cid:commentId w16cid:paraId="1DFE06F3" w16cid:durableId="2C965A0D"/>
  <w16cid:commentId w16cid:paraId="755F1DE6" w16cid:durableId="2C98E4D4"/>
  <w16cid:commentId w16cid:paraId="596050A1" w16cid:durableId="2C990702"/>
  <w16cid:commentId w16cid:paraId="05CC54BC" w16cid:durableId="2CA6204A"/>
  <w16cid:commentId w16cid:paraId="7A7A8623" w16cid:durableId="2CA62060"/>
  <w16cid:commentId w16cid:paraId="5B72A0B8" w16cid:durableId="2CA74CB7"/>
  <w16cid:commentId w16cid:paraId="1BBC8853" w16cid:durableId="2CACCC2C"/>
  <w16cid:commentId w16cid:paraId="6F2EEC38" w16cid:durableId="2CAF3230"/>
  <w16cid:commentId w16cid:paraId="726FCAC6" w16cid:durableId="2CA74D11"/>
  <w16cid:commentId w16cid:paraId="06ECE2AE" w16cid:durableId="2CACCC58"/>
  <w16cid:commentId w16cid:paraId="20ADAC62" w16cid:durableId="2CAF3245"/>
  <w16cid:commentId w16cid:paraId="79A85436" w16cid:durableId="2CA74CDD"/>
  <w16cid:commentId w16cid:paraId="12F0A589" w16cid:durableId="2CACCCB9"/>
  <w16cid:commentId w16cid:paraId="0C2E49F6" w16cid:durableId="2CAF3F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63C21" w14:textId="77777777" w:rsidR="00B23677" w:rsidRDefault="00B23677">
      <w:r>
        <w:separator/>
      </w:r>
    </w:p>
  </w:endnote>
  <w:endnote w:type="continuationSeparator" w:id="0">
    <w:p w14:paraId="22BBF55E" w14:textId="77777777" w:rsidR="00B23677" w:rsidRDefault="00B23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4DE1E" w14:textId="77777777" w:rsidR="00B23677" w:rsidRDefault="00B23677">
      <w:r>
        <w:separator/>
      </w:r>
    </w:p>
  </w:footnote>
  <w:footnote w:type="continuationSeparator" w:id="0">
    <w:p w14:paraId="3B666C75" w14:textId="77777777" w:rsidR="00B23677" w:rsidRDefault="00B23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5AEE"/>
    <w:rsid w:val="00020DAC"/>
    <w:rsid w:val="000210A5"/>
    <w:rsid w:val="00023856"/>
    <w:rsid w:val="0002468C"/>
    <w:rsid w:val="00024D9E"/>
    <w:rsid w:val="00026F36"/>
    <w:rsid w:val="000309B8"/>
    <w:rsid w:val="0003166D"/>
    <w:rsid w:val="00032093"/>
    <w:rsid w:val="000346DA"/>
    <w:rsid w:val="0004023F"/>
    <w:rsid w:val="00040E7C"/>
    <w:rsid w:val="00047E9E"/>
    <w:rsid w:val="000521FD"/>
    <w:rsid w:val="00053FCA"/>
    <w:rsid w:val="000550FE"/>
    <w:rsid w:val="00056E19"/>
    <w:rsid w:val="00057719"/>
    <w:rsid w:val="0006006C"/>
    <w:rsid w:val="0006331C"/>
    <w:rsid w:val="00063A54"/>
    <w:rsid w:val="0006671B"/>
    <w:rsid w:val="000707BB"/>
    <w:rsid w:val="000709D0"/>
    <w:rsid w:val="0008052E"/>
    <w:rsid w:val="00080D34"/>
    <w:rsid w:val="00085A8C"/>
    <w:rsid w:val="000869A5"/>
    <w:rsid w:val="00087FBB"/>
    <w:rsid w:val="00091951"/>
    <w:rsid w:val="000A1CA7"/>
    <w:rsid w:val="000A5190"/>
    <w:rsid w:val="000A6049"/>
    <w:rsid w:val="000A7E87"/>
    <w:rsid w:val="000B3996"/>
    <w:rsid w:val="000B4BA5"/>
    <w:rsid w:val="000B4E97"/>
    <w:rsid w:val="000C0997"/>
    <w:rsid w:val="000C5341"/>
    <w:rsid w:val="000C7D1B"/>
    <w:rsid w:val="000D02C0"/>
    <w:rsid w:val="000D09DB"/>
    <w:rsid w:val="000D109A"/>
    <w:rsid w:val="000D5AC0"/>
    <w:rsid w:val="000E4327"/>
    <w:rsid w:val="000E53FC"/>
    <w:rsid w:val="000E5A15"/>
    <w:rsid w:val="000E7624"/>
    <w:rsid w:val="000F4F18"/>
    <w:rsid w:val="001019E5"/>
    <w:rsid w:val="0010329A"/>
    <w:rsid w:val="0010506D"/>
    <w:rsid w:val="00106614"/>
    <w:rsid w:val="00107913"/>
    <w:rsid w:val="00112E5B"/>
    <w:rsid w:val="001137D4"/>
    <w:rsid w:val="001175A3"/>
    <w:rsid w:val="001203FD"/>
    <w:rsid w:val="00120CCF"/>
    <w:rsid w:val="001214EF"/>
    <w:rsid w:val="00122A59"/>
    <w:rsid w:val="001249E7"/>
    <w:rsid w:val="00125EB5"/>
    <w:rsid w:val="0013068A"/>
    <w:rsid w:val="001402A4"/>
    <w:rsid w:val="00146C81"/>
    <w:rsid w:val="00151F46"/>
    <w:rsid w:val="001648E6"/>
    <w:rsid w:val="00171134"/>
    <w:rsid w:val="00171BC6"/>
    <w:rsid w:val="001729DB"/>
    <w:rsid w:val="00172A5F"/>
    <w:rsid w:val="001769C7"/>
    <w:rsid w:val="001808E8"/>
    <w:rsid w:val="001819C3"/>
    <w:rsid w:val="00185680"/>
    <w:rsid w:val="00191DE7"/>
    <w:rsid w:val="001932BC"/>
    <w:rsid w:val="0019681B"/>
    <w:rsid w:val="001A5135"/>
    <w:rsid w:val="001A559E"/>
    <w:rsid w:val="001A5B6D"/>
    <w:rsid w:val="001A7663"/>
    <w:rsid w:val="001B5999"/>
    <w:rsid w:val="001D27EE"/>
    <w:rsid w:val="001D3B1F"/>
    <w:rsid w:val="001D4618"/>
    <w:rsid w:val="001D7C12"/>
    <w:rsid w:val="001E14A3"/>
    <w:rsid w:val="001E55A7"/>
    <w:rsid w:val="001F2657"/>
    <w:rsid w:val="001F68AF"/>
    <w:rsid w:val="00203065"/>
    <w:rsid w:val="0020425E"/>
    <w:rsid w:val="00205ED6"/>
    <w:rsid w:val="002101B0"/>
    <w:rsid w:val="00210344"/>
    <w:rsid w:val="00214CA7"/>
    <w:rsid w:val="00220E7D"/>
    <w:rsid w:val="00222F6C"/>
    <w:rsid w:val="00223546"/>
    <w:rsid w:val="00225E0B"/>
    <w:rsid w:val="00226629"/>
    <w:rsid w:val="002309D4"/>
    <w:rsid w:val="00234E69"/>
    <w:rsid w:val="00241C01"/>
    <w:rsid w:val="00243469"/>
    <w:rsid w:val="00246AA4"/>
    <w:rsid w:val="0024739E"/>
    <w:rsid w:val="002529E4"/>
    <w:rsid w:val="002575E1"/>
    <w:rsid w:val="002636A2"/>
    <w:rsid w:val="00265414"/>
    <w:rsid w:val="002706F3"/>
    <w:rsid w:val="00271A00"/>
    <w:rsid w:val="002735B9"/>
    <w:rsid w:val="002742F8"/>
    <w:rsid w:val="00277338"/>
    <w:rsid w:val="00280C78"/>
    <w:rsid w:val="002829CE"/>
    <w:rsid w:val="00296F01"/>
    <w:rsid w:val="002A1DDD"/>
    <w:rsid w:val="002A1FB2"/>
    <w:rsid w:val="002A3C04"/>
    <w:rsid w:val="002A5672"/>
    <w:rsid w:val="002A66EA"/>
    <w:rsid w:val="002B011D"/>
    <w:rsid w:val="002B01C1"/>
    <w:rsid w:val="002B0CA9"/>
    <w:rsid w:val="002C3847"/>
    <w:rsid w:val="002C5A9D"/>
    <w:rsid w:val="002C7063"/>
    <w:rsid w:val="002D0C1D"/>
    <w:rsid w:val="002D253A"/>
    <w:rsid w:val="002D4013"/>
    <w:rsid w:val="002D709D"/>
    <w:rsid w:val="002D7F9E"/>
    <w:rsid w:val="002E16A0"/>
    <w:rsid w:val="002E32C4"/>
    <w:rsid w:val="002E49AB"/>
    <w:rsid w:val="002F03B7"/>
    <w:rsid w:val="002F779F"/>
    <w:rsid w:val="002F7E39"/>
    <w:rsid w:val="003026BD"/>
    <w:rsid w:val="003076F0"/>
    <w:rsid w:val="00312450"/>
    <w:rsid w:val="00315169"/>
    <w:rsid w:val="003178F0"/>
    <w:rsid w:val="00324448"/>
    <w:rsid w:val="00332D74"/>
    <w:rsid w:val="00334CBB"/>
    <w:rsid w:val="003407FC"/>
    <w:rsid w:val="003429B3"/>
    <w:rsid w:val="00344C9D"/>
    <w:rsid w:val="003455BF"/>
    <w:rsid w:val="00367A67"/>
    <w:rsid w:val="00374195"/>
    <w:rsid w:val="00382010"/>
    <w:rsid w:val="00383E6B"/>
    <w:rsid w:val="00395040"/>
    <w:rsid w:val="003955BC"/>
    <w:rsid w:val="00397775"/>
    <w:rsid w:val="003A0DB3"/>
    <w:rsid w:val="003A178A"/>
    <w:rsid w:val="003A7698"/>
    <w:rsid w:val="003B5F03"/>
    <w:rsid w:val="003B7EA5"/>
    <w:rsid w:val="003C0139"/>
    <w:rsid w:val="003C134A"/>
    <w:rsid w:val="003C3769"/>
    <w:rsid w:val="003C4994"/>
    <w:rsid w:val="003C4C53"/>
    <w:rsid w:val="003C7D07"/>
    <w:rsid w:val="003D0976"/>
    <w:rsid w:val="003D4ACB"/>
    <w:rsid w:val="003D7711"/>
    <w:rsid w:val="003E4445"/>
    <w:rsid w:val="003E4DC5"/>
    <w:rsid w:val="003F304A"/>
    <w:rsid w:val="003F6D8E"/>
    <w:rsid w:val="00404BF5"/>
    <w:rsid w:val="00406B0B"/>
    <w:rsid w:val="00411635"/>
    <w:rsid w:val="00411AE4"/>
    <w:rsid w:val="00417575"/>
    <w:rsid w:val="004227FF"/>
    <w:rsid w:val="0042304C"/>
    <w:rsid w:val="00423E43"/>
    <w:rsid w:val="004372F4"/>
    <w:rsid w:val="00440574"/>
    <w:rsid w:val="004434BD"/>
    <w:rsid w:val="00447652"/>
    <w:rsid w:val="00447D9B"/>
    <w:rsid w:val="00451508"/>
    <w:rsid w:val="00452A1B"/>
    <w:rsid w:val="00454253"/>
    <w:rsid w:val="00457313"/>
    <w:rsid w:val="00457565"/>
    <w:rsid w:val="00460401"/>
    <w:rsid w:val="00462A30"/>
    <w:rsid w:val="004640D6"/>
    <w:rsid w:val="004647EA"/>
    <w:rsid w:val="00467AA5"/>
    <w:rsid w:val="00477A6D"/>
    <w:rsid w:val="00482413"/>
    <w:rsid w:val="00487D8E"/>
    <w:rsid w:val="00490953"/>
    <w:rsid w:val="00493F10"/>
    <w:rsid w:val="004944FE"/>
    <w:rsid w:val="004A4535"/>
    <w:rsid w:val="004A6827"/>
    <w:rsid w:val="004C002B"/>
    <w:rsid w:val="004C4651"/>
    <w:rsid w:val="004C6D96"/>
    <w:rsid w:val="004C7F45"/>
    <w:rsid w:val="004E32B1"/>
    <w:rsid w:val="004E50CF"/>
    <w:rsid w:val="004E70CF"/>
    <w:rsid w:val="004F0F32"/>
    <w:rsid w:val="004F179D"/>
    <w:rsid w:val="004F2707"/>
    <w:rsid w:val="004F4B55"/>
    <w:rsid w:val="004F76C4"/>
    <w:rsid w:val="00501D6A"/>
    <w:rsid w:val="0050512B"/>
    <w:rsid w:val="00505760"/>
    <w:rsid w:val="00510826"/>
    <w:rsid w:val="00510B01"/>
    <w:rsid w:val="005125D9"/>
    <w:rsid w:val="00512A7F"/>
    <w:rsid w:val="00520778"/>
    <w:rsid w:val="00522C7B"/>
    <w:rsid w:val="00522E5A"/>
    <w:rsid w:val="00530B97"/>
    <w:rsid w:val="00530D60"/>
    <w:rsid w:val="00530D73"/>
    <w:rsid w:val="00534069"/>
    <w:rsid w:val="00534EAA"/>
    <w:rsid w:val="00544E13"/>
    <w:rsid w:val="00545C9A"/>
    <w:rsid w:val="00546689"/>
    <w:rsid w:val="00550116"/>
    <w:rsid w:val="005501CC"/>
    <w:rsid w:val="00553343"/>
    <w:rsid w:val="00553EE7"/>
    <w:rsid w:val="005601EE"/>
    <w:rsid w:val="00560AD7"/>
    <w:rsid w:val="005620DA"/>
    <w:rsid w:val="00563F59"/>
    <w:rsid w:val="00564F02"/>
    <w:rsid w:val="00571BEA"/>
    <w:rsid w:val="00575D22"/>
    <w:rsid w:val="0058032F"/>
    <w:rsid w:val="005824C8"/>
    <w:rsid w:val="00583115"/>
    <w:rsid w:val="0059760E"/>
    <w:rsid w:val="005A1A2A"/>
    <w:rsid w:val="005A29EC"/>
    <w:rsid w:val="005B011E"/>
    <w:rsid w:val="005B1866"/>
    <w:rsid w:val="005B1C86"/>
    <w:rsid w:val="005B1D7E"/>
    <w:rsid w:val="005B264F"/>
    <w:rsid w:val="005B6DBB"/>
    <w:rsid w:val="005B7127"/>
    <w:rsid w:val="005C53F5"/>
    <w:rsid w:val="005C66CA"/>
    <w:rsid w:val="005C71C7"/>
    <w:rsid w:val="005C7359"/>
    <w:rsid w:val="005D76E7"/>
    <w:rsid w:val="005D7EBE"/>
    <w:rsid w:val="005E1D28"/>
    <w:rsid w:val="005E1FE5"/>
    <w:rsid w:val="005E2801"/>
    <w:rsid w:val="005E5203"/>
    <w:rsid w:val="005E66CE"/>
    <w:rsid w:val="005E701F"/>
    <w:rsid w:val="005F1486"/>
    <w:rsid w:val="005F1D75"/>
    <w:rsid w:val="005F533A"/>
    <w:rsid w:val="005F5588"/>
    <w:rsid w:val="005F7B46"/>
    <w:rsid w:val="006164C5"/>
    <w:rsid w:val="0062038A"/>
    <w:rsid w:val="00620412"/>
    <w:rsid w:val="00620668"/>
    <w:rsid w:val="006229EB"/>
    <w:rsid w:val="00624253"/>
    <w:rsid w:val="0062468B"/>
    <w:rsid w:val="00624FCD"/>
    <w:rsid w:val="00625345"/>
    <w:rsid w:val="00627782"/>
    <w:rsid w:val="00634305"/>
    <w:rsid w:val="00634331"/>
    <w:rsid w:val="0063673F"/>
    <w:rsid w:val="00640479"/>
    <w:rsid w:val="006438FF"/>
    <w:rsid w:val="00645113"/>
    <w:rsid w:val="006456D3"/>
    <w:rsid w:val="00646012"/>
    <w:rsid w:val="006520BE"/>
    <w:rsid w:val="00653B9A"/>
    <w:rsid w:val="00656D37"/>
    <w:rsid w:val="0065745D"/>
    <w:rsid w:val="006632B8"/>
    <w:rsid w:val="00671447"/>
    <w:rsid w:val="00673576"/>
    <w:rsid w:val="00677E4D"/>
    <w:rsid w:val="00681669"/>
    <w:rsid w:val="006863C0"/>
    <w:rsid w:val="006920B9"/>
    <w:rsid w:val="00697207"/>
    <w:rsid w:val="006A15E5"/>
    <w:rsid w:val="006A1923"/>
    <w:rsid w:val="006A6962"/>
    <w:rsid w:val="006B1A67"/>
    <w:rsid w:val="006B4930"/>
    <w:rsid w:val="006C5AE2"/>
    <w:rsid w:val="006C6071"/>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248"/>
    <w:rsid w:val="00710878"/>
    <w:rsid w:val="00711950"/>
    <w:rsid w:val="00713CEF"/>
    <w:rsid w:val="00721233"/>
    <w:rsid w:val="0073554F"/>
    <w:rsid w:val="0073717C"/>
    <w:rsid w:val="00744696"/>
    <w:rsid w:val="00744BE1"/>
    <w:rsid w:val="007455C6"/>
    <w:rsid w:val="00747B55"/>
    <w:rsid w:val="007524E4"/>
    <w:rsid w:val="0075256F"/>
    <w:rsid w:val="007579BC"/>
    <w:rsid w:val="00762661"/>
    <w:rsid w:val="00763001"/>
    <w:rsid w:val="00766DC1"/>
    <w:rsid w:val="00767F3B"/>
    <w:rsid w:val="00775099"/>
    <w:rsid w:val="00777B78"/>
    <w:rsid w:val="0078002B"/>
    <w:rsid w:val="00780297"/>
    <w:rsid w:val="00780D6A"/>
    <w:rsid w:val="00781BE5"/>
    <w:rsid w:val="0079034F"/>
    <w:rsid w:val="00790784"/>
    <w:rsid w:val="007934E7"/>
    <w:rsid w:val="00793FAF"/>
    <w:rsid w:val="007A041A"/>
    <w:rsid w:val="007A17F7"/>
    <w:rsid w:val="007A2183"/>
    <w:rsid w:val="007A37FB"/>
    <w:rsid w:val="007A7A95"/>
    <w:rsid w:val="007B3205"/>
    <w:rsid w:val="007B50FB"/>
    <w:rsid w:val="007B567B"/>
    <w:rsid w:val="007B5E7C"/>
    <w:rsid w:val="007B78B6"/>
    <w:rsid w:val="007C1D1A"/>
    <w:rsid w:val="007C1E25"/>
    <w:rsid w:val="007C4EF2"/>
    <w:rsid w:val="007D2371"/>
    <w:rsid w:val="0080116D"/>
    <w:rsid w:val="008019F9"/>
    <w:rsid w:val="00801FEA"/>
    <w:rsid w:val="00802EC9"/>
    <w:rsid w:val="00806474"/>
    <w:rsid w:val="008074C8"/>
    <w:rsid w:val="00807F35"/>
    <w:rsid w:val="00813823"/>
    <w:rsid w:val="008155C7"/>
    <w:rsid w:val="00820FD1"/>
    <w:rsid w:val="00827E82"/>
    <w:rsid w:val="00830D64"/>
    <w:rsid w:val="0083572A"/>
    <w:rsid w:val="008376A7"/>
    <w:rsid w:val="00843DE2"/>
    <w:rsid w:val="00844A72"/>
    <w:rsid w:val="00846A33"/>
    <w:rsid w:val="0085418D"/>
    <w:rsid w:val="00857414"/>
    <w:rsid w:val="0086262C"/>
    <w:rsid w:val="00862D7D"/>
    <w:rsid w:val="0086782C"/>
    <w:rsid w:val="00871470"/>
    <w:rsid w:val="008725F9"/>
    <w:rsid w:val="00872D69"/>
    <w:rsid w:val="00873A5A"/>
    <w:rsid w:val="00874A3C"/>
    <w:rsid w:val="0088116E"/>
    <w:rsid w:val="0088311C"/>
    <w:rsid w:val="008835AF"/>
    <w:rsid w:val="008863C8"/>
    <w:rsid w:val="008867F8"/>
    <w:rsid w:val="00892FD6"/>
    <w:rsid w:val="008A122F"/>
    <w:rsid w:val="008A2710"/>
    <w:rsid w:val="008A2E6D"/>
    <w:rsid w:val="008A6337"/>
    <w:rsid w:val="008A7A5E"/>
    <w:rsid w:val="008A7B0A"/>
    <w:rsid w:val="008B78B0"/>
    <w:rsid w:val="008C00D1"/>
    <w:rsid w:val="008C0516"/>
    <w:rsid w:val="008C2E27"/>
    <w:rsid w:val="008C499E"/>
    <w:rsid w:val="008C5249"/>
    <w:rsid w:val="008D33C0"/>
    <w:rsid w:val="008D371F"/>
    <w:rsid w:val="008E67B7"/>
    <w:rsid w:val="008E7F02"/>
    <w:rsid w:val="008F1D72"/>
    <w:rsid w:val="008F667D"/>
    <w:rsid w:val="00903060"/>
    <w:rsid w:val="00903556"/>
    <w:rsid w:val="0090449F"/>
    <w:rsid w:val="009047EB"/>
    <w:rsid w:val="00912E28"/>
    <w:rsid w:val="00913558"/>
    <w:rsid w:val="00922721"/>
    <w:rsid w:val="009238DA"/>
    <w:rsid w:val="00923EB9"/>
    <w:rsid w:val="00924D79"/>
    <w:rsid w:val="009275D3"/>
    <w:rsid w:val="009314B3"/>
    <w:rsid w:val="00942C71"/>
    <w:rsid w:val="00945B70"/>
    <w:rsid w:val="00946478"/>
    <w:rsid w:val="009468CC"/>
    <w:rsid w:val="00947AC7"/>
    <w:rsid w:val="00950502"/>
    <w:rsid w:val="00954D3C"/>
    <w:rsid w:val="0095574D"/>
    <w:rsid w:val="0096204E"/>
    <w:rsid w:val="009673FE"/>
    <w:rsid w:val="009718C9"/>
    <w:rsid w:val="00982F23"/>
    <w:rsid w:val="00984DD9"/>
    <w:rsid w:val="0098510E"/>
    <w:rsid w:val="00986484"/>
    <w:rsid w:val="009869F8"/>
    <w:rsid w:val="0099062F"/>
    <w:rsid w:val="0099725E"/>
    <w:rsid w:val="009A0301"/>
    <w:rsid w:val="009A6065"/>
    <w:rsid w:val="009A660E"/>
    <w:rsid w:val="009A70A9"/>
    <w:rsid w:val="009A7A73"/>
    <w:rsid w:val="009B13C6"/>
    <w:rsid w:val="009B4A50"/>
    <w:rsid w:val="009B4FDE"/>
    <w:rsid w:val="009B62CB"/>
    <w:rsid w:val="009B7097"/>
    <w:rsid w:val="009C46D9"/>
    <w:rsid w:val="009C55BB"/>
    <w:rsid w:val="009D07DB"/>
    <w:rsid w:val="009D09DB"/>
    <w:rsid w:val="009D0ED2"/>
    <w:rsid w:val="009D2EEA"/>
    <w:rsid w:val="009D6F0A"/>
    <w:rsid w:val="009D704F"/>
    <w:rsid w:val="009E5410"/>
    <w:rsid w:val="009E71DA"/>
    <w:rsid w:val="009F39B9"/>
    <w:rsid w:val="009F4A0B"/>
    <w:rsid w:val="009F6F0D"/>
    <w:rsid w:val="009F72B8"/>
    <w:rsid w:val="009F7B27"/>
    <w:rsid w:val="00A03061"/>
    <w:rsid w:val="00A0454B"/>
    <w:rsid w:val="00A118D1"/>
    <w:rsid w:val="00A16A56"/>
    <w:rsid w:val="00A202EC"/>
    <w:rsid w:val="00A239C0"/>
    <w:rsid w:val="00A30011"/>
    <w:rsid w:val="00A310FB"/>
    <w:rsid w:val="00A36F48"/>
    <w:rsid w:val="00A44F40"/>
    <w:rsid w:val="00A45A5A"/>
    <w:rsid w:val="00A51A73"/>
    <w:rsid w:val="00A52DB2"/>
    <w:rsid w:val="00A53508"/>
    <w:rsid w:val="00A56706"/>
    <w:rsid w:val="00A56C0B"/>
    <w:rsid w:val="00A659C2"/>
    <w:rsid w:val="00A6653F"/>
    <w:rsid w:val="00A73476"/>
    <w:rsid w:val="00A773CC"/>
    <w:rsid w:val="00A80648"/>
    <w:rsid w:val="00A8361A"/>
    <w:rsid w:val="00A84F05"/>
    <w:rsid w:val="00A87DF6"/>
    <w:rsid w:val="00A91451"/>
    <w:rsid w:val="00A9194D"/>
    <w:rsid w:val="00A9372F"/>
    <w:rsid w:val="00A93AF2"/>
    <w:rsid w:val="00A94A19"/>
    <w:rsid w:val="00A9585A"/>
    <w:rsid w:val="00A97971"/>
    <w:rsid w:val="00AA03AB"/>
    <w:rsid w:val="00AA03BE"/>
    <w:rsid w:val="00AA05BC"/>
    <w:rsid w:val="00AA1A77"/>
    <w:rsid w:val="00AA1C73"/>
    <w:rsid w:val="00AA3564"/>
    <w:rsid w:val="00AB3909"/>
    <w:rsid w:val="00AC6C8C"/>
    <w:rsid w:val="00AC7596"/>
    <w:rsid w:val="00AC79EA"/>
    <w:rsid w:val="00AD0260"/>
    <w:rsid w:val="00AD0F8D"/>
    <w:rsid w:val="00AD33A0"/>
    <w:rsid w:val="00AE0890"/>
    <w:rsid w:val="00AE513F"/>
    <w:rsid w:val="00AE6AC5"/>
    <w:rsid w:val="00AF2CCD"/>
    <w:rsid w:val="00B0098D"/>
    <w:rsid w:val="00B033DF"/>
    <w:rsid w:val="00B0393B"/>
    <w:rsid w:val="00B04056"/>
    <w:rsid w:val="00B04F35"/>
    <w:rsid w:val="00B143E3"/>
    <w:rsid w:val="00B2200C"/>
    <w:rsid w:val="00B22205"/>
    <w:rsid w:val="00B2357F"/>
    <w:rsid w:val="00B23677"/>
    <w:rsid w:val="00B269D8"/>
    <w:rsid w:val="00B308E2"/>
    <w:rsid w:val="00B32685"/>
    <w:rsid w:val="00B37379"/>
    <w:rsid w:val="00B37674"/>
    <w:rsid w:val="00B41B8E"/>
    <w:rsid w:val="00B54525"/>
    <w:rsid w:val="00B57473"/>
    <w:rsid w:val="00B608C7"/>
    <w:rsid w:val="00B63EE4"/>
    <w:rsid w:val="00B76A57"/>
    <w:rsid w:val="00B816E5"/>
    <w:rsid w:val="00B843E1"/>
    <w:rsid w:val="00B84CA5"/>
    <w:rsid w:val="00B857A1"/>
    <w:rsid w:val="00B8739F"/>
    <w:rsid w:val="00B92EF7"/>
    <w:rsid w:val="00B93D17"/>
    <w:rsid w:val="00B948E2"/>
    <w:rsid w:val="00B970AD"/>
    <w:rsid w:val="00BA3CDC"/>
    <w:rsid w:val="00BA46AF"/>
    <w:rsid w:val="00BA5D93"/>
    <w:rsid w:val="00BB781A"/>
    <w:rsid w:val="00BC153D"/>
    <w:rsid w:val="00BC6DE2"/>
    <w:rsid w:val="00BD1831"/>
    <w:rsid w:val="00BD6CB8"/>
    <w:rsid w:val="00BE2009"/>
    <w:rsid w:val="00BE2564"/>
    <w:rsid w:val="00BE3947"/>
    <w:rsid w:val="00BE7D2F"/>
    <w:rsid w:val="00BF0187"/>
    <w:rsid w:val="00BF3AAF"/>
    <w:rsid w:val="00BF6FF4"/>
    <w:rsid w:val="00C03B23"/>
    <w:rsid w:val="00C072F6"/>
    <w:rsid w:val="00C12023"/>
    <w:rsid w:val="00C12A7F"/>
    <w:rsid w:val="00C203BA"/>
    <w:rsid w:val="00C246D8"/>
    <w:rsid w:val="00C25D4F"/>
    <w:rsid w:val="00C32E3A"/>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802A4"/>
    <w:rsid w:val="00C81576"/>
    <w:rsid w:val="00C8343F"/>
    <w:rsid w:val="00C869B8"/>
    <w:rsid w:val="00C959F5"/>
    <w:rsid w:val="00CB3DA6"/>
    <w:rsid w:val="00CB7C72"/>
    <w:rsid w:val="00CC11C9"/>
    <w:rsid w:val="00CC2FC2"/>
    <w:rsid w:val="00CC3008"/>
    <w:rsid w:val="00CC5788"/>
    <w:rsid w:val="00CC7445"/>
    <w:rsid w:val="00CC7509"/>
    <w:rsid w:val="00CD064F"/>
    <w:rsid w:val="00CD2272"/>
    <w:rsid w:val="00CD4915"/>
    <w:rsid w:val="00CD7BB2"/>
    <w:rsid w:val="00CE09FE"/>
    <w:rsid w:val="00CE12EF"/>
    <w:rsid w:val="00CE19AA"/>
    <w:rsid w:val="00CE267C"/>
    <w:rsid w:val="00CE4739"/>
    <w:rsid w:val="00CE4D3E"/>
    <w:rsid w:val="00CE58ED"/>
    <w:rsid w:val="00CF1B5D"/>
    <w:rsid w:val="00CF6EB9"/>
    <w:rsid w:val="00CF6FFC"/>
    <w:rsid w:val="00CF79EA"/>
    <w:rsid w:val="00D0151A"/>
    <w:rsid w:val="00D03B5B"/>
    <w:rsid w:val="00D127FE"/>
    <w:rsid w:val="00D14B5E"/>
    <w:rsid w:val="00D201CE"/>
    <w:rsid w:val="00D24BF5"/>
    <w:rsid w:val="00D32803"/>
    <w:rsid w:val="00D341B3"/>
    <w:rsid w:val="00D40636"/>
    <w:rsid w:val="00D42A78"/>
    <w:rsid w:val="00D5264B"/>
    <w:rsid w:val="00D557C9"/>
    <w:rsid w:val="00D62CA6"/>
    <w:rsid w:val="00D64FEE"/>
    <w:rsid w:val="00D86E18"/>
    <w:rsid w:val="00D90784"/>
    <w:rsid w:val="00D91A02"/>
    <w:rsid w:val="00D96730"/>
    <w:rsid w:val="00DA11B4"/>
    <w:rsid w:val="00DA3828"/>
    <w:rsid w:val="00DA3FE6"/>
    <w:rsid w:val="00DB00F8"/>
    <w:rsid w:val="00DC0ECB"/>
    <w:rsid w:val="00DC1E5B"/>
    <w:rsid w:val="00DC1F21"/>
    <w:rsid w:val="00DC261A"/>
    <w:rsid w:val="00DD011B"/>
    <w:rsid w:val="00DD3673"/>
    <w:rsid w:val="00DD3B18"/>
    <w:rsid w:val="00DE3777"/>
    <w:rsid w:val="00DE4965"/>
    <w:rsid w:val="00DF5A27"/>
    <w:rsid w:val="00DF6E07"/>
    <w:rsid w:val="00E00745"/>
    <w:rsid w:val="00E04F5C"/>
    <w:rsid w:val="00E14425"/>
    <w:rsid w:val="00E15C4F"/>
    <w:rsid w:val="00E24483"/>
    <w:rsid w:val="00E25D2B"/>
    <w:rsid w:val="00E2738F"/>
    <w:rsid w:val="00E3256A"/>
    <w:rsid w:val="00E33182"/>
    <w:rsid w:val="00E333AD"/>
    <w:rsid w:val="00E33F46"/>
    <w:rsid w:val="00E34906"/>
    <w:rsid w:val="00E4016B"/>
    <w:rsid w:val="00E411C5"/>
    <w:rsid w:val="00E44835"/>
    <w:rsid w:val="00E45C43"/>
    <w:rsid w:val="00E522C9"/>
    <w:rsid w:val="00E54449"/>
    <w:rsid w:val="00E666C7"/>
    <w:rsid w:val="00E722B1"/>
    <w:rsid w:val="00E73BCB"/>
    <w:rsid w:val="00E7685F"/>
    <w:rsid w:val="00E8093C"/>
    <w:rsid w:val="00E91941"/>
    <w:rsid w:val="00E97C28"/>
    <w:rsid w:val="00EA3474"/>
    <w:rsid w:val="00EA4455"/>
    <w:rsid w:val="00EA4A87"/>
    <w:rsid w:val="00EB3746"/>
    <w:rsid w:val="00EB3BEF"/>
    <w:rsid w:val="00EB5B87"/>
    <w:rsid w:val="00EB7627"/>
    <w:rsid w:val="00EC0AC9"/>
    <w:rsid w:val="00EC3711"/>
    <w:rsid w:val="00EC4D33"/>
    <w:rsid w:val="00EC5E0F"/>
    <w:rsid w:val="00EC5EDC"/>
    <w:rsid w:val="00ED07A2"/>
    <w:rsid w:val="00ED304F"/>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267FE"/>
    <w:rsid w:val="00F272A8"/>
    <w:rsid w:val="00F3192E"/>
    <w:rsid w:val="00F36D09"/>
    <w:rsid w:val="00F37E3D"/>
    <w:rsid w:val="00F433B6"/>
    <w:rsid w:val="00F43C6F"/>
    <w:rsid w:val="00F45A24"/>
    <w:rsid w:val="00F46A17"/>
    <w:rsid w:val="00F50ABC"/>
    <w:rsid w:val="00F519CF"/>
    <w:rsid w:val="00F548C2"/>
    <w:rsid w:val="00F66B21"/>
    <w:rsid w:val="00F71F4A"/>
    <w:rsid w:val="00F75FB3"/>
    <w:rsid w:val="00F7737A"/>
    <w:rsid w:val="00F80692"/>
    <w:rsid w:val="00F80A4C"/>
    <w:rsid w:val="00F80C92"/>
    <w:rsid w:val="00F82286"/>
    <w:rsid w:val="00F844A0"/>
    <w:rsid w:val="00F879A9"/>
    <w:rsid w:val="00F91172"/>
    <w:rsid w:val="00FA3850"/>
    <w:rsid w:val="00FA3ABC"/>
    <w:rsid w:val="00FA4795"/>
    <w:rsid w:val="00FA48EC"/>
    <w:rsid w:val="00FA5285"/>
    <w:rsid w:val="00FB20E4"/>
    <w:rsid w:val="00FB63F3"/>
    <w:rsid w:val="00FC3E23"/>
    <w:rsid w:val="00FD299C"/>
    <w:rsid w:val="00FD3774"/>
    <w:rsid w:val="00FD4FA5"/>
    <w:rsid w:val="00FD6C59"/>
    <w:rsid w:val="00FD6E6F"/>
    <w:rsid w:val="00FD6FB0"/>
    <w:rsid w:val="00FD7356"/>
    <w:rsid w:val="00FE307A"/>
    <w:rsid w:val="00FE3A49"/>
    <w:rsid w:val="00FE41DE"/>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24549</TotalTime>
  <Pages>26</Pages>
  <Words>13204</Words>
  <Characters>18882</Characters>
  <Application>Microsoft Office Word</Application>
  <DocSecurity>0</DocSecurity>
  <Lines>539</Lines>
  <Paragraphs>439</Paragraphs>
  <ScaleCrop>false</ScaleCrop>
  <Company>qks</Company>
  <LinksUpToDate>false</LinksUpToDate>
  <CharactersWithSpaces>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84</cp:revision>
  <cp:lastPrinted>2008-06-06T09:40:00Z</cp:lastPrinted>
  <dcterms:created xsi:type="dcterms:W3CDTF">2025-10-04T07:07:00Z</dcterms:created>
  <dcterms:modified xsi:type="dcterms:W3CDTF">2025-10-31T06:19:00Z</dcterms:modified>
</cp:coreProperties>
</file>