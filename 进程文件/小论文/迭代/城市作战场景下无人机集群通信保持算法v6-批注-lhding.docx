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039FA525"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1365D962" w14:textId="5BE6D381" w:rsidR="00986B74" w:rsidRPr="00FD6C59" w:rsidRDefault="00986B74" w:rsidP="00986B74">
      <w:pPr>
        <w:spacing w:line="360" w:lineRule="auto"/>
        <w:jc w:val="center"/>
        <w:rPr>
          <w:rFonts w:ascii="楷体_GB2312" w:eastAsia="楷体_GB2312" w:hAnsi="宋体"/>
          <w:sz w:val="28"/>
          <w:szCs w:val="28"/>
        </w:rPr>
      </w:pPr>
      <w:r>
        <w:rPr>
          <w:rFonts w:ascii="楷体_GB2312" w:eastAsia="楷体_GB2312" w:hAnsi="宋体" w:hint="eastAsia"/>
          <w:sz w:val="28"/>
          <w:szCs w:val="28"/>
        </w:rPr>
        <w:t>何运璐</w:t>
      </w:r>
      <w:r w:rsidR="004434BD" w:rsidRPr="00FD6C59">
        <w:rPr>
          <w:rFonts w:ascii="楷体_GB2312" w:eastAsia="楷体_GB2312" w:hAnsi="宋体" w:hint="eastAsia"/>
          <w:sz w:val="28"/>
          <w:szCs w:val="28"/>
        </w:rPr>
        <w:t>1</w:t>
      </w:r>
      <w:r w:rsidR="004434BD" w:rsidRPr="00FD6C59">
        <w:rPr>
          <w:rFonts w:ascii="楷体_GB2312" w:eastAsia="楷体_GB2312" w:hAnsi="宋体" w:hint="eastAsia"/>
          <w:sz w:val="28"/>
          <w:szCs w:val="28"/>
          <w:vertAlign w:val="superscript"/>
        </w:rPr>
        <w:t>1</w:t>
      </w:r>
      <w:r w:rsidR="004434BD" w:rsidRPr="00FD6C59">
        <w:rPr>
          <w:rFonts w:ascii="楷体_GB2312" w:eastAsia="楷体_GB2312" w:hAnsi="宋体" w:hint="eastAsia"/>
          <w:sz w:val="28"/>
          <w:szCs w:val="28"/>
        </w:rPr>
        <w:t>，</w:t>
      </w:r>
      <w:r>
        <w:rPr>
          <w:rFonts w:ascii="楷体_GB2312" w:eastAsia="楷体_GB2312" w:hAnsi="宋体" w:hint="eastAsia"/>
          <w:sz w:val="28"/>
          <w:szCs w:val="28"/>
        </w:rPr>
        <w:t>邱玉林</w:t>
      </w:r>
      <w:r w:rsidR="004434BD" w:rsidRPr="00FD6C59">
        <w:rPr>
          <w:rFonts w:ascii="楷体_GB2312" w:eastAsia="楷体_GB2312" w:hAnsi="宋体" w:hint="eastAsia"/>
          <w:sz w:val="28"/>
          <w:szCs w:val="28"/>
        </w:rPr>
        <w:t>2</w:t>
      </w:r>
      <w:r w:rsidR="004434BD" w:rsidRPr="00FD6C59">
        <w:rPr>
          <w:rFonts w:ascii="楷体_GB2312" w:eastAsia="楷体_GB2312" w:hAnsi="宋体" w:hint="eastAsia"/>
          <w:sz w:val="28"/>
          <w:szCs w:val="28"/>
          <w:vertAlign w:val="superscript"/>
        </w:rPr>
        <w:t>2</w:t>
      </w:r>
      <w:r w:rsidR="004434BD" w:rsidRPr="00FD6C59">
        <w:rPr>
          <w:rFonts w:ascii="楷体_GB2312" w:eastAsia="楷体_GB2312" w:hAnsi="宋体" w:hint="eastAsia"/>
          <w:sz w:val="28"/>
          <w:szCs w:val="28"/>
        </w:rPr>
        <w:t>，</w:t>
      </w:r>
      <w:r>
        <w:rPr>
          <w:rFonts w:ascii="楷体_GB2312" w:eastAsia="楷体_GB2312" w:hAnsi="宋体" w:hint="eastAsia"/>
          <w:sz w:val="28"/>
          <w:szCs w:val="28"/>
        </w:rPr>
        <w:t>林焕</w:t>
      </w:r>
      <w:r w:rsidR="004434BD" w:rsidRPr="00FD6C59">
        <w:rPr>
          <w:rFonts w:ascii="楷体_GB2312" w:eastAsia="楷体_GB2312" w:hAnsi="宋体" w:hint="eastAsia"/>
          <w:sz w:val="28"/>
          <w:szCs w:val="28"/>
        </w:rPr>
        <w:t>3</w:t>
      </w:r>
      <w:r w:rsidR="004434BD"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w:t>
      </w:r>
      <w:r w:rsidR="00445991">
        <w:rPr>
          <w:rFonts w:ascii="楷体_GB2312" w:eastAsia="楷体_GB2312" w:hAnsi="宋体" w:hint="eastAsia"/>
          <w:sz w:val="28"/>
          <w:szCs w:val="28"/>
        </w:rPr>
        <w:t>王琳，</w:t>
      </w:r>
      <w:r w:rsidR="00390B24">
        <w:rPr>
          <w:rFonts w:ascii="楷体_GB2312" w:eastAsia="楷体_GB2312" w:hAnsi="宋体" w:hint="eastAsia"/>
          <w:sz w:val="28"/>
          <w:szCs w:val="28"/>
        </w:rPr>
        <w:t>丁良辉</w:t>
      </w:r>
      <w:r w:rsidRPr="00FD6C59">
        <w:rPr>
          <w:rFonts w:ascii="楷体_GB2312" w:eastAsia="楷体_GB2312" w:hAnsi="宋体" w:hint="eastAsia"/>
          <w:sz w:val="28"/>
          <w:szCs w:val="28"/>
        </w:rPr>
        <w:t>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23822EE6"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75764C">
        <w:rPr>
          <w:rFonts w:eastAsia="楷体_GB2312"/>
          <w:szCs w:val="18"/>
        </w:rPr>
        <w:t>在</w:t>
      </w:r>
      <w:r w:rsidR="008D33C0" w:rsidRPr="0075764C">
        <w:rPr>
          <w:rFonts w:eastAsia="楷体_GB2312" w:hint="eastAsia"/>
          <w:szCs w:val="18"/>
        </w:rPr>
        <w:t>建筑</w:t>
      </w:r>
      <w:r w:rsidR="0013068A" w:rsidRPr="0075764C">
        <w:rPr>
          <w:rFonts w:eastAsia="楷体_GB2312" w:hint="eastAsia"/>
          <w:szCs w:val="18"/>
        </w:rPr>
        <w:t>物</w:t>
      </w:r>
      <w:r w:rsidR="008D33C0" w:rsidRPr="0075764C">
        <w:rPr>
          <w:rFonts w:eastAsia="楷体_GB2312" w:hint="eastAsia"/>
          <w:szCs w:val="18"/>
        </w:rPr>
        <w:t>密集且存在电磁干扰</w:t>
      </w:r>
      <w:r w:rsidR="008D33C0" w:rsidRPr="0075764C">
        <w:rPr>
          <w:rFonts w:eastAsia="楷体_GB2312"/>
          <w:szCs w:val="18"/>
        </w:rPr>
        <w:t>的</w:t>
      </w:r>
      <w:r w:rsidR="0067354F" w:rsidRPr="0075764C">
        <w:rPr>
          <w:rFonts w:eastAsia="楷体_GB2312" w:hint="eastAsia"/>
          <w:szCs w:val="18"/>
        </w:rPr>
        <w:t>未知</w:t>
      </w:r>
      <w:r w:rsidR="008D33C0" w:rsidRPr="0075764C">
        <w:rPr>
          <w:rFonts w:eastAsia="楷体_GB2312"/>
          <w:szCs w:val="18"/>
        </w:rPr>
        <w:t>作战环境</w:t>
      </w:r>
      <w:r w:rsidR="0067354F" w:rsidRPr="0075764C">
        <w:rPr>
          <w:rFonts w:eastAsia="楷体_GB2312" w:hint="eastAsia"/>
          <w:szCs w:val="18"/>
        </w:rPr>
        <w:t>中</w:t>
      </w:r>
      <w:r w:rsidR="008D33C0" w:rsidRPr="0075764C">
        <w:rPr>
          <w:rFonts w:eastAsia="楷体_GB2312"/>
          <w:szCs w:val="18"/>
        </w:rPr>
        <w:t>，无人机集群在执行任务过程中不仅需要</w:t>
      </w:r>
      <w:r w:rsidR="00B854FE" w:rsidRPr="0075764C">
        <w:rPr>
          <w:rFonts w:eastAsia="楷体_GB2312" w:hint="eastAsia"/>
          <w:szCs w:val="18"/>
        </w:rPr>
        <w:t>根据实时变化的外界环境实时更新</w:t>
      </w:r>
      <w:r w:rsidR="008D33C0" w:rsidRPr="0075764C">
        <w:rPr>
          <w:rFonts w:eastAsia="楷体_GB2312"/>
          <w:szCs w:val="18"/>
        </w:rPr>
        <w:t>路径，还必须保持</w:t>
      </w:r>
      <w:r w:rsidR="004774E4" w:rsidRPr="0075764C">
        <w:rPr>
          <w:rFonts w:eastAsia="楷体_GB2312" w:hint="eastAsia"/>
          <w:szCs w:val="18"/>
        </w:rPr>
        <w:t>集群内</w:t>
      </w:r>
      <w:r w:rsidR="008D33C0" w:rsidRPr="0075764C">
        <w:rPr>
          <w:rFonts w:eastAsia="楷体_GB2312"/>
          <w:szCs w:val="18"/>
        </w:rPr>
        <w:t>通信连通，以保障</w:t>
      </w:r>
      <w:r w:rsidR="00FE72B5" w:rsidRPr="0075764C">
        <w:rPr>
          <w:rFonts w:eastAsia="楷体_GB2312" w:hint="eastAsia"/>
          <w:szCs w:val="18"/>
        </w:rPr>
        <w:t>打击和侦查等</w:t>
      </w:r>
      <w:r w:rsidR="008D33C0" w:rsidRPr="0075764C">
        <w:rPr>
          <w:rFonts w:eastAsia="楷体_GB2312"/>
          <w:szCs w:val="18"/>
        </w:rPr>
        <w:t>任务的协同与信息交互</w:t>
      </w:r>
      <w:r w:rsidR="00C3513C" w:rsidRPr="0075764C">
        <w:rPr>
          <w:rFonts w:eastAsia="楷体_GB2312" w:hint="eastAsia"/>
          <w:szCs w:val="18"/>
        </w:rPr>
        <w:t>。</w:t>
      </w:r>
      <w:r w:rsidR="00842C8B">
        <w:rPr>
          <w:rFonts w:eastAsia="楷体_GB2312" w:hint="eastAsia"/>
          <w:szCs w:val="18"/>
        </w:rPr>
        <w:t>本文针对</w:t>
      </w:r>
      <w:r w:rsidR="00955752">
        <w:rPr>
          <w:rFonts w:eastAsia="楷体_GB2312" w:hint="eastAsia"/>
          <w:szCs w:val="18"/>
        </w:rPr>
        <w:t>现有</w:t>
      </w:r>
      <w:r w:rsidR="00842C8B">
        <w:rPr>
          <w:rFonts w:eastAsia="楷体_GB2312" w:hint="eastAsia"/>
          <w:szCs w:val="18"/>
        </w:rPr>
        <w:t>人工势场法路径规划随着</w:t>
      </w:r>
      <w:r w:rsidR="00842C8B" w:rsidRPr="0075764C">
        <w:rPr>
          <w:rFonts w:eastAsia="楷体_GB2312" w:hint="eastAsia"/>
          <w:szCs w:val="18"/>
        </w:rPr>
        <w:t>网络规模和外部环境复杂度增加</w:t>
      </w:r>
      <w:r w:rsidR="008A2106">
        <w:rPr>
          <w:rFonts w:eastAsia="楷体_GB2312" w:hint="eastAsia"/>
          <w:szCs w:val="18"/>
        </w:rPr>
        <w:t>出现</w:t>
      </w:r>
      <w:r w:rsidR="00955752">
        <w:rPr>
          <w:rFonts w:eastAsia="楷体_GB2312" w:hint="eastAsia"/>
          <w:szCs w:val="18"/>
        </w:rPr>
        <w:t>的</w:t>
      </w:r>
      <w:r w:rsidR="00F15BA0" w:rsidRPr="0075764C">
        <w:rPr>
          <w:rFonts w:eastAsia="楷体_GB2312" w:hint="eastAsia"/>
          <w:szCs w:val="18"/>
        </w:rPr>
        <w:t>路径</w:t>
      </w:r>
      <w:r w:rsidR="00147337" w:rsidRPr="0075764C">
        <w:rPr>
          <w:rFonts w:eastAsia="楷体_GB2312" w:hint="eastAsia"/>
          <w:szCs w:val="18"/>
        </w:rPr>
        <w:t>死锁和震荡</w:t>
      </w:r>
      <w:r w:rsidR="00955752">
        <w:rPr>
          <w:rFonts w:eastAsia="楷体_GB2312" w:hint="eastAsia"/>
          <w:szCs w:val="18"/>
        </w:rPr>
        <w:t>问题</w:t>
      </w:r>
      <w:r w:rsidR="007A7A95" w:rsidRPr="0075764C">
        <w:rPr>
          <w:rFonts w:eastAsia="楷体_GB2312" w:hint="eastAsia"/>
          <w:szCs w:val="18"/>
        </w:rPr>
        <w:t>，</w:t>
      </w:r>
      <w:bookmarkStart w:id="0" w:name="_Hlk213939123"/>
      <w:r w:rsidR="007A7A95" w:rsidRPr="0075764C">
        <w:rPr>
          <w:rFonts w:eastAsia="楷体_GB2312"/>
          <w:szCs w:val="18"/>
        </w:rPr>
        <w:t>提出一种</w:t>
      </w:r>
      <w:bookmarkStart w:id="1" w:name="OLE_LINK4"/>
      <w:r w:rsidR="00C74822" w:rsidRPr="0075764C">
        <w:rPr>
          <w:rFonts w:eastAsia="楷体_GB2312" w:hint="eastAsia"/>
          <w:szCs w:val="18"/>
        </w:rPr>
        <w:t>全局路径采样与局部人工势场法相结合的</w:t>
      </w:r>
      <w:r w:rsidR="00931E1D">
        <w:rPr>
          <w:rFonts w:eastAsia="楷体_GB2312" w:hint="eastAsia"/>
          <w:szCs w:val="18"/>
        </w:rPr>
        <w:t>连通性</w:t>
      </w:r>
      <w:r w:rsidR="00296891" w:rsidRPr="0075764C">
        <w:rPr>
          <w:rFonts w:eastAsia="楷体_GB2312" w:hint="eastAsia"/>
          <w:szCs w:val="18"/>
        </w:rPr>
        <w:t>保持</w:t>
      </w:r>
      <w:r w:rsidR="00C74822" w:rsidRPr="0075764C">
        <w:rPr>
          <w:rFonts w:eastAsia="楷体_GB2312" w:hint="eastAsia"/>
          <w:szCs w:val="18"/>
        </w:rPr>
        <w:t>路径规划方法</w:t>
      </w:r>
      <w:r w:rsidR="007A7A95" w:rsidRPr="0075764C">
        <w:rPr>
          <w:rFonts w:eastAsia="楷体_GB2312"/>
          <w:szCs w:val="18"/>
        </w:rPr>
        <w:t>（</w:t>
      </w:r>
      <w:bookmarkStart w:id="2" w:name="OLE_LINK3"/>
      <w:r w:rsidR="007A7A95" w:rsidRPr="0075764C">
        <w:rPr>
          <w:rFonts w:eastAsia="楷体_GB2312"/>
          <w:szCs w:val="18"/>
        </w:rPr>
        <w:t>RRT*-</w:t>
      </w:r>
      <w:r w:rsidR="00CB44D2">
        <w:rPr>
          <w:rFonts w:eastAsia="楷体_GB2312" w:hint="eastAsia"/>
          <w:szCs w:val="18"/>
        </w:rPr>
        <w:t>MBST</w:t>
      </w:r>
      <w:r w:rsidR="00CB44D2">
        <w:rPr>
          <w:rFonts w:eastAsia="楷体_GB2312"/>
          <w:szCs w:val="18"/>
        </w:rPr>
        <w:t>-</w:t>
      </w:r>
      <w:r w:rsidR="007A7A95" w:rsidRPr="0075764C">
        <w:rPr>
          <w:rFonts w:eastAsia="楷体_GB2312"/>
          <w:szCs w:val="18"/>
        </w:rPr>
        <w:t>APF</w:t>
      </w:r>
      <w:bookmarkEnd w:id="2"/>
      <w:r w:rsidR="007A7A95" w:rsidRPr="0075764C">
        <w:rPr>
          <w:rFonts w:eastAsia="楷体_GB2312"/>
          <w:szCs w:val="18"/>
        </w:rPr>
        <w:t>）</w:t>
      </w:r>
      <w:bookmarkEnd w:id="0"/>
      <w:bookmarkEnd w:id="1"/>
      <w:r w:rsidR="007A7A95" w:rsidRPr="0075764C">
        <w:rPr>
          <w:rFonts w:eastAsia="楷体_GB2312"/>
          <w:szCs w:val="18"/>
        </w:rPr>
        <w:t>。</w:t>
      </w:r>
      <w:r w:rsidR="009F3C62">
        <w:rPr>
          <w:rFonts w:eastAsia="楷体_GB2312" w:hint="eastAsia"/>
          <w:szCs w:val="18"/>
        </w:rPr>
        <w:t>该方法</w:t>
      </w:r>
      <w:r w:rsidR="002B67E1" w:rsidRPr="0075764C">
        <w:rPr>
          <w:rFonts w:eastAsia="楷体_GB2312" w:hint="eastAsia"/>
          <w:szCs w:val="18"/>
        </w:rPr>
        <w:t>将无人机集群分为多个簇</w:t>
      </w:r>
      <w:r w:rsidR="00E239D9">
        <w:rPr>
          <w:rFonts w:eastAsia="楷体_GB2312" w:hint="eastAsia"/>
          <w:szCs w:val="18"/>
        </w:rPr>
        <w:t>，</w:t>
      </w:r>
      <w:r w:rsidR="009F3C62">
        <w:rPr>
          <w:rFonts w:eastAsia="楷体_GB2312" w:hint="eastAsia"/>
          <w:szCs w:val="18"/>
        </w:rPr>
        <w:t>降低多节点协同路径规划复杂度</w:t>
      </w:r>
      <w:r w:rsidR="00602875">
        <w:rPr>
          <w:rFonts w:eastAsia="楷体_GB2312" w:hint="eastAsia"/>
          <w:szCs w:val="18"/>
        </w:rPr>
        <w:t>；针对无全局信息应用场景，每个簇基于</w:t>
      </w:r>
      <w:r w:rsidR="006A38D1">
        <w:rPr>
          <w:rFonts w:eastAsia="楷体_GB2312" w:hint="eastAsia"/>
          <w:szCs w:val="18"/>
        </w:rPr>
        <w:t>实时获取的外部环境信息，通过全局路径采样和</w:t>
      </w:r>
      <w:r w:rsidR="00602875" w:rsidRPr="00602875">
        <w:rPr>
          <w:rFonts w:eastAsia="楷体_GB2312" w:hint="eastAsia"/>
          <w:szCs w:val="18"/>
        </w:rPr>
        <w:t>Fr</w:t>
      </w:r>
      <w:r w:rsidR="00602875" w:rsidRPr="00602875">
        <w:rPr>
          <w:rFonts w:eastAsia="楷体_GB2312" w:hint="eastAsia"/>
          <w:szCs w:val="18"/>
        </w:rPr>
        <w:t>é</w:t>
      </w:r>
      <w:r w:rsidR="00602875" w:rsidRPr="00602875">
        <w:rPr>
          <w:rFonts w:eastAsia="楷体_GB2312" w:hint="eastAsia"/>
          <w:szCs w:val="18"/>
        </w:rPr>
        <w:t>chet</w:t>
      </w:r>
      <w:r w:rsidR="00DB119B" w:rsidRPr="0075764C">
        <w:rPr>
          <w:rFonts w:eastAsia="楷体_GB2312" w:hint="eastAsia"/>
          <w:szCs w:val="18"/>
        </w:rPr>
        <w:t>簇间距离约束</w:t>
      </w:r>
      <w:r w:rsidR="00387F3B">
        <w:rPr>
          <w:rFonts w:eastAsia="楷体_GB2312" w:hint="eastAsia"/>
          <w:szCs w:val="18"/>
        </w:rPr>
        <w:t>方法（</w:t>
      </w:r>
      <w:r w:rsidR="00387F3B">
        <w:rPr>
          <w:rFonts w:eastAsia="楷体_GB2312" w:hint="eastAsia"/>
          <w:szCs w:val="18"/>
        </w:rPr>
        <w:t>RRT</w:t>
      </w:r>
      <w:r w:rsidR="00387F3B">
        <w:rPr>
          <w:rFonts w:eastAsia="楷体_GB2312"/>
          <w:szCs w:val="18"/>
        </w:rPr>
        <w:t>*</w:t>
      </w:r>
      <w:r w:rsidR="00387F3B">
        <w:rPr>
          <w:rFonts w:eastAsia="楷体_GB2312" w:hint="eastAsia"/>
          <w:szCs w:val="18"/>
        </w:rPr>
        <w:t>）</w:t>
      </w:r>
      <w:r w:rsidR="006A38D1">
        <w:rPr>
          <w:rFonts w:eastAsia="楷体_GB2312" w:hint="eastAsia"/>
          <w:szCs w:val="18"/>
        </w:rPr>
        <w:t>生成</w:t>
      </w:r>
      <w:r w:rsidR="00A43416" w:rsidRPr="0075764C">
        <w:rPr>
          <w:rFonts w:eastAsia="楷体_GB2312" w:hint="eastAsia"/>
          <w:szCs w:val="18"/>
        </w:rPr>
        <w:t>每个簇的</w:t>
      </w:r>
      <w:r w:rsidR="00DB119B" w:rsidRPr="0075764C">
        <w:rPr>
          <w:rFonts w:eastAsia="楷体_GB2312" w:hint="eastAsia"/>
          <w:szCs w:val="18"/>
        </w:rPr>
        <w:t>全局路径</w:t>
      </w:r>
      <w:r w:rsidR="006801DE" w:rsidRPr="0075764C">
        <w:rPr>
          <w:rFonts w:eastAsia="楷体_GB2312" w:hint="eastAsia"/>
          <w:szCs w:val="18"/>
        </w:rPr>
        <w:t>关键点</w:t>
      </w:r>
      <w:r w:rsidR="009E77F8" w:rsidRPr="0075764C">
        <w:rPr>
          <w:rFonts w:eastAsia="楷体_GB2312" w:hint="eastAsia"/>
          <w:szCs w:val="18"/>
        </w:rPr>
        <w:t>；</w:t>
      </w:r>
      <w:r w:rsidR="00387F3B">
        <w:rPr>
          <w:rFonts w:eastAsia="楷体_GB2312" w:hint="eastAsia"/>
          <w:szCs w:val="18"/>
        </w:rPr>
        <w:t>簇内使用基于最</w:t>
      </w:r>
      <w:r w:rsidR="00A76699">
        <w:rPr>
          <w:rFonts w:eastAsia="楷体_GB2312" w:hint="eastAsia"/>
          <w:szCs w:val="18"/>
        </w:rPr>
        <w:t>大</w:t>
      </w:r>
      <w:r w:rsidR="00A76699">
        <w:rPr>
          <w:rFonts w:eastAsia="楷体_GB2312" w:hint="eastAsia"/>
          <w:szCs w:val="18"/>
        </w:rPr>
        <w:t>S</w:t>
      </w:r>
      <w:r w:rsidR="00A76699">
        <w:rPr>
          <w:rFonts w:eastAsia="楷体_GB2312"/>
          <w:szCs w:val="18"/>
        </w:rPr>
        <w:t>INR</w:t>
      </w:r>
      <w:r w:rsidR="00A76699">
        <w:rPr>
          <w:rFonts w:eastAsia="楷体_GB2312" w:hint="eastAsia"/>
          <w:szCs w:val="18"/>
        </w:rPr>
        <w:t>瓶颈</w:t>
      </w:r>
      <w:r w:rsidR="00387F3B">
        <w:rPr>
          <w:rFonts w:eastAsia="楷体_GB2312" w:hint="eastAsia"/>
          <w:szCs w:val="18"/>
        </w:rPr>
        <w:t>生成树的局部人工势场法（</w:t>
      </w:r>
      <w:r w:rsidR="00387F3B" w:rsidRPr="0075764C">
        <w:rPr>
          <w:rFonts w:eastAsia="楷体_GB2312"/>
          <w:szCs w:val="18"/>
        </w:rPr>
        <w:t>MBST-APF</w:t>
      </w:r>
      <w:r w:rsidR="00387F3B">
        <w:rPr>
          <w:rFonts w:eastAsia="楷体_GB2312" w:hint="eastAsia"/>
          <w:szCs w:val="18"/>
        </w:rPr>
        <w:t>）</w:t>
      </w:r>
      <w:r w:rsidR="000E7C72" w:rsidRPr="0075764C">
        <w:rPr>
          <w:rFonts w:eastAsia="楷体_GB2312" w:hint="eastAsia"/>
          <w:szCs w:val="18"/>
        </w:rPr>
        <w:t>实时计算</w:t>
      </w:r>
      <w:commentRangeStart w:id="3"/>
      <w:commentRangeStart w:id="4"/>
      <w:del w:id="5" w:author="运璐 何" w:date="2025-11-30T20:57:00Z">
        <w:r w:rsidR="000E7C72" w:rsidRPr="0075764C" w:rsidDel="009C77F3">
          <w:rPr>
            <w:rFonts w:eastAsia="楷体_GB2312" w:hint="eastAsia"/>
            <w:szCs w:val="18"/>
          </w:rPr>
          <w:delText>局部</w:delText>
        </w:r>
        <w:r w:rsidR="008533F7" w:rsidRPr="0075764C" w:rsidDel="009C77F3">
          <w:rPr>
            <w:rFonts w:eastAsia="楷体_GB2312" w:hint="eastAsia"/>
            <w:szCs w:val="18"/>
          </w:rPr>
          <w:delText>规划</w:delText>
        </w:r>
      </w:del>
      <w:ins w:id="6" w:author="运璐 何" w:date="2025-11-30T20:57:00Z">
        <w:r w:rsidR="009C77F3">
          <w:rPr>
            <w:rFonts w:eastAsia="楷体_GB2312" w:hint="eastAsia"/>
            <w:szCs w:val="18"/>
          </w:rPr>
          <w:t>单步路径</w:t>
        </w:r>
      </w:ins>
      <w:del w:id="7" w:author="运璐 何" w:date="2025-11-30T20:57:00Z">
        <w:r w:rsidR="000E7C72" w:rsidRPr="0075764C" w:rsidDel="009C77F3">
          <w:rPr>
            <w:rFonts w:eastAsia="楷体_GB2312" w:hint="eastAsia"/>
            <w:szCs w:val="18"/>
          </w:rPr>
          <w:delText>目标</w:delText>
        </w:r>
      </w:del>
      <w:r w:rsidR="000E7C72" w:rsidRPr="0075764C">
        <w:rPr>
          <w:rFonts w:eastAsia="楷体_GB2312" w:hint="eastAsia"/>
          <w:szCs w:val="18"/>
        </w:rPr>
        <w:t>点</w:t>
      </w:r>
      <w:commentRangeEnd w:id="3"/>
      <w:r w:rsidR="00700A75">
        <w:rPr>
          <w:rStyle w:val="ac"/>
        </w:rPr>
        <w:commentReference w:id="3"/>
      </w:r>
      <w:commentRangeEnd w:id="4"/>
      <w:r w:rsidR="00A76699">
        <w:rPr>
          <w:rStyle w:val="ac"/>
        </w:rPr>
        <w:commentReference w:id="4"/>
      </w:r>
      <w:r w:rsidR="007A7A95" w:rsidRPr="0075764C">
        <w:rPr>
          <w:rFonts w:eastAsia="楷体_GB2312"/>
          <w:szCs w:val="18"/>
        </w:rPr>
        <w:t>。</w:t>
      </w:r>
      <w:r w:rsidR="00517DE4" w:rsidRPr="0075764C">
        <w:rPr>
          <w:rFonts w:eastAsia="楷体_GB2312" w:hint="eastAsia"/>
          <w:szCs w:val="18"/>
        </w:rPr>
        <w:t>本文构建了</w:t>
      </w:r>
      <w:r w:rsidR="008533F7" w:rsidRPr="0075764C">
        <w:rPr>
          <w:rFonts w:eastAsia="楷体_GB2312" w:hint="eastAsia"/>
          <w:szCs w:val="18"/>
        </w:rPr>
        <w:t>建筑</w:t>
      </w:r>
      <w:r w:rsidR="00517DE4" w:rsidRPr="0075764C">
        <w:rPr>
          <w:rFonts w:eastAsia="楷体_GB2312" w:hint="eastAsia"/>
          <w:szCs w:val="18"/>
        </w:rPr>
        <w:t>障碍和电磁干扰并存的城市作战</w:t>
      </w:r>
      <w:r w:rsidR="006A1537">
        <w:rPr>
          <w:rFonts w:eastAsia="楷体_GB2312" w:hint="eastAsia"/>
          <w:szCs w:val="18"/>
        </w:rPr>
        <w:t>仿真</w:t>
      </w:r>
      <w:r w:rsidR="00517DE4" w:rsidRPr="0075764C">
        <w:rPr>
          <w:rFonts w:eastAsia="楷体_GB2312" w:hint="eastAsia"/>
          <w:szCs w:val="18"/>
        </w:rPr>
        <w:t>环境，</w:t>
      </w:r>
      <w:r w:rsidR="006A1537">
        <w:rPr>
          <w:rFonts w:eastAsia="楷体_GB2312" w:hint="eastAsia"/>
          <w:szCs w:val="18"/>
        </w:rPr>
        <w:t>针对</w:t>
      </w:r>
      <w:del w:id="8" w:author="Lianghui Ding" w:date="2025-12-14T16:50:00Z">
        <w:r w:rsidR="00517DE4" w:rsidRPr="0075764C" w:rsidDel="00915CD8">
          <w:rPr>
            <w:rFonts w:eastAsia="楷体_GB2312" w:hint="eastAsia"/>
            <w:szCs w:val="18"/>
          </w:rPr>
          <w:delText>最多</w:delText>
        </w:r>
      </w:del>
      <w:r w:rsidR="00517DE4" w:rsidRPr="0075764C">
        <w:rPr>
          <w:rFonts w:eastAsia="楷体_GB2312"/>
          <w:szCs w:val="18"/>
        </w:rPr>
        <w:t>36</w:t>
      </w:r>
      <w:r w:rsidR="00517DE4" w:rsidRPr="0075764C">
        <w:rPr>
          <w:rFonts w:eastAsia="楷体_GB2312" w:hint="eastAsia"/>
          <w:szCs w:val="18"/>
        </w:rPr>
        <w:t>节点的路径规划</w:t>
      </w:r>
      <w:r w:rsidR="006A1537">
        <w:rPr>
          <w:rFonts w:eastAsia="楷体_GB2312" w:hint="eastAsia"/>
          <w:szCs w:val="18"/>
        </w:rPr>
        <w:t>仿真</w:t>
      </w:r>
      <w:r w:rsidR="008D33C0" w:rsidRPr="0075764C">
        <w:rPr>
          <w:rFonts w:eastAsia="楷体_GB2312"/>
          <w:szCs w:val="18"/>
        </w:rPr>
        <w:t>表明，</w:t>
      </w:r>
      <w:r w:rsidR="00924FC4">
        <w:rPr>
          <w:rFonts w:eastAsia="楷体_GB2312" w:hint="eastAsia"/>
          <w:szCs w:val="18"/>
        </w:rPr>
        <w:t>与</w:t>
      </w:r>
      <w:ins w:id="9" w:author="Lianghui Ding" w:date="2025-12-14T16:51:00Z">
        <w:r w:rsidR="00915CD8">
          <w:rPr>
            <w:rFonts w:eastAsia="楷体_GB2312" w:hint="eastAsia"/>
            <w:szCs w:val="18"/>
          </w:rPr>
          <w:t>当前最好算法</w:t>
        </w:r>
      </w:ins>
      <w:r w:rsidR="00924FC4">
        <w:rPr>
          <w:rFonts w:eastAsia="楷体_GB2312" w:hint="eastAsia"/>
          <w:szCs w:val="18"/>
        </w:rPr>
        <w:t>CMUPF</w:t>
      </w:r>
      <w:del w:id="10" w:author="Lianghui Ding" w:date="2025-12-14T16:51:00Z">
        <w:r w:rsidR="00924FC4" w:rsidDel="00915CD8">
          <w:rPr>
            <w:rFonts w:eastAsia="楷体_GB2312" w:hint="eastAsia"/>
            <w:szCs w:val="18"/>
          </w:rPr>
          <w:delText>算法</w:delText>
        </w:r>
      </w:del>
      <w:r w:rsidR="00924FC4">
        <w:rPr>
          <w:rFonts w:eastAsia="楷体_GB2312" w:hint="eastAsia"/>
          <w:szCs w:val="18"/>
        </w:rPr>
        <w:t>相比，</w:t>
      </w:r>
      <w:r w:rsidR="005A6F11">
        <w:rPr>
          <w:rFonts w:eastAsia="楷体_GB2312" w:hint="eastAsia"/>
          <w:szCs w:val="18"/>
        </w:rPr>
        <w:t>本文</w:t>
      </w:r>
      <w:r w:rsidR="008D33C0" w:rsidRPr="00956599">
        <w:rPr>
          <w:rFonts w:eastAsia="楷体_GB2312"/>
          <w:szCs w:val="18"/>
          <w:highlight w:val="yellow"/>
        </w:rPr>
        <w:t>所提</w:t>
      </w:r>
      <w:r w:rsidR="007374B2" w:rsidRPr="00956599">
        <w:rPr>
          <w:rFonts w:eastAsia="楷体_GB2312"/>
          <w:szCs w:val="18"/>
          <w:highlight w:val="yellow"/>
        </w:rPr>
        <w:t>C-RRT*-APF</w:t>
      </w:r>
      <w:r w:rsidR="008D33C0" w:rsidRPr="00956599">
        <w:rPr>
          <w:rFonts w:eastAsia="楷体_GB2312"/>
          <w:szCs w:val="18"/>
          <w:highlight w:val="yellow"/>
        </w:rPr>
        <w:t>方法</w:t>
      </w:r>
      <w:r w:rsidR="007374B2" w:rsidRPr="00956599">
        <w:rPr>
          <w:rFonts w:eastAsia="楷体_GB2312" w:hint="eastAsia"/>
          <w:szCs w:val="18"/>
          <w:highlight w:val="yellow"/>
        </w:rPr>
        <w:t>路径规划</w:t>
      </w:r>
      <w:r w:rsidR="00A651F6" w:rsidRPr="00956599">
        <w:rPr>
          <w:rFonts w:eastAsia="楷体_GB2312" w:hint="eastAsia"/>
          <w:szCs w:val="18"/>
          <w:highlight w:val="yellow"/>
        </w:rPr>
        <w:t>平均到达</w:t>
      </w:r>
      <w:r w:rsidR="00891B57">
        <w:rPr>
          <w:rFonts w:eastAsia="楷体_GB2312" w:hint="eastAsia"/>
          <w:szCs w:val="18"/>
          <w:highlight w:val="yellow"/>
        </w:rPr>
        <w:t>时间</w:t>
      </w:r>
      <w:r w:rsidR="00924FC4">
        <w:rPr>
          <w:rFonts w:eastAsia="楷体_GB2312" w:hint="eastAsia"/>
          <w:szCs w:val="18"/>
          <w:highlight w:val="yellow"/>
        </w:rPr>
        <w:t>低</w:t>
      </w:r>
      <w:r w:rsidR="006B2B47">
        <w:rPr>
          <w:rFonts w:eastAsia="楷体_GB2312"/>
          <w:szCs w:val="18"/>
          <w:highlight w:val="yellow"/>
        </w:rPr>
        <w:t>29</w:t>
      </w:r>
      <w:r w:rsidR="00924FC4">
        <w:rPr>
          <w:rFonts w:eastAsia="楷体_GB2312"/>
          <w:szCs w:val="18"/>
          <w:highlight w:val="yellow"/>
        </w:rPr>
        <w:t>%</w:t>
      </w:r>
      <w:r w:rsidR="00924FC4">
        <w:rPr>
          <w:rFonts w:eastAsia="楷体_GB2312" w:hint="eastAsia"/>
          <w:szCs w:val="18"/>
          <w:highlight w:val="yellow"/>
        </w:rPr>
        <w:t>，</w:t>
      </w:r>
      <w:r w:rsidR="009458AE">
        <w:rPr>
          <w:rFonts w:eastAsia="楷体_GB2312" w:hint="eastAsia"/>
          <w:szCs w:val="18"/>
          <w:highlight w:val="yellow"/>
        </w:rPr>
        <w:t>通信</w:t>
      </w:r>
      <w:r w:rsidR="00924FC4">
        <w:rPr>
          <w:rFonts w:eastAsia="楷体_GB2312" w:hint="eastAsia"/>
          <w:szCs w:val="18"/>
          <w:highlight w:val="yellow"/>
        </w:rPr>
        <w:t>连通率高</w:t>
      </w:r>
      <w:r w:rsidR="006B2B47">
        <w:rPr>
          <w:rFonts w:eastAsia="楷体_GB2312"/>
          <w:szCs w:val="18"/>
          <w:highlight w:val="yellow"/>
        </w:rPr>
        <w:t>17</w:t>
      </w:r>
      <w:r w:rsidR="009D30BC" w:rsidRPr="00956599">
        <w:rPr>
          <w:rFonts w:eastAsia="楷体_GB2312"/>
          <w:szCs w:val="18"/>
          <w:highlight w:val="yellow"/>
        </w:rPr>
        <w:t>%</w:t>
      </w:r>
      <w:r w:rsidR="008D33C0" w:rsidRPr="00956599">
        <w:rPr>
          <w:rFonts w:eastAsia="楷体_GB2312"/>
          <w:szCs w:val="18"/>
          <w:highlight w:val="yellow"/>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DF4EDB7"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11"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sidRPr="0013068A">
        <w:rPr>
          <w:color w:val="000000"/>
          <w:sz w:val="21"/>
          <w:szCs w:val="21"/>
          <w:vertAlign w:val="superscript"/>
        </w:rPr>
        <w:t>[</w:t>
      </w:r>
      <w:r w:rsidR="007D0D7A">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7D0D7A">
        <w:rPr>
          <w:color w:val="000000"/>
          <w:sz w:val="21"/>
          <w:szCs w:val="21"/>
          <w:vertAlign w:val="superscript"/>
        </w:rPr>
        <w:t>4</w:t>
      </w:r>
      <w:r w:rsidR="007D0D7A" w:rsidRPr="0013068A">
        <w:rPr>
          <w:color w:val="000000"/>
          <w:sz w:val="21"/>
          <w:szCs w:val="21"/>
          <w:vertAlign w:val="superscript"/>
        </w:rPr>
        <w:t>]</w:t>
      </w:r>
      <w:r w:rsidR="00FE307A" w:rsidRPr="0013068A">
        <w:rPr>
          <w:color w:val="000000"/>
          <w:sz w:val="21"/>
          <w:szCs w:val="21"/>
          <w:vertAlign w:val="superscript"/>
        </w:rPr>
        <w:fldChar w:fldCharType="end"/>
      </w:r>
      <w:bookmarkEnd w:id="11"/>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7D0D7A">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r w:rsidR="008533F7">
        <w:rPr>
          <w:rFonts w:hint="eastAsia"/>
          <w:color w:val="000000"/>
          <w:sz w:val="21"/>
          <w:szCs w:val="21"/>
        </w:rPr>
        <w:t>若不建立</w:t>
      </w:r>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r w:rsidR="0041424B">
        <w:rPr>
          <w:rFonts w:hint="eastAsia"/>
          <w:color w:val="000000"/>
          <w:sz w:val="21"/>
          <w:szCs w:val="21"/>
        </w:rPr>
        <w:t>无人机</w:t>
      </w:r>
      <w:r w:rsidR="00C86C69">
        <w:rPr>
          <w:rFonts w:hint="eastAsia"/>
          <w:color w:val="000000"/>
          <w:sz w:val="21"/>
          <w:szCs w:val="21"/>
        </w:rPr>
        <w:t>协同</w:t>
      </w:r>
      <w:r w:rsidR="002254E1" w:rsidRPr="002254E1">
        <w:rPr>
          <w:color w:val="000000"/>
          <w:sz w:val="21"/>
          <w:szCs w:val="21"/>
        </w:rPr>
        <w:t>，</w:t>
      </w:r>
      <w:r w:rsidR="008533F7">
        <w:rPr>
          <w:rFonts w:hint="eastAsia"/>
          <w:color w:val="000000"/>
          <w:sz w:val="21"/>
          <w:szCs w:val="21"/>
        </w:rPr>
        <w:t>其</w:t>
      </w:r>
      <w:r w:rsidR="0041424B">
        <w:rPr>
          <w:rFonts w:hint="eastAsia"/>
          <w:color w:val="000000"/>
          <w:sz w:val="21"/>
          <w:szCs w:val="21"/>
        </w:rPr>
        <w:t>在</w:t>
      </w:r>
      <w:r w:rsidR="002254E1" w:rsidRPr="002254E1">
        <w:rPr>
          <w:color w:val="000000"/>
          <w:sz w:val="21"/>
          <w:szCs w:val="21"/>
        </w:rPr>
        <w:t>大尺度任务中</w:t>
      </w:r>
      <w:r w:rsidR="00C86C69">
        <w:rPr>
          <w:rFonts w:hint="eastAsia"/>
          <w:color w:val="000000"/>
          <w:sz w:val="21"/>
          <w:szCs w:val="21"/>
        </w:rPr>
        <w:t>易</w:t>
      </w:r>
      <w:r w:rsidR="002254E1" w:rsidRPr="002254E1">
        <w:rPr>
          <w:color w:val="000000"/>
          <w:sz w:val="21"/>
          <w:szCs w:val="21"/>
        </w:rPr>
        <w:t>出现规模化与稳健性瓶颈：例如基于视觉的无人机群虽可实现少量试验场景中的</w:t>
      </w:r>
      <w:r w:rsidR="00C86C69">
        <w:rPr>
          <w:rFonts w:hint="eastAsia"/>
          <w:color w:val="000000"/>
          <w:sz w:val="21"/>
          <w:szCs w:val="21"/>
        </w:rPr>
        <w:t>协作</w:t>
      </w:r>
      <w:r w:rsidR="002254E1" w:rsidRPr="002254E1">
        <w:rPr>
          <w:color w:val="000000"/>
          <w:sz w:val="21"/>
          <w:szCs w:val="21"/>
        </w:rPr>
        <w:t>控制，但其通常在受控环境内且依赖仿真数据与标定环境，难以应对城市遮挡</w:t>
      </w:r>
      <w:r w:rsidR="00C86C69">
        <w:rPr>
          <w:rFonts w:hint="eastAsia"/>
          <w:color w:val="000000"/>
          <w:sz w:val="21"/>
          <w:szCs w:val="21"/>
        </w:rPr>
        <w:t>等</w:t>
      </w:r>
      <w:r w:rsidR="002254E1" w:rsidRPr="002254E1">
        <w:rPr>
          <w:color w:val="000000"/>
          <w:sz w:val="21"/>
          <w:szCs w:val="21"/>
        </w:rPr>
        <w:t>视野受限</w:t>
      </w:r>
      <w:r w:rsidR="00C86C69">
        <w:rPr>
          <w:rFonts w:hint="eastAsia"/>
          <w:color w:val="000000"/>
          <w:sz w:val="21"/>
          <w:szCs w:val="21"/>
        </w:rPr>
        <w:t>下的</w:t>
      </w:r>
      <w:r w:rsidR="002254E1" w:rsidRPr="002254E1">
        <w:rPr>
          <w:color w:val="000000"/>
          <w:sz w:val="21"/>
          <w:szCs w:val="21"/>
        </w:rPr>
        <w:t>真实场景；</w:t>
      </w:r>
      <w:r w:rsidR="00C86C69">
        <w:rPr>
          <w:rFonts w:hint="eastAsia"/>
          <w:color w:val="000000"/>
          <w:sz w:val="21"/>
          <w:szCs w:val="21"/>
        </w:rPr>
        <w:t>并且</w:t>
      </w:r>
      <w:r w:rsidR="002254E1" w:rsidRPr="002254E1">
        <w:rPr>
          <w:color w:val="000000"/>
          <w:sz w:val="21"/>
          <w:szCs w:val="21"/>
        </w:rPr>
        <w:t>缺少通信</w:t>
      </w:r>
      <w:r w:rsidR="00C86C69">
        <w:rPr>
          <w:rFonts w:hint="eastAsia"/>
          <w:color w:val="000000"/>
          <w:sz w:val="21"/>
          <w:szCs w:val="21"/>
        </w:rPr>
        <w:t>情况下</w:t>
      </w:r>
      <w:r w:rsidR="002254E1" w:rsidRPr="002254E1">
        <w:rPr>
          <w:color w:val="000000"/>
          <w:sz w:val="21"/>
          <w:szCs w:val="21"/>
        </w:rPr>
        <w:t>群体</w:t>
      </w:r>
      <w:r w:rsidR="00C86C69">
        <w:rPr>
          <w:rFonts w:hint="eastAsia"/>
          <w:color w:val="000000"/>
          <w:sz w:val="21"/>
          <w:szCs w:val="21"/>
        </w:rPr>
        <w:t>难以</w:t>
      </w:r>
      <w:r w:rsidR="002254E1" w:rsidRPr="002254E1">
        <w:rPr>
          <w:color w:val="000000"/>
          <w:sz w:val="21"/>
          <w:szCs w:val="21"/>
        </w:rPr>
        <w:t>实现态势共享与</w:t>
      </w:r>
      <w:r w:rsidR="00C86C69">
        <w:rPr>
          <w:rFonts w:hint="eastAsia"/>
          <w:color w:val="000000"/>
          <w:sz w:val="21"/>
          <w:szCs w:val="21"/>
        </w:rPr>
        <w:t>指令交互等</w:t>
      </w:r>
      <w:r w:rsidR="005F04D4">
        <w:rPr>
          <w:rFonts w:hint="eastAsia"/>
          <w:color w:val="000000"/>
          <w:sz w:val="21"/>
          <w:szCs w:val="21"/>
        </w:rPr>
        <w:t>任务</w:t>
      </w:r>
      <w:r w:rsidR="002254E1" w:rsidRPr="002254E1">
        <w:rPr>
          <w:color w:val="000000"/>
          <w:sz w:val="21"/>
          <w:szCs w:val="21"/>
        </w:rPr>
        <w:t>，限制了其在侦察、通信覆盖等需实时协作场景中的应用</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sidRPr="005F04D4">
        <w:rPr>
          <w:color w:val="000000"/>
          <w:sz w:val="21"/>
          <w:szCs w:val="21"/>
          <w:vertAlign w:val="superscript"/>
        </w:rPr>
        <w:t>[</w:t>
      </w:r>
      <w:r w:rsidR="007D0D7A">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7D0D7A">
        <w:rPr>
          <w:color w:val="000000"/>
          <w:sz w:val="21"/>
          <w:szCs w:val="21"/>
          <w:vertAlign w:val="superscript"/>
        </w:rPr>
        <w:t>8</w:t>
      </w:r>
      <w:r w:rsidR="007D0D7A" w:rsidRPr="005F04D4">
        <w:rPr>
          <w:rFonts w:hint="eastAsia"/>
          <w:color w:val="000000"/>
          <w:sz w:val="21"/>
          <w:szCs w:val="21"/>
          <w:vertAlign w:val="superscript"/>
        </w:rPr>
        <w:t>]</w:t>
      </w:r>
      <w:r w:rsidR="00034165" w:rsidRPr="005F04D4">
        <w:rPr>
          <w:color w:val="000000"/>
          <w:sz w:val="21"/>
          <w:szCs w:val="21"/>
          <w:vertAlign w:val="superscript"/>
        </w:rPr>
        <w:fldChar w:fldCharType="end"/>
      </w:r>
      <w:r w:rsidR="001573AD">
        <w:rPr>
          <w:rFonts w:hint="eastAsia"/>
          <w:color w:val="000000"/>
          <w:sz w:val="21"/>
          <w:szCs w:val="21"/>
        </w:rPr>
        <w:t>。</w:t>
      </w:r>
      <w:r w:rsidRPr="0013068A">
        <w:rPr>
          <w:color w:val="000000"/>
          <w:sz w:val="21"/>
          <w:szCs w:val="21"/>
        </w:rPr>
        <w:t>因此，维持无人机之间的稳定可靠通信</w:t>
      </w:r>
      <w:r w:rsidR="0041424B">
        <w:rPr>
          <w:rFonts w:hint="eastAsia"/>
          <w:color w:val="000000"/>
          <w:sz w:val="21"/>
          <w:szCs w:val="21"/>
        </w:rPr>
        <w:t>链路</w:t>
      </w:r>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r w:rsidR="0041424B">
        <w:rPr>
          <w:rFonts w:hint="eastAsia"/>
          <w:color w:val="000000"/>
          <w:sz w:val="21"/>
          <w:szCs w:val="21"/>
        </w:rPr>
        <w:t>决定性</w:t>
      </w:r>
      <w:r w:rsidRPr="0013068A">
        <w:rPr>
          <w:color w:val="000000"/>
          <w:sz w:val="21"/>
          <w:szCs w:val="21"/>
        </w:rPr>
        <w:t>作用。</w:t>
      </w:r>
    </w:p>
    <w:p w14:paraId="5A1D1725" w14:textId="0C6A7CFF" w:rsidR="000A73CA" w:rsidRDefault="00B2200C" w:rsidP="0041424B">
      <w:pPr>
        <w:spacing w:line="360" w:lineRule="auto"/>
        <w:ind w:firstLineChars="196" w:firstLine="412"/>
        <w:rPr>
          <w:color w:val="000000"/>
          <w:sz w:val="21"/>
          <w:szCs w:val="21"/>
        </w:rPr>
      </w:pPr>
      <w:r w:rsidRPr="0013068A">
        <w:rPr>
          <w:color w:val="000000"/>
          <w:sz w:val="21"/>
          <w:szCs w:val="21"/>
        </w:rPr>
        <w:t>然而，城市作战环境</w:t>
      </w:r>
      <w:r w:rsidR="008533F7">
        <w:rPr>
          <w:rFonts w:hint="eastAsia"/>
          <w:color w:val="000000"/>
          <w:sz w:val="21"/>
          <w:szCs w:val="21"/>
        </w:rPr>
        <w:t>又</w:t>
      </w:r>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7D0D7A">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956599">
        <w:rPr>
          <w:rFonts w:hint="eastAsia"/>
          <w:color w:val="000000"/>
          <w:sz w:val="21"/>
          <w:szCs w:val="21"/>
        </w:rPr>
        <w:t>一个有挑战性的</w:t>
      </w:r>
      <w:r w:rsidR="00F7737A" w:rsidRPr="00F7737A">
        <w:rPr>
          <w:color w:val="000000"/>
          <w:sz w:val="21"/>
          <w:szCs w:val="21"/>
        </w:rPr>
        <w:t>难题。</w:t>
      </w:r>
      <w:bookmarkStart w:id="12" w:name="OLE_LINK15"/>
    </w:p>
    <w:p w14:paraId="06E0D1DE" w14:textId="12AB2CE7" w:rsidR="008A5413" w:rsidRDefault="008A5413" w:rsidP="00643FFA">
      <w:pPr>
        <w:spacing w:line="360" w:lineRule="auto"/>
        <w:ind w:firstLineChars="196" w:firstLine="412"/>
        <w:rPr>
          <w:color w:val="000000"/>
          <w:sz w:val="21"/>
          <w:szCs w:val="21"/>
        </w:rPr>
      </w:pPr>
      <w:r w:rsidRPr="008A5413">
        <w:rPr>
          <w:color w:val="000000"/>
          <w:sz w:val="21"/>
          <w:szCs w:val="21"/>
        </w:rPr>
        <w:lastRenderedPageBreak/>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r w:rsidR="00AD1D09">
        <w:rPr>
          <w:rFonts w:hint="eastAsia"/>
          <w:color w:val="000000"/>
          <w:sz w:val="21"/>
          <w:szCs w:val="21"/>
        </w:rPr>
        <w:t>基于冲突搜索（</w:t>
      </w:r>
      <w:r w:rsidRPr="008A5413">
        <w:rPr>
          <w:color w:val="000000"/>
          <w:sz w:val="21"/>
          <w:szCs w:val="21"/>
        </w:rPr>
        <w:t>CBS</w:t>
      </w:r>
      <w:r w:rsidRPr="008A5413">
        <w:rPr>
          <w:color w:val="000000"/>
          <w:sz w:val="21"/>
          <w:szCs w:val="21"/>
        </w:rPr>
        <w:t>）</w:t>
      </w:r>
      <w:r w:rsidR="00AD1D09">
        <w:rPr>
          <w:rFonts w:hint="eastAsia"/>
          <w:color w:val="000000"/>
          <w:sz w:val="21"/>
          <w:szCs w:val="21"/>
        </w:rPr>
        <w:t>的算法</w:t>
      </w:r>
      <w:r w:rsidRPr="008A5413">
        <w:rPr>
          <w:color w:val="000000"/>
          <w:sz w:val="21"/>
          <w:szCs w:val="21"/>
        </w:rPr>
        <w:t>通过冲突树与单体路径搜索相结合，有效解决了多智能体间的路径冲突问题</w:t>
      </w:r>
      <w:r>
        <w:rPr>
          <w:rFonts w:hint="eastAsia"/>
          <w:color w:val="000000"/>
          <w:sz w:val="21"/>
          <w:szCs w:val="21"/>
        </w:rPr>
        <w:t>；</w:t>
      </w:r>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r w:rsidR="008533F7">
        <w:rPr>
          <w:rFonts w:hint="eastAsia"/>
          <w:color w:val="000000"/>
          <w:sz w:val="21"/>
          <w:szCs w:val="21"/>
        </w:rPr>
        <w:t>智能体</w:t>
      </w:r>
      <w:r w:rsidRPr="008A5413">
        <w:rPr>
          <w:color w:val="000000"/>
          <w:sz w:val="21"/>
          <w:szCs w:val="21"/>
        </w:rPr>
        <w:t>系统</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_Ref210899161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sidRPr="0075764C">
        <w:rPr>
          <w:color w:val="000000"/>
          <w:sz w:val="21"/>
          <w:szCs w:val="21"/>
          <w:vertAlign w:val="superscript"/>
        </w:rPr>
        <w:t>[</w:t>
      </w:r>
      <w:r w:rsidR="007D0D7A">
        <w:rPr>
          <w:color w:val="000000"/>
          <w:sz w:val="21"/>
          <w:szCs w:val="21"/>
          <w:vertAlign w:val="superscript"/>
        </w:rPr>
        <w:t>10</w:t>
      </w:r>
      <w:r w:rsidR="005B63FC" w:rsidRPr="0075764C">
        <w:rPr>
          <w:color w:val="000000"/>
          <w:sz w:val="21"/>
          <w:szCs w:val="21"/>
          <w:vertAlign w:val="superscript"/>
        </w:rPr>
        <w:fldChar w:fldCharType="end"/>
      </w:r>
      <w:r w:rsidR="005B63FC" w:rsidRPr="0075764C">
        <w:rPr>
          <w:color w:val="000000"/>
          <w:sz w:val="21"/>
          <w:szCs w:val="21"/>
          <w:vertAlign w:val="superscript"/>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_Ref211074835 \r \h \#"0]"</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11</w:t>
      </w:r>
      <w:r w:rsidR="007D0D7A" w:rsidRPr="0075764C">
        <w:rPr>
          <w:color w:val="000000"/>
          <w:sz w:val="21"/>
          <w:szCs w:val="21"/>
          <w:vertAlign w:val="superscript"/>
        </w:rPr>
        <w:t>]</w:t>
      </w:r>
      <w:r w:rsidR="005B63FC" w:rsidRPr="0075764C">
        <w:rPr>
          <w:color w:val="000000"/>
          <w:sz w:val="21"/>
          <w:szCs w:val="21"/>
          <w:vertAlign w:val="superscript"/>
        </w:rPr>
        <w:fldChar w:fldCharType="end"/>
      </w:r>
      <w:r w:rsidRPr="008A5413">
        <w:rPr>
          <w:color w:val="000000"/>
          <w:sz w:val="21"/>
          <w:szCs w:val="21"/>
        </w:rPr>
        <w:t>。然而，此类方法仅关注空间冲突与时间调度，</w:t>
      </w:r>
      <w:r>
        <w:rPr>
          <w:rFonts w:hint="eastAsia"/>
          <w:color w:val="000000"/>
          <w:sz w:val="21"/>
          <w:szCs w:val="21"/>
        </w:rPr>
        <w:t>无法</w:t>
      </w:r>
      <w:r w:rsidRPr="008A5413">
        <w:rPr>
          <w:color w:val="000000"/>
          <w:sz w:val="21"/>
          <w:szCs w:val="21"/>
        </w:rPr>
        <w:t>对无人机群体的通信连通性进行建模，在建筑密集或电磁干扰严重的城市环境中难以实现稳定协同。为克服这一局限，</w:t>
      </w:r>
      <w:r w:rsidR="00AD1D09">
        <w:rPr>
          <w:rFonts w:hint="eastAsia"/>
          <w:color w:val="000000"/>
          <w:sz w:val="21"/>
          <w:szCs w:val="21"/>
        </w:rPr>
        <w:t>相关研究</w:t>
      </w:r>
      <w:r w:rsidRPr="008A5413">
        <w:rPr>
          <w:color w:val="000000"/>
          <w:sz w:val="21"/>
          <w:szCs w:val="21"/>
        </w:rPr>
        <w:t>开始将</w:t>
      </w:r>
      <w:r w:rsidR="00AD1D09">
        <w:rPr>
          <w:rFonts w:hint="eastAsia"/>
          <w:color w:val="000000"/>
          <w:sz w:val="21"/>
          <w:szCs w:val="21"/>
        </w:rPr>
        <w:t>其</w:t>
      </w:r>
      <w:r w:rsidR="0041424B">
        <w:rPr>
          <w:rFonts w:hint="eastAsia"/>
          <w:color w:val="000000"/>
          <w:sz w:val="21"/>
          <w:szCs w:val="21"/>
        </w:rPr>
        <w:t>他</w:t>
      </w:r>
      <w:r w:rsidR="00AD1D09">
        <w:rPr>
          <w:rFonts w:hint="eastAsia"/>
          <w:color w:val="000000"/>
          <w:sz w:val="21"/>
          <w:szCs w:val="21"/>
        </w:rPr>
        <w:t>传统的</w:t>
      </w:r>
      <w:r w:rsidRPr="008A5413">
        <w:rPr>
          <w:color w:val="000000"/>
          <w:sz w:val="21"/>
          <w:szCs w:val="21"/>
        </w:rPr>
        <w:t>路径规划与通信保持相结合，形成了</w:t>
      </w:r>
      <w:r w:rsidR="00AD1D09">
        <w:rPr>
          <w:rFonts w:hint="eastAsia"/>
          <w:color w:val="000000"/>
          <w:sz w:val="21"/>
          <w:szCs w:val="21"/>
        </w:rPr>
        <w:t>启发式优化、强化学习和改进人工势场法</w:t>
      </w:r>
      <w:r w:rsidRPr="008A5413">
        <w:rPr>
          <w:color w:val="000000"/>
          <w:sz w:val="21"/>
          <w:szCs w:val="21"/>
        </w:rPr>
        <w:t>三类主要研究方向。</w:t>
      </w:r>
    </w:p>
    <w:p w14:paraId="77D995DC" w14:textId="5C619B5E" w:rsidR="0083690F" w:rsidRDefault="008A5413" w:rsidP="00363D61">
      <w:pPr>
        <w:spacing w:line="360" w:lineRule="auto"/>
        <w:ind w:firstLineChars="196" w:firstLine="412"/>
        <w:rPr>
          <w:color w:val="000000"/>
          <w:sz w:val="21"/>
          <w:szCs w:val="21"/>
        </w:rPr>
      </w:pPr>
      <w:r w:rsidRPr="008A5413">
        <w:rPr>
          <w:color w:val="000000"/>
          <w:sz w:val="21"/>
          <w:szCs w:val="21"/>
        </w:rPr>
        <w:t>启发式优化</w:t>
      </w:r>
      <w:r w:rsidR="005F7B46" w:rsidRPr="005F7B46">
        <w:rPr>
          <w:rFonts w:hint="eastAsia"/>
          <w:color w:val="000000"/>
          <w:sz w:val="21"/>
          <w:szCs w:val="21"/>
        </w:rPr>
        <w:t>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97219B">
        <w:rPr>
          <w:rFonts w:hint="eastAsia"/>
          <w:color w:val="000000"/>
          <w:sz w:val="21"/>
          <w:szCs w:val="21"/>
        </w:rPr>
        <w:t>。</w:t>
      </w:r>
      <w:r w:rsidR="006F1D40" w:rsidRPr="006F1D40">
        <w:rPr>
          <w:rFonts w:hint="eastAsia"/>
          <w:color w:val="000000"/>
          <w:sz w:val="21"/>
          <w:szCs w:val="21"/>
        </w:rPr>
        <w:t xml:space="preserve">He </w:t>
      </w:r>
      <w:r w:rsidR="006F1D40" w:rsidRPr="006F1D40">
        <w:rPr>
          <w:rFonts w:hint="eastAsia"/>
          <w:color w:val="000000"/>
          <w:sz w:val="21"/>
          <w:szCs w:val="21"/>
        </w:rPr>
        <w:t>等提出的混合粒子群算法（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_Ref210899454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[12]</w:t>
      </w:r>
      <w:r w:rsidR="005B63FC" w:rsidRPr="0075764C">
        <w:rPr>
          <w:color w:val="000000"/>
          <w:sz w:val="21"/>
          <w:szCs w:val="21"/>
          <w:vertAlign w:val="superscript"/>
        </w:rPr>
        <w:fldChar w:fldCharType="end"/>
      </w:r>
      <w:r w:rsidR="004A559F">
        <w:rPr>
          <w:rFonts w:hint="eastAsia"/>
          <w:color w:val="000000"/>
          <w:sz w:val="21"/>
          <w:szCs w:val="21"/>
        </w:rPr>
        <w:t>通过双层粒子更新与自适应权重实现多目标路径</w:t>
      </w:r>
      <w:r w:rsidR="004A559F">
        <w:rPr>
          <w:rFonts w:hint="eastAsia"/>
          <w:color w:val="000000"/>
          <w:sz w:val="21"/>
          <w:szCs w:val="21"/>
        </w:rPr>
        <w:t>-</w:t>
      </w:r>
      <w:r w:rsidR="004A559F">
        <w:rPr>
          <w:rFonts w:hint="eastAsia"/>
          <w:color w:val="000000"/>
          <w:sz w:val="21"/>
          <w:szCs w:val="21"/>
        </w:rPr>
        <w:t>通信联合优化，但计算开销高、实时性不足</w:t>
      </w:r>
      <w:r w:rsidR="007F653D">
        <w:rPr>
          <w:rFonts w:hint="eastAsia"/>
          <w:color w:val="000000"/>
          <w:sz w:val="21"/>
          <w:szCs w:val="21"/>
        </w:rPr>
        <w:t>；</w:t>
      </w:r>
      <w:r w:rsidR="006F1D40" w:rsidRPr="006F1D40">
        <w:rPr>
          <w:rFonts w:hint="eastAsia"/>
          <w:color w:val="000000"/>
          <w:sz w:val="21"/>
          <w:szCs w:val="21"/>
        </w:rPr>
        <w:t xml:space="preserve">Meng </w:t>
      </w:r>
      <w:r w:rsidR="006F1D40" w:rsidRPr="006F1D40">
        <w:rPr>
          <w:rFonts w:hint="eastAsia"/>
          <w:color w:val="000000"/>
          <w:sz w:val="21"/>
          <w:szCs w:val="21"/>
        </w:rPr>
        <w:t>等提出的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_Ref212053055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[13]</w:t>
      </w:r>
      <w:r w:rsidR="005B63FC" w:rsidRPr="0075764C">
        <w:rPr>
          <w:color w:val="000000"/>
          <w:sz w:val="21"/>
          <w:szCs w:val="21"/>
          <w:vertAlign w:val="superscript"/>
        </w:rPr>
        <w:fldChar w:fldCharType="end"/>
      </w:r>
      <w:r w:rsidR="006F1D40" w:rsidRPr="006F1D40">
        <w:rPr>
          <w:rFonts w:hint="eastAsia"/>
          <w:color w:val="000000"/>
          <w:sz w:val="21"/>
          <w:szCs w:val="21"/>
        </w:rPr>
        <w:t>将优先级约束的</w:t>
      </w:r>
      <w:r w:rsidR="006F1D40" w:rsidRPr="006F1D40">
        <w:rPr>
          <w:rFonts w:hint="eastAsia"/>
          <w:color w:val="000000"/>
          <w:sz w:val="21"/>
          <w:szCs w:val="21"/>
        </w:rPr>
        <w:t>RRT*</w:t>
      </w:r>
      <w:r w:rsidR="006F1D40" w:rsidRPr="006F1D40">
        <w:rPr>
          <w:rFonts w:hint="eastAsia"/>
          <w:color w:val="000000"/>
          <w:sz w:val="21"/>
          <w:szCs w:val="21"/>
        </w:rPr>
        <w:t>与粒子群全局搜索结合</w:t>
      </w:r>
      <w:r w:rsidR="004A559F">
        <w:rPr>
          <w:rFonts w:hint="eastAsia"/>
          <w:color w:val="000000"/>
          <w:sz w:val="21"/>
          <w:szCs w:val="21"/>
        </w:rPr>
        <w:t>以增强全局搜索，但混合结构在大规模集群下效率下降；</w:t>
      </w:r>
      <w:r w:rsidR="006F1D40" w:rsidRPr="006F1D40">
        <w:rPr>
          <w:rFonts w:hint="eastAsia"/>
          <w:color w:val="000000"/>
          <w:sz w:val="21"/>
          <w:szCs w:val="21"/>
        </w:rPr>
        <w:t xml:space="preserve">Tseng </w:t>
      </w:r>
      <w:r w:rsidR="006F1D40" w:rsidRPr="006F1D40">
        <w:rPr>
          <w:rFonts w:hint="eastAsia"/>
          <w:color w:val="000000"/>
          <w:sz w:val="21"/>
          <w:szCs w:val="21"/>
        </w:rPr>
        <w:t>等提出的多目标遗传算法（</w:t>
      </w:r>
      <w:r w:rsidR="006F1D40" w:rsidRPr="006F1D40">
        <w:rPr>
          <w:rFonts w:hint="eastAsia"/>
          <w:color w:val="000000"/>
          <w:sz w:val="21"/>
          <w:szCs w:val="21"/>
        </w:rPr>
        <w:t>MOGA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_Ref210900116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[14]</w:t>
      </w:r>
      <w:r w:rsidR="005B63FC" w:rsidRPr="0075764C">
        <w:rPr>
          <w:color w:val="000000"/>
          <w:sz w:val="21"/>
          <w:szCs w:val="21"/>
          <w:vertAlign w:val="superscript"/>
        </w:rPr>
        <w:fldChar w:fldCharType="end"/>
      </w:r>
      <w:r w:rsidR="004A559F">
        <w:rPr>
          <w:rFonts w:hint="eastAsia"/>
          <w:color w:val="000000"/>
          <w:sz w:val="21"/>
          <w:szCs w:val="21"/>
        </w:rPr>
        <w:t>以</w:t>
      </w:r>
      <w:r w:rsidR="006F1D40" w:rsidRPr="006F1D40">
        <w:rPr>
          <w:rFonts w:hint="eastAsia"/>
          <w:color w:val="000000"/>
          <w:sz w:val="21"/>
          <w:szCs w:val="21"/>
        </w:rPr>
        <w:t>遗传编码</w:t>
      </w:r>
      <w:r w:rsidR="004A559F">
        <w:rPr>
          <w:rFonts w:hint="eastAsia"/>
          <w:color w:val="000000"/>
          <w:sz w:val="21"/>
          <w:szCs w:val="21"/>
        </w:rPr>
        <w:t>融合</w:t>
      </w:r>
      <w:r w:rsidR="004A559F">
        <w:rPr>
          <w:rFonts w:hint="eastAsia"/>
          <w:color w:val="000000"/>
          <w:sz w:val="21"/>
          <w:szCs w:val="21"/>
        </w:rPr>
        <w:t>R</w:t>
      </w:r>
      <w:r w:rsidR="004A559F">
        <w:rPr>
          <w:color w:val="000000"/>
          <w:sz w:val="21"/>
          <w:szCs w:val="21"/>
        </w:rPr>
        <w:t>SSI</w:t>
      </w:r>
      <w:r w:rsidR="004A559F">
        <w:rPr>
          <w:rFonts w:hint="eastAsia"/>
          <w:color w:val="000000"/>
          <w:sz w:val="21"/>
          <w:szCs w:val="21"/>
        </w:rPr>
        <w:t>与路径平滑度进行多目标优化，但进化迭代依赖大量代数且收敛较慢。</w:t>
      </w:r>
      <w:r w:rsidR="006F1D40">
        <w:rPr>
          <w:rFonts w:hint="eastAsia"/>
          <w:color w:val="000000"/>
          <w:sz w:val="21"/>
          <w:szCs w:val="21"/>
        </w:rPr>
        <w:t>启</w:t>
      </w:r>
      <w:r w:rsidR="006F1D40" w:rsidRPr="006F1D40">
        <w:rPr>
          <w:rFonts w:hint="eastAsia"/>
          <w:color w:val="000000"/>
          <w:sz w:val="21"/>
          <w:szCs w:val="21"/>
        </w:rPr>
        <w:t>发式优化类算法普遍存在</w:t>
      </w:r>
      <w:r w:rsidR="008533F7">
        <w:rPr>
          <w:rFonts w:hint="eastAsia"/>
          <w:color w:val="000000"/>
          <w:sz w:val="21"/>
          <w:szCs w:val="21"/>
        </w:rPr>
        <w:t>依赖全局信息、搜索效果不足和</w:t>
      </w:r>
      <w:r w:rsidR="006F1D40" w:rsidRPr="006F1D40">
        <w:rPr>
          <w:rFonts w:hint="eastAsia"/>
          <w:color w:val="000000"/>
          <w:sz w:val="21"/>
          <w:szCs w:val="21"/>
        </w:rPr>
        <w:t>收敛时间长等问题，限制了其在大规模无人机集群</w:t>
      </w:r>
      <w:r w:rsidR="00F62549">
        <w:rPr>
          <w:rFonts w:hint="eastAsia"/>
          <w:color w:val="000000"/>
          <w:sz w:val="21"/>
          <w:szCs w:val="21"/>
        </w:rPr>
        <w:t>复杂</w:t>
      </w:r>
      <w:r w:rsidR="006F1D40" w:rsidRPr="006F1D40">
        <w:rPr>
          <w:rFonts w:hint="eastAsia"/>
          <w:color w:val="000000"/>
          <w:sz w:val="21"/>
          <w:szCs w:val="21"/>
        </w:rPr>
        <w:t>场景下的应用。</w:t>
      </w:r>
    </w:p>
    <w:p w14:paraId="0E0D3B1C" w14:textId="2494BBA8" w:rsidR="0097219B" w:rsidRDefault="005F7B46" w:rsidP="00363D61">
      <w:pPr>
        <w:spacing w:line="360" w:lineRule="auto"/>
        <w:ind w:firstLineChars="196" w:firstLine="412"/>
        <w:rPr>
          <w:color w:val="000000"/>
          <w:sz w:val="21"/>
          <w:szCs w:val="21"/>
        </w:rPr>
      </w:pPr>
      <w:r w:rsidRPr="005F7B46">
        <w:rPr>
          <w:rFonts w:hint="eastAsia"/>
          <w:color w:val="000000"/>
          <w:sz w:val="21"/>
          <w:szCs w:val="21"/>
        </w:rPr>
        <w:t>强化学习方法</w:t>
      </w:r>
      <w:r w:rsidR="008A5413">
        <w:rPr>
          <w:rFonts w:hint="eastAsia"/>
          <w:color w:val="000000"/>
          <w:sz w:val="21"/>
          <w:szCs w:val="21"/>
        </w:rPr>
        <w:t>通过</w:t>
      </w:r>
      <w:r w:rsidR="002A3097">
        <w:rPr>
          <w:rFonts w:hint="eastAsia"/>
          <w:color w:val="000000"/>
          <w:sz w:val="21"/>
          <w:szCs w:val="21"/>
        </w:rPr>
        <w:t>对</w:t>
      </w:r>
      <w:r w:rsidR="008A5413">
        <w:rPr>
          <w:rFonts w:hint="eastAsia"/>
          <w:color w:val="000000"/>
          <w:sz w:val="21"/>
          <w:szCs w:val="21"/>
        </w:rPr>
        <w:t>已知场景学习训练完成通信保持路径规划</w:t>
      </w:r>
      <w:r w:rsidR="0097219B">
        <w:rPr>
          <w:rFonts w:hint="eastAsia"/>
          <w:color w:val="000000"/>
          <w:sz w:val="21"/>
          <w:szCs w:val="21"/>
        </w:rPr>
        <w:t>。</w:t>
      </w:r>
      <w:r w:rsidR="006F1D40" w:rsidRPr="006F1D40">
        <w:rPr>
          <w:rFonts w:hint="eastAsia"/>
          <w:color w:val="000000"/>
          <w:sz w:val="21"/>
          <w:szCs w:val="21"/>
        </w:rPr>
        <w:t xml:space="preserve">Bayerlein </w:t>
      </w:r>
      <w:r w:rsidR="006F1D40" w:rsidRPr="006F1D40">
        <w:rPr>
          <w:rFonts w:hint="eastAsia"/>
          <w:color w:val="000000"/>
          <w:sz w:val="21"/>
          <w:szCs w:val="21"/>
        </w:rPr>
        <w:t>等提出的深度强化学习算法（</w:t>
      </w:r>
      <w:r w:rsidR="006F1D40" w:rsidRPr="006F1D40">
        <w:rPr>
          <w:rFonts w:hint="eastAsia"/>
          <w:color w:val="000000"/>
          <w:sz w:val="21"/>
          <w:szCs w:val="21"/>
        </w:rPr>
        <w:t>DRL-WDH</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_Ref210900250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[15]</w:t>
      </w:r>
      <w:r w:rsidR="005B63FC" w:rsidRPr="0075764C">
        <w:rPr>
          <w:color w:val="000000"/>
          <w:sz w:val="21"/>
          <w:szCs w:val="21"/>
          <w:vertAlign w:val="superscript"/>
        </w:rPr>
        <w:fldChar w:fldCharType="end"/>
      </w:r>
      <w:r w:rsidR="006F1D40" w:rsidRPr="006F1D40">
        <w:rPr>
          <w:rFonts w:hint="eastAsia"/>
          <w:color w:val="000000"/>
          <w:sz w:val="21"/>
          <w:szCs w:val="21"/>
        </w:rPr>
        <w:t>采用</w:t>
      </w:r>
      <w:r w:rsidR="006F1D40" w:rsidRPr="006F1D40">
        <w:rPr>
          <w:rFonts w:hint="eastAsia"/>
          <w:color w:val="000000"/>
          <w:sz w:val="21"/>
          <w:szCs w:val="21"/>
        </w:rPr>
        <w:t>A</w:t>
      </w:r>
      <w:r w:rsidR="004A559F">
        <w:rPr>
          <w:color w:val="000000"/>
          <w:sz w:val="21"/>
          <w:szCs w:val="21"/>
        </w:rPr>
        <w:t>C</w:t>
      </w:r>
      <w:r w:rsidR="006F1D40" w:rsidRPr="006F1D40">
        <w:rPr>
          <w:rFonts w:hint="eastAsia"/>
          <w:color w:val="000000"/>
          <w:sz w:val="21"/>
          <w:szCs w:val="21"/>
        </w:rPr>
        <w:t>架构联合优化路径与功率</w:t>
      </w:r>
      <w:r w:rsidR="002A3097">
        <w:rPr>
          <w:rFonts w:hint="eastAsia"/>
          <w:color w:val="000000"/>
          <w:sz w:val="21"/>
          <w:szCs w:val="21"/>
        </w:rPr>
        <w:t>，</w:t>
      </w:r>
      <w:r w:rsidR="004A559F">
        <w:rPr>
          <w:rFonts w:hint="eastAsia"/>
          <w:color w:val="000000"/>
          <w:sz w:val="21"/>
          <w:szCs w:val="21"/>
        </w:rPr>
        <w:t>但训练代价高，难以在线应用；</w:t>
      </w:r>
      <w:r w:rsidR="006F1D40" w:rsidRPr="006F1D40">
        <w:rPr>
          <w:rFonts w:hint="eastAsia"/>
          <w:color w:val="000000"/>
          <w:sz w:val="21"/>
          <w:szCs w:val="21"/>
        </w:rPr>
        <w:t xml:space="preserve">Lin </w:t>
      </w:r>
      <w:r w:rsidR="006F1D40" w:rsidRPr="006F1D40">
        <w:rPr>
          <w:rFonts w:hint="eastAsia"/>
          <w:color w:val="000000"/>
          <w:sz w:val="21"/>
          <w:szCs w:val="21"/>
        </w:rPr>
        <w:t>等的通信连通强化学习算法（</w:t>
      </w:r>
      <w:r w:rsidR="006F1D40" w:rsidRPr="006F1D40">
        <w:rPr>
          <w:rFonts w:hint="eastAsia"/>
          <w:color w:val="000000"/>
          <w:sz w:val="21"/>
          <w:szCs w:val="21"/>
        </w:rPr>
        <w:t>DRL-CC</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_Ref210900389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[16]</w:t>
      </w:r>
      <w:r w:rsidR="005B63FC" w:rsidRPr="0075764C">
        <w:rPr>
          <w:color w:val="000000"/>
          <w:sz w:val="21"/>
          <w:szCs w:val="21"/>
          <w:vertAlign w:val="superscript"/>
        </w:rPr>
        <w:fldChar w:fldCharType="end"/>
      </w:r>
      <w:r w:rsidR="006F1D40" w:rsidRPr="006F1D40">
        <w:rPr>
          <w:rFonts w:hint="eastAsia"/>
          <w:color w:val="000000"/>
          <w:sz w:val="21"/>
          <w:szCs w:val="21"/>
        </w:rPr>
        <w:t>利用</w:t>
      </w:r>
      <w:r w:rsidR="006F1D40" w:rsidRPr="006F1D40">
        <w:rPr>
          <w:rFonts w:hint="eastAsia"/>
          <w:color w:val="000000"/>
          <w:sz w:val="21"/>
          <w:szCs w:val="21"/>
        </w:rPr>
        <w:t xml:space="preserve"> DQN-CNN </w:t>
      </w:r>
      <w:r w:rsidR="006F1D40" w:rsidRPr="006F1D40">
        <w:rPr>
          <w:rFonts w:hint="eastAsia"/>
          <w:color w:val="000000"/>
          <w:sz w:val="21"/>
          <w:szCs w:val="21"/>
        </w:rPr>
        <w:t>框架</w:t>
      </w:r>
      <w:r w:rsidR="009F52BC">
        <w:rPr>
          <w:rFonts w:hint="eastAsia"/>
          <w:color w:val="000000"/>
          <w:sz w:val="21"/>
          <w:szCs w:val="21"/>
        </w:rPr>
        <w:t>引入通信约束奖励</w:t>
      </w:r>
      <w:r w:rsidR="006F1D40" w:rsidRPr="006F1D40">
        <w:rPr>
          <w:rFonts w:hint="eastAsia"/>
          <w:color w:val="000000"/>
          <w:sz w:val="21"/>
          <w:szCs w:val="21"/>
        </w:rPr>
        <w:t>实现路径与连通性联合决策</w:t>
      </w:r>
      <w:r w:rsidR="009F52BC">
        <w:rPr>
          <w:rFonts w:hint="eastAsia"/>
          <w:color w:val="000000"/>
          <w:sz w:val="21"/>
          <w:szCs w:val="21"/>
        </w:rPr>
        <w:t>以</w:t>
      </w:r>
      <w:r w:rsidR="006F1D40" w:rsidRPr="006F1D40">
        <w:rPr>
          <w:rFonts w:hint="eastAsia"/>
          <w:color w:val="000000"/>
          <w:sz w:val="21"/>
          <w:szCs w:val="21"/>
        </w:rPr>
        <w:t>提升链路稳定性</w:t>
      </w:r>
      <w:r w:rsidR="009F52BC">
        <w:rPr>
          <w:rFonts w:hint="eastAsia"/>
          <w:color w:val="000000"/>
          <w:sz w:val="21"/>
          <w:szCs w:val="21"/>
        </w:rPr>
        <w:t>，</w:t>
      </w:r>
      <w:r w:rsidR="006F1D40" w:rsidRPr="006F1D40">
        <w:rPr>
          <w:rFonts w:hint="eastAsia"/>
          <w:color w:val="000000"/>
          <w:sz w:val="21"/>
          <w:szCs w:val="21"/>
        </w:rPr>
        <w:t>但</w:t>
      </w:r>
      <w:r w:rsidR="009F52BC">
        <w:rPr>
          <w:rFonts w:hint="eastAsia"/>
          <w:color w:val="000000"/>
          <w:sz w:val="21"/>
          <w:szCs w:val="21"/>
        </w:rPr>
        <w:t>难以适应未知场景；</w:t>
      </w:r>
      <w:r w:rsidR="006F1D40" w:rsidRPr="006F1D40">
        <w:rPr>
          <w:rFonts w:hint="eastAsia"/>
          <w:color w:val="000000"/>
          <w:sz w:val="21"/>
          <w:szCs w:val="21"/>
        </w:rPr>
        <w:t xml:space="preserve">Cheng </w:t>
      </w:r>
      <w:r w:rsidR="006F1D40" w:rsidRPr="006F1D40">
        <w:rPr>
          <w:rFonts w:hint="eastAsia"/>
          <w:color w:val="000000"/>
          <w:sz w:val="21"/>
          <w:szCs w:val="21"/>
        </w:rPr>
        <w:t>等提出的分层强化学习结合模拟退火算法（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_Ref210900498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[17]</w:t>
      </w:r>
      <w:r w:rsidR="005B63FC" w:rsidRPr="0075764C">
        <w:rPr>
          <w:color w:val="000000"/>
          <w:sz w:val="21"/>
          <w:szCs w:val="21"/>
          <w:vertAlign w:val="superscript"/>
        </w:rPr>
        <w:fldChar w:fldCharType="end"/>
      </w:r>
      <w:r w:rsidR="006F1D40" w:rsidRPr="006F1D40">
        <w:rPr>
          <w:rFonts w:hint="eastAsia"/>
          <w:color w:val="000000"/>
          <w:sz w:val="21"/>
          <w:szCs w:val="21"/>
        </w:rPr>
        <w:t>通过</w:t>
      </w:r>
      <w:r w:rsidR="009F52BC">
        <w:rPr>
          <w:rFonts w:hint="eastAsia"/>
          <w:color w:val="000000"/>
          <w:sz w:val="21"/>
          <w:szCs w:val="21"/>
        </w:rPr>
        <w:t>分层</w:t>
      </w:r>
      <w:r w:rsidR="00363D61">
        <w:rPr>
          <w:rFonts w:hint="eastAsia"/>
          <w:color w:val="000000"/>
          <w:sz w:val="21"/>
          <w:szCs w:val="21"/>
        </w:rPr>
        <w:t>强化学习</w:t>
      </w:r>
      <w:r w:rsidR="009F52BC">
        <w:rPr>
          <w:rFonts w:hint="eastAsia"/>
          <w:color w:val="000000"/>
          <w:sz w:val="21"/>
          <w:szCs w:val="21"/>
        </w:rPr>
        <w:t>与模拟退火</w:t>
      </w:r>
      <w:r w:rsidR="002A3097">
        <w:rPr>
          <w:rFonts w:hint="eastAsia"/>
          <w:color w:val="000000"/>
          <w:sz w:val="21"/>
          <w:szCs w:val="21"/>
        </w:rPr>
        <w:t>结合以</w:t>
      </w:r>
      <w:r w:rsidR="009F52BC">
        <w:rPr>
          <w:rFonts w:hint="eastAsia"/>
          <w:color w:val="000000"/>
          <w:sz w:val="21"/>
          <w:szCs w:val="21"/>
        </w:rPr>
        <w:t>增强探索性</w:t>
      </w:r>
      <w:r w:rsidR="00363D61">
        <w:rPr>
          <w:rFonts w:hint="eastAsia"/>
          <w:color w:val="000000"/>
          <w:sz w:val="21"/>
          <w:szCs w:val="21"/>
        </w:rPr>
        <w:t>，但</w:t>
      </w:r>
      <w:r w:rsidR="006F1D40" w:rsidRPr="006F1D40">
        <w:rPr>
          <w:rFonts w:hint="eastAsia"/>
          <w:color w:val="000000"/>
          <w:sz w:val="21"/>
          <w:szCs w:val="21"/>
        </w:rPr>
        <w:t>其参数调优困难</w:t>
      </w:r>
      <w:r w:rsidR="00363D61">
        <w:rPr>
          <w:rFonts w:hint="eastAsia"/>
          <w:color w:val="000000"/>
          <w:sz w:val="21"/>
          <w:szCs w:val="21"/>
        </w:rPr>
        <w:t>导致扩展</w:t>
      </w:r>
      <w:r w:rsidR="006F1D40" w:rsidRPr="006F1D40">
        <w:rPr>
          <w:rFonts w:hint="eastAsia"/>
          <w:color w:val="000000"/>
          <w:sz w:val="21"/>
          <w:szCs w:val="21"/>
        </w:rPr>
        <w:t>性受限。强化学习类算法普遍存在训练代价高、收敛慢及实时部署困难等问题，在大规模集群与复杂环境下应用仍受限制。</w:t>
      </w:r>
    </w:p>
    <w:p w14:paraId="59CAC1DC" w14:textId="338A09AB" w:rsidR="00AA612C" w:rsidRDefault="008A5413" w:rsidP="00363D61">
      <w:pPr>
        <w:spacing w:line="360" w:lineRule="auto"/>
        <w:ind w:firstLineChars="196" w:firstLine="412"/>
        <w:rPr>
          <w:color w:val="000000"/>
          <w:sz w:val="21"/>
          <w:szCs w:val="21"/>
        </w:rPr>
      </w:pPr>
      <w:r>
        <w:rPr>
          <w:rFonts w:hint="eastAsia"/>
          <w:color w:val="000000"/>
          <w:sz w:val="21"/>
          <w:szCs w:val="21"/>
        </w:rPr>
        <w:t>传统</w:t>
      </w:r>
      <w:r w:rsidR="00E44835" w:rsidRPr="00E44835">
        <w:rPr>
          <w:color w:val="000000"/>
          <w:sz w:val="21"/>
          <w:szCs w:val="21"/>
        </w:rPr>
        <w:t>人工势场</w:t>
      </w:r>
      <w:r w:rsidR="002A3097">
        <w:rPr>
          <w:rFonts w:hint="eastAsia"/>
          <w:color w:val="000000"/>
          <w:sz w:val="21"/>
          <w:szCs w:val="21"/>
        </w:rPr>
        <w:t>法</w:t>
      </w:r>
      <w:r w:rsidR="00363D61">
        <w:rPr>
          <w:rFonts w:hint="eastAsia"/>
          <w:color w:val="000000"/>
          <w:sz w:val="21"/>
          <w:szCs w:val="21"/>
        </w:rPr>
        <w:t>设计</w:t>
      </w:r>
      <w:r w:rsidR="002A3097">
        <w:rPr>
          <w:rFonts w:hint="eastAsia"/>
          <w:color w:val="000000"/>
          <w:sz w:val="21"/>
          <w:szCs w:val="21"/>
        </w:rPr>
        <w:t>专门的</w:t>
      </w:r>
      <w:r w:rsidR="0096204E">
        <w:rPr>
          <w:rFonts w:hint="eastAsia"/>
          <w:color w:val="000000"/>
          <w:sz w:val="21"/>
          <w:szCs w:val="21"/>
        </w:rPr>
        <w:t>通信保持</w:t>
      </w:r>
      <w:r w:rsidR="00363D61">
        <w:rPr>
          <w:rFonts w:hint="eastAsia"/>
          <w:color w:val="000000"/>
          <w:sz w:val="21"/>
          <w:szCs w:val="21"/>
        </w:rPr>
        <w:t>改进机制</w:t>
      </w:r>
      <w:r w:rsidR="006326A1">
        <w:rPr>
          <w:rFonts w:hint="eastAsia"/>
          <w:color w:val="000000"/>
          <w:sz w:val="21"/>
          <w:szCs w:val="21"/>
        </w:rPr>
        <w:t>。</w:t>
      </w:r>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等人提出的鲁棒多无人机网络算法（</w:t>
      </w:r>
      <w:r w:rsidR="00AA612C" w:rsidRPr="00AA612C">
        <w:rPr>
          <w:rFonts w:hint="eastAsia"/>
          <w:color w:val="000000"/>
          <w:sz w:val="21"/>
          <w:szCs w:val="21"/>
        </w:rPr>
        <w:t>R-UAVNet</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_Ref210900867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[18]</w:t>
      </w:r>
      <w:r w:rsidR="005B63FC" w:rsidRPr="0075764C">
        <w:rPr>
          <w:color w:val="000000"/>
          <w:sz w:val="21"/>
          <w:szCs w:val="21"/>
          <w:vertAlign w:val="superscript"/>
        </w:rPr>
        <w:fldChar w:fldCharType="end"/>
      </w:r>
      <w:r w:rsidR="00363D61" w:rsidRPr="00363D61">
        <w:rPr>
          <w:color w:val="000000"/>
          <w:sz w:val="21"/>
          <w:szCs w:val="21"/>
        </w:rPr>
        <w:t>利用通信质量梯度增强拓扑鲁棒性但对参数敏感</w:t>
      </w:r>
      <w:r w:rsidR="00363D61">
        <w:rPr>
          <w:rFonts w:hint="eastAsia"/>
          <w:color w:val="000000"/>
          <w:sz w:val="21"/>
          <w:szCs w:val="21"/>
        </w:rPr>
        <w:t>，</w:t>
      </w:r>
      <w:r w:rsidR="00366BC6">
        <w:rPr>
          <w:rFonts w:hint="eastAsia"/>
          <w:color w:val="000000"/>
          <w:sz w:val="21"/>
          <w:szCs w:val="21"/>
        </w:rPr>
        <w:t>但</w:t>
      </w:r>
      <w:r w:rsidR="00363D61">
        <w:rPr>
          <w:rFonts w:hint="eastAsia"/>
          <w:color w:val="000000"/>
          <w:sz w:val="21"/>
          <w:szCs w:val="21"/>
        </w:rPr>
        <w:t>在复杂场景下应用困难；</w:t>
      </w:r>
      <w:r w:rsidR="00AA612C" w:rsidRPr="00AA612C">
        <w:rPr>
          <w:rFonts w:hint="eastAsia"/>
          <w:color w:val="000000"/>
          <w:sz w:val="21"/>
          <w:szCs w:val="21"/>
        </w:rPr>
        <w:t xml:space="preserve">Zhu </w:t>
      </w:r>
      <w:r w:rsidR="00AA612C" w:rsidRPr="00AA612C">
        <w:rPr>
          <w:rFonts w:hint="eastAsia"/>
          <w:color w:val="000000"/>
          <w:sz w:val="21"/>
          <w:szCs w:val="21"/>
        </w:rPr>
        <w:t>等提出的基于连通保持的编队控制算法（</w:t>
      </w:r>
      <w:r w:rsidR="00AA612C" w:rsidRPr="00AA612C">
        <w:rPr>
          <w:rFonts w:hint="eastAsia"/>
          <w:color w:val="000000"/>
          <w:sz w:val="21"/>
          <w:szCs w:val="21"/>
        </w:rPr>
        <w:t>CM</w:t>
      </w:r>
      <w:r w:rsidR="00AA612C">
        <w:rPr>
          <w:color w:val="000000"/>
          <w:sz w:val="21"/>
          <w:szCs w:val="21"/>
        </w:rPr>
        <w:t>UPF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_Ref210900992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[19]</w:t>
      </w:r>
      <w:r w:rsidR="005B63FC" w:rsidRPr="0075764C">
        <w:rPr>
          <w:color w:val="000000"/>
          <w:sz w:val="21"/>
          <w:szCs w:val="21"/>
          <w:vertAlign w:val="superscript"/>
        </w:rPr>
        <w:fldChar w:fldCharType="end"/>
      </w:r>
      <w:r w:rsidR="007F653D">
        <w:rPr>
          <w:rFonts w:hint="eastAsia"/>
          <w:color w:val="000000"/>
          <w:sz w:val="21"/>
          <w:szCs w:val="21"/>
        </w:rPr>
        <w:t>通过分跳</w:t>
      </w:r>
      <w:r w:rsidR="002A3097">
        <w:rPr>
          <w:rFonts w:hint="eastAsia"/>
          <w:color w:val="000000"/>
          <w:sz w:val="21"/>
          <w:szCs w:val="21"/>
        </w:rPr>
        <w:t>数</w:t>
      </w:r>
      <w:r w:rsidR="007F653D">
        <w:rPr>
          <w:rFonts w:hint="eastAsia"/>
          <w:color w:val="000000"/>
          <w:sz w:val="21"/>
          <w:szCs w:val="21"/>
        </w:rPr>
        <w:t>图约束维持小规模编队连通但局部拓扑重构</w:t>
      </w:r>
      <w:r w:rsidR="002A3097">
        <w:rPr>
          <w:rFonts w:hint="eastAsia"/>
          <w:color w:val="000000"/>
          <w:sz w:val="21"/>
          <w:szCs w:val="21"/>
        </w:rPr>
        <w:t>计算复杂</w:t>
      </w:r>
      <w:r w:rsidR="007F653D">
        <w:rPr>
          <w:rFonts w:hint="eastAsia"/>
          <w:color w:val="000000"/>
          <w:sz w:val="21"/>
          <w:szCs w:val="21"/>
        </w:rPr>
        <w:t>导致拓展性有限；</w:t>
      </w:r>
      <w:r w:rsidR="00AA612C" w:rsidRPr="00AA612C">
        <w:rPr>
          <w:rFonts w:hint="eastAsia"/>
          <w:color w:val="000000"/>
          <w:sz w:val="21"/>
          <w:szCs w:val="21"/>
        </w:rPr>
        <w:t xml:space="preserve">Gong </w:t>
      </w:r>
      <w:r w:rsidR="00AA612C" w:rsidRPr="00AA612C">
        <w:rPr>
          <w:rFonts w:hint="eastAsia"/>
          <w:color w:val="000000"/>
          <w:sz w:val="21"/>
          <w:szCs w:val="21"/>
        </w:rPr>
        <w:t>等提出的分布式自适应容错编队控制算法（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_Ref210901050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[20]</w:t>
      </w:r>
      <w:r w:rsidR="005B63FC" w:rsidRPr="0075764C">
        <w:rPr>
          <w:color w:val="000000"/>
          <w:sz w:val="21"/>
          <w:szCs w:val="21"/>
          <w:vertAlign w:val="superscript"/>
        </w:rPr>
        <w:fldChar w:fldCharType="end"/>
      </w:r>
      <w:r w:rsidR="00AA612C" w:rsidRPr="00AA612C">
        <w:rPr>
          <w:rFonts w:hint="eastAsia"/>
          <w:color w:val="000000"/>
          <w:sz w:val="21"/>
          <w:szCs w:val="21"/>
        </w:rPr>
        <w:t>引入</w:t>
      </w:r>
      <w:r w:rsidR="007F653D">
        <w:rPr>
          <w:rFonts w:hint="eastAsia"/>
          <w:color w:val="000000"/>
          <w:sz w:val="21"/>
          <w:szCs w:val="21"/>
        </w:rPr>
        <w:t>分布式</w:t>
      </w:r>
      <w:r w:rsidR="00AA612C" w:rsidRPr="00AA612C">
        <w:rPr>
          <w:rFonts w:hint="eastAsia"/>
          <w:color w:val="000000"/>
          <w:sz w:val="21"/>
          <w:szCs w:val="21"/>
        </w:rPr>
        <w:t>补偿实现通信故障下的编队保持但算法</w:t>
      </w:r>
      <w:r w:rsidR="007F653D">
        <w:rPr>
          <w:rFonts w:hint="eastAsia"/>
          <w:color w:val="000000"/>
          <w:sz w:val="21"/>
          <w:szCs w:val="21"/>
        </w:rPr>
        <w:t>受</w:t>
      </w:r>
      <w:r w:rsidR="002A3097">
        <w:rPr>
          <w:rFonts w:hint="eastAsia"/>
          <w:color w:val="000000"/>
          <w:sz w:val="21"/>
          <w:szCs w:val="21"/>
        </w:rPr>
        <w:t>场景复杂度</w:t>
      </w:r>
      <w:r w:rsidR="007F653D">
        <w:rPr>
          <w:rFonts w:hint="eastAsia"/>
          <w:color w:val="000000"/>
          <w:sz w:val="21"/>
          <w:szCs w:val="21"/>
        </w:rPr>
        <w:t>与参数调节影响</w:t>
      </w:r>
      <w:r w:rsidR="002A3097">
        <w:rPr>
          <w:rFonts w:hint="eastAsia"/>
          <w:color w:val="000000"/>
          <w:sz w:val="21"/>
          <w:szCs w:val="21"/>
        </w:rPr>
        <w:t>大</w:t>
      </w:r>
      <w:r w:rsidR="007F653D">
        <w:rPr>
          <w:rFonts w:hint="eastAsia"/>
          <w:color w:val="000000"/>
          <w:sz w:val="21"/>
          <w:szCs w:val="21"/>
        </w:rPr>
        <w:t>；</w:t>
      </w:r>
      <w:r w:rsidR="00AA612C" w:rsidRPr="00AA612C">
        <w:rPr>
          <w:rFonts w:hint="eastAsia"/>
          <w:color w:val="000000"/>
          <w:sz w:val="21"/>
          <w:szCs w:val="21"/>
        </w:rPr>
        <w:t xml:space="preserve">Wei </w:t>
      </w:r>
      <w:r w:rsidR="00AA612C" w:rsidRPr="00AA612C">
        <w:rPr>
          <w:rFonts w:hint="eastAsia"/>
          <w:color w:val="000000"/>
          <w:sz w:val="21"/>
          <w:szCs w:val="21"/>
        </w:rPr>
        <w:t>等提出的抗干扰协同通信算法（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r w:rsidR="005B63FC" w:rsidRPr="0075764C">
        <w:rPr>
          <w:color w:val="000000"/>
          <w:sz w:val="21"/>
          <w:szCs w:val="21"/>
          <w:vertAlign w:val="superscript"/>
        </w:rPr>
        <w:fldChar w:fldCharType="begin"/>
      </w:r>
      <w:r w:rsidR="005B63FC" w:rsidRPr="0075764C">
        <w:rPr>
          <w:color w:val="000000"/>
          <w:sz w:val="21"/>
          <w:szCs w:val="21"/>
          <w:vertAlign w:val="superscript"/>
        </w:rPr>
        <w:instrText xml:space="preserve"> REF _Ref210901592 \r \h </w:instrText>
      </w:r>
      <w:r w:rsidR="005B63FC">
        <w:rPr>
          <w:color w:val="000000"/>
          <w:sz w:val="21"/>
          <w:szCs w:val="21"/>
          <w:vertAlign w:val="superscript"/>
        </w:rPr>
        <w:instrText xml:space="preserve"> \* MERGEFORMAT </w:instrText>
      </w:r>
      <w:r w:rsidR="005B63FC" w:rsidRPr="0075764C">
        <w:rPr>
          <w:color w:val="000000"/>
          <w:sz w:val="21"/>
          <w:szCs w:val="21"/>
          <w:vertAlign w:val="superscript"/>
        </w:rPr>
      </w:r>
      <w:r w:rsidR="005B63FC" w:rsidRPr="0075764C">
        <w:rPr>
          <w:color w:val="000000"/>
          <w:sz w:val="21"/>
          <w:szCs w:val="21"/>
          <w:vertAlign w:val="superscript"/>
        </w:rPr>
        <w:fldChar w:fldCharType="separate"/>
      </w:r>
      <w:r w:rsidR="007D0D7A">
        <w:rPr>
          <w:color w:val="000000"/>
          <w:sz w:val="21"/>
          <w:szCs w:val="21"/>
          <w:vertAlign w:val="superscript"/>
        </w:rPr>
        <w:t>[21]</w:t>
      </w:r>
      <w:r w:rsidR="005B63FC" w:rsidRPr="0075764C">
        <w:rPr>
          <w:color w:val="000000"/>
          <w:sz w:val="21"/>
          <w:szCs w:val="21"/>
          <w:vertAlign w:val="superscript"/>
        </w:rPr>
        <w:fldChar w:fldCharType="end"/>
      </w:r>
      <w:r w:rsidR="00AA612C" w:rsidRPr="00AA612C">
        <w:rPr>
          <w:rFonts w:hint="eastAsia"/>
          <w:color w:val="000000"/>
          <w:sz w:val="21"/>
          <w:szCs w:val="21"/>
        </w:rPr>
        <w:t>将信噪比与干扰建模为势场约束项</w:t>
      </w:r>
      <w:r w:rsidR="007F653D">
        <w:rPr>
          <w:rFonts w:hint="eastAsia"/>
          <w:color w:val="000000"/>
          <w:sz w:val="21"/>
          <w:szCs w:val="21"/>
        </w:rPr>
        <w:t>以</w:t>
      </w:r>
      <w:r w:rsidR="00AA612C" w:rsidRPr="00AA612C">
        <w:rPr>
          <w:rFonts w:hint="eastAsia"/>
          <w:color w:val="000000"/>
          <w:sz w:val="21"/>
          <w:szCs w:val="21"/>
        </w:rPr>
        <w:t>实现</w:t>
      </w:r>
      <w:r w:rsidR="002A3097">
        <w:rPr>
          <w:rFonts w:hint="eastAsia"/>
          <w:color w:val="000000"/>
          <w:sz w:val="21"/>
          <w:szCs w:val="21"/>
        </w:rPr>
        <w:t>链路</w:t>
      </w:r>
      <w:r w:rsidR="00AA612C" w:rsidRPr="00AA612C">
        <w:rPr>
          <w:rFonts w:hint="eastAsia"/>
          <w:color w:val="000000"/>
          <w:sz w:val="21"/>
          <w:szCs w:val="21"/>
        </w:rPr>
        <w:t>自适应调节</w:t>
      </w:r>
      <w:r w:rsidR="002A3097">
        <w:rPr>
          <w:rFonts w:hint="eastAsia"/>
          <w:color w:val="000000"/>
          <w:sz w:val="21"/>
          <w:szCs w:val="21"/>
        </w:rPr>
        <w:t>，</w:t>
      </w:r>
      <w:r w:rsidR="00AA612C" w:rsidRPr="00AA612C">
        <w:rPr>
          <w:rFonts w:hint="eastAsia"/>
          <w:color w:val="000000"/>
          <w:sz w:val="21"/>
          <w:szCs w:val="21"/>
        </w:rPr>
        <w:t>但</w:t>
      </w:r>
      <w:r w:rsidR="00310A33">
        <w:rPr>
          <w:rFonts w:hint="eastAsia"/>
          <w:color w:val="000000"/>
          <w:sz w:val="21"/>
          <w:szCs w:val="21"/>
        </w:rPr>
        <w:t>大规模复杂场景下</w:t>
      </w:r>
      <w:r w:rsidR="002A3097">
        <w:rPr>
          <w:rFonts w:hint="eastAsia"/>
          <w:color w:val="000000"/>
          <w:sz w:val="21"/>
          <w:szCs w:val="21"/>
        </w:rPr>
        <w:t>扩展性不足</w:t>
      </w:r>
      <w:r w:rsidR="00AA612C" w:rsidRPr="00AA612C">
        <w:rPr>
          <w:rFonts w:hint="eastAsia"/>
          <w:color w:val="000000"/>
          <w:sz w:val="21"/>
          <w:szCs w:val="21"/>
        </w:rPr>
        <w:t>。</w:t>
      </w:r>
      <w:r w:rsidR="00AD1D09">
        <w:rPr>
          <w:rFonts w:hint="eastAsia"/>
          <w:color w:val="000000"/>
          <w:sz w:val="21"/>
          <w:szCs w:val="21"/>
        </w:rPr>
        <w:t>现有改进人工势场</w:t>
      </w:r>
      <w:r w:rsidR="00AA612C" w:rsidRPr="00AA612C">
        <w:rPr>
          <w:rFonts w:hint="eastAsia"/>
          <w:color w:val="000000"/>
          <w:sz w:val="21"/>
          <w:szCs w:val="21"/>
        </w:rPr>
        <w:t>方法具备良好的分布式与实时特性</w:t>
      </w:r>
      <w:ins w:id="13" w:author="运璐 何" w:date="2025-12-01T11:02:00Z">
        <w:r w:rsidR="00714449">
          <w:rPr>
            <w:rFonts w:hint="eastAsia"/>
            <w:color w:val="000000"/>
            <w:sz w:val="21"/>
            <w:szCs w:val="21"/>
          </w:rPr>
          <w:t>，但</w:t>
        </w:r>
      </w:ins>
      <w:ins w:id="14" w:author="运璐 何" w:date="2025-12-01T11:03:00Z">
        <w:r w:rsidR="00714449">
          <w:rPr>
            <w:rFonts w:hint="eastAsia"/>
            <w:color w:val="000000"/>
            <w:sz w:val="21"/>
            <w:szCs w:val="21"/>
          </w:rPr>
          <w:t>普遍适应于</w:t>
        </w:r>
      </w:ins>
      <w:ins w:id="15" w:author="运璐 何" w:date="2025-12-01T11:02:00Z">
        <w:r w:rsidR="00714449" w:rsidRPr="00A0630F">
          <w:rPr>
            <w:color w:val="000000"/>
            <w:sz w:val="21"/>
            <w:szCs w:val="21"/>
          </w:rPr>
          <w:t>小规模集群</w:t>
        </w:r>
      </w:ins>
      <w:ins w:id="16" w:author="运璐 何" w:date="2025-12-01T11:03:00Z">
        <w:r w:rsidR="00714449">
          <w:rPr>
            <w:rFonts w:hint="eastAsia"/>
            <w:color w:val="000000"/>
            <w:sz w:val="21"/>
            <w:szCs w:val="21"/>
          </w:rPr>
          <w:t>场景</w:t>
        </w:r>
      </w:ins>
      <w:ins w:id="17" w:author="运璐 何" w:date="2025-12-01T11:02:00Z">
        <w:r w:rsidR="00714449" w:rsidRPr="00A0630F">
          <w:rPr>
            <w:color w:val="000000"/>
            <w:sz w:val="21"/>
            <w:szCs w:val="21"/>
          </w:rPr>
          <w:t>，</w:t>
        </w:r>
      </w:ins>
      <w:ins w:id="18" w:author="运璐 何" w:date="2025-12-01T11:03:00Z">
        <w:r w:rsidR="00714449">
          <w:rPr>
            <w:rFonts w:hint="eastAsia"/>
            <w:color w:val="000000"/>
            <w:sz w:val="21"/>
            <w:szCs w:val="21"/>
          </w:rPr>
          <w:t>现有算法的</w:t>
        </w:r>
      </w:ins>
      <w:ins w:id="19" w:author="运璐 何" w:date="2025-12-01T11:02:00Z">
        <w:r w:rsidR="00714449" w:rsidRPr="00A0630F">
          <w:rPr>
            <w:color w:val="000000"/>
            <w:sz w:val="21"/>
            <w:szCs w:val="21"/>
          </w:rPr>
          <w:t>典型</w:t>
        </w:r>
      </w:ins>
      <w:ins w:id="20" w:author="运璐 何" w:date="2025-12-03T15:54:00Z">
        <w:r w:rsidR="009458AE">
          <w:rPr>
            <w:rFonts w:hint="eastAsia"/>
            <w:color w:val="000000"/>
            <w:sz w:val="21"/>
            <w:szCs w:val="21"/>
          </w:rPr>
          <w:t>仿真</w:t>
        </w:r>
      </w:ins>
      <w:ins w:id="21" w:author="运璐 何" w:date="2025-12-01T11:02:00Z">
        <w:r w:rsidR="00714449" w:rsidRPr="00A0630F">
          <w:rPr>
            <w:color w:val="000000"/>
            <w:sz w:val="21"/>
            <w:szCs w:val="21"/>
          </w:rPr>
          <w:t>实验规模通常控制在</w:t>
        </w:r>
        <w:r w:rsidR="00714449" w:rsidRPr="00A0630F">
          <w:rPr>
            <w:color w:val="000000"/>
            <w:sz w:val="21"/>
            <w:szCs w:val="21"/>
          </w:rPr>
          <w:t>1</w:t>
        </w:r>
      </w:ins>
      <w:ins w:id="22" w:author="运璐 何" w:date="2025-12-01T11:04:00Z">
        <w:r w:rsidR="00714449">
          <w:rPr>
            <w:color w:val="000000"/>
            <w:sz w:val="21"/>
            <w:szCs w:val="21"/>
          </w:rPr>
          <w:t>0</w:t>
        </w:r>
      </w:ins>
      <w:ins w:id="23" w:author="运璐 何" w:date="2025-12-01T11:02:00Z">
        <w:r w:rsidR="00714449" w:rsidRPr="00A0630F">
          <w:rPr>
            <w:color w:val="000000"/>
            <w:sz w:val="21"/>
            <w:szCs w:val="21"/>
          </w:rPr>
          <w:t>架以内</w:t>
        </w:r>
      </w:ins>
      <w:ins w:id="24" w:author="运璐 何" w:date="2025-12-01T11:03:00Z">
        <w:r w:rsidR="00714449">
          <w:rPr>
            <w:rFonts w:hint="eastAsia"/>
            <w:color w:val="000000"/>
            <w:sz w:val="21"/>
            <w:szCs w:val="21"/>
          </w:rPr>
          <w:t>，</w:t>
        </w:r>
      </w:ins>
      <w:r w:rsidR="00AA612C" w:rsidRPr="00AA612C">
        <w:rPr>
          <w:rFonts w:hint="eastAsia"/>
          <w:color w:val="000000"/>
          <w:sz w:val="21"/>
          <w:szCs w:val="21"/>
        </w:rPr>
        <w:t>其在大规模集群和复杂</w:t>
      </w:r>
      <w:r w:rsidR="00F62549">
        <w:rPr>
          <w:rFonts w:hint="eastAsia"/>
          <w:color w:val="000000"/>
          <w:sz w:val="21"/>
          <w:szCs w:val="21"/>
        </w:rPr>
        <w:t>作战</w:t>
      </w:r>
      <w:r w:rsidR="00AA612C" w:rsidRPr="00AA612C">
        <w:rPr>
          <w:rFonts w:hint="eastAsia"/>
          <w:color w:val="000000"/>
          <w:sz w:val="21"/>
          <w:szCs w:val="21"/>
        </w:rPr>
        <w:t>环境下仍存在</w:t>
      </w:r>
      <w:r w:rsidR="00310A33">
        <w:rPr>
          <w:rFonts w:hint="eastAsia"/>
          <w:color w:val="000000"/>
          <w:sz w:val="21"/>
          <w:szCs w:val="21"/>
        </w:rPr>
        <w:t>多源</w:t>
      </w:r>
      <w:r w:rsidR="00AA612C" w:rsidRPr="00AA612C">
        <w:rPr>
          <w:rFonts w:hint="eastAsia"/>
          <w:color w:val="000000"/>
          <w:sz w:val="21"/>
          <w:szCs w:val="21"/>
        </w:rPr>
        <w:t>势场耦合加剧</w:t>
      </w:r>
      <w:r w:rsidR="00310A33">
        <w:rPr>
          <w:rFonts w:hint="eastAsia"/>
          <w:color w:val="000000"/>
          <w:sz w:val="21"/>
          <w:szCs w:val="21"/>
        </w:rPr>
        <w:t>导致</w:t>
      </w:r>
      <w:r w:rsidR="007F653D">
        <w:rPr>
          <w:rFonts w:hint="eastAsia"/>
          <w:color w:val="000000"/>
          <w:sz w:val="21"/>
          <w:szCs w:val="21"/>
        </w:rPr>
        <w:t>路径</w:t>
      </w:r>
      <w:r w:rsidR="00AA612C" w:rsidRPr="00AA612C">
        <w:rPr>
          <w:rFonts w:hint="eastAsia"/>
          <w:color w:val="000000"/>
          <w:sz w:val="21"/>
          <w:szCs w:val="21"/>
        </w:rPr>
        <w:t>规划</w:t>
      </w:r>
      <w:r w:rsidR="007F653D">
        <w:rPr>
          <w:rFonts w:hint="eastAsia"/>
          <w:color w:val="000000"/>
          <w:sz w:val="21"/>
          <w:szCs w:val="21"/>
        </w:rPr>
        <w:t>和通信保持</w:t>
      </w:r>
      <w:r w:rsidR="00AA612C" w:rsidRPr="00AA612C">
        <w:rPr>
          <w:rFonts w:hint="eastAsia"/>
          <w:color w:val="000000"/>
          <w:sz w:val="21"/>
          <w:szCs w:val="21"/>
        </w:rPr>
        <w:t>稳定性下降等问题</w:t>
      </w:r>
      <w:r w:rsidR="00714449" w:rsidRPr="00714449">
        <w:rPr>
          <w:color w:val="000000"/>
          <w:sz w:val="21"/>
          <w:szCs w:val="21"/>
          <w:vertAlign w:val="superscript"/>
        </w:rPr>
        <w:fldChar w:fldCharType="begin"/>
      </w:r>
      <w:r w:rsidR="00714449" w:rsidRPr="00714449">
        <w:rPr>
          <w:color w:val="000000"/>
          <w:sz w:val="21"/>
          <w:szCs w:val="21"/>
          <w:vertAlign w:val="superscript"/>
        </w:rPr>
        <w:instrText xml:space="preserve"> </w:instrText>
      </w:r>
      <w:r w:rsidR="00714449" w:rsidRPr="00714449">
        <w:rPr>
          <w:rFonts w:hint="eastAsia"/>
          <w:color w:val="000000"/>
          <w:sz w:val="21"/>
          <w:szCs w:val="21"/>
          <w:vertAlign w:val="superscript"/>
        </w:rPr>
        <w:instrText>REF _Ref215479659 \r \h</w:instrText>
      </w:r>
      <w:r w:rsidR="00714449" w:rsidRPr="00714449">
        <w:rPr>
          <w:color w:val="000000"/>
          <w:sz w:val="21"/>
          <w:szCs w:val="21"/>
          <w:vertAlign w:val="superscript"/>
        </w:rPr>
        <w:instrText xml:space="preserve"> </w:instrText>
      </w:r>
      <w:r w:rsidR="00714449">
        <w:rPr>
          <w:color w:val="000000"/>
          <w:sz w:val="21"/>
          <w:szCs w:val="21"/>
          <w:vertAlign w:val="superscript"/>
        </w:rPr>
        <w:instrText xml:space="preserve"> \* MERGEFORMAT </w:instrText>
      </w:r>
      <w:r w:rsidR="00714449" w:rsidRPr="00714449">
        <w:rPr>
          <w:color w:val="000000"/>
          <w:sz w:val="21"/>
          <w:szCs w:val="21"/>
          <w:vertAlign w:val="superscript"/>
        </w:rPr>
      </w:r>
      <w:r w:rsidR="00714449" w:rsidRPr="00714449">
        <w:rPr>
          <w:color w:val="000000"/>
          <w:sz w:val="21"/>
          <w:szCs w:val="21"/>
          <w:vertAlign w:val="superscript"/>
        </w:rPr>
        <w:fldChar w:fldCharType="separate"/>
      </w:r>
      <w:r w:rsidR="00CE5DCB">
        <w:rPr>
          <w:color w:val="000000"/>
          <w:sz w:val="21"/>
          <w:szCs w:val="21"/>
          <w:vertAlign w:val="superscript"/>
        </w:rPr>
        <w:t>[22]</w:t>
      </w:r>
      <w:r w:rsidR="00714449" w:rsidRPr="00714449">
        <w:rPr>
          <w:color w:val="000000"/>
          <w:sz w:val="21"/>
          <w:szCs w:val="21"/>
          <w:vertAlign w:val="superscript"/>
        </w:rPr>
        <w:fldChar w:fldCharType="end"/>
      </w:r>
      <w:r w:rsidR="00AA612C" w:rsidRPr="00AA612C">
        <w:rPr>
          <w:rFonts w:hint="eastAsia"/>
          <w:color w:val="000000"/>
          <w:sz w:val="21"/>
          <w:szCs w:val="21"/>
        </w:rPr>
        <w:t>。</w:t>
      </w:r>
    </w:p>
    <w:bookmarkEnd w:id="12"/>
    <w:p w14:paraId="75DF5113" w14:textId="3C85424A" w:rsidR="00324D92" w:rsidRDefault="001A5B6D" w:rsidP="003429B3">
      <w:pPr>
        <w:spacing w:line="360" w:lineRule="auto"/>
        <w:ind w:firstLineChars="196" w:firstLine="412"/>
        <w:rPr>
          <w:color w:val="000000"/>
          <w:sz w:val="21"/>
          <w:szCs w:val="21"/>
        </w:rPr>
      </w:pPr>
      <w:r w:rsidRPr="0013068A">
        <w:rPr>
          <w:color w:val="000000"/>
          <w:sz w:val="21"/>
          <w:szCs w:val="21"/>
        </w:rPr>
        <w:t>针对上述</w:t>
      </w:r>
      <w:r w:rsidR="00203248">
        <w:rPr>
          <w:rFonts w:hint="eastAsia"/>
          <w:color w:val="000000"/>
          <w:sz w:val="21"/>
          <w:szCs w:val="21"/>
        </w:rPr>
        <w:t>问题</w:t>
      </w:r>
      <w:r w:rsidRPr="0013068A">
        <w:rPr>
          <w:color w:val="000000"/>
          <w:sz w:val="21"/>
          <w:szCs w:val="21"/>
        </w:rPr>
        <w:t>，本文提出了一种针对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r w:rsidR="003A6624">
        <w:rPr>
          <w:rFonts w:hint="eastAsia"/>
          <w:color w:val="000000"/>
          <w:sz w:val="21"/>
          <w:szCs w:val="21"/>
        </w:rPr>
        <w:t>结合</w:t>
      </w:r>
      <w:r w:rsidR="003A6624" w:rsidRPr="003A6624">
        <w:rPr>
          <w:rFonts w:hint="eastAsia"/>
          <w:color w:val="000000"/>
          <w:sz w:val="21"/>
          <w:szCs w:val="21"/>
        </w:rPr>
        <w:t>全局路径采样与局部人工势场法的</w:t>
      </w:r>
      <w:r w:rsidR="00811BF3">
        <w:rPr>
          <w:rFonts w:hint="eastAsia"/>
          <w:color w:val="000000"/>
          <w:sz w:val="21"/>
          <w:szCs w:val="21"/>
        </w:rPr>
        <w:t>连通</w:t>
      </w:r>
      <w:r w:rsidR="00A76699">
        <w:rPr>
          <w:rFonts w:hint="eastAsia"/>
          <w:color w:val="000000"/>
          <w:sz w:val="21"/>
          <w:szCs w:val="21"/>
        </w:rPr>
        <w:t>性</w:t>
      </w:r>
      <w:r w:rsidR="003A6624" w:rsidRPr="003A6624">
        <w:rPr>
          <w:rFonts w:hint="eastAsia"/>
          <w:color w:val="000000"/>
          <w:sz w:val="21"/>
          <w:szCs w:val="21"/>
        </w:rPr>
        <w:t>保持路径规划方法（</w:t>
      </w:r>
      <w:commentRangeStart w:id="25"/>
      <w:commentRangeStart w:id="26"/>
      <w:r w:rsidR="003A6624" w:rsidRPr="003A6624">
        <w:rPr>
          <w:rFonts w:hint="eastAsia"/>
          <w:color w:val="000000"/>
          <w:sz w:val="21"/>
          <w:szCs w:val="21"/>
        </w:rPr>
        <w:t>C-RRT*-APF</w:t>
      </w:r>
      <w:commentRangeEnd w:id="25"/>
      <w:r w:rsidR="000A1501">
        <w:rPr>
          <w:rStyle w:val="ac"/>
        </w:rPr>
        <w:commentReference w:id="25"/>
      </w:r>
      <w:commentRangeEnd w:id="26"/>
      <w:r w:rsidR="00E520F6">
        <w:rPr>
          <w:rStyle w:val="ac"/>
        </w:rPr>
        <w:commentReference w:id="26"/>
      </w:r>
      <w:r w:rsidR="003A6624" w:rsidRPr="003A6624">
        <w:rPr>
          <w:rFonts w:hint="eastAsia"/>
          <w:color w:val="000000"/>
          <w:sz w:val="21"/>
          <w:szCs w:val="21"/>
        </w:rPr>
        <w:t>）</w:t>
      </w:r>
      <w:r w:rsidRPr="0013068A">
        <w:rPr>
          <w:color w:val="000000"/>
          <w:sz w:val="21"/>
          <w:szCs w:val="21"/>
        </w:rPr>
        <w:t>。</w:t>
      </w:r>
      <w:r w:rsidR="002C65A5" w:rsidRPr="002C65A5">
        <w:rPr>
          <w:rFonts w:hint="eastAsia"/>
          <w:color w:val="000000"/>
          <w:sz w:val="21"/>
          <w:szCs w:val="21"/>
        </w:rPr>
        <w:t>该算法通过全局路径采样</w:t>
      </w:r>
      <w:r w:rsidR="00324D92">
        <w:rPr>
          <w:rFonts w:hint="eastAsia"/>
          <w:color w:val="000000"/>
          <w:sz w:val="21"/>
          <w:szCs w:val="21"/>
        </w:rPr>
        <w:t>结合</w:t>
      </w:r>
      <w:r w:rsidR="002C65A5" w:rsidRPr="002C65A5">
        <w:rPr>
          <w:rFonts w:hint="eastAsia"/>
          <w:color w:val="000000"/>
          <w:sz w:val="21"/>
          <w:szCs w:val="21"/>
        </w:rPr>
        <w:t>局部人工势场</w:t>
      </w:r>
      <w:r w:rsidR="00324D92">
        <w:rPr>
          <w:rFonts w:hint="eastAsia"/>
          <w:color w:val="000000"/>
          <w:sz w:val="21"/>
          <w:szCs w:val="21"/>
        </w:rPr>
        <w:t>的</w:t>
      </w:r>
      <w:r w:rsidR="002C65A5" w:rsidRPr="002C65A5">
        <w:rPr>
          <w:rFonts w:hint="eastAsia"/>
          <w:color w:val="000000"/>
          <w:sz w:val="21"/>
          <w:szCs w:val="21"/>
        </w:rPr>
        <w:t>双层机制，将全局任务导向与局部避障通信控制相结合，以兼顾大规模集群的扩展性与通信可靠性。主要创新点如下</w:t>
      </w:r>
      <w:r w:rsidR="00681669" w:rsidRPr="00681669">
        <w:rPr>
          <w:color w:val="000000"/>
          <w:sz w:val="21"/>
          <w:szCs w:val="21"/>
        </w:rPr>
        <w:t>：</w:t>
      </w:r>
    </w:p>
    <w:p w14:paraId="1DEE96C0" w14:textId="2684B97B" w:rsidR="00324D92" w:rsidRPr="00324D92" w:rsidDel="00417F3E" w:rsidRDefault="00324D92" w:rsidP="00324D92">
      <w:pPr>
        <w:spacing w:line="360" w:lineRule="auto"/>
        <w:ind w:firstLineChars="196" w:firstLine="412"/>
        <w:rPr>
          <w:del w:id="27" w:author="Lianghui Ding" w:date="2025-11-30T14:31:00Z"/>
          <w:color w:val="000000"/>
          <w:sz w:val="21"/>
          <w:szCs w:val="21"/>
        </w:rPr>
      </w:pPr>
      <w:r w:rsidRPr="00324D92">
        <w:rPr>
          <w:rFonts w:hint="eastAsia"/>
          <w:color w:val="000000"/>
          <w:sz w:val="21"/>
          <w:szCs w:val="21"/>
        </w:rPr>
        <w:t>1</w:t>
      </w:r>
      <w:r w:rsidRPr="00324D92">
        <w:rPr>
          <w:rFonts w:hint="eastAsia"/>
          <w:color w:val="000000"/>
          <w:sz w:val="21"/>
          <w:szCs w:val="21"/>
        </w:rPr>
        <w:t>）面向大规模</w:t>
      </w:r>
      <w:r w:rsidR="008976F0">
        <w:rPr>
          <w:rFonts w:hint="eastAsia"/>
          <w:color w:val="000000"/>
          <w:sz w:val="21"/>
          <w:szCs w:val="21"/>
        </w:rPr>
        <w:t>无人机</w:t>
      </w:r>
      <w:r w:rsidRPr="00324D92">
        <w:rPr>
          <w:rFonts w:hint="eastAsia"/>
          <w:color w:val="000000"/>
          <w:sz w:val="21"/>
          <w:szCs w:val="21"/>
        </w:rPr>
        <w:t>集群的分簇分层协同</w:t>
      </w:r>
      <w:r w:rsidR="00EB7A08">
        <w:rPr>
          <w:rFonts w:hint="eastAsia"/>
          <w:color w:val="000000"/>
          <w:sz w:val="21"/>
          <w:szCs w:val="21"/>
        </w:rPr>
        <w:t>路径规划架构</w:t>
      </w:r>
      <w:r w:rsidR="00417F3E">
        <w:rPr>
          <w:rFonts w:hint="eastAsia"/>
          <w:color w:val="000000"/>
          <w:sz w:val="21"/>
          <w:szCs w:val="21"/>
        </w:rPr>
        <w:t>：</w:t>
      </w:r>
    </w:p>
    <w:p w14:paraId="32B78944" w14:textId="7D187B1A" w:rsidR="00324D92" w:rsidRPr="00681669" w:rsidRDefault="00324D92" w:rsidP="00324D92">
      <w:pPr>
        <w:spacing w:line="360" w:lineRule="auto"/>
        <w:ind w:firstLineChars="196" w:firstLine="412"/>
        <w:rPr>
          <w:color w:val="000000"/>
          <w:sz w:val="21"/>
          <w:szCs w:val="21"/>
        </w:rPr>
      </w:pPr>
      <w:r w:rsidRPr="00324D92">
        <w:rPr>
          <w:rFonts w:hint="eastAsia"/>
          <w:color w:val="000000"/>
          <w:sz w:val="21"/>
          <w:szCs w:val="21"/>
        </w:rPr>
        <w:t>针对</w:t>
      </w:r>
      <w:r w:rsidR="008976F0">
        <w:rPr>
          <w:rFonts w:hint="eastAsia"/>
          <w:color w:val="000000"/>
          <w:sz w:val="21"/>
          <w:szCs w:val="21"/>
        </w:rPr>
        <w:t>现有</w:t>
      </w:r>
      <w:r w:rsidRPr="00324D92">
        <w:rPr>
          <w:rFonts w:hint="eastAsia"/>
          <w:color w:val="000000"/>
          <w:sz w:val="21"/>
          <w:szCs w:val="21"/>
        </w:rPr>
        <w:t>改进人工势场算法在多无人机集群</w:t>
      </w:r>
      <w:r w:rsidRPr="00324D92">
        <w:rPr>
          <w:rFonts w:hint="eastAsia"/>
          <w:color w:val="000000"/>
          <w:sz w:val="21"/>
          <w:szCs w:val="21"/>
        </w:rPr>
        <w:lastRenderedPageBreak/>
        <w:t>中易因多源势场叠加而产生震荡与死锁、导致规划失效的问题，本文引入基于分簇的层次化规划架构。首先将大规模无人机集群</w:t>
      </w:r>
      <w:r w:rsidR="008976F0">
        <w:rPr>
          <w:rFonts w:hint="eastAsia"/>
          <w:color w:val="000000"/>
          <w:sz w:val="21"/>
          <w:szCs w:val="21"/>
        </w:rPr>
        <w:t>静态</w:t>
      </w:r>
      <w:r w:rsidRPr="00324D92">
        <w:rPr>
          <w:rFonts w:hint="eastAsia"/>
          <w:color w:val="000000"/>
          <w:sz w:val="21"/>
          <w:szCs w:val="21"/>
        </w:rPr>
        <w:t>划分为多个簇，并在全局层采用带有簇间</w:t>
      </w:r>
      <w:r w:rsidRPr="00324D92">
        <w:rPr>
          <w:color w:val="000000"/>
          <w:sz w:val="21"/>
          <w:szCs w:val="21"/>
        </w:rPr>
        <w:t>Fréchet</w:t>
      </w:r>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r w:rsidR="00646C15">
        <w:rPr>
          <w:rFonts w:hint="eastAsia"/>
          <w:color w:val="000000"/>
          <w:sz w:val="21"/>
          <w:szCs w:val="21"/>
        </w:rPr>
        <w:t>簇间约束</w:t>
      </w:r>
      <w:r w:rsidRPr="00324D92">
        <w:rPr>
          <w:rFonts w:hint="eastAsia"/>
          <w:color w:val="000000"/>
          <w:sz w:val="21"/>
          <w:szCs w:val="21"/>
        </w:rPr>
        <w:t>；</w:t>
      </w:r>
      <w:commentRangeStart w:id="28"/>
      <w:r w:rsidRPr="00324D92">
        <w:rPr>
          <w:rFonts w:hint="eastAsia"/>
          <w:color w:val="000000"/>
          <w:sz w:val="21"/>
          <w:szCs w:val="21"/>
        </w:rPr>
        <w:t>其次在局部层中</w:t>
      </w:r>
      <w:commentRangeEnd w:id="28"/>
      <w:r w:rsidR="00915CD8">
        <w:rPr>
          <w:rStyle w:val="ac"/>
        </w:rPr>
        <w:commentReference w:id="28"/>
      </w:r>
      <w:r w:rsidRPr="00324D92">
        <w:rPr>
          <w:rFonts w:hint="eastAsia"/>
          <w:color w:val="000000"/>
          <w:sz w:val="21"/>
          <w:szCs w:val="21"/>
        </w:rPr>
        <w:t>，利用</w:t>
      </w:r>
      <w:r w:rsidR="008976F0">
        <w:rPr>
          <w:rFonts w:hint="eastAsia"/>
          <w:color w:val="000000"/>
          <w:sz w:val="21"/>
          <w:szCs w:val="21"/>
        </w:rPr>
        <w:t>所提的</w:t>
      </w:r>
      <w:r w:rsidRPr="00324D92">
        <w:rPr>
          <w:rFonts w:hint="eastAsia"/>
          <w:color w:val="000000"/>
          <w:sz w:val="21"/>
          <w:szCs w:val="21"/>
        </w:rPr>
        <w:t>改进人工势场实现各簇内的避障</w:t>
      </w:r>
      <w:r w:rsidR="008976F0">
        <w:rPr>
          <w:rFonts w:hint="eastAsia"/>
          <w:color w:val="000000"/>
          <w:sz w:val="21"/>
          <w:szCs w:val="21"/>
        </w:rPr>
        <w:t>与</w:t>
      </w:r>
      <w:r w:rsidRPr="00324D92">
        <w:rPr>
          <w:rFonts w:hint="eastAsia"/>
          <w:color w:val="000000"/>
          <w:sz w:val="21"/>
          <w:szCs w:val="21"/>
        </w:rPr>
        <w:t>通信保持。该分层机制显著降低了势场耦合度与计算复杂度，提高了大规模环境下的算法稳定性与实时性。</w:t>
      </w:r>
    </w:p>
    <w:p w14:paraId="57AB86B8" w14:textId="78BCD22A" w:rsidR="00324D92" w:rsidDel="00EB7A08" w:rsidRDefault="00324D92" w:rsidP="00324D92">
      <w:pPr>
        <w:spacing w:line="360" w:lineRule="auto"/>
        <w:ind w:firstLineChars="196" w:firstLine="412"/>
        <w:rPr>
          <w:del w:id="29" w:author="Lianghui Ding" w:date="2025-11-30T14:31:00Z"/>
          <w:color w:val="000000"/>
          <w:sz w:val="21"/>
          <w:szCs w:val="21"/>
        </w:rPr>
      </w:pPr>
      <w:r w:rsidRPr="00324D92">
        <w:rPr>
          <w:rFonts w:hint="eastAsia"/>
          <w:color w:val="000000"/>
          <w:sz w:val="21"/>
          <w:szCs w:val="21"/>
        </w:rPr>
        <w:t>2</w:t>
      </w:r>
      <w:r w:rsidRPr="00324D92">
        <w:rPr>
          <w:rFonts w:hint="eastAsia"/>
          <w:color w:val="000000"/>
          <w:sz w:val="21"/>
          <w:szCs w:val="21"/>
        </w:rPr>
        <w:t>）面向通信保持的</w:t>
      </w:r>
      <w:r w:rsidR="00646C15">
        <w:rPr>
          <w:rFonts w:hint="eastAsia"/>
          <w:color w:val="000000"/>
          <w:sz w:val="21"/>
          <w:szCs w:val="21"/>
        </w:rPr>
        <w:t>局部</w:t>
      </w:r>
      <w:r w:rsidR="008976F0">
        <w:rPr>
          <w:rFonts w:hint="eastAsia"/>
          <w:color w:val="000000"/>
          <w:sz w:val="21"/>
          <w:szCs w:val="21"/>
        </w:rPr>
        <w:t>M</w:t>
      </w:r>
      <w:r w:rsidR="008976F0">
        <w:rPr>
          <w:color w:val="000000"/>
          <w:sz w:val="21"/>
          <w:szCs w:val="21"/>
        </w:rPr>
        <w:t>BST-APF</w:t>
      </w:r>
      <w:r>
        <w:rPr>
          <w:rFonts w:hint="eastAsia"/>
          <w:color w:val="000000"/>
          <w:sz w:val="21"/>
          <w:szCs w:val="21"/>
        </w:rPr>
        <w:t>规划</w:t>
      </w:r>
      <w:r w:rsidRPr="00324D92">
        <w:rPr>
          <w:rFonts w:hint="eastAsia"/>
          <w:color w:val="000000"/>
          <w:sz w:val="21"/>
          <w:szCs w:val="21"/>
        </w:rPr>
        <w:t>机制</w:t>
      </w:r>
      <w:r w:rsidR="00EB7A08">
        <w:rPr>
          <w:rFonts w:hint="eastAsia"/>
          <w:color w:val="000000"/>
          <w:sz w:val="21"/>
          <w:szCs w:val="21"/>
        </w:rPr>
        <w:t>：</w:t>
      </w:r>
    </w:p>
    <w:p w14:paraId="3A8340BA" w14:textId="083A43A9" w:rsidR="004046E3" w:rsidRPr="00643FFA" w:rsidRDefault="004046E3" w:rsidP="004046E3">
      <w:pPr>
        <w:spacing w:line="360" w:lineRule="auto"/>
        <w:ind w:firstLineChars="196" w:firstLine="412"/>
        <w:rPr>
          <w:color w:val="000000"/>
          <w:sz w:val="21"/>
          <w:szCs w:val="21"/>
        </w:rPr>
      </w:pPr>
      <w:r w:rsidRPr="004046E3">
        <w:rPr>
          <w:rFonts w:hint="eastAsia"/>
          <w:color w:val="000000"/>
          <w:sz w:val="21"/>
          <w:szCs w:val="21"/>
        </w:rPr>
        <w:t>针对复杂环境下通信连通保持困难的问题，本文在局部路径规划层提出基于最</w:t>
      </w:r>
      <w:r w:rsidR="00646C15">
        <w:rPr>
          <w:rFonts w:hint="eastAsia"/>
          <w:color w:val="000000"/>
          <w:sz w:val="21"/>
          <w:szCs w:val="21"/>
        </w:rPr>
        <w:t>大</w:t>
      </w:r>
      <w:r w:rsidR="00D4645F">
        <w:rPr>
          <w:rFonts w:hint="eastAsia"/>
          <w:color w:val="000000"/>
          <w:sz w:val="21"/>
          <w:szCs w:val="21"/>
        </w:rPr>
        <w:t>S</w:t>
      </w:r>
      <w:r w:rsidR="00D4645F">
        <w:rPr>
          <w:color w:val="000000"/>
          <w:sz w:val="21"/>
          <w:szCs w:val="21"/>
        </w:rPr>
        <w:t>INR</w:t>
      </w:r>
      <w:r w:rsidR="00646C15">
        <w:rPr>
          <w:rFonts w:hint="eastAsia"/>
          <w:color w:val="000000"/>
          <w:sz w:val="21"/>
          <w:szCs w:val="21"/>
        </w:rPr>
        <w:t>瓶颈</w:t>
      </w:r>
      <w:r w:rsidRPr="004046E3">
        <w:rPr>
          <w:rFonts w:hint="eastAsia"/>
          <w:color w:val="000000"/>
          <w:sz w:val="21"/>
          <w:szCs w:val="21"/>
        </w:rPr>
        <w:t>生成树（</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ST-APF</w:t>
      </w:r>
      <w:r w:rsidRPr="004046E3">
        <w:rPr>
          <w:rFonts w:hint="eastAsia"/>
          <w:color w:val="000000"/>
          <w:sz w:val="21"/>
          <w:szCs w:val="21"/>
        </w:rPr>
        <w:t>）。该方法</w:t>
      </w:r>
      <w:r w:rsidR="009530D1">
        <w:rPr>
          <w:rFonts w:hint="eastAsia"/>
          <w:color w:val="000000"/>
          <w:sz w:val="21"/>
          <w:szCs w:val="21"/>
        </w:rPr>
        <w:t>除了计算每架无人机全局路径规划对应的下一关键点目标吸引力和碰撞避免斥力以外，同时</w:t>
      </w:r>
      <w:r w:rsidRPr="004046E3">
        <w:rPr>
          <w:rFonts w:hint="eastAsia"/>
          <w:color w:val="000000"/>
          <w:sz w:val="21"/>
          <w:szCs w:val="21"/>
        </w:rPr>
        <w:t>在每个时间步根据</w:t>
      </w:r>
      <w:r w:rsidR="008976F0">
        <w:rPr>
          <w:rFonts w:hint="eastAsia"/>
          <w:color w:val="000000"/>
          <w:sz w:val="21"/>
          <w:szCs w:val="21"/>
        </w:rPr>
        <w:t>各</w:t>
      </w:r>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r w:rsidR="00646C15">
        <w:rPr>
          <w:rFonts w:hint="eastAsia"/>
          <w:color w:val="000000"/>
          <w:sz w:val="21"/>
          <w:szCs w:val="21"/>
        </w:rPr>
        <w:t>计算并</w:t>
      </w:r>
      <w:r w:rsidRPr="004046E3">
        <w:rPr>
          <w:rFonts w:hint="eastAsia"/>
          <w:color w:val="000000"/>
          <w:sz w:val="21"/>
          <w:szCs w:val="21"/>
        </w:rPr>
        <w:t>更新</w:t>
      </w:r>
      <w:r w:rsidRPr="004046E3">
        <w:rPr>
          <w:rFonts w:hint="eastAsia"/>
          <w:color w:val="000000"/>
          <w:sz w:val="21"/>
          <w:szCs w:val="21"/>
        </w:rPr>
        <w:t>M</w:t>
      </w:r>
      <w:r w:rsidR="00646C15">
        <w:rPr>
          <w:color w:val="000000"/>
          <w:sz w:val="21"/>
          <w:szCs w:val="21"/>
        </w:rPr>
        <w:t>B</w:t>
      </w:r>
      <w:r w:rsidRPr="004046E3">
        <w:rPr>
          <w:rFonts w:hint="eastAsia"/>
          <w:color w:val="000000"/>
          <w:sz w:val="21"/>
          <w:szCs w:val="21"/>
        </w:rPr>
        <w:t>ST</w:t>
      </w:r>
      <w:r w:rsidRPr="004046E3">
        <w:rPr>
          <w:rFonts w:hint="eastAsia"/>
          <w:color w:val="000000"/>
          <w:sz w:val="21"/>
          <w:szCs w:val="21"/>
        </w:rPr>
        <w:t>，仅保留关键通信链路以计算</w:t>
      </w:r>
      <w:r w:rsidR="00646C15">
        <w:rPr>
          <w:rFonts w:hint="eastAsia"/>
          <w:color w:val="000000"/>
          <w:sz w:val="21"/>
          <w:szCs w:val="21"/>
        </w:rPr>
        <w:t>各无人机</w:t>
      </w:r>
      <w:r>
        <w:rPr>
          <w:rFonts w:hint="eastAsia"/>
          <w:color w:val="000000"/>
          <w:sz w:val="21"/>
          <w:szCs w:val="21"/>
        </w:rPr>
        <w:t>通信保持</w:t>
      </w:r>
      <w:r w:rsidRPr="004046E3">
        <w:rPr>
          <w:rFonts w:hint="eastAsia"/>
          <w:color w:val="000000"/>
          <w:sz w:val="21"/>
          <w:szCs w:val="21"/>
        </w:rPr>
        <w:t>引力，实现自适应位置调整与链路补偿。与传统全</w:t>
      </w:r>
      <w:r w:rsidR="008976F0">
        <w:rPr>
          <w:rFonts w:hint="eastAsia"/>
          <w:color w:val="000000"/>
          <w:sz w:val="21"/>
          <w:szCs w:val="21"/>
        </w:rPr>
        <w:t>通信</w:t>
      </w:r>
      <w:r w:rsidRPr="004046E3">
        <w:rPr>
          <w:rFonts w:hint="eastAsia"/>
          <w:color w:val="000000"/>
          <w:sz w:val="21"/>
          <w:szCs w:val="21"/>
        </w:rPr>
        <w:t>链路吸引或固定</w:t>
      </w:r>
      <w:r w:rsidR="00646C15">
        <w:rPr>
          <w:rFonts w:hint="eastAsia"/>
          <w:color w:val="000000"/>
          <w:sz w:val="21"/>
          <w:szCs w:val="21"/>
        </w:rPr>
        <w:t>距离</w:t>
      </w:r>
      <w:r w:rsidRPr="004046E3">
        <w:rPr>
          <w:rFonts w:hint="eastAsia"/>
          <w:color w:val="000000"/>
          <w:sz w:val="21"/>
          <w:szCs w:val="21"/>
        </w:rPr>
        <w:t>邻域模型相比，该机制有效削弱</w:t>
      </w:r>
      <w:r w:rsidR="009530D1">
        <w:rPr>
          <w:rFonts w:hint="eastAsia"/>
          <w:color w:val="000000"/>
          <w:sz w:val="21"/>
          <w:szCs w:val="21"/>
        </w:rPr>
        <w:t>多源</w:t>
      </w:r>
      <w:r w:rsidRPr="004046E3">
        <w:rPr>
          <w:rFonts w:hint="eastAsia"/>
          <w:color w:val="000000"/>
          <w:sz w:val="21"/>
          <w:szCs w:val="21"/>
        </w:rPr>
        <w:t>势场叠加导致的震荡与死锁，降低计算复杂度并提升通信连通稳定性，同时与全局</w:t>
      </w:r>
      <w:r w:rsidR="00646C15">
        <w:rPr>
          <w:rFonts w:hint="eastAsia"/>
          <w:color w:val="000000"/>
          <w:sz w:val="21"/>
          <w:szCs w:val="21"/>
        </w:rPr>
        <w:t>C</w:t>
      </w:r>
      <w:r w:rsidR="00646C15">
        <w:rPr>
          <w:color w:val="000000"/>
          <w:sz w:val="21"/>
          <w:szCs w:val="21"/>
        </w:rPr>
        <w:t>-</w:t>
      </w:r>
      <w:r w:rsidRPr="004046E3">
        <w:rPr>
          <w:rFonts w:hint="eastAsia"/>
          <w:color w:val="000000"/>
          <w:sz w:val="21"/>
          <w:szCs w:val="21"/>
        </w:rPr>
        <w:t>RRT</w:t>
      </w:r>
      <w:r w:rsidR="009530D1">
        <w:rPr>
          <w:color w:val="000000"/>
          <w:sz w:val="21"/>
          <w:szCs w:val="21"/>
        </w:rPr>
        <w:t>*</w:t>
      </w:r>
      <w:r w:rsidR="008976F0">
        <w:rPr>
          <w:rFonts w:hint="eastAsia"/>
          <w:color w:val="000000"/>
          <w:sz w:val="21"/>
          <w:szCs w:val="21"/>
        </w:rPr>
        <w:t>规划</w:t>
      </w:r>
      <w:r w:rsidRPr="004046E3">
        <w:rPr>
          <w:rFonts w:hint="eastAsia"/>
          <w:color w:val="000000"/>
          <w:sz w:val="21"/>
          <w:szCs w:val="21"/>
        </w:rPr>
        <w:t>协同实现路径规划与通信保持的双层优化。</w:t>
      </w:r>
    </w:p>
    <w:p w14:paraId="0BC4A1AE" w14:textId="15AB32F1" w:rsidR="00B05CCD" w:rsidRDefault="0060579F" w:rsidP="003429B3">
      <w:pPr>
        <w:spacing w:line="360" w:lineRule="auto"/>
        <w:ind w:firstLineChars="196" w:firstLine="412"/>
        <w:rPr>
          <w:color w:val="000000"/>
          <w:sz w:val="21"/>
          <w:szCs w:val="21"/>
        </w:rPr>
      </w:pPr>
      <w:r>
        <w:rPr>
          <w:rFonts w:hint="eastAsia"/>
          <w:color w:val="000000"/>
          <w:sz w:val="21"/>
          <w:szCs w:val="21"/>
        </w:rPr>
        <w:t>本项目</w:t>
      </w:r>
      <w:r w:rsidR="002862C6">
        <w:rPr>
          <w:rFonts w:hint="eastAsia"/>
          <w:color w:val="000000"/>
          <w:sz w:val="21"/>
          <w:szCs w:val="21"/>
        </w:rPr>
        <w:t>构建</w:t>
      </w:r>
      <w:r>
        <w:rPr>
          <w:rFonts w:hint="eastAsia"/>
          <w:color w:val="000000"/>
          <w:sz w:val="21"/>
          <w:szCs w:val="21"/>
        </w:rPr>
        <w:t>了</w:t>
      </w:r>
      <w:r w:rsidR="002862C6">
        <w:rPr>
          <w:rFonts w:hint="eastAsia"/>
          <w:color w:val="000000"/>
          <w:sz w:val="21"/>
          <w:szCs w:val="21"/>
        </w:rPr>
        <w:t>建筑</w:t>
      </w:r>
      <w:r>
        <w:rPr>
          <w:rFonts w:hint="eastAsia"/>
          <w:color w:val="000000"/>
          <w:sz w:val="21"/>
          <w:szCs w:val="21"/>
        </w:rPr>
        <w:t>数量与</w:t>
      </w:r>
      <w:r w:rsidR="002862C6">
        <w:rPr>
          <w:rFonts w:hint="eastAsia"/>
          <w:color w:val="000000"/>
          <w:sz w:val="21"/>
          <w:szCs w:val="21"/>
        </w:rPr>
        <w:t>干扰</w:t>
      </w:r>
      <w:r>
        <w:rPr>
          <w:rFonts w:hint="eastAsia"/>
          <w:color w:val="000000"/>
          <w:sz w:val="21"/>
          <w:szCs w:val="21"/>
        </w:rPr>
        <w:t>变化的</w:t>
      </w:r>
      <w:r w:rsidR="002862C6">
        <w:rPr>
          <w:rFonts w:hint="eastAsia"/>
          <w:color w:val="000000"/>
          <w:sz w:val="21"/>
          <w:szCs w:val="21"/>
        </w:rPr>
        <w:t>复杂城市作战</w:t>
      </w:r>
      <w:r w:rsidR="00390CAD">
        <w:rPr>
          <w:rFonts w:hint="eastAsia"/>
          <w:color w:val="000000"/>
          <w:sz w:val="21"/>
          <w:szCs w:val="21"/>
        </w:rPr>
        <w:t>环境</w:t>
      </w:r>
      <w:r w:rsidR="002862C6">
        <w:rPr>
          <w:rFonts w:hint="eastAsia"/>
          <w:color w:val="000000"/>
          <w:sz w:val="21"/>
          <w:szCs w:val="21"/>
        </w:rPr>
        <w:t>仿真，</w:t>
      </w:r>
      <w:r w:rsidR="0057175B">
        <w:rPr>
          <w:rFonts w:hint="eastAsia"/>
          <w:color w:val="000000"/>
          <w:sz w:val="21"/>
          <w:szCs w:val="21"/>
        </w:rPr>
        <w:t>针对最多</w:t>
      </w:r>
      <w:r w:rsidR="0057175B">
        <w:rPr>
          <w:rFonts w:hint="eastAsia"/>
          <w:color w:val="000000"/>
          <w:sz w:val="21"/>
          <w:szCs w:val="21"/>
        </w:rPr>
        <w:t>3</w:t>
      </w:r>
      <w:r w:rsidR="0057175B">
        <w:rPr>
          <w:color w:val="000000"/>
          <w:sz w:val="21"/>
          <w:szCs w:val="21"/>
        </w:rPr>
        <w:t>6</w:t>
      </w:r>
      <w:r w:rsidR="0057175B">
        <w:rPr>
          <w:rFonts w:hint="eastAsia"/>
          <w:color w:val="000000"/>
          <w:sz w:val="21"/>
          <w:szCs w:val="21"/>
        </w:rPr>
        <w:t>节点仿真</w:t>
      </w:r>
      <w:r w:rsidR="00390CAD">
        <w:rPr>
          <w:rFonts w:hint="eastAsia"/>
          <w:color w:val="000000"/>
          <w:sz w:val="21"/>
          <w:szCs w:val="21"/>
        </w:rPr>
        <w:t>表明，</w:t>
      </w:r>
      <w:r w:rsidR="0057175B">
        <w:rPr>
          <w:rFonts w:hint="eastAsia"/>
          <w:color w:val="000000"/>
          <w:sz w:val="21"/>
          <w:szCs w:val="21"/>
        </w:rPr>
        <w:t>与通信保持路径规划算法</w:t>
      </w:r>
      <w:r w:rsidR="0057175B">
        <w:rPr>
          <w:rFonts w:hint="eastAsia"/>
          <w:color w:val="000000"/>
          <w:sz w:val="21"/>
          <w:szCs w:val="21"/>
        </w:rPr>
        <w:t>C</w:t>
      </w:r>
      <w:r w:rsidR="0057175B">
        <w:rPr>
          <w:color w:val="000000"/>
          <w:sz w:val="21"/>
          <w:szCs w:val="21"/>
        </w:rPr>
        <w:t>MUPF</w:t>
      </w:r>
      <w:r w:rsidR="0057175B">
        <w:rPr>
          <w:rFonts w:hint="eastAsia"/>
          <w:color w:val="000000"/>
          <w:sz w:val="21"/>
          <w:szCs w:val="21"/>
        </w:rPr>
        <w:t>相比，</w:t>
      </w:r>
      <w:r w:rsidR="003429B3" w:rsidRPr="003429B3">
        <w:rPr>
          <w:color w:val="000000"/>
          <w:sz w:val="21"/>
          <w:szCs w:val="21"/>
        </w:rPr>
        <w:t>本文提出的</w:t>
      </w:r>
      <w:r w:rsidR="003429B3" w:rsidRPr="003429B3">
        <w:rPr>
          <w:color w:val="000000"/>
          <w:sz w:val="21"/>
          <w:szCs w:val="21"/>
        </w:rPr>
        <w:t xml:space="preserve"> C-RRT*-APF </w:t>
      </w:r>
      <w:r w:rsidR="003429B3" w:rsidRPr="003429B3">
        <w:rPr>
          <w:color w:val="000000"/>
          <w:sz w:val="21"/>
          <w:szCs w:val="21"/>
        </w:rPr>
        <w:t>算法</w:t>
      </w:r>
      <w:r w:rsidR="00AE4183">
        <w:rPr>
          <w:rFonts w:hint="eastAsia"/>
          <w:color w:val="000000"/>
          <w:sz w:val="21"/>
          <w:szCs w:val="21"/>
        </w:rPr>
        <w:t>路径规划效率提升了</w:t>
      </w:r>
      <w:r w:rsidR="00A651F6">
        <w:rPr>
          <w:rFonts w:hint="eastAsia"/>
          <w:color w:val="000000"/>
          <w:sz w:val="21"/>
          <w:szCs w:val="21"/>
        </w:rPr>
        <w:t>2</w:t>
      </w:r>
      <w:r w:rsidR="00A651F6">
        <w:rPr>
          <w:color w:val="000000"/>
          <w:sz w:val="21"/>
          <w:szCs w:val="21"/>
        </w:rPr>
        <w:t>6.7</w:t>
      </w:r>
      <w:r w:rsidR="00AE4183">
        <w:rPr>
          <w:color w:val="000000"/>
          <w:sz w:val="21"/>
          <w:szCs w:val="21"/>
        </w:rPr>
        <w:t>%</w:t>
      </w:r>
      <w:r w:rsidR="00AE4183">
        <w:rPr>
          <w:rFonts w:hint="eastAsia"/>
          <w:color w:val="000000"/>
          <w:sz w:val="21"/>
          <w:szCs w:val="21"/>
        </w:rPr>
        <w:t>，通信连通率提升了</w:t>
      </w:r>
      <w:r w:rsidR="00A76699">
        <w:rPr>
          <w:color w:val="000000"/>
          <w:sz w:val="21"/>
          <w:szCs w:val="21"/>
        </w:rPr>
        <w:t>17</w:t>
      </w:r>
      <w:r w:rsidR="00B148C0">
        <w:rPr>
          <w:color w:val="000000"/>
          <w:sz w:val="21"/>
          <w:szCs w:val="21"/>
        </w:rPr>
        <w:t>%</w:t>
      </w:r>
      <w:r w:rsidR="003429B3" w:rsidRPr="003429B3">
        <w:rPr>
          <w:color w:val="000000"/>
          <w:sz w:val="21"/>
          <w:szCs w:val="21"/>
        </w:rPr>
        <w:t>。</w:t>
      </w:r>
    </w:p>
    <w:p w14:paraId="2A41DFA3" w14:textId="5C92EE16" w:rsidR="003429B3" w:rsidRDefault="00AE4183" w:rsidP="003429B3">
      <w:pPr>
        <w:spacing w:line="360" w:lineRule="auto"/>
        <w:ind w:firstLineChars="196" w:firstLine="412"/>
        <w:rPr>
          <w:color w:val="000000"/>
          <w:sz w:val="21"/>
          <w:szCs w:val="21"/>
        </w:rPr>
      </w:pPr>
      <w:r w:rsidRPr="00AE4183">
        <w:rPr>
          <w:rFonts w:hint="eastAsia"/>
          <w:color w:val="000000"/>
          <w:sz w:val="21"/>
          <w:szCs w:val="21"/>
        </w:rPr>
        <w:t>本文的结构安排如下：第二章建立系统模型，描述城市作战环境下的场景建模与通信建模，为后续算法设计提供理论基础。第三章提出</w:t>
      </w:r>
      <w:r w:rsidRPr="00AE4183">
        <w:rPr>
          <w:rFonts w:hint="eastAsia"/>
          <w:color w:val="000000"/>
          <w:sz w:val="21"/>
          <w:szCs w:val="21"/>
        </w:rPr>
        <w:t xml:space="preserve"> C-RRT*-APF </w:t>
      </w:r>
      <w:r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r w:rsidR="00B53227">
        <w:rPr>
          <w:rFonts w:hint="eastAsia"/>
          <w:color w:val="000000"/>
          <w:sz w:val="21"/>
          <w:szCs w:val="21"/>
        </w:rPr>
        <w:t>数量、</w:t>
      </w:r>
      <w:r w:rsidRPr="00AE4183">
        <w:rPr>
          <w:rFonts w:hint="eastAsia"/>
          <w:color w:val="000000"/>
          <w:sz w:val="21"/>
          <w:szCs w:val="21"/>
        </w:rPr>
        <w:t>无人机数量</w:t>
      </w:r>
      <w:r w:rsidR="00B53227">
        <w:rPr>
          <w:rFonts w:hint="eastAsia"/>
          <w:color w:val="000000"/>
          <w:sz w:val="21"/>
          <w:szCs w:val="21"/>
        </w:rPr>
        <w:t>、干扰数量和干扰功率</w:t>
      </w:r>
      <w:r w:rsidRPr="00AE4183">
        <w:rPr>
          <w:rFonts w:hint="eastAsia"/>
          <w:color w:val="000000"/>
          <w:sz w:val="21"/>
          <w:szCs w:val="21"/>
        </w:rPr>
        <w:t>等因素的影响。第五章对全文工作进行总结</w:t>
      </w:r>
      <w:r w:rsidR="00CA45CA">
        <w:rPr>
          <w:rFonts w:hint="eastAsia"/>
          <w:color w:val="000000"/>
          <w:sz w:val="21"/>
          <w:szCs w:val="21"/>
        </w:rPr>
        <w:t>。</w:t>
      </w:r>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70305FD5" w:rsidR="00F548C2" w:rsidRDefault="00B2357F" w:rsidP="00A239C0">
      <w:pPr>
        <w:spacing w:line="360" w:lineRule="auto"/>
        <w:ind w:firstLineChars="196" w:firstLine="412"/>
        <w:rPr>
          <w:rFonts w:ascii="宋体" w:hAnsi="宋体"/>
          <w:color w:val="000000"/>
          <w:sz w:val="21"/>
          <w:szCs w:val="21"/>
        </w:rPr>
      </w:pPr>
      <w:bookmarkStart w:id="30"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w:t>
      </w:r>
      <w:r w:rsidR="00237BC7">
        <w:rPr>
          <w:rFonts w:ascii="宋体" w:hAnsi="宋体" w:hint="eastAsia"/>
          <w:color w:val="000000"/>
          <w:sz w:val="21"/>
          <w:szCs w:val="21"/>
        </w:rPr>
        <w:t>在任务过程中</w:t>
      </w:r>
      <w:r w:rsidR="00237BC7" w:rsidRPr="00B2357F">
        <w:rPr>
          <w:rFonts w:ascii="宋体" w:hAnsi="宋体"/>
          <w:color w:val="000000"/>
          <w:sz w:val="21"/>
          <w:szCs w:val="21"/>
        </w:rPr>
        <w:t>需</w:t>
      </w:r>
      <w:r w:rsidR="00237BC7">
        <w:rPr>
          <w:rFonts w:ascii="宋体" w:hAnsi="宋体" w:hint="eastAsia"/>
          <w:color w:val="000000"/>
          <w:sz w:val="21"/>
          <w:szCs w:val="21"/>
        </w:rPr>
        <w:t>要</w:t>
      </w:r>
      <w:r w:rsidR="00237BC7" w:rsidRPr="00B2357F">
        <w:rPr>
          <w:rFonts w:ascii="宋体" w:hAnsi="宋体"/>
          <w:color w:val="000000"/>
          <w:sz w:val="21"/>
          <w:szCs w:val="21"/>
        </w:rPr>
        <w:t>从给定的初始位置</w:t>
      </w:r>
      <w:r w:rsidR="00237BC7"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237BC7">
        <w:rPr>
          <w:rFonts w:ascii="MS Gothic" w:eastAsiaTheme="minorEastAsia" w:hAnsi="MS Gothic" w:cs="MS Gothic" w:hint="eastAsia"/>
          <w:color w:val="000000"/>
          <w:sz w:val="21"/>
          <w:szCs w:val="21"/>
        </w:rPr>
        <w:t xml:space="preserve"> </w:t>
      </w:r>
      <w:r w:rsidR="00237BC7" w:rsidRPr="00B2357F">
        <w:rPr>
          <w:rFonts w:ascii="宋体" w:hAnsi="宋体"/>
          <w:color w:val="000000"/>
          <w:sz w:val="21"/>
          <w:szCs w:val="21"/>
        </w:rPr>
        <w:t>出发，前往目标位置集合</w:t>
      </w:r>
      <w:r w:rsidR="00237BC7">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237BC7">
        <w:rPr>
          <w:rFonts w:ascii="宋体" w:hAnsi="宋体" w:hint="eastAsia"/>
          <w:color w:val="000000"/>
          <w:sz w:val="21"/>
          <w:szCs w:val="21"/>
        </w:rPr>
        <w:t>，</w:t>
      </w:r>
      <w:r w:rsidR="00ED67FC">
        <w:rPr>
          <w:rFonts w:ascii="宋体" w:hAnsi="宋体" w:hint="eastAsia"/>
          <w:color w:val="000000"/>
          <w:sz w:val="21"/>
          <w:szCs w:val="21"/>
        </w:rPr>
        <w:t>其中</w:t>
      </w:r>
      <w:r w:rsidR="008976F0">
        <w:rPr>
          <w:rFonts w:ascii="宋体" w:hAnsi="宋体" w:hint="eastAsia"/>
          <w:color w:val="000000"/>
          <w:sz w:val="21"/>
          <w:szCs w:val="21"/>
        </w:rPr>
        <w:t xml:space="preserve"> </w:t>
      </w:r>
      <m:oMath>
        <m:r>
          <w:rPr>
            <w:rFonts w:ascii="Cambria Math" w:hAnsi="Cambria Math"/>
            <w:color w:val="000000"/>
            <w:sz w:val="21"/>
            <w:szCs w:val="21"/>
          </w:rPr>
          <m:t>N</m:t>
        </m:r>
      </m:oMath>
      <w:r w:rsidR="008976F0">
        <w:rPr>
          <w:rFonts w:ascii="宋体" w:hAnsi="宋体" w:hint="eastAsia"/>
          <w:color w:val="000000"/>
          <w:sz w:val="21"/>
          <w:szCs w:val="21"/>
        </w:rPr>
        <w:t xml:space="preserve"> </w:t>
      </w:r>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3146E40E"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w:t>
      </w:r>
      <w:del w:id="31" w:author="Lianghui Ding" w:date="2025-12-14T16:54:00Z">
        <w:r w:rsidR="00FA3850" w:rsidRPr="00FA3850" w:rsidDel="00AF49E1">
          <w:rPr>
            <w:rFonts w:ascii="宋体" w:hAnsi="宋体" w:hint="eastAsia"/>
            <w:color w:val="000000"/>
            <w:sz w:val="21"/>
            <w:szCs w:val="21"/>
          </w:rPr>
          <w:delText>受</w:delText>
        </w:r>
      </w:del>
      <w:r w:rsidR="00FA3850" w:rsidRPr="00FA3850">
        <w:rPr>
          <w:rFonts w:ascii="宋体" w:hAnsi="宋体" w:hint="eastAsia"/>
          <w:color w:val="000000"/>
          <w:sz w:val="21"/>
          <w:szCs w:val="21"/>
        </w:rPr>
        <w:t>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ins w:id="32" w:author="Lianghui Ding" w:date="2025-12-14T16:54:00Z">
        <w:r w:rsidR="00AF49E1">
          <w:rPr>
            <w:rFonts w:ascii="宋体" w:hAnsi="宋体" w:hint="eastAsia"/>
            <w:color w:val="000000"/>
            <w:sz w:val="21"/>
            <w:szCs w:val="21"/>
          </w:rPr>
          <w:t>为</w:t>
        </w:r>
      </w:ins>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del w:id="33" w:author="Lianghui Ding" w:date="2025-12-14T16:54:00Z">
        <w:r w:rsidR="00FA3850" w:rsidRPr="00FA3850" w:rsidDel="00AF49E1">
          <w:rPr>
            <w:rFonts w:ascii="宋体" w:hAnsi="宋体" w:hint="eastAsia"/>
            <w:color w:val="000000"/>
            <w:sz w:val="21"/>
            <w:szCs w:val="21"/>
          </w:rPr>
          <w:delText>约束</w:delText>
        </w:r>
      </w:del>
      <w:ins w:id="34" w:author="Lianghui Ding" w:date="2025-12-14T16:55:00Z">
        <w:r w:rsidR="00AF49E1">
          <w:rPr>
            <w:rFonts w:ascii="宋体" w:hAnsi="宋体" w:hint="eastAsia"/>
            <w:color w:val="000000"/>
            <w:sz w:val="21"/>
            <w:szCs w:val="21"/>
          </w:rPr>
          <w:t>。</w:t>
        </w:r>
      </w:ins>
      <w:del w:id="35" w:author="Lianghui Ding" w:date="2025-12-14T16:55:00Z">
        <w:r w:rsidR="0050512B" w:rsidDel="00AF49E1">
          <w:rPr>
            <w:rFonts w:ascii="宋体" w:hAnsi="宋体" w:hint="eastAsia"/>
            <w:color w:val="000000"/>
            <w:sz w:val="21"/>
            <w:szCs w:val="21"/>
          </w:rPr>
          <w:delText>,</w:delText>
        </w:r>
        <w:r w:rsidR="00EC5E0F" w:rsidDel="00AF49E1">
          <w:rPr>
            <w:rFonts w:ascii="宋体" w:hAnsi="宋体" w:hint="eastAsia"/>
            <w:color w:val="000000"/>
            <w:sz w:val="21"/>
            <w:szCs w:val="21"/>
          </w:rPr>
          <w:delText>且</w:delText>
        </w:r>
      </w:del>
      <w:r w:rsidR="0050512B">
        <w:rPr>
          <w:rFonts w:ascii="宋体" w:hAnsi="宋体" w:hint="eastAsia"/>
          <w:color w:val="000000"/>
          <w:sz w:val="21"/>
          <w:szCs w:val="21"/>
        </w:rPr>
        <w:t>为</w:t>
      </w:r>
      <w:del w:id="36" w:author="Lianghui Ding" w:date="2025-12-14T16:54:00Z">
        <w:r w:rsidR="0050512B" w:rsidDel="00AF49E1">
          <w:rPr>
            <w:rFonts w:ascii="宋体" w:hAnsi="宋体" w:hint="eastAsia"/>
            <w:color w:val="000000"/>
            <w:sz w:val="21"/>
            <w:szCs w:val="21"/>
          </w:rPr>
          <w:delText>了</w:delText>
        </w:r>
      </w:del>
      <w:r w:rsidR="0050512B">
        <w:rPr>
          <w:rFonts w:ascii="宋体" w:hAnsi="宋体" w:hint="eastAsia"/>
          <w:color w:val="000000"/>
          <w:sz w:val="21"/>
          <w:szCs w:val="21"/>
        </w:rPr>
        <w:t>保障</w:t>
      </w:r>
      <w:del w:id="37" w:author="Lianghui Ding" w:date="2025-12-14T16:54:00Z">
        <w:r w:rsidR="0050512B" w:rsidDel="00AF49E1">
          <w:rPr>
            <w:rFonts w:ascii="宋体" w:hAnsi="宋体" w:hint="eastAsia"/>
            <w:color w:val="000000"/>
            <w:sz w:val="21"/>
            <w:szCs w:val="21"/>
          </w:rPr>
          <w:delText>安全</w:delText>
        </w:r>
      </w:del>
      <w:r w:rsidR="0050512B">
        <w:rPr>
          <w:rFonts w:ascii="宋体" w:hAnsi="宋体" w:hint="eastAsia"/>
          <w:color w:val="000000"/>
          <w:sz w:val="21"/>
          <w:szCs w:val="21"/>
        </w:rPr>
        <w:t>飞行</w:t>
      </w:r>
      <w:ins w:id="38" w:author="Lianghui Ding" w:date="2025-12-14T16:54:00Z">
        <w:r w:rsidR="00AF49E1">
          <w:rPr>
            <w:rFonts w:ascii="宋体" w:hAnsi="宋体" w:hint="eastAsia"/>
            <w:color w:val="000000"/>
            <w:sz w:val="21"/>
            <w:szCs w:val="21"/>
          </w:rPr>
          <w:t>安全</w:t>
        </w:r>
      </w:ins>
      <w:r w:rsidR="0050512B">
        <w:rPr>
          <w:rFonts w:ascii="宋体" w:hAnsi="宋体" w:hint="eastAsia"/>
          <w:color w:val="000000"/>
          <w:sz w:val="21"/>
          <w:szCs w:val="21"/>
        </w:rPr>
        <w:t>，</w:t>
      </w:r>
      <w:del w:id="39" w:author="Lianghui Ding" w:date="2025-12-14T16:55:00Z">
        <w:r w:rsidR="00A239C0" w:rsidDel="00AF49E1">
          <w:rPr>
            <w:rFonts w:ascii="宋体" w:hAnsi="宋体" w:hint="eastAsia"/>
            <w:color w:val="000000"/>
            <w:sz w:val="21"/>
            <w:szCs w:val="21"/>
          </w:rPr>
          <w:delText>整个过程中</w:delText>
        </w:r>
        <w:r w:rsidR="00B2357F" w:rsidRPr="00B2357F" w:rsidDel="00AF49E1">
          <w:rPr>
            <w:rFonts w:ascii="宋体" w:hAnsi="宋体" w:hint="eastAsia"/>
            <w:color w:val="000000"/>
            <w:sz w:val="21"/>
            <w:szCs w:val="21"/>
          </w:rPr>
          <w:delText>无人机的运动受到</w:delText>
        </w:r>
        <w:r w:rsidR="00B2357F" w:rsidDel="00AF49E1">
          <w:rPr>
            <w:rFonts w:ascii="宋体" w:hAnsi="宋体" w:hint="eastAsia"/>
            <w:color w:val="000000"/>
            <w:sz w:val="21"/>
            <w:szCs w:val="21"/>
          </w:rPr>
          <w:delText>建筑</w:delText>
        </w:r>
        <w:r w:rsidR="00B2357F" w:rsidRPr="00B2357F" w:rsidDel="00AF49E1">
          <w:rPr>
            <w:rFonts w:ascii="宋体" w:hAnsi="宋体" w:hint="eastAsia"/>
            <w:color w:val="000000"/>
            <w:sz w:val="21"/>
            <w:szCs w:val="21"/>
          </w:rPr>
          <w:delText>物和</w:delText>
        </w:r>
        <w:r w:rsidR="00B2357F" w:rsidDel="00AF49E1">
          <w:rPr>
            <w:rFonts w:ascii="宋体" w:hAnsi="宋体" w:hint="eastAsia"/>
            <w:color w:val="000000"/>
            <w:sz w:val="21"/>
            <w:szCs w:val="21"/>
          </w:rPr>
          <w:delText>无人机之间的</w:delText>
        </w:r>
        <w:r w:rsidR="00B2357F" w:rsidRPr="00B2357F" w:rsidDel="00AF49E1">
          <w:rPr>
            <w:rFonts w:ascii="宋体" w:hAnsi="宋体" w:hint="eastAsia"/>
            <w:color w:val="000000"/>
            <w:sz w:val="21"/>
            <w:szCs w:val="21"/>
          </w:rPr>
          <w:delText>碰撞约束，即在任意</w:delText>
        </w:r>
        <w:r w:rsidR="00A239C0" w:rsidDel="00AF49E1">
          <w:rPr>
            <w:rFonts w:ascii="宋体" w:hAnsi="宋体" w:hint="eastAsia"/>
            <w:color w:val="000000"/>
            <w:sz w:val="21"/>
            <w:szCs w:val="21"/>
          </w:rPr>
          <w:delText xml:space="preserve"> </w:delText>
        </w:r>
      </w:del>
      <m:oMath>
        <m:r>
          <w:del w:id="40" w:author="Lianghui Ding" w:date="2025-12-14T16:55:00Z">
            <w:rPr>
              <w:rFonts w:ascii="Cambria Math" w:hAnsi="Cambria Math" w:hint="eastAsia"/>
              <w:color w:val="000000"/>
              <w:sz w:val="21"/>
              <w:szCs w:val="21"/>
            </w:rPr>
            <m:t>t</m:t>
          </w:del>
        </m:r>
      </m:oMath>
      <w:del w:id="41" w:author="Lianghui Ding" w:date="2025-12-14T16:55:00Z">
        <w:r w:rsidR="00A239C0" w:rsidDel="00AF49E1">
          <w:rPr>
            <w:rFonts w:ascii="宋体" w:hAnsi="宋体" w:hint="eastAsia"/>
            <w:color w:val="000000"/>
            <w:sz w:val="21"/>
            <w:szCs w:val="21"/>
          </w:rPr>
          <w:delText xml:space="preserve"> </w:delText>
        </w:r>
        <w:r w:rsidR="00B2357F" w:rsidRPr="00B2357F" w:rsidDel="00AF49E1">
          <w:rPr>
            <w:rFonts w:ascii="宋体" w:hAnsi="宋体" w:hint="eastAsia"/>
            <w:color w:val="000000"/>
            <w:sz w:val="21"/>
            <w:szCs w:val="21"/>
          </w:rPr>
          <w:delText>时刻均需</w:delText>
        </w:r>
      </w:del>
      <w:ins w:id="42" w:author="Lianghui Ding" w:date="2025-12-14T16:55:00Z">
        <w:r w:rsidR="00AF49E1">
          <w:rPr>
            <w:rFonts w:ascii="宋体" w:hAnsi="宋体" w:hint="eastAsia"/>
            <w:color w:val="000000"/>
            <w:sz w:val="21"/>
            <w:szCs w:val="21"/>
          </w:rPr>
          <w:t>无人机与其他无人机、障碍物之间需</w:t>
        </w:r>
      </w:ins>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C22CE4"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C22CE4"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0154AD7A" w14:textId="03C41443" w:rsidR="004B1FBE" w:rsidRDefault="006C41D6" w:rsidP="006C41D6">
      <w:pPr>
        <w:pStyle w:val="aff2"/>
        <w:ind w:firstLineChars="200" w:firstLine="420"/>
        <w:jc w:val="both"/>
        <w:rPr>
          <w:rFonts w:ascii="宋体" w:hAnsi="宋体"/>
        </w:rPr>
      </w:pPr>
      <w:r>
        <w:rPr>
          <w:rFonts w:ascii="宋体" w:hAnsi="宋体" w:hint="eastAsia"/>
        </w:rPr>
        <w:t>本文假设</w:t>
      </w:r>
      <w:r w:rsidR="003F304A">
        <w:rPr>
          <w:rFonts w:ascii="宋体" w:hAnsi="宋体" w:hint="eastAsia"/>
        </w:rPr>
        <w:t>每架无人机都携带</w:t>
      </w:r>
      <w:r w:rsidR="003C134A">
        <w:rPr>
          <w:rFonts w:ascii="宋体" w:hAnsi="宋体" w:hint="eastAsia"/>
        </w:rPr>
        <w:t>有限</w:t>
      </w:r>
      <w:r w:rsidR="009D07DB">
        <w:rPr>
          <w:rFonts w:ascii="宋体" w:hAnsi="宋体" w:hint="eastAsia"/>
        </w:rPr>
        <w:t>感知设备</w:t>
      </w:r>
      <w:r w:rsidR="003F304A">
        <w:rPr>
          <w:rFonts w:ascii="宋体" w:hAnsi="宋体" w:hint="eastAsia"/>
        </w:rPr>
        <w:t>，能够探测半径</w:t>
      </w:r>
      <w:r w:rsidR="00454253">
        <w:rPr>
          <w:rFonts w:ascii="宋体" w:hAnsi="宋体" w:hint="eastAsia"/>
        </w:rPr>
        <w:t xml:space="preserve">为 </w:t>
      </w:r>
      <m:oMath>
        <m:r>
          <w:rPr>
            <w:rFonts w:ascii="Cambria Math" w:hAnsi="Cambria Math"/>
          </w:rPr>
          <m:t>l</m:t>
        </m:r>
      </m:oMath>
      <w:r w:rsidR="00454253">
        <w:rPr>
          <w:rFonts w:ascii="宋体" w:hAnsi="宋体" w:hint="eastAsia"/>
        </w:rPr>
        <w:t xml:space="preserve"> </w:t>
      </w:r>
      <w:r w:rsidR="003F304A">
        <w:rPr>
          <w:rFonts w:ascii="宋体" w:hAnsi="宋体" w:hint="eastAsia"/>
        </w:rPr>
        <w:t>圆形</w:t>
      </w:r>
      <w:r w:rsidR="00032093">
        <w:rPr>
          <w:rFonts w:ascii="宋体" w:hAnsi="宋体" w:hint="eastAsia"/>
        </w:rPr>
        <w:t>区域</w:t>
      </w:r>
      <w:r w:rsidR="003F304A">
        <w:rPr>
          <w:rFonts w:ascii="宋体" w:hAnsi="宋体" w:hint="eastAsia"/>
        </w:rPr>
        <w:t>内</w:t>
      </w:r>
      <w:r w:rsidR="00EC5E0F">
        <w:rPr>
          <w:rFonts w:ascii="宋体" w:hAnsi="宋体" w:hint="eastAsia"/>
        </w:rPr>
        <w:t>的</w:t>
      </w:r>
      <w:r w:rsidR="003F304A">
        <w:rPr>
          <w:rFonts w:ascii="宋体" w:hAnsi="宋体" w:hint="eastAsia"/>
        </w:rPr>
        <w:t>干扰源以及建筑物</w:t>
      </w:r>
      <w:r w:rsidR="00EC5E0F">
        <w:rPr>
          <w:rFonts w:ascii="宋体" w:hAnsi="宋体" w:hint="eastAsia"/>
        </w:rPr>
        <w:t>信息</w:t>
      </w:r>
      <w:r w:rsidR="003F304A">
        <w:rPr>
          <w:rFonts w:ascii="宋体" w:hAnsi="宋体" w:hint="eastAsia"/>
        </w:rPr>
        <w:t>。</w:t>
      </w:r>
      <w:r w:rsidR="004B1FBE">
        <w:rPr>
          <w:rFonts w:ascii="宋体" w:hAnsi="宋体" w:hint="eastAsia"/>
        </w:rPr>
        <w:t>记</w:t>
      </w:r>
      <w:r w:rsidR="003F304A">
        <w:rPr>
          <w:rFonts w:ascii="宋体" w:hAnsi="宋体" w:hint="eastAsia"/>
        </w:rPr>
        <w:t xml:space="preserve">时刻 </w:t>
      </w:r>
      <m:oMath>
        <m:r>
          <w:rPr>
            <w:rFonts w:ascii="Cambria Math" w:hAnsi="Cambria Math" w:hint="eastAsia"/>
          </w:rPr>
          <m:t>t</m:t>
        </m:r>
      </m:oMath>
      <w:r w:rsidR="004B1FBE">
        <w:rPr>
          <w:rFonts w:ascii="宋体" w:hAnsi="宋体" w:hint="eastAsia"/>
        </w:rPr>
        <w:t>的</w:t>
      </w:r>
      <w:r w:rsidR="00A239C0" w:rsidRPr="00B2357F">
        <w:rPr>
          <w:rFonts w:ascii="宋体" w:hAnsi="宋体"/>
        </w:rPr>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003F304A">
        <w:rPr>
          <w:rFonts w:ascii="宋体" w:hAnsi="宋体" w:hint="eastAsia"/>
        </w:rPr>
        <w:t>，其</w:t>
      </w:r>
      <w:r w:rsidR="00A239C0" w:rsidRPr="00B2357F">
        <w:rPr>
          <w:rFonts w:ascii="宋体" w:hAnsi="宋体"/>
        </w:rPr>
        <w:t>随</w:t>
      </w:r>
      <w:r w:rsidR="003F304A">
        <w:rPr>
          <w:rFonts w:ascii="宋体" w:hAnsi="宋体" w:hint="eastAsia"/>
        </w:rPr>
        <w:t>无人机集群的位置而</w:t>
      </w:r>
      <w:r w:rsidR="00F06742">
        <w:rPr>
          <w:rFonts w:ascii="宋体" w:hAnsi="宋体" w:hint="eastAsia"/>
        </w:rPr>
        <w:t>实时</w:t>
      </w:r>
      <w:r w:rsidR="003F304A">
        <w:rPr>
          <w:rFonts w:ascii="宋体" w:hAnsi="宋体" w:hint="eastAsia"/>
        </w:rPr>
        <w:t>更新</w:t>
      </w:r>
      <w:r w:rsidR="00A239C0" w:rsidRPr="00B2357F">
        <w:rPr>
          <w:rFonts w:ascii="宋体" w:hAnsi="宋体"/>
        </w:rPr>
        <w:t>。</w:t>
      </w:r>
    </w:p>
    <w:p w14:paraId="02ACB9AD" w14:textId="214B8795" w:rsidR="00F5272A" w:rsidRDefault="001B0F36" w:rsidP="00A76699">
      <w:pPr>
        <w:pStyle w:val="aff2"/>
        <w:ind w:firstLineChars="200" w:firstLine="420"/>
      </w:pPr>
      <w:r>
        <w:object w:dxaOrig="17506" w:dyaOrig="10306" w14:anchorId="72CBA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2pt;height:205.8pt" o:ole="">
            <v:imagedata r:id="rId12" o:title=""/>
          </v:shape>
          <o:OLEObject Type="Embed" ProgID="Visio.Drawing.15" ShapeID="_x0000_i1025" DrawAspect="Content" ObjectID="_1827237268" r:id="rId13"/>
        </w:object>
      </w:r>
    </w:p>
    <w:p w14:paraId="3BE30404" w14:textId="7A025C5B"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611D6560"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城市</w:t>
      </w:r>
      <w:r w:rsidR="00585634">
        <w:rPr>
          <w:rFonts w:ascii="宋体" w:hAnsi="宋体" w:hint="eastAsia"/>
          <w:color w:val="000000"/>
          <w:sz w:val="21"/>
          <w:szCs w:val="21"/>
        </w:rPr>
        <w:t>信道建模为自由空间传播模型</w:t>
      </w:r>
      <w:r w:rsidR="00D4645F">
        <w:rPr>
          <w:rFonts w:ascii="宋体" w:hAnsi="宋体" w:hint="eastAsia"/>
          <w:color w:val="000000"/>
          <w:sz w:val="21"/>
          <w:szCs w:val="21"/>
        </w:rPr>
        <w:t>并</w:t>
      </w:r>
      <w:r w:rsidR="00585634">
        <w:rPr>
          <w:rFonts w:ascii="宋体" w:hAnsi="宋体" w:hint="eastAsia"/>
          <w:color w:val="000000"/>
          <w:sz w:val="21"/>
          <w:szCs w:val="21"/>
        </w:rPr>
        <w:t>附加城市环境损耗影</w:t>
      </w:r>
      <w:r w:rsidR="00D4645F">
        <w:rPr>
          <w:rFonts w:ascii="宋体" w:hAnsi="宋体" w:hint="eastAsia"/>
          <w:color w:val="000000"/>
          <w:sz w:val="21"/>
          <w:szCs w:val="21"/>
        </w:rPr>
        <w:t>响</w:t>
      </w:r>
      <w:r w:rsidR="00585634">
        <w:rPr>
          <w:rFonts w:ascii="宋体" w:hAnsi="宋体" w:hint="eastAsia"/>
          <w:color w:val="000000"/>
          <w:sz w:val="21"/>
          <w:szCs w:val="21"/>
        </w:rPr>
        <w:t>，公式如下：</w:t>
      </w:r>
    </w:p>
    <w:p w14:paraId="2BDE9E1F" w14:textId="1FB49E51" w:rsidR="00FE3A49" w:rsidRPr="00F80692" w:rsidRDefault="00C22CE4"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-L/10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r w:rsidR="00585634">
        <w:rPr>
          <w:rFonts w:ascii="宋体" w:hAnsi="宋体" w:hint="eastAsia"/>
          <w:color w:val="000000"/>
          <w:sz w:val="21"/>
          <w:szCs w:val="21"/>
        </w:rPr>
        <w:t>城市</w:t>
      </w:r>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15EF4C69" w:rsidR="00FE3A49" w:rsidRDefault="00585634" w:rsidP="00585634">
      <w:pPr>
        <w:spacing w:line="360" w:lineRule="auto"/>
        <w:ind w:firstLineChars="196" w:firstLine="412"/>
        <w:rPr>
          <w:rFonts w:ascii="宋体" w:hAnsi="宋体"/>
          <w:color w:val="000000"/>
          <w:sz w:val="21"/>
          <w:szCs w:val="21"/>
        </w:rPr>
      </w:pPr>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Pr>
          <w:rFonts w:ascii="宋体" w:hAnsi="宋体" w:hint="eastAsia"/>
          <w:color w:val="000000"/>
          <w:sz w:val="21"/>
          <w:szCs w:val="21"/>
        </w:rPr>
        <w:t>；</w:t>
      </w:r>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r>
        <w:rPr>
          <w:rFonts w:ascii="宋体" w:hAnsi="宋体" w:hint="eastAsia"/>
          <w:color w:val="000000"/>
          <w:sz w:val="21"/>
          <w:szCs w:val="21"/>
        </w:rPr>
        <w:t>因子为</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CE5DCB">
        <w:rPr>
          <w:rFonts w:ascii="宋体" w:hAnsi="宋体"/>
          <w:color w:val="000000"/>
          <w:sz w:val="21"/>
          <w:szCs w:val="21"/>
        </w:rPr>
        <w:fldChar w:fldCharType="begin"/>
      </w:r>
      <w:r w:rsidR="00CE5DCB">
        <w:rPr>
          <w:rFonts w:ascii="宋体" w:hAnsi="宋体"/>
          <w:color w:val="000000"/>
          <w:sz w:val="21"/>
          <w:szCs w:val="21"/>
        </w:rPr>
        <w:instrText xml:space="preserve"> </w:instrText>
      </w:r>
      <w:r w:rsidR="00CE5DCB">
        <w:rPr>
          <w:rFonts w:ascii="宋体" w:hAnsi="宋体" w:hint="eastAsia"/>
          <w:color w:val="000000"/>
          <w:sz w:val="21"/>
          <w:szCs w:val="21"/>
        </w:rPr>
        <w:instrText>REF _Ref212644367 \r \h</w:instrText>
      </w:r>
      <w:r w:rsidR="00CE5DCB">
        <w:rPr>
          <w:rFonts w:ascii="宋体" w:hAnsi="宋体"/>
          <w:color w:val="000000"/>
          <w:sz w:val="21"/>
          <w:szCs w:val="21"/>
        </w:rPr>
        <w:instrText xml:space="preserve"> </w:instrText>
      </w:r>
      <w:r w:rsidR="00CE5DCB" w:rsidRPr="00CE5DCB">
        <w:rPr>
          <w:color w:val="000000"/>
          <w:sz w:val="21"/>
          <w:szCs w:val="21"/>
        </w:rPr>
        <w:instrText>\#"</w:instrText>
      </w:r>
      <w:r w:rsidR="00CE5DCB">
        <w:rPr>
          <w:rFonts w:hint="eastAsia"/>
          <w:color w:val="000000"/>
          <w:sz w:val="21"/>
          <w:szCs w:val="21"/>
        </w:rPr>
        <w:instrText>[</w:instrText>
      </w:r>
      <w:r w:rsidR="00CE5DCB" w:rsidRPr="00CE5DCB">
        <w:rPr>
          <w:color w:val="000000"/>
          <w:sz w:val="21"/>
          <w:szCs w:val="21"/>
        </w:rPr>
        <w:instrText>0"</w:instrText>
      </w:r>
      <w:r w:rsidR="00CE5DCB">
        <w:rPr>
          <w:rFonts w:ascii="宋体" w:hAnsi="宋体"/>
          <w:color w:val="000000"/>
          <w:sz w:val="21"/>
          <w:szCs w:val="21"/>
        </w:rPr>
      </w:r>
      <w:r w:rsidR="00CE5DCB">
        <w:rPr>
          <w:rFonts w:ascii="宋体" w:hAnsi="宋体"/>
          <w:color w:val="000000"/>
          <w:sz w:val="21"/>
          <w:szCs w:val="21"/>
        </w:rPr>
        <w:fldChar w:fldCharType="separate"/>
      </w:r>
      <w:r w:rsidR="00CE5DCB">
        <w:rPr>
          <w:rFonts w:ascii="宋体" w:hAnsi="宋体"/>
          <w:color w:val="000000"/>
          <w:sz w:val="21"/>
          <w:szCs w:val="21"/>
        </w:rPr>
        <w:t>[23]</w:t>
      </w:r>
      <w:r w:rsidR="00CE5DCB">
        <w:rPr>
          <w:rFonts w:ascii="宋体" w:hAnsi="宋体"/>
          <w:color w:val="000000"/>
          <w:sz w:val="21"/>
          <w:szCs w:val="21"/>
        </w:rPr>
        <w:fldChar w:fldCharType="end"/>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CE5DCB" w:rsidRPr="00CE5DCB">
        <w:rPr>
          <w:color w:val="000000"/>
          <w:sz w:val="21"/>
          <w:szCs w:val="21"/>
        </w:rPr>
        <w:instrText>\#"0]"</w:instrText>
      </w:r>
      <w:r w:rsidR="00FE41DE">
        <w:rPr>
          <w:rFonts w:ascii="宋体" w:hAnsi="宋体"/>
          <w:color w:val="000000"/>
          <w:sz w:val="21"/>
          <w:szCs w:val="21"/>
        </w:rPr>
      </w:r>
      <w:r w:rsidR="00FE41DE">
        <w:rPr>
          <w:rFonts w:ascii="宋体" w:hAnsi="宋体"/>
          <w:color w:val="000000"/>
          <w:sz w:val="21"/>
          <w:szCs w:val="21"/>
        </w:rPr>
        <w:fldChar w:fldCharType="separate"/>
      </w:r>
      <w:r w:rsidR="00714449">
        <w:rPr>
          <w:rFonts w:ascii="宋体" w:hAnsi="宋体"/>
          <w:color w:val="000000"/>
          <w:sz w:val="21"/>
          <w:szCs w:val="21"/>
        </w:rPr>
        <w:t>[24]</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L</m:t>
            </m:r>
          </m:e>
          <m:sub>
            <m:r>
              <m:rPr>
                <m:sty m:val="p"/>
              </m:rPr>
              <w:rPr>
                <w:rFonts w:ascii="Cambria Math" w:hAnsi="Cambria Math"/>
                <w:color w:val="000000"/>
                <w:sz w:val="21"/>
                <w:szCs w:val="21"/>
              </w:rPr>
              <m:t>NLOS</m:t>
            </m:r>
          </m:sub>
        </m:sSub>
        <m:r>
          <w:rPr>
            <w:rFonts w:ascii="Cambria Math" w:hAnsi="Cambria Math"/>
            <w:color w:val="000000"/>
            <w:sz w:val="21"/>
            <w:szCs w:val="21"/>
          </w:rPr>
          <m:t>=20.0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C22CE4"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C22CE4"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43"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43"/>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FC6F5CE"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如果任意两个无人机都存在有效的单跳或多跳通信链路，则认为</w:t>
      </w:r>
      <w:r w:rsidR="004854D6">
        <w:rPr>
          <w:rFonts w:ascii="宋体" w:hAnsi="宋体" w:hint="eastAsia"/>
          <w:color w:val="000000"/>
          <w:sz w:val="21"/>
          <w:szCs w:val="21"/>
        </w:rPr>
        <w:t>整个无人机集群</w:t>
      </w:r>
      <w:del w:id="44" w:author="Lianghui Ding" w:date="2025-12-14T16:56:00Z">
        <w:r w:rsidR="004854D6" w:rsidDel="006C203F">
          <w:rPr>
            <w:rFonts w:ascii="宋体" w:hAnsi="宋体" w:hint="eastAsia"/>
            <w:color w:val="000000"/>
            <w:sz w:val="21"/>
            <w:szCs w:val="21"/>
          </w:rPr>
          <w:delText>的</w:delText>
        </w:r>
      </w:del>
      <w:r w:rsidR="00DC261A">
        <w:rPr>
          <w:rFonts w:ascii="宋体" w:hAnsi="宋体" w:hint="eastAsia"/>
          <w:color w:val="000000"/>
          <w:sz w:val="21"/>
          <w:szCs w:val="21"/>
        </w:rPr>
        <w:t>网络是连通的。</w:t>
      </w:r>
    </w:p>
    <w:bookmarkEnd w:id="30"/>
    <w:p w14:paraId="36AD61C4" w14:textId="04627C3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45" w:name="_Hlk210638954"/>
      <w:r w:rsidR="00D03B5B">
        <w:rPr>
          <w:rFonts w:ascii="宋体" w:hAnsi="宋体" w:hint="eastAsia"/>
          <w:b/>
          <w:color w:val="000000"/>
          <w:sz w:val="28"/>
          <w:szCs w:val="28"/>
        </w:rPr>
        <w:t>C</w:t>
      </w:r>
      <w:r w:rsidR="00D03B5B">
        <w:rPr>
          <w:rFonts w:ascii="宋体" w:hAnsi="宋体"/>
          <w:b/>
          <w:color w:val="000000"/>
          <w:sz w:val="28"/>
          <w:szCs w:val="28"/>
        </w:rPr>
        <w:t>-RRT*-APF</w:t>
      </w:r>
      <w:bookmarkEnd w:id="45"/>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70AEB68C" w:rsidR="009530D1" w:rsidRDefault="004E7C0B" w:rsidP="00E94433">
      <w:pPr>
        <w:spacing w:line="360" w:lineRule="auto"/>
        <w:ind w:firstLineChars="196" w:firstLine="412"/>
        <w:rPr>
          <w:color w:val="000000"/>
          <w:sz w:val="21"/>
          <w:szCs w:val="21"/>
        </w:rPr>
      </w:pPr>
      <w:bookmarkStart w:id="46" w:name="OLE_LINK5"/>
      <w:r>
        <w:rPr>
          <w:rFonts w:hint="eastAsia"/>
          <w:color w:val="000000"/>
          <w:sz w:val="21"/>
          <w:szCs w:val="21"/>
        </w:rPr>
        <w:t>本文提出的</w:t>
      </w:r>
      <w:r w:rsidRPr="004E7C0B">
        <w:rPr>
          <w:rFonts w:hint="eastAsia"/>
          <w:color w:val="000000"/>
          <w:sz w:val="21"/>
          <w:szCs w:val="21"/>
        </w:rPr>
        <w:t>全局路径采样与局部人工势场法相结合的</w:t>
      </w:r>
      <w:r w:rsidR="00007A85">
        <w:rPr>
          <w:rFonts w:hint="eastAsia"/>
          <w:color w:val="000000"/>
          <w:sz w:val="21"/>
          <w:szCs w:val="21"/>
        </w:rPr>
        <w:t>连通</w:t>
      </w:r>
      <w:r w:rsidR="006B2B47">
        <w:rPr>
          <w:rFonts w:hint="eastAsia"/>
          <w:color w:val="000000"/>
          <w:sz w:val="21"/>
          <w:szCs w:val="21"/>
        </w:rPr>
        <w:t>性</w:t>
      </w:r>
      <w:r w:rsidRPr="004E7C0B">
        <w:rPr>
          <w:rFonts w:hint="eastAsia"/>
          <w:color w:val="000000"/>
          <w:sz w:val="21"/>
          <w:szCs w:val="21"/>
        </w:rPr>
        <w:t>保持路径规划方法（</w:t>
      </w:r>
      <w:r w:rsidRPr="004E7C0B">
        <w:rPr>
          <w:rFonts w:hint="eastAsia"/>
          <w:color w:val="000000"/>
          <w:sz w:val="21"/>
          <w:szCs w:val="21"/>
        </w:rPr>
        <w:t>C-RRT*-APF</w:t>
      </w:r>
      <w:r w:rsidRPr="004E7C0B">
        <w:rPr>
          <w:rFonts w:hint="eastAsia"/>
          <w:color w:val="000000"/>
          <w:sz w:val="21"/>
          <w:szCs w:val="21"/>
        </w:rPr>
        <w:t>）</w:t>
      </w:r>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r w:rsidR="009530D1" w:rsidRPr="009530D1">
        <w:rPr>
          <w:rFonts w:hint="eastAsia"/>
          <w:color w:val="000000"/>
          <w:sz w:val="21"/>
          <w:szCs w:val="21"/>
        </w:rPr>
        <w:t>为保证大规模无人机集群的可扩展性与规划稳定性，算法首先基于各无人机的初始空间分布</w:t>
      </w:r>
      <w:ins w:id="47" w:author="Lianghui Ding" w:date="2025-12-14T16:57:00Z">
        <w:r w:rsidR="006C203F">
          <w:rPr>
            <w:rFonts w:hint="eastAsia"/>
            <w:color w:val="000000"/>
            <w:sz w:val="21"/>
            <w:szCs w:val="21"/>
          </w:rPr>
          <w:t>式</w:t>
        </w:r>
      </w:ins>
      <w:r w:rsidR="009530D1" w:rsidRPr="009530D1">
        <w:rPr>
          <w:rFonts w:hint="eastAsia"/>
          <w:color w:val="000000"/>
          <w:sz w:val="21"/>
          <w:szCs w:val="21"/>
        </w:rPr>
        <w:t>进行簇划分，将集群划分为若干个</w:t>
      </w:r>
      <w:del w:id="48" w:author="Lianghui Ding" w:date="2025-12-14T16:57:00Z">
        <w:r w:rsidR="009530D1" w:rsidRPr="009530D1" w:rsidDel="006C203F">
          <w:rPr>
            <w:rFonts w:hint="eastAsia"/>
            <w:color w:val="000000"/>
            <w:sz w:val="21"/>
            <w:szCs w:val="21"/>
          </w:rPr>
          <w:delText>局部</w:delText>
        </w:r>
      </w:del>
      <w:r w:rsidR="009530D1" w:rsidRPr="009530D1">
        <w:rPr>
          <w:rFonts w:hint="eastAsia"/>
          <w:color w:val="000000"/>
          <w:sz w:val="21"/>
          <w:szCs w:val="21"/>
        </w:rPr>
        <w:t>簇</w:t>
      </w:r>
      <w:del w:id="49" w:author="Lianghui Ding" w:date="2025-12-14T16:57:00Z">
        <w:r w:rsidR="00714449" w:rsidDel="006C203F">
          <w:rPr>
            <w:rFonts w:hint="eastAsia"/>
            <w:color w:val="000000"/>
            <w:sz w:val="21"/>
            <w:szCs w:val="21"/>
          </w:rPr>
          <w:delText>，</w:delText>
        </w:r>
      </w:del>
      <w:ins w:id="50" w:author="Lianghui Ding" w:date="2025-12-14T16:57:00Z">
        <w:r w:rsidR="006C203F">
          <w:rPr>
            <w:rFonts w:hint="eastAsia"/>
            <w:color w:val="000000"/>
            <w:sz w:val="21"/>
            <w:szCs w:val="21"/>
          </w:rPr>
          <w:t>。</w:t>
        </w:r>
      </w:ins>
      <w:commentRangeStart w:id="51"/>
      <w:ins w:id="52" w:author="运璐 何" w:date="2025-12-01T11:01:00Z">
        <w:r w:rsidR="00714449">
          <w:rPr>
            <w:rFonts w:hint="eastAsia"/>
            <w:color w:val="000000"/>
            <w:sz w:val="21"/>
            <w:szCs w:val="21"/>
          </w:rPr>
          <w:t>根据</w:t>
        </w:r>
      </w:ins>
      <w:ins w:id="53" w:author="运璐 何" w:date="2025-12-01T11:02:00Z">
        <w:r w:rsidR="00714449">
          <w:rPr>
            <w:rFonts w:hint="eastAsia"/>
            <w:color w:val="000000"/>
            <w:sz w:val="21"/>
            <w:szCs w:val="21"/>
          </w:rPr>
          <w:t>现有人工势场类算法的</w:t>
        </w:r>
      </w:ins>
      <w:ins w:id="54" w:author="运璐 何" w:date="2025-12-01T11:08:00Z">
        <w:r w:rsidR="00714449">
          <w:rPr>
            <w:rFonts w:hint="eastAsia"/>
            <w:color w:val="000000"/>
            <w:sz w:val="21"/>
            <w:szCs w:val="21"/>
          </w:rPr>
          <w:t>相关</w:t>
        </w:r>
      </w:ins>
      <w:ins w:id="55" w:author="运璐 何" w:date="2025-12-01T11:02:00Z">
        <w:r w:rsidR="00714449">
          <w:rPr>
            <w:rFonts w:hint="eastAsia"/>
            <w:color w:val="000000"/>
            <w:sz w:val="21"/>
            <w:szCs w:val="21"/>
          </w:rPr>
          <w:t>研究</w:t>
        </w:r>
      </w:ins>
      <w:commentRangeEnd w:id="51"/>
      <w:r w:rsidR="006C203F">
        <w:rPr>
          <w:rStyle w:val="ac"/>
        </w:rPr>
        <w:commentReference w:id="51"/>
      </w:r>
      <w:ins w:id="56" w:author="运璐 何" w:date="2025-12-01T11:02:00Z">
        <w:r w:rsidR="00714449">
          <w:rPr>
            <w:rFonts w:hint="eastAsia"/>
            <w:color w:val="000000"/>
            <w:sz w:val="21"/>
            <w:szCs w:val="21"/>
          </w:rPr>
          <w:t>，</w:t>
        </w:r>
      </w:ins>
      <w:ins w:id="57" w:author="Lianghui Ding" w:date="2025-12-14T16:57:00Z">
        <w:r w:rsidR="00761945">
          <w:rPr>
            <w:rFonts w:hint="eastAsia"/>
            <w:color w:val="000000"/>
            <w:sz w:val="21"/>
            <w:szCs w:val="21"/>
          </w:rPr>
          <w:t>本文</w:t>
        </w:r>
      </w:ins>
      <w:ins w:id="58" w:author="运璐 何" w:date="2025-12-01T11:02:00Z">
        <w:r w:rsidR="00714449">
          <w:rPr>
            <w:rFonts w:hint="eastAsia"/>
            <w:color w:val="000000"/>
            <w:sz w:val="21"/>
            <w:szCs w:val="21"/>
          </w:rPr>
          <w:t>限制</w:t>
        </w:r>
      </w:ins>
      <w:commentRangeStart w:id="59"/>
      <w:commentRangeStart w:id="60"/>
      <w:r w:rsidR="009530D1" w:rsidRPr="009530D1">
        <w:rPr>
          <w:rFonts w:hint="eastAsia"/>
          <w:color w:val="000000"/>
          <w:sz w:val="21"/>
          <w:szCs w:val="21"/>
        </w:rPr>
        <w:t>每簇</w:t>
      </w:r>
      <w:del w:id="61" w:author="Lianghui Ding" w:date="2025-12-14T16:58:00Z">
        <w:r w:rsidR="009530D1" w:rsidRPr="009530D1" w:rsidDel="00761945">
          <w:rPr>
            <w:rFonts w:hint="eastAsia"/>
            <w:color w:val="000000"/>
            <w:sz w:val="21"/>
            <w:szCs w:val="21"/>
          </w:rPr>
          <w:delText>包含的</w:delText>
        </w:r>
      </w:del>
      <w:r w:rsidR="009530D1" w:rsidRPr="009530D1">
        <w:rPr>
          <w:rFonts w:hint="eastAsia"/>
          <w:color w:val="000000"/>
          <w:sz w:val="21"/>
          <w:szCs w:val="21"/>
        </w:rPr>
        <w:t>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w:t>
      </w:r>
      <w:commentRangeEnd w:id="59"/>
      <w:r w:rsidR="0073462B">
        <w:rPr>
          <w:rStyle w:val="ac"/>
        </w:rPr>
        <w:commentReference w:id="59"/>
      </w:r>
      <w:commentRangeEnd w:id="60"/>
      <w:r w:rsidR="006B2B47">
        <w:rPr>
          <w:rStyle w:val="ac"/>
        </w:rPr>
        <w:commentReference w:id="60"/>
      </w:r>
      <w:r w:rsidR="009530D1" w:rsidRPr="009530D1">
        <w:rPr>
          <w:rFonts w:hint="eastAsia"/>
          <w:color w:val="000000"/>
          <w:sz w:val="21"/>
          <w:szCs w:val="21"/>
        </w:rPr>
        <w:t>，以</w:t>
      </w:r>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r w:rsidR="009530D1" w:rsidRPr="009530D1">
        <w:rPr>
          <w:rFonts w:hint="eastAsia"/>
          <w:color w:val="000000"/>
          <w:sz w:val="21"/>
          <w:szCs w:val="21"/>
        </w:rPr>
        <w:t>。</w:t>
      </w:r>
      <w:r w:rsidR="00AA452D">
        <w:rPr>
          <w:rFonts w:hint="eastAsia"/>
          <w:color w:val="000000"/>
          <w:sz w:val="21"/>
          <w:szCs w:val="21"/>
        </w:rPr>
        <w:t>在规划</w:t>
      </w:r>
      <w:r w:rsidR="009530D1" w:rsidRPr="009530D1">
        <w:rPr>
          <w:rFonts w:hint="eastAsia"/>
          <w:color w:val="000000"/>
          <w:sz w:val="21"/>
          <w:szCs w:val="21"/>
        </w:rPr>
        <w:t>过程中，各无人机的簇归属保持固定，以确保</w:t>
      </w:r>
      <w:r w:rsidR="008A07CD">
        <w:rPr>
          <w:rFonts w:hint="eastAsia"/>
          <w:color w:val="000000"/>
          <w:sz w:val="21"/>
          <w:szCs w:val="21"/>
        </w:rPr>
        <w:t>全局规划</w:t>
      </w:r>
      <w:r w:rsidR="009530D1" w:rsidRPr="009530D1">
        <w:rPr>
          <w:rFonts w:hint="eastAsia"/>
          <w:color w:val="000000"/>
          <w:sz w:val="21"/>
          <w:szCs w:val="21"/>
        </w:rPr>
        <w:t>的</w:t>
      </w:r>
      <w:r w:rsidR="008A07CD">
        <w:rPr>
          <w:rFonts w:hint="eastAsia"/>
          <w:color w:val="000000"/>
          <w:sz w:val="21"/>
          <w:szCs w:val="21"/>
        </w:rPr>
        <w:t>连续</w:t>
      </w:r>
      <w:r w:rsidR="009530D1" w:rsidRPr="009530D1">
        <w:rPr>
          <w:rFonts w:hint="eastAsia"/>
          <w:color w:val="000000"/>
          <w:sz w:val="21"/>
          <w:szCs w:val="21"/>
        </w:rPr>
        <w:t>性。</w:t>
      </w:r>
    </w:p>
    <w:p w14:paraId="2C3B52E2" w14:textId="61C9A539" w:rsidR="00E94433" w:rsidRDefault="0020273A" w:rsidP="00E94433">
      <w:pPr>
        <w:spacing w:line="360" w:lineRule="auto"/>
        <w:ind w:firstLineChars="196" w:firstLine="412"/>
        <w:rPr>
          <w:color w:val="000000"/>
          <w:sz w:val="21"/>
          <w:szCs w:val="21"/>
        </w:rPr>
      </w:pPr>
      <w:r>
        <w:rPr>
          <w:rFonts w:hint="eastAsia"/>
          <w:color w:val="000000"/>
          <w:sz w:val="21"/>
          <w:szCs w:val="21"/>
        </w:rPr>
        <w:t>路径规划</w:t>
      </w:r>
      <w:r w:rsidR="004E7C0B">
        <w:rPr>
          <w:rFonts w:hint="eastAsia"/>
          <w:color w:val="000000"/>
          <w:sz w:val="21"/>
          <w:szCs w:val="21"/>
        </w:rPr>
        <w:t>包括全局路径</w:t>
      </w:r>
      <w:r w:rsidR="008A07CD">
        <w:rPr>
          <w:rFonts w:hint="eastAsia"/>
          <w:color w:val="000000"/>
          <w:sz w:val="21"/>
          <w:szCs w:val="21"/>
        </w:rPr>
        <w:t>规划</w:t>
      </w:r>
      <w:r w:rsidR="004E7C0B">
        <w:rPr>
          <w:rFonts w:hint="eastAsia"/>
          <w:color w:val="000000"/>
          <w:sz w:val="21"/>
          <w:szCs w:val="21"/>
        </w:rPr>
        <w:t>和局部路径规划两个部分</w:t>
      </w:r>
      <w:r w:rsidR="00F225A9">
        <w:rPr>
          <w:rFonts w:hint="eastAsia"/>
          <w:color w:val="000000"/>
          <w:sz w:val="21"/>
          <w:szCs w:val="21"/>
        </w:rPr>
        <w:t>，全局路径规划</w:t>
      </w:r>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r w:rsidR="008A07CD">
        <w:rPr>
          <w:rFonts w:hint="eastAsia"/>
          <w:color w:val="000000"/>
          <w:sz w:val="21"/>
          <w:szCs w:val="21"/>
        </w:rPr>
        <w:t>建筑</w:t>
      </w:r>
      <w:r w:rsidR="00F225A9">
        <w:rPr>
          <w:rFonts w:hint="eastAsia"/>
          <w:color w:val="000000"/>
          <w:sz w:val="21"/>
          <w:szCs w:val="21"/>
        </w:rPr>
        <w:t>障碍和电磁干扰的避让</w:t>
      </w:r>
      <w:r w:rsidR="003D7711" w:rsidRPr="003D7711">
        <w:rPr>
          <w:rFonts w:hint="eastAsia"/>
          <w:color w:val="000000"/>
          <w:sz w:val="21"/>
          <w:szCs w:val="21"/>
        </w:rPr>
        <w:t>与通信保持。</w:t>
      </w:r>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r w:rsidR="008A07CD">
        <w:rPr>
          <w:rFonts w:hint="eastAsia"/>
          <w:color w:val="000000"/>
          <w:sz w:val="21"/>
          <w:szCs w:val="21"/>
        </w:rPr>
        <w:t>无人机集群通过</w:t>
      </w:r>
      <w:r w:rsidR="00AA452D" w:rsidRPr="00AA452D">
        <w:rPr>
          <w:rFonts w:hint="eastAsia"/>
          <w:color w:val="000000"/>
          <w:sz w:val="21"/>
          <w:szCs w:val="21"/>
        </w:rPr>
        <w:t>实时</w:t>
      </w:r>
      <w:r w:rsidR="008A07CD">
        <w:rPr>
          <w:rFonts w:hint="eastAsia"/>
          <w:color w:val="000000"/>
          <w:sz w:val="21"/>
          <w:szCs w:val="21"/>
        </w:rPr>
        <w:t>检测</w:t>
      </w:r>
      <w:r w:rsidR="00AA452D" w:rsidRPr="00AA452D">
        <w:rPr>
          <w:rFonts w:hint="eastAsia"/>
          <w:color w:val="000000"/>
          <w:sz w:val="21"/>
          <w:szCs w:val="21"/>
        </w:rPr>
        <w:t>更新环境信息，</w:t>
      </w:r>
      <w:r w:rsidR="008A07CD">
        <w:rPr>
          <w:rFonts w:hint="eastAsia"/>
          <w:color w:val="000000"/>
          <w:sz w:val="21"/>
          <w:szCs w:val="21"/>
        </w:rPr>
        <w:t>对</w:t>
      </w:r>
      <w:r w:rsidR="00AA452D" w:rsidRPr="00AA452D">
        <w:rPr>
          <w:rFonts w:hint="eastAsia"/>
          <w:color w:val="000000"/>
          <w:sz w:val="21"/>
          <w:szCs w:val="21"/>
        </w:rPr>
        <w:t>存在</w:t>
      </w:r>
      <w:r w:rsidR="008A07CD">
        <w:rPr>
          <w:rFonts w:hint="eastAsia"/>
          <w:color w:val="000000"/>
          <w:sz w:val="21"/>
          <w:szCs w:val="21"/>
        </w:rPr>
        <w:t>全局</w:t>
      </w:r>
      <w:r w:rsidR="00AA452D" w:rsidRPr="00AA452D">
        <w:rPr>
          <w:rFonts w:hint="eastAsia"/>
          <w:color w:val="000000"/>
          <w:sz w:val="21"/>
          <w:szCs w:val="21"/>
        </w:rPr>
        <w:t>路径</w:t>
      </w:r>
      <w:r w:rsidR="008A07CD">
        <w:rPr>
          <w:rFonts w:hint="eastAsia"/>
          <w:color w:val="000000"/>
          <w:sz w:val="21"/>
          <w:szCs w:val="21"/>
        </w:rPr>
        <w:t>碰撞</w:t>
      </w:r>
      <w:r w:rsidR="00AA452D" w:rsidRPr="00AA452D">
        <w:rPr>
          <w:rFonts w:hint="eastAsia"/>
          <w:color w:val="000000"/>
          <w:sz w:val="21"/>
          <w:szCs w:val="21"/>
        </w:rPr>
        <w:t>冲突</w:t>
      </w:r>
      <w:r w:rsidR="008A07CD">
        <w:rPr>
          <w:rFonts w:hint="eastAsia"/>
          <w:color w:val="000000"/>
          <w:sz w:val="21"/>
          <w:szCs w:val="21"/>
        </w:rPr>
        <w:t>的簇执行</w:t>
      </w:r>
      <w:r w:rsidR="00AA452D" w:rsidRPr="00AA452D">
        <w:rPr>
          <w:rFonts w:hint="eastAsia"/>
          <w:color w:val="000000"/>
          <w:sz w:val="21"/>
          <w:szCs w:val="21"/>
        </w:rPr>
        <w:t>全局重规划以生成新的可行路径。</w:t>
      </w:r>
    </w:p>
    <w:p w14:paraId="377A3058" w14:textId="3DCAA713" w:rsidR="001E192C" w:rsidRDefault="003D7711" w:rsidP="00F225A9">
      <w:pPr>
        <w:pStyle w:val="aff0"/>
        <w:ind w:firstLineChars="200" w:firstLine="420"/>
        <w:jc w:val="left"/>
        <w:rPr>
          <w:color w:val="000000"/>
          <w:sz w:val="21"/>
          <w:szCs w:val="21"/>
        </w:rPr>
      </w:pPr>
      <w:r w:rsidRPr="003D7711">
        <w:rPr>
          <w:rFonts w:hint="eastAsia"/>
          <w:color w:val="000000"/>
          <w:sz w:val="21"/>
          <w:szCs w:val="21"/>
        </w:rPr>
        <w:t>全局</w:t>
      </w:r>
      <w:r w:rsidR="00F225A9">
        <w:rPr>
          <w:rFonts w:hint="eastAsia"/>
          <w:color w:val="000000"/>
          <w:sz w:val="21"/>
          <w:szCs w:val="21"/>
        </w:rPr>
        <w:t>路径</w:t>
      </w:r>
      <w:r w:rsidRPr="003D7711">
        <w:rPr>
          <w:rFonts w:hint="eastAsia"/>
          <w:color w:val="000000"/>
          <w:sz w:val="21"/>
          <w:szCs w:val="21"/>
        </w:rPr>
        <w:t>规划</w:t>
      </w:r>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距离约束机制，对簇间路径的相对距离进行约束，从而在路径生成</w:t>
      </w:r>
      <w:ins w:id="62" w:author="运璐 何" w:date="2025-11-30T21:00:00Z">
        <w:r w:rsidR="00E520F6">
          <w:rPr>
            <w:rFonts w:hint="eastAsia"/>
            <w:color w:val="000000"/>
            <w:sz w:val="21"/>
            <w:szCs w:val="21"/>
          </w:rPr>
          <w:t>与重规划阶段</w:t>
        </w:r>
      </w:ins>
      <w:r w:rsidRPr="003D7711">
        <w:rPr>
          <w:rFonts w:hint="eastAsia"/>
          <w:color w:val="000000"/>
          <w:sz w:val="21"/>
          <w:szCs w:val="21"/>
        </w:rPr>
        <w:t>实现簇间的安全间距</w:t>
      </w:r>
      <w:r w:rsidR="008A07CD">
        <w:rPr>
          <w:rFonts w:hint="eastAsia"/>
          <w:color w:val="000000"/>
          <w:sz w:val="21"/>
          <w:szCs w:val="21"/>
        </w:rPr>
        <w:t>保障、为局部规划提供</w:t>
      </w:r>
      <w:r w:rsidRPr="003D7711">
        <w:rPr>
          <w:rFonts w:hint="eastAsia"/>
          <w:color w:val="000000"/>
          <w:sz w:val="21"/>
          <w:szCs w:val="21"/>
        </w:rPr>
        <w:t>通信连通保持</w:t>
      </w:r>
      <w:r w:rsidR="008A07CD">
        <w:rPr>
          <w:rFonts w:hint="eastAsia"/>
          <w:color w:val="000000"/>
          <w:sz w:val="21"/>
          <w:szCs w:val="21"/>
        </w:rPr>
        <w:t>基础</w:t>
      </w:r>
      <w:r w:rsidRPr="003D7711">
        <w:rPr>
          <w:rFonts w:hint="eastAsia"/>
          <w:color w:val="000000"/>
          <w:sz w:val="21"/>
          <w:szCs w:val="21"/>
        </w:rPr>
        <w:t>。</w:t>
      </w:r>
      <w:commentRangeStart w:id="63"/>
      <w:commentRangeStart w:id="64"/>
      <w:del w:id="65" w:author="Lianghui Ding" w:date="2025-11-30T14:42:00Z">
        <w:r w:rsidR="002602DB" w:rsidRPr="002602DB" w:rsidDel="004A4200">
          <w:rPr>
            <w:rFonts w:hint="eastAsia"/>
            <w:color w:val="000000"/>
            <w:sz w:val="21"/>
            <w:szCs w:val="21"/>
          </w:rPr>
          <w:delText>具体而言，在局部执行单步移动后，系统会基于最新感知数据更新环境障碍集合，并对当前全局路径的后续关键点进行碰撞检测。若检测到路径与更新障碍区域（包括建筑物与干扰</w:delText>
        </w:r>
        <w:r w:rsidR="008A07CD" w:rsidDel="004A4200">
          <w:rPr>
            <w:rFonts w:hint="eastAsia"/>
            <w:color w:val="000000"/>
            <w:sz w:val="21"/>
            <w:szCs w:val="21"/>
          </w:rPr>
          <w:delText>区域</w:delText>
        </w:r>
        <w:r w:rsidR="002602DB" w:rsidRPr="002602DB" w:rsidDel="004A4200">
          <w:rPr>
            <w:rFonts w:hint="eastAsia"/>
            <w:color w:val="000000"/>
            <w:sz w:val="21"/>
            <w:szCs w:val="21"/>
          </w:rPr>
          <w:delText>）发生交叉，算法将立即触发</w:delText>
        </w:r>
        <w:r w:rsidR="008A07CD" w:rsidDel="004A4200">
          <w:rPr>
            <w:rFonts w:hint="eastAsia"/>
            <w:color w:val="000000"/>
            <w:sz w:val="21"/>
            <w:szCs w:val="21"/>
          </w:rPr>
          <w:delText>对应簇</w:delText>
        </w:r>
        <w:r w:rsidR="002602DB" w:rsidRPr="002602DB" w:rsidDel="004A4200">
          <w:rPr>
            <w:rFonts w:hint="eastAsia"/>
            <w:color w:val="000000"/>
            <w:sz w:val="21"/>
            <w:szCs w:val="21"/>
          </w:rPr>
          <w:delText>全局重规划过程，执行基于</w:delText>
        </w:r>
        <w:r w:rsidR="002602DB" w:rsidRPr="002602DB" w:rsidDel="004A4200">
          <w:rPr>
            <w:rFonts w:hint="eastAsia"/>
            <w:color w:val="000000"/>
            <w:sz w:val="21"/>
            <w:szCs w:val="21"/>
          </w:rPr>
          <w:delText>RRT*</w:delText>
        </w:r>
        <w:r w:rsidR="002602DB" w:rsidRPr="002602DB" w:rsidDel="004A4200">
          <w:rPr>
            <w:rFonts w:hint="eastAsia"/>
            <w:color w:val="000000"/>
            <w:sz w:val="21"/>
            <w:szCs w:val="21"/>
          </w:rPr>
          <w:delText>的路径采样与关键点生成，并通过</w:delText>
        </w:r>
        <w:r w:rsidR="002602DB" w:rsidRPr="002602DB" w:rsidDel="004A4200">
          <w:rPr>
            <w:rFonts w:hint="eastAsia"/>
            <w:color w:val="000000"/>
            <w:sz w:val="21"/>
            <w:szCs w:val="21"/>
          </w:rPr>
          <w:delText xml:space="preserve"> Fr</w:delText>
        </w:r>
        <w:r w:rsidR="002602DB" w:rsidRPr="002602DB" w:rsidDel="004A4200">
          <w:rPr>
            <w:rFonts w:hint="eastAsia"/>
            <w:color w:val="000000"/>
            <w:sz w:val="21"/>
            <w:szCs w:val="21"/>
          </w:rPr>
          <w:delText>é</w:delText>
        </w:r>
        <w:r w:rsidR="002602DB" w:rsidRPr="002602DB" w:rsidDel="004A4200">
          <w:rPr>
            <w:rFonts w:hint="eastAsia"/>
            <w:color w:val="000000"/>
            <w:sz w:val="21"/>
            <w:szCs w:val="21"/>
          </w:rPr>
          <w:delText xml:space="preserve">chet </w:delText>
        </w:r>
        <w:r w:rsidR="002602DB" w:rsidRPr="002602DB" w:rsidDel="004A4200">
          <w:rPr>
            <w:rFonts w:hint="eastAsia"/>
            <w:color w:val="000000"/>
            <w:sz w:val="21"/>
            <w:szCs w:val="21"/>
          </w:rPr>
          <w:delText>校验机制与既有</w:delText>
        </w:r>
        <w:r w:rsidR="008A07CD" w:rsidDel="004A4200">
          <w:rPr>
            <w:rFonts w:hint="eastAsia"/>
            <w:color w:val="000000"/>
            <w:sz w:val="21"/>
            <w:szCs w:val="21"/>
          </w:rPr>
          <w:delText>可达的簇</w:delText>
        </w:r>
        <w:r w:rsidR="002602DB" w:rsidRPr="002602DB" w:rsidDel="004A4200">
          <w:rPr>
            <w:rFonts w:hint="eastAsia"/>
            <w:color w:val="000000"/>
            <w:sz w:val="21"/>
            <w:szCs w:val="21"/>
          </w:rPr>
          <w:delText>路径</w:delText>
        </w:r>
        <w:r w:rsidR="002602DB" w:rsidDel="004A4200">
          <w:rPr>
            <w:rFonts w:hint="eastAsia"/>
            <w:color w:val="000000"/>
            <w:sz w:val="21"/>
            <w:szCs w:val="21"/>
          </w:rPr>
          <w:delText>进行</w:delText>
        </w:r>
        <w:r w:rsidR="002602DB" w:rsidRPr="002602DB" w:rsidDel="004A4200">
          <w:rPr>
            <w:rFonts w:hint="eastAsia"/>
            <w:color w:val="000000"/>
            <w:sz w:val="21"/>
            <w:szCs w:val="21"/>
          </w:rPr>
          <w:delText>验证</w:delText>
        </w:r>
        <w:r w:rsidR="002602DB" w:rsidDel="004A4200">
          <w:rPr>
            <w:rFonts w:hint="eastAsia"/>
            <w:color w:val="000000"/>
            <w:sz w:val="21"/>
            <w:szCs w:val="21"/>
          </w:rPr>
          <w:delText>，以保障</w:delText>
        </w:r>
        <w:r w:rsidR="008A07CD" w:rsidDel="004A4200">
          <w:rPr>
            <w:rFonts w:hint="eastAsia"/>
            <w:color w:val="000000"/>
            <w:sz w:val="21"/>
            <w:szCs w:val="21"/>
          </w:rPr>
          <w:delText>所有簇的</w:delText>
        </w:r>
        <w:r w:rsidR="002602DB" w:rsidDel="004A4200">
          <w:rPr>
            <w:rFonts w:hint="eastAsia"/>
            <w:color w:val="000000"/>
            <w:sz w:val="21"/>
            <w:szCs w:val="21"/>
          </w:rPr>
          <w:delText>全局路径的实时可达性</w:delText>
        </w:r>
        <w:r w:rsidR="002602DB" w:rsidRPr="002602DB" w:rsidDel="004A4200">
          <w:rPr>
            <w:rFonts w:hint="eastAsia"/>
            <w:color w:val="000000"/>
            <w:sz w:val="21"/>
            <w:szCs w:val="21"/>
          </w:rPr>
          <w:delText>。</w:delText>
        </w:r>
        <w:commentRangeEnd w:id="63"/>
        <w:r w:rsidR="000A6192" w:rsidDel="004A4200">
          <w:rPr>
            <w:rStyle w:val="ac"/>
          </w:rPr>
          <w:commentReference w:id="63"/>
        </w:r>
      </w:del>
      <w:commentRangeEnd w:id="64"/>
      <w:r w:rsidR="00E520F6">
        <w:rPr>
          <w:rStyle w:val="ac"/>
        </w:rPr>
        <w:commentReference w:id="64"/>
      </w:r>
    </w:p>
    <w:p w14:paraId="23A289E7" w14:textId="75BCB091" w:rsidR="009673FE" w:rsidRDefault="001E192C" w:rsidP="00B0242B">
      <w:pPr>
        <w:pStyle w:val="aff2"/>
        <w:ind w:firstLineChars="200" w:firstLine="420"/>
        <w:jc w:val="both"/>
      </w:pPr>
      <w:r>
        <w:rPr>
          <w:rFonts w:hint="eastAsia"/>
        </w:rPr>
        <w:t>局部路径规划</w:t>
      </w:r>
      <w:r w:rsidR="00D4645F">
        <w:rPr>
          <w:rFonts w:hint="eastAsia"/>
        </w:rPr>
        <w:t>（</w:t>
      </w:r>
      <w:r w:rsidR="00D4645F">
        <w:rPr>
          <w:rFonts w:hint="eastAsia"/>
        </w:rPr>
        <w:t>M</w:t>
      </w:r>
      <w:r w:rsidR="00D4645F">
        <w:t>BST-APF</w:t>
      </w:r>
      <w:r w:rsidR="00D4645F">
        <w:rPr>
          <w:rFonts w:hint="eastAsia"/>
        </w:rPr>
        <w:t>）</w:t>
      </w:r>
      <w:r w:rsidR="003D7711" w:rsidRPr="003D7711">
        <w:rPr>
          <w:rFonts w:hint="eastAsia"/>
        </w:rPr>
        <w:t>采用</w:t>
      </w:r>
      <w:r w:rsidR="008A07CD">
        <w:rPr>
          <w:rFonts w:hint="eastAsia"/>
        </w:rPr>
        <w:t>基于最大</w:t>
      </w:r>
      <w:r w:rsidR="008A07CD">
        <w:rPr>
          <w:rFonts w:hint="eastAsia"/>
        </w:rPr>
        <w:t>S</w:t>
      </w:r>
      <w:r w:rsidR="008A07CD">
        <w:t>INR</w:t>
      </w:r>
      <w:r w:rsidR="008A07CD">
        <w:rPr>
          <w:rFonts w:hint="eastAsia"/>
        </w:rPr>
        <w:t>瓶颈生成树</w:t>
      </w:r>
      <w:r w:rsidR="003D7711" w:rsidRPr="003D7711">
        <w:rPr>
          <w:rFonts w:hint="eastAsia"/>
        </w:rPr>
        <w:t>的</w:t>
      </w:r>
      <w:r w:rsidR="00D4645F">
        <w:rPr>
          <w:rFonts w:hint="eastAsia"/>
        </w:rPr>
        <w:t>人工势场</w:t>
      </w:r>
      <w:r w:rsidR="003D7711" w:rsidRPr="003D7711">
        <w:rPr>
          <w:rFonts w:hint="eastAsia"/>
        </w:rPr>
        <w:t>法执行单步决策</w:t>
      </w:r>
      <w:r w:rsidR="002602DB">
        <w:rPr>
          <w:rFonts w:hint="eastAsia"/>
        </w:rPr>
        <w:t>。</w:t>
      </w:r>
      <w:r w:rsidR="00D4645F">
        <w:rPr>
          <w:rFonts w:hint="eastAsia"/>
        </w:rPr>
        <w:t>在单步规划过程中，</w:t>
      </w:r>
      <w:r w:rsidR="002602DB">
        <w:rPr>
          <w:rFonts w:hint="eastAsia"/>
        </w:rPr>
        <w:t>每个无人机</w:t>
      </w:r>
      <w:r w:rsidR="00D4645F">
        <w:rPr>
          <w:rFonts w:hint="eastAsia"/>
        </w:rPr>
        <w:t>首先</w:t>
      </w:r>
      <w:r w:rsidR="005164BB">
        <w:rPr>
          <w:rFonts w:hint="eastAsia"/>
        </w:rPr>
        <w:t>计算碰撞避免斥力，</w:t>
      </w:r>
      <w:r w:rsidR="00672C52">
        <w:rPr>
          <w:rFonts w:hint="eastAsia"/>
        </w:rPr>
        <w:t>同时以</w:t>
      </w:r>
      <w:r w:rsidR="002602DB">
        <w:rPr>
          <w:rFonts w:hint="eastAsia"/>
        </w:rPr>
        <w:t>全局路径规划中的下一关键点为目标引力</w:t>
      </w:r>
      <w:r w:rsidR="003D7711" w:rsidRPr="003D7711">
        <w:rPr>
          <w:rFonts w:hint="eastAsia"/>
        </w:rPr>
        <w:t>并在势函数中加入基于</w:t>
      </w:r>
      <w:commentRangeStart w:id="66"/>
      <w:commentRangeStart w:id="67"/>
      <w:r w:rsidR="003D7711" w:rsidRPr="003D7711">
        <w:rPr>
          <w:rFonts w:hint="eastAsia"/>
        </w:rPr>
        <w:t>最</w:t>
      </w:r>
      <w:r w:rsidR="00D4645F">
        <w:rPr>
          <w:rFonts w:hint="eastAsia"/>
        </w:rPr>
        <w:t>大</w:t>
      </w:r>
      <w:r w:rsidR="00D4645F">
        <w:rPr>
          <w:rFonts w:hint="eastAsia"/>
        </w:rPr>
        <w:t>S</w:t>
      </w:r>
      <w:r w:rsidR="00D4645F">
        <w:t>INR</w:t>
      </w:r>
      <w:r w:rsidR="00D4645F">
        <w:rPr>
          <w:rFonts w:hint="eastAsia"/>
        </w:rPr>
        <w:t>瓶颈</w:t>
      </w:r>
      <w:r w:rsidR="003D7711" w:rsidRPr="003D7711">
        <w:rPr>
          <w:rFonts w:hint="eastAsia"/>
        </w:rPr>
        <w:t>生成树（</w:t>
      </w:r>
      <w:r w:rsidR="003D7711" w:rsidRPr="003D7711">
        <w:rPr>
          <w:rFonts w:hint="eastAsia"/>
        </w:rPr>
        <w:t>M</w:t>
      </w:r>
      <w:r w:rsidR="00D4645F">
        <w:t>B</w:t>
      </w:r>
      <w:r w:rsidR="003D7711" w:rsidRPr="003D7711">
        <w:rPr>
          <w:rFonts w:hint="eastAsia"/>
        </w:rPr>
        <w:t>ST</w:t>
      </w:r>
      <w:r w:rsidR="003D7711" w:rsidRPr="003D7711">
        <w:rPr>
          <w:rFonts w:hint="eastAsia"/>
        </w:rPr>
        <w:t>）的</w:t>
      </w:r>
      <w:r w:rsidR="00672C52">
        <w:rPr>
          <w:rFonts w:hint="eastAsia"/>
        </w:rPr>
        <w:t>通信</w:t>
      </w:r>
      <w:r w:rsidR="003D7711" w:rsidRPr="003D7711">
        <w:rPr>
          <w:rFonts w:hint="eastAsia"/>
        </w:rPr>
        <w:t>引力</w:t>
      </w:r>
      <w:commentRangeEnd w:id="66"/>
      <w:r w:rsidR="004A4200">
        <w:rPr>
          <w:rStyle w:val="ac"/>
          <w:color w:val="auto"/>
        </w:rPr>
        <w:commentReference w:id="66"/>
      </w:r>
      <w:commentRangeEnd w:id="67"/>
      <w:r w:rsidR="006B2B47">
        <w:rPr>
          <w:rStyle w:val="ac"/>
          <w:color w:val="auto"/>
        </w:rPr>
        <w:commentReference w:id="67"/>
      </w:r>
      <w:r w:rsidR="003D7711" w:rsidRPr="003D7711">
        <w:rPr>
          <w:rFonts w:hint="eastAsia"/>
        </w:rPr>
        <w:t>项，对簇内通信链路进行势能建模，使无人机在局部运动中自动调整相对位置、补偿</w:t>
      </w:r>
      <w:r w:rsidR="00D85661">
        <w:rPr>
          <w:rFonts w:hint="eastAsia"/>
        </w:rPr>
        <w:t>干扰和遮挡导致的</w:t>
      </w:r>
      <w:r w:rsidR="003D7711" w:rsidRPr="003D7711">
        <w:rPr>
          <w:rFonts w:hint="eastAsia"/>
        </w:rPr>
        <w:t>链路衰减，</w:t>
      </w:r>
      <w:r w:rsidR="00D85661">
        <w:rPr>
          <w:rFonts w:hint="eastAsia"/>
        </w:rPr>
        <w:t>实现单步</w:t>
      </w:r>
      <w:r w:rsidR="00672C52">
        <w:rPr>
          <w:rFonts w:hint="eastAsia"/>
        </w:rPr>
        <w:t>规划结果的计算。同时将</w:t>
      </w:r>
      <w:r w:rsidR="002602DB">
        <w:rPr>
          <w:rFonts w:hint="eastAsia"/>
        </w:rPr>
        <w:t>规划结果执行后环境感知的信息提供给全局规划层，</w:t>
      </w:r>
      <w:r w:rsidR="00672C52">
        <w:rPr>
          <w:rFonts w:hint="eastAsia"/>
        </w:rPr>
        <w:t>以</w:t>
      </w:r>
      <w:r w:rsidR="003D7711" w:rsidRPr="003D7711">
        <w:rPr>
          <w:rFonts w:hint="eastAsia"/>
        </w:rPr>
        <w:t>实现</w:t>
      </w:r>
      <w:r w:rsidR="002602DB">
        <w:rPr>
          <w:rFonts w:hint="eastAsia"/>
        </w:rPr>
        <w:t>与全局</w:t>
      </w:r>
      <w:r w:rsidR="003D7711" w:rsidRPr="003D7711">
        <w:rPr>
          <w:rFonts w:hint="eastAsia"/>
        </w:rPr>
        <w:t>路径规划与通信保持的协同优化。</w:t>
      </w:r>
    </w:p>
    <w:p w14:paraId="22ADB46E" w14:textId="28927AD6" w:rsidR="00B675E7" w:rsidRDefault="00B675E7" w:rsidP="00A9585A">
      <w:pPr>
        <w:pStyle w:val="aff2"/>
      </w:pPr>
      <w:commentRangeStart w:id="68"/>
      <w:r>
        <w:rPr>
          <w:rFonts w:hint="eastAsia"/>
          <w:noProof/>
        </w:rPr>
        <w:lastRenderedPageBreak/>
        <w:drawing>
          <wp:inline distT="0" distB="0" distL="0" distR="0" wp14:anchorId="167F2C0D" wp14:editId="1E89DB11">
            <wp:extent cx="5228443" cy="299786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8443" cy="2997863"/>
                    </a:xfrm>
                    <a:prstGeom prst="rect">
                      <a:avLst/>
                    </a:prstGeom>
                  </pic:spPr>
                </pic:pic>
              </a:graphicData>
            </a:graphic>
          </wp:inline>
        </w:drawing>
      </w:r>
      <w:commentRangeEnd w:id="68"/>
      <w:r w:rsidR="00761945">
        <w:rPr>
          <w:rStyle w:val="ac"/>
          <w:color w:val="auto"/>
        </w:rPr>
        <w:commentReference w:id="68"/>
      </w:r>
    </w:p>
    <w:p w14:paraId="5ACFC0C9" w14:textId="45F23A8B" w:rsidR="000521FD" w:rsidRPr="00A9585A" w:rsidRDefault="00697207" w:rsidP="006B2B47">
      <w:pPr>
        <w:pStyle w:val="aff2"/>
      </w:pPr>
      <w:r w:rsidRPr="00A9585A">
        <w:rPr>
          <w:rFonts w:hint="eastAsia"/>
        </w:rPr>
        <w:t>图</w:t>
      </w:r>
      <w:r w:rsidRPr="00A9585A">
        <w:t>2  CL-RRT*-APF</w:t>
      </w:r>
      <w:r w:rsidRPr="00A9585A">
        <w:rPr>
          <w:rFonts w:hint="eastAsia"/>
        </w:rPr>
        <w:t>算法框架示意图</w:t>
      </w:r>
    </w:p>
    <w:p w14:paraId="5A7BE894" w14:textId="29B58991" w:rsidR="00493B3F" w:rsidRPr="00A433FA" w:rsidRDefault="0079034F" w:rsidP="00234ACA">
      <w:pPr>
        <w:spacing w:line="360" w:lineRule="auto"/>
        <w:outlineLvl w:val="1"/>
        <w:rPr>
          <w:b/>
          <w:sz w:val="21"/>
          <w:szCs w:val="21"/>
        </w:rPr>
      </w:pPr>
      <w:bookmarkStart w:id="69"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r w:rsidR="00862B19">
        <w:rPr>
          <w:rFonts w:hint="eastAsia"/>
          <w:b/>
          <w:sz w:val="21"/>
          <w:szCs w:val="21"/>
        </w:rPr>
        <w:t>C</w:t>
      </w:r>
      <w:r w:rsidR="00862B19">
        <w:rPr>
          <w:b/>
          <w:sz w:val="21"/>
          <w:szCs w:val="21"/>
        </w:rPr>
        <w:t>-</w:t>
      </w:r>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p>
    <w:bookmarkEnd w:id="69"/>
    <w:p w14:paraId="77000FD0" w14:textId="73A9E7B3"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r w:rsidR="009E6388">
        <w:rPr>
          <w:rFonts w:hint="eastAsia"/>
          <w:color w:val="000000"/>
          <w:sz w:val="21"/>
          <w:szCs w:val="21"/>
        </w:rPr>
        <w:t>单簇</w:t>
      </w:r>
      <w:r w:rsidRPr="00CD4915">
        <w:rPr>
          <w:rFonts w:ascii="宋体" w:hAnsi="宋体" w:hint="eastAsia"/>
          <w:color w:val="000000"/>
          <w:sz w:val="21"/>
          <w:szCs w:val="21"/>
        </w:rPr>
        <w:t>全局</w:t>
      </w:r>
      <w:r w:rsidR="009E6388">
        <w:rPr>
          <w:rFonts w:ascii="宋体" w:hAnsi="宋体" w:hint="eastAsia"/>
          <w:color w:val="000000"/>
          <w:sz w:val="21"/>
          <w:szCs w:val="21"/>
        </w:rPr>
        <w:t>路径</w:t>
      </w:r>
      <w:r w:rsidR="00D4645F">
        <w:rPr>
          <w:rFonts w:ascii="宋体" w:hAnsi="宋体" w:hint="eastAsia"/>
          <w:color w:val="000000"/>
          <w:sz w:val="21"/>
          <w:szCs w:val="21"/>
        </w:rPr>
        <w:t>搜索</w:t>
      </w:r>
    </w:p>
    <w:p w14:paraId="7CB9B012" w14:textId="7D5B6035" w:rsidR="00A64722" w:rsidRDefault="00D4645F" w:rsidP="000309B8">
      <w:pPr>
        <w:spacing w:line="360" w:lineRule="auto"/>
        <w:ind w:firstLineChars="196" w:firstLine="412"/>
        <w:rPr>
          <w:color w:val="000000"/>
          <w:sz w:val="21"/>
          <w:szCs w:val="21"/>
        </w:rPr>
      </w:pPr>
      <w:r>
        <w:rPr>
          <w:rFonts w:hint="eastAsia"/>
          <w:color w:val="000000"/>
          <w:sz w:val="21"/>
          <w:szCs w:val="21"/>
        </w:rPr>
        <w:t>在全局路径采样过程中，</w:t>
      </w:r>
      <w:r w:rsidR="00A64722" w:rsidRPr="00A64722">
        <w:rPr>
          <w:color w:val="000000"/>
          <w:sz w:val="21"/>
          <w:szCs w:val="21"/>
        </w:rPr>
        <w:t>系统首先根据无人机在初始时刻的空间</w:t>
      </w:r>
      <w:r w:rsidR="002F656E">
        <w:rPr>
          <w:rFonts w:hint="eastAsia"/>
          <w:color w:val="000000"/>
          <w:sz w:val="21"/>
          <w:szCs w:val="21"/>
        </w:rPr>
        <w:t>位置</w:t>
      </w:r>
      <w:r w:rsidR="00A64722" w:rsidRPr="00A64722">
        <w:rPr>
          <w:color w:val="000000"/>
          <w:sz w:val="21"/>
          <w:szCs w:val="21"/>
        </w:rPr>
        <w:t>分布和</w:t>
      </w:r>
      <w:r>
        <w:rPr>
          <w:rFonts w:hint="eastAsia"/>
          <w:color w:val="000000"/>
          <w:sz w:val="21"/>
          <w:szCs w:val="21"/>
        </w:rPr>
        <w:t>设定的</w:t>
      </w:r>
      <w:r w:rsidR="006373A8">
        <w:rPr>
          <w:rFonts w:hint="eastAsia"/>
          <w:color w:val="000000"/>
          <w:sz w:val="21"/>
          <w:szCs w:val="21"/>
        </w:rPr>
        <w:t>单个</w:t>
      </w:r>
      <w:r w:rsidR="00A64722" w:rsidRPr="00A64722">
        <w:rPr>
          <w:color w:val="000000"/>
          <w:sz w:val="21"/>
          <w:szCs w:val="21"/>
        </w:rPr>
        <w:t>簇</w:t>
      </w:r>
      <w:r w:rsidR="006373A8">
        <w:rPr>
          <w:rFonts w:hint="eastAsia"/>
          <w:color w:val="000000"/>
          <w:sz w:val="21"/>
          <w:szCs w:val="21"/>
        </w:rPr>
        <w:t>无人机</w:t>
      </w:r>
      <w:r w:rsidR="00A64722" w:rsidRPr="00A64722">
        <w:rPr>
          <w:color w:val="000000"/>
          <w:sz w:val="21"/>
          <w:szCs w:val="21"/>
        </w:rPr>
        <w:t>数量</w:t>
      </w:r>
      <w:r w:rsidR="006373A8">
        <w:rPr>
          <w:rFonts w:hint="eastAsia"/>
          <w:color w:val="000000"/>
          <w:sz w:val="21"/>
          <w:szCs w:val="21"/>
        </w:rPr>
        <w:t xml:space="preserve"> </w:t>
      </w:r>
      <m:oMath>
        <m:r>
          <w:rPr>
            <w:rFonts w:ascii="Cambria Math" w:hAnsi="Cambria Math" w:hint="eastAsia"/>
            <w:color w:val="000000"/>
            <w:sz w:val="21"/>
            <w:szCs w:val="21"/>
          </w:rPr>
          <m:t>K</m:t>
        </m:r>
      </m:oMath>
      <w:r w:rsidR="006373A8">
        <w:rPr>
          <w:rFonts w:hint="eastAsia"/>
          <w:color w:val="000000"/>
          <w:sz w:val="21"/>
          <w:szCs w:val="21"/>
        </w:rPr>
        <w:t xml:space="preserve"> </w:t>
      </w:r>
      <w:r w:rsidR="00A64722" w:rsidRPr="00A64722">
        <w:rPr>
          <w:color w:val="000000"/>
          <w:sz w:val="21"/>
          <w:szCs w:val="21"/>
        </w:rPr>
        <w:t>进行分簇</w:t>
      </w:r>
      <w:r w:rsidR="00A64722">
        <w:rPr>
          <w:rFonts w:hint="eastAsia"/>
          <w:color w:val="000000"/>
          <w:sz w:val="21"/>
          <w:szCs w:val="21"/>
        </w:rPr>
        <w:t>，</w:t>
      </w:r>
      <w:r w:rsidR="006D5049">
        <w:rPr>
          <w:rFonts w:hint="eastAsia"/>
          <w:color w:val="000000"/>
          <w:sz w:val="21"/>
          <w:szCs w:val="21"/>
        </w:rPr>
        <w:t>划分后得到簇集合：</w:t>
      </w:r>
    </w:p>
    <w:p w14:paraId="5D43A8AA" w14:textId="774BAB89" w:rsidR="00FD4F17" w:rsidRDefault="00C22CE4" w:rsidP="000309B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m:rPr>
                  <m:scr m:val="script"/>
                </m:rPr>
                <w:rPr>
                  <w:rFonts w:ascii="Cambria Math" w:hAnsi="Cambria Math"/>
                  <w:color w:val="000000"/>
                  <w:sz w:val="21"/>
                  <w:szCs w:val="21"/>
                </w:rPr>
                <m:t>C=</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N/K</m:t>
                  </m:r>
                </m:sub>
              </m:sSub>
              <m:r>
                <m:rPr>
                  <m:lit/>
                </m:rPr>
                <w:rPr>
                  <w:rFonts w:ascii="Cambria Math" w:hAnsi="Cambria Math"/>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r>
                <m:rPr>
                  <m:sty m:val="p"/>
                </m:rPr>
                <w:rPr>
                  <w:rFonts w:ascii="Cambria Math" w:hAnsi="Cambria Math"/>
                  <w:color w:val="000000"/>
                  <w:sz w:val="21"/>
                  <w:szCs w:val="21"/>
                </w:rPr>
                <m:t>⊂</m:t>
              </m:r>
              <m:r>
                <m:rPr>
                  <m:scr m:val="script"/>
                </m:rPr>
                <w:rPr>
                  <w:rFonts w:ascii="Cambria Math" w:hAnsi="Cambria Math"/>
                  <w:color w:val="000000"/>
                  <w:sz w:val="21"/>
                  <w:szCs w:val="21"/>
                </w:rPr>
                <m:t>U#</m:t>
              </m:r>
              <m:d>
                <m:dPr>
                  <m:begChr m:val="（"/>
                  <m:endChr m:val="）"/>
                  <m:ctrlPr>
                    <w:rPr>
                      <w:rFonts w:ascii="Cambria Math" w:hAnsi="Cambria Math"/>
                      <w:i/>
                      <w:color w:val="000000"/>
                      <w:sz w:val="21"/>
                      <w:szCs w:val="21"/>
                    </w:rPr>
                  </m:ctrlPr>
                </m:dPr>
                <m:e>
                  <m:r>
                    <w:rPr>
                      <w:rFonts w:ascii="Cambria Math" w:hAnsi="Cambria Math"/>
                      <w:color w:val="000000"/>
                      <w:sz w:val="21"/>
                      <w:szCs w:val="21"/>
                    </w:rPr>
                    <m:t>7</m:t>
                  </m:r>
                </m:e>
              </m:d>
            </m:e>
          </m:eqArr>
        </m:oMath>
      </m:oMathPara>
    </w:p>
    <w:p w14:paraId="10007FCD" w14:textId="3E72397B" w:rsidR="006D5049" w:rsidRDefault="006D5049" w:rsidP="006D5049">
      <w:pPr>
        <w:spacing w:line="360" w:lineRule="auto"/>
        <w:ind w:firstLineChars="196" w:firstLine="412"/>
        <w:rPr>
          <w:color w:val="000000"/>
          <w:sz w:val="21"/>
          <w:szCs w:val="21"/>
        </w:rPr>
      </w:pPr>
      <w:r w:rsidRPr="006D5049">
        <w:rPr>
          <w:rFonts w:hint="eastAsia"/>
          <w:color w:val="000000"/>
          <w:sz w:val="21"/>
          <w:szCs w:val="21"/>
        </w:rPr>
        <w:t>其中每个簇</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Pr>
          <w:rFonts w:hint="eastAsia"/>
          <w:color w:val="000000"/>
          <w:sz w:val="21"/>
          <w:szCs w:val="21"/>
        </w:rPr>
        <w:t xml:space="preserve"> </w:t>
      </w:r>
      <w:r w:rsidRPr="006D5049">
        <w:rPr>
          <w:rFonts w:hint="eastAsia"/>
          <w:color w:val="000000"/>
          <w:sz w:val="21"/>
          <w:szCs w:val="21"/>
        </w:rPr>
        <w:t>的成员在整个规划过程中保持不变。每个簇以其虚拟簇中心</w:t>
      </w:r>
      <w:r>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hint="eastAsia"/>
                <w:color w:val="000000"/>
                <w:sz w:val="21"/>
                <w:szCs w:val="21"/>
              </w:rPr>
              <m:t>i</m:t>
            </m:r>
          </m:sub>
        </m:sSub>
      </m:oMath>
      <w:r>
        <w:rPr>
          <w:rFonts w:hint="eastAsia"/>
          <w:color w:val="000000"/>
          <w:sz w:val="21"/>
          <w:szCs w:val="21"/>
        </w:rPr>
        <w:t xml:space="preserve"> </w:t>
      </w:r>
      <w:r w:rsidRPr="006D5049">
        <w:rPr>
          <w:color w:val="000000"/>
          <w:sz w:val="21"/>
          <w:szCs w:val="21"/>
        </w:rPr>
        <w:t>作为全局路径规划的起始点</w:t>
      </w:r>
      <w:r>
        <w:rPr>
          <w:rFonts w:hint="eastAsia"/>
          <w:color w:val="000000"/>
          <w:sz w:val="21"/>
          <w:szCs w:val="21"/>
        </w:rPr>
        <w:t>:</w:t>
      </w:r>
    </w:p>
    <w:p w14:paraId="3F13EF5D" w14:textId="035E4D71" w:rsidR="006D5049" w:rsidRDefault="00C22CE4"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rPr>
                          <w:rFonts w:ascii="Cambria Math" w:hAnsi="Cambria Math"/>
                          <w:i/>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i/>
                          <w:color w:val="000000"/>
                          <w:sz w:val="21"/>
                          <w:szCs w:val="21"/>
                        </w:rPr>
                      </m:ctrlPr>
                    </m:dPr>
                    <m:e>
                      <m:r>
                        <w:rPr>
                          <w:rFonts w:ascii="Cambria Math" w:hAnsi="Cambria Math"/>
                          <w:color w:val="000000"/>
                          <w:sz w:val="21"/>
                          <w:szCs w:val="21"/>
                        </w:rPr>
                        <m:t>0</m:t>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66B5F83" w14:textId="2B09642B" w:rsidR="006D5049" w:rsidRDefault="00D4645F" w:rsidP="006D5049">
      <w:pPr>
        <w:spacing w:line="360" w:lineRule="auto"/>
        <w:ind w:firstLineChars="196" w:firstLine="412"/>
        <w:rPr>
          <w:color w:val="000000"/>
          <w:sz w:val="21"/>
          <w:szCs w:val="21"/>
        </w:rPr>
      </w:pPr>
      <w:r>
        <w:rPr>
          <w:rFonts w:hint="eastAsia"/>
          <w:color w:val="000000"/>
          <w:sz w:val="21"/>
          <w:szCs w:val="21"/>
        </w:rPr>
        <w:t>同时</w:t>
      </w:r>
      <w:r w:rsidR="006D5049" w:rsidRPr="006D5049">
        <w:rPr>
          <w:color w:val="000000"/>
          <w:sz w:val="21"/>
          <w:szCs w:val="21"/>
        </w:rPr>
        <w:t>以</w:t>
      </w:r>
      <w:commentRangeStart w:id="70"/>
      <w:commentRangeStart w:id="71"/>
      <w:r w:rsidR="006D5049" w:rsidRPr="006D5049">
        <w:rPr>
          <w:color w:val="000000"/>
          <w:sz w:val="21"/>
          <w:szCs w:val="21"/>
        </w:rPr>
        <w:t>虚拟簇目标</w:t>
      </w:r>
      <w:del w:id="72" w:author="运璐 何" w:date="2025-11-30T21:01:00Z">
        <w:r w:rsidR="006D5049" w:rsidRPr="006D5049" w:rsidDel="00E520F6">
          <w:rPr>
            <w:color w:val="000000"/>
            <w:sz w:val="21"/>
            <w:szCs w:val="21"/>
          </w:rPr>
          <w:delText>点</w:delText>
        </w:r>
      </w:del>
      <w:commentRangeEnd w:id="70"/>
      <w:r w:rsidR="00450A26">
        <w:rPr>
          <w:rStyle w:val="ac"/>
        </w:rPr>
        <w:commentReference w:id="70"/>
      </w:r>
      <w:commentRangeEnd w:id="71"/>
      <w:r w:rsidR="006B2B47">
        <w:rPr>
          <w:rStyle w:val="ac"/>
        </w:rPr>
        <w:commentReference w:id="71"/>
      </w:r>
      <w:ins w:id="73" w:author="运璐 何" w:date="2025-11-30T20:44:00Z">
        <w:r w:rsidR="006B2B47">
          <w:rPr>
            <w:rFonts w:hint="eastAsia"/>
            <w:color w:val="000000"/>
            <w:sz w:val="21"/>
            <w:szCs w:val="21"/>
          </w:rPr>
          <w:t>中心</w:t>
        </w:r>
      </w:ins>
      <w:ins w:id="74" w:author="运璐 何" w:date="2025-11-30T21:01:00Z">
        <w:r w:rsidR="00E520F6">
          <w:rPr>
            <w:rFonts w:hint="eastAsia"/>
            <w:color w:val="000000"/>
            <w:sz w:val="21"/>
            <w:szCs w:val="21"/>
          </w:rPr>
          <w:t>点</w:t>
        </w:r>
      </w:ins>
      <w:r w:rsidR="006D5049">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hint="eastAsia"/>
                <w:color w:val="000000"/>
                <w:sz w:val="21"/>
                <w:szCs w:val="21"/>
              </w:rPr>
              <m:t>i</m:t>
            </m:r>
          </m:sub>
        </m:sSub>
      </m:oMath>
      <w:r w:rsidR="006D5049">
        <w:rPr>
          <w:color w:val="000000"/>
          <w:sz w:val="21"/>
          <w:szCs w:val="21"/>
        </w:rPr>
        <w:t xml:space="preserve"> </w:t>
      </w:r>
      <w:r w:rsidR="006D5049" w:rsidRPr="006D5049">
        <w:rPr>
          <w:color w:val="000000"/>
          <w:sz w:val="21"/>
          <w:szCs w:val="21"/>
        </w:rPr>
        <w:t>作为目标点执行全局路径规划</w:t>
      </w:r>
      <w:r w:rsidR="00FD4F17">
        <w:rPr>
          <w:rFonts w:hint="eastAsia"/>
          <w:color w:val="000000"/>
          <w:sz w:val="21"/>
          <w:szCs w:val="21"/>
        </w:rPr>
        <w:t>：</w:t>
      </w:r>
    </w:p>
    <w:p w14:paraId="17257BE3" w14:textId="3C0A7334" w:rsidR="00FD4F17" w:rsidRDefault="00C22CE4"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rPr>
                          <w:rFonts w:ascii="Cambria Math" w:hAnsi="Cambria Math"/>
                          <w:i/>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C</m:t>
                      </m:r>
                      <m:ctrlPr>
                        <w:rPr>
                          <w:rFonts w:ascii="Cambria Math" w:hAnsi="Cambria Math"/>
                          <w:color w:val="000000"/>
                          <w:sz w:val="21"/>
                          <w:szCs w:val="21"/>
                        </w:rPr>
                      </m:ctrlPr>
                    </m:e>
                    <m:sub>
                      <m:r>
                        <w:rPr>
                          <w:rFonts w:ascii="Cambria Math" w:hAnsi="Cambria Math"/>
                          <w:color w:val="000000"/>
                          <w:sz w:val="21"/>
                          <w:szCs w:val="21"/>
                        </w:rPr>
                        <m:t>i</m:t>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j</m:t>
                      </m:r>
                    </m:sub>
                    <m:sup>
                      <m:r>
                        <w:rPr>
                          <w:rFonts w:ascii="Cambria Math" w:hAnsi="Cambria Math"/>
                          <w:color w:val="000000"/>
                          <w:sz w:val="21"/>
                          <w:szCs w:val="21"/>
                        </w:rPr>
                        <m:t>g</m:t>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6AE1B99A" w14:textId="00BAC1C1" w:rsidR="006D5049" w:rsidRDefault="006D5049" w:rsidP="006D5049">
      <w:pPr>
        <w:spacing w:line="360" w:lineRule="auto"/>
        <w:ind w:firstLineChars="196" w:firstLine="412"/>
        <w:rPr>
          <w:color w:val="000000"/>
          <w:sz w:val="21"/>
          <w:szCs w:val="21"/>
        </w:rPr>
      </w:pPr>
      <w:r w:rsidRPr="006D5049">
        <w:rPr>
          <w:color w:val="000000"/>
          <w:sz w:val="21"/>
          <w:szCs w:val="21"/>
        </w:rPr>
        <w:t>簇内无人机在局部控制层依据全局路径</w:t>
      </w:r>
      <w:r w:rsidR="005C2409">
        <w:rPr>
          <w:rFonts w:hint="eastAsia"/>
          <w:color w:val="000000"/>
          <w:sz w:val="21"/>
          <w:szCs w:val="21"/>
        </w:rPr>
        <w:t>关键点</w:t>
      </w:r>
      <w:r w:rsidRPr="006D5049">
        <w:rPr>
          <w:color w:val="000000"/>
          <w:sz w:val="21"/>
          <w:szCs w:val="21"/>
        </w:rPr>
        <w:t>进行跟随与避障，从而形成全局</w:t>
      </w:r>
      <w:r w:rsidR="005C2409">
        <w:rPr>
          <w:rFonts w:hint="eastAsia"/>
          <w:color w:val="000000"/>
          <w:sz w:val="21"/>
          <w:szCs w:val="21"/>
        </w:rPr>
        <w:t>关键点引导与</w:t>
      </w:r>
      <w:r w:rsidRPr="006D5049">
        <w:rPr>
          <w:color w:val="000000"/>
          <w:sz w:val="21"/>
          <w:szCs w:val="21"/>
        </w:rPr>
        <w:t>局部</w:t>
      </w:r>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r w:rsidRPr="006D5049">
        <w:rPr>
          <w:color w:val="000000"/>
          <w:sz w:val="21"/>
          <w:szCs w:val="21"/>
        </w:rPr>
        <w:t>的分层控制结构。</w:t>
      </w:r>
    </w:p>
    <w:p w14:paraId="24CC443C" w14:textId="16A6AF38" w:rsidR="006D5049" w:rsidRDefault="006D5049" w:rsidP="006D5049">
      <w:pPr>
        <w:spacing w:line="360" w:lineRule="auto"/>
        <w:ind w:firstLineChars="196" w:firstLine="412"/>
        <w:rPr>
          <w:color w:val="000000"/>
          <w:sz w:val="21"/>
          <w:szCs w:val="21"/>
        </w:rPr>
      </w:pPr>
      <w:r w:rsidRPr="006D5049">
        <w:rPr>
          <w:color w:val="000000"/>
          <w:sz w:val="21"/>
          <w:szCs w:val="21"/>
        </w:rPr>
        <w:t>在</w:t>
      </w:r>
      <w:r w:rsidR="00D4645F">
        <w:rPr>
          <w:rFonts w:hint="eastAsia"/>
          <w:color w:val="000000"/>
          <w:sz w:val="21"/>
          <w:szCs w:val="21"/>
        </w:rPr>
        <w:t>单簇全局路径搜索</w:t>
      </w:r>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6D5049">
        <w:rPr>
          <w:color w:val="000000"/>
          <w:sz w:val="21"/>
          <w:szCs w:val="21"/>
        </w:rPr>
        <w:t xml:space="preserve"> </w:t>
      </w:r>
      <w:r w:rsidRPr="006D5049">
        <w:rPr>
          <w:color w:val="000000"/>
          <w:sz w:val="21"/>
          <w:szCs w:val="21"/>
        </w:rPr>
        <w:t>独立</w:t>
      </w:r>
      <w:r w:rsidR="00D4645F">
        <w:rPr>
          <w:rFonts w:hint="eastAsia"/>
          <w:color w:val="000000"/>
          <w:sz w:val="21"/>
          <w:szCs w:val="21"/>
        </w:rPr>
        <w:t>采样</w:t>
      </w:r>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m:oMath>
        <m:r>
          <m:rPr>
            <m:scr m:val="script"/>
          </m:rPr>
          <w:rPr>
            <w:rFonts w:ascii="Cambria Math" w:hAnsi="Cambria Math"/>
            <w:color w:val="000000"/>
            <w:sz w:val="21"/>
            <w:szCs w:val="21"/>
          </w:rPr>
          <m:t>A</m:t>
        </m:r>
        <m:r>
          <m:rPr>
            <m:sty m:val="p"/>
          </m:rPr>
          <w:rPr>
            <w:rFonts w:ascii="Cambria Math" w:hAnsi="Cambria Math"/>
            <w:color w:val="000000"/>
            <w:sz w:val="21"/>
            <w:szCs w:val="21"/>
          </w:rPr>
          <m:t>⊂</m:t>
        </m:r>
        <m:sSup>
          <m:sSupPr>
            <m:ctrlPr>
              <w:rPr>
                <w:rFonts w:ascii="Cambria Math" w:hAnsi="Cambria Math"/>
                <w:i/>
                <w:color w:val="000000"/>
                <w:sz w:val="21"/>
                <w:szCs w:val="21"/>
              </w:rPr>
            </m:ctrlPr>
          </m:sSupPr>
          <m:e>
            <m:r>
              <w:rPr>
                <w:rFonts w:ascii="Cambria Math" w:hAnsi="Cambria Math"/>
                <w:color w:val="000000"/>
                <w:sz w:val="21"/>
                <w:szCs w:val="21"/>
              </w:rPr>
              <m:t>R</m:t>
            </m:r>
          </m:e>
          <m:sup>
            <m:r>
              <m:rPr>
                <m:scr m:val="double-struck"/>
              </m:rPr>
              <w:rPr>
                <w:rFonts w:ascii="Cambria Math" w:hAnsi="Cambria Math"/>
                <w:color w:val="000000"/>
                <w:sz w:val="21"/>
                <w:szCs w:val="21"/>
              </w:rPr>
              <m:t>2</m:t>
            </m:r>
          </m:sup>
        </m:sSup>
      </m:oMath>
      <w:r>
        <w:rPr>
          <w:rFonts w:hint="eastAsia"/>
          <w:color w:val="000000"/>
          <w:sz w:val="21"/>
          <w:szCs w:val="21"/>
        </w:rPr>
        <w:t xml:space="preserve"> </w:t>
      </w:r>
      <w:r w:rsidRPr="006D5049">
        <w:rPr>
          <w:color w:val="000000"/>
          <w:sz w:val="21"/>
          <w:szCs w:val="21"/>
        </w:rPr>
        <w:t>内进行随机采样并扩展</w:t>
      </w:r>
      <w:r w:rsidR="00F3108B">
        <w:rPr>
          <w:rFonts w:hint="eastAsia"/>
          <w:color w:val="000000"/>
          <w:sz w:val="21"/>
          <w:szCs w:val="21"/>
        </w:rPr>
        <w:t>路径</w:t>
      </w:r>
      <w:r w:rsidR="005E705F">
        <w:rPr>
          <w:rFonts w:hint="eastAsia"/>
          <w:color w:val="000000"/>
          <w:sz w:val="21"/>
          <w:szCs w:val="21"/>
        </w:rPr>
        <w:t>点组成的</w:t>
      </w:r>
      <w:r w:rsidRPr="006D5049">
        <w:rPr>
          <w:color w:val="000000"/>
          <w:sz w:val="21"/>
          <w:szCs w:val="21"/>
        </w:rPr>
        <w:t>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实现路径搜索，过程可描述为以下步骤：</w:t>
      </w:r>
    </w:p>
    <w:p w14:paraId="2CA8319F" w14:textId="65265BD0" w:rsidR="006D5049" w:rsidRDefault="006D5049" w:rsidP="006D5049">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）采样生成：</w:t>
      </w:r>
      <w:r w:rsidRPr="006D5049">
        <w:rPr>
          <w:color w:val="000000"/>
          <w:sz w:val="21"/>
          <w:szCs w:val="21"/>
        </w:rPr>
        <w:t>在每次迭代中</w:t>
      </w:r>
      <w:r w:rsidR="0023080E">
        <w:rPr>
          <w:rFonts w:hint="eastAsia"/>
          <w:color w:val="000000"/>
          <w:sz w:val="21"/>
          <w:szCs w:val="21"/>
        </w:rPr>
        <w:t>，</w:t>
      </w:r>
      <w:r w:rsidRPr="006D5049">
        <w:rPr>
          <w:color w:val="000000"/>
          <w:sz w:val="21"/>
          <w:szCs w:val="21"/>
        </w:rPr>
        <w:t>以概率</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g</m:t>
            </m:r>
          </m:sub>
        </m:sSub>
      </m:oMath>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oMath>
      <w:r w:rsidRPr="006D5049">
        <w:rPr>
          <w:color w:val="000000"/>
          <w:sz w:val="21"/>
          <w:szCs w:val="21"/>
        </w:rPr>
        <w:t>​</w:t>
      </w:r>
      <w:r w:rsidRPr="006D5049">
        <w:rPr>
          <w:color w:val="000000"/>
          <w:sz w:val="21"/>
          <w:szCs w:val="21"/>
        </w:rPr>
        <w:t>，否则从区域</w:t>
      </w:r>
      <w:r w:rsidRPr="006D5049">
        <w:rPr>
          <w:color w:val="000000"/>
          <w:sz w:val="21"/>
          <w:szCs w:val="21"/>
        </w:rPr>
        <w:t xml:space="preserve"> </w:t>
      </w:r>
      <m:oMath>
        <m:r>
          <m:rPr>
            <m:scr m:val="script"/>
          </m:rPr>
          <w:rPr>
            <w:rFonts w:ascii="Cambria Math" w:hAnsi="Cambria Math"/>
            <w:color w:val="000000"/>
            <w:sz w:val="21"/>
            <w:szCs w:val="21"/>
          </w:rPr>
          <m:t>A</m:t>
        </m:r>
      </m:oMath>
      <w:r w:rsidRPr="006D5049">
        <w:rPr>
          <w:color w:val="000000"/>
          <w:sz w:val="21"/>
          <w:szCs w:val="21"/>
        </w:rPr>
        <w:t xml:space="preserve"> </w:t>
      </w:r>
      <w:r w:rsidRPr="006D5049">
        <w:rPr>
          <w:color w:val="000000"/>
          <w:sz w:val="21"/>
          <w:szCs w:val="21"/>
        </w:rPr>
        <w:t>中随机采样得到</w:t>
      </w:r>
      <w:r>
        <w:rPr>
          <w:rFonts w:hint="eastAsia"/>
          <w:color w:val="000000"/>
          <w:sz w:val="21"/>
          <w:szCs w:val="21"/>
        </w:rPr>
        <w:t>：</w:t>
      </w:r>
    </w:p>
    <w:p w14:paraId="3E194D52" w14:textId="4C803398" w:rsidR="00FD4F17" w:rsidRDefault="00C22CE4"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m:rPr>
                  <m:sty m:val="p"/>
                </m:rPr>
                <w:rPr>
                  <w:rFonts w:ascii="Cambria Math" w:hAnsi="Cambria Math" w:hint="eastAsia"/>
                  <w:color w:val="000000"/>
                  <w:sz w:val="21"/>
                  <w:szCs w:val="21"/>
                </w:rPr>
                <m:t>∈</m:t>
              </m:r>
              <m:r>
                <w:rPr>
                  <w:rFonts w:ascii="Cambria Math" w:hAnsi="Cambria Math"/>
                  <w:color w:val="000000"/>
                  <w:sz w:val="21"/>
                  <w:szCs w:val="21"/>
                </w:rPr>
                <m:t>A</m:t>
              </m:r>
              <m:r>
                <m:rPr>
                  <m:sty m:val="p"/>
                </m:rPr>
                <w:rPr>
                  <w:rFonts w:ascii="Cambria Math" w:hAnsi="Cambria Math"/>
                  <w:color w:val="000000"/>
                  <w:sz w:val="21"/>
                  <w:szCs w:val="21"/>
                </w:rPr>
                <m:t>∖</m:t>
              </m:r>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2F3A927E" w14:textId="3D28771B" w:rsidR="006D5049" w:rsidRDefault="006D5049" w:rsidP="006D5049">
      <w:pPr>
        <w:spacing w:line="360" w:lineRule="auto"/>
        <w:ind w:firstLineChars="196" w:firstLine="412"/>
        <w:rPr>
          <w:color w:val="000000"/>
          <w:sz w:val="21"/>
          <w:szCs w:val="21"/>
        </w:rPr>
      </w:pPr>
      <w:r w:rsidRPr="006D5049">
        <w:rPr>
          <w:color w:val="000000"/>
          <w:sz w:val="21"/>
          <w:szCs w:val="21"/>
        </w:rPr>
        <w:t>其中</w:t>
      </w:r>
      <w:r w:rsidRPr="006D5049">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r>
          <m:rPr>
            <m:scr m:val="script"/>
            <m:sty m:val="p"/>
          </m:rPr>
          <w:rPr>
            <w:rFonts w:ascii="Cambria Math" w:hAnsi="Cambria Math"/>
            <w:color w:val="000000"/>
            <w:sz w:val="21"/>
            <w:szCs w:val="21"/>
          </w:rPr>
          <m:t>O</m:t>
        </m:r>
      </m:oMath>
      <w:r w:rsidRPr="006D5049">
        <w:rPr>
          <w:color w:val="000000"/>
          <w:sz w:val="21"/>
          <w:szCs w:val="21"/>
        </w:rPr>
        <w:t xml:space="preserve"> </w:t>
      </w:r>
      <w:r w:rsidRPr="006D5049">
        <w:rPr>
          <w:color w:val="000000"/>
          <w:sz w:val="21"/>
          <w:szCs w:val="21"/>
        </w:rPr>
        <w:t>为当前时刻</w:t>
      </w:r>
      <w:r w:rsidR="00D4645F">
        <w:rPr>
          <w:rFonts w:hint="eastAsia"/>
          <w:color w:val="000000"/>
          <w:sz w:val="21"/>
          <w:szCs w:val="21"/>
        </w:rPr>
        <w:t>所有</w:t>
      </w:r>
      <w:r w:rsidRPr="006D5049">
        <w:rPr>
          <w:color w:val="000000"/>
          <w:sz w:val="21"/>
          <w:szCs w:val="21"/>
        </w:rPr>
        <w:t>传感器观测到的建筑物集合，未观测区域视作可通行空间。</w:t>
      </w:r>
    </w:p>
    <w:p w14:paraId="2058C0A4" w14:textId="410A6CA2" w:rsidR="006D5049" w:rsidRDefault="006D5049" w:rsidP="006D5049">
      <w:pPr>
        <w:spacing w:line="360" w:lineRule="auto"/>
        <w:ind w:firstLineChars="196" w:firstLine="412"/>
        <w:rPr>
          <w:color w:val="000000"/>
          <w:sz w:val="21"/>
          <w:szCs w:val="21"/>
        </w:rPr>
      </w:pPr>
      <w:r>
        <w:rPr>
          <w:rFonts w:hint="eastAsia"/>
          <w:color w:val="000000"/>
          <w:sz w:val="21"/>
          <w:szCs w:val="21"/>
        </w:rPr>
        <w:lastRenderedPageBreak/>
        <w:t>2</w:t>
      </w:r>
      <w:r>
        <w:rPr>
          <w:rFonts w:hint="eastAsia"/>
          <w:color w:val="000000"/>
          <w:sz w:val="21"/>
          <w:szCs w:val="21"/>
        </w:rPr>
        <w:t>）</w:t>
      </w:r>
      <w:r w:rsidRPr="006D5049">
        <w:rPr>
          <w:rFonts w:hint="eastAsia"/>
          <w:color w:val="000000"/>
          <w:sz w:val="21"/>
          <w:szCs w:val="21"/>
        </w:rPr>
        <w:t>邻近</w:t>
      </w:r>
      <w:r w:rsidR="00F3108B">
        <w:rPr>
          <w:rFonts w:hint="eastAsia"/>
          <w:color w:val="000000"/>
          <w:sz w:val="21"/>
          <w:szCs w:val="21"/>
        </w:rPr>
        <w:t>路径点</w:t>
      </w:r>
      <w:r w:rsidRPr="006D5049">
        <w:rPr>
          <w:rFonts w:hint="eastAsia"/>
          <w:color w:val="000000"/>
          <w:sz w:val="21"/>
          <w:szCs w:val="21"/>
        </w:rPr>
        <w:t>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m:oMath>
        <m:r>
          <m:rPr>
            <m:scr m:val="script"/>
          </m:rPr>
          <w:rPr>
            <w:rFonts w:ascii="Cambria Math" w:hAnsi="Cambria Math"/>
            <w:color w:val="000000"/>
            <w:sz w:val="21"/>
            <w:szCs w:val="21"/>
          </w:rPr>
          <m:t>T</m:t>
        </m:r>
      </m:oMath>
      <w:r w:rsidRPr="006D5049">
        <w:rPr>
          <w:color w:val="000000"/>
          <w:sz w:val="21"/>
          <w:szCs w:val="21"/>
        </w:rPr>
        <w:t xml:space="preserve"> </w:t>
      </w:r>
      <w:r w:rsidRPr="006D5049">
        <w:rPr>
          <w:color w:val="000000"/>
          <w:sz w:val="21"/>
          <w:szCs w:val="21"/>
        </w:rPr>
        <w:t>中寻找与</w:t>
      </w:r>
      <w:r w:rsidR="00F3108B">
        <w:rPr>
          <w:rFonts w:hint="eastAsia"/>
          <w:color w:val="000000"/>
          <w:sz w:val="21"/>
          <w:szCs w:val="21"/>
        </w:rPr>
        <w:t>当前</w:t>
      </w:r>
      <w:r w:rsidRPr="006D5049">
        <w:rPr>
          <w:color w:val="000000"/>
          <w:sz w:val="21"/>
          <w:szCs w:val="21"/>
        </w:rPr>
        <w:t>采样点最近的</w:t>
      </w:r>
      <w:r w:rsidR="00F3108B">
        <w:rPr>
          <w:rFonts w:hint="eastAsia"/>
          <w:color w:val="000000"/>
          <w:sz w:val="21"/>
          <w:szCs w:val="21"/>
        </w:rPr>
        <w:t>现有路径</w:t>
      </w:r>
      <w:r w:rsidRPr="006D5049">
        <w:rPr>
          <w:color w:val="000000"/>
          <w:sz w:val="21"/>
          <w:szCs w:val="21"/>
        </w:rPr>
        <w:t>点</w:t>
      </w:r>
      <w:r>
        <w:rPr>
          <w:rFonts w:hint="eastAsia"/>
          <w:color w:val="000000"/>
          <w:sz w:val="21"/>
          <w:szCs w:val="21"/>
        </w:rPr>
        <w:t>：</w:t>
      </w:r>
    </w:p>
    <w:p w14:paraId="44534D05" w14:textId="73B047B9" w:rsidR="0023080E" w:rsidRDefault="00C22CE4"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rPr>
                              <w:rFonts w:ascii="Cambria Math" w:hAnsi="Cambria Math"/>
                              <w:i/>
                              <w:color w:val="000000"/>
                              <w:sz w:val="21"/>
                              <w:szCs w:val="21"/>
                            </w:rPr>
                          </m:ctrlPr>
                        </m:limLowPr>
                        <m:e>
                          <m:r>
                            <m:rPr>
                              <m:sty m:val="p"/>
                            </m:rPr>
                            <w:rPr>
                              <w:rFonts w:ascii="Cambria Math" w:hAnsi="Cambria Math"/>
                              <w:color w:val="000000"/>
                              <w:sz w:val="21"/>
                              <w:szCs w:val="21"/>
                            </w:rPr>
                            <m:t>min</m:t>
                          </m:r>
                          <m:ctrlPr>
                            <w:rPr>
                              <w:rFonts w:ascii="Cambria Math" w:hAnsi="Cambria Math"/>
                              <w:color w:val="000000"/>
                              <w:sz w:val="21"/>
                              <w:szCs w:val="21"/>
                            </w:rPr>
                          </m:ctrlPr>
                        </m:e>
                        <m:lim>
                          <m:r>
                            <w:rPr>
                              <w:rFonts w:ascii="Cambria Math" w:hAnsi="Cambria Math"/>
                              <w:color w:val="000000"/>
                              <w:sz w:val="21"/>
                              <w:szCs w:val="21"/>
                            </w:rPr>
                            <m:t>x</m:t>
                          </m:r>
                          <m:r>
                            <m:rPr>
                              <m:sty m:val="p"/>
                            </m:rPr>
                            <w:rPr>
                              <w:rFonts w:ascii="Cambria Math" w:hAnsi="Cambria Math" w:hint="eastAsia"/>
                              <w:color w:val="000000"/>
                              <w:sz w:val="21"/>
                              <w:szCs w:val="21"/>
                            </w:rPr>
                            <m:t>∈</m:t>
                          </m:r>
                          <m:r>
                            <m:rPr>
                              <m:scr m:val="script"/>
                            </m:rPr>
                            <w:rPr>
                              <w:rFonts w:ascii="Cambria Math" w:hAnsi="Cambria Math"/>
                              <w:color w:val="000000"/>
                              <w:sz w:val="21"/>
                              <w:szCs w:val="21"/>
                            </w:rPr>
                            <m:t>T</m:t>
                          </m:r>
                          <m:ctrlPr>
                            <w:rPr>
                              <w:rFonts w:ascii="Cambria Math" w:hAnsi="Cambria Math"/>
                              <w:color w:val="000000"/>
                              <w:sz w:val="21"/>
                              <w:szCs w:val="21"/>
                            </w:rPr>
                          </m:ctrlPr>
                        </m:lim>
                      </m:limLow>
                    </m:fName>
                    <m:e>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0BC18A72" w14:textId="5174224A" w:rsidR="006D5049" w:rsidRDefault="006D5049" w:rsidP="006D5049">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6D5049">
        <w:rPr>
          <w:color w:val="000000"/>
          <w:sz w:val="21"/>
          <w:szCs w:val="21"/>
        </w:rPr>
        <w:t>新</w:t>
      </w:r>
      <w:r w:rsidR="00F3108B">
        <w:rPr>
          <w:rFonts w:hint="eastAsia"/>
          <w:color w:val="000000"/>
          <w:sz w:val="21"/>
          <w:szCs w:val="21"/>
        </w:rPr>
        <w:t>路径</w:t>
      </w:r>
      <w:r w:rsidRPr="006D5049">
        <w:rPr>
          <w:color w:val="000000"/>
          <w:sz w:val="21"/>
          <w:szCs w:val="21"/>
        </w:rPr>
        <w:t>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oMath>
      <w:r w:rsidRPr="006D5049">
        <w:rPr>
          <w:color w:val="000000"/>
          <w:sz w:val="21"/>
          <w:szCs w:val="21"/>
        </w:rPr>
        <w:t>指向</w:t>
      </w:r>
      <w:r w:rsidRPr="006D504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rand</m:t>
            </m:r>
          </m:sub>
        </m:sSub>
      </m:oMath>
      <w:r w:rsidRPr="006D5049">
        <w:rPr>
          <w:color w:val="000000"/>
          <w:sz w:val="21"/>
          <w:szCs w:val="21"/>
        </w:rPr>
        <w:t xml:space="preserve"> </w:t>
      </w:r>
      <w:r w:rsidRPr="006D5049">
        <w:rPr>
          <w:color w:val="000000"/>
          <w:sz w:val="21"/>
          <w:szCs w:val="21"/>
        </w:rPr>
        <w:t>的方向，以全局规划步长</w:t>
      </w:r>
      <w:r w:rsidR="00D32DA6">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step</m:t>
            </m:r>
          </m:sub>
        </m:sSub>
      </m:oMath>
      <w:r w:rsidR="00D32DA6">
        <w:rPr>
          <w:rFonts w:hint="eastAsia"/>
          <w:color w:val="000000"/>
          <w:sz w:val="21"/>
          <w:szCs w:val="21"/>
        </w:rPr>
        <w:t xml:space="preserve"> </w:t>
      </w:r>
      <w:r w:rsidRPr="006D5049">
        <w:rPr>
          <w:color w:val="000000"/>
          <w:sz w:val="21"/>
          <w:szCs w:val="21"/>
        </w:rPr>
        <w:t>生成新</w:t>
      </w:r>
      <w:r w:rsidR="00F3108B">
        <w:rPr>
          <w:rFonts w:hint="eastAsia"/>
          <w:color w:val="000000"/>
          <w:sz w:val="21"/>
          <w:szCs w:val="21"/>
        </w:rPr>
        <w:t>路径</w:t>
      </w:r>
      <w:r w:rsidRPr="006D5049">
        <w:rPr>
          <w:color w:val="000000"/>
          <w:sz w:val="21"/>
          <w:szCs w:val="21"/>
        </w:rPr>
        <w:t>点</w:t>
      </w:r>
      <w:r w:rsidR="00D32DA6">
        <w:rPr>
          <w:rFonts w:hint="eastAsia"/>
          <w:color w:val="000000"/>
          <w:sz w:val="21"/>
          <w:szCs w:val="21"/>
        </w:rPr>
        <w:t>：</w:t>
      </w:r>
    </w:p>
    <w:p w14:paraId="517A390E" w14:textId="4E43AF05" w:rsidR="0023080E" w:rsidRDefault="00C22CE4" w:rsidP="006D5049">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new</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num>
                <m:den>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rand</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near</m:t>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1EA0995C" w14:textId="53C56BD4" w:rsidR="00D32DA6" w:rsidRDefault="00D32DA6" w:rsidP="006D5049">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ins w:id="75" w:author="Lianghui Ding" w:date="2025-12-14T17:00:00Z">
        <w:r w:rsidR="00D32D41">
          <w:rPr>
            <w:rFonts w:hint="eastAsia"/>
            <w:color w:val="000000"/>
            <w:sz w:val="21"/>
            <w:szCs w:val="21"/>
          </w:rPr>
          <w:t>路径</w:t>
        </w:r>
      </w:ins>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m:oMath>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near</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e>
        </m:d>
      </m:oMath>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任意建筑物或干扰区无交集，则将</w:t>
      </w:r>
      <w:r w:rsidRPr="00D32DA6">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o</m:t>
            </m:r>
          </m:e>
          <m:sub>
            <m:r>
              <m:rPr>
                <m:nor/>
              </m:rPr>
              <w:rPr>
                <w:rFonts w:ascii="Cambria Math" w:hAnsi="Cambria Math"/>
                <w:i/>
                <w:color w:val="000000"/>
                <w:sz w:val="21"/>
                <w:szCs w:val="21"/>
              </w:rPr>
              <m:t>new</m:t>
            </m:r>
          </m:sub>
        </m:sSub>
      </m:oMath>
      <w:r w:rsidRPr="00D32DA6">
        <w:rPr>
          <w:color w:val="000000"/>
          <w:sz w:val="21"/>
          <w:szCs w:val="21"/>
        </w:rPr>
        <w:t>加入树结构。</w:t>
      </w:r>
    </w:p>
    <w:p w14:paraId="0CA439AC" w14:textId="6F54616C" w:rsidR="0023080E" w:rsidRDefault="005E4225" w:rsidP="0023080E">
      <w:pPr>
        <w:spacing w:line="360" w:lineRule="auto"/>
        <w:ind w:firstLineChars="196" w:firstLine="412"/>
        <w:rPr>
          <w:color w:val="000000"/>
          <w:sz w:val="21"/>
          <w:szCs w:val="21"/>
        </w:rPr>
      </w:pPr>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w:t>
      </w:r>
      <w:r w:rsidR="00F3108B">
        <w:rPr>
          <w:rFonts w:hint="eastAsia"/>
          <w:color w:val="000000"/>
          <w:sz w:val="21"/>
          <w:szCs w:val="21"/>
        </w:rPr>
        <w:t>路径点</w:t>
      </w:r>
      <w:r w:rsidRPr="005E4225">
        <w:rPr>
          <w:color w:val="000000"/>
          <w:sz w:val="21"/>
          <w:szCs w:val="21"/>
        </w:rPr>
        <w:t>点集合</w:t>
      </w:r>
      <w:r w:rsidRPr="005E4225">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N</m:t>
            </m:r>
          </m:e>
          <m:sub>
            <m:r>
              <m:rPr>
                <m:nor/>
              </m:rPr>
              <w:rPr>
                <w:rFonts w:ascii="Cambria Math" w:hAnsi="Cambria Math"/>
                <w:color w:val="000000"/>
                <w:sz w:val="21"/>
                <w:szCs w:val="21"/>
              </w:rPr>
              <m:t>n</m:t>
            </m:r>
            <m:r>
              <m:rPr>
                <m:nor/>
              </m:rPr>
              <w:rPr>
                <w:rFonts w:ascii="Cambria Math" w:hAnsi="Cambria Math" w:hint="eastAsia"/>
                <w:color w:val="000000"/>
                <w:sz w:val="21"/>
                <w:szCs w:val="21"/>
              </w:rPr>
              <m:t>ear</m:t>
            </m:r>
          </m:sub>
        </m:sSub>
        <m:r>
          <m:rPr>
            <m:sty m:val="p"/>
          </m:rPr>
          <w:rPr>
            <w:rFonts w:ascii="Cambria Math" w:hAnsi="Cambria Math"/>
            <w:color w:val="000000"/>
            <w:sz w:val="21"/>
            <w:szCs w:val="21"/>
          </w:rPr>
          <m:t>⊂</m:t>
        </m:r>
        <m:r>
          <m:rPr>
            <m:scr m:val="script"/>
          </m:rPr>
          <w:rPr>
            <w:rFonts w:ascii="Cambria Math" w:hAnsi="Cambria Math"/>
            <w:color w:val="000000"/>
            <w:sz w:val="21"/>
            <w:szCs w:val="21"/>
          </w:rPr>
          <m:t>T</m:t>
        </m:r>
      </m:oMath>
      <w:r w:rsidRPr="005E4225">
        <w:rPr>
          <w:color w:val="000000"/>
          <w:sz w:val="21"/>
          <w:szCs w:val="21"/>
        </w:rPr>
        <w:t xml:space="preserve"> </w:t>
      </w:r>
      <w:r w:rsidRPr="005E4225">
        <w:rPr>
          <w:color w:val="000000"/>
          <w:sz w:val="21"/>
          <w:szCs w:val="21"/>
        </w:rPr>
        <w:t>计算代价函数</w:t>
      </w:r>
      <w:r w:rsidR="0023080E">
        <w:rPr>
          <w:rFonts w:hint="eastAsia"/>
          <w:color w:val="000000"/>
          <w:sz w:val="21"/>
          <w:szCs w:val="21"/>
        </w:rPr>
        <w:t>：</w:t>
      </w:r>
    </w:p>
    <w:p w14:paraId="522863CA" w14:textId="5C8C2212" w:rsidR="005E4225" w:rsidRDefault="00C22CE4" w:rsidP="0023080E">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Cost</m:t>
              </m:r>
              <m:d>
                <m:dPr>
                  <m:ctrlPr>
                    <w:rPr>
                      <w:rFonts w:ascii="Cambria Math" w:hAnsi="Cambria Math"/>
                      <w:i/>
                      <w:color w:val="000000"/>
                      <w:sz w:val="21"/>
                      <w:szCs w:val="21"/>
                    </w:rPr>
                  </m:ctrlPr>
                </m:dPr>
                <m:e>
                  <m:r>
                    <w:rPr>
                      <w:rFonts w:ascii="Cambria Math" w:hAnsi="Cambria Math" w:hint="eastAsia"/>
                      <w:color w:val="000000"/>
                      <w:sz w:val="21"/>
                      <w:szCs w:val="21"/>
                    </w:rPr>
                    <m:t>o</m:t>
                  </m:r>
                </m:e>
              </m:d>
              <m:r>
                <w:rPr>
                  <w:rFonts w:ascii="Cambria Math" w:hAnsi="Cambria Math"/>
                  <w:color w:val="000000"/>
                  <w:sz w:val="21"/>
                  <w:szCs w:val="21"/>
                </w:rPr>
                <m:t>=Cost</m:t>
              </m:r>
              <m:d>
                <m:dPr>
                  <m:ctrlPr>
                    <w:rPr>
                      <w:rFonts w:ascii="Cambria Math" w:hAnsi="Cambria Math"/>
                      <w:i/>
                      <w:color w:val="000000"/>
                      <w:sz w:val="21"/>
                      <w:szCs w:val="21"/>
                    </w:rPr>
                  </m:ctrlPr>
                </m:dPr>
                <m:e>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hint="eastAsia"/>
                      <w:color w:val="000000"/>
                      <w:sz w:val="21"/>
                      <w:szCs w:val="21"/>
                    </w:rPr>
                    <m:t>o</m:t>
                  </m:r>
                  <m:r>
                    <w:rPr>
                      <w:rFonts w:ascii="Cambria Math" w:hAnsi="Cambria Math"/>
                      <w:color w:val="000000"/>
                      <w:sz w:val="21"/>
                      <w:szCs w:val="21"/>
                    </w:rPr>
                    <m:t>-</m:t>
                  </m:r>
                  <m:r>
                    <m:rPr>
                      <m:nor/>
                    </m:rPr>
                    <w:rPr>
                      <w:rFonts w:ascii="Cambria Math" w:hAnsi="Cambria Math"/>
                      <w:color w:val="000000"/>
                      <w:sz w:val="21"/>
                      <w:szCs w:val="21"/>
                    </w:rPr>
                    <m:t>parent</m:t>
                  </m:r>
                  <m:d>
                    <m:dPr>
                      <m:ctrlPr>
                        <w:rPr>
                          <w:rFonts w:ascii="Cambria Math" w:hAnsi="Cambria Math"/>
                          <w:i/>
                          <w:color w:val="000000"/>
                          <w:sz w:val="21"/>
                          <w:szCs w:val="21"/>
                        </w:rPr>
                      </m:ctrlPr>
                    </m:dPr>
                    <m:e>
                      <m:r>
                        <w:rPr>
                          <w:rFonts w:ascii="Cambria Math" w:hAnsi="Cambria Math" w:hint="eastAsia"/>
                          <w:color w:val="000000"/>
                          <w:sz w:val="21"/>
                          <w:szCs w:val="21"/>
                        </w:rPr>
                        <m:t>o</m:t>
                      </m:r>
                    </m:e>
                  </m:d>
                </m:e>
              </m:d>
              <m:r>
                <w:rPr>
                  <w:rFonts w:ascii="Cambria Math" w:hAnsi="Cambria Math"/>
                  <w:color w:val="000000"/>
                  <w:sz w:val="21"/>
                  <w:szCs w:val="21"/>
                </w:rPr>
                <m:t>#</m:t>
              </m:r>
              <m:d>
                <m:dPr>
                  <m:begChr m:val="（"/>
                  <m:endChr m:val="）"/>
                  <m:ctrlPr>
                    <w:rPr>
                      <w:rFonts w:ascii="Cambria Math" w:hAnsi="Cambria Math"/>
                      <w:i/>
                      <w:color w:val="000000"/>
                      <w:sz w:val="21"/>
                      <w:szCs w:val="21"/>
                    </w:rPr>
                  </m:ctrlPr>
                </m:dPr>
                <m:e>
                  <m:r>
                    <w:rPr>
                      <w:rFonts w:ascii="Cambria Math" w:hAnsi="Cambria Math"/>
                      <w:color w:val="000000"/>
                      <w:sz w:val="21"/>
                      <w:szCs w:val="21"/>
                    </w:rPr>
                    <m:t>13</m:t>
                  </m:r>
                </m:e>
              </m:d>
            </m:e>
          </m:eqArr>
          <m:r>
            <m:rPr>
              <m:sty m:val="p"/>
            </m:rPr>
            <w:rPr>
              <w:color w:val="000000"/>
              <w:sz w:val="21"/>
              <w:szCs w:val="21"/>
            </w:rPr>
            <w:br/>
          </m:r>
        </m:oMath>
      </m:oMathPara>
      <w:r w:rsidR="005E4225" w:rsidRPr="005E4225">
        <w:rPr>
          <w:color w:val="000000"/>
          <w:sz w:val="21"/>
          <w:szCs w:val="21"/>
        </w:rPr>
        <w:t>并通过</w:t>
      </w:r>
      <w:commentRangeStart w:id="76"/>
      <w:r w:rsidR="005E4225" w:rsidRPr="005E4225">
        <w:rPr>
          <w:color w:val="000000"/>
          <w:sz w:val="21"/>
          <w:szCs w:val="21"/>
        </w:rPr>
        <w:t>最小化代价选择最优父</w:t>
      </w:r>
      <w:r w:rsidR="00F3108B">
        <w:rPr>
          <w:rFonts w:hint="eastAsia"/>
          <w:color w:val="000000"/>
          <w:sz w:val="21"/>
          <w:szCs w:val="21"/>
        </w:rPr>
        <w:t>路径</w:t>
      </w:r>
      <w:r w:rsidR="005E4225" w:rsidRPr="005E4225">
        <w:rPr>
          <w:color w:val="000000"/>
          <w:sz w:val="21"/>
          <w:szCs w:val="21"/>
        </w:rPr>
        <w:t>点，实现路径重连与优化</w:t>
      </w:r>
      <w:commentRangeEnd w:id="76"/>
      <w:r w:rsidR="00F97715">
        <w:rPr>
          <w:rStyle w:val="ac"/>
        </w:rPr>
        <w:commentReference w:id="76"/>
      </w:r>
      <w:r w:rsidR="005E4225" w:rsidRPr="005E4225">
        <w:rPr>
          <w:color w:val="000000"/>
          <w:sz w:val="21"/>
          <w:szCs w:val="21"/>
        </w:rPr>
        <w:t>。</w:t>
      </w:r>
      <w:r w:rsidR="00D4645F">
        <w:rPr>
          <w:rFonts w:hint="eastAsia"/>
          <w:color w:val="000000"/>
          <w:sz w:val="21"/>
          <w:szCs w:val="21"/>
        </w:rPr>
        <w:t>为优化路径规划效率，本研究中的代价函数设定为</w:t>
      </w:r>
      <w:commentRangeStart w:id="77"/>
      <w:r w:rsidR="00F3108B">
        <w:rPr>
          <w:rFonts w:hint="eastAsia"/>
          <w:color w:val="000000"/>
          <w:sz w:val="21"/>
          <w:szCs w:val="21"/>
        </w:rPr>
        <w:t>路径</w:t>
      </w:r>
      <w:r w:rsidR="00D4645F">
        <w:rPr>
          <w:rFonts w:hint="eastAsia"/>
          <w:color w:val="000000"/>
          <w:sz w:val="21"/>
          <w:szCs w:val="21"/>
        </w:rPr>
        <w:t>点间欧式距离</w:t>
      </w:r>
      <w:commentRangeEnd w:id="77"/>
      <w:r w:rsidR="00D32D41">
        <w:rPr>
          <w:rStyle w:val="ac"/>
        </w:rPr>
        <w:commentReference w:id="77"/>
      </w:r>
      <w:r w:rsidR="00D4645F">
        <w:rPr>
          <w:rFonts w:hint="eastAsia"/>
          <w:color w:val="000000"/>
          <w:sz w:val="21"/>
          <w:szCs w:val="21"/>
        </w:rPr>
        <w:t>。</w:t>
      </w:r>
    </w:p>
    <w:p w14:paraId="28F42D3C" w14:textId="5B34384C" w:rsidR="00FD4F17" w:rsidRDefault="005E4225" w:rsidP="00FD4F17">
      <w:pPr>
        <w:spacing w:line="360" w:lineRule="auto"/>
        <w:ind w:firstLineChars="196" w:firstLine="412"/>
        <w:rPr>
          <w:color w:val="000000"/>
          <w:sz w:val="21"/>
          <w:szCs w:val="21"/>
        </w:rPr>
      </w:pPr>
      <w:r>
        <w:rPr>
          <w:rFonts w:hint="eastAsia"/>
          <w:color w:val="000000"/>
          <w:sz w:val="21"/>
          <w:szCs w:val="21"/>
        </w:rPr>
        <w:t>6</w:t>
      </w:r>
      <w:r>
        <w:rPr>
          <w:rFonts w:hint="eastAsia"/>
          <w:color w:val="000000"/>
          <w:sz w:val="21"/>
          <w:szCs w:val="21"/>
        </w:rPr>
        <w:t>）</w:t>
      </w:r>
      <w:r w:rsidR="00C473FB">
        <w:rPr>
          <w:rFonts w:hint="eastAsia"/>
          <w:color w:val="000000"/>
          <w:sz w:val="21"/>
          <w:szCs w:val="21"/>
        </w:rPr>
        <w:t>规划</w:t>
      </w:r>
      <w:r w:rsidRPr="005E4225">
        <w:rPr>
          <w:rFonts w:hint="eastAsia"/>
          <w:color w:val="000000"/>
          <w:sz w:val="21"/>
          <w:szCs w:val="21"/>
        </w:rPr>
        <w:t>终止</w:t>
      </w:r>
      <w:r>
        <w:rPr>
          <w:rFonts w:hint="eastAsia"/>
          <w:color w:val="000000"/>
          <w:sz w:val="21"/>
          <w:szCs w:val="21"/>
        </w:rPr>
        <w:t>：</w:t>
      </w:r>
      <w:r w:rsidRPr="005E4225">
        <w:rPr>
          <w:color w:val="000000"/>
          <w:sz w:val="21"/>
          <w:szCs w:val="21"/>
        </w:rPr>
        <w:t>当树中存在</w:t>
      </w:r>
      <w:r w:rsidR="00F3108B">
        <w:rPr>
          <w:rFonts w:hint="eastAsia"/>
          <w:color w:val="000000"/>
          <w:sz w:val="21"/>
          <w:szCs w:val="21"/>
        </w:rPr>
        <w:t>路径</w:t>
      </w:r>
      <w:r w:rsidRPr="005E4225">
        <w:rPr>
          <w:color w:val="000000"/>
          <w:sz w:val="21"/>
          <w:szCs w:val="21"/>
        </w:rPr>
        <w:t>点</w:t>
      </w:r>
      <w:r w:rsidRPr="005E4225">
        <w:rPr>
          <w:color w:val="000000"/>
          <w:sz w:val="21"/>
          <w:szCs w:val="21"/>
        </w:rPr>
        <w:t xml:space="preserve"> </w:t>
      </w:r>
      <m:oMath>
        <m:r>
          <w:rPr>
            <w:rFonts w:ascii="Cambria Math" w:hAnsi="Cambria Math" w:hint="eastAsia"/>
            <w:color w:val="000000"/>
            <w:sz w:val="21"/>
            <w:szCs w:val="21"/>
          </w:rPr>
          <m:t>o</m:t>
        </m:r>
      </m:oMath>
      <w:r w:rsidRPr="005E4225">
        <w:rPr>
          <w:color w:val="000000"/>
          <w:sz w:val="21"/>
          <w:szCs w:val="21"/>
        </w:rPr>
        <w:t xml:space="preserve"> </w:t>
      </w:r>
      <w:r w:rsidRPr="005E4225">
        <w:rPr>
          <w:color w:val="000000"/>
          <w:sz w:val="21"/>
          <w:szCs w:val="21"/>
        </w:rPr>
        <w:t>满足</w:t>
      </w:r>
      <w:r w:rsidR="00FD4F17">
        <w:rPr>
          <w:rFonts w:hint="eastAsia"/>
          <w:color w:val="000000"/>
          <w:sz w:val="21"/>
          <w:szCs w:val="21"/>
        </w:rPr>
        <w:t>：</w:t>
      </w:r>
    </w:p>
    <w:p w14:paraId="43E64B1D" w14:textId="3586D833" w:rsidR="00B4055C" w:rsidRPr="00B4055C" w:rsidRDefault="00C22CE4" w:rsidP="00B4055C">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r>
                <m:rPr>
                  <m:lit/>
                </m:rPr>
                <w:rPr>
                  <w:rFonts w:ascii="Cambria Math" w:hAnsi="Cambria Math"/>
                  <w:color w:val="000000"/>
                  <w:sz w:val="21"/>
                  <w:szCs w:val="21"/>
                </w:rPr>
                <m:t>|</m:t>
              </m:r>
              <m:r>
                <w:rPr>
                  <w:rFonts w:ascii="Cambria Math" w:hAnsi="Cambria Math" w:hint="eastAsia"/>
                  <w:color w:val="000000"/>
                  <w:sz w:val="21"/>
                  <w:szCs w:val="21"/>
                </w:rPr>
                <m:t>o</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m:rPr>
                  <m:sty m:val="p"/>
                </m:rPr>
                <w:rPr>
                  <w:rFonts w:ascii="Cambria Math" w:hAnsi="Cambria Math" w:hint="eastAsia"/>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14</m:t>
                  </m:r>
                </m:e>
              </m:d>
              <m:ctrlPr>
                <w:rPr>
                  <w:rFonts w:ascii="Cambria Math" w:hAnsi="Cambria Math"/>
                  <w:i/>
                  <w:color w:val="000000"/>
                  <w:sz w:val="21"/>
                  <w:szCs w:val="21"/>
                </w:rPr>
              </m:ctrlPr>
            </m:e>
          </m:eqArr>
        </m:oMath>
      </m:oMathPara>
    </w:p>
    <w:p w14:paraId="1831413F" w14:textId="407B116E" w:rsidR="00FD4F17" w:rsidRDefault="00FD4F17" w:rsidP="00FD4F17">
      <w:pPr>
        <w:spacing w:line="360" w:lineRule="auto"/>
        <w:ind w:firstLineChars="196" w:firstLine="412"/>
        <w:rPr>
          <w:color w:val="000000"/>
          <w:sz w:val="21"/>
          <w:szCs w:val="21"/>
        </w:rPr>
      </w:pPr>
      <w:r w:rsidRPr="00FD4F17">
        <w:rPr>
          <w:color w:val="000000"/>
          <w:sz w:val="21"/>
          <w:szCs w:val="21"/>
        </w:rPr>
        <w:t>即判定路径搜索成功。通过回溯父</w:t>
      </w:r>
      <w:r w:rsidR="00F3108B">
        <w:rPr>
          <w:rFonts w:hint="eastAsia"/>
          <w:color w:val="000000"/>
          <w:sz w:val="21"/>
          <w:szCs w:val="21"/>
        </w:rPr>
        <w:t>路径</w:t>
      </w:r>
      <w:r w:rsidRPr="00FD4F17">
        <w:rPr>
          <w:color w:val="000000"/>
          <w:sz w:val="21"/>
          <w:szCs w:val="21"/>
        </w:rPr>
        <w:t>点即可获得从起点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oMath>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的全局可行路径：</w:t>
      </w:r>
    </w:p>
    <w:p w14:paraId="15B7AB5E" w14:textId="0B58343A" w:rsidR="00B4055C" w:rsidRPr="00B4055C" w:rsidRDefault="00C22CE4" w:rsidP="00B4055C">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r>
                <m:rPr>
                  <m:lit/>
                </m:rP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1</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2</m:t>
                  </m:r>
                </m:sub>
              </m:sSub>
              <m:r>
                <w:rPr>
                  <w:rFonts w:ascii="Cambria Math" w:hAnsi="Cambria Math"/>
                  <w:color w:val="000000"/>
                  <w:sz w:val="21"/>
                  <w:szCs w:val="21"/>
                </w:rPr>
                <m:t>,</m:t>
              </m:r>
              <m:r>
                <m:rPr>
                  <m:sty m:val="p"/>
                </m:rPr>
                <w:rPr>
                  <w:rFonts w:ascii="Cambria Math" w:hAnsi="Cambria Math" w:hint="eastAsia"/>
                  <w:color w:val="000000"/>
                  <w:sz w:val="21"/>
                  <w:szCs w:val="21"/>
                </w:rPr>
                <m:t>…</m:t>
              </m:r>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i</m:t>
                  </m:r>
                </m:sub>
              </m:sSub>
              <m:r>
                <m:rPr>
                  <m:lit/>
                </m:rPr>
                <w:rPr>
                  <w:rFonts w:ascii="Cambria Math" w:hAnsi="Cambria Math"/>
                  <w:color w:val="000000"/>
                  <w:sz w:val="21"/>
                  <w:szCs w:val="21"/>
                </w:rPr>
                <m:t>}</m:t>
              </m:r>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15</m:t>
                  </m:r>
                </m:e>
              </m:d>
            </m:e>
          </m:eqArr>
        </m:oMath>
      </m:oMathPara>
    </w:p>
    <w:p w14:paraId="543793D5" w14:textId="120CFCBC" w:rsidR="00FD4F17" w:rsidRDefault="00FD4F17" w:rsidP="00FD4F17">
      <w:pPr>
        <w:spacing w:line="360" w:lineRule="auto"/>
        <w:ind w:firstLineChars="196" w:firstLine="412"/>
        <w:rPr>
          <w:color w:val="000000"/>
          <w:sz w:val="21"/>
          <w:szCs w:val="21"/>
        </w:rPr>
      </w:pPr>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m:oMath>
        <m:sSub>
          <m:sSubPr>
            <m:ctrlPr>
              <w:rPr>
                <w:rFonts w:ascii="Cambria Math" w:hAnsi="Cambria Math"/>
                <w:i/>
                <w:color w:val="000000"/>
                <w:sz w:val="21"/>
                <w:szCs w:val="21"/>
              </w:rPr>
            </m:ctrlPr>
          </m:sSubPr>
          <m:e>
            <m:r>
              <m:rPr>
                <m:scr m:val="script"/>
              </m:rPr>
              <w:rPr>
                <w:rFonts w:ascii="Cambria Math" w:hAnsi="Cambria Math"/>
                <w:color w:val="000000"/>
                <w:sz w:val="21"/>
                <w:szCs w:val="21"/>
              </w:rPr>
              <m:t>O</m:t>
            </m:r>
          </m:e>
          <m:sub>
            <m:r>
              <m:rPr>
                <m:scr m:val="script"/>
              </m:rPr>
              <w:rPr>
                <w:rFonts w:ascii="Cambria Math" w:hAnsi="Cambria Math"/>
                <w:color w:val="000000"/>
                <w:sz w:val="21"/>
                <w:szCs w:val="21"/>
              </w:rPr>
              <m:t>t</m:t>
            </m:r>
          </m:sub>
        </m:sSub>
        <m:r>
          <w:rPr>
            <w:rFonts w:ascii="Cambria Math" w:hAnsi="Cambria Math"/>
            <w:color w:val="000000"/>
            <w:sz w:val="21"/>
            <w:szCs w:val="21"/>
          </w:rPr>
          <m:t>​</m:t>
        </m:r>
      </m:oMath>
      <w:r w:rsidRPr="00FD4F17">
        <w:rPr>
          <w:color w:val="000000"/>
          <w:sz w:val="21"/>
          <w:szCs w:val="21"/>
        </w:rPr>
        <w:t xml:space="preserve"> </w:t>
      </w:r>
      <w:r w:rsidRPr="00FD4F17">
        <w:rPr>
          <w:color w:val="000000"/>
          <w:sz w:val="21"/>
          <w:szCs w:val="21"/>
        </w:rPr>
        <w:t>的动态更新实现对未知区域的自适应扩展。</w:t>
      </w:r>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39617CC5" w:rsidR="00EA2564" w:rsidRDefault="00FA4795" w:rsidP="00FA4795">
      <w:pPr>
        <w:spacing w:line="360" w:lineRule="auto"/>
        <w:ind w:firstLineChars="196" w:firstLine="412"/>
        <w:rPr>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r w:rsidR="005E705F">
        <w:rPr>
          <w:rFonts w:hint="eastAsia"/>
          <w:color w:val="000000"/>
          <w:sz w:val="21"/>
          <w:szCs w:val="21"/>
        </w:rPr>
        <w:t>研究</w:t>
      </w:r>
      <w:r w:rsidRPr="00FA4795">
        <w:rPr>
          <w:color w:val="000000"/>
          <w:sz w:val="21"/>
          <w:szCs w:val="21"/>
        </w:rPr>
        <w:t>在</w:t>
      </w:r>
      <w:r w:rsidRPr="00FA4795">
        <w:rPr>
          <w:color w:val="000000"/>
          <w:sz w:val="21"/>
          <w:szCs w:val="21"/>
        </w:rPr>
        <w:t>C-RRT*</w:t>
      </w:r>
      <w:r w:rsidR="005E705F">
        <w:rPr>
          <w:color w:val="000000"/>
          <w:sz w:val="21"/>
          <w:szCs w:val="21"/>
        </w:rPr>
        <w:t>-APF</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r w:rsidR="00D049F8">
        <w:rPr>
          <w:rFonts w:hint="eastAsia"/>
          <w:color w:val="000000"/>
          <w:sz w:val="21"/>
          <w:szCs w:val="21"/>
        </w:rPr>
        <w:t>位置</w:t>
      </w:r>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7F6D7E1" w14:textId="5AE26705" w:rsidR="0010506D" w:rsidRDefault="000F4F18" w:rsidP="00EB3E91">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51B0D230" w14:textId="133916F0" w:rsidR="006373A8" w:rsidRDefault="006373A8" w:rsidP="000F4F18">
      <w:pPr>
        <w:spacing w:line="360" w:lineRule="auto"/>
        <w:ind w:firstLineChars="196" w:firstLine="412"/>
        <w:rPr>
          <w:color w:val="000000"/>
          <w:sz w:val="21"/>
          <w:szCs w:val="21"/>
        </w:rPr>
      </w:pPr>
      <w:r w:rsidRPr="006373A8">
        <w:rPr>
          <w:color w:val="000000"/>
          <w:sz w:val="21"/>
          <w:szCs w:val="21"/>
        </w:rPr>
        <w:lastRenderedPageBreak/>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r w:rsidR="00D049F8">
        <w:rPr>
          <w:rFonts w:hint="eastAsia"/>
          <w:color w:val="000000"/>
          <w:sz w:val="21"/>
          <w:szCs w:val="21"/>
        </w:rPr>
        <w:t>计算</w:t>
      </w:r>
      <w:r w:rsidRPr="006373A8">
        <w:rPr>
          <w:color w:val="000000"/>
          <w:sz w:val="21"/>
          <w:szCs w:val="21"/>
        </w:rPr>
        <w:t>合理的上下界区间</w:t>
      </w:r>
      <w:r w:rsidRPr="006373A8">
        <w:rPr>
          <w:color w:val="000000"/>
          <w:sz w:val="21"/>
          <w:szCs w:val="21"/>
        </w:rPr>
        <w:t xml:space="preserve"> </w:t>
      </w:r>
      <m:oMath>
        <m:d>
          <m:dPr>
            <m:begChr m:val="["/>
            <m:endChr m:val="]"/>
            <m:ctrlPr>
              <w:rPr>
                <w:rFonts w:ascii="Cambria Math" w:hAnsi="Cambria Math"/>
                <w:i/>
                <w:color w:val="000000"/>
                <w:sz w:val="21"/>
                <w:szCs w:val="21"/>
              </w:rPr>
            </m:ctrlPr>
          </m:dPr>
          <m:e>
            <m:r>
              <w:rPr>
                <w:rFonts w:ascii="Cambria Math" w:hAnsi="Cambria Math"/>
                <w:color w:val="000000"/>
                <w:sz w:val="21"/>
                <w:szCs w:val="21"/>
              </w:rPr>
              <m:t>L, U</m:t>
            </m:r>
          </m:e>
        </m:d>
      </m:oMath>
      <w:r w:rsidRPr="006373A8">
        <w:rPr>
          <w:color w:val="000000"/>
          <w:sz w:val="21"/>
          <w:szCs w:val="21"/>
        </w:rPr>
        <w:t>，以同时保证跨簇的安全</w:t>
      </w:r>
      <w:r w:rsidR="00D049F8">
        <w:rPr>
          <w:rFonts w:hint="eastAsia"/>
          <w:color w:val="000000"/>
          <w:sz w:val="21"/>
          <w:szCs w:val="21"/>
        </w:rPr>
        <w:t>距离</w:t>
      </w:r>
      <w:r w:rsidRPr="006373A8">
        <w:rPr>
          <w:color w:val="000000"/>
          <w:sz w:val="21"/>
          <w:szCs w:val="21"/>
        </w:rPr>
        <w:t>与整体</w:t>
      </w:r>
      <w:r>
        <w:rPr>
          <w:rFonts w:hint="eastAsia"/>
          <w:color w:val="000000"/>
          <w:sz w:val="21"/>
          <w:szCs w:val="21"/>
        </w:rPr>
        <w:t>通信</w:t>
      </w:r>
      <w:r w:rsidRPr="006373A8">
        <w:rPr>
          <w:color w:val="000000"/>
          <w:sz w:val="21"/>
          <w:szCs w:val="21"/>
        </w:rPr>
        <w:t>协同性能。本</w:t>
      </w:r>
      <w:r w:rsidR="00600C36">
        <w:rPr>
          <w:rFonts w:hint="eastAsia"/>
          <w:color w:val="000000"/>
          <w:sz w:val="21"/>
          <w:szCs w:val="21"/>
        </w:rPr>
        <w:t>文</w:t>
      </w:r>
      <w:r w:rsidRPr="006373A8">
        <w:rPr>
          <w:color w:val="000000"/>
          <w:sz w:val="21"/>
          <w:szCs w:val="21"/>
        </w:rPr>
        <w:t>基于无人机簇规模、单机安全距离以及外部干扰</w:t>
      </w:r>
      <w:r w:rsidR="00D049F8">
        <w:rPr>
          <w:rFonts w:hint="eastAsia"/>
          <w:color w:val="000000"/>
          <w:sz w:val="21"/>
          <w:szCs w:val="21"/>
        </w:rPr>
        <w:t>半径</w:t>
      </w:r>
      <w:r w:rsidRPr="006373A8">
        <w:rPr>
          <w:color w:val="000000"/>
          <w:sz w:val="21"/>
          <w:szCs w:val="21"/>
        </w:rPr>
        <w:t>等因素，构建了物理意义明确的路径距离上下界设计方法。</w:t>
      </w:r>
    </w:p>
    <w:p w14:paraId="7A1EC533" w14:textId="7D974C54" w:rsidR="006373A8" w:rsidRDefault="006373A8" w:rsidP="006373A8">
      <w:pPr>
        <w:spacing w:line="360" w:lineRule="auto"/>
        <w:ind w:firstLineChars="196" w:firstLine="412"/>
        <w:rPr>
          <w:color w:val="000000"/>
          <w:sz w:val="21"/>
          <w:szCs w:val="21"/>
        </w:rPr>
      </w:pPr>
      <w:r w:rsidRPr="006373A8">
        <w:rPr>
          <w:color w:val="000000"/>
          <w:sz w:val="21"/>
          <w:szCs w:val="21"/>
        </w:rPr>
        <w:t>首先，下界</w:t>
      </w:r>
      <w:r w:rsidRPr="006373A8">
        <w:rPr>
          <w:color w:val="000000"/>
          <w:sz w:val="21"/>
          <w:szCs w:val="21"/>
        </w:rPr>
        <w:t xml:space="preserve"> </w:t>
      </w:r>
      <m:oMath>
        <m:r>
          <w:rPr>
            <w:rFonts w:ascii="Cambria Math" w:hAnsi="Cambria Math"/>
            <w:color w:val="000000"/>
            <w:sz w:val="21"/>
            <w:szCs w:val="21"/>
          </w:rPr>
          <m:t>L</m:t>
        </m:r>
      </m:oMath>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rPr>
                <w:rFonts w:ascii="Cambria Math" w:hAnsi="Cambria Math"/>
                <w:color w:val="000000"/>
                <w:sz w:val="21"/>
                <w:szCs w:val="21"/>
              </w:rPr>
              <m:t>(K)</m:t>
            </m:r>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sidRPr="006373A8">
        <w:rPr>
          <w:color w:val="000000"/>
          <w:sz w:val="21"/>
          <w:szCs w:val="21"/>
        </w:rPr>
        <w:t>。据此，</w:t>
      </w:r>
      <w:r w:rsidR="00AB03B6">
        <w:rPr>
          <w:rFonts w:hint="eastAsia"/>
          <w:color w:val="000000"/>
          <w:sz w:val="21"/>
          <w:szCs w:val="21"/>
        </w:rPr>
        <w:t>本文将</w:t>
      </w:r>
      <w:r w:rsidRPr="006373A8">
        <w:rPr>
          <w:color w:val="000000"/>
          <w:sz w:val="21"/>
          <w:szCs w:val="21"/>
        </w:rPr>
        <w:t>不同簇路径的最小</w:t>
      </w:r>
      <w:r w:rsidR="00EB3E91">
        <w:rPr>
          <w:rFonts w:hint="eastAsia"/>
          <w:color w:val="000000"/>
          <w:sz w:val="21"/>
          <w:szCs w:val="21"/>
        </w:rPr>
        <w:t>约束</w:t>
      </w:r>
      <w:r w:rsidRPr="006373A8">
        <w:rPr>
          <w:color w:val="000000"/>
          <w:sz w:val="21"/>
          <w:szCs w:val="21"/>
        </w:rPr>
        <w:t>距离设为</w:t>
      </w:r>
    </w:p>
    <w:p w14:paraId="455EBDFA" w14:textId="05798CE5" w:rsidR="00AA7C6E" w:rsidRPr="005E705F" w:rsidRDefault="00C22CE4"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hint="eastAsia"/>
                  <w:color w:val="000000"/>
                  <w:sz w:val="21"/>
                  <w:szCs w:val="21"/>
                </w:rPr>
                <m:t>L=</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ad>
                <m:radPr>
                  <m:degHide m:val="1"/>
                  <m:ctrlPr>
                    <w:rPr>
                      <w:rFonts w:ascii="Cambria Math" w:hAnsi="Cambria Math"/>
                      <w:i/>
                      <w:color w:val="000000"/>
                      <w:sz w:val="21"/>
                      <w:szCs w:val="21"/>
                    </w:rPr>
                  </m:ctrlPr>
                </m:radPr>
                <m:deg/>
                <m:e>
                  <m:d>
                    <m:dPr>
                      <m:ctrlPr>
                        <w:rPr>
                          <w:rFonts w:ascii="Cambria Math" w:hAnsi="Cambria Math"/>
                          <w:i/>
                          <w:color w:val="000000"/>
                          <w:sz w:val="21"/>
                          <w:szCs w:val="21"/>
                        </w:rPr>
                      </m:ctrlPr>
                    </m:dPr>
                    <m:e>
                      <m:r>
                        <w:rPr>
                          <w:rFonts w:ascii="Cambria Math" w:hAnsi="Cambria Math" w:hint="eastAsia"/>
                          <w:color w:val="000000"/>
                          <w:sz w:val="21"/>
                          <w:szCs w:val="21"/>
                        </w:rPr>
                        <m:t>K</m:t>
                      </m:r>
                    </m:e>
                  </m:d>
                </m:e>
              </m:rad>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hint="eastAsia"/>
                      <w:color w:val="000000"/>
                      <w:sz w:val="21"/>
                      <w:szCs w:val="21"/>
                    </w:rPr>
                    <m:t>safe</m:t>
                  </m:r>
                </m:sub>
              </m:sSub>
              <m: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color w:val="000000"/>
                      <w:sz w:val="21"/>
                      <w:szCs w:val="21"/>
                    </w:rPr>
                  </m:ctrlPr>
                </m:sSubPr>
                <m:e>
                  <m:r>
                    <w:rPr>
                      <w:rFonts w:ascii="Cambria Math" w:hAnsi="Cambria Math" w:hint="eastAsia"/>
                      <w:color w:val="000000"/>
                      <w:sz w:val="21"/>
                      <w:szCs w:val="21"/>
                    </w:rPr>
                    <m:t>α</m:t>
                  </m:r>
                </m:e>
                <m:sub>
                  <m:r>
                    <w:rPr>
                      <w:rFonts w:ascii="Cambria Math" w:hAnsi="Cambria Math" w:hint="eastAsia"/>
                      <w:color w:val="000000"/>
                      <w:sz w:val="21"/>
                      <w:szCs w:val="21"/>
                    </w:rPr>
                    <m:t>L</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44C01D98" w14:textId="7596AEBC" w:rsidR="006373A8" w:rsidRPr="006373A8" w:rsidRDefault="006373A8" w:rsidP="006373A8">
      <w:pPr>
        <w:spacing w:line="360" w:lineRule="auto"/>
        <w:ind w:firstLineChars="196" w:firstLine="412"/>
        <w:rPr>
          <w:color w:val="000000"/>
          <w:sz w:val="21"/>
          <w:szCs w:val="21"/>
        </w:rPr>
      </w:pPr>
      <w:r w:rsidRPr="006373A8">
        <w:rPr>
          <w:color w:val="000000"/>
          <w:sz w:val="21"/>
          <w:szCs w:val="21"/>
        </w:rPr>
        <w:t>其中</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L</m:t>
            </m:r>
          </m:sub>
        </m:sSub>
      </m:oMath>
      <w:r w:rsidRPr="006373A8">
        <w:rPr>
          <w:color w:val="000000"/>
          <w:sz w:val="21"/>
          <w:szCs w:val="21"/>
        </w:rPr>
        <w:t xml:space="preserve"> </w:t>
      </w:r>
      <w:r w:rsidRPr="006373A8">
        <w:rPr>
          <w:color w:val="000000"/>
          <w:sz w:val="21"/>
          <w:szCs w:val="21"/>
        </w:rPr>
        <w:t>为相关调整系数，用于根据不同安全需求设置必要的安全裕度。</w:t>
      </w:r>
    </w:p>
    <w:p w14:paraId="193C25DD" w14:textId="41934615" w:rsidR="006373A8" w:rsidRDefault="006373A8" w:rsidP="006373A8">
      <w:pPr>
        <w:spacing w:line="360" w:lineRule="auto"/>
        <w:ind w:firstLineChars="196" w:firstLine="412"/>
        <w:rPr>
          <w:color w:val="000000"/>
          <w:sz w:val="21"/>
          <w:szCs w:val="21"/>
        </w:rPr>
      </w:pPr>
      <w:r w:rsidRPr="006373A8">
        <w:rPr>
          <w:color w:val="000000"/>
          <w:sz w:val="21"/>
          <w:szCs w:val="21"/>
        </w:rPr>
        <w:t>上界</w:t>
      </w:r>
      <w:r w:rsidRPr="006373A8">
        <w:rPr>
          <w:color w:val="000000"/>
          <w:sz w:val="21"/>
          <w:szCs w:val="21"/>
        </w:rPr>
        <w:t xml:space="preserve"> </w:t>
      </w:r>
      <m:oMath>
        <m:r>
          <w:rPr>
            <w:rFonts w:ascii="Cambria Math" w:hAnsi="Cambria Math"/>
            <w:color w:val="000000"/>
            <w:sz w:val="21"/>
            <w:szCs w:val="21"/>
          </w:rPr>
          <m:t>U</m:t>
        </m:r>
      </m:oMath>
      <w:r w:rsidRPr="006373A8">
        <w:rPr>
          <w:color w:val="000000"/>
          <w:sz w:val="21"/>
          <w:szCs w:val="21"/>
        </w:rPr>
        <w:t xml:space="preserve"> </w:t>
      </w:r>
      <w:r w:rsidRPr="006373A8">
        <w:rPr>
          <w:color w:val="000000"/>
          <w:sz w:val="21"/>
          <w:szCs w:val="21"/>
        </w:rPr>
        <w:t>用于限制跨簇路径的最大</w:t>
      </w:r>
      <w:r w:rsidR="004B680A">
        <w:rPr>
          <w:rFonts w:hint="eastAsia"/>
          <w:color w:val="000000"/>
          <w:sz w:val="21"/>
          <w:szCs w:val="21"/>
        </w:rPr>
        <w:t>距离</w:t>
      </w:r>
      <w:r w:rsidRPr="006373A8">
        <w:rPr>
          <w:color w:val="000000"/>
          <w:sz w:val="21"/>
          <w:szCs w:val="21"/>
        </w:rPr>
        <w:t>，从而防止在干扰环境下出现簇间路径</w:t>
      </w:r>
      <w:r w:rsidR="004B680A">
        <w:rPr>
          <w:rFonts w:hint="eastAsia"/>
          <w:color w:val="000000"/>
          <w:sz w:val="21"/>
          <w:szCs w:val="21"/>
        </w:rPr>
        <w:t>在遇到干扰时不同的簇分别在干扰的两侧</w:t>
      </w:r>
      <w:r w:rsidR="00CD4B94">
        <w:rPr>
          <w:rFonts w:hint="eastAsia"/>
          <w:color w:val="000000"/>
          <w:sz w:val="21"/>
          <w:szCs w:val="21"/>
        </w:rPr>
        <w:t>通过，</w:t>
      </w:r>
      <w:r w:rsidRPr="006373A8">
        <w:rPr>
          <w:color w:val="000000"/>
          <w:sz w:val="21"/>
          <w:szCs w:val="21"/>
        </w:rPr>
        <w:t>导致</w:t>
      </w:r>
      <w:r w:rsidR="00AF27F9">
        <w:rPr>
          <w:rFonts w:hint="eastAsia"/>
          <w:color w:val="000000"/>
          <w:sz w:val="21"/>
          <w:szCs w:val="21"/>
        </w:rPr>
        <w:t>簇间通信</w:t>
      </w:r>
      <w:r w:rsidR="00EB3E91">
        <w:rPr>
          <w:rFonts w:hint="eastAsia"/>
          <w:color w:val="000000"/>
          <w:sz w:val="21"/>
          <w:szCs w:val="21"/>
        </w:rPr>
        <w:t xml:space="preserve"> </w:t>
      </w:r>
      <w:r w:rsidR="00EB3E91">
        <w:rPr>
          <w:rFonts w:hint="eastAsia"/>
          <w:color w:val="000000"/>
          <w:sz w:val="21"/>
          <w:szCs w:val="21"/>
        </w:rPr>
        <w:t>难以</w:t>
      </w:r>
      <w:r w:rsidR="00AF27F9">
        <w:rPr>
          <w:rFonts w:hint="eastAsia"/>
          <w:color w:val="000000"/>
          <w:sz w:val="21"/>
          <w:szCs w:val="21"/>
        </w:rPr>
        <w:t>维持</w:t>
      </w:r>
      <w:r w:rsidRPr="006373A8">
        <w:rPr>
          <w:color w:val="000000"/>
          <w:sz w:val="21"/>
          <w:szCs w:val="21"/>
        </w:rPr>
        <w:t>。</w:t>
      </w:r>
      <w:r w:rsidR="00EB3E91">
        <w:rPr>
          <w:rFonts w:hint="eastAsia"/>
          <w:color w:val="000000"/>
          <w:sz w:val="21"/>
          <w:szCs w:val="21"/>
        </w:rPr>
        <w:t>给定</w:t>
      </w:r>
      <w:r w:rsidRPr="006373A8">
        <w:rPr>
          <w:color w:val="000000"/>
          <w:sz w:val="21"/>
          <w:szCs w:val="21"/>
        </w:rPr>
        <w:t>干扰源的有效干扰半径为</w:t>
      </w:r>
      <w:r w:rsidRPr="006373A8">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oMath>
      <w:r w:rsidRPr="006373A8">
        <w:rPr>
          <w:color w:val="000000"/>
          <w:sz w:val="21"/>
          <w:szCs w:val="21"/>
        </w:rPr>
        <w:t>，则</w:t>
      </w:r>
      <w:r w:rsidR="00AF27F9">
        <w:rPr>
          <w:rFonts w:hint="eastAsia"/>
          <w:color w:val="000000"/>
          <w:sz w:val="21"/>
          <w:szCs w:val="21"/>
        </w:rPr>
        <w:t>最大距离约束</w:t>
      </w:r>
      <w:r w:rsidRPr="006373A8">
        <w:rPr>
          <w:color w:val="000000"/>
          <w:sz w:val="21"/>
          <w:szCs w:val="21"/>
        </w:rPr>
        <w:t>由干扰直径决定，</w:t>
      </w:r>
      <w:r w:rsidR="00AB03B6">
        <w:rPr>
          <w:rFonts w:hint="eastAsia"/>
          <w:color w:val="000000"/>
          <w:sz w:val="21"/>
          <w:szCs w:val="21"/>
        </w:rPr>
        <w:t>本文将</w:t>
      </w:r>
      <w:r w:rsidRPr="006373A8">
        <w:rPr>
          <w:color w:val="000000"/>
          <w:sz w:val="21"/>
          <w:szCs w:val="21"/>
        </w:rPr>
        <w:t>上界设为</w:t>
      </w:r>
    </w:p>
    <w:p w14:paraId="3C7214FC" w14:textId="7435FF6D" w:rsidR="00CD4B94" w:rsidRPr="00CD4B94" w:rsidRDefault="00C22CE4" w:rsidP="005E705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d>
                <m:dPr>
                  <m:ctrlPr>
                    <w:rPr>
                      <w:rFonts w:ascii="Cambria Math" w:hAnsi="Cambria Math"/>
                      <w:i/>
                      <w:color w:val="000000"/>
                      <w:sz w:val="21"/>
                      <w:szCs w:val="21"/>
                    </w:rPr>
                  </m:ctrlPr>
                </m:dPr>
                <m:e>
                  <m:r>
                    <w:rPr>
                      <w:rFonts w:ascii="Cambria Math" w:hAnsi="Cambria Math"/>
                      <w:color w:val="000000"/>
                      <w:sz w:val="21"/>
                      <w:szCs w:val="21"/>
                    </w:rPr>
                    <m:t>2</m:t>
                  </m:r>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e>
              </m:d>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α</m:t>
                  </m:r>
                </m:e>
                <m:sub>
                  <m:r>
                    <w:rPr>
                      <w:rFonts w:ascii="Cambria Math" w:hAnsi="Cambria Math"/>
                      <w:color w:val="000000"/>
                      <w:sz w:val="21"/>
                      <w:szCs w:val="21"/>
                    </w:rPr>
                    <m:t>U</m:t>
                  </m:r>
                </m:sub>
              </m:sSub>
              <m:r>
                <w:rPr>
                  <w:rFonts w:ascii="Cambria Math" w:hAnsi="Cambria Math"/>
                  <w:color w:val="000000"/>
                  <w:sz w:val="21"/>
                  <w:szCs w:val="21"/>
                </w:rPr>
                <m:t>≤1#</m:t>
              </m:r>
              <m:d>
                <m:dPr>
                  <m:ctrlPr>
                    <w:rPr>
                      <w:rFonts w:ascii="Cambria Math" w:hAnsi="Cambria Math"/>
                      <w:i/>
                      <w:color w:val="000000"/>
                      <w:sz w:val="21"/>
                      <w:szCs w:val="21"/>
                    </w:rPr>
                  </m:ctrlPr>
                </m:dPr>
                <m:e>
                  <m:r>
                    <w:rPr>
                      <w:rFonts w:ascii="Cambria Math" w:hAnsi="Cambria Math"/>
                      <w:color w:val="000000"/>
                      <w:sz w:val="21"/>
                      <w:szCs w:val="21"/>
                    </w:rPr>
                    <m:t>18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r w:rsidRPr="00AF27F9">
        <w:rPr>
          <w:color w:val="000000"/>
          <w:sz w:val="21"/>
          <w:szCs w:val="21"/>
        </w:rPr>
        <w:t>其中</w:t>
      </w:r>
      <w:r w:rsidRPr="00AF27F9">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α</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m:t>
        </m:r>
      </m:oMath>
      <w:r w:rsidRPr="00AF27F9">
        <w:rPr>
          <w:color w:val="000000"/>
          <w:sz w:val="21"/>
          <w:szCs w:val="21"/>
        </w:rPr>
        <w:t xml:space="preserve"> </w:t>
      </w:r>
      <w:r w:rsidRPr="00AF27F9">
        <w:rPr>
          <w:color w:val="000000"/>
          <w:sz w:val="21"/>
          <w:szCs w:val="21"/>
        </w:rPr>
        <w:t>依据任务的通信覆盖需求与抗干扰要求进行</w:t>
      </w:r>
      <w:r w:rsidR="00CD4B94">
        <w:rPr>
          <w:rFonts w:hint="eastAsia"/>
          <w:color w:val="000000"/>
          <w:sz w:val="21"/>
          <w:szCs w:val="21"/>
        </w:rPr>
        <w:t>适当调整，以满足</w:t>
      </w:r>
      <w:r w:rsidR="00CD4B94">
        <w:rPr>
          <w:rFonts w:hint="eastAsia"/>
          <w:color w:val="000000"/>
          <w:sz w:val="21"/>
          <w:szCs w:val="21"/>
        </w:rPr>
        <w:t xml:space="preserve"> </w:t>
      </w:r>
      <m:oMath>
        <m:r>
          <w:rPr>
            <w:rFonts w:ascii="Cambria Math" w:hAnsi="Cambria Math" w:hint="eastAsia"/>
            <w:color w:val="000000"/>
            <w:sz w:val="21"/>
            <w:szCs w:val="21"/>
          </w:rPr>
          <m:t>L</m:t>
        </m:r>
        <m:r>
          <w:rPr>
            <w:rFonts w:ascii="Cambria Math" w:hAnsi="Cambria Math"/>
            <w:color w:val="000000"/>
            <w:sz w:val="21"/>
            <w:szCs w:val="21"/>
          </w:rPr>
          <m:t xml:space="preserve"> &lt; U</m:t>
        </m:r>
      </m:oMath>
      <w:r w:rsidR="00CD4B94">
        <w:rPr>
          <w:rFonts w:hint="eastAsia"/>
          <w:color w:val="000000"/>
          <w:sz w:val="21"/>
          <w:szCs w:val="21"/>
        </w:rPr>
        <w:t xml:space="preserve"> </w:t>
      </w:r>
      <w:r w:rsidR="00CD4B94">
        <w:rPr>
          <w:rFonts w:hint="eastAsia"/>
          <w:color w:val="000000"/>
          <w:sz w:val="21"/>
          <w:szCs w:val="21"/>
        </w:rPr>
        <w:t>并留有一定的裕度</w:t>
      </w:r>
      <w:r w:rsidRPr="00AF27F9">
        <w:rPr>
          <w:color w:val="000000"/>
          <w:sz w:val="21"/>
          <w:szCs w:val="21"/>
        </w:rPr>
        <w:t>。</w:t>
      </w:r>
    </w:p>
    <w:p w14:paraId="1AF36E5D" w14:textId="2E4D4890" w:rsidR="00CE12EF" w:rsidRDefault="003D2B4A" w:rsidP="00112E5B">
      <w:pPr>
        <w:spacing w:line="360" w:lineRule="auto"/>
        <w:ind w:firstLineChars="196" w:firstLine="412"/>
        <w:rPr>
          <w:ins w:id="78" w:author="Lianghui Ding" w:date="2025-11-30T14:45:00Z"/>
          <w:color w:val="000000"/>
          <w:sz w:val="21"/>
          <w:szCs w:val="21"/>
        </w:rPr>
      </w:pPr>
      <w:r>
        <w:rPr>
          <w:rFonts w:hint="eastAsia"/>
          <w:color w:val="000000"/>
          <w:sz w:val="21"/>
          <w:szCs w:val="21"/>
        </w:rPr>
        <w:t>算法执行时，</w:t>
      </w:r>
      <w:r w:rsidR="00CE12EF" w:rsidRPr="00CE12EF">
        <w:rPr>
          <w:rFonts w:hint="eastAsia"/>
          <w:color w:val="000000"/>
          <w:sz w:val="21"/>
          <w:szCs w:val="21"/>
        </w:rPr>
        <w:t>在每轮障碍</w:t>
      </w:r>
      <w:r>
        <w:rPr>
          <w:rFonts w:hint="eastAsia"/>
          <w:color w:val="000000"/>
          <w:sz w:val="21"/>
          <w:szCs w:val="21"/>
        </w:rPr>
        <w:t>更新和全局路径检测</w:t>
      </w:r>
      <w:r w:rsidR="00CE12EF" w:rsidRPr="00CE12EF">
        <w:rPr>
          <w:rFonts w:hint="eastAsia"/>
          <w:color w:val="000000"/>
          <w:sz w:val="21"/>
          <w:szCs w:val="21"/>
        </w:rPr>
        <w:t>后，系统都会对重</w:t>
      </w:r>
      <w:r>
        <w:rPr>
          <w:rFonts w:hint="eastAsia"/>
          <w:color w:val="000000"/>
          <w:sz w:val="21"/>
          <w:szCs w:val="21"/>
        </w:rPr>
        <w:t>新</w:t>
      </w:r>
      <w:r w:rsidR="00CE12EF" w:rsidRPr="00CE12EF">
        <w:rPr>
          <w:rFonts w:hint="eastAsia"/>
          <w:color w:val="000000"/>
          <w:sz w:val="21"/>
          <w:szCs w:val="21"/>
        </w:rPr>
        <w:t>规划</w:t>
      </w:r>
      <w:r w:rsidR="00EB3E91">
        <w:rPr>
          <w:rFonts w:hint="eastAsia"/>
          <w:color w:val="000000"/>
          <w:sz w:val="21"/>
          <w:szCs w:val="21"/>
        </w:rPr>
        <w:t>后</w:t>
      </w:r>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r w:rsidR="005E705F">
        <w:rPr>
          <w:rFonts w:hint="eastAsia"/>
          <w:color w:val="000000"/>
          <w:sz w:val="21"/>
          <w:szCs w:val="21"/>
        </w:rPr>
        <w:t>上述</w:t>
      </w:r>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r w:rsidR="005E705F">
        <w:rPr>
          <w:rFonts w:hint="eastAsia"/>
          <w:color w:val="000000"/>
          <w:sz w:val="21"/>
          <w:szCs w:val="21"/>
        </w:rPr>
        <w:t>为</w:t>
      </w:r>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r>
        <w:rPr>
          <w:rFonts w:hint="eastAsia"/>
          <w:color w:val="000000"/>
          <w:sz w:val="21"/>
          <w:szCs w:val="21"/>
        </w:rPr>
        <w:t>。上述重规划机制</w:t>
      </w:r>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r>
        <w:rPr>
          <w:rFonts w:hint="eastAsia"/>
          <w:color w:val="000000"/>
          <w:sz w:val="21"/>
          <w:szCs w:val="21"/>
        </w:rPr>
        <w:t>实时</w:t>
      </w:r>
      <w:r w:rsidR="00CE12EF" w:rsidRPr="00CE12EF">
        <w:rPr>
          <w:rFonts w:hint="eastAsia"/>
          <w:color w:val="000000"/>
          <w:sz w:val="21"/>
          <w:szCs w:val="21"/>
        </w:rPr>
        <w:t>保持合理分布与通信稳定。</w:t>
      </w:r>
    </w:p>
    <w:p w14:paraId="2F8DF814" w14:textId="7B34A159" w:rsidR="00E71C2F" w:rsidRPr="00CD4915" w:rsidRDefault="00E71C2F" w:rsidP="00E71C2F">
      <w:pPr>
        <w:spacing w:line="360" w:lineRule="auto"/>
        <w:outlineLvl w:val="2"/>
        <w:rPr>
          <w:ins w:id="79" w:author="Lianghui Ding" w:date="2025-11-30T14:45:00Z"/>
          <w:rFonts w:ascii="宋体" w:hAnsi="宋体"/>
          <w:color w:val="000000"/>
          <w:sz w:val="21"/>
          <w:szCs w:val="21"/>
        </w:rPr>
      </w:pPr>
      <w:commentRangeStart w:id="80"/>
      <w:ins w:id="81" w:author="Lianghui Ding" w:date="2025-11-30T14:45:00Z">
        <w:r w:rsidRPr="00CD4915">
          <w:rPr>
            <w:rFonts w:ascii="宋体" w:hAnsi="宋体"/>
            <w:color w:val="000000"/>
            <w:sz w:val="21"/>
            <w:szCs w:val="21"/>
          </w:rPr>
          <w:t>3.2.</w:t>
        </w:r>
        <w:r w:rsidR="0052079C">
          <w:rPr>
            <w:rFonts w:ascii="宋体" w:hAnsi="宋体"/>
            <w:color w:val="000000"/>
            <w:sz w:val="21"/>
            <w:szCs w:val="21"/>
          </w:rPr>
          <w:t>3</w:t>
        </w:r>
        <w:r w:rsidRPr="00CD4915">
          <w:rPr>
            <w:rFonts w:ascii="宋体" w:hAnsi="宋体"/>
            <w:color w:val="000000"/>
            <w:sz w:val="21"/>
            <w:szCs w:val="21"/>
          </w:rPr>
          <w:t xml:space="preserve"> </w:t>
        </w:r>
      </w:ins>
      <w:ins w:id="82" w:author="Lianghui Ding" w:date="2025-11-30T14:46:00Z">
        <w:r w:rsidR="00947131" w:rsidRPr="00CE12EF">
          <w:rPr>
            <w:rFonts w:hint="eastAsia"/>
            <w:color w:val="000000"/>
            <w:sz w:val="21"/>
            <w:szCs w:val="21"/>
          </w:rPr>
          <w:t>Fr</w:t>
        </w:r>
        <w:r w:rsidR="00947131" w:rsidRPr="00CE12EF">
          <w:rPr>
            <w:rFonts w:hint="eastAsia"/>
            <w:color w:val="000000"/>
            <w:sz w:val="21"/>
            <w:szCs w:val="21"/>
          </w:rPr>
          <w:t>é</w:t>
        </w:r>
        <w:r w:rsidR="00947131" w:rsidRPr="00CE12EF">
          <w:rPr>
            <w:rFonts w:hint="eastAsia"/>
            <w:color w:val="000000"/>
            <w:sz w:val="21"/>
            <w:szCs w:val="21"/>
          </w:rPr>
          <w:t>chet</w:t>
        </w:r>
        <w:r w:rsidR="00947131" w:rsidRPr="00CE12EF">
          <w:rPr>
            <w:rFonts w:hint="eastAsia"/>
            <w:color w:val="000000"/>
            <w:sz w:val="21"/>
            <w:szCs w:val="21"/>
          </w:rPr>
          <w:t>距离约束</w:t>
        </w:r>
        <w:r w:rsidR="00947131">
          <w:rPr>
            <w:rFonts w:hint="eastAsia"/>
            <w:color w:val="000000"/>
            <w:sz w:val="21"/>
            <w:szCs w:val="21"/>
          </w:rPr>
          <w:t>下的</w:t>
        </w:r>
        <w:r w:rsidR="0052079C">
          <w:rPr>
            <w:rFonts w:hint="eastAsia"/>
            <w:color w:val="000000"/>
            <w:sz w:val="21"/>
            <w:szCs w:val="21"/>
          </w:rPr>
          <w:t>RRT</w:t>
        </w:r>
        <w:r w:rsidR="0052079C">
          <w:rPr>
            <w:color w:val="000000"/>
            <w:sz w:val="21"/>
            <w:szCs w:val="21"/>
          </w:rPr>
          <w:t>*</w:t>
        </w:r>
        <w:r w:rsidR="0052079C">
          <w:rPr>
            <w:rFonts w:hint="eastAsia"/>
            <w:color w:val="000000"/>
            <w:sz w:val="21"/>
            <w:szCs w:val="21"/>
          </w:rPr>
          <w:t>全局路径规划</w:t>
        </w:r>
      </w:ins>
      <w:commentRangeEnd w:id="80"/>
      <w:ins w:id="83" w:author="Lianghui Ding" w:date="2025-12-14T17:02:00Z">
        <w:r w:rsidR="00DF4FFB">
          <w:rPr>
            <w:rStyle w:val="ac"/>
          </w:rPr>
          <w:commentReference w:id="80"/>
        </w:r>
      </w:ins>
    </w:p>
    <w:p w14:paraId="65E57A34" w14:textId="357101EA" w:rsidR="00E71C2F" w:rsidRPr="00CE12EF" w:rsidDel="00947131" w:rsidRDefault="00E71C2F" w:rsidP="00112E5B">
      <w:pPr>
        <w:spacing w:line="360" w:lineRule="auto"/>
        <w:ind w:firstLineChars="196" w:firstLine="412"/>
        <w:rPr>
          <w:del w:id="84" w:author="Lianghui Ding" w:date="2025-11-30T14:46:00Z"/>
          <w:color w:val="000000"/>
          <w:sz w:val="21"/>
          <w:szCs w:val="21"/>
        </w:rPr>
      </w:pPr>
      <w:commentRangeStart w:id="85"/>
      <w:commentRangeStart w:id="86"/>
      <w:commentRangeStart w:id="87"/>
    </w:p>
    <w:p w14:paraId="12167DF1" w14:textId="1B37C0D4" w:rsidR="00CE12EF" w:rsidRDefault="00EB3E91" w:rsidP="00CE12EF">
      <w:pPr>
        <w:spacing w:line="360" w:lineRule="auto"/>
        <w:ind w:firstLineChars="196" w:firstLine="412"/>
        <w:rPr>
          <w:color w:val="000000"/>
          <w:sz w:val="21"/>
          <w:szCs w:val="21"/>
        </w:rPr>
      </w:pPr>
      <w:r>
        <w:rPr>
          <w:rFonts w:hint="eastAsia"/>
          <w:color w:val="000000"/>
          <w:sz w:val="21"/>
          <w:szCs w:val="21"/>
        </w:rPr>
        <w:t>全局</w:t>
      </w:r>
      <w:r w:rsidR="00CE12EF" w:rsidRPr="00CE12EF">
        <w:rPr>
          <w:rFonts w:hint="eastAsia"/>
          <w:color w:val="000000"/>
          <w:sz w:val="21"/>
          <w:szCs w:val="21"/>
        </w:rPr>
        <w:t>C-RRT*</w:t>
      </w:r>
      <w:r w:rsidR="00CE12EF" w:rsidRPr="00CE12EF">
        <w:rPr>
          <w:rFonts w:hint="eastAsia"/>
          <w:color w:val="000000"/>
          <w:sz w:val="21"/>
          <w:szCs w:val="21"/>
        </w:rPr>
        <w:t>路径</w:t>
      </w:r>
      <w:r>
        <w:rPr>
          <w:rFonts w:hint="eastAsia"/>
          <w:color w:val="000000"/>
          <w:sz w:val="21"/>
          <w:szCs w:val="21"/>
        </w:rPr>
        <w:t>规划</w:t>
      </w:r>
      <w:r w:rsidR="00CE12EF" w:rsidRPr="00CE12EF">
        <w:rPr>
          <w:rFonts w:hint="eastAsia"/>
          <w:color w:val="000000"/>
          <w:sz w:val="21"/>
          <w:szCs w:val="21"/>
        </w:rPr>
        <w:t>与</w:t>
      </w:r>
      <w:r w:rsidR="00CE12EF" w:rsidRPr="00CE12EF">
        <w:rPr>
          <w:rFonts w:hint="eastAsia"/>
          <w:color w:val="000000"/>
          <w:sz w:val="21"/>
          <w:szCs w:val="21"/>
        </w:rPr>
        <w:t>Fr</w:t>
      </w:r>
      <w:r w:rsidR="00CE12EF" w:rsidRPr="00CE12EF">
        <w:rPr>
          <w:rFonts w:hint="eastAsia"/>
          <w:color w:val="000000"/>
          <w:sz w:val="21"/>
          <w:szCs w:val="21"/>
        </w:rPr>
        <w:t>é</w:t>
      </w:r>
      <w:r w:rsidR="00CE12EF" w:rsidRPr="00CE12EF">
        <w:rPr>
          <w:rFonts w:hint="eastAsia"/>
          <w:color w:val="000000"/>
          <w:sz w:val="21"/>
          <w:szCs w:val="21"/>
        </w:rPr>
        <w:t>chet</w:t>
      </w:r>
      <w:r w:rsidR="00CE12EF" w:rsidRPr="00CE12EF">
        <w:rPr>
          <w:rFonts w:hint="eastAsia"/>
          <w:color w:val="000000"/>
          <w:sz w:val="21"/>
          <w:szCs w:val="21"/>
        </w:rPr>
        <w:t>距离约束机制协同运行。首先，各簇独立执行</w:t>
      </w:r>
      <w:r w:rsidR="00CE12EF" w:rsidRPr="00CE12EF">
        <w:rPr>
          <w:rFonts w:hint="eastAsia"/>
          <w:color w:val="000000"/>
          <w:sz w:val="21"/>
          <w:szCs w:val="21"/>
        </w:rPr>
        <w:t>RRT*</w:t>
      </w:r>
      <w:r w:rsidR="00CE12EF" w:rsidRPr="00CE12EF">
        <w:rPr>
          <w:rFonts w:hint="eastAsia"/>
          <w:color w:val="000000"/>
          <w:sz w:val="21"/>
          <w:szCs w:val="21"/>
        </w:rPr>
        <w:t>生成候选路径；随后计算与其他簇路径的</w:t>
      </w:r>
      <w:r w:rsidR="00CE12EF" w:rsidRPr="00CE12EF">
        <w:rPr>
          <w:rFonts w:hint="eastAsia"/>
          <w:color w:val="000000"/>
          <w:sz w:val="21"/>
          <w:szCs w:val="21"/>
        </w:rPr>
        <w:t>Fr</w:t>
      </w:r>
      <w:r w:rsidR="00CE12EF" w:rsidRPr="00CE12EF">
        <w:rPr>
          <w:rFonts w:hint="eastAsia"/>
          <w:color w:val="000000"/>
          <w:sz w:val="21"/>
          <w:szCs w:val="21"/>
        </w:rPr>
        <w:t>é</w:t>
      </w:r>
      <w:r w:rsidR="00CE12EF" w:rsidRPr="00CE12EF">
        <w:rPr>
          <w:rFonts w:hint="eastAsia"/>
          <w:color w:val="000000"/>
          <w:sz w:val="21"/>
          <w:szCs w:val="21"/>
        </w:rPr>
        <w:t>chet</w:t>
      </w:r>
      <w:r w:rsidR="00CE12EF" w:rsidRPr="00CE12EF">
        <w:rPr>
          <w:rFonts w:hint="eastAsia"/>
          <w:color w:val="000000"/>
          <w:sz w:val="21"/>
          <w:szCs w:val="21"/>
        </w:rPr>
        <w:t>距离并执行约束校验；若路径违反距离约束，则触发</w:t>
      </w:r>
      <w:r w:rsidR="003D2B4A">
        <w:rPr>
          <w:rFonts w:hint="eastAsia"/>
          <w:color w:val="000000"/>
          <w:sz w:val="21"/>
          <w:szCs w:val="21"/>
        </w:rPr>
        <w:t>单个对应簇的全局路径</w:t>
      </w:r>
      <w:r w:rsidR="00CE12EF" w:rsidRPr="00CE12EF">
        <w:rPr>
          <w:rFonts w:hint="eastAsia"/>
          <w:color w:val="000000"/>
          <w:sz w:val="21"/>
          <w:szCs w:val="21"/>
        </w:rPr>
        <w:t>重规划，直至满足要求；最终输出满足</w:t>
      </w:r>
      <w:r w:rsidR="003D2B4A">
        <w:rPr>
          <w:rFonts w:hint="eastAsia"/>
          <w:color w:val="000000"/>
          <w:sz w:val="21"/>
          <w:szCs w:val="21"/>
        </w:rPr>
        <w:t>安全</w:t>
      </w:r>
      <w:r w:rsidR="00CE12EF" w:rsidRPr="00CE12EF">
        <w:rPr>
          <w:rFonts w:hint="eastAsia"/>
          <w:color w:val="000000"/>
          <w:sz w:val="21"/>
          <w:szCs w:val="21"/>
        </w:rPr>
        <w:t>与通信约束的全局参考路径集合</w:t>
      </w:r>
      <w:r w:rsidR="003D2B4A">
        <w:rPr>
          <w:rFonts w:hint="eastAsia"/>
          <w:color w:val="000000"/>
          <w:sz w:val="21"/>
          <w:szCs w:val="21"/>
        </w:rPr>
        <w:t>；随着集群移动与环境探测更新，实时检测各个簇全局路径的可达性，并为发生碰撞的全局路径执行重规划机制，规划满足约束的全局路径</w:t>
      </w:r>
      <w:r w:rsidR="00CE12EF" w:rsidRPr="00CE12EF">
        <w:rPr>
          <w:rFonts w:hint="eastAsia"/>
          <w:color w:val="000000"/>
          <w:sz w:val="21"/>
          <w:szCs w:val="21"/>
        </w:rPr>
        <w:t>。该机制在确保全局可行性的同时，有效提升了算法在大规模集群与动态城市环境下的扩展性、鲁棒性与通信保持能力。</w:t>
      </w:r>
      <w:commentRangeEnd w:id="85"/>
      <w:r w:rsidR="0087477C">
        <w:rPr>
          <w:rStyle w:val="ac"/>
        </w:rPr>
        <w:commentReference w:id="85"/>
      </w:r>
      <w:commentRangeEnd w:id="86"/>
      <w:r w:rsidR="00FD7133">
        <w:rPr>
          <w:rStyle w:val="ac"/>
        </w:rPr>
        <w:commentReference w:id="86"/>
      </w:r>
      <w:commentRangeEnd w:id="87"/>
      <w:r w:rsidR="00F84E54">
        <w:rPr>
          <w:rStyle w:val="ac"/>
        </w:rPr>
        <w:commentReference w:id="87"/>
      </w:r>
    </w:p>
    <w:p w14:paraId="27740867" w14:textId="274F9590"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6B022770"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00D049F8">
              <w:rPr>
                <w:rFonts w:hint="eastAsia"/>
                <w:color w:val="000000"/>
                <w:sz w:val="21"/>
                <w:szCs w:val="21"/>
              </w:rPr>
              <w:t>基于</w:t>
            </w:r>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r w:rsidR="00D049F8">
              <w:rPr>
                <w:rFonts w:hint="eastAsia"/>
                <w:color w:val="000000"/>
                <w:sz w:val="21"/>
                <w:szCs w:val="21"/>
              </w:rPr>
              <w:t>的</w:t>
            </w:r>
            <w:r w:rsidRPr="005C53F5">
              <w:rPr>
                <w:rFonts w:hint="eastAsia"/>
                <w:color w:val="000000"/>
                <w:sz w:val="21"/>
                <w:szCs w:val="21"/>
              </w:rPr>
              <w:t xml:space="preserve">C-RRT*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12A2A0CE" w:rsidR="005C53F5" w:rsidRPr="00E33182" w:rsidRDefault="005C53F5" w:rsidP="006327A3">
            <w:pPr>
              <w:pStyle w:val="a"/>
            </w:pPr>
            <w:r w:rsidRPr="00E33182">
              <w:rPr>
                <w:rFonts w:hint="eastAsia"/>
              </w:rPr>
              <w:lastRenderedPageBreak/>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5D3CE6A0" w:rsidR="005C53F5" w:rsidRPr="00E33182" w:rsidRDefault="005C53F5" w:rsidP="006327A3">
            <w:pPr>
              <w:pStyle w:val="a"/>
            </w:pPr>
            <w:r w:rsidRPr="00E33182">
              <w:rPr>
                <w:rFonts w:hint="eastAsia"/>
              </w:rPr>
              <w:t xml:space="preserve">        </w:t>
            </w:r>
            <w:r w:rsidRPr="00E33182">
              <w:tab/>
            </w:r>
            <w:r w:rsidRPr="00E33182">
              <w:rPr>
                <w:rFonts w:hint="eastAsia"/>
              </w:rPr>
              <w:t>寻找最近</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358B5AFF"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w:t>
            </w:r>
            <w:r w:rsidR="00F3108B">
              <w:rPr>
                <w:rFonts w:hint="eastAsia"/>
              </w:rPr>
              <w:t>路径</w:t>
            </w:r>
            <w:r w:rsidRPr="00E33182">
              <w:rPr>
                <w:rFonts w:hint="eastAsia"/>
              </w:rPr>
              <w:t>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F3DCBB4" w:rsidR="00112E5B" w:rsidDel="0005799E" w:rsidRDefault="00112E5B" w:rsidP="00A433FA">
      <w:pPr>
        <w:spacing w:line="360" w:lineRule="auto"/>
        <w:rPr>
          <w:del w:id="88" w:author="运璐 何" w:date="2025-12-01T20:51:00Z"/>
          <w:color w:val="000000"/>
          <w:sz w:val="21"/>
          <w:szCs w:val="21"/>
        </w:rPr>
      </w:pPr>
    </w:p>
    <w:p w14:paraId="3DCBA568" w14:textId="34FE0286" w:rsidR="00583115" w:rsidRDefault="0079034F" w:rsidP="00234ACA">
      <w:pPr>
        <w:spacing w:line="360" w:lineRule="auto"/>
        <w:outlineLvl w:val="1"/>
        <w:rPr>
          <w:b/>
          <w:sz w:val="21"/>
          <w:szCs w:val="21"/>
        </w:rPr>
      </w:pPr>
      <w:bookmarkStart w:id="89" w:name="OLE_LINK7"/>
      <w:bookmarkStart w:id="90" w:name="OLE_LINK18"/>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r w:rsidR="00B9239D">
        <w:rPr>
          <w:b/>
          <w:sz w:val="21"/>
          <w:szCs w:val="21"/>
        </w:rPr>
        <w:t>B</w:t>
      </w:r>
      <w:r w:rsidR="00E15C4F">
        <w:rPr>
          <w:b/>
          <w:sz w:val="21"/>
          <w:szCs w:val="21"/>
        </w:rPr>
        <w:t>ST-APF</w:t>
      </w:r>
      <w:r w:rsidR="00E15C4F">
        <w:rPr>
          <w:rFonts w:hint="eastAsia"/>
          <w:b/>
          <w:sz w:val="21"/>
          <w:szCs w:val="21"/>
        </w:rPr>
        <w:t>规划</w:t>
      </w:r>
    </w:p>
    <w:p w14:paraId="76D6743D" w14:textId="7324875E" w:rsidR="004A7B08" w:rsidRDefault="004A7B08" w:rsidP="004A7B08">
      <w:pPr>
        <w:spacing w:line="360" w:lineRule="auto"/>
        <w:outlineLvl w:val="2"/>
        <w:rPr>
          <w:ins w:id="91" w:author="运璐 何" w:date="2025-12-01T15:02:00Z"/>
          <w:rFonts w:ascii="宋体" w:hAnsi="宋体"/>
          <w:color w:val="000000"/>
          <w:sz w:val="21"/>
          <w:szCs w:val="21"/>
        </w:rPr>
      </w:pPr>
      <w:ins w:id="92" w:author="运璐 何" w:date="2025-12-01T15:02:00Z">
        <w:r w:rsidRPr="00B1664F">
          <w:rPr>
            <w:rFonts w:ascii="宋体" w:hAnsi="宋体" w:hint="eastAsia"/>
            <w:color w:val="000000"/>
            <w:sz w:val="21"/>
            <w:szCs w:val="21"/>
          </w:rPr>
          <w:t>3</w:t>
        </w:r>
        <w:r w:rsidRPr="00B1664F">
          <w:rPr>
            <w:rFonts w:ascii="宋体" w:hAnsi="宋体"/>
            <w:color w:val="000000"/>
            <w:sz w:val="21"/>
            <w:szCs w:val="21"/>
          </w:rPr>
          <w:t xml:space="preserve">.3.1 </w:t>
        </w:r>
        <w:r w:rsidRPr="00B1664F">
          <w:rPr>
            <w:rFonts w:ascii="宋体" w:hAnsi="宋体" w:hint="eastAsia"/>
            <w:color w:val="000000"/>
            <w:sz w:val="21"/>
            <w:szCs w:val="21"/>
          </w:rPr>
          <w:t>基于M</w:t>
        </w:r>
        <w:r w:rsidRPr="00B1664F">
          <w:rPr>
            <w:rFonts w:ascii="宋体" w:hAnsi="宋体"/>
            <w:color w:val="000000"/>
            <w:sz w:val="21"/>
            <w:szCs w:val="21"/>
          </w:rPr>
          <w:t>BST</w:t>
        </w:r>
        <w:r w:rsidRPr="00B1664F">
          <w:rPr>
            <w:rFonts w:ascii="宋体" w:hAnsi="宋体" w:hint="eastAsia"/>
            <w:color w:val="000000"/>
            <w:sz w:val="21"/>
            <w:szCs w:val="21"/>
          </w:rPr>
          <w:t>的通信主干构建机制</w:t>
        </w:r>
      </w:ins>
    </w:p>
    <w:p w14:paraId="1C3630D6" w14:textId="77777777" w:rsidR="004A7B08" w:rsidRDefault="004A7B08" w:rsidP="004A7B08">
      <w:pPr>
        <w:spacing w:line="360" w:lineRule="auto"/>
        <w:ind w:firstLineChars="196" w:firstLine="412"/>
        <w:rPr>
          <w:ins w:id="93" w:author="运璐 何" w:date="2025-12-01T15:02:00Z"/>
          <w:color w:val="000000"/>
          <w:sz w:val="21"/>
          <w:szCs w:val="21"/>
        </w:rPr>
      </w:pPr>
      <w:ins w:id="94" w:author="运璐 何" w:date="2025-12-01T15:02:00Z">
        <w:r w:rsidRPr="00B1664F">
          <w:rPr>
            <w:color w:val="000000"/>
            <w:sz w:val="21"/>
            <w:szCs w:val="21"/>
          </w:rPr>
          <w:t>本研究在局部规划层引入基于最大</w:t>
        </w:r>
        <w:r w:rsidRPr="00B1664F">
          <w:rPr>
            <w:color w:val="000000"/>
            <w:sz w:val="21"/>
            <w:szCs w:val="21"/>
          </w:rPr>
          <w:t xml:space="preserve"> SINR </w:t>
        </w:r>
        <w:r w:rsidRPr="00B1664F">
          <w:rPr>
            <w:color w:val="000000"/>
            <w:sz w:val="21"/>
            <w:szCs w:val="21"/>
          </w:rPr>
          <w:t>瓶颈生成树（</w:t>
        </w:r>
        <w:r w:rsidRPr="00B1664F">
          <w:rPr>
            <w:color w:val="000000"/>
            <w:sz w:val="21"/>
            <w:szCs w:val="21"/>
          </w:rPr>
          <w:t>MBST</w:t>
        </w:r>
        <w:r w:rsidRPr="00B1664F">
          <w:rPr>
            <w:color w:val="000000"/>
            <w:sz w:val="21"/>
            <w:szCs w:val="21"/>
          </w:rPr>
          <w:t>）的通信主干构建机制，</w:t>
        </w:r>
        <w:r>
          <w:rPr>
            <w:rFonts w:hint="eastAsia"/>
            <w:color w:val="000000"/>
            <w:sz w:val="21"/>
            <w:szCs w:val="21"/>
          </w:rPr>
          <w:t>以最小化网络链路维护难度为目标，实时提</w:t>
        </w:r>
        <w:r w:rsidRPr="00B1664F">
          <w:rPr>
            <w:color w:val="000000"/>
            <w:sz w:val="21"/>
            <w:szCs w:val="21"/>
          </w:rPr>
          <w:t>取当前通信拓扑中的关键链路，</w:t>
        </w:r>
        <w:r>
          <w:rPr>
            <w:rFonts w:hint="eastAsia"/>
            <w:color w:val="000000"/>
            <w:sz w:val="21"/>
            <w:szCs w:val="21"/>
          </w:rPr>
          <w:t>以</w:t>
        </w:r>
        <w:r w:rsidRPr="00B1664F">
          <w:rPr>
            <w:color w:val="000000"/>
            <w:sz w:val="21"/>
            <w:szCs w:val="21"/>
          </w:rPr>
          <w:t>显著降低通信保持力的复杂</w:t>
        </w:r>
        <w:r>
          <w:rPr>
            <w:rFonts w:hint="eastAsia"/>
            <w:color w:val="000000"/>
            <w:sz w:val="21"/>
            <w:szCs w:val="21"/>
          </w:rPr>
          <w:t>程度和因维护通信连通而产生的路径开销</w:t>
        </w:r>
        <w:r w:rsidRPr="00B1664F">
          <w:rPr>
            <w:color w:val="000000"/>
            <w:sz w:val="21"/>
            <w:szCs w:val="21"/>
          </w:rPr>
          <w:t>。</w:t>
        </w:r>
        <w:r>
          <w:rPr>
            <w:rFonts w:hint="eastAsia"/>
            <w:color w:val="000000"/>
            <w:sz w:val="21"/>
            <w:szCs w:val="21"/>
          </w:rPr>
          <w:t>本研究</w:t>
        </w:r>
        <w:r w:rsidRPr="00F91172">
          <w:rPr>
            <w:color w:val="000000"/>
            <w:sz w:val="21"/>
            <w:szCs w:val="21"/>
          </w:rPr>
          <w:t>采用</w:t>
        </w:r>
        <w:r>
          <w:rPr>
            <w:rFonts w:hint="eastAsia"/>
            <w:color w:val="000000"/>
            <w:sz w:val="21"/>
            <w:szCs w:val="21"/>
          </w:rPr>
          <w:t>降序</w:t>
        </w:r>
        <w:r w:rsidRPr="006632B8">
          <w:rPr>
            <w:color w:val="000000"/>
            <w:sz w:val="21"/>
            <w:szCs w:val="21"/>
          </w:rPr>
          <w:t>Kruskal</w:t>
        </w:r>
        <w:r w:rsidRPr="00F91172">
          <w:rPr>
            <w:color w:val="000000"/>
            <w:sz w:val="21"/>
            <w:szCs w:val="21"/>
          </w:rPr>
          <w:t>算法</w:t>
        </w:r>
        <w:r>
          <w:rPr>
            <w:rFonts w:hint="eastAsia"/>
            <w:color w:val="000000"/>
            <w:sz w:val="21"/>
            <w:szCs w:val="21"/>
          </w:rPr>
          <w:t>为每一离散时刻</w:t>
        </w:r>
        <w:r>
          <w:rPr>
            <w:rFonts w:hint="eastAsia"/>
            <w:color w:val="000000"/>
            <w:sz w:val="21"/>
            <w:szCs w:val="21"/>
          </w:rPr>
          <w:t xml:space="preserve"> </w:t>
        </w:r>
      </w:ins>
      <m:oMath>
        <m:r>
          <w:ins w:id="95" w:author="运璐 何" w:date="2025-12-01T15:02:00Z">
            <w:rPr>
              <w:rFonts w:ascii="Cambria Math" w:hAnsi="Cambria Math"/>
              <w:color w:val="000000"/>
              <w:sz w:val="21"/>
              <w:szCs w:val="21"/>
            </w:rPr>
            <m:t>t</m:t>
          </w:ins>
        </m:r>
      </m:oMath>
      <w:ins w:id="96" w:author="运璐 何" w:date="2025-12-01T15:02:00Z">
        <w:r>
          <w:rPr>
            <w:rFonts w:hint="eastAsia"/>
            <w:color w:val="000000"/>
            <w:sz w:val="21"/>
            <w:szCs w:val="21"/>
          </w:rPr>
          <w:t xml:space="preserve"> </w:t>
        </w:r>
        <w:r w:rsidRPr="00F91172">
          <w:rPr>
            <w:color w:val="000000"/>
            <w:sz w:val="21"/>
            <w:szCs w:val="21"/>
          </w:rPr>
          <w:t>动态</w:t>
        </w:r>
        <w:r>
          <w:rPr>
            <w:rFonts w:hint="eastAsia"/>
            <w:color w:val="000000"/>
            <w:sz w:val="21"/>
            <w:szCs w:val="21"/>
          </w:rPr>
          <w:t>生成</w:t>
        </w:r>
        <w:r w:rsidRPr="00F91172">
          <w:rPr>
            <w:color w:val="000000"/>
            <w:sz w:val="21"/>
            <w:szCs w:val="21"/>
          </w:rPr>
          <w:t>最小</w:t>
        </w:r>
        <w:r>
          <w:rPr>
            <w:rFonts w:hint="eastAsia"/>
            <w:color w:val="000000"/>
            <w:sz w:val="21"/>
            <w:szCs w:val="21"/>
          </w:rPr>
          <w:t>瓶颈</w:t>
        </w:r>
        <w:r w:rsidRPr="00F91172">
          <w:rPr>
            <w:color w:val="000000"/>
            <w:sz w:val="21"/>
            <w:szCs w:val="21"/>
          </w:rPr>
          <w:t>生成树</w:t>
        </w:r>
        <w:r>
          <w:rPr>
            <w:rFonts w:hint="eastAsia"/>
            <w:color w:val="000000"/>
            <w:sz w:val="21"/>
            <w:szCs w:val="21"/>
          </w:rPr>
          <w:t xml:space="preserve"> </w:t>
        </w:r>
      </w:ins>
      <m:oMath>
        <m:r>
          <w:ins w:id="97" w:author="运璐 何" w:date="2025-12-01T15:02:00Z">
            <w:rPr>
              <w:rFonts w:ascii="Cambria Math" w:hAnsi="Cambria Math"/>
              <w:color w:val="000000"/>
              <w:sz w:val="21"/>
              <w:szCs w:val="21"/>
            </w:rPr>
            <m:t>MBST</m:t>
          </w:ins>
        </m:r>
        <m:d>
          <m:dPr>
            <m:ctrlPr>
              <w:ins w:id="98" w:author="运璐 何" w:date="2025-12-01T15:02:00Z">
                <w:rPr>
                  <w:rFonts w:ascii="Cambria Math" w:hAnsi="Cambria Math"/>
                  <w:i/>
                  <w:color w:val="000000"/>
                  <w:sz w:val="21"/>
                  <w:szCs w:val="21"/>
                </w:rPr>
              </w:ins>
            </m:ctrlPr>
          </m:dPr>
          <m:e>
            <m:r>
              <w:ins w:id="99" w:author="运璐 何" w:date="2025-12-01T15:02:00Z">
                <w:rPr>
                  <w:rFonts w:ascii="Cambria Math" w:hAnsi="Cambria Math"/>
                  <w:color w:val="000000"/>
                  <w:sz w:val="21"/>
                  <w:szCs w:val="21"/>
                </w:rPr>
                <m:t>t</m:t>
              </w:ins>
            </m:r>
          </m:e>
        </m:d>
      </m:oMath>
      <w:ins w:id="100" w:author="运璐 何" w:date="2025-12-01T15:02:00Z">
        <w:r>
          <w:rPr>
            <w:rFonts w:hint="eastAsia"/>
            <w:color w:val="000000"/>
            <w:sz w:val="21"/>
            <w:szCs w:val="21"/>
          </w:rPr>
          <w:t>。具体的，</w:t>
        </w:r>
        <w:r w:rsidRPr="00F91172">
          <w:rPr>
            <w:color w:val="000000"/>
            <w:sz w:val="21"/>
            <w:szCs w:val="21"/>
          </w:rPr>
          <w:t>系统首先根据当前时刻的信道状态计算所有无人机之间的</w:t>
        </w:r>
        <w:r w:rsidRPr="00F91172">
          <w:rPr>
            <w:color w:val="000000"/>
            <w:sz w:val="21"/>
            <w:szCs w:val="21"/>
          </w:rPr>
          <w:t>SINR</w:t>
        </w:r>
        <w:r w:rsidRPr="00F91172">
          <w:rPr>
            <w:color w:val="000000"/>
            <w:sz w:val="21"/>
            <w:szCs w:val="21"/>
          </w:rPr>
          <w:t>，并据此构建加权图</w:t>
        </w:r>
        <w:r w:rsidRPr="00F91172">
          <w:rPr>
            <w:color w:val="000000"/>
            <w:sz w:val="21"/>
            <w:szCs w:val="21"/>
          </w:rPr>
          <w:t xml:space="preserve"> </w:t>
        </w:r>
      </w:ins>
      <m:oMath>
        <m:r>
          <w:ins w:id="101" w:author="运璐 何" w:date="2025-12-01T15:02:00Z">
            <w:rPr>
              <w:rFonts w:ascii="Cambria Math" w:hAnsi="Cambria Math"/>
              <w:color w:val="000000"/>
              <w:sz w:val="21"/>
              <w:szCs w:val="21"/>
            </w:rPr>
            <m:t>G=</m:t>
          </w:ins>
        </m:r>
        <m:d>
          <m:dPr>
            <m:ctrlPr>
              <w:ins w:id="102" w:author="运璐 何" w:date="2025-12-01T15:02:00Z">
                <w:rPr>
                  <w:rFonts w:ascii="Cambria Math" w:hAnsi="Cambria Math"/>
                  <w:i/>
                  <w:color w:val="000000"/>
                  <w:sz w:val="21"/>
                  <w:szCs w:val="21"/>
                </w:rPr>
              </w:ins>
            </m:ctrlPr>
          </m:dPr>
          <m:e>
            <m:r>
              <w:ins w:id="103" w:author="运璐 何" w:date="2025-12-01T15:02:00Z">
                <w:rPr>
                  <w:rFonts w:ascii="Cambria Math" w:hAnsi="Cambria Math"/>
                  <w:color w:val="000000"/>
                  <w:sz w:val="21"/>
                  <w:szCs w:val="21"/>
                </w:rPr>
                <m:t>U,E</m:t>
              </w:ins>
            </m:r>
          </m:e>
        </m:d>
      </m:oMath>
      <w:ins w:id="104" w:author="运璐 何" w:date="2025-12-01T15:02:00Z">
        <w:r w:rsidRPr="00F91172">
          <w:rPr>
            <w:color w:val="000000"/>
            <w:sz w:val="21"/>
            <w:szCs w:val="21"/>
          </w:rPr>
          <w:t>，</w:t>
        </w:r>
        <w:r w:rsidRPr="00701309">
          <w:rPr>
            <w:color w:val="000000"/>
            <w:sz w:val="21"/>
            <w:szCs w:val="21"/>
          </w:rPr>
          <w:t>其中节点集合</w:t>
        </w:r>
        <w:r w:rsidRPr="00701309">
          <w:rPr>
            <w:color w:val="000000"/>
            <w:sz w:val="21"/>
            <w:szCs w:val="21"/>
          </w:rPr>
          <w:t xml:space="preserve"> </w:t>
        </w:r>
      </w:ins>
      <m:oMath>
        <m:r>
          <w:ins w:id="105" w:author="运璐 何" w:date="2025-12-01T15:02:00Z">
            <w:rPr>
              <w:rFonts w:ascii="Cambria Math" w:hAnsi="Cambria Math"/>
              <w:color w:val="000000"/>
              <w:sz w:val="21"/>
              <w:szCs w:val="21"/>
            </w:rPr>
            <m:t>U</m:t>
          </w:ins>
        </m:r>
      </m:oMath>
      <w:ins w:id="106" w:author="运璐 何" w:date="2025-12-01T15:02:00Z">
        <w:r w:rsidRPr="00701309">
          <w:rPr>
            <w:color w:val="000000"/>
            <w:sz w:val="21"/>
            <w:szCs w:val="21"/>
          </w:rPr>
          <w:t xml:space="preserve"> </w:t>
        </w:r>
        <w:r w:rsidRPr="00701309">
          <w:rPr>
            <w:color w:val="000000"/>
            <w:sz w:val="21"/>
            <w:szCs w:val="21"/>
          </w:rPr>
          <w:t>表示无人机</w:t>
        </w:r>
        <w:r>
          <w:rPr>
            <w:rFonts w:hint="eastAsia"/>
            <w:color w:val="000000"/>
            <w:sz w:val="21"/>
            <w:szCs w:val="21"/>
          </w:rPr>
          <w:t>节点</w:t>
        </w:r>
        <w:r w:rsidRPr="00701309">
          <w:rPr>
            <w:color w:val="000000"/>
            <w:sz w:val="21"/>
            <w:szCs w:val="21"/>
          </w:rPr>
          <w:t>，边集合</w:t>
        </w:r>
        <w:r w:rsidRPr="00701309">
          <w:rPr>
            <w:color w:val="000000"/>
            <w:sz w:val="21"/>
            <w:szCs w:val="21"/>
          </w:rPr>
          <w:t xml:space="preserve"> </w:t>
        </w:r>
      </w:ins>
      <m:oMath>
        <m:r>
          <w:ins w:id="107" w:author="运璐 何" w:date="2025-12-01T15:02:00Z">
            <w:rPr>
              <w:rFonts w:ascii="Cambria Math" w:hAnsi="Cambria Math"/>
              <w:color w:val="000000"/>
              <w:sz w:val="21"/>
              <w:szCs w:val="21"/>
            </w:rPr>
            <m:t>E</m:t>
          </w:ins>
        </m:r>
      </m:oMath>
      <w:ins w:id="108" w:author="运璐 何" w:date="2025-12-01T15:02:00Z">
        <w:r w:rsidRPr="00701309">
          <w:rPr>
            <w:color w:val="000000"/>
            <w:sz w:val="21"/>
            <w:szCs w:val="21"/>
          </w:rPr>
          <w:t xml:space="preserve"> </w:t>
        </w:r>
        <w:r w:rsidRPr="00701309">
          <w:rPr>
            <w:color w:val="000000"/>
            <w:sz w:val="21"/>
            <w:szCs w:val="21"/>
          </w:rPr>
          <w:t>表示节点间可建立的通信链路，</w:t>
        </w:r>
        <w:r w:rsidRPr="00F91172">
          <w:rPr>
            <w:color w:val="000000"/>
            <w:sz w:val="21"/>
            <w:szCs w:val="21"/>
          </w:rPr>
          <w:t>每条边的权值</w:t>
        </w:r>
        <w:r w:rsidRPr="00F91172">
          <w:rPr>
            <w:color w:val="000000"/>
            <w:sz w:val="21"/>
            <w:szCs w:val="21"/>
          </w:rPr>
          <w:lastRenderedPageBreak/>
          <w:t>定义为</w:t>
        </w:r>
        <w:r w:rsidRPr="00F91172">
          <w:rPr>
            <w:color w:val="000000"/>
            <w:sz w:val="21"/>
            <w:szCs w:val="21"/>
          </w:rPr>
          <w:t xml:space="preserve"> </w:t>
        </w:r>
      </w:ins>
      <m:oMath>
        <m:sSub>
          <m:sSubPr>
            <m:ctrlPr>
              <w:ins w:id="109" w:author="运璐 何" w:date="2025-12-01T15:02:00Z">
                <w:rPr>
                  <w:rFonts w:ascii="Cambria Math" w:hAnsi="Cambria Math"/>
                  <w:i/>
                  <w:color w:val="000000"/>
                  <w:sz w:val="21"/>
                  <w:szCs w:val="21"/>
                </w:rPr>
              </w:ins>
            </m:ctrlPr>
          </m:sSubPr>
          <m:e>
            <m:r>
              <w:ins w:id="110" w:author="运璐 何" w:date="2025-12-01T15:02:00Z">
                <w:rPr>
                  <w:rFonts w:ascii="Cambria Math" w:hAnsi="Cambria Math"/>
                  <w:color w:val="000000"/>
                  <w:sz w:val="21"/>
                  <w:szCs w:val="21"/>
                </w:rPr>
                <m:t>w</m:t>
              </w:ins>
            </m:r>
          </m:e>
          <m:sub>
            <m:r>
              <w:ins w:id="111" w:author="运璐 何" w:date="2025-12-01T15:02:00Z">
                <w:rPr>
                  <w:rFonts w:ascii="Cambria Math" w:hAnsi="Cambria Math"/>
                  <w:color w:val="000000"/>
                  <w:sz w:val="21"/>
                  <w:szCs w:val="21"/>
                </w:rPr>
                <m:t>ij</m:t>
              </w:ins>
            </m:r>
          </m:sub>
        </m:sSub>
        <m:r>
          <w:ins w:id="112" w:author="运璐 何" w:date="2025-12-01T15:02:00Z">
            <w:rPr>
              <w:rFonts w:ascii="Cambria Math" w:hAnsi="Cambria Math"/>
              <w:color w:val="000000"/>
              <w:sz w:val="21"/>
              <w:szCs w:val="21"/>
            </w:rPr>
            <m:t>=</m:t>
          </w:ins>
        </m:r>
        <m:r>
          <w:ins w:id="113" w:author="运璐 何" w:date="2025-12-01T15:02:00Z">
            <w:rPr>
              <w:rFonts w:ascii="Cambria Math" w:hAnsi="Cambria Math" w:hint="eastAsia"/>
              <w:color w:val="000000"/>
              <w:sz w:val="21"/>
              <w:szCs w:val="21"/>
            </w:rPr>
            <m:t>min</m:t>
          </w:ins>
        </m:r>
        <m:r>
          <w:ins w:id="114" w:author="运璐 何" w:date="2025-12-01T15:02:00Z">
            <w:rPr>
              <w:rFonts w:ascii="Cambria Math" w:hAnsi="Cambria Math"/>
              <w:color w:val="000000"/>
              <w:sz w:val="21"/>
              <w:szCs w:val="21"/>
            </w:rPr>
            <m:t>(SIN</m:t>
          </w:ins>
        </m:r>
        <m:sSub>
          <m:sSubPr>
            <m:ctrlPr>
              <w:ins w:id="115" w:author="运璐 何" w:date="2025-12-01T15:02:00Z">
                <w:rPr>
                  <w:rFonts w:ascii="Cambria Math" w:hAnsi="Cambria Math"/>
                  <w:i/>
                  <w:color w:val="000000"/>
                  <w:sz w:val="21"/>
                  <w:szCs w:val="21"/>
                </w:rPr>
              </w:ins>
            </m:ctrlPr>
          </m:sSubPr>
          <m:e>
            <m:r>
              <w:ins w:id="116" w:author="运璐 何" w:date="2025-12-01T15:02:00Z">
                <w:rPr>
                  <w:rFonts w:ascii="Cambria Math" w:hAnsi="Cambria Math"/>
                  <w:color w:val="000000"/>
                  <w:sz w:val="21"/>
                  <w:szCs w:val="21"/>
                </w:rPr>
                <m:t>R</m:t>
              </w:ins>
            </m:r>
          </m:e>
          <m:sub>
            <m:r>
              <w:ins w:id="117" w:author="运璐 何" w:date="2025-12-01T15:02:00Z">
                <w:rPr>
                  <w:rFonts w:ascii="Cambria Math" w:hAnsi="Cambria Math"/>
                  <w:color w:val="000000"/>
                  <w:sz w:val="21"/>
                  <w:szCs w:val="21"/>
                </w:rPr>
                <m:t>ij</m:t>
              </w:ins>
            </m:r>
          </m:sub>
        </m:sSub>
        <m:r>
          <w:ins w:id="118" w:author="运璐 何" w:date="2025-12-01T15:02:00Z">
            <w:rPr>
              <w:rFonts w:ascii="Cambria Math" w:hAnsi="Cambria Math"/>
              <w:color w:val="000000"/>
              <w:sz w:val="21"/>
              <w:szCs w:val="21"/>
            </w:rPr>
            <m:t>,SIN</m:t>
          </w:ins>
        </m:r>
        <m:sSub>
          <m:sSubPr>
            <m:ctrlPr>
              <w:ins w:id="119" w:author="运璐 何" w:date="2025-12-01T15:02:00Z">
                <w:rPr>
                  <w:rFonts w:ascii="Cambria Math" w:hAnsi="Cambria Math"/>
                  <w:i/>
                  <w:color w:val="000000"/>
                  <w:sz w:val="21"/>
                  <w:szCs w:val="21"/>
                </w:rPr>
              </w:ins>
            </m:ctrlPr>
          </m:sSubPr>
          <m:e>
            <m:r>
              <w:ins w:id="120" w:author="运璐 何" w:date="2025-12-01T15:02:00Z">
                <w:rPr>
                  <w:rFonts w:ascii="Cambria Math" w:hAnsi="Cambria Math"/>
                  <w:color w:val="000000"/>
                  <w:sz w:val="21"/>
                  <w:szCs w:val="21"/>
                </w:rPr>
                <m:t>R</m:t>
              </w:ins>
            </m:r>
          </m:e>
          <m:sub>
            <m:r>
              <w:ins w:id="121" w:author="运璐 何" w:date="2025-12-01T15:02:00Z">
                <w:rPr>
                  <w:rFonts w:ascii="Cambria Math" w:hAnsi="Cambria Math"/>
                  <w:color w:val="000000"/>
                  <w:sz w:val="21"/>
                  <w:szCs w:val="21"/>
                </w:rPr>
                <m:t>ji</m:t>
              </w:ins>
            </m:r>
          </m:sub>
        </m:sSub>
      </m:oMath>
      <w:ins w:id="122" w:author="运璐 何" w:date="2025-12-01T15:02:00Z">
        <w:r w:rsidRPr="00701309">
          <w:rPr>
            <w:rFonts w:hint="eastAsia"/>
            <w:i/>
            <w:color w:val="000000"/>
            <w:sz w:val="21"/>
            <w:szCs w:val="21"/>
          </w:rPr>
          <w:t>)</w:t>
        </w:r>
        <w:r w:rsidRPr="00701309">
          <w:rPr>
            <w:i/>
            <w:color w:val="000000"/>
            <w:sz w:val="21"/>
            <w:szCs w:val="21"/>
          </w:rPr>
          <w:t>​</w:t>
        </w:r>
        <w:r w:rsidRPr="00F91172">
          <w:rPr>
            <w:color w:val="000000"/>
            <w:sz w:val="21"/>
            <w:szCs w:val="21"/>
          </w:rPr>
          <w:t>。</w:t>
        </w:r>
        <w:r>
          <w:rPr>
            <w:rFonts w:hint="eastAsia"/>
            <w:color w:val="000000"/>
            <w:sz w:val="21"/>
            <w:szCs w:val="21"/>
          </w:rPr>
          <w:t>在此基础上执行降序</w:t>
        </w:r>
        <w:r w:rsidRPr="006632B8">
          <w:rPr>
            <w:color w:val="000000"/>
            <w:sz w:val="21"/>
            <w:szCs w:val="21"/>
          </w:rPr>
          <w:t>Kruskal</w:t>
        </w:r>
        <w:r w:rsidRPr="00F91172">
          <w:rPr>
            <w:color w:val="000000"/>
            <w:sz w:val="21"/>
            <w:szCs w:val="21"/>
          </w:rPr>
          <w:t>算法</w:t>
        </w:r>
        <w:r>
          <w:rPr>
            <w:rFonts w:hint="eastAsia"/>
            <w:color w:val="000000"/>
            <w:sz w:val="21"/>
            <w:szCs w:val="21"/>
          </w:rPr>
          <w:t>的</w:t>
        </w:r>
        <w:r w:rsidRPr="00F91172">
          <w:rPr>
            <w:color w:val="000000"/>
            <w:sz w:val="21"/>
            <w:szCs w:val="21"/>
          </w:rPr>
          <w:t>基本步骤如下：</w:t>
        </w:r>
        <w:r>
          <w:rPr>
            <w:rFonts w:hint="eastAsia"/>
            <w:color w:val="000000"/>
            <w:sz w:val="21"/>
            <w:szCs w:val="21"/>
          </w:rPr>
          <w:t>1</w:t>
        </w:r>
        <w:r>
          <w:rPr>
            <w:rFonts w:hint="eastAsia"/>
            <w:color w:val="000000"/>
            <w:sz w:val="21"/>
            <w:szCs w:val="21"/>
          </w:rPr>
          <w:t>）</w:t>
        </w:r>
        <w:r w:rsidRPr="004944FE">
          <w:rPr>
            <w:color w:val="000000"/>
            <w:sz w:val="21"/>
            <w:szCs w:val="21"/>
          </w:rPr>
          <w:t>将所有边按权值</w:t>
        </w:r>
        <w:r>
          <w:rPr>
            <w:rFonts w:hint="eastAsia"/>
            <w:color w:val="000000"/>
            <w:sz w:val="21"/>
            <w:szCs w:val="21"/>
          </w:rPr>
          <w:t xml:space="preserve"> </w:t>
        </w:r>
      </w:ins>
      <m:oMath>
        <m:sSub>
          <m:sSubPr>
            <m:ctrlPr>
              <w:ins w:id="123" w:author="运璐 何" w:date="2025-12-01T15:02:00Z">
                <w:rPr>
                  <w:rFonts w:ascii="Cambria Math" w:hAnsi="Cambria Math"/>
                  <w:i/>
                  <w:color w:val="000000"/>
                  <w:sz w:val="21"/>
                  <w:szCs w:val="21"/>
                </w:rPr>
              </w:ins>
            </m:ctrlPr>
          </m:sSubPr>
          <m:e>
            <m:r>
              <w:ins w:id="124" w:author="运璐 何" w:date="2025-12-01T15:02:00Z">
                <w:rPr>
                  <w:rFonts w:ascii="Cambria Math" w:hAnsi="Cambria Math"/>
                  <w:color w:val="000000"/>
                  <w:sz w:val="21"/>
                  <w:szCs w:val="21"/>
                </w:rPr>
                <m:t>w</m:t>
              </w:ins>
            </m:r>
          </m:e>
          <m:sub>
            <m:r>
              <w:ins w:id="125" w:author="运璐 何" w:date="2025-12-01T15:02:00Z">
                <w:rPr>
                  <w:rFonts w:ascii="Cambria Math" w:hAnsi="Cambria Math"/>
                  <w:color w:val="000000"/>
                  <w:sz w:val="21"/>
                  <w:szCs w:val="21"/>
                </w:rPr>
                <m:t>ij</m:t>
              </w:ins>
            </m:r>
          </m:sub>
        </m:sSub>
      </m:oMath>
      <w:ins w:id="126" w:author="运璐 何" w:date="2025-12-01T15:02:00Z">
        <w:r w:rsidRPr="004944FE">
          <w:rPr>
            <w:color w:val="000000"/>
            <w:sz w:val="21"/>
            <w:szCs w:val="21"/>
          </w:rPr>
          <w:t xml:space="preserve">​ </w:t>
        </w:r>
        <w:r w:rsidRPr="004944FE">
          <w:rPr>
            <w:color w:val="000000"/>
            <w:sz w:val="21"/>
            <w:szCs w:val="21"/>
          </w:rPr>
          <w:t>从</w:t>
        </w:r>
        <w:r>
          <w:rPr>
            <w:rFonts w:hint="eastAsia"/>
            <w:color w:val="000000"/>
            <w:sz w:val="21"/>
            <w:szCs w:val="21"/>
          </w:rPr>
          <w:t>大</w:t>
        </w:r>
        <w:r w:rsidRPr="004944FE">
          <w:rPr>
            <w:color w:val="000000"/>
            <w:sz w:val="21"/>
            <w:szCs w:val="21"/>
          </w:rPr>
          <w:t>到</w:t>
        </w:r>
        <w:r>
          <w:rPr>
            <w:rFonts w:hint="eastAsia"/>
            <w:color w:val="000000"/>
            <w:sz w:val="21"/>
            <w:szCs w:val="21"/>
          </w:rPr>
          <w:t>小</w:t>
        </w:r>
        <w:r w:rsidRPr="004944FE">
          <w:rPr>
            <w:color w:val="000000"/>
            <w:sz w:val="21"/>
            <w:szCs w:val="21"/>
          </w:rPr>
          <w:t>排序；</w:t>
        </w:r>
      </w:ins>
    </w:p>
    <w:p w14:paraId="65FC5223" w14:textId="77777777" w:rsidR="004A7B08" w:rsidRDefault="004A7B08" w:rsidP="004A7B08">
      <w:pPr>
        <w:spacing w:line="360" w:lineRule="auto"/>
        <w:ind w:firstLineChars="196" w:firstLine="412"/>
        <w:rPr>
          <w:ins w:id="127" w:author="运璐 何" w:date="2025-12-01T15:02:00Z"/>
          <w:color w:val="000000"/>
          <w:sz w:val="21"/>
          <w:szCs w:val="21"/>
        </w:rPr>
      </w:pPr>
      <w:ins w:id="128" w:author="运璐 何" w:date="2025-12-01T15:02:00Z">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w:ins>
      <m:oMath>
        <m:r>
          <w:ins w:id="129" w:author="运璐 何" w:date="2025-12-01T15:02:00Z">
            <w:rPr>
              <w:rFonts w:ascii="Cambria Math" w:hAnsi="Cambria Math"/>
              <w:color w:val="000000"/>
              <w:sz w:val="21"/>
              <w:szCs w:val="21"/>
            </w:rPr>
            <m:t>F=</m:t>
          </w:ins>
        </m:r>
        <m:r>
          <w:ins w:id="130" w:author="运璐 何" w:date="2025-12-01T15:02:00Z">
            <m:rPr>
              <m:lit/>
            </m:rPr>
            <w:rPr>
              <w:rFonts w:ascii="Cambria Math" w:hAnsi="Cambria Math"/>
              <w:color w:val="000000"/>
              <w:sz w:val="21"/>
              <w:szCs w:val="21"/>
            </w:rPr>
            <m:t>{</m:t>
          </w:ins>
        </m:r>
        <m:r>
          <w:ins w:id="131" w:author="运璐 何" w:date="2025-12-01T15:02:00Z">
            <w:rPr>
              <w:rFonts w:ascii="Cambria Math" w:hAnsi="Cambria Math"/>
              <w:color w:val="000000"/>
              <w:sz w:val="21"/>
              <w:szCs w:val="21"/>
            </w:rPr>
            <m:t>U</m:t>
          </w:ins>
        </m:r>
        <m:r>
          <w:ins w:id="132" w:author="运璐 何" w:date="2025-12-01T15:02:00Z">
            <m:rPr>
              <m:lit/>
            </m:rPr>
            <w:rPr>
              <w:rFonts w:ascii="Cambria Math" w:hAnsi="Cambria Math"/>
              <w:color w:val="000000"/>
              <w:sz w:val="21"/>
              <w:szCs w:val="21"/>
            </w:rPr>
            <m:t>}</m:t>
          </w:ins>
        </m:r>
      </m:oMath>
      <w:ins w:id="133" w:author="运璐 何" w:date="2025-12-01T15:02:00Z">
        <w:r w:rsidRPr="004944FE">
          <w:rPr>
            <w:color w:val="000000"/>
            <w:sz w:val="21"/>
            <w:szCs w:val="21"/>
          </w:rPr>
          <w:t>，逐条遍历排序后的边；</w:t>
        </w:r>
      </w:ins>
    </w:p>
    <w:p w14:paraId="1BE80519" w14:textId="77777777" w:rsidR="004A7B08" w:rsidRDefault="004A7B08" w:rsidP="004A7B08">
      <w:pPr>
        <w:spacing w:line="360" w:lineRule="auto"/>
        <w:ind w:firstLineChars="196" w:firstLine="412"/>
        <w:rPr>
          <w:ins w:id="134" w:author="运璐 何" w:date="2025-12-01T15:02:00Z"/>
          <w:color w:val="000000"/>
          <w:sz w:val="21"/>
          <w:szCs w:val="21"/>
        </w:rPr>
      </w:pPr>
      <w:ins w:id="135" w:author="运璐 何" w:date="2025-12-01T15:02:00Z">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w:ins>
      <m:oMath>
        <m:d>
          <m:dPr>
            <m:ctrlPr>
              <w:ins w:id="136" w:author="运璐 何" w:date="2025-12-01T15:02:00Z">
                <w:rPr>
                  <w:rFonts w:ascii="Cambria Math" w:hAnsi="Cambria Math"/>
                  <w:i/>
                  <w:color w:val="000000"/>
                  <w:sz w:val="21"/>
                  <w:szCs w:val="21"/>
                </w:rPr>
              </w:ins>
            </m:ctrlPr>
          </m:dPr>
          <m:e>
            <m:r>
              <w:ins w:id="137" w:author="运璐 何" w:date="2025-12-01T15:02:00Z">
                <w:rPr>
                  <w:rFonts w:ascii="Cambria Math" w:hAnsi="Cambria Math"/>
                  <w:color w:val="000000"/>
                  <w:sz w:val="21"/>
                  <w:szCs w:val="21"/>
                </w:rPr>
                <m:t>i,j</m:t>
              </w:ins>
            </m:r>
          </m:e>
        </m:d>
      </m:oMath>
      <w:ins w:id="138" w:author="运璐 何" w:date="2025-12-01T15:02:00Z">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w:ins>
      <m:oMath>
        <m:r>
          <w:ins w:id="139" w:author="运璐 何" w:date="2025-12-01T15:02:00Z">
            <w:rPr>
              <w:rFonts w:ascii="Cambria Math" w:hAnsi="Cambria Math"/>
              <w:color w:val="000000"/>
              <w:sz w:val="21"/>
              <w:szCs w:val="21"/>
            </w:rPr>
            <m:t>MBST</m:t>
          </w:ins>
        </m:r>
        <m:d>
          <m:dPr>
            <m:ctrlPr>
              <w:ins w:id="140" w:author="运璐 何" w:date="2025-12-01T15:02:00Z">
                <w:rPr>
                  <w:rFonts w:ascii="Cambria Math" w:hAnsi="Cambria Math"/>
                  <w:i/>
                  <w:color w:val="000000"/>
                  <w:sz w:val="21"/>
                  <w:szCs w:val="21"/>
                </w:rPr>
              </w:ins>
            </m:ctrlPr>
          </m:dPr>
          <m:e>
            <m:r>
              <w:ins w:id="141" w:author="运璐 何" w:date="2025-12-01T15:02:00Z">
                <w:rPr>
                  <w:rFonts w:ascii="Cambria Math" w:hAnsi="Cambria Math"/>
                  <w:color w:val="000000"/>
                  <w:sz w:val="21"/>
                  <w:szCs w:val="21"/>
                </w:rPr>
                <m:t>t</m:t>
              </w:ins>
            </m:r>
          </m:e>
        </m:d>
      </m:oMath>
      <w:ins w:id="142" w:author="运璐 何" w:date="2025-12-01T15:02:00Z">
        <w:r w:rsidRPr="004944FE">
          <w:rPr>
            <w:color w:val="000000"/>
            <w:sz w:val="21"/>
            <w:szCs w:val="21"/>
          </w:rPr>
          <w:t>，并合并对应的子集；</w:t>
        </w:r>
      </w:ins>
    </w:p>
    <w:p w14:paraId="2F1857A4" w14:textId="77777777" w:rsidR="004A7B08" w:rsidRDefault="004A7B08" w:rsidP="004A7B08">
      <w:pPr>
        <w:spacing w:line="360" w:lineRule="auto"/>
        <w:ind w:firstLineChars="196" w:firstLine="412"/>
        <w:rPr>
          <w:ins w:id="143" w:author="运璐 何" w:date="2025-12-01T15:02:00Z"/>
          <w:color w:val="000000"/>
          <w:sz w:val="21"/>
          <w:szCs w:val="21"/>
        </w:rPr>
      </w:pPr>
      <w:ins w:id="144" w:author="运璐 何" w:date="2025-12-01T15:02:00Z">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ins>
    </w:p>
    <w:p w14:paraId="53E6F3F6" w14:textId="77777777" w:rsidR="004A7B08" w:rsidRDefault="004A7B08" w:rsidP="004A7B08">
      <w:pPr>
        <w:spacing w:line="360" w:lineRule="auto"/>
        <w:ind w:firstLineChars="196" w:firstLine="412"/>
        <w:rPr>
          <w:ins w:id="145" w:author="运璐 何" w:date="2025-12-01T15:02:00Z"/>
          <w:color w:val="000000"/>
          <w:sz w:val="21"/>
          <w:szCs w:val="21"/>
        </w:rPr>
      </w:pPr>
      <w:ins w:id="146" w:author="运璐 何" w:date="2025-12-01T15:02:00Z">
        <w:r w:rsidRPr="004944FE">
          <w:rPr>
            <w:color w:val="000000"/>
            <w:sz w:val="21"/>
            <w:szCs w:val="21"/>
          </w:rPr>
          <w:t>该过程确保了在每个时刻生成的</w:t>
        </w:r>
        <w:r w:rsidRPr="00BD6FA8">
          <w:rPr>
            <w:color w:val="000000"/>
            <w:sz w:val="21"/>
            <w:szCs w:val="21"/>
          </w:rPr>
          <w:t xml:space="preserve"> </w:t>
        </w:r>
      </w:ins>
      <m:oMath>
        <m:r>
          <w:ins w:id="147" w:author="运璐 何" w:date="2025-12-01T15:02:00Z">
            <m:rPr>
              <m:sty m:val="p"/>
            </m:rPr>
            <w:rPr>
              <w:rFonts w:ascii="Cambria Math" w:hAnsi="Cambria Math"/>
              <w:color w:val="000000"/>
              <w:sz w:val="21"/>
              <w:szCs w:val="21"/>
            </w:rPr>
            <m:t>MBST</m:t>
          </w:ins>
        </m:r>
      </m:oMath>
      <w:ins w:id="148" w:author="运璐 何" w:date="2025-12-01T15:02:00Z">
        <w:r w:rsidRPr="00BD6FA8">
          <w:rPr>
            <w:color w:val="000000"/>
            <w:sz w:val="21"/>
            <w:szCs w:val="21"/>
          </w:rPr>
          <w:t xml:space="preserve"> </w:t>
        </w:r>
        <w:r w:rsidRPr="004944FE">
          <w:rPr>
            <w:color w:val="000000"/>
            <w:sz w:val="21"/>
            <w:szCs w:val="21"/>
          </w:rPr>
          <w:t>拥有</w:t>
        </w:r>
        <w:r>
          <w:rPr>
            <w:rFonts w:hint="eastAsia"/>
            <w:color w:val="000000"/>
            <w:sz w:val="21"/>
            <w:szCs w:val="21"/>
          </w:rPr>
          <w:t>易于维护</w:t>
        </w:r>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w:ins>
      <m:oMath>
        <m:r>
          <w:ins w:id="149" w:author="运璐 何" w:date="2025-12-01T15:02:00Z">
            <w:rPr>
              <w:rFonts w:ascii="Cambria Math" w:hAnsi="Cambria Math"/>
              <w:color w:val="000000"/>
              <w:sz w:val="21"/>
              <w:szCs w:val="21"/>
            </w:rPr>
            <m:t>MBST</m:t>
          </w:ins>
        </m:r>
        <m:d>
          <m:dPr>
            <m:ctrlPr>
              <w:ins w:id="150" w:author="运璐 何" w:date="2025-12-01T15:02:00Z">
                <w:rPr>
                  <w:rFonts w:ascii="Cambria Math" w:hAnsi="Cambria Math"/>
                  <w:color w:val="000000"/>
                  <w:sz w:val="21"/>
                  <w:szCs w:val="21"/>
                </w:rPr>
              </w:ins>
            </m:ctrlPr>
          </m:dPr>
          <m:e>
            <m:r>
              <w:ins w:id="151" w:author="运璐 何" w:date="2025-12-01T15:02:00Z">
                <w:rPr>
                  <w:rFonts w:ascii="Cambria Math" w:hAnsi="Cambria Math"/>
                  <w:color w:val="000000"/>
                  <w:sz w:val="21"/>
                  <w:szCs w:val="21"/>
                </w:rPr>
                <m:t>t</m:t>
              </w:ins>
            </m:r>
          </m:e>
        </m:d>
      </m:oMath>
      <w:ins w:id="152" w:author="运璐 何" w:date="2025-12-01T15:02:00Z">
        <w:r w:rsidRPr="004944FE">
          <w:rPr>
            <w:color w:val="000000"/>
            <w:sz w:val="21"/>
            <w:szCs w:val="21"/>
          </w:rPr>
          <w:t>，</w:t>
        </w:r>
        <w:r>
          <w:rPr>
            <w:rFonts w:hint="eastAsia"/>
            <w:color w:val="000000"/>
            <w:sz w:val="21"/>
            <w:szCs w:val="21"/>
          </w:rPr>
          <w:t>为后续的</w:t>
        </w:r>
        <w:r>
          <w:rPr>
            <w:color w:val="000000"/>
            <w:sz w:val="21"/>
            <w:szCs w:val="21"/>
          </w:rPr>
          <w:t>APF</w:t>
        </w:r>
        <w:r>
          <w:rPr>
            <w:rFonts w:hint="eastAsia"/>
            <w:color w:val="000000"/>
            <w:sz w:val="21"/>
            <w:szCs w:val="21"/>
          </w:rPr>
          <w:t>方法的通信保持力计算提供基础。</w:t>
        </w:r>
      </w:ins>
    </w:p>
    <w:p w14:paraId="1A0CB463" w14:textId="5E2A05D9" w:rsidR="00BD6FA8" w:rsidRPr="00BD6FA8" w:rsidRDefault="00BD6FA8" w:rsidP="00BD6FA8">
      <w:pPr>
        <w:spacing w:line="360" w:lineRule="auto"/>
        <w:outlineLvl w:val="2"/>
        <w:rPr>
          <w:rFonts w:ascii="宋体" w:hAnsi="宋体"/>
          <w:color w:val="000000"/>
          <w:sz w:val="21"/>
          <w:szCs w:val="21"/>
        </w:rPr>
      </w:pPr>
      <w:ins w:id="153" w:author="运璐 何" w:date="2025-12-01T14:53:00Z">
        <w:r w:rsidRPr="00B1664F">
          <w:rPr>
            <w:rFonts w:ascii="宋体" w:hAnsi="宋体" w:hint="eastAsia"/>
            <w:color w:val="000000"/>
            <w:sz w:val="21"/>
            <w:szCs w:val="21"/>
          </w:rPr>
          <w:t>3</w:t>
        </w:r>
        <w:r w:rsidRPr="00B1664F">
          <w:rPr>
            <w:rFonts w:ascii="宋体" w:hAnsi="宋体"/>
            <w:color w:val="000000"/>
            <w:sz w:val="21"/>
            <w:szCs w:val="21"/>
          </w:rPr>
          <w:t>.3.</w:t>
        </w:r>
      </w:ins>
      <w:ins w:id="154" w:author="运璐 何" w:date="2025-12-01T14:55:00Z">
        <w:r w:rsidR="004A7B08">
          <w:rPr>
            <w:rFonts w:ascii="宋体" w:hAnsi="宋体"/>
            <w:color w:val="000000"/>
            <w:sz w:val="21"/>
            <w:szCs w:val="21"/>
          </w:rPr>
          <w:t>2</w:t>
        </w:r>
      </w:ins>
      <w:ins w:id="155" w:author="运璐 何" w:date="2025-12-01T14:53:00Z">
        <w:r w:rsidRPr="00B1664F">
          <w:rPr>
            <w:rFonts w:ascii="宋体" w:hAnsi="宋体"/>
            <w:color w:val="000000"/>
            <w:sz w:val="21"/>
            <w:szCs w:val="21"/>
          </w:rPr>
          <w:t xml:space="preserve"> </w:t>
        </w:r>
        <w:r w:rsidRPr="00B1664F">
          <w:rPr>
            <w:rFonts w:ascii="宋体" w:hAnsi="宋体" w:hint="eastAsia"/>
            <w:color w:val="000000"/>
            <w:sz w:val="21"/>
            <w:szCs w:val="21"/>
          </w:rPr>
          <w:t>基于M</w:t>
        </w:r>
        <w:r w:rsidRPr="00B1664F">
          <w:rPr>
            <w:rFonts w:ascii="宋体" w:hAnsi="宋体"/>
            <w:color w:val="000000"/>
            <w:sz w:val="21"/>
            <w:szCs w:val="21"/>
          </w:rPr>
          <w:t>BST</w:t>
        </w:r>
      </w:ins>
      <w:ins w:id="156" w:author="运璐 何" w:date="2025-12-01T14:54:00Z">
        <w:r>
          <w:rPr>
            <w:rFonts w:ascii="宋体" w:hAnsi="宋体" w:hint="eastAsia"/>
            <w:color w:val="000000"/>
            <w:sz w:val="21"/>
            <w:szCs w:val="21"/>
          </w:rPr>
          <w:t>的A</w:t>
        </w:r>
        <w:r>
          <w:rPr>
            <w:rFonts w:ascii="宋体" w:hAnsi="宋体"/>
            <w:color w:val="000000"/>
            <w:sz w:val="21"/>
            <w:szCs w:val="21"/>
          </w:rPr>
          <w:t>PF</w:t>
        </w:r>
      </w:ins>
      <w:ins w:id="157" w:author="运璐 何" w:date="2025-12-01T14:55:00Z">
        <w:r>
          <w:rPr>
            <w:rFonts w:ascii="宋体" w:hAnsi="宋体" w:hint="eastAsia"/>
            <w:color w:val="000000"/>
            <w:sz w:val="21"/>
            <w:szCs w:val="21"/>
          </w:rPr>
          <w:t>局部</w:t>
        </w:r>
      </w:ins>
      <w:ins w:id="158" w:author="运璐 何" w:date="2025-12-01T14:54:00Z">
        <w:r>
          <w:rPr>
            <w:rFonts w:ascii="宋体" w:hAnsi="宋体" w:hint="eastAsia"/>
            <w:color w:val="000000"/>
            <w:sz w:val="21"/>
            <w:szCs w:val="21"/>
          </w:rPr>
          <w:t>规划</w:t>
        </w:r>
      </w:ins>
    </w:p>
    <w:p w14:paraId="139A29A9" w14:textId="6B0B5356" w:rsidR="00265414" w:rsidRDefault="004A7B08" w:rsidP="000F4F18">
      <w:pPr>
        <w:spacing w:line="360" w:lineRule="auto"/>
        <w:ind w:firstLineChars="196" w:firstLine="412"/>
        <w:rPr>
          <w:color w:val="000000"/>
          <w:sz w:val="21"/>
          <w:szCs w:val="21"/>
        </w:rPr>
      </w:pPr>
      <w:bookmarkStart w:id="159" w:name="OLE_LINK17"/>
      <w:bookmarkEnd w:id="89"/>
      <w:ins w:id="160" w:author="运璐 何" w:date="2025-12-01T15:01:00Z">
        <w:r w:rsidRPr="00B1664F">
          <w:rPr>
            <w:rFonts w:ascii="宋体" w:hAnsi="宋体" w:hint="eastAsia"/>
            <w:color w:val="000000"/>
            <w:sz w:val="21"/>
            <w:szCs w:val="21"/>
          </w:rPr>
          <w:t>基于M</w:t>
        </w:r>
        <w:r w:rsidRPr="00B1664F">
          <w:rPr>
            <w:rFonts w:ascii="宋体" w:hAnsi="宋体"/>
            <w:color w:val="000000"/>
            <w:sz w:val="21"/>
            <w:szCs w:val="21"/>
          </w:rPr>
          <w:t>BST</w:t>
        </w:r>
        <w:r>
          <w:rPr>
            <w:rFonts w:ascii="宋体" w:hAnsi="宋体" w:hint="eastAsia"/>
            <w:color w:val="000000"/>
            <w:sz w:val="21"/>
            <w:szCs w:val="21"/>
          </w:rPr>
          <w:t>的A</w:t>
        </w:r>
        <w:r>
          <w:rPr>
            <w:rFonts w:ascii="宋体" w:hAnsi="宋体"/>
            <w:color w:val="000000"/>
            <w:sz w:val="21"/>
            <w:szCs w:val="21"/>
          </w:rPr>
          <w:t>PF</w:t>
        </w:r>
        <w:r>
          <w:rPr>
            <w:rFonts w:ascii="宋体" w:hAnsi="宋体" w:hint="eastAsia"/>
            <w:color w:val="000000"/>
            <w:sz w:val="21"/>
            <w:szCs w:val="21"/>
          </w:rPr>
          <w:t>局部</w:t>
        </w:r>
      </w:ins>
      <w:commentRangeStart w:id="161"/>
      <w:commentRangeStart w:id="162"/>
      <w:r w:rsidR="00265414" w:rsidRPr="00265414">
        <w:rPr>
          <w:color w:val="000000"/>
          <w:sz w:val="21"/>
          <w:szCs w:val="21"/>
        </w:rPr>
        <w:t>规划通过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w:t>
      </w:r>
      <w:ins w:id="163" w:author="运璐 何" w:date="2025-12-01T14:55:00Z">
        <w:r w:rsidR="00BD6FA8">
          <w:rPr>
            <w:rFonts w:hint="eastAsia"/>
            <w:color w:val="000000"/>
            <w:sz w:val="21"/>
            <w:szCs w:val="21"/>
          </w:rPr>
          <w:t>的</w:t>
        </w:r>
      </w:ins>
      <w:del w:id="164" w:author="运璐 何" w:date="2025-12-01T14:55:00Z">
        <w:r w:rsidR="00D049F8" w:rsidDel="00BD6FA8">
          <w:rPr>
            <w:rFonts w:hint="eastAsia"/>
            <w:color w:val="000000"/>
            <w:sz w:val="21"/>
            <w:szCs w:val="21"/>
          </w:rPr>
          <w:delText>确定的</w:delText>
        </w:r>
      </w:del>
      <w:r w:rsidR="00D049F8">
        <w:rPr>
          <w:rFonts w:hint="eastAsia"/>
          <w:color w:val="000000"/>
          <w:sz w:val="21"/>
          <w:szCs w:val="21"/>
        </w:rPr>
        <w:t>主干通信保持网络</w:t>
      </w:r>
      <w:commentRangeEnd w:id="161"/>
      <w:r w:rsidR="00E83987">
        <w:rPr>
          <w:rStyle w:val="ac"/>
        </w:rPr>
        <w:commentReference w:id="161"/>
      </w:r>
      <w:commentRangeEnd w:id="162"/>
      <w:r w:rsidR="009C77F3">
        <w:rPr>
          <w:rStyle w:val="ac"/>
        </w:rPr>
        <w:commentReference w:id="162"/>
      </w:r>
      <w:r w:rsidR="00265414" w:rsidRPr="00265414">
        <w:rPr>
          <w:color w:val="000000"/>
          <w:sz w:val="21"/>
          <w:szCs w:val="21"/>
        </w:rPr>
        <w:t>，将局部避障、路径跟随与通信保持等任务转化为可连续求解的力场叠加问题，从而实现无人机的协同控制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0D164EC2" w14:textId="6993F553"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r w:rsidR="004A7B08">
        <w:rPr>
          <w:rFonts w:hint="eastAsia"/>
          <w:color w:val="000000"/>
          <w:sz w:val="21"/>
          <w:szCs w:val="21"/>
        </w:rPr>
        <w:t>S</w:t>
      </w:r>
      <w:r w:rsidR="004A7B08">
        <w:rPr>
          <w:color w:val="000000"/>
          <w:sz w:val="21"/>
          <w:szCs w:val="21"/>
        </w:rPr>
        <w:t>INR</w:t>
      </w:r>
      <w:r w:rsidR="00B9239D">
        <w:rPr>
          <w:rFonts w:hint="eastAsia"/>
          <w:color w:val="000000"/>
          <w:sz w:val="21"/>
          <w:szCs w:val="21"/>
        </w:rPr>
        <w:t>瓶颈</w:t>
      </w:r>
      <w:r w:rsidRPr="00A9585A">
        <w:rPr>
          <w:color w:val="000000"/>
          <w:sz w:val="21"/>
          <w:szCs w:val="21"/>
        </w:rPr>
        <w:t>生成树（</w:t>
      </w:r>
      <w:r w:rsidRPr="00A9585A">
        <w:rPr>
          <w:color w:val="000000"/>
          <w:sz w:val="21"/>
          <w:szCs w:val="21"/>
        </w:rPr>
        <w:t>M</w:t>
      </w:r>
      <w:r w:rsidR="00B9239D">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00B9239D">
        <w:rPr>
          <w:rFonts w:hint="eastAsia"/>
          <w:color w:val="000000"/>
          <w:sz w:val="21"/>
          <w:szCs w:val="21"/>
        </w:rPr>
        <w:t>引</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197F6096"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19</m:t>
                  </m:r>
                </m:e>
              </m:d>
            </m:e>
          </m:eqArr>
        </m:oMath>
      </m:oMathPara>
    </w:p>
    <w:p w14:paraId="089A65CB" w14:textId="74733E43" w:rsidR="008A031F" w:rsidRPr="008A031F" w:rsidRDefault="00146CCD" w:rsidP="008A031F">
      <w:pPr>
        <w:spacing w:line="360" w:lineRule="auto"/>
        <w:ind w:firstLineChars="196" w:firstLine="412"/>
        <w:rPr>
          <w:color w:val="000000"/>
          <w:sz w:val="21"/>
          <w:szCs w:val="21"/>
        </w:rPr>
      </w:pPr>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r w:rsidR="000F4F18" w:rsidRPr="00A9585A">
        <w:rPr>
          <w:color w:val="000000"/>
          <w:sz w:val="21"/>
          <w:szCs w:val="21"/>
        </w:rPr>
        <w:t>为吸引力、斥力与</w:t>
      </w:r>
      <w:r w:rsidR="00EB3E91">
        <w:rPr>
          <w:rFonts w:hint="eastAsia"/>
          <w:color w:val="000000"/>
          <w:sz w:val="21"/>
          <w:szCs w:val="21"/>
        </w:rPr>
        <w:t>保持</w:t>
      </w:r>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r w:rsidR="009E6808">
        <w:rPr>
          <w:rFonts w:hint="eastAsia"/>
          <w:color w:val="000000"/>
          <w:sz w:val="21"/>
          <w:szCs w:val="21"/>
        </w:rPr>
        <w:t>参考文献</w:t>
      </w:r>
      <w:r w:rsidR="009E6808">
        <w:rPr>
          <w:color w:val="000000"/>
          <w:sz w:val="21"/>
          <w:szCs w:val="21"/>
        </w:rPr>
        <w:fldChar w:fldCharType="begin"/>
      </w:r>
      <w:r w:rsidR="009E6808">
        <w:rPr>
          <w:color w:val="000000"/>
          <w:sz w:val="21"/>
          <w:szCs w:val="21"/>
        </w:rPr>
        <w:instrText xml:space="preserve"> </w:instrText>
      </w:r>
      <w:r w:rsidR="009E6808">
        <w:rPr>
          <w:rFonts w:hint="eastAsia"/>
          <w:color w:val="000000"/>
          <w:sz w:val="21"/>
          <w:szCs w:val="21"/>
        </w:rPr>
        <w:instrText>REF _Ref210900992 \r \h</w:instrText>
      </w:r>
      <w:r w:rsidR="009E6808">
        <w:rPr>
          <w:color w:val="000000"/>
          <w:sz w:val="21"/>
          <w:szCs w:val="21"/>
        </w:rPr>
        <w:instrText xml:space="preserve"> </w:instrText>
      </w:r>
      <w:r w:rsidR="009E6808">
        <w:rPr>
          <w:color w:val="000000"/>
          <w:sz w:val="21"/>
          <w:szCs w:val="21"/>
        </w:rPr>
      </w:r>
      <w:r w:rsidR="009E6808">
        <w:rPr>
          <w:color w:val="000000"/>
          <w:sz w:val="21"/>
          <w:szCs w:val="21"/>
        </w:rPr>
        <w:fldChar w:fldCharType="separate"/>
      </w:r>
      <w:r w:rsidR="007D0D7A">
        <w:rPr>
          <w:color w:val="000000"/>
          <w:sz w:val="21"/>
          <w:szCs w:val="21"/>
        </w:rPr>
        <w:t>[19]</w:t>
      </w:r>
      <w:r w:rsidR="009E6808">
        <w:rPr>
          <w:color w:val="000000"/>
          <w:sz w:val="21"/>
          <w:szCs w:val="21"/>
        </w:rPr>
        <w:fldChar w:fldCharType="end"/>
      </w:r>
      <w:r w:rsidR="009E6808">
        <w:rPr>
          <w:rFonts w:hint="eastAsia"/>
          <w:color w:val="000000"/>
          <w:sz w:val="21"/>
          <w:szCs w:val="21"/>
        </w:rPr>
        <w:t>，</w:t>
      </w:r>
      <w:r w:rsidR="008A031F" w:rsidRPr="008A031F">
        <w:rPr>
          <w:color w:val="000000"/>
          <w:sz w:val="21"/>
          <w:szCs w:val="21"/>
        </w:rPr>
        <w:t>为体现任务优先级，本研究未对三者进行归一化约束，而是</w:t>
      </w:r>
      <w:r w:rsidR="008A031F">
        <w:rPr>
          <w:rFonts w:hint="eastAsia"/>
          <w:color w:val="000000"/>
          <w:sz w:val="21"/>
          <w:szCs w:val="21"/>
        </w:rPr>
        <w:t>参考一般情况下的经验参数，</w:t>
      </w:r>
      <w:r w:rsidR="008A031F" w:rsidRPr="008A031F">
        <w:rPr>
          <w:color w:val="000000"/>
          <w:sz w:val="21"/>
          <w:szCs w:val="21"/>
        </w:rPr>
        <w:t>通过数量级控制实现力场作用的分层调节，满足</w:t>
      </w:r>
      <w:r w:rsidR="008A031F">
        <w:rPr>
          <w:rFonts w:hint="eastAsia"/>
          <w:color w:val="000000"/>
          <w:sz w:val="21"/>
          <w:szCs w:val="21"/>
        </w:rPr>
        <w:t>：</w:t>
      </w:r>
    </w:p>
    <w:p w14:paraId="6F9F0773" w14:textId="3A4895E4" w:rsidR="008A031F" w:rsidRPr="008A031F" w:rsidRDefault="00C22CE4" w:rsidP="008A031F">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β</m:t>
              </m:r>
              <m:r>
                <w:rPr>
                  <w:rFonts w:ascii="Cambria Math" w:hAnsi="Cambria Math" w:cs="Cambria Math"/>
                  <w:color w:val="000000"/>
                  <w:sz w:val="21"/>
                  <w:szCs w:val="21"/>
                </w:rPr>
                <m:t>≫</m:t>
              </m:r>
              <m:r>
                <w:rPr>
                  <w:rFonts w:ascii="Cambria Math" w:hAnsi="Cambria Math"/>
                  <w:color w:val="000000"/>
                  <w:sz w:val="21"/>
                  <w:szCs w:val="21"/>
                </w:rPr>
                <m:t>η≈α#</m:t>
              </m:r>
              <m:d>
                <m:dPr>
                  <m:ctrlPr>
                    <w:rPr>
                      <w:rFonts w:ascii="Cambria Math" w:hAnsi="Cambria Math"/>
                      <w:i/>
                      <w:color w:val="000000"/>
                      <w:sz w:val="21"/>
                      <w:szCs w:val="21"/>
                    </w:rPr>
                  </m:ctrlPr>
                </m:dPr>
                <m:e>
                  <m:r>
                    <w:rPr>
                      <w:rFonts w:ascii="Cambria Math" w:hAnsi="Cambria Math"/>
                      <w:color w:val="000000"/>
                      <w:sz w:val="21"/>
                      <w:szCs w:val="21"/>
                    </w:rPr>
                    <m:t>20</m:t>
                  </m:r>
                </m:e>
              </m:d>
            </m:e>
          </m:eqArr>
        </m:oMath>
      </m:oMathPara>
    </w:p>
    <w:p w14:paraId="0C7B22EA" w14:textId="2B179F88" w:rsidR="008A031F" w:rsidRPr="008A031F" w:rsidRDefault="00390CAD" w:rsidP="008A031F">
      <w:pPr>
        <w:spacing w:line="360" w:lineRule="auto"/>
        <w:ind w:firstLineChars="196" w:firstLine="412"/>
        <w:rPr>
          <w:color w:val="000000"/>
          <w:sz w:val="21"/>
          <w:szCs w:val="21"/>
        </w:rPr>
      </w:pPr>
      <w:r w:rsidRPr="00390CAD">
        <w:rPr>
          <w:color w:val="000000"/>
          <w:sz w:val="21"/>
          <w:szCs w:val="21"/>
        </w:rPr>
        <w:t>其中，</w:t>
      </w:r>
      <m:oMath>
        <m:r>
          <w:rPr>
            <w:rFonts w:ascii="Cambria Math" w:hAnsi="Cambria Math" w:cs="Cambria Math"/>
            <w:color w:val="000000"/>
            <w:sz w:val="21"/>
            <w:szCs w:val="21"/>
          </w:rPr>
          <m:t>≫</m:t>
        </m:r>
      </m:oMath>
      <w:r w:rsidRPr="00390CAD">
        <w:rPr>
          <w:color w:val="000000"/>
          <w:sz w:val="21"/>
          <w:szCs w:val="21"/>
        </w:rPr>
        <w:t>表示在数值尺度上相差至少一个数量级以上，即满足</w:t>
      </w:r>
      <w:r w:rsidRPr="00390CAD">
        <w:rPr>
          <w:color w:val="000000"/>
          <w:sz w:val="21"/>
          <w:szCs w:val="21"/>
        </w:rPr>
        <w:t xml:space="preserve"> </w:t>
      </w:r>
      <m:oMath>
        <m:r>
          <w:rPr>
            <w:rFonts w:ascii="Cambria Math" w:hAnsi="Cambria Math"/>
            <w:color w:val="000000"/>
            <w:sz w:val="21"/>
            <w:szCs w:val="21"/>
          </w:rPr>
          <m:t>β</m:t>
        </m:r>
        <m:r>
          <m:rPr>
            <m:lit/>
          </m:rPr>
          <w:rPr>
            <w:rFonts w:ascii="Cambria Math" w:hAnsi="Cambria Math"/>
            <w:color w:val="000000"/>
            <w:sz w:val="21"/>
            <w:szCs w:val="21"/>
          </w:rPr>
          <m:t>/</m:t>
        </m:r>
        <m:r>
          <w:rPr>
            <w:rFonts w:ascii="Cambria Math" w:hAnsi="Cambria Math"/>
            <w:color w:val="000000"/>
            <w:sz w:val="21"/>
            <w:szCs w:val="21"/>
          </w:rPr>
          <m:t xml:space="preserve"> η</m:t>
        </m:r>
        <m:r>
          <m:rPr>
            <m:sty m:val="p"/>
          </m:rPr>
          <w:rPr>
            <w:rFonts w:ascii="Cambria Math" w:hAnsi="Cambria Math" w:hint="eastAsia"/>
            <w:color w:val="000000"/>
            <w:sz w:val="21"/>
            <w:szCs w:val="21"/>
          </w:rPr>
          <m:t>≥</m:t>
        </m:r>
        <m:r>
          <w:rPr>
            <w:rFonts w:ascii="Cambria Math" w:hAnsi="Cambria Math"/>
            <w:color w:val="000000"/>
            <w:sz w:val="21"/>
            <w:szCs w:val="21"/>
          </w:rPr>
          <m:t xml:space="preserve">10 </m:t>
        </m:r>
        <m:r>
          <m:rPr>
            <m:sty m:val="p"/>
          </m:rPr>
          <w:rPr>
            <w:rFonts w:ascii="Cambria Math" w:hAnsi="Cambria Math" w:cs="Cambria Math"/>
            <w:color w:val="000000"/>
            <w:sz w:val="21"/>
            <w:szCs w:val="21"/>
          </w:rPr>
          <m:t>∼</m:t>
        </m:r>
        <m:r>
          <w:rPr>
            <w:rFonts w:ascii="Cambria Math" w:hAnsi="Cambria Math"/>
            <w:color w:val="000000"/>
            <w:sz w:val="21"/>
            <w:szCs w:val="21"/>
          </w:rPr>
          <m:t>100</m:t>
        </m:r>
      </m:oMath>
      <w:r w:rsidR="009E6808">
        <w:rPr>
          <w:rFonts w:hint="eastAsia"/>
          <w:color w:val="000000"/>
          <w:sz w:val="21"/>
          <w:szCs w:val="21"/>
        </w:rPr>
        <w:t>；</w:t>
      </w:r>
      <m:oMath>
        <m:r>
          <w:rPr>
            <w:rFonts w:ascii="Cambria Math" w:hAnsi="Cambria Math"/>
            <w:color w:val="000000"/>
            <w:sz w:val="21"/>
            <w:szCs w:val="21"/>
          </w:rPr>
          <m:t>≈</m:t>
        </m:r>
      </m:oMath>
      <w:r w:rsidRPr="00390CAD">
        <w:rPr>
          <w:color w:val="000000"/>
          <w:sz w:val="21"/>
          <w:szCs w:val="21"/>
        </w:rPr>
        <w:t xml:space="preserve"> </w:t>
      </w:r>
      <w:r w:rsidRPr="00390CAD">
        <w:rPr>
          <w:color w:val="000000"/>
          <w:sz w:val="21"/>
          <w:szCs w:val="21"/>
        </w:rPr>
        <w:t>表示通信保持力的权重</w:t>
      </w:r>
      <w:r>
        <w:rPr>
          <w:rFonts w:hint="eastAsia"/>
          <w:color w:val="000000"/>
          <w:sz w:val="21"/>
          <w:szCs w:val="21"/>
        </w:rPr>
        <w:t>和</w:t>
      </w:r>
      <w:r w:rsidRPr="00390CAD">
        <w:rPr>
          <w:color w:val="000000"/>
          <w:sz w:val="21"/>
          <w:szCs w:val="21"/>
        </w:rPr>
        <w:t>目标引力的权重</w:t>
      </w:r>
      <w:r>
        <w:rPr>
          <w:rFonts w:hint="eastAsia"/>
          <w:color w:val="000000"/>
          <w:sz w:val="21"/>
          <w:szCs w:val="21"/>
        </w:rPr>
        <w:t>基本保同一数量级</w:t>
      </w:r>
      <w:r w:rsidRPr="00390CAD">
        <w:rPr>
          <w:color w:val="000000"/>
          <w:sz w:val="21"/>
          <w:szCs w:val="21"/>
        </w:rPr>
        <w:t>。</w:t>
      </w:r>
      <w:r w:rsidR="009E6808" w:rsidRPr="009E6808">
        <w:rPr>
          <w:color w:val="000000"/>
          <w:sz w:val="21"/>
          <w:szCs w:val="21"/>
        </w:rPr>
        <w:t>通过该数量级设计，力场叠加模型能够在复杂城市环境下优先确保</w:t>
      </w:r>
      <w:r w:rsidR="009E6808">
        <w:rPr>
          <w:rFonts w:hint="eastAsia"/>
          <w:color w:val="000000"/>
          <w:sz w:val="21"/>
          <w:szCs w:val="21"/>
        </w:rPr>
        <w:t>物理</w:t>
      </w:r>
      <w:r w:rsidR="009E6808" w:rsidRPr="009E6808">
        <w:rPr>
          <w:color w:val="000000"/>
          <w:sz w:val="21"/>
          <w:szCs w:val="21"/>
        </w:rPr>
        <w:t>安全</w:t>
      </w:r>
      <w:r w:rsidR="009E6808">
        <w:rPr>
          <w:rFonts w:hint="eastAsia"/>
          <w:color w:val="000000"/>
          <w:sz w:val="21"/>
          <w:szCs w:val="21"/>
        </w:rPr>
        <w:t>，</w:t>
      </w:r>
      <w:r w:rsidR="009E6808" w:rsidRPr="009E6808">
        <w:rPr>
          <w:color w:val="000000"/>
          <w:sz w:val="21"/>
          <w:szCs w:val="21"/>
        </w:rPr>
        <w:t>再考虑路径效率与</w:t>
      </w:r>
      <w:r w:rsidR="009E6808">
        <w:rPr>
          <w:rFonts w:hint="eastAsia"/>
          <w:color w:val="000000"/>
          <w:sz w:val="21"/>
          <w:szCs w:val="21"/>
        </w:rPr>
        <w:t>通信保持</w:t>
      </w:r>
      <w:r w:rsidR="009E6808" w:rsidRPr="009E6808">
        <w:rPr>
          <w:color w:val="000000"/>
          <w:sz w:val="21"/>
          <w:szCs w:val="21"/>
        </w:rPr>
        <w:t>。</w:t>
      </w:r>
    </w:p>
    <w:p w14:paraId="10D76B3F" w14:textId="333A0A2F" w:rsidR="004A7B08" w:rsidRPr="00234ACA" w:rsidRDefault="004A7B08" w:rsidP="004A7B08">
      <w:pPr>
        <w:spacing w:line="360" w:lineRule="auto"/>
        <w:outlineLvl w:val="3"/>
        <w:rPr>
          <w:rFonts w:ascii="宋体" w:hAnsi="宋体"/>
          <w:color w:val="000000"/>
          <w:sz w:val="21"/>
          <w:szCs w:val="21"/>
        </w:rPr>
      </w:pPr>
      <w:bookmarkStart w:id="165" w:name="OLE_LINK9"/>
      <w:ins w:id="166" w:author="运璐 何" w:date="2025-12-01T14:57:00Z">
        <w:r>
          <w:rPr>
            <w:rFonts w:ascii="宋体" w:hAnsi="宋体" w:hint="eastAsia"/>
            <w:color w:val="000000"/>
            <w:sz w:val="21"/>
            <w:szCs w:val="21"/>
          </w:rPr>
          <w:t>（1）</w:t>
        </w:r>
      </w:ins>
      <w:del w:id="167" w:author="运璐 何" w:date="2025-12-01T14:57:00Z">
        <w:r w:rsidRPr="00234ACA" w:rsidDel="004A7B08">
          <w:rPr>
            <w:rFonts w:ascii="宋体" w:hAnsi="宋体" w:hint="eastAsia"/>
            <w:color w:val="000000"/>
            <w:sz w:val="21"/>
            <w:szCs w:val="21"/>
          </w:rPr>
          <w:delText>3</w:delText>
        </w:r>
        <w:r w:rsidRPr="00234ACA" w:rsidDel="004A7B08">
          <w:rPr>
            <w:rFonts w:ascii="宋体" w:hAnsi="宋体"/>
            <w:color w:val="000000"/>
            <w:sz w:val="21"/>
            <w:szCs w:val="21"/>
          </w:rPr>
          <w:delText xml:space="preserve">.3.1 </w:delText>
        </w:r>
      </w:del>
      <w:r w:rsidRPr="00234ACA">
        <w:rPr>
          <w:rFonts w:ascii="宋体" w:hAnsi="宋体" w:hint="eastAsia"/>
          <w:color w:val="000000"/>
          <w:sz w:val="21"/>
          <w:szCs w:val="21"/>
        </w:rPr>
        <w:t>目标导向引力</w:t>
      </w:r>
      <w:r>
        <w:rPr>
          <w:rFonts w:ascii="宋体" w:hAnsi="宋体" w:hint="eastAsia"/>
          <w:color w:val="000000"/>
          <w:sz w:val="21"/>
          <w:szCs w:val="21"/>
        </w:rPr>
        <w:t>分量</w:t>
      </w:r>
    </w:p>
    <w:bookmarkEnd w:id="165"/>
    <w:p w14:paraId="6026B85D" w14:textId="13413630"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r w:rsidR="0084022A">
        <w:rPr>
          <w:color w:val="000000"/>
          <w:sz w:val="21"/>
          <w:szCs w:val="21"/>
        </w:rPr>
        <w:t>C-</w:t>
      </w:r>
      <w:r w:rsidRPr="00A9585A">
        <w:rPr>
          <w:color w:val="000000"/>
          <w:sz w:val="21"/>
          <w:szCs w:val="21"/>
        </w:rPr>
        <w:t xml:space="preserve">RRT* </w:t>
      </w:r>
      <w:r w:rsidRPr="00A9585A">
        <w:rPr>
          <w:color w:val="000000"/>
          <w:sz w:val="21"/>
          <w:szCs w:val="21"/>
        </w:rPr>
        <w:t>所规划的下一</w:t>
      </w:r>
      <w:r w:rsidR="00B9239D">
        <w:rPr>
          <w:rFonts w:hint="eastAsia"/>
          <w:color w:val="000000"/>
          <w:sz w:val="21"/>
          <w:szCs w:val="21"/>
        </w:rPr>
        <w:t>关键</w:t>
      </w:r>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325FC528" w:rsidR="00A433FA" w:rsidRPr="00234ACA" w:rsidRDefault="004A7B08" w:rsidP="004A7B08">
      <w:pPr>
        <w:spacing w:line="360" w:lineRule="auto"/>
        <w:outlineLvl w:val="3"/>
        <w:rPr>
          <w:rFonts w:ascii="宋体" w:hAnsi="宋体"/>
          <w:color w:val="000000"/>
          <w:sz w:val="21"/>
          <w:szCs w:val="21"/>
        </w:rPr>
      </w:pPr>
      <w:ins w:id="168" w:author="运璐 何" w:date="2025-12-01T14:57:00Z">
        <w:r>
          <w:rPr>
            <w:rFonts w:ascii="宋体" w:hAnsi="宋体" w:hint="eastAsia"/>
            <w:color w:val="000000"/>
            <w:sz w:val="21"/>
            <w:szCs w:val="21"/>
          </w:rPr>
          <w:t>（2）</w:t>
        </w:r>
      </w:ins>
      <w:del w:id="169" w:author="运璐 何" w:date="2025-12-01T14:57:00Z">
        <w:r w:rsidR="00047B95" w:rsidRPr="00234ACA" w:rsidDel="004A7B08">
          <w:rPr>
            <w:rFonts w:ascii="宋体" w:hAnsi="宋体" w:hint="eastAsia"/>
            <w:color w:val="000000"/>
            <w:sz w:val="21"/>
            <w:szCs w:val="21"/>
          </w:rPr>
          <w:delText>3</w:delText>
        </w:r>
        <w:r w:rsidR="00047B95" w:rsidRPr="00234ACA" w:rsidDel="004A7B08">
          <w:rPr>
            <w:rFonts w:ascii="宋体" w:hAnsi="宋体"/>
            <w:color w:val="000000"/>
            <w:sz w:val="21"/>
            <w:szCs w:val="21"/>
          </w:rPr>
          <w:delText xml:space="preserve">.3.2 </w:delText>
        </w:r>
      </w:del>
      <w:r w:rsidR="00047B95"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170" w:name="OLE_LINK10"/>
      <w:r w:rsidRPr="00A9585A">
        <w:rPr>
          <w:rFonts w:hint="eastAsia"/>
          <w:color w:val="000000"/>
          <w:sz w:val="21"/>
          <w:szCs w:val="21"/>
        </w:rPr>
        <w:lastRenderedPageBreak/>
        <w:t>碰撞避免</w:t>
      </w:r>
      <w:r w:rsidR="000F4F18" w:rsidRPr="00A9585A">
        <w:rPr>
          <w:color w:val="000000"/>
          <w:sz w:val="21"/>
          <w:szCs w:val="21"/>
        </w:rPr>
        <w:t>斥力分量</w:t>
      </w:r>
      <w:bookmarkEnd w:id="170"/>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
                        <m:t xml:space="preserve"> </m:t>
                      </m:r>
                      <m:sSub>
                        <m:sSubPr>
                          <m:ctrlPr>
                            <w:rPr>
                              <w:rFonts w:ascii="Cambria Math" w:hAnsi="Cambria Math"/>
                              <w:i/>
                              <w:iCs/>
                              <w:color w:val="000000"/>
                              <w:sz w:val="21"/>
                              <w:szCs w:val="21"/>
                            </w:rPr>
                          </m:ctrlPr>
                        </m:sSubPr>
                        <m:e>
                          <m:r>
                            <m:rPr>
                              <m:nor/>
                            </m:rPr>
                            <w:rPr>
                              <w:i/>
                              <w:iCs/>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r w:rsidR="00EB3E91">
        <w:rPr>
          <w:rFonts w:hint="eastAsia"/>
          <w:color w:val="000000"/>
          <w:sz w:val="21"/>
          <w:szCs w:val="21"/>
        </w:rPr>
        <w:t>势场</w:t>
      </w:r>
      <w:r w:rsidRPr="00A9585A">
        <w:rPr>
          <w:color w:val="000000"/>
          <w:sz w:val="21"/>
          <w:szCs w:val="21"/>
        </w:rPr>
        <w:t>干扰。</w:t>
      </w:r>
    </w:p>
    <w:p w14:paraId="4BE207A5" w14:textId="2B5EF748" w:rsidR="000E7624" w:rsidRPr="00A9585A" w:rsidRDefault="004A7B08" w:rsidP="004A7B08">
      <w:pPr>
        <w:spacing w:line="360" w:lineRule="auto"/>
        <w:outlineLvl w:val="3"/>
      </w:pPr>
      <w:ins w:id="171" w:author="运璐 何" w:date="2025-12-01T14:57:00Z">
        <w:r>
          <w:rPr>
            <w:rFonts w:ascii="宋体" w:hAnsi="宋体" w:hint="eastAsia"/>
            <w:color w:val="000000"/>
            <w:sz w:val="21"/>
            <w:szCs w:val="21"/>
          </w:rPr>
          <w:t>（</w:t>
        </w:r>
      </w:ins>
      <w:ins w:id="172" w:author="运璐 何" w:date="2025-12-01T14:58:00Z">
        <w:r>
          <w:rPr>
            <w:rFonts w:ascii="宋体" w:hAnsi="宋体"/>
            <w:color w:val="000000"/>
            <w:sz w:val="21"/>
            <w:szCs w:val="21"/>
          </w:rPr>
          <w:t>3</w:t>
        </w:r>
      </w:ins>
      <w:ins w:id="173" w:author="运璐 何" w:date="2025-12-01T14:57:00Z">
        <w:r>
          <w:rPr>
            <w:rFonts w:ascii="宋体" w:hAnsi="宋体" w:hint="eastAsia"/>
            <w:color w:val="000000"/>
            <w:sz w:val="21"/>
            <w:szCs w:val="21"/>
          </w:rPr>
          <w:t>）</w:t>
        </w:r>
      </w:ins>
      <w:del w:id="174" w:author="运璐 何" w:date="2025-12-01T14:57:00Z">
        <w:r w:rsidR="009A6FF2" w:rsidRPr="00234ACA" w:rsidDel="004A7B08">
          <w:rPr>
            <w:rFonts w:ascii="宋体" w:hAnsi="宋体" w:hint="eastAsia"/>
            <w:color w:val="000000"/>
            <w:sz w:val="21"/>
            <w:szCs w:val="21"/>
          </w:rPr>
          <w:delText>3</w:delText>
        </w:r>
        <w:r w:rsidR="009A6FF2" w:rsidRPr="00234ACA" w:rsidDel="004A7B08">
          <w:rPr>
            <w:rFonts w:ascii="宋体" w:hAnsi="宋体"/>
            <w:color w:val="000000"/>
            <w:sz w:val="21"/>
            <w:szCs w:val="21"/>
          </w:rPr>
          <w:delText xml:space="preserve">.3.3 </w:delText>
        </w:r>
      </w:del>
      <w:r w:rsidR="009A6FF2" w:rsidRPr="00234ACA">
        <w:rPr>
          <w:rFonts w:ascii="宋体" w:hAnsi="宋体" w:hint="eastAsia"/>
          <w:color w:val="000000"/>
          <w:sz w:val="21"/>
          <w:szCs w:val="21"/>
        </w:rPr>
        <w:t>通信保持</w:t>
      </w:r>
      <w:r w:rsidR="00EB3E91">
        <w:rPr>
          <w:rFonts w:ascii="宋体" w:hAnsi="宋体" w:hint="eastAsia"/>
          <w:color w:val="000000"/>
          <w:sz w:val="21"/>
          <w:szCs w:val="21"/>
        </w:rPr>
        <w:t>引</w:t>
      </w:r>
      <w:r w:rsidR="009A6FF2" w:rsidRPr="00234ACA">
        <w:rPr>
          <w:rFonts w:ascii="宋体" w:hAnsi="宋体" w:hint="eastAsia"/>
          <w:color w:val="000000"/>
          <w:sz w:val="21"/>
          <w:szCs w:val="21"/>
        </w:rPr>
        <w:t>力分量</w:t>
      </w:r>
      <w:bookmarkStart w:id="175" w:name="OLE_LINK16"/>
    </w:p>
    <w:p w14:paraId="215D58C4" w14:textId="2C05A1DA" w:rsidR="000F4F18" w:rsidRPr="00A9585A" w:rsidRDefault="00BD6FA8" w:rsidP="00F91172">
      <w:pPr>
        <w:spacing w:line="360" w:lineRule="auto"/>
        <w:ind w:firstLineChars="196" w:firstLine="412"/>
        <w:rPr>
          <w:color w:val="000000"/>
          <w:sz w:val="21"/>
          <w:szCs w:val="21"/>
        </w:rPr>
      </w:pPr>
      <w:ins w:id="176" w:author="运璐 何" w:date="2025-12-01T14:45:00Z">
        <w:r>
          <w:rPr>
            <w:rFonts w:hint="eastAsia"/>
            <w:color w:val="000000"/>
            <w:sz w:val="21"/>
            <w:szCs w:val="21"/>
          </w:rPr>
          <w:t>为保证通信网络中最脆弱链路质量尽可能高以提高整体连通性维护效率，</w:t>
        </w:r>
        <w:r w:rsidRPr="00A9585A">
          <w:rPr>
            <w:color w:val="000000"/>
            <w:sz w:val="21"/>
            <w:szCs w:val="21"/>
          </w:rPr>
          <w:t>基于</w:t>
        </w:r>
        <w:r w:rsidRPr="00A9585A">
          <w:rPr>
            <w:color w:val="000000"/>
            <w:sz w:val="21"/>
            <w:szCs w:val="21"/>
          </w:rPr>
          <w:t>M</w:t>
        </w:r>
        <w:r>
          <w:rPr>
            <w:color w:val="000000"/>
            <w:sz w:val="21"/>
            <w:szCs w:val="21"/>
          </w:rPr>
          <w:t>B</w:t>
        </w:r>
        <w:r w:rsidRPr="00A9585A">
          <w:rPr>
            <w:color w:val="000000"/>
            <w:sz w:val="21"/>
            <w:szCs w:val="21"/>
          </w:rPr>
          <w:t>ST</w:t>
        </w:r>
        <w:r w:rsidRPr="00A9585A">
          <w:rPr>
            <w:color w:val="000000"/>
            <w:sz w:val="21"/>
            <w:szCs w:val="21"/>
          </w:rPr>
          <w:t>的</w:t>
        </w:r>
        <w:r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w:ins>
      <m:oMath>
        <m:sSub>
          <m:sSubPr>
            <m:ctrlPr>
              <w:ins w:id="177" w:author="运璐 何" w:date="2025-12-01T14:45:00Z">
                <w:rPr>
                  <w:rFonts w:ascii="Cambria Math" w:hAnsi="Cambria Math"/>
                  <w:color w:val="000000"/>
                  <w:sz w:val="21"/>
                  <w:szCs w:val="21"/>
                </w:rPr>
              </w:ins>
            </m:ctrlPr>
          </m:sSubPr>
          <m:e>
            <m:r>
              <w:ins w:id="178" w:author="运璐 何" w:date="2025-12-01T14:45:00Z">
                <w:rPr>
                  <w:rFonts w:ascii="Cambria Math" w:hAnsi="Cambria Math"/>
                  <w:color w:val="000000"/>
                  <w:sz w:val="21"/>
                  <w:szCs w:val="21"/>
                </w:rPr>
                <m:t>f</m:t>
              </w:ins>
            </m:r>
          </m:e>
          <m:sub>
            <m:r>
              <w:ins w:id="179" w:author="运璐 何" w:date="2025-12-01T14:45:00Z">
                <w:rPr>
                  <w:rFonts w:ascii="Cambria Math" w:hAnsi="Cambria Math"/>
                  <w:color w:val="000000"/>
                  <w:sz w:val="21"/>
                  <w:szCs w:val="21"/>
                </w:rPr>
                <m:t>coh</m:t>
              </w:ins>
            </m:r>
            <m:r>
              <w:ins w:id="180" w:author="运璐 何" w:date="2025-12-01T14:45:00Z">
                <m:rPr>
                  <m:sty m:val="p"/>
                </m:rPr>
                <w:rPr>
                  <w:rFonts w:ascii="Cambria Math" w:hAnsi="Cambria Math"/>
                  <w:color w:val="000000"/>
                  <w:sz w:val="21"/>
                  <w:szCs w:val="21"/>
                </w:rPr>
                <m:t>,</m:t>
              </w:ins>
            </m:r>
            <m:r>
              <w:ins w:id="181" w:author="运璐 何" w:date="2025-12-01T14:45:00Z">
                <w:rPr>
                  <w:rFonts w:ascii="Cambria Math" w:hAnsi="Cambria Math"/>
                  <w:color w:val="000000"/>
                  <w:sz w:val="21"/>
                  <w:szCs w:val="21"/>
                </w:rPr>
                <m:t>i</m:t>
              </w:ins>
            </m:r>
          </m:sub>
        </m:sSub>
        <m:d>
          <m:dPr>
            <m:ctrlPr>
              <w:ins w:id="182" w:author="运璐 何" w:date="2025-12-01T14:45:00Z">
                <w:rPr>
                  <w:rFonts w:ascii="Cambria Math" w:hAnsi="Cambria Math"/>
                  <w:color w:val="000000"/>
                  <w:sz w:val="21"/>
                  <w:szCs w:val="21"/>
                </w:rPr>
              </w:ins>
            </m:ctrlPr>
          </m:dPr>
          <m:e>
            <m:r>
              <w:ins w:id="183" w:author="运璐 何" w:date="2025-12-01T14:45:00Z">
                <w:rPr>
                  <w:rFonts w:ascii="Cambria Math" w:hAnsi="Cambria Math"/>
                  <w:color w:val="000000"/>
                  <w:sz w:val="21"/>
                  <w:szCs w:val="21"/>
                </w:rPr>
                <m:t>t</m:t>
              </w:ins>
            </m:r>
          </m:e>
        </m:d>
      </m:oMath>
      <w:ins w:id="184" w:author="运璐 何" w:date="2025-12-01T14:45:00Z">
        <w:r w:rsidRPr="00F91172">
          <w:rPr>
            <w:color w:val="000000"/>
            <w:sz w:val="21"/>
            <w:szCs w:val="21"/>
          </w:rPr>
          <w:t>是该机制的核心部分。</w:t>
        </w:r>
      </w:ins>
      <w:bookmarkEnd w:id="175"/>
      <w:ins w:id="185" w:author="运璐 何" w:date="2025-12-01T14:58:00Z">
        <w:r w:rsidR="004A7B08">
          <w:rPr>
            <w:rFonts w:hint="eastAsia"/>
            <w:color w:val="000000"/>
            <w:sz w:val="21"/>
            <w:szCs w:val="21"/>
          </w:rPr>
          <w:t>通过构建的</w:t>
        </w:r>
      </w:ins>
      <w:r w:rsidR="004944FE" w:rsidRPr="004944FE">
        <w:rPr>
          <w:color w:val="000000"/>
          <w:sz w:val="21"/>
          <w:szCs w:val="21"/>
        </w:rPr>
        <w:t xml:space="preserve"> </w:t>
      </w:r>
      <m:oMath>
        <m:r>
          <w:rPr>
            <w:rFonts w:ascii="Cambria Math" w:hAnsi="Cambria Math"/>
            <w:color w:val="000000"/>
            <w:sz w:val="21"/>
            <w:szCs w:val="21"/>
          </w:rPr>
          <m:t>MBST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，每个无人机仅对其在</w:t>
      </w:r>
      <w:r w:rsidR="004944FE" w:rsidRPr="004944FE">
        <w:rPr>
          <w:color w:val="000000"/>
          <w:sz w:val="21"/>
          <w:szCs w:val="21"/>
        </w:rPr>
        <w:t xml:space="preserve"> M</w:t>
      </w:r>
      <w:r w:rsidR="00EB3E91">
        <w:rPr>
          <w:color w:val="000000"/>
          <w:sz w:val="21"/>
          <w:szCs w:val="21"/>
        </w:rPr>
        <w:t>B</w:t>
      </w:r>
      <w:r w:rsidR="004944FE" w:rsidRPr="004944FE">
        <w:rPr>
          <w:color w:val="000000"/>
          <w:sz w:val="21"/>
          <w:szCs w:val="21"/>
        </w:rPr>
        <w:t xml:space="preserve">ST </w:t>
      </w:r>
      <w:r w:rsidR="004944FE" w:rsidRPr="004944FE">
        <w:rPr>
          <w:color w:val="000000"/>
          <w:sz w:val="21"/>
          <w:szCs w:val="21"/>
        </w:rPr>
        <w:t>中的直接邻居施加通信保持引力：</w:t>
      </w:r>
      <w:r w:rsidR="004944FE">
        <w:rPr>
          <w:rFonts w:hint="eastAsia"/>
          <w:color w:val="000000"/>
          <w:sz w:val="21"/>
          <w:szCs w:val="21"/>
        </w:rPr>
        <w:t>其</w:t>
      </w:r>
      <w:r w:rsidR="000F4F18" w:rsidRPr="00A9585A">
        <w:rPr>
          <w:color w:val="000000"/>
          <w:sz w:val="21"/>
          <w:szCs w:val="21"/>
        </w:rPr>
        <w:t>定义为：</w:t>
      </w:r>
    </w:p>
    <w:p w14:paraId="15230F67" w14:textId="1FFA18AD"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m:rPr>
                      <m:nor/>
                    </m:rPr>
                    <w:rPr>
                      <w:rFonts w:ascii="Cambria Math"/>
                      <w:color w:val="000000"/>
                      <w:sz w:val="21"/>
                      <w:szCs w:val="21"/>
                    </w:rPr>
                    <m:t>B</m:t>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m:rPr>
                          <m:nor/>
                        </m:rPr>
                        <w:rPr>
                          <w:rFonts w:ascii="Cambria Math"/>
                          <w:i/>
                          <w:iCs/>
                          <w:color w:val="000000"/>
                          <w:sz w:val="21"/>
                          <w:szCs w:val="21"/>
                        </w:rPr>
                        <m:t>b</m:t>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i/>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之间的通信自适应引力幅值，定义为：</w:t>
      </w:r>
    </w:p>
    <w:p w14:paraId="4E60749A" w14:textId="2E698E63" w:rsidR="000F4F18" w:rsidRPr="00A9585A" w:rsidRDefault="00C22CE4"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rPr>
                      <w:rFonts w:ascii="Cambria Math" w:hAnsi="Cambria Math" w:hint="eastAsia"/>
                      <w:color w:val="000000"/>
                      <w:sz w:val="21"/>
                      <w:szCs w:val="21"/>
                    </w:rPr>
                    <m:t>b</m:t>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6F5FE06"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hint="eastAsia"/>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r w:rsidR="00EB3E91">
        <w:rPr>
          <w:rFonts w:hint="eastAsia"/>
          <w:color w:val="000000"/>
          <w:sz w:val="21"/>
          <w:szCs w:val="21"/>
        </w:rPr>
        <w:t>保持</w:t>
      </w:r>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E70712">
        <w:rPr>
          <w:rFonts w:hint="eastAsia"/>
          <w:color w:val="000000"/>
          <w:sz w:val="21"/>
          <w:szCs w:val="21"/>
        </w:rPr>
        <w:t>过度聚集</w:t>
      </w:r>
      <w:r w:rsidRPr="00A9585A">
        <w:rPr>
          <w:color w:val="000000"/>
          <w:sz w:val="21"/>
          <w:szCs w:val="21"/>
        </w:rPr>
        <w:t>。</w:t>
      </w:r>
    </w:p>
    <w:p w14:paraId="2E57022C" w14:textId="10D87404" w:rsidR="004944FE" w:rsidRDefault="004944FE" w:rsidP="000F4F18">
      <w:pPr>
        <w:spacing w:line="360" w:lineRule="auto"/>
        <w:ind w:firstLineChars="196" w:firstLine="412"/>
        <w:rPr>
          <w:color w:val="000000"/>
          <w:sz w:val="21"/>
          <w:szCs w:val="21"/>
        </w:rPr>
      </w:pPr>
      <w:r w:rsidRPr="004944FE">
        <w:rPr>
          <w:color w:val="000000"/>
          <w:sz w:val="21"/>
          <w:szCs w:val="21"/>
        </w:rPr>
        <w:t>最后</w:t>
      </w:r>
      <w:r w:rsidR="00F3108B">
        <w:rPr>
          <w:rFonts w:hint="eastAsia"/>
          <w:color w:val="000000"/>
          <w:sz w:val="21"/>
          <w:szCs w:val="21"/>
        </w:rPr>
        <w:t>局部</w:t>
      </w:r>
      <w:r w:rsidR="00F3108B">
        <w:rPr>
          <w:rFonts w:hint="eastAsia"/>
          <w:color w:val="000000"/>
          <w:sz w:val="21"/>
          <w:szCs w:val="21"/>
        </w:rPr>
        <w:t>M</w:t>
      </w:r>
      <w:r w:rsidR="00F3108B">
        <w:rPr>
          <w:color w:val="000000"/>
          <w:sz w:val="21"/>
          <w:szCs w:val="21"/>
        </w:rPr>
        <w:t>BST-APF</w:t>
      </w:r>
      <w:r w:rsidR="00F3108B">
        <w:rPr>
          <w:rFonts w:hint="eastAsia"/>
          <w:color w:val="000000"/>
          <w:sz w:val="21"/>
          <w:szCs w:val="21"/>
        </w:rPr>
        <w:t>为每个节点</w:t>
      </w:r>
      <w:r w:rsidRPr="004944FE">
        <w:rPr>
          <w:color w:val="000000"/>
          <w:sz w:val="21"/>
          <w:szCs w:val="21"/>
        </w:rPr>
        <w:t>根据</w:t>
      </w:r>
      <w:r w:rsidR="00F3108B">
        <w:rPr>
          <w:rFonts w:hint="eastAsia"/>
          <w:color w:val="000000"/>
          <w:sz w:val="21"/>
          <w:szCs w:val="21"/>
        </w:rPr>
        <w:t>合力以及</w:t>
      </w:r>
      <w:r w:rsidRPr="004944FE">
        <w:rPr>
          <w:color w:val="000000"/>
          <w:sz w:val="21"/>
          <w:szCs w:val="21"/>
        </w:rPr>
        <w:t>归一化速度更新位置：</w:t>
      </w:r>
    </w:p>
    <w:p w14:paraId="28A330D5" w14:textId="59DEE1D8" w:rsidR="004944FE" w:rsidRDefault="00C22CE4"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26</m:t>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r w:rsidR="00E70712">
        <w:rPr>
          <w:rFonts w:hint="eastAsia"/>
          <w:color w:val="000000"/>
          <w:sz w:val="21"/>
          <w:szCs w:val="21"/>
        </w:rPr>
        <w:t>不超过</w:t>
      </w:r>
      <m:oMath>
        <m:sSub>
          <m:sSubPr>
            <m:ctrlPr>
              <w:rPr>
                <w:rFonts w:ascii="Cambria Math" w:hAnsi="Cambria Math"/>
                <w:i/>
                <w:color w:val="000000"/>
                <w:sz w:val="21"/>
                <w:szCs w:val="21"/>
              </w:rPr>
            </m:ctrlPr>
          </m:sSubPr>
          <m:e>
            <m:r>
              <w:rPr>
                <w:rFonts w:ascii="Cambria Math" w:hAnsi="Cambria Math" w:hint="eastAsia"/>
                <w:color w:val="000000"/>
                <w:sz w:val="21"/>
                <w:szCs w:val="21"/>
              </w:rPr>
              <m:t>d</m:t>
            </m:r>
          </m:e>
          <m:sub>
            <m:r>
              <w:rPr>
                <w:rFonts w:ascii="Cambria Math" w:hAnsi="Cambria Math"/>
                <w:color w:val="000000"/>
                <w:sz w:val="21"/>
                <w:szCs w:val="21"/>
              </w:rPr>
              <m:t>move</m:t>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bookmarkEnd w:id="90"/>
          <w:p w14:paraId="409789A8" w14:textId="568B0EDB"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r w:rsidR="0068703E">
              <w:rPr>
                <w:color w:val="000000"/>
                <w:sz w:val="21"/>
                <w:szCs w:val="21"/>
              </w:rPr>
              <w:t>B</w:t>
            </w:r>
            <w:r w:rsidRPr="002423FF">
              <w:rPr>
                <w:color w:val="000000"/>
                <w:sz w:val="21"/>
                <w:szCs w:val="21"/>
              </w:rPr>
              <w:t>ST</w:t>
            </w:r>
            <w:r w:rsidRPr="002423FF">
              <w:rPr>
                <w:color w:val="000000"/>
                <w:sz w:val="21"/>
                <w:szCs w:val="21"/>
              </w:rPr>
              <w:t>引力的</w:t>
            </w:r>
            <w:r w:rsidRPr="002423FF">
              <w:rPr>
                <w:color w:val="000000"/>
                <w:sz w:val="21"/>
                <w:szCs w:val="21"/>
              </w:rPr>
              <w:t>APF</w:t>
            </w:r>
            <w:r w:rsidR="00E70712">
              <w:rPr>
                <w:rFonts w:hint="eastAsia"/>
                <w:color w:val="000000"/>
                <w:sz w:val="21"/>
                <w:szCs w:val="21"/>
              </w:rPr>
              <w:t>通信</w:t>
            </w:r>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r w:rsidR="0084022A">
              <w:rPr>
                <w:rFonts w:hint="eastAsia"/>
                <w:color w:val="000000"/>
                <w:sz w:val="21"/>
                <w:szCs w:val="21"/>
              </w:rPr>
              <w:t>单步</w:t>
            </w:r>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lastRenderedPageBreak/>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r w:rsidR="00E70712">
              <w:t>B</w:t>
            </w:r>
            <w:r w:rsidRPr="0059760E">
              <w:rPr>
                <w:rFonts w:hint="eastAsia"/>
              </w:rPr>
              <w:t>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46"/>
    <w:bookmarkEnd w:id="159"/>
    <w:p w14:paraId="25B2D99E" w14:textId="4D4D98F7" w:rsidR="00E8093C" w:rsidRDefault="0079034F" w:rsidP="00234ACA">
      <w:pPr>
        <w:spacing w:line="360" w:lineRule="auto"/>
        <w:outlineLvl w:val="0"/>
        <w:rPr>
          <w:b/>
          <w:color w:val="000000"/>
          <w:sz w:val="28"/>
          <w:szCs w:val="28"/>
        </w:rPr>
      </w:pPr>
      <w:r w:rsidRPr="00A9585A">
        <w:rPr>
          <w:b/>
          <w:color w:val="000000"/>
          <w:sz w:val="28"/>
          <w:szCs w:val="28"/>
        </w:rPr>
        <w:lastRenderedPageBreak/>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5C1342F2"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r w:rsidR="00AE5B4C">
        <w:rPr>
          <w:color w:val="000000"/>
          <w:sz w:val="21"/>
          <w:szCs w:val="21"/>
        </w:rPr>
        <w:t>*</w:t>
      </w:r>
      <w:r w:rsidRPr="00404BF5">
        <w:rPr>
          <w:color w:val="000000"/>
          <w:sz w:val="21"/>
          <w:szCs w:val="21"/>
        </w:rPr>
        <w:t xml:space="preserve">-APF </w:t>
      </w:r>
      <w:r w:rsidRPr="00404BF5">
        <w:rPr>
          <w:color w:val="000000"/>
          <w:sz w:val="21"/>
          <w:szCs w:val="21"/>
        </w:rPr>
        <w:t>算法性能，本节从建筑物</w:t>
      </w:r>
      <w:r w:rsidR="00B53227">
        <w:rPr>
          <w:rFonts w:hint="eastAsia"/>
          <w:color w:val="000000"/>
          <w:sz w:val="21"/>
          <w:szCs w:val="21"/>
        </w:rPr>
        <w:t>数量</w:t>
      </w:r>
      <w:r w:rsidRPr="00404BF5">
        <w:rPr>
          <w:color w:val="000000"/>
          <w:sz w:val="21"/>
          <w:szCs w:val="21"/>
        </w:rPr>
        <w:t>、无人机数量</w:t>
      </w:r>
      <w:r w:rsidR="00B53227">
        <w:rPr>
          <w:rFonts w:hint="eastAsia"/>
          <w:color w:val="000000"/>
          <w:sz w:val="21"/>
          <w:szCs w:val="21"/>
        </w:rPr>
        <w:t>、干扰数量</w:t>
      </w:r>
      <w:r w:rsidRPr="00404BF5">
        <w:rPr>
          <w:color w:val="000000"/>
          <w:sz w:val="21"/>
          <w:szCs w:val="21"/>
        </w:rPr>
        <w:t>以及干扰功率</w:t>
      </w:r>
      <w:r w:rsidR="0084022A">
        <w:rPr>
          <w:rFonts w:hint="eastAsia"/>
          <w:color w:val="000000"/>
          <w:sz w:val="21"/>
          <w:szCs w:val="21"/>
        </w:rPr>
        <w:t>四</w:t>
      </w:r>
      <w:r w:rsidRPr="00404BF5">
        <w:rPr>
          <w:color w:val="000000"/>
          <w:sz w:val="21"/>
          <w:szCs w:val="21"/>
        </w:rPr>
        <w:t>个关键环境因素出发，分别考察其对算法</w:t>
      </w:r>
      <w:r w:rsidR="0084022A">
        <w:rPr>
          <w:rFonts w:hint="eastAsia"/>
          <w:color w:val="000000"/>
          <w:sz w:val="21"/>
          <w:szCs w:val="21"/>
        </w:rPr>
        <w:t>通信保持</w:t>
      </w:r>
      <w:r w:rsidRPr="00404BF5">
        <w:rPr>
          <w:color w:val="000000"/>
          <w:sz w:val="21"/>
          <w:szCs w:val="21"/>
        </w:rPr>
        <w:t>性能</w:t>
      </w:r>
      <w:r w:rsidR="00A36F48">
        <w:rPr>
          <w:rFonts w:hint="eastAsia"/>
          <w:color w:val="000000"/>
          <w:sz w:val="21"/>
          <w:szCs w:val="21"/>
        </w:rPr>
        <w:t>和</w:t>
      </w:r>
      <w:r w:rsidR="0084022A">
        <w:rPr>
          <w:rFonts w:hint="eastAsia"/>
          <w:color w:val="000000"/>
          <w:sz w:val="21"/>
          <w:szCs w:val="21"/>
        </w:rPr>
        <w:t>路径</w:t>
      </w:r>
      <w:r w:rsidR="00A36F48">
        <w:rPr>
          <w:rFonts w:hint="eastAsia"/>
          <w:color w:val="000000"/>
          <w:sz w:val="21"/>
          <w:szCs w:val="21"/>
        </w:rPr>
        <w:t>规划</w:t>
      </w:r>
      <w:r w:rsidR="00FD6E67">
        <w:rPr>
          <w:rFonts w:hint="eastAsia"/>
          <w:color w:val="000000"/>
          <w:sz w:val="21"/>
          <w:szCs w:val="21"/>
        </w:rPr>
        <w:t>效率</w:t>
      </w:r>
      <w:r w:rsidRPr="00404BF5">
        <w:rPr>
          <w:color w:val="000000"/>
          <w:sz w:val="21"/>
          <w:szCs w:val="21"/>
        </w:rPr>
        <w:t>的影响，并</w:t>
      </w:r>
      <w:commentRangeStart w:id="186"/>
      <w:commentRangeStart w:id="187"/>
      <w:r w:rsidRPr="00404BF5">
        <w:rPr>
          <w:color w:val="000000"/>
          <w:sz w:val="21"/>
          <w:szCs w:val="21"/>
        </w:rPr>
        <w:t>与</w:t>
      </w:r>
      <w:r w:rsidR="007C7B61" w:rsidRPr="00FD6E67">
        <w:rPr>
          <w:color w:val="000000"/>
          <w:sz w:val="21"/>
          <w:szCs w:val="21"/>
        </w:rPr>
        <w:t>多智能体冲突搜索</w:t>
      </w:r>
      <w:r w:rsidR="004C136A">
        <w:rPr>
          <w:rFonts w:hint="eastAsia"/>
          <w:color w:val="000000"/>
          <w:sz w:val="21"/>
          <w:szCs w:val="21"/>
        </w:rPr>
        <w:t>类算法</w:t>
      </w:r>
      <w:r w:rsidRPr="00404BF5">
        <w:rPr>
          <w:color w:val="000000"/>
          <w:sz w:val="21"/>
          <w:szCs w:val="21"/>
        </w:rPr>
        <w:t>K-CBS</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REF _Ref210899161 \r \h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[10]</w:t>
      </w:r>
      <w:r w:rsidR="007D0D7A" w:rsidRPr="004858B6">
        <w:rPr>
          <w:color w:val="000000"/>
          <w:sz w:val="21"/>
          <w:szCs w:val="21"/>
          <w:vertAlign w:val="superscript"/>
        </w:rPr>
        <w:fldChar w:fldCharType="end"/>
      </w:r>
      <w:r w:rsidR="00A36F48">
        <w:rPr>
          <w:rFonts w:hint="eastAsia"/>
          <w:color w:val="000000"/>
          <w:sz w:val="21"/>
          <w:szCs w:val="21"/>
        </w:rPr>
        <w:t>、</w:t>
      </w:r>
      <w:r w:rsidR="004C136A" w:rsidRPr="00FD6E67">
        <w:rPr>
          <w:color w:val="000000"/>
          <w:sz w:val="21"/>
          <w:szCs w:val="21"/>
        </w:rPr>
        <w:t>启发式全局优化</w:t>
      </w:r>
      <w:r w:rsidR="004C136A">
        <w:rPr>
          <w:rFonts w:hint="eastAsia"/>
          <w:color w:val="000000"/>
          <w:sz w:val="21"/>
          <w:szCs w:val="21"/>
        </w:rPr>
        <w:t>类算法</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7D0D7A" w:rsidRPr="004858B6">
        <w:rPr>
          <w:color w:val="000000"/>
          <w:sz w:val="21"/>
          <w:szCs w:val="21"/>
          <w:vertAlign w:val="superscript"/>
        </w:rPr>
        <w:fldChar w:fldCharType="begin"/>
      </w:r>
      <w:r w:rsidR="007D0D7A" w:rsidRPr="004858B6">
        <w:rPr>
          <w:color w:val="000000"/>
          <w:sz w:val="21"/>
          <w:szCs w:val="21"/>
          <w:vertAlign w:val="superscript"/>
        </w:rPr>
        <w:instrText xml:space="preserve"> </w:instrText>
      </w:r>
      <w:r w:rsidR="007D0D7A" w:rsidRPr="004858B6">
        <w:rPr>
          <w:rFonts w:hint="eastAsia"/>
          <w:color w:val="000000"/>
          <w:sz w:val="21"/>
          <w:szCs w:val="21"/>
          <w:vertAlign w:val="superscript"/>
        </w:rPr>
        <w:instrText>REF _Ref212053055 \r \h</w:instrText>
      </w:r>
      <w:r w:rsidR="007D0D7A" w:rsidRPr="004858B6">
        <w:rPr>
          <w:color w:val="000000"/>
          <w:sz w:val="21"/>
          <w:szCs w:val="21"/>
          <w:vertAlign w:val="superscript"/>
        </w:rPr>
        <w:instrText xml:space="preserve"> </w:instrText>
      </w:r>
      <w:r w:rsidR="004858B6">
        <w:rPr>
          <w:color w:val="000000"/>
          <w:sz w:val="21"/>
          <w:szCs w:val="21"/>
          <w:vertAlign w:val="superscript"/>
        </w:rPr>
        <w:instrText xml:space="preserve"> \* MERGEFORMAT </w:instrText>
      </w:r>
      <w:r w:rsidR="007D0D7A" w:rsidRPr="004858B6">
        <w:rPr>
          <w:color w:val="000000"/>
          <w:sz w:val="21"/>
          <w:szCs w:val="21"/>
          <w:vertAlign w:val="superscript"/>
        </w:rPr>
      </w:r>
      <w:r w:rsidR="007D0D7A" w:rsidRPr="004858B6">
        <w:rPr>
          <w:color w:val="000000"/>
          <w:sz w:val="21"/>
          <w:szCs w:val="21"/>
          <w:vertAlign w:val="superscript"/>
        </w:rPr>
        <w:fldChar w:fldCharType="separate"/>
      </w:r>
      <w:r w:rsidR="007D0D7A" w:rsidRPr="004858B6">
        <w:rPr>
          <w:color w:val="000000"/>
          <w:sz w:val="21"/>
          <w:szCs w:val="21"/>
          <w:vertAlign w:val="superscript"/>
        </w:rPr>
        <w:t>[13]</w:t>
      </w:r>
      <w:r w:rsidR="007D0D7A" w:rsidRPr="004858B6">
        <w:rPr>
          <w:color w:val="000000"/>
          <w:sz w:val="21"/>
          <w:szCs w:val="21"/>
          <w:vertAlign w:val="superscript"/>
        </w:rPr>
        <w:fldChar w:fldCharType="end"/>
      </w:r>
      <w:r w:rsidR="00A36F48">
        <w:rPr>
          <w:rFonts w:hint="eastAsia"/>
          <w:color w:val="000000"/>
          <w:sz w:val="21"/>
          <w:szCs w:val="21"/>
        </w:rPr>
        <w:t>和</w:t>
      </w:r>
      <w:r w:rsidR="004C136A">
        <w:rPr>
          <w:rFonts w:hint="eastAsia"/>
          <w:color w:val="000000"/>
          <w:sz w:val="21"/>
          <w:szCs w:val="21"/>
        </w:rPr>
        <w:t>人工势场类方法</w:t>
      </w:r>
      <w:r w:rsidR="004C136A">
        <w:rPr>
          <w:rFonts w:hint="eastAsia"/>
          <w:color w:val="000000"/>
          <w:sz w:val="21"/>
          <w:szCs w:val="21"/>
        </w:rPr>
        <w:t>A</w:t>
      </w:r>
      <w:r w:rsidR="004C136A">
        <w:rPr>
          <w:color w:val="000000"/>
          <w:sz w:val="21"/>
          <w:szCs w:val="21"/>
        </w:rPr>
        <w:t>PF</w:t>
      </w:r>
      <w:r w:rsidR="004C136A">
        <w:rPr>
          <w:rFonts w:hint="eastAsia"/>
          <w:color w:val="000000"/>
          <w:sz w:val="21"/>
          <w:szCs w:val="21"/>
        </w:rPr>
        <w:t>、</w:t>
      </w:r>
      <w:r w:rsidR="00A36F48">
        <w:rPr>
          <w:rFonts w:hint="eastAsia"/>
          <w:color w:val="000000"/>
          <w:sz w:val="21"/>
          <w:szCs w:val="21"/>
        </w:rPr>
        <w:t>C</w:t>
      </w:r>
      <w:r w:rsidR="00A36F48">
        <w:rPr>
          <w:color w:val="000000"/>
          <w:sz w:val="21"/>
          <w:szCs w:val="21"/>
        </w:rPr>
        <w:t>MUPF</w:t>
      </w:r>
      <w:r w:rsidR="004858B6" w:rsidRPr="004858B6">
        <w:rPr>
          <w:color w:val="000000"/>
          <w:sz w:val="21"/>
          <w:szCs w:val="21"/>
          <w:vertAlign w:val="superscript"/>
        </w:rPr>
        <w:fldChar w:fldCharType="begin"/>
      </w:r>
      <w:r w:rsidR="004858B6" w:rsidRPr="004858B6">
        <w:rPr>
          <w:color w:val="000000"/>
          <w:sz w:val="21"/>
          <w:szCs w:val="21"/>
          <w:vertAlign w:val="superscript"/>
        </w:rPr>
        <w:instrText xml:space="preserve"> REF _Ref210900992 \r \h </w:instrText>
      </w:r>
      <w:r w:rsidR="004858B6">
        <w:rPr>
          <w:color w:val="000000"/>
          <w:sz w:val="21"/>
          <w:szCs w:val="21"/>
          <w:vertAlign w:val="superscript"/>
        </w:rPr>
        <w:instrText xml:space="preserve"> \* MERGEFORMAT </w:instrText>
      </w:r>
      <w:r w:rsidR="004858B6" w:rsidRPr="004858B6">
        <w:rPr>
          <w:color w:val="000000"/>
          <w:sz w:val="21"/>
          <w:szCs w:val="21"/>
          <w:vertAlign w:val="superscript"/>
        </w:rPr>
      </w:r>
      <w:r w:rsidR="004858B6" w:rsidRPr="004858B6">
        <w:rPr>
          <w:color w:val="000000"/>
          <w:sz w:val="21"/>
          <w:szCs w:val="21"/>
          <w:vertAlign w:val="superscript"/>
        </w:rPr>
        <w:fldChar w:fldCharType="separate"/>
      </w:r>
      <w:r w:rsidR="004858B6" w:rsidRPr="004858B6">
        <w:rPr>
          <w:color w:val="000000"/>
          <w:sz w:val="21"/>
          <w:szCs w:val="21"/>
          <w:vertAlign w:val="superscript"/>
        </w:rPr>
        <w:t>[19]</w:t>
      </w:r>
      <w:r w:rsidR="004858B6" w:rsidRPr="004858B6">
        <w:rPr>
          <w:color w:val="000000"/>
          <w:sz w:val="21"/>
          <w:szCs w:val="21"/>
          <w:vertAlign w:val="superscript"/>
        </w:rPr>
        <w:fldChar w:fldCharType="end"/>
      </w:r>
      <w:r w:rsidRPr="00404BF5">
        <w:rPr>
          <w:color w:val="000000"/>
          <w:sz w:val="21"/>
          <w:szCs w:val="21"/>
        </w:rPr>
        <w:t>等</w:t>
      </w:r>
      <w:r w:rsidR="004C136A">
        <w:rPr>
          <w:rFonts w:hint="eastAsia"/>
          <w:color w:val="000000"/>
          <w:sz w:val="21"/>
          <w:szCs w:val="21"/>
        </w:rPr>
        <w:t>四</w:t>
      </w:r>
      <w:commentRangeEnd w:id="186"/>
      <w:r w:rsidR="00A00D06">
        <w:rPr>
          <w:rStyle w:val="ac"/>
        </w:rPr>
        <w:commentReference w:id="186"/>
      </w:r>
      <w:commentRangeEnd w:id="187"/>
      <w:r w:rsidR="00E520F6">
        <w:rPr>
          <w:rStyle w:val="ac"/>
        </w:rPr>
        <w:commentReference w:id="187"/>
      </w:r>
      <w:r w:rsidR="004C136A">
        <w:rPr>
          <w:rFonts w:hint="eastAsia"/>
          <w:color w:val="000000"/>
          <w:sz w:val="21"/>
          <w:szCs w:val="21"/>
        </w:rPr>
        <w:t>种</w:t>
      </w:r>
      <w:r w:rsidRPr="00404BF5">
        <w:rPr>
          <w:color w:val="000000"/>
          <w:sz w:val="21"/>
          <w:szCs w:val="21"/>
        </w:rPr>
        <w:t>典型算法进行对比分析</w:t>
      </w:r>
      <w:r w:rsidR="00E70712">
        <w:rPr>
          <w:rFonts w:hint="eastAsia"/>
          <w:color w:val="000000"/>
          <w:sz w:val="21"/>
          <w:szCs w:val="21"/>
        </w:rPr>
        <w:t>。</w:t>
      </w:r>
      <w:r w:rsidR="00FD6E67" w:rsidRPr="00FD6E67">
        <w:rPr>
          <w:color w:val="000000"/>
          <w:sz w:val="21"/>
          <w:szCs w:val="21"/>
        </w:rPr>
        <w:t>此外，为进一步分析</w:t>
      </w:r>
      <w:r w:rsidR="005170D6">
        <w:rPr>
          <w:rFonts w:hint="eastAsia"/>
          <w:color w:val="000000"/>
          <w:sz w:val="21"/>
          <w:szCs w:val="21"/>
        </w:rPr>
        <w:t>本文所填算法各模块</w:t>
      </w:r>
      <w:r w:rsidR="00FD6E67" w:rsidRPr="00FD6E67">
        <w:rPr>
          <w:color w:val="000000"/>
          <w:sz w:val="21"/>
          <w:szCs w:val="21"/>
        </w:rPr>
        <w:t>的贡献，本</w:t>
      </w:r>
      <w:r w:rsidR="00961819">
        <w:rPr>
          <w:rFonts w:hint="eastAsia"/>
          <w:color w:val="000000"/>
          <w:sz w:val="21"/>
          <w:szCs w:val="21"/>
        </w:rPr>
        <w:t>文</w:t>
      </w:r>
      <w:r w:rsidR="00FD6E67" w:rsidRPr="00FD6E67">
        <w:rPr>
          <w:color w:val="000000"/>
          <w:sz w:val="21"/>
          <w:szCs w:val="21"/>
        </w:rPr>
        <w:t>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w:t>
      </w:r>
      <w:r w:rsidR="00961819">
        <w:rPr>
          <w:rFonts w:hint="eastAsia"/>
          <w:color w:val="000000"/>
          <w:sz w:val="21"/>
          <w:szCs w:val="21"/>
        </w:rPr>
        <w:t>通过</w:t>
      </w:r>
      <w:r w:rsidR="00961819" w:rsidRPr="00FD6E67">
        <w:rPr>
          <w:color w:val="000000"/>
          <w:sz w:val="21"/>
          <w:szCs w:val="21"/>
        </w:rPr>
        <w:t>消融实验</w:t>
      </w:r>
      <w:r w:rsidR="00FD6E67" w:rsidRPr="00FD6E67">
        <w:rPr>
          <w:color w:val="000000"/>
          <w:sz w:val="21"/>
          <w:szCs w:val="21"/>
        </w:rPr>
        <w:t>评估两者的作用。</w:t>
      </w:r>
    </w:p>
    <w:p w14:paraId="5F32A932" w14:textId="1228365F" w:rsidR="00404BF5" w:rsidRPr="00404BF5" w:rsidRDefault="00404BF5" w:rsidP="00234ACA">
      <w:pPr>
        <w:spacing w:line="360" w:lineRule="auto"/>
        <w:outlineLvl w:val="1"/>
        <w:rPr>
          <w:b/>
          <w:sz w:val="21"/>
          <w:szCs w:val="21"/>
        </w:rPr>
      </w:pPr>
      <w:bookmarkStart w:id="188"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r w:rsidR="00956A4E">
        <w:rPr>
          <w:rFonts w:hint="eastAsia"/>
          <w:b/>
          <w:sz w:val="21"/>
          <w:szCs w:val="21"/>
        </w:rPr>
        <w:t>仿真</w:t>
      </w:r>
      <w:r w:rsidR="00386CBF">
        <w:rPr>
          <w:rFonts w:hint="eastAsia"/>
          <w:b/>
          <w:sz w:val="21"/>
          <w:szCs w:val="21"/>
        </w:rPr>
        <w:t>参数</w:t>
      </w:r>
      <w:r>
        <w:rPr>
          <w:rFonts w:hint="eastAsia"/>
          <w:b/>
          <w:sz w:val="21"/>
          <w:szCs w:val="21"/>
        </w:rPr>
        <w:t>设置</w:t>
      </w:r>
    </w:p>
    <w:bookmarkEnd w:id="188"/>
    <w:p w14:paraId="751ED03C" w14:textId="614D9B23" w:rsidR="0039357A" w:rsidRDefault="00555AF0" w:rsidP="00172A5F">
      <w:pPr>
        <w:spacing w:line="360" w:lineRule="auto"/>
        <w:ind w:firstLineChars="196" w:firstLine="412"/>
        <w:rPr>
          <w:ins w:id="189" w:author="运璐 何" w:date="2025-12-01T16:25:00Z"/>
          <w:color w:val="000000"/>
          <w:sz w:val="21"/>
          <w:szCs w:val="21"/>
        </w:rPr>
      </w:pPr>
      <w:r>
        <w:rPr>
          <w:rFonts w:hint="eastAsia"/>
          <w:color w:val="000000"/>
          <w:sz w:val="21"/>
          <w:szCs w:val="21"/>
        </w:rPr>
        <w:t>本文设</w:t>
      </w:r>
      <w:r w:rsidRPr="0064189B">
        <w:rPr>
          <w:color w:val="000000"/>
          <w:sz w:val="21"/>
          <w:szCs w:val="21"/>
        </w:rPr>
        <w:t>场景</w:t>
      </w:r>
      <w:r>
        <w:rPr>
          <w:rFonts w:hint="eastAsia"/>
          <w:color w:val="000000"/>
          <w:sz w:val="21"/>
          <w:szCs w:val="21"/>
        </w:rPr>
        <w:t>为</w:t>
      </w:r>
      <w:r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r>
          <m:rPr>
            <m:sty m:val="p"/>
          </m:rPr>
          <w:rPr>
            <w:rFonts w:ascii="Cambria Math" w:hAnsi="Cambria Math"/>
            <w:color w:val="000000"/>
            <w:sz w:val="21"/>
            <w:szCs w:val="21"/>
          </w:rPr>
          <m:t>=1 </m:t>
        </m:r>
        <m:r>
          <m:rPr>
            <m:nor/>
          </m:rPr>
          <w:rPr>
            <w:color w:val="000000"/>
            <w:sz w:val="21"/>
            <w:szCs w:val="21"/>
          </w:rPr>
          <m:t>km</m:t>
        </m:r>
      </m:oMath>
      <w:r>
        <w:rPr>
          <w:rFonts w:hint="eastAsia"/>
          <w:color w:val="000000"/>
          <w:sz w:val="21"/>
          <w:szCs w:val="21"/>
        </w:rPr>
        <w:t>的正方形区域，</w:t>
      </w:r>
      <w:r w:rsidR="0064189B" w:rsidRPr="0064189B">
        <w:rPr>
          <w:color w:val="000000"/>
          <w:sz w:val="21"/>
          <w:szCs w:val="21"/>
        </w:rPr>
        <w:t>建筑物数量</w:t>
      </w:r>
      <m:oMath>
        <m:r>
          <w:rPr>
            <w:rFonts w:ascii="Cambria Math" w:hAnsi="Cambria Math"/>
            <w:color w:val="000000"/>
            <w:sz w:val="21"/>
            <w:szCs w:val="21"/>
          </w:rPr>
          <m:t>M</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10,20,30</m:t>
        </m:r>
        <m:r>
          <m:rPr>
            <m:lit/>
            <m:sty m:val="p"/>
          </m:rPr>
          <w:rPr>
            <w:rFonts w:ascii="Cambria Math" w:hAnsi="Cambria Math"/>
            <w:color w:val="000000"/>
            <w:sz w:val="21"/>
            <w:szCs w:val="21"/>
          </w:rPr>
          <m:t>}</m:t>
        </m:r>
      </m:oMath>
      <w:r w:rsidR="00973C16">
        <w:rPr>
          <w:rFonts w:hint="eastAsia"/>
          <w:color w:val="000000"/>
          <w:sz w:val="21"/>
          <w:szCs w:val="21"/>
        </w:rPr>
        <w:t>离散可调。</w:t>
      </w:r>
      <w:r w:rsidR="00370C73" w:rsidRPr="0064189B">
        <w:rPr>
          <w:color w:val="000000"/>
          <w:sz w:val="21"/>
          <w:szCs w:val="21"/>
        </w:rPr>
        <w:t>无人机数量</w:t>
      </w:r>
      <w:r w:rsidR="00370C73" w:rsidRPr="0064189B">
        <w:rPr>
          <w:color w:val="000000"/>
          <w:sz w:val="21"/>
          <w:szCs w:val="21"/>
        </w:rPr>
        <w:t xml:space="preserve"> </w:t>
      </w:r>
      <m:oMath>
        <m:r>
          <w:rPr>
            <w:rFonts w:ascii="Cambria Math" w:hAnsi="Cambria Math"/>
            <w:color w:val="000000"/>
            <w:sz w:val="21"/>
            <w:szCs w:val="21"/>
          </w:rPr>
          <m:t>N</m:t>
        </m:r>
        <m:r>
          <m:rPr>
            <m:sty m:val="p"/>
          </m:rPr>
          <w:rPr>
            <w:rFonts w:ascii="Cambria Math" w:hAnsi="Cambria Math"/>
            <w:color w:val="000000"/>
            <w:sz w:val="21"/>
            <w:szCs w:val="21"/>
          </w:rPr>
          <m:t>=</m:t>
        </m:r>
        <m:r>
          <m:rPr>
            <m:lit/>
            <m:sty m:val="p"/>
          </m:rPr>
          <w:rPr>
            <w:rFonts w:ascii="Cambria Math" w:hAnsi="Cambria Math"/>
            <w:color w:val="000000"/>
            <w:sz w:val="21"/>
            <w:szCs w:val="21"/>
          </w:rPr>
          <m:t>{</m:t>
        </m:r>
        <m:r>
          <m:rPr>
            <m:sty m:val="p"/>
          </m:rPr>
          <w:rPr>
            <w:rFonts w:ascii="Cambria Math" w:hAnsi="Cambria Math"/>
            <w:color w:val="000000"/>
            <w:sz w:val="21"/>
            <w:szCs w:val="21"/>
          </w:rPr>
          <m:t>12,24,36</m:t>
        </m:r>
        <m:r>
          <m:rPr>
            <m:lit/>
            <m:sty m:val="p"/>
          </m:rPr>
          <w:rPr>
            <w:rFonts w:ascii="Cambria Math" w:hAnsi="Cambria Math"/>
            <w:color w:val="000000"/>
            <w:sz w:val="21"/>
            <w:szCs w:val="21"/>
          </w:rPr>
          <m:t>}</m:t>
        </m:r>
      </m:oMath>
      <w:r w:rsidR="00B56FB5">
        <w:rPr>
          <w:rFonts w:hint="eastAsia"/>
          <w:color w:val="000000"/>
          <w:sz w:val="21"/>
          <w:szCs w:val="21"/>
        </w:rPr>
        <w:t>、干扰源数量</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J</m:t>
            </m:r>
          </m:sub>
        </m:sSub>
        <m:r>
          <m:rPr>
            <m:sty m:val="p"/>
          </m:rPr>
          <w:rPr>
            <w:rFonts w:ascii="Cambria Math" w:hAnsi="Cambria Math"/>
            <w:color w:val="000000"/>
            <w:sz w:val="21"/>
            <w:szCs w:val="21"/>
          </w:rPr>
          <m:t>= </m:t>
        </m:r>
        <m:r>
          <m:rPr>
            <m:nor/>
          </m:rPr>
          <w:rPr>
            <w:color w:val="000000"/>
            <w:sz w:val="21"/>
            <w:szCs w:val="21"/>
          </w:rPr>
          <m:t>{</m:t>
        </m:r>
        <m:r>
          <m:rPr>
            <m:nor/>
          </m:rPr>
          <w:rPr>
            <w:rFonts w:ascii="Cambria Math"/>
            <w:color w:val="000000"/>
            <w:sz w:val="21"/>
            <w:szCs w:val="21"/>
          </w:rPr>
          <m:t>1,2,3</m:t>
        </m:r>
        <m:r>
          <m:rPr>
            <m:nor/>
          </m:rPr>
          <w:rPr>
            <w:color w:val="000000"/>
            <w:sz w:val="21"/>
            <w:szCs w:val="21"/>
          </w:rPr>
          <m:t>}</m:t>
        </m:r>
      </m:oMath>
      <w:r w:rsidR="00B169E1">
        <w:rPr>
          <w:rFonts w:hint="eastAsia"/>
          <w:color w:val="000000"/>
          <w:sz w:val="21"/>
          <w:szCs w:val="21"/>
        </w:rPr>
        <w:t>、</w:t>
      </w:r>
      <w:r w:rsidR="0064189B" w:rsidRPr="0064189B">
        <w:rPr>
          <w:color w:val="000000"/>
          <w:sz w:val="21"/>
          <w:szCs w:val="21"/>
        </w:rPr>
        <w:t>干扰功率</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r>
          <m:rPr>
            <m:sty m:val="p"/>
          </m:rPr>
          <w:rPr>
            <w:rFonts w:ascii="Cambria Math" w:hAnsi="Cambria Math"/>
            <w:color w:val="000000"/>
            <w:sz w:val="21"/>
            <w:szCs w:val="21"/>
          </w:rPr>
          <m:t>=20</m:t>
        </m:r>
        <m:r>
          <m:rPr>
            <m:nor/>
          </m:rPr>
          <w:rPr>
            <w:color w:val="000000"/>
            <w:sz w:val="21"/>
            <w:szCs w:val="21"/>
          </w:rPr>
          <m:t>–</m:t>
        </m:r>
        <m:r>
          <m:rPr>
            <m:sty m:val="p"/>
          </m:rPr>
          <w:rPr>
            <w:rFonts w:ascii="Cambria Math" w:hAnsi="Cambria Math"/>
            <w:color w:val="000000"/>
            <w:sz w:val="21"/>
            <w:szCs w:val="21"/>
          </w:rPr>
          <m:t>30 </m:t>
        </m:r>
        <m:r>
          <m:rPr>
            <m:nor/>
          </m:rPr>
          <w:rPr>
            <w:color w:val="000000"/>
            <w:sz w:val="21"/>
            <w:szCs w:val="21"/>
          </w:rPr>
          <m:t>dBm</m:t>
        </m:r>
      </m:oMath>
      <w:r w:rsidR="0064189B">
        <w:rPr>
          <w:rFonts w:hint="eastAsia"/>
          <w:color w:val="000000"/>
          <w:sz w:val="21"/>
          <w:szCs w:val="21"/>
        </w:rPr>
        <w:t xml:space="preserve"> </w:t>
      </w:r>
      <w:r w:rsidR="00F51998">
        <w:rPr>
          <w:rFonts w:hint="eastAsia"/>
          <w:color w:val="000000"/>
          <w:sz w:val="21"/>
          <w:szCs w:val="21"/>
        </w:rPr>
        <w:t>离散可变</w:t>
      </w:r>
      <w:r w:rsidR="0064189B" w:rsidRPr="0064189B">
        <w:rPr>
          <w:color w:val="000000"/>
          <w:sz w:val="21"/>
          <w:szCs w:val="21"/>
        </w:rPr>
        <w:t>。</w:t>
      </w:r>
      <w:r w:rsidR="00374C17">
        <w:rPr>
          <w:rFonts w:hint="eastAsia"/>
          <w:color w:val="000000"/>
          <w:sz w:val="21"/>
          <w:szCs w:val="21"/>
        </w:rPr>
        <w:t>本文设</w:t>
      </w:r>
      <w:r w:rsidR="0064189B" w:rsidRPr="0064189B">
        <w:rPr>
          <w:color w:val="000000"/>
          <w:sz w:val="21"/>
          <w:szCs w:val="21"/>
        </w:rPr>
        <w:t>通信</w:t>
      </w:r>
      <w:r w:rsidR="00374C17">
        <w:rPr>
          <w:rFonts w:hint="eastAsia"/>
          <w:color w:val="000000"/>
          <w:sz w:val="21"/>
          <w:szCs w:val="21"/>
        </w:rPr>
        <w:t>系统</w:t>
      </w:r>
      <w:r w:rsidR="00CB2042">
        <w:rPr>
          <w:rFonts w:hint="eastAsia"/>
          <w:color w:val="000000"/>
          <w:sz w:val="21"/>
          <w:szCs w:val="21"/>
        </w:rPr>
        <w:t>工作频率</w:t>
      </w:r>
      <w:r w:rsidR="0064189B" w:rsidRPr="0064189B">
        <w:rPr>
          <w:color w:val="000000"/>
          <w:sz w:val="21"/>
          <w:szCs w:val="21"/>
        </w:rPr>
        <w:t xml:space="preserve"> </w:t>
      </w:r>
      <w:r w:rsidR="0064189B" w:rsidRPr="00573C76">
        <w:rPr>
          <w:i/>
          <w:iCs/>
          <w:color w:val="000000"/>
          <w:sz w:val="21"/>
          <w:szCs w:val="21"/>
        </w:rPr>
        <w:t>f</w:t>
      </w:r>
      <w:r w:rsidR="0010271F">
        <w:rPr>
          <w:color w:val="000000"/>
          <w:sz w:val="21"/>
          <w:szCs w:val="21"/>
        </w:rPr>
        <w:t xml:space="preserve"> </w:t>
      </w:r>
      <w:r w:rsidR="0064189B" w:rsidRPr="0064189B">
        <w:rPr>
          <w:color w:val="000000"/>
          <w:sz w:val="21"/>
          <w:szCs w:val="21"/>
        </w:rPr>
        <w:t>=</w:t>
      </w:r>
      <w:r w:rsidR="0084022A">
        <w:rPr>
          <w:color w:val="000000"/>
          <w:sz w:val="21"/>
          <w:szCs w:val="21"/>
        </w:rPr>
        <w:t xml:space="preserve"> </w:t>
      </w:r>
      <w:r w:rsidR="0064189B" w:rsidRPr="0064189B">
        <w:rPr>
          <w:color w:val="000000"/>
          <w:sz w:val="21"/>
          <w:szCs w:val="21"/>
        </w:rPr>
        <w:t>2.4 GHz</w:t>
      </w:r>
      <w:r w:rsidR="0064189B" w:rsidRPr="0064189B">
        <w:rPr>
          <w:color w:val="000000"/>
          <w:sz w:val="21"/>
          <w:szCs w:val="21"/>
        </w:rPr>
        <w:t>、</w:t>
      </w:r>
      <w:r w:rsidR="00225286">
        <w:rPr>
          <w:rFonts w:hint="eastAsia"/>
          <w:color w:val="000000"/>
          <w:sz w:val="21"/>
          <w:szCs w:val="21"/>
        </w:rPr>
        <w:t>通信带宽</w:t>
      </w:r>
      <m:oMath>
        <m:r>
          <w:rPr>
            <w:rFonts w:ascii="Cambria Math" w:hAnsi="Cambria Math"/>
            <w:color w:val="000000"/>
            <w:sz w:val="21"/>
            <w:szCs w:val="21"/>
          </w:rPr>
          <m:t>B</m:t>
        </m:r>
        <m:r>
          <m:rPr>
            <m:sty m:val="p"/>
          </m:rPr>
          <w:rPr>
            <w:rFonts w:ascii="Cambria Math" w:hAnsi="Cambria Math"/>
            <w:color w:val="000000"/>
            <w:sz w:val="21"/>
            <w:szCs w:val="21"/>
          </w:rPr>
          <m:t>=1 </m:t>
        </m:r>
        <m:r>
          <w:rPr>
            <w:rFonts w:ascii="Cambria Math" w:hAnsi="Cambria Math"/>
            <w:color w:val="000000"/>
            <w:sz w:val="21"/>
            <w:szCs w:val="21"/>
          </w:rPr>
          <m:t>MHz</m:t>
        </m:r>
      </m:oMath>
      <w:r w:rsidR="0064189B" w:rsidRPr="0064189B">
        <w:rPr>
          <w:color w:val="000000"/>
          <w:sz w:val="21"/>
          <w:szCs w:val="21"/>
        </w:rPr>
        <w:t>、</w:t>
      </w:r>
      <w:r w:rsidR="00225286">
        <w:rPr>
          <w:rFonts w:hint="eastAsia"/>
          <w:color w:val="000000"/>
          <w:sz w:val="21"/>
          <w:szCs w:val="21"/>
        </w:rPr>
        <w:t>发射</w:t>
      </w:r>
      <w:r w:rsidR="0084022A">
        <w:rPr>
          <w:rFonts w:hint="eastAsia"/>
          <w:color w:val="000000"/>
          <w:sz w:val="21"/>
          <w:szCs w:val="21"/>
        </w:rPr>
        <w:t>功率</w:t>
      </w:r>
      <w:r w:rsidR="0084022A">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=25dB</m:t>
        </m:r>
      </m:oMath>
      <w:r w:rsidR="0084022A" w:rsidRPr="0075764C">
        <w:rPr>
          <w:i/>
          <w:color w:val="000000"/>
          <w:sz w:val="21"/>
          <w:szCs w:val="21"/>
        </w:rPr>
        <w:t>m</w:t>
      </w:r>
      <w:r w:rsidR="0084022A">
        <w:rPr>
          <w:color w:val="000000"/>
          <w:sz w:val="21"/>
          <w:szCs w:val="21"/>
        </w:rPr>
        <w:t xml:space="preserve"> </w:t>
      </w:r>
      <w:r w:rsidR="00991962">
        <w:rPr>
          <w:rFonts w:hint="eastAsia"/>
          <w:color w:val="000000"/>
          <w:sz w:val="21"/>
          <w:szCs w:val="21"/>
        </w:rPr>
        <w:t>、</w:t>
      </w:r>
      <w:r w:rsidR="0084022A">
        <w:rPr>
          <w:rFonts w:hint="eastAsia"/>
          <w:color w:val="000000"/>
          <w:sz w:val="21"/>
          <w:szCs w:val="21"/>
        </w:rPr>
        <w:t>噪</w:t>
      </w:r>
      <w:r w:rsidR="0064189B" w:rsidRPr="0064189B">
        <w:rPr>
          <w:color w:val="000000"/>
          <w:sz w:val="21"/>
          <w:szCs w:val="21"/>
        </w:rPr>
        <w:t>声功率谱密度</w:t>
      </w:r>
      <w:r w:rsidR="00B56FB5">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N</m:t>
            </m:r>
          </m:e>
          <m:sub>
            <m:r>
              <m:rPr>
                <m:sty m:val="p"/>
              </m:rPr>
              <w:rPr>
                <w:rFonts w:ascii="Cambria Math" w:hAnsi="Cambria Math"/>
                <w:color w:val="000000"/>
                <w:sz w:val="21"/>
                <w:szCs w:val="21"/>
              </w:rPr>
              <m:t>0</m:t>
            </m:r>
          </m:sub>
        </m:sSub>
        <m:r>
          <m:rPr>
            <m:sty m:val="p"/>
          </m:rPr>
          <w:rPr>
            <w:rFonts w:ascii="Cambria Math" w:hAnsi="Cambria Math"/>
            <w:color w:val="000000"/>
            <w:sz w:val="21"/>
            <w:szCs w:val="21"/>
          </w:rPr>
          <m:t>=-174 </m:t>
        </m:r>
        <m:r>
          <w:rPr>
            <w:rFonts w:ascii="Cambria Math" w:hAnsi="Cambria Math"/>
            <w:color w:val="000000"/>
            <w:sz w:val="21"/>
            <w:szCs w:val="21"/>
          </w:rPr>
          <m:t>dBm</m:t>
        </m:r>
        <m:r>
          <m:rPr>
            <m:lit/>
            <m:sty m:val="p"/>
          </m:rPr>
          <w:rPr>
            <w:rFonts w:ascii="Cambria Math" w:hAnsi="Cambria Math"/>
            <w:color w:val="000000"/>
            <w:sz w:val="21"/>
            <w:szCs w:val="21"/>
          </w:rPr>
          <m:t>/</m:t>
        </m:r>
        <m:r>
          <w:rPr>
            <w:rFonts w:ascii="Cambria Math" w:hAnsi="Cambria Math"/>
            <w:color w:val="000000"/>
            <w:sz w:val="21"/>
            <w:szCs w:val="21"/>
          </w:rPr>
          <m:t>Hz</m:t>
        </m:r>
      </m:oMath>
      <w:r w:rsidR="0064189B" w:rsidRPr="0064189B">
        <w:rPr>
          <w:color w:val="000000"/>
          <w:sz w:val="21"/>
          <w:szCs w:val="21"/>
        </w:rPr>
        <w:t>，并设</w:t>
      </w:r>
      <w:r w:rsidR="00D5189E">
        <w:rPr>
          <w:rFonts w:hint="eastAsia"/>
          <w:color w:val="000000"/>
          <w:sz w:val="21"/>
          <w:szCs w:val="21"/>
        </w:rPr>
        <w:t>解调</w:t>
      </w:r>
      <w:r w:rsidR="0064189B" w:rsidRPr="0064189B">
        <w:rPr>
          <w:color w:val="000000"/>
          <w:sz w:val="21"/>
          <w:szCs w:val="21"/>
        </w:rPr>
        <w:t xml:space="preserve">SINR </w:t>
      </w:r>
      <w:r w:rsidR="0064189B" w:rsidRPr="0064189B">
        <w:rPr>
          <w:color w:val="000000"/>
          <w:sz w:val="21"/>
          <w:szCs w:val="21"/>
        </w:rPr>
        <w:t>门限为</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w:rPr>
                <w:rFonts w:ascii="Cambria Math" w:hAnsi="Cambria Math"/>
                <w:color w:val="000000"/>
                <w:sz w:val="21"/>
                <w:szCs w:val="21"/>
              </w:rPr>
              <m:t>th</m:t>
            </m:r>
          </m:sub>
        </m:sSub>
        <m:r>
          <m:rPr>
            <m:sty m:val="p"/>
          </m:rPr>
          <w:rPr>
            <w:rFonts w:ascii="Cambria Math" w:hAnsi="Cambria Math"/>
            <w:color w:val="000000"/>
            <w:sz w:val="21"/>
            <w:szCs w:val="21"/>
          </w:rPr>
          <m:t>=10 </m:t>
        </m:r>
        <m:r>
          <w:rPr>
            <w:rFonts w:ascii="Cambria Math" w:hAnsi="Cambria Math"/>
            <w:color w:val="000000"/>
            <w:sz w:val="21"/>
            <w:szCs w:val="21"/>
          </w:rPr>
          <m:t>dB</m:t>
        </m:r>
      </m:oMath>
      <w:r w:rsidR="0064189B" w:rsidRPr="0064189B">
        <w:rPr>
          <w:color w:val="000000"/>
          <w:sz w:val="21"/>
          <w:szCs w:val="21"/>
        </w:rPr>
        <w:t>。</w:t>
      </w:r>
      <w:r w:rsidR="00CF1BDF">
        <w:rPr>
          <w:rFonts w:hint="eastAsia"/>
          <w:color w:val="000000"/>
          <w:sz w:val="21"/>
          <w:szCs w:val="21"/>
        </w:rPr>
        <w:t>设</w:t>
      </w:r>
      <w:r w:rsidR="00CF1BDF" w:rsidRPr="0064189B">
        <w:rPr>
          <w:color w:val="000000"/>
          <w:sz w:val="21"/>
          <w:szCs w:val="21"/>
        </w:rPr>
        <w:t>无人机</w:t>
      </w:r>
      <w:r w:rsidR="00CF1BDF">
        <w:rPr>
          <w:rFonts w:hint="eastAsia"/>
          <w:color w:val="000000"/>
          <w:sz w:val="21"/>
          <w:szCs w:val="21"/>
        </w:rPr>
        <w:t>碰撞避免</w:t>
      </w:r>
      <w:r w:rsidR="00CF1BDF" w:rsidRPr="0064189B">
        <w:rPr>
          <w:color w:val="000000"/>
          <w:sz w:val="21"/>
          <w:szCs w:val="21"/>
        </w:rPr>
        <w:t>安全半径设为</w:t>
      </w:r>
      <w:r w:rsidR="00CF1BDF" w:rsidRPr="0064189B">
        <w:rPr>
          <w:color w:val="000000"/>
          <w:sz w:val="21"/>
          <w:szCs w:val="21"/>
        </w:rPr>
        <w:t xml:space="preserve"> </w:t>
      </w:r>
      <m:oMath>
        <m:r>
          <w:rPr>
            <w:rFonts w:ascii="Cambria Math" w:hAnsi="Cambria Math"/>
            <w:color w:val="000000"/>
            <w:sz w:val="21"/>
            <w:szCs w:val="21"/>
          </w:rPr>
          <m:t>s</m:t>
        </m:r>
        <m:r>
          <m:rPr>
            <m:sty m:val="p"/>
          </m:rPr>
          <w:rPr>
            <w:rFonts w:ascii="Cambria Math" w:hAnsi="Cambria Math"/>
            <w:color w:val="000000"/>
            <w:sz w:val="21"/>
            <w:szCs w:val="21"/>
          </w:rPr>
          <m:t>=10 </m:t>
        </m:r>
        <m:r>
          <w:rPr>
            <w:rFonts w:ascii="Cambria Math" w:hAnsi="Cambria Math"/>
            <w:color w:val="000000"/>
            <w:sz w:val="21"/>
            <w:szCs w:val="21"/>
          </w:rPr>
          <m:t>m</m:t>
        </m:r>
      </m:oMath>
      <w:r w:rsidR="00CF1BDF" w:rsidRPr="0064189B">
        <w:rPr>
          <w:color w:val="000000"/>
          <w:sz w:val="21"/>
          <w:szCs w:val="21"/>
        </w:rPr>
        <w:t>，</w:t>
      </w:r>
      <w:r w:rsidR="00CF1BDF">
        <w:rPr>
          <w:rFonts w:hint="eastAsia"/>
          <w:color w:val="000000"/>
          <w:sz w:val="21"/>
          <w:szCs w:val="21"/>
        </w:rPr>
        <w:t>局部规划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move</m:t>
            </m:r>
          </m:sub>
        </m:sSub>
        <m:r>
          <m:rPr>
            <m:sty m:val="p"/>
          </m:rPr>
          <w:rPr>
            <w:rFonts w:ascii="Cambria Math" w:hAnsi="Cambria Math"/>
            <w:color w:val="000000"/>
            <w:sz w:val="21"/>
            <w:szCs w:val="21"/>
          </w:rPr>
          <m:t>=5 </m:t>
        </m:r>
        <m:r>
          <m:rPr>
            <m:nor/>
          </m:rPr>
          <w:rPr>
            <w:color w:val="000000"/>
            <w:sz w:val="21"/>
            <w:szCs w:val="21"/>
          </w:rPr>
          <m:t>m</m:t>
        </m:r>
      </m:oMath>
      <w:r w:rsidR="00CF1BDF" w:rsidRPr="0064189B">
        <w:rPr>
          <w:color w:val="000000"/>
          <w:sz w:val="21"/>
          <w:szCs w:val="21"/>
        </w:rPr>
        <w:t>，</w:t>
      </w:r>
      <w:r w:rsidR="00CF1BDF">
        <w:rPr>
          <w:rFonts w:hint="eastAsia"/>
          <w:color w:val="000000"/>
          <w:sz w:val="21"/>
          <w:szCs w:val="21"/>
        </w:rPr>
        <w:t>全局规划</w:t>
      </w:r>
      <w:r w:rsidR="00CF1BDF" w:rsidRPr="0064189B">
        <w:rPr>
          <w:color w:val="000000"/>
          <w:sz w:val="21"/>
          <w:szCs w:val="21"/>
        </w:rPr>
        <w:t>步长为</w:t>
      </w:r>
      <w:r w:rsidR="00CF1BDF" w:rsidRPr="0064189B">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m:rPr>
                <m:nor/>
              </m:rPr>
              <w:rPr>
                <w:i/>
                <w:color w:val="000000"/>
                <w:sz w:val="21"/>
                <w:szCs w:val="21"/>
              </w:rPr>
              <m:t>step</m:t>
            </m:r>
          </m:sub>
        </m:sSub>
        <m:r>
          <m:rPr>
            <m:sty m:val="p"/>
          </m:rPr>
          <w:rPr>
            <w:rFonts w:ascii="Cambria Math" w:hAnsi="Cambria Math"/>
            <w:color w:val="000000"/>
            <w:sz w:val="21"/>
            <w:szCs w:val="21"/>
          </w:rPr>
          <m:t>=200 </m:t>
        </m:r>
        <m:r>
          <m:rPr>
            <m:nor/>
          </m:rPr>
          <w:rPr>
            <w:color w:val="000000"/>
            <w:sz w:val="21"/>
            <w:szCs w:val="21"/>
          </w:rPr>
          <m:t>m</m:t>
        </m:r>
      </m:oMath>
      <w:r w:rsidR="00CF1BDF">
        <w:rPr>
          <w:rFonts w:hint="eastAsia"/>
          <w:color w:val="000000"/>
          <w:sz w:val="21"/>
          <w:szCs w:val="21"/>
        </w:rPr>
        <w:t>。</w:t>
      </w:r>
      <w:r w:rsidR="00973C16">
        <w:rPr>
          <w:rFonts w:hint="eastAsia"/>
          <w:color w:val="000000"/>
          <w:sz w:val="21"/>
          <w:szCs w:val="21"/>
        </w:rPr>
        <w:t>设</w:t>
      </w:r>
      <w:commentRangeStart w:id="190"/>
      <w:commentRangeStart w:id="191"/>
      <w:r w:rsidR="00B56FB5">
        <w:rPr>
          <w:rFonts w:hint="eastAsia"/>
          <w:color w:val="000000"/>
          <w:sz w:val="21"/>
          <w:szCs w:val="21"/>
        </w:rPr>
        <w:t>三个</w:t>
      </w:r>
      <w:r w:rsidR="00B56FB5" w:rsidRPr="00B56FB5">
        <w:rPr>
          <w:color w:val="000000"/>
          <w:sz w:val="21"/>
          <w:szCs w:val="21"/>
        </w:rPr>
        <w:t>干扰</w:t>
      </w:r>
      <w:r w:rsidR="00B56FB5">
        <w:rPr>
          <w:rFonts w:hint="eastAsia"/>
          <w:color w:val="000000"/>
          <w:sz w:val="21"/>
          <w:szCs w:val="21"/>
        </w:rPr>
        <w:t>源</w:t>
      </w:r>
      <w:r w:rsidR="00B56FB5" w:rsidRPr="00B56FB5">
        <w:rPr>
          <w:color w:val="000000"/>
          <w:sz w:val="21"/>
          <w:szCs w:val="21"/>
        </w:rPr>
        <w:t>分别位于</w:t>
      </w:r>
      <w:ins w:id="192" w:author="运璐 何" w:date="2025-12-03T16:08:00Z">
        <w:r w:rsidR="009458AE">
          <w:rPr>
            <w:rFonts w:hint="eastAsia"/>
            <w:color w:val="000000"/>
            <w:sz w:val="21"/>
            <w:szCs w:val="21"/>
          </w:rPr>
          <w:t>设定正方形区域场景中的</w:t>
        </w:r>
      </w:ins>
      <m:oMath>
        <m:d>
          <m:dPr>
            <m:ctrlPr>
              <w:rPr>
                <w:rFonts w:ascii="Cambria Math" w:hAnsi="Cambria Math"/>
                <w:i/>
                <w:color w:val="000000"/>
                <w:sz w:val="21"/>
                <w:szCs w:val="21"/>
              </w:rPr>
            </m:ctrlPr>
          </m:dPr>
          <m:e>
            <m:r>
              <w:rPr>
                <w:rFonts w:ascii="Cambria Math" w:hAnsi="Cambria Math"/>
                <w:color w:val="000000"/>
                <w:sz w:val="21"/>
                <w:szCs w:val="21"/>
              </w:rPr>
              <m:t>500</m:t>
            </m:r>
            <m:r>
              <w:rPr>
                <w:rFonts w:ascii="Cambria Math" w:hAnsi="Cambria Math" w:hint="eastAsia"/>
                <w:color w:val="000000"/>
                <w:sz w:val="21"/>
                <w:szCs w:val="21"/>
              </w:rPr>
              <m:t>m</m:t>
            </m:r>
            <m:r>
              <w:rPr>
                <w:rFonts w:ascii="Cambria Math" w:hAnsi="Cambria Math"/>
                <w:color w:val="000000"/>
                <w:sz w:val="21"/>
                <w:szCs w:val="21"/>
              </w:rPr>
              <m:t>,500m</m:t>
            </m:r>
          </m:e>
        </m:d>
      </m:oMath>
      <w:r w:rsidR="00B56FB5" w:rsidRPr="00B56FB5">
        <w:rPr>
          <w:color w:val="000000"/>
          <w:sz w:val="21"/>
          <w:szCs w:val="21"/>
        </w:rPr>
        <w:t>、</w:t>
      </w:r>
      <m:oMath>
        <m:d>
          <m:dPr>
            <m:ctrlPr>
              <w:rPr>
                <w:rFonts w:ascii="Cambria Math" w:hAnsi="Cambria Math"/>
                <w:i/>
                <w:color w:val="000000"/>
                <w:sz w:val="21"/>
                <w:szCs w:val="21"/>
              </w:rPr>
            </m:ctrlPr>
          </m:dPr>
          <m:e>
            <m:r>
              <w:rPr>
                <w:rFonts w:ascii="Cambria Math" w:hAnsi="Cambria Math"/>
                <w:color w:val="000000"/>
                <w:sz w:val="21"/>
                <w:szCs w:val="21"/>
              </w:rPr>
              <m:t>900m,200</m:t>
            </m:r>
            <m:r>
              <w:rPr>
                <w:rFonts w:ascii="Cambria Math" w:hAnsi="Cambria Math" w:hint="eastAsia"/>
                <w:color w:val="000000"/>
                <w:sz w:val="21"/>
                <w:szCs w:val="21"/>
              </w:rPr>
              <m:t>m</m:t>
            </m:r>
          </m:e>
        </m:d>
      </m:oMath>
      <w:r w:rsidR="00B56FB5" w:rsidRPr="00B56FB5">
        <w:rPr>
          <w:color w:val="000000"/>
          <w:sz w:val="21"/>
          <w:szCs w:val="21"/>
        </w:rPr>
        <w:t>与</w:t>
      </w:r>
      <w:r w:rsidR="00B56FB5" w:rsidRPr="00B56FB5">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250m,450m</m:t>
            </m:r>
          </m:e>
        </m:d>
      </m:oMath>
      <w:r w:rsidR="00B56FB5">
        <w:rPr>
          <w:rFonts w:hint="eastAsia"/>
          <w:color w:val="000000"/>
          <w:sz w:val="21"/>
          <w:szCs w:val="21"/>
        </w:rPr>
        <w:t>处</w:t>
      </w:r>
      <w:r w:rsidR="00B56FB5" w:rsidRPr="00B56FB5">
        <w:rPr>
          <w:color w:val="000000"/>
          <w:sz w:val="21"/>
          <w:szCs w:val="21"/>
        </w:rPr>
        <w:t>，</w:t>
      </w:r>
      <w:commentRangeEnd w:id="190"/>
      <w:r w:rsidR="00D5189E">
        <w:rPr>
          <w:rStyle w:val="ac"/>
        </w:rPr>
        <w:commentReference w:id="190"/>
      </w:r>
      <w:commentRangeEnd w:id="191"/>
      <w:r w:rsidR="009C77F3">
        <w:rPr>
          <w:rStyle w:val="ac"/>
        </w:rPr>
        <w:commentReference w:id="191"/>
      </w:r>
      <w:r w:rsidR="00B56FB5" w:rsidRPr="00B56FB5">
        <w:rPr>
          <w:color w:val="000000"/>
          <w:sz w:val="21"/>
          <w:szCs w:val="21"/>
        </w:rPr>
        <w:t>干扰功率均为</w:t>
      </w:r>
      <w:r w:rsidR="00B56FB5" w:rsidRPr="00B56FB5">
        <w:rPr>
          <w:color w:val="000000"/>
          <w:sz w:val="21"/>
          <w:szCs w:val="21"/>
        </w:rPr>
        <w:t xml:space="preserve"> 25 dBm</w:t>
      </w:r>
      <w:r w:rsidR="00B56FB5">
        <w:rPr>
          <w:rFonts w:hint="eastAsia"/>
          <w:color w:val="000000"/>
          <w:sz w:val="21"/>
          <w:szCs w:val="21"/>
        </w:rPr>
        <w:t>。</w:t>
      </w:r>
      <w:ins w:id="193" w:author="运璐 何" w:date="2025-12-01T15:58:00Z">
        <w:r w:rsidR="00987764">
          <w:rPr>
            <w:rFonts w:hint="eastAsia"/>
            <w:color w:val="000000"/>
            <w:sz w:val="21"/>
            <w:szCs w:val="21"/>
          </w:rPr>
          <w:t>本文</w:t>
        </w:r>
      </w:ins>
      <w:ins w:id="194" w:author="运璐 何" w:date="2025-12-01T15:57:00Z">
        <w:r w:rsidR="00987764" w:rsidRPr="00987764">
          <w:rPr>
            <w:color w:val="000000"/>
            <w:sz w:val="21"/>
            <w:szCs w:val="21"/>
          </w:rPr>
          <w:t>按</w:t>
        </w:r>
      </w:ins>
      <w:ins w:id="195" w:author="运璐 何" w:date="2025-12-01T16:00:00Z">
        <w:r w:rsidR="00987764">
          <w:rPr>
            <w:rFonts w:hint="eastAsia"/>
            <w:color w:val="000000"/>
            <w:sz w:val="21"/>
            <w:szCs w:val="21"/>
          </w:rPr>
          <w:t>无人机</w:t>
        </w:r>
      </w:ins>
      <w:ins w:id="196" w:author="运璐 何" w:date="2025-12-01T16:28:00Z">
        <w:r w:rsidR="005B0576">
          <w:rPr>
            <w:rFonts w:hint="eastAsia"/>
            <w:color w:val="000000"/>
            <w:sz w:val="21"/>
            <w:szCs w:val="21"/>
          </w:rPr>
          <w:t>之间相</w:t>
        </w:r>
      </w:ins>
      <w:ins w:id="197" w:author="运璐 何" w:date="2025-12-01T16:00:00Z">
        <w:r w:rsidR="00987764">
          <w:rPr>
            <w:rFonts w:hint="eastAsia"/>
            <w:color w:val="000000"/>
            <w:sz w:val="21"/>
            <w:szCs w:val="21"/>
          </w:rPr>
          <w:t>距</w:t>
        </w:r>
      </w:ins>
      <w:ins w:id="198" w:author="运璐 何" w:date="2025-12-01T20:40:00Z">
        <w:r w:rsidR="000E1EF6">
          <w:rPr>
            <w:rFonts w:hint="eastAsia"/>
            <w:color w:val="000000"/>
            <w:sz w:val="21"/>
            <w:szCs w:val="21"/>
          </w:rPr>
          <w:t>3</w:t>
        </w:r>
      </w:ins>
      <w:ins w:id="199" w:author="运璐 何" w:date="2025-12-01T16:46:00Z">
        <w:r w:rsidR="00CF1BDF">
          <w:rPr>
            <w:rFonts w:hint="eastAsia"/>
            <w:color w:val="000000"/>
            <w:sz w:val="21"/>
            <w:szCs w:val="21"/>
          </w:rPr>
          <w:t>倍</w:t>
        </w:r>
      </w:ins>
      <w:ins w:id="200" w:author="运璐 何" w:date="2025-12-01T16:00:00Z">
        <w:r w:rsidR="00987764">
          <w:rPr>
            <w:rFonts w:hint="eastAsia"/>
            <w:color w:val="000000"/>
            <w:sz w:val="21"/>
            <w:szCs w:val="21"/>
          </w:rPr>
          <w:t>最小安全距离下</w:t>
        </w:r>
      </w:ins>
      <w:ins w:id="201" w:author="运璐 何" w:date="2025-12-01T16:46:00Z">
        <w:r w:rsidR="00CF1BDF">
          <w:rPr>
            <w:rFonts w:hint="eastAsia"/>
            <w:color w:val="000000"/>
            <w:sz w:val="21"/>
            <w:szCs w:val="21"/>
          </w:rPr>
          <w:t>（保证</w:t>
        </w:r>
      </w:ins>
      <w:ins w:id="202" w:author="运璐 何" w:date="2025-12-01T16:47:00Z">
        <w:r w:rsidR="00CF1BDF">
          <w:rPr>
            <w:rFonts w:hint="eastAsia"/>
            <w:color w:val="000000"/>
            <w:sz w:val="21"/>
            <w:szCs w:val="21"/>
          </w:rPr>
          <w:t>留有</w:t>
        </w:r>
      </w:ins>
      <w:ins w:id="203" w:author="运璐 何" w:date="2025-12-01T16:46:00Z">
        <w:r w:rsidR="00CF1BDF">
          <w:rPr>
            <w:rFonts w:hint="eastAsia"/>
            <w:color w:val="000000"/>
            <w:sz w:val="21"/>
            <w:szCs w:val="21"/>
          </w:rPr>
          <w:t>一定</w:t>
        </w:r>
      </w:ins>
      <w:ins w:id="204" w:author="运璐 何" w:date="2025-12-01T16:47:00Z">
        <w:r w:rsidR="00CF1BDF">
          <w:rPr>
            <w:rFonts w:hint="eastAsia"/>
            <w:color w:val="000000"/>
            <w:sz w:val="21"/>
            <w:szCs w:val="21"/>
          </w:rPr>
          <w:t>通信裕度</w:t>
        </w:r>
      </w:ins>
      <w:ins w:id="205" w:author="运璐 何" w:date="2025-12-03T16:08:00Z">
        <w:r w:rsidR="009458AE">
          <w:rPr>
            <w:rFonts w:hint="eastAsia"/>
            <w:color w:val="000000"/>
            <w:sz w:val="21"/>
            <w:szCs w:val="21"/>
          </w:rPr>
          <w:t>为无人机绕行干扰附近建筑物</w:t>
        </w:r>
      </w:ins>
      <w:ins w:id="206" w:author="运璐 何" w:date="2025-12-03T16:09:00Z">
        <w:r w:rsidR="009458AE">
          <w:rPr>
            <w:rFonts w:hint="eastAsia"/>
            <w:color w:val="000000"/>
            <w:sz w:val="21"/>
            <w:szCs w:val="21"/>
          </w:rPr>
          <w:t>提供中继能力</w:t>
        </w:r>
      </w:ins>
      <w:ins w:id="207" w:author="运璐 何" w:date="2025-12-01T16:46:00Z">
        <w:r w:rsidR="00CF1BDF">
          <w:rPr>
            <w:rFonts w:hint="eastAsia"/>
            <w:color w:val="000000"/>
            <w:sz w:val="21"/>
            <w:szCs w:val="21"/>
          </w:rPr>
          <w:t>）</w:t>
        </w:r>
      </w:ins>
      <w:ins w:id="208" w:author="运璐 何" w:date="2025-12-01T16:01:00Z">
        <w:r w:rsidR="00987764">
          <w:rPr>
            <w:rFonts w:hint="eastAsia"/>
            <w:color w:val="000000"/>
            <w:sz w:val="21"/>
            <w:szCs w:val="21"/>
          </w:rPr>
          <w:t>S</w:t>
        </w:r>
        <w:r w:rsidR="00987764">
          <w:rPr>
            <w:color w:val="000000"/>
            <w:sz w:val="21"/>
            <w:szCs w:val="21"/>
          </w:rPr>
          <w:t>INR</w:t>
        </w:r>
        <w:r w:rsidR="00987764">
          <w:rPr>
            <w:rFonts w:hint="eastAsia"/>
            <w:color w:val="000000"/>
            <w:sz w:val="21"/>
            <w:szCs w:val="21"/>
          </w:rPr>
          <w:t>等于解调门限</w:t>
        </w:r>
      </w:ins>
      <w:ins w:id="209" w:author="运璐 何" w:date="2025-12-01T16:02:00Z">
        <w:r w:rsidR="00987764">
          <w:rPr>
            <w:rFonts w:hint="eastAsia"/>
            <w:color w:val="000000"/>
            <w:sz w:val="21"/>
            <w:szCs w:val="21"/>
          </w:rPr>
          <w:t>情况下</w:t>
        </w:r>
      </w:ins>
      <w:ins w:id="210" w:author="运璐 何" w:date="2025-12-01T16:16:00Z">
        <w:r w:rsidR="0039357A">
          <w:rPr>
            <w:rFonts w:hint="eastAsia"/>
            <w:color w:val="000000"/>
            <w:sz w:val="21"/>
            <w:szCs w:val="21"/>
          </w:rPr>
          <w:t>时计算</w:t>
        </w:r>
      </w:ins>
      <w:ins w:id="211" w:author="运璐 何" w:date="2025-12-01T16:17:00Z">
        <w:r w:rsidR="0039357A">
          <w:rPr>
            <w:rFonts w:hint="eastAsia"/>
            <w:color w:val="000000"/>
            <w:sz w:val="21"/>
            <w:szCs w:val="21"/>
          </w:rPr>
          <w:t>得到对应的</w:t>
        </w:r>
      </w:ins>
      <w:ins w:id="212" w:author="运璐 何" w:date="2025-12-01T15:57:00Z">
        <w:r w:rsidR="00987764" w:rsidRPr="00987764">
          <w:rPr>
            <w:color w:val="000000"/>
            <w:sz w:val="21"/>
            <w:szCs w:val="21"/>
          </w:rPr>
          <w:t>干扰半径</w:t>
        </w:r>
      </w:ins>
      <m:oMath>
        <m:r>
          <w:ins w:id="213" w:author="运璐 何" w:date="2025-12-01T16:34:00Z">
            <w:rPr>
              <w:rFonts w:ascii="Cambria Math" w:hAnsi="Cambria Math"/>
              <w:color w:val="000000"/>
              <w:sz w:val="21"/>
              <w:szCs w:val="21"/>
            </w:rPr>
            <m:t xml:space="preserve"> </m:t>
          </w:ins>
        </m:r>
        <m:sSub>
          <m:sSubPr>
            <m:ctrlPr>
              <w:ins w:id="214" w:author="运璐 何" w:date="2025-12-01T16:34:00Z">
                <w:rPr>
                  <w:rFonts w:ascii="Cambria Math" w:hAnsi="Cambria Math"/>
                  <w:i/>
                  <w:color w:val="000000"/>
                  <w:sz w:val="21"/>
                  <w:szCs w:val="21"/>
                </w:rPr>
              </w:ins>
            </m:ctrlPr>
          </m:sSubPr>
          <m:e>
            <m:r>
              <w:ins w:id="215" w:author="运璐 何" w:date="2025-12-01T16:34:00Z">
                <w:rPr>
                  <w:rFonts w:ascii="Cambria Math" w:hAnsi="Cambria Math"/>
                  <w:color w:val="000000"/>
                  <w:sz w:val="21"/>
                  <w:szCs w:val="21"/>
                </w:rPr>
                <m:t>J</m:t>
              </w:ins>
            </m:r>
          </m:e>
          <m:sub>
            <m:r>
              <w:ins w:id="216" w:author="运璐 何" w:date="2025-12-01T16:34:00Z">
                <w:rPr>
                  <w:rFonts w:ascii="Cambria Math" w:hAnsi="Cambria Math"/>
                  <w:color w:val="000000"/>
                  <w:sz w:val="21"/>
                  <w:szCs w:val="21"/>
                </w:rPr>
                <m:t>r</m:t>
              </w:ins>
            </m:r>
          </m:sub>
        </m:sSub>
      </m:oMath>
      <w:ins w:id="217" w:author="运璐 何" w:date="2025-12-01T15:57:00Z">
        <w:r w:rsidR="00987764" w:rsidRPr="00987764">
          <w:rPr>
            <w:color w:val="000000"/>
            <w:sz w:val="21"/>
            <w:szCs w:val="21"/>
          </w:rPr>
          <w:t>，</w:t>
        </w:r>
      </w:ins>
      <w:ins w:id="218" w:author="运璐 何" w:date="2025-12-01T16:17:00Z">
        <w:r w:rsidR="0039357A">
          <w:rPr>
            <w:rFonts w:hint="eastAsia"/>
            <w:color w:val="000000"/>
            <w:sz w:val="21"/>
            <w:szCs w:val="21"/>
          </w:rPr>
          <w:t>具体的公式为</w:t>
        </w:r>
      </w:ins>
      <w:ins w:id="219" w:author="运璐 何" w:date="2025-12-01T15:57:00Z">
        <w:r w:rsidR="00987764" w:rsidRPr="00987764">
          <w:rPr>
            <w:color w:val="000000"/>
            <w:sz w:val="21"/>
            <w:szCs w:val="21"/>
          </w:rPr>
          <w:t>：</w:t>
        </w:r>
      </w:ins>
    </w:p>
    <w:p w14:paraId="1CD7DBD3" w14:textId="79F5187B" w:rsidR="005B0576" w:rsidRPr="005B0576" w:rsidRDefault="00C22CE4" w:rsidP="005B0576">
      <w:pPr>
        <w:spacing w:line="360" w:lineRule="auto"/>
        <w:ind w:firstLineChars="196" w:firstLine="412"/>
        <w:rPr>
          <w:ins w:id="220" w:author="运璐 何" w:date="2025-12-01T16:25:00Z"/>
          <w:color w:val="000000"/>
          <w:sz w:val="21"/>
          <w:szCs w:val="21"/>
        </w:rPr>
      </w:pPr>
      <m:oMathPara>
        <m:oMath>
          <m:eqArr>
            <m:eqArrPr>
              <m:maxDist m:val="1"/>
              <m:ctrlPr>
                <w:ins w:id="221" w:author="运璐 何" w:date="2025-12-01T16:27:00Z">
                  <w:rPr>
                    <w:rFonts w:ascii="Cambria Math" w:hAnsi="Cambria Math"/>
                    <w:i/>
                    <w:color w:val="000000"/>
                    <w:sz w:val="21"/>
                    <w:szCs w:val="21"/>
                  </w:rPr>
                </w:ins>
              </m:ctrlPr>
            </m:eqArrPr>
            <m:e>
              <m:sSub>
                <m:sSubPr>
                  <m:ctrlPr>
                    <w:ins w:id="222" w:author="运璐 何" w:date="2025-12-01T16:25:00Z">
                      <w:rPr>
                        <w:rFonts w:ascii="Cambria Math" w:hAnsi="Cambria Math"/>
                        <w:i/>
                        <w:color w:val="000000"/>
                        <w:sz w:val="21"/>
                        <w:szCs w:val="21"/>
                      </w:rPr>
                    </w:ins>
                  </m:ctrlPr>
                </m:sSubPr>
                <m:e>
                  <m:r>
                    <w:ins w:id="223" w:author="运璐 何" w:date="2025-12-01T16:25:00Z">
                      <w:rPr>
                        <w:rFonts w:ascii="Cambria Math" w:hAnsi="Cambria Math"/>
                        <w:color w:val="000000"/>
                        <w:sz w:val="21"/>
                        <w:szCs w:val="21"/>
                      </w:rPr>
                      <m:t>J</m:t>
                    </w:ins>
                  </m:r>
                </m:e>
                <m:sub>
                  <m:r>
                    <w:ins w:id="224" w:author="运璐 何" w:date="2025-12-01T16:25:00Z">
                      <w:rPr>
                        <w:rFonts w:ascii="Cambria Math" w:hAnsi="Cambria Math"/>
                        <w:color w:val="000000"/>
                        <w:sz w:val="21"/>
                        <w:szCs w:val="21"/>
                      </w:rPr>
                      <m:t>r</m:t>
                    </w:ins>
                  </m:r>
                </m:sub>
              </m:sSub>
              <m:r>
                <w:ins w:id="225" w:author="运璐 何" w:date="2025-12-01T16:25:00Z">
                  <w:rPr>
                    <w:rFonts w:ascii="Cambria Math" w:hAnsi="Cambria Math"/>
                    <w:color w:val="000000"/>
                    <w:sz w:val="21"/>
                    <w:szCs w:val="21"/>
                  </w:rPr>
                  <m:t>=</m:t>
                </w:ins>
              </m:r>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f>
                    <m:fPr>
                      <m:ctrlPr>
                        <w:rPr>
                          <w:rFonts w:ascii="Cambria Math" w:hAnsi="Cambria Math"/>
                          <w:color w:val="000000"/>
                          <w:sz w:val="21"/>
                          <w:szCs w:val="21"/>
                        </w:rPr>
                      </m:ctrlPr>
                    </m:fPr>
                    <m:num>
                      <m:sSub>
                        <m:sSubPr>
                          <m:ctrlPr>
                            <w:ins w:id="226" w:author="运璐 何" w:date="2025-12-01T16:25:00Z">
                              <w:rPr>
                                <w:rFonts w:ascii="Cambria Math" w:hAnsi="Cambria Math"/>
                                <w:i/>
                                <w:color w:val="000000"/>
                                <w:sz w:val="21"/>
                                <w:szCs w:val="21"/>
                              </w:rPr>
                            </w:ins>
                          </m:ctrlPr>
                        </m:sSubPr>
                        <m:e>
                          <m:r>
                            <w:ins w:id="227" w:author="运璐 何" w:date="2025-12-01T16:25:00Z">
                              <w:rPr>
                                <w:rFonts w:ascii="Cambria Math" w:hAnsi="Cambria Math"/>
                                <w:color w:val="000000"/>
                                <w:sz w:val="21"/>
                                <w:szCs w:val="21"/>
                              </w:rPr>
                              <m:t>P</m:t>
                            </w:ins>
                          </m:r>
                        </m:e>
                        <m:sub>
                          <m:r>
                            <w:ins w:id="228" w:author="运璐 何" w:date="2025-12-01T16:25:00Z">
                              <w:rPr>
                                <w:rFonts w:ascii="Cambria Math" w:hAnsi="Cambria Math"/>
                                <w:color w:val="000000"/>
                                <w:sz w:val="21"/>
                                <w:szCs w:val="21"/>
                              </w:rPr>
                              <m:t>J</m:t>
                            </w:ins>
                          </m:r>
                        </m:sub>
                      </m:sSub>
                      <m:ctrlPr>
                        <w:rPr>
                          <w:rFonts w:ascii="Cambria Math" w:hAnsi="Cambria Math"/>
                          <w:i/>
                          <w:color w:val="000000"/>
                          <w:sz w:val="21"/>
                          <w:szCs w:val="21"/>
                        </w:rPr>
                      </m:ctrlPr>
                    </m:num>
                    <m:den>
                      <m:f>
                        <m:fPr>
                          <m:ctrlPr>
                            <w:rPr>
                              <w:rFonts w:ascii="Cambria Math" w:hAnsi="Cambria Math"/>
                              <w:color w:val="000000"/>
                              <w:sz w:val="21"/>
                              <w:szCs w:val="21"/>
                            </w:rPr>
                          </m:ctrlPr>
                        </m:fPr>
                        <m:num>
                          <m:sSub>
                            <m:sSubPr>
                              <m:ctrlPr>
                                <w:ins w:id="229" w:author="运璐 何" w:date="2025-12-01T16:25:00Z">
                                  <w:rPr>
                                    <w:rFonts w:ascii="Cambria Math" w:hAnsi="Cambria Math"/>
                                    <w:i/>
                                    <w:color w:val="000000"/>
                                    <w:sz w:val="21"/>
                                    <w:szCs w:val="21"/>
                                  </w:rPr>
                                </w:ins>
                              </m:ctrlPr>
                            </m:sSubPr>
                            <m:e>
                              <m:r>
                                <w:ins w:id="230" w:author="运璐 何" w:date="2025-12-01T16:25:00Z">
                                  <w:rPr>
                                    <w:rFonts w:ascii="Cambria Math" w:hAnsi="Cambria Math"/>
                                    <w:color w:val="000000"/>
                                    <w:sz w:val="21"/>
                                    <w:szCs w:val="21"/>
                                  </w:rPr>
                                  <m:t>P</m:t>
                                </w:ins>
                              </m:r>
                            </m:e>
                            <m:sub>
                              <m:r>
                                <w:ins w:id="231" w:author="运璐 何" w:date="2025-12-01T16:25:00Z">
                                  <w:rPr>
                                    <w:rFonts w:ascii="Cambria Math" w:hAnsi="Cambria Math"/>
                                    <w:color w:val="000000"/>
                                    <w:sz w:val="21"/>
                                    <w:szCs w:val="21"/>
                                  </w:rPr>
                                  <m:t>i</m:t>
                                </w:ins>
                              </m:r>
                            </m:sub>
                          </m:sSub>
                          <m:ctrlPr>
                            <w:rPr>
                              <w:rFonts w:ascii="Cambria Math" w:hAnsi="Cambria Math"/>
                              <w:i/>
                              <w:color w:val="000000"/>
                              <w:sz w:val="21"/>
                              <w:szCs w:val="21"/>
                            </w:rPr>
                          </m:ctrlPr>
                        </m:num>
                        <m:den>
                          <m:sSub>
                            <m:sSubPr>
                              <m:ctrlPr>
                                <w:ins w:id="232" w:author="运璐 何" w:date="2025-12-01T16:25:00Z">
                                  <w:rPr>
                                    <w:rFonts w:ascii="Cambria Math" w:hAnsi="Cambria Math"/>
                                    <w:i/>
                                    <w:color w:val="000000"/>
                                    <w:sz w:val="21"/>
                                    <w:szCs w:val="21"/>
                                  </w:rPr>
                                </w:ins>
                              </m:ctrlPr>
                            </m:sSubPr>
                            <m:e>
                              <m:r>
                                <w:ins w:id="233" w:author="运璐 何" w:date="2025-12-01T20:40:00Z">
                                  <m:rPr>
                                    <m:sty m:val="p"/>
                                  </m:rPr>
                                  <w:rPr>
                                    <w:rFonts w:ascii="Cambria Math" w:hAnsi="Cambria Math"/>
                                    <w:color w:val="000000"/>
                                    <w:sz w:val="21"/>
                                    <w:szCs w:val="21"/>
                                  </w:rPr>
                                  <m:t>9</m:t>
                                </w:ins>
                              </m:r>
                              <m:r>
                                <m:rPr>
                                  <m:sty m:val="p"/>
                                </m:rPr>
                                <w:rPr>
                                  <w:rFonts w:ascii="Cambria Math" w:hAnsi="Cambria Math"/>
                                  <w:color w:val="000000"/>
                                  <w:sz w:val="21"/>
                                  <w:szCs w:val="21"/>
                                </w:rPr>
                                <m:t>γ</m:t>
                              </m:r>
                            </m:e>
                            <m:sub>
                              <m:r>
                                <w:ins w:id="234" w:author="运璐 何" w:date="2025-12-01T16:25:00Z">
                                  <w:rPr>
                                    <w:rFonts w:ascii="Cambria Math" w:hAnsi="Cambria Math"/>
                                    <w:color w:val="000000"/>
                                    <w:sz w:val="21"/>
                                    <w:szCs w:val="21"/>
                                  </w:rPr>
                                  <m:t>th</m:t>
                                </w:ins>
                              </m:r>
                            </m:sub>
                          </m:sSub>
                          <m:sSup>
                            <m:sSupPr>
                              <m:ctrlPr>
                                <w:ins w:id="235" w:author="运璐 何" w:date="2025-12-01T16:29:00Z">
                                  <w:rPr>
                                    <w:rFonts w:ascii="Cambria Math" w:hAnsi="Cambria Math"/>
                                    <w:i/>
                                    <w:color w:val="000000"/>
                                    <w:sz w:val="21"/>
                                    <w:szCs w:val="21"/>
                                  </w:rPr>
                                </w:ins>
                              </m:ctrlPr>
                            </m:sSupPr>
                            <m:e>
                              <m:r>
                                <w:ins w:id="236" w:author="运璐 何" w:date="2025-12-01T16:29:00Z">
                                  <w:rPr>
                                    <w:rFonts w:ascii="Cambria Math" w:hAnsi="Cambria Math" w:hint="eastAsia"/>
                                    <w:color w:val="000000"/>
                                    <w:sz w:val="21"/>
                                    <w:szCs w:val="21"/>
                                  </w:rPr>
                                  <m:t>s</m:t>
                                </w:ins>
                              </m:r>
                            </m:e>
                            <m:sup>
                              <m:r>
                                <w:ins w:id="237" w:author="运璐 何" w:date="2025-12-01T16:29:00Z">
                                  <w:rPr>
                                    <w:rFonts w:ascii="Cambria Math" w:hAnsi="Cambria Math"/>
                                    <w:color w:val="000000"/>
                                    <w:sz w:val="21"/>
                                    <w:szCs w:val="21"/>
                                  </w:rPr>
                                  <m:t>2</m:t>
                                </w:ins>
                              </m:r>
                            </m:sup>
                          </m:sSup>
                          <m:ctrlPr>
                            <w:rPr>
                              <w:rFonts w:ascii="Cambria Math" w:hAnsi="Cambria Math"/>
                              <w:i/>
                              <w:color w:val="000000"/>
                              <w:sz w:val="21"/>
                              <w:szCs w:val="21"/>
                            </w:rPr>
                          </m:ctrlPr>
                        </m:den>
                      </m:f>
                      <m:r>
                        <w:ins w:id="238" w:author="运璐 何" w:date="2025-12-01T16:25:00Z">
                          <w:rPr>
                            <w:rFonts w:ascii="Cambria Math" w:hAnsi="Cambria Math"/>
                            <w:color w:val="000000"/>
                            <w:sz w:val="21"/>
                            <w:szCs w:val="21"/>
                          </w:rPr>
                          <m:t>-</m:t>
                        </w:ins>
                      </m:r>
                      <m:sSub>
                        <m:sSubPr>
                          <m:ctrlPr>
                            <w:ins w:id="239" w:author="运璐 何" w:date="2025-12-01T16:25:00Z">
                              <w:rPr>
                                <w:rFonts w:ascii="Cambria Math" w:hAnsi="Cambria Math"/>
                                <w:i/>
                                <w:color w:val="000000"/>
                                <w:sz w:val="21"/>
                                <w:szCs w:val="21"/>
                              </w:rPr>
                            </w:ins>
                          </m:ctrlPr>
                        </m:sSubPr>
                        <m:e>
                          <m:r>
                            <w:ins w:id="240" w:author="运璐 何" w:date="2025-12-01T16:25:00Z">
                              <w:rPr>
                                <w:rFonts w:ascii="Cambria Math" w:hAnsi="Cambria Math"/>
                                <w:color w:val="000000"/>
                                <w:sz w:val="21"/>
                                <w:szCs w:val="21"/>
                              </w:rPr>
                              <m:t>N</m:t>
                            </w:ins>
                          </m:r>
                        </m:e>
                        <m:sub>
                          <m:r>
                            <w:ins w:id="241" w:author="运璐 何" w:date="2025-12-01T16:25:00Z">
                              <w:rPr>
                                <w:rFonts w:ascii="Cambria Math" w:hAnsi="Cambria Math"/>
                                <w:color w:val="000000"/>
                                <w:sz w:val="21"/>
                                <w:szCs w:val="21"/>
                              </w:rPr>
                              <m:t>0</m:t>
                            </w:ins>
                          </m:r>
                        </m:sub>
                      </m:sSub>
                      <m:r>
                        <w:ins w:id="242" w:author="运璐 何" w:date="2025-12-01T16:25:00Z">
                          <w:rPr>
                            <w:rFonts w:ascii="Cambria Math" w:hAnsi="Cambria Math"/>
                            <w:color w:val="000000"/>
                            <w:sz w:val="21"/>
                            <w:szCs w:val="21"/>
                          </w:rPr>
                          <m:t>B</m:t>
                        </w:ins>
                      </m:r>
                      <m:r>
                        <m:rPr>
                          <m:sty m:val="p"/>
                        </m:rPr>
                        <w:rPr>
                          <w:rFonts w:ascii="Cambria Math" w:hAnsi="Cambria Math"/>
                          <w:color w:val="000000"/>
                          <w:sz w:val="21"/>
                          <w:szCs w:val="21"/>
                        </w:rPr>
                        <m:t>⋅</m:t>
                      </m:r>
                      <m:f>
                        <m:fPr>
                          <m:ctrlPr>
                            <w:rPr>
                              <w:rFonts w:ascii="Cambria Math" w:hAnsi="Cambria Math"/>
                              <w:color w:val="000000"/>
                              <w:sz w:val="21"/>
                              <w:szCs w:val="21"/>
                            </w:rPr>
                          </m:ctrlPr>
                        </m:fPr>
                        <m:num>
                          <m:r>
                            <w:ins w:id="243" w:author="运璐 何" w:date="2025-12-01T16:25:00Z">
                              <w:rPr>
                                <w:rFonts w:ascii="Cambria Math" w:hAnsi="Cambria Math"/>
                                <w:color w:val="000000"/>
                                <w:sz w:val="21"/>
                                <w:szCs w:val="21"/>
                              </w:rPr>
                              <m:t>4</m:t>
                            </w:ins>
                          </m:r>
                          <m:r>
                            <m:rPr>
                              <m:sty m:val="p"/>
                            </m:rPr>
                            <w:rPr>
                              <w:rFonts w:ascii="Cambria Math" w:hAnsi="Cambria Math"/>
                              <w:color w:val="000000"/>
                              <w:sz w:val="21"/>
                              <w:szCs w:val="21"/>
                            </w:rPr>
                            <m:t>π</m:t>
                          </m:r>
                          <m:ctrlPr>
                            <w:rPr>
                              <w:rFonts w:ascii="Cambria Math" w:hAnsi="Cambria Math"/>
                              <w:i/>
                              <w:color w:val="000000"/>
                              <w:sz w:val="21"/>
                              <w:szCs w:val="21"/>
                            </w:rPr>
                          </m:ctrlPr>
                        </m:num>
                        <m:den>
                          <m:r>
                            <m:rPr>
                              <m:sty m:val="p"/>
                            </m:rPr>
                            <w:rPr>
                              <w:rFonts w:ascii="Cambria Math" w:hAnsi="Cambria Math"/>
                              <w:color w:val="000000"/>
                              <w:sz w:val="21"/>
                              <w:szCs w:val="21"/>
                            </w:rPr>
                            <m:t>λ</m:t>
                          </m:r>
                          <m:ctrlPr>
                            <w:rPr>
                              <w:rFonts w:ascii="Cambria Math" w:hAnsi="Cambria Math"/>
                              <w:i/>
                              <w:color w:val="000000"/>
                              <w:sz w:val="21"/>
                              <w:szCs w:val="21"/>
                            </w:rPr>
                          </m:ctrlPr>
                        </m:den>
                      </m:f>
                      <m:sSup>
                        <m:sSupPr>
                          <m:ctrlPr>
                            <w:ins w:id="244" w:author="运璐 何" w:date="2025-12-01T16:25:00Z">
                              <w:rPr>
                                <w:rFonts w:ascii="Cambria Math" w:hAnsi="Cambria Math"/>
                                <w:i/>
                                <w:color w:val="000000"/>
                                <w:sz w:val="21"/>
                                <w:szCs w:val="21"/>
                              </w:rPr>
                            </w:ins>
                          </m:ctrlPr>
                        </m:sSupPr>
                        <m:e>
                          <m:r>
                            <w:ins w:id="245" w:author="运璐 何" w:date="2025-12-01T16:25:00Z">
                              <w:rPr>
                                <w:rFonts w:ascii="Cambria Math" w:hAnsi="Cambria Math"/>
                                <w:color w:val="000000"/>
                                <w:sz w:val="21"/>
                                <w:szCs w:val="21"/>
                              </w:rPr>
                              <m:t>10</m:t>
                            </w:ins>
                          </m:r>
                        </m:e>
                        <m:sup>
                          <m:f>
                            <m:fPr>
                              <m:ctrlPr>
                                <w:rPr>
                                  <w:rFonts w:ascii="Cambria Math" w:hAnsi="Cambria Math"/>
                                  <w:color w:val="000000"/>
                                  <w:sz w:val="21"/>
                                  <w:szCs w:val="21"/>
                                </w:rPr>
                              </m:ctrlPr>
                            </m:fPr>
                            <m:num>
                              <m:sSub>
                                <m:sSubPr>
                                  <m:ctrlPr>
                                    <w:ins w:id="246" w:author="运璐 何" w:date="2025-12-01T16:26:00Z">
                                      <w:rPr>
                                        <w:rFonts w:ascii="Cambria Math" w:hAnsi="Cambria Math"/>
                                        <w:color w:val="000000"/>
                                        <w:sz w:val="21"/>
                                        <w:szCs w:val="21"/>
                                      </w:rPr>
                                    </w:ins>
                                  </m:ctrlPr>
                                </m:sSubPr>
                                <m:e>
                                  <m:r>
                                    <w:ins w:id="247" w:author="运璐 何" w:date="2025-12-01T16:26:00Z">
                                      <w:rPr>
                                        <w:rFonts w:ascii="Cambria Math" w:hAnsi="Cambria Math"/>
                                        <w:color w:val="000000"/>
                                        <w:sz w:val="21"/>
                                        <w:szCs w:val="21"/>
                                      </w:rPr>
                                      <m:t>L</m:t>
                                    </w:ins>
                                  </m:r>
                                </m:e>
                                <m:sub>
                                  <m:r>
                                    <w:ins w:id="248" w:author="运璐 何" w:date="2025-12-01T16:26:00Z">
                                      <w:rPr>
                                        <w:rFonts w:ascii="Cambria Math" w:hAnsi="Cambria Math"/>
                                        <w:color w:val="000000"/>
                                        <w:sz w:val="21"/>
                                        <w:szCs w:val="21"/>
                                      </w:rPr>
                                      <m:t>LOS</m:t>
                                    </w:ins>
                                  </m:r>
                                </m:sub>
                              </m:sSub>
                              <m:ctrlPr>
                                <w:rPr>
                                  <w:rFonts w:ascii="Cambria Math" w:hAnsi="Cambria Math"/>
                                  <w:i/>
                                  <w:color w:val="000000"/>
                                  <w:sz w:val="21"/>
                                  <w:szCs w:val="21"/>
                                </w:rPr>
                              </m:ctrlPr>
                            </m:num>
                            <m:den>
                              <m:r>
                                <w:ins w:id="249" w:author="运璐 何" w:date="2025-12-01T16:25:00Z">
                                  <w:rPr>
                                    <w:rFonts w:ascii="Cambria Math" w:hAnsi="Cambria Math"/>
                                    <w:color w:val="000000"/>
                                    <w:sz w:val="21"/>
                                    <w:szCs w:val="21"/>
                                  </w:rPr>
                                  <m:t>10</m:t>
                                </w:ins>
                              </m:r>
                              <m:ctrlPr>
                                <w:rPr>
                                  <w:rFonts w:ascii="Cambria Math" w:hAnsi="Cambria Math"/>
                                  <w:i/>
                                  <w:color w:val="000000"/>
                                  <w:sz w:val="21"/>
                                  <w:szCs w:val="21"/>
                                </w:rPr>
                              </m:ctrlPr>
                            </m:den>
                          </m:f>
                        </m:sup>
                      </m:sSup>
                      <m:ctrlPr>
                        <w:rPr>
                          <w:rFonts w:ascii="Cambria Math" w:hAnsi="Cambria Math"/>
                          <w:i/>
                          <w:color w:val="000000"/>
                          <w:sz w:val="21"/>
                          <w:szCs w:val="21"/>
                        </w:rPr>
                      </m:ctrlPr>
                    </m:den>
                  </m:f>
                </m:e>
              </m:rad>
              <m:r>
                <w:rPr>
                  <w:rFonts w:ascii="Cambria Math" w:hAnsi="Cambria Math"/>
                  <w:color w:val="000000"/>
                  <w:sz w:val="21"/>
                  <w:szCs w:val="21"/>
                </w:rPr>
                <m:t>#</m:t>
              </m:r>
              <m:d>
                <m:dPr>
                  <m:ctrlPr>
                    <w:ins w:id="250" w:author="运璐 何" w:date="2025-12-01T16:27:00Z">
                      <w:rPr>
                        <w:rFonts w:ascii="Cambria Math" w:hAnsi="Cambria Math"/>
                        <w:i/>
                        <w:color w:val="000000"/>
                        <w:sz w:val="21"/>
                        <w:szCs w:val="21"/>
                      </w:rPr>
                    </w:ins>
                  </m:ctrlPr>
                </m:dPr>
                <m:e>
                  <m:r>
                    <w:ins w:id="251" w:author="运璐 何" w:date="2025-12-01T16:27:00Z">
                      <w:rPr>
                        <w:rFonts w:ascii="Cambria Math" w:hAnsi="Cambria Math"/>
                        <w:color w:val="000000"/>
                        <w:sz w:val="21"/>
                        <w:szCs w:val="21"/>
                      </w:rPr>
                      <m:t>27</m:t>
                    </w:ins>
                  </m:r>
                </m:e>
              </m:d>
            </m:e>
          </m:eqArr>
        </m:oMath>
      </m:oMathPara>
    </w:p>
    <w:p w14:paraId="0E0EA67F" w14:textId="6E832C69" w:rsidR="006229EB" w:rsidRPr="00A9585A" w:rsidRDefault="00CF1BDF" w:rsidP="00172A5F">
      <w:pPr>
        <w:spacing w:line="360" w:lineRule="auto"/>
        <w:ind w:firstLineChars="196" w:firstLine="412"/>
        <w:rPr>
          <w:color w:val="000000"/>
          <w:sz w:val="21"/>
          <w:szCs w:val="21"/>
        </w:rPr>
      </w:pPr>
      <w:ins w:id="252" w:author="运璐 何" w:date="2025-12-01T16:48:00Z">
        <w:r>
          <w:rPr>
            <w:rFonts w:hint="eastAsia"/>
            <w:color w:val="000000"/>
            <w:sz w:val="21"/>
            <w:szCs w:val="21"/>
          </w:rPr>
          <w:t>可以得到对应</w:t>
        </w:r>
      </w:ins>
      <w:ins w:id="253" w:author="运璐 何" w:date="2025-12-01T20:42:00Z">
        <w:r w:rsidR="00FD7133">
          <w:rPr>
            <w:rFonts w:hint="eastAsia"/>
            <w:color w:val="000000"/>
            <w:sz w:val="21"/>
            <w:szCs w:val="21"/>
          </w:rPr>
          <w:t>干扰功率区间内对应</w:t>
        </w:r>
      </w:ins>
      <w:commentRangeStart w:id="254"/>
      <w:commentRangeStart w:id="255"/>
      <w:r w:rsidR="0064189B" w:rsidRPr="0064189B">
        <w:rPr>
          <w:color w:val="000000"/>
          <w:sz w:val="21"/>
          <w:szCs w:val="21"/>
        </w:rPr>
        <w:t>干扰半径</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J</m:t>
            </m:r>
          </m:e>
          <m:sub>
            <m:r>
              <w:rPr>
                <w:rFonts w:ascii="Cambria Math" w:hAnsi="Cambria Math"/>
                <w:color w:val="000000"/>
                <w:sz w:val="21"/>
                <w:szCs w:val="21"/>
              </w:rPr>
              <m:t>r</m:t>
            </m:r>
          </m:sub>
        </m:sSub>
        <m:r>
          <m:rPr>
            <m:sty m:val="p"/>
          </m:rPr>
          <w:rPr>
            <w:rFonts w:ascii="Cambria Math" w:hAnsi="Cambria Math"/>
            <w:color w:val="000000"/>
            <w:sz w:val="21"/>
            <w:szCs w:val="21"/>
          </w:rPr>
          <m:t>=50–</m:t>
        </m:r>
        <m:r>
          <w:ins w:id="256" w:author="运璐 何" w:date="2025-12-01T16:48:00Z">
            <m:rPr>
              <m:sty m:val="p"/>
            </m:rPr>
            <w:rPr>
              <w:rFonts w:ascii="Cambria Math" w:hAnsi="Cambria Math"/>
              <w:color w:val="000000"/>
              <w:sz w:val="21"/>
              <w:szCs w:val="21"/>
            </w:rPr>
            <m:t>170</m:t>
          </w:ins>
        </m:r>
        <m:r>
          <w:del w:id="257" w:author="运璐 何" w:date="2025-12-01T16:48:00Z">
            <m:rPr>
              <m:sty m:val="p"/>
            </m:rPr>
            <w:rPr>
              <w:rFonts w:ascii="Cambria Math" w:hAnsi="Cambria Math"/>
              <w:color w:val="000000"/>
              <w:sz w:val="21"/>
              <w:szCs w:val="21"/>
            </w:rPr>
            <m:t>200</m:t>
          </w:del>
        </m:r>
        <m:r>
          <m:rPr>
            <m:sty m:val="p"/>
          </m:rPr>
          <w:rPr>
            <w:rFonts w:ascii="Cambria Math" w:hAnsi="Cambria Math"/>
            <w:color w:val="000000"/>
            <w:sz w:val="21"/>
            <w:szCs w:val="21"/>
          </w:rPr>
          <m:t> </m:t>
        </m:r>
        <m:r>
          <w:rPr>
            <w:rFonts w:ascii="Cambria Math" w:hAnsi="Cambria Math"/>
            <w:color w:val="000000"/>
            <w:sz w:val="21"/>
            <w:szCs w:val="21"/>
          </w:rPr>
          <m:t>m</m:t>
        </m:r>
        <w:commentRangeEnd w:id="254"/>
        <m:r>
          <m:rPr>
            <m:sty m:val="p"/>
          </m:rPr>
          <w:rPr>
            <w:rStyle w:val="ac"/>
            <w:rFonts w:ascii="Cambria Math" w:hAnsi="Cambria Math"/>
          </w:rPr>
          <w:commentReference w:id="254"/>
        </m:r>
        <w:commentRangeEnd w:id="255"/>
        <m:r>
          <m:rPr>
            <m:sty m:val="p"/>
          </m:rPr>
          <w:rPr>
            <w:rStyle w:val="ac"/>
            <w:rFonts w:ascii="Cambria Math" w:hAnsi="Cambria Math"/>
          </w:rPr>
          <w:commentReference w:id="255"/>
        </m:r>
      </m:oMath>
      <w:r w:rsidR="0064189B" w:rsidRPr="0064189B">
        <w:rPr>
          <w:color w:val="000000"/>
          <w:sz w:val="21"/>
          <w:szCs w:val="21"/>
        </w:rPr>
        <w:t>。</w:t>
      </w:r>
      <w:r w:rsidR="007959BE">
        <w:rPr>
          <w:rFonts w:hint="eastAsia"/>
          <w:color w:val="000000"/>
          <w:sz w:val="21"/>
          <w:szCs w:val="21"/>
        </w:rPr>
        <w:t>考虑</w:t>
      </w:r>
      <w:r w:rsidR="007959BE" w:rsidRPr="0064189B">
        <w:rPr>
          <w:color w:val="000000"/>
          <w:sz w:val="21"/>
          <w:szCs w:val="21"/>
        </w:rPr>
        <w:t>避障优先通用原则</w:t>
      </w:r>
      <w:r w:rsidR="007959BE">
        <w:rPr>
          <w:rFonts w:hint="eastAsia"/>
          <w:color w:val="000000"/>
          <w:sz w:val="21"/>
          <w:szCs w:val="21"/>
        </w:rPr>
        <w:t>，本文</w:t>
      </w:r>
      <w:r w:rsidR="00122E0D">
        <w:rPr>
          <w:rFonts w:hint="eastAsia"/>
          <w:color w:val="000000"/>
          <w:sz w:val="21"/>
          <w:szCs w:val="21"/>
        </w:rPr>
        <w:t>设</w:t>
      </w:r>
      <w:r w:rsidR="0064189B" w:rsidRPr="0064189B">
        <w:rPr>
          <w:color w:val="000000"/>
          <w:sz w:val="21"/>
          <w:szCs w:val="21"/>
        </w:rPr>
        <w:t>目标引力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att</m:t>
            </m:r>
          </m:sub>
        </m:sSub>
        <m:r>
          <m:rPr>
            <m:sty m:val="p"/>
          </m:rPr>
          <w:rPr>
            <w:rFonts w:ascii="Cambria Math" w:hAnsi="Cambria Math"/>
            <w:color w:val="000000"/>
            <w:sz w:val="21"/>
            <w:szCs w:val="21"/>
          </w:rPr>
          <m:t>=10</m:t>
        </m:r>
      </m:oMath>
      <w:r w:rsidR="0064189B" w:rsidRPr="0064189B">
        <w:rPr>
          <w:color w:val="000000"/>
          <w:sz w:val="21"/>
          <w:szCs w:val="21"/>
        </w:rPr>
        <w:t>、斥力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rep</m:t>
            </m:r>
          </m:sub>
        </m:sSub>
        <m:r>
          <m:rPr>
            <m:sty m:val="p"/>
          </m:rPr>
          <w:rPr>
            <w:rFonts w:ascii="Cambria Math" w:hAnsi="Cambria Math"/>
            <w:color w:val="000000"/>
            <w:sz w:val="21"/>
            <w:szCs w:val="21"/>
          </w:rPr>
          <m:t>=1000</m:t>
        </m:r>
      </m:oMath>
      <w:r w:rsidR="0064189B" w:rsidRPr="0064189B">
        <w:rPr>
          <w:color w:val="000000"/>
          <w:sz w:val="21"/>
          <w:szCs w:val="21"/>
        </w:rPr>
        <w:t xml:space="preserve"> </w:t>
      </w:r>
      <w:r w:rsidR="00122E0D">
        <w:rPr>
          <w:rFonts w:hint="eastAsia"/>
          <w:color w:val="000000"/>
          <w:sz w:val="21"/>
          <w:szCs w:val="21"/>
        </w:rPr>
        <w:t>、</w:t>
      </w:r>
      <w:r w:rsidR="0064189B" w:rsidRPr="0064189B">
        <w:rPr>
          <w:color w:val="000000"/>
          <w:sz w:val="21"/>
          <w:szCs w:val="21"/>
        </w:rPr>
        <w:t>通信保持力</w:t>
      </w:r>
      <w:r w:rsidR="0064189B" w:rsidRPr="0064189B">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k</m:t>
            </m:r>
          </m:e>
          <m:sub>
            <m:r>
              <m:rPr>
                <m:nor/>
              </m:rPr>
              <w:rPr>
                <w:color w:val="000000"/>
                <w:sz w:val="21"/>
                <w:szCs w:val="21"/>
              </w:rPr>
              <m:t>coh</m:t>
            </m:r>
          </m:sub>
        </m:sSub>
        <m:r>
          <m:rPr>
            <m:sty m:val="p"/>
          </m:rPr>
          <w:rPr>
            <w:rFonts w:ascii="Cambria Math" w:hAnsi="Cambria Math"/>
            <w:color w:val="000000"/>
            <w:sz w:val="21"/>
            <w:szCs w:val="21"/>
          </w:rPr>
          <m:t>=1</m:t>
        </m:r>
      </m:oMath>
      <w:r w:rsidR="0064189B" w:rsidRPr="0064189B">
        <w:rPr>
          <w:color w:val="000000"/>
          <w:sz w:val="21"/>
          <w:szCs w:val="21"/>
        </w:rPr>
        <w:t>。</w:t>
      </w:r>
      <w:r w:rsidR="0064189B">
        <w:rPr>
          <w:rFonts w:hint="eastAsia"/>
          <w:color w:val="000000"/>
          <w:sz w:val="21"/>
          <w:szCs w:val="21"/>
        </w:rPr>
        <w:t>相关</w:t>
      </w:r>
      <w:r w:rsidR="005E66CE" w:rsidRPr="00A9585A">
        <w:rPr>
          <w:rFonts w:hint="eastAsia"/>
          <w:color w:val="000000"/>
          <w:sz w:val="21"/>
          <w:szCs w:val="21"/>
        </w:rPr>
        <w:t>仿真参数设置如表</w:t>
      </w:r>
      <w:r w:rsidR="006229EB" w:rsidRPr="00A9585A">
        <w:rPr>
          <w:rFonts w:hint="eastAsia"/>
          <w:color w:val="000000"/>
          <w:sz w:val="21"/>
          <w:szCs w:val="21"/>
        </w:rPr>
        <w:t>1</w:t>
      </w:r>
      <w:r w:rsidR="005E66CE" w:rsidRPr="00A9585A">
        <w:rPr>
          <w:rFonts w:hint="eastAsia"/>
          <w:color w:val="000000"/>
          <w:sz w:val="21"/>
          <w:szCs w:val="21"/>
        </w:rPr>
        <w:t>所示</w:t>
      </w:r>
      <w:r w:rsidR="00AC6193">
        <w:rPr>
          <w:rFonts w:hint="eastAsia"/>
          <w:color w:val="000000"/>
          <w:sz w:val="21"/>
          <w:szCs w:val="21"/>
        </w:rPr>
        <w:t>。</w:t>
      </w:r>
    </w:p>
    <w:p w14:paraId="167DD09D" w14:textId="677D9DFC" w:rsidR="005E66CE" w:rsidRPr="00A9585A" w:rsidRDefault="005E66CE" w:rsidP="00A9585A">
      <w:pPr>
        <w:pStyle w:val="aff2"/>
      </w:pPr>
      <w:r w:rsidRPr="00A9585A">
        <w:rPr>
          <w:rFonts w:hint="eastAsia"/>
        </w:rPr>
        <w:lastRenderedPageBreak/>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trPr>
        <w:tc>
          <w:tcPr>
            <w:tcW w:w="2137" w:type="dxa"/>
          </w:tcPr>
          <w:p w14:paraId="5D3CBD8F" w14:textId="3D370DD8" w:rsidR="0084022A" w:rsidRPr="00A9585A" w:rsidRDefault="0084022A" w:rsidP="003D4ACB">
            <w:pPr>
              <w:pStyle w:val="a1"/>
              <w:spacing w:line="360" w:lineRule="auto"/>
              <w:ind w:firstLineChars="98" w:firstLine="206"/>
              <w:jc w:val="center"/>
              <w:rPr>
                <w:szCs w:val="21"/>
              </w:rPr>
            </w:pPr>
            <w:r>
              <w:rPr>
                <w:rFonts w:hint="eastAsia"/>
                <w:szCs w:val="21"/>
              </w:rPr>
              <w:t>无人机功率</w:t>
            </w:r>
          </w:p>
        </w:tc>
        <w:tc>
          <w:tcPr>
            <w:tcW w:w="2683" w:type="dxa"/>
          </w:tcPr>
          <w:p w14:paraId="7E40F009" w14:textId="7E18525D" w:rsidR="0084022A" w:rsidRDefault="00C22CE4" w:rsidP="003D4ACB">
            <w:pPr>
              <w:pStyle w:val="a1"/>
              <w:spacing w:line="360" w:lineRule="auto"/>
              <w:ind w:firstLineChars="147" w:firstLine="309"/>
              <w:jc w:val="center"/>
              <w:rPr>
                <w:szCs w:val="21"/>
              </w:rPr>
            </w:pPr>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hint="eastAsia"/>
                      <w:color w:val="000000"/>
                      <w:szCs w:val="21"/>
                    </w:rPr>
                    <m:t>i</m:t>
                  </m:r>
                </m:sub>
              </m:sSub>
              <m:r>
                <w:rPr>
                  <w:rFonts w:ascii="Cambria Math" w:hAnsi="Cambria Math"/>
                  <w:color w:val="000000"/>
                  <w:szCs w:val="21"/>
                </w:rPr>
                <m:t>=25</m:t>
              </m:r>
              <m:r>
                <w:rPr>
                  <w:rFonts w:ascii="Cambria Math" w:hAnsi="Cambria Math" w:hint="eastAsia"/>
                  <w:color w:val="000000"/>
                  <w:szCs w:val="21"/>
                </w:rPr>
                <m:t>d</m:t>
              </m:r>
              <m:r>
                <w:rPr>
                  <w:rFonts w:ascii="Cambria Math" w:hAnsi="Cambria Math"/>
                  <w:color w:val="000000"/>
                  <w:szCs w:val="21"/>
                </w:rPr>
                <m:t>B</m:t>
              </m:r>
            </m:oMath>
            <w:r w:rsidR="0084022A" w:rsidRPr="00B102B5">
              <w:rPr>
                <w:rFonts w:hint="eastAsia"/>
                <w:i/>
                <w:color w:val="000000"/>
                <w:szCs w:val="21"/>
              </w:rPr>
              <w:t>m</w:t>
            </w:r>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r w:rsidRPr="00A9585A">
              <w:rPr>
                <w:color w:val="000000"/>
                <w:szCs w:val="21"/>
              </w:rPr>
              <w:t>干扰源功率</w:t>
            </w:r>
          </w:p>
        </w:tc>
        <w:tc>
          <w:tcPr>
            <w:tcW w:w="2683" w:type="dxa"/>
          </w:tcPr>
          <w:p w14:paraId="470C37E0" w14:textId="64E6685C" w:rsidR="003D4ACB" w:rsidRPr="00A9585A" w:rsidRDefault="00C22CE4"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120BC080" w:rsidR="003D4ACB" w:rsidRPr="00A9585A" w:rsidRDefault="009458AE" w:rsidP="003D4ACB">
            <w:pPr>
              <w:pStyle w:val="a1"/>
              <w:spacing w:line="360" w:lineRule="auto"/>
              <w:ind w:firstLineChars="98" w:firstLine="206"/>
              <w:jc w:val="center"/>
              <w:rPr>
                <w:szCs w:val="21"/>
              </w:rPr>
            </w:pPr>
            <w:r>
              <w:rPr>
                <w:rFonts w:hint="eastAsia"/>
                <w:color w:val="000000"/>
                <w:szCs w:val="21"/>
              </w:rPr>
              <w:t>首</w:t>
            </w:r>
            <w:r w:rsidR="009B7D45">
              <w:rPr>
                <w:rFonts w:hint="eastAsia"/>
                <w:color w:val="000000"/>
                <w:szCs w:val="21"/>
              </w:rPr>
              <w:t>个</w:t>
            </w:r>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C22CE4"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C22CE4"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17FFECC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r w:rsidRPr="00A9585A">
              <w:rPr>
                <w:color w:val="000000"/>
                <w:szCs w:val="21"/>
              </w:rPr>
              <w:t>步长</w:t>
            </w:r>
          </w:p>
        </w:tc>
        <w:tc>
          <w:tcPr>
            <w:tcW w:w="2683" w:type="dxa"/>
          </w:tcPr>
          <w:p w14:paraId="1E7EE244" w14:textId="5BF51BB0"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 1.0</m:t>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=1.0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02A82C7" w:rsidR="0058032F" w:rsidRPr="00A9585A" w:rsidRDefault="00C22CE4"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r>
              <w:rPr>
                <w:rFonts w:hint="eastAsia"/>
                <w:color w:val="000000"/>
                <w:szCs w:val="21"/>
              </w:rPr>
              <w:t>局部规划</w:t>
            </w:r>
            <w:r w:rsidR="00862D7D" w:rsidRPr="00A9585A">
              <w:rPr>
                <w:color w:val="000000"/>
                <w:szCs w:val="21"/>
              </w:rPr>
              <w:t>步长</w:t>
            </w:r>
          </w:p>
        </w:tc>
        <w:tc>
          <w:tcPr>
            <w:tcW w:w="2683" w:type="dxa"/>
          </w:tcPr>
          <w:p w14:paraId="322E9550" w14:textId="1C05E96B" w:rsidR="00862D7D" w:rsidRPr="00A9585A" w:rsidRDefault="00C22CE4"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3E14656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r w:rsidRPr="00A9585A">
              <w:rPr>
                <w:color w:val="000000"/>
                <w:szCs w:val="21"/>
              </w:rPr>
              <w:t>干扰半径</w:t>
            </w:r>
          </w:p>
        </w:tc>
        <w:tc>
          <w:tcPr>
            <w:tcW w:w="2683" w:type="dxa"/>
          </w:tcPr>
          <w:p w14:paraId="307AD03C" w14:textId="347B242A" w:rsidR="00862D7D" w:rsidRPr="00A9585A" w:rsidRDefault="00C22CE4"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J</m:t>
                    </m:r>
                  </m:e>
                  <m:sub>
                    <m:r>
                      <w:rPr>
                        <w:rFonts w:ascii="Cambria Math" w:hAnsi="Cambria Math" w:hint="eastAsia"/>
                        <w:color w:val="000000"/>
                        <w:szCs w:val="21"/>
                      </w:rPr>
                      <m:t>r</m:t>
                    </m:r>
                  </m:sub>
                </m:sSub>
                <m:r>
                  <w:rPr>
                    <w:rFonts w:ascii="Cambria Math" w:hAnsi="Cambria Math"/>
                    <w:color w:val="000000"/>
                    <w:szCs w:val="21"/>
                  </w:rPr>
                  <m:t>=50m-170m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030C5433" w14:textId="5FC4CB29" w:rsidR="00DF617D" w:rsidRDefault="00172A5F" w:rsidP="00914007">
      <w:pPr>
        <w:spacing w:line="360" w:lineRule="auto"/>
        <w:ind w:firstLineChars="196" w:firstLine="412"/>
        <w:rPr>
          <w:color w:val="000000"/>
          <w:sz w:val="21"/>
          <w:szCs w:val="21"/>
        </w:rPr>
      </w:pPr>
      <w:r w:rsidRPr="00A9585A">
        <w:rPr>
          <w:color w:val="000000"/>
          <w:sz w:val="21"/>
          <w:szCs w:val="21"/>
        </w:rPr>
        <w:t>为了定量评价算法的性能，本文采用</w:t>
      </w:r>
      <w:r w:rsidR="000B028D">
        <w:rPr>
          <w:rFonts w:hint="eastAsia"/>
          <w:color w:val="000000"/>
          <w:sz w:val="21"/>
          <w:szCs w:val="21"/>
        </w:rPr>
        <w:t>通信</w:t>
      </w:r>
      <w:r w:rsidR="007D0D7A">
        <w:rPr>
          <w:color w:val="000000"/>
          <w:sz w:val="21"/>
          <w:szCs w:val="21"/>
        </w:rPr>
        <w:t>连通率</w:t>
      </w:r>
      <w:r w:rsidRPr="00A9585A">
        <w:rPr>
          <w:color w:val="000000"/>
          <w:sz w:val="21"/>
          <w:szCs w:val="21"/>
        </w:rPr>
        <w:t>与</w:t>
      </w:r>
      <w:commentRangeStart w:id="258"/>
      <w:commentRangeStart w:id="259"/>
      <w:r w:rsidR="00ED4D48">
        <w:rPr>
          <w:rFonts w:hint="eastAsia"/>
          <w:color w:val="000000"/>
          <w:sz w:val="21"/>
          <w:szCs w:val="21"/>
        </w:rPr>
        <w:t>平均到达</w:t>
      </w:r>
      <w:commentRangeEnd w:id="258"/>
      <w:r w:rsidR="00A0057C">
        <w:rPr>
          <w:rStyle w:val="ac"/>
        </w:rPr>
        <w:commentReference w:id="258"/>
      </w:r>
      <w:commentRangeEnd w:id="259"/>
      <w:r w:rsidR="009C77F3">
        <w:rPr>
          <w:rStyle w:val="ac"/>
        </w:rPr>
        <w:commentReference w:id="259"/>
      </w:r>
      <w:r w:rsidR="00EC518A">
        <w:rPr>
          <w:rFonts w:hint="eastAsia"/>
          <w:color w:val="000000"/>
          <w:sz w:val="21"/>
          <w:szCs w:val="21"/>
        </w:rPr>
        <w:t>时间</w:t>
      </w:r>
      <w:r w:rsidRPr="00A9585A">
        <w:rPr>
          <w:color w:val="000000"/>
          <w:sz w:val="21"/>
          <w:szCs w:val="21"/>
        </w:rPr>
        <w:t>作为主要指标。</w:t>
      </w:r>
    </w:p>
    <w:p w14:paraId="2F90272E" w14:textId="2CA3FF72" w:rsidR="00172A5F" w:rsidRDefault="000B028D" w:rsidP="007D0D7A">
      <w:pPr>
        <w:spacing w:line="360" w:lineRule="auto"/>
        <w:ind w:firstLineChars="196" w:firstLine="412"/>
        <w:rPr>
          <w:color w:val="000000"/>
          <w:sz w:val="21"/>
          <w:szCs w:val="21"/>
        </w:rPr>
      </w:pPr>
      <w:r>
        <w:rPr>
          <w:rFonts w:hint="eastAsia"/>
          <w:color w:val="000000"/>
          <w:sz w:val="21"/>
          <w:szCs w:val="21"/>
        </w:rPr>
        <w:t>通信</w:t>
      </w:r>
      <w:r w:rsidR="007D0D7A">
        <w:rPr>
          <w:rFonts w:hint="eastAsia"/>
          <w:color w:val="000000"/>
          <w:sz w:val="21"/>
          <w:szCs w:val="21"/>
        </w:rPr>
        <w:t>连通</w:t>
      </w:r>
      <w:r w:rsidR="00172A5F" w:rsidRPr="00A9585A">
        <w:rPr>
          <w:color w:val="000000"/>
          <w:sz w:val="21"/>
          <w:szCs w:val="21"/>
        </w:rPr>
        <w:t>率用于衡量算法在整个执行过程中保持通信连通性的稳定性，其定义为算法执行过程中</w:t>
      </w:r>
      <w:r w:rsidR="00E00485">
        <w:rPr>
          <w:rFonts w:hint="eastAsia"/>
          <w:color w:val="000000"/>
          <w:sz w:val="21"/>
          <w:szCs w:val="21"/>
        </w:rPr>
        <w:t>无人机网络连通</w:t>
      </w:r>
      <w:r w:rsidR="00172A5F" w:rsidRPr="00A9585A">
        <w:rPr>
          <w:color w:val="000000"/>
          <w:sz w:val="21"/>
          <w:szCs w:val="21"/>
        </w:rPr>
        <w:t>的</w:t>
      </w:r>
      <w:r w:rsidR="008D2184">
        <w:rPr>
          <w:rFonts w:hint="eastAsia"/>
          <w:color w:val="000000"/>
          <w:sz w:val="21"/>
          <w:szCs w:val="21"/>
        </w:rPr>
        <w:t>时间</w:t>
      </w:r>
      <w:r w:rsidR="00172A5F" w:rsidRPr="00A9585A">
        <w:rPr>
          <w:color w:val="000000"/>
          <w:sz w:val="21"/>
          <w:szCs w:val="21"/>
        </w:rPr>
        <w:t>占总</w:t>
      </w:r>
      <w:r w:rsidR="008D2184">
        <w:rPr>
          <w:rFonts w:hint="eastAsia"/>
          <w:color w:val="000000"/>
          <w:sz w:val="21"/>
          <w:szCs w:val="21"/>
        </w:rPr>
        <w:t>时间</w:t>
      </w:r>
      <w:r w:rsidR="00172A5F" w:rsidRPr="00A9585A">
        <w:rPr>
          <w:color w:val="000000"/>
          <w:sz w:val="21"/>
          <w:szCs w:val="21"/>
        </w:rPr>
        <w:t>的比例。</w:t>
      </w:r>
      <w:r w:rsidR="00D46F76">
        <w:rPr>
          <w:rFonts w:hint="eastAsia"/>
          <w:color w:val="000000"/>
          <w:sz w:val="21"/>
          <w:szCs w:val="21"/>
        </w:rPr>
        <w:t>计算方法为</w:t>
      </w:r>
      <w:r w:rsidR="007D0D7A" w:rsidRPr="007D0D7A">
        <w:rPr>
          <w:color w:val="000000"/>
          <w:sz w:val="21"/>
          <w:szCs w:val="21"/>
        </w:rPr>
        <w:t>在每个离散时间步</w:t>
      </w:r>
      <w:r w:rsidR="007D0D7A" w:rsidRPr="007D0D7A">
        <w:rPr>
          <w:color w:val="000000"/>
          <w:sz w:val="21"/>
          <w:szCs w:val="21"/>
        </w:rPr>
        <w:t xml:space="preserve"> </w:t>
      </w:r>
      <m:oMath>
        <m:r>
          <w:rPr>
            <w:rFonts w:ascii="Cambria Math" w:hAnsi="Cambria Math"/>
            <w:color w:val="000000"/>
            <w:sz w:val="21"/>
            <w:szCs w:val="21"/>
          </w:rPr>
          <m:t>t</m:t>
        </m:r>
      </m:oMath>
      <w:r w:rsidR="00D46F76">
        <w:rPr>
          <w:rFonts w:hint="eastAsia"/>
          <w:color w:val="000000"/>
          <w:sz w:val="21"/>
          <w:szCs w:val="21"/>
        </w:rPr>
        <w:t xml:space="preserve"> </w:t>
      </w:r>
      <w:r w:rsidR="007D0D7A" w:rsidRPr="007D0D7A">
        <w:rPr>
          <w:color w:val="000000"/>
          <w:sz w:val="21"/>
          <w:szCs w:val="21"/>
        </w:rPr>
        <w:t>根据满足</w:t>
      </w:r>
      <w:r w:rsidR="007D0D7A" w:rsidRPr="007D0D7A">
        <w:rPr>
          <w:color w:val="000000"/>
          <w:sz w:val="21"/>
          <w:szCs w:val="21"/>
        </w:rPr>
        <w:t xml:space="preserve"> SINR</w:t>
      </w:r>
      <w:r w:rsidR="007D0D7A">
        <w:rPr>
          <w:rFonts w:hint="eastAsia"/>
          <w:color w:val="000000"/>
          <w:sz w:val="21"/>
          <w:szCs w:val="21"/>
        </w:rPr>
        <w:t>双向门限</w:t>
      </w:r>
      <w:r w:rsidR="007D0D7A" w:rsidRPr="007D0D7A">
        <w:rPr>
          <w:color w:val="000000"/>
          <w:sz w:val="21"/>
          <w:szCs w:val="21"/>
        </w:rPr>
        <w:t>约束的链路构建通信图</w:t>
      </w:r>
      <w:r w:rsidR="007D0D7A" w:rsidRPr="007D0D7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G</m:t>
            </m:r>
          </m:e>
          <m:sub>
            <m:r>
              <w:rPr>
                <w:rFonts w:ascii="Cambria Math" w:hAnsi="Cambria Math"/>
                <w:color w:val="000000"/>
                <w:sz w:val="21"/>
                <w:szCs w:val="21"/>
              </w:rPr>
              <m:t>r</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7D0D7A" w:rsidRPr="007D0D7A">
        <w:rPr>
          <w:color w:val="000000"/>
          <w:sz w:val="21"/>
          <w:szCs w:val="21"/>
        </w:rPr>
        <w:t>。若该图仅包含一个连通分量，则认为无人机集群在该时间步保持全网连通；若存在两个及以上连通分量，则表示通信拓扑发生</w:t>
      </w:r>
      <w:r w:rsidR="00526F62">
        <w:rPr>
          <w:rFonts w:hint="eastAsia"/>
          <w:color w:val="000000"/>
          <w:sz w:val="21"/>
          <w:szCs w:val="21"/>
        </w:rPr>
        <w:t>分裂</w:t>
      </w:r>
      <w:r w:rsidR="007D0D7A" w:rsidRPr="007D0D7A">
        <w:rPr>
          <w:color w:val="000000"/>
          <w:sz w:val="21"/>
          <w:szCs w:val="21"/>
        </w:rPr>
        <w:t>。</w:t>
      </w:r>
      <w:r w:rsidR="00172A5F" w:rsidRPr="00A9585A">
        <w:rPr>
          <w:color w:val="000000"/>
          <w:sz w:val="21"/>
          <w:szCs w:val="21"/>
        </w:rPr>
        <w:t>设算法</w:t>
      </w:r>
      <w:r w:rsidR="009C1EC5">
        <w:rPr>
          <w:rFonts w:hint="eastAsia"/>
          <w:color w:val="000000"/>
          <w:sz w:val="21"/>
          <w:szCs w:val="21"/>
        </w:rPr>
        <w:t>路径规划</w:t>
      </w:r>
      <w:r w:rsidR="00EC518A">
        <w:rPr>
          <w:rFonts w:hint="eastAsia"/>
          <w:color w:val="000000"/>
          <w:sz w:val="21"/>
          <w:szCs w:val="21"/>
        </w:rPr>
        <w:t>执行</w:t>
      </w:r>
      <w:r w:rsidR="009C1EC5">
        <w:rPr>
          <w:rFonts w:hint="eastAsia"/>
          <w:color w:val="000000"/>
          <w:sz w:val="21"/>
          <w:szCs w:val="21"/>
        </w:rPr>
        <w:t>的最大到达时间</w:t>
      </w:r>
      <w:r w:rsidR="00172A5F" w:rsidRPr="00A9585A">
        <w:rPr>
          <w:color w:val="000000"/>
          <w:sz w:val="21"/>
          <w:szCs w:val="21"/>
        </w:rPr>
        <w:t>为</w:t>
      </w:r>
      <w:r w:rsidR="00172A5F" w:rsidRPr="00A9585A">
        <w:rPr>
          <w:color w:val="000000"/>
          <w:sz w:val="21"/>
          <w:szCs w:val="21"/>
        </w:rPr>
        <w:t xml:space="preserve"> </w:t>
      </w:r>
      <m:oMath>
        <m:r>
          <w:rPr>
            <w:rFonts w:ascii="Cambria Math" w:hAnsi="Cambria Math"/>
            <w:color w:val="000000"/>
            <w:sz w:val="21"/>
            <w:szCs w:val="21"/>
          </w:rPr>
          <m:t>T</m:t>
        </m:r>
      </m:oMath>
      <w:r w:rsidR="00172A5F" w:rsidRPr="00A9585A">
        <w:rPr>
          <w:color w:val="000000"/>
          <w:sz w:val="21"/>
          <w:szCs w:val="21"/>
        </w:rPr>
        <w:t>，</w:t>
      </w:r>
      <w:r w:rsidR="007D0D7A" w:rsidRPr="007D0D7A">
        <w:rPr>
          <w:color w:val="000000"/>
          <w:sz w:val="21"/>
          <w:szCs w:val="21"/>
        </w:rPr>
        <w:t>定义指示函数</w:t>
      </w:r>
      <w:r w:rsidR="007D0D7A" w:rsidRPr="007D0D7A">
        <w:rPr>
          <w:color w:val="000000"/>
          <w:sz w:val="21"/>
          <w:szCs w:val="21"/>
        </w:rPr>
        <w:t xml:space="preserve"> </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oMath>
      <w:r w:rsidR="007D0D7A" w:rsidRPr="007D0D7A">
        <w:rPr>
          <w:color w:val="000000"/>
          <w:sz w:val="21"/>
          <w:szCs w:val="21"/>
        </w:rPr>
        <w:t xml:space="preserve"> </w:t>
      </w:r>
      <w:r w:rsidR="007D0D7A" w:rsidRPr="007D0D7A">
        <w:rPr>
          <w:color w:val="000000"/>
          <w:sz w:val="21"/>
          <w:szCs w:val="21"/>
        </w:rPr>
        <w:t>表示在第</w:t>
      </w:r>
      <w:r w:rsidR="007D0D7A" w:rsidRPr="007D0D7A">
        <w:rPr>
          <w:color w:val="000000"/>
          <w:sz w:val="21"/>
          <w:szCs w:val="21"/>
        </w:rPr>
        <w:t xml:space="preserve"> </w:t>
      </w:r>
      <m:oMath>
        <m:r>
          <w:rPr>
            <w:rFonts w:ascii="Cambria Math" w:hAnsi="Cambria Math"/>
            <w:color w:val="000000"/>
            <w:sz w:val="21"/>
            <w:szCs w:val="21"/>
          </w:rPr>
          <m:t>t</m:t>
        </m:r>
      </m:oMath>
      <w:r w:rsidR="007D0D7A" w:rsidRPr="007D0D7A">
        <w:rPr>
          <w:color w:val="000000"/>
          <w:sz w:val="21"/>
          <w:szCs w:val="21"/>
        </w:rPr>
        <w:t xml:space="preserve"> </w:t>
      </w:r>
      <w:r w:rsidR="007D0D7A" w:rsidRPr="007D0D7A">
        <w:rPr>
          <w:color w:val="000000"/>
          <w:sz w:val="21"/>
          <w:szCs w:val="21"/>
        </w:rPr>
        <w:t>步</w:t>
      </w:r>
      <w:r w:rsidR="00D46F76">
        <w:rPr>
          <w:rFonts w:hint="eastAsia"/>
          <w:color w:val="000000"/>
          <w:sz w:val="21"/>
          <w:szCs w:val="21"/>
        </w:rPr>
        <w:t>通信</w:t>
      </w:r>
      <w:r w:rsidR="007D0D7A" w:rsidRPr="007D0D7A">
        <w:rPr>
          <w:color w:val="000000"/>
          <w:sz w:val="21"/>
          <w:szCs w:val="21"/>
        </w:rPr>
        <w:t>图是否连通，则算法的</w:t>
      </w:r>
      <w:r w:rsidR="007D0D7A">
        <w:rPr>
          <w:rFonts w:hint="eastAsia"/>
          <w:color w:val="000000"/>
          <w:sz w:val="21"/>
          <w:szCs w:val="21"/>
        </w:rPr>
        <w:t>通信</w:t>
      </w:r>
      <w:r w:rsidR="007D0D7A" w:rsidRPr="007D0D7A">
        <w:rPr>
          <w:color w:val="000000"/>
          <w:sz w:val="21"/>
          <w:szCs w:val="21"/>
        </w:rPr>
        <w:t>连通率可定义为：</w:t>
      </w:r>
    </w:p>
    <w:p w14:paraId="477625D4" w14:textId="5209D823" w:rsidR="006D3428" w:rsidRPr="00A9585A" w:rsidRDefault="00C22CE4"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r>
                    <w:rPr>
                      <w:rFonts w:ascii="Cambria Math" w:hAnsi="Cambria Math"/>
                      <w:color w:val="000000"/>
                      <w:sz w:val="21"/>
                      <w:szCs w:val="21"/>
                    </w:rPr>
                    <m:t>1</m:t>
                  </m:r>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hAnsi="Cambria Math"/>
                          <w:color w:val="000000"/>
                          <w:sz w:val="21"/>
                          <w:szCs w:val="21"/>
                        </w:rPr>
                        <m:t>C</m:t>
                      </m:r>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=1</m:t>
                      </m:r>
                    </m:e>
                  </m:d>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27</m:t>
                  </m:r>
                </m:e>
              </m:d>
            </m:e>
          </m:eqArr>
        </m:oMath>
      </m:oMathPara>
    </w:p>
    <w:p w14:paraId="21D3DCCC" w14:textId="2F837F4F" w:rsidR="00DF617D"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w:t>
      </w:r>
      <w:r w:rsidR="007D0D7A">
        <w:rPr>
          <w:rFonts w:hint="eastAsia"/>
          <w:color w:val="000000"/>
          <w:sz w:val="21"/>
          <w:szCs w:val="21"/>
        </w:rPr>
        <w:t>通信</w:t>
      </w:r>
      <w:r w:rsidRPr="00A9585A">
        <w:rPr>
          <w:color w:val="000000"/>
          <w:sz w:val="21"/>
          <w:szCs w:val="21"/>
        </w:rPr>
        <w:t>连通率越高，说明在算</w:t>
      </w:r>
      <w:r w:rsidRPr="00A9585A">
        <w:rPr>
          <w:color w:val="000000"/>
          <w:sz w:val="21"/>
          <w:szCs w:val="21"/>
        </w:rPr>
        <w:lastRenderedPageBreak/>
        <w:t>法执行过程中无人机网络保持连通的能力越强，也意味着算法在复杂环境下对局部干扰或障碍的适应性更好。</w:t>
      </w:r>
    </w:p>
    <w:p w14:paraId="64F7CDC0" w14:textId="5F7A77FC" w:rsidR="006D3428" w:rsidRPr="00A9585A" w:rsidRDefault="00A36F48" w:rsidP="00B269D8">
      <w:pPr>
        <w:spacing w:line="360" w:lineRule="auto"/>
        <w:ind w:firstLineChars="196" w:firstLine="412"/>
        <w:rPr>
          <w:color w:val="000000"/>
          <w:sz w:val="21"/>
          <w:szCs w:val="21"/>
        </w:rPr>
      </w:pPr>
      <w:r>
        <w:rPr>
          <w:rFonts w:hint="eastAsia"/>
          <w:color w:val="000000"/>
          <w:sz w:val="21"/>
          <w:szCs w:val="21"/>
        </w:rPr>
        <w:t>平均</w:t>
      </w:r>
      <w:r w:rsidR="00ED4D48">
        <w:rPr>
          <w:rFonts w:hint="eastAsia"/>
          <w:color w:val="000000"/>
          <w:sz w:val="21"/>
          <w:szCs w:val="21"/>
        </w:rPr>
        <w:t>到达</w:t>
      </w:r>
      <w:r w:rsidR="00D46F76">
        <w:rPr>
          <w:rFonts w:hint="eastAsia"/>
          <w:color w:val="000000"/>
          <w:sz w:val="21"/>
          <w:szCs w:val="21"/>
        </w:rPr>
        <w:t>时间</w:t>
      </w:r>
      <w:r>
        <w:rPr>
          <w:rFonts w:hint="eastAsia"/>
          <w:color w:val="000000"/>
          <w:sz w:val="21"/>
          <w:szCs w:val="21"/>
        </w:rPr>
        <w:t>为统计无人机集群中所有无人机从起始点到目标点的所</w:t>
      </w:r>
      <w:r w:rsidR="00D46F76">
        <w:rPr>
          <w:rFonts w:hint="eastAsia"/>
          <w:color w:val="000000"/>
          <w:sz w:val="21"/>
          <w:szCs w:val="21"/>
        </w:rPr>
        <w:t>使用</w:t>
      </w:r>
      <w:r>
        <w:rPr>
          <w:rFonts w:hint="eastAsia"/>
          <w:color w:val="000000"/>
          <w:sz w:val="21"/>
          <w:szCs w:val="21"/>
        </w:rPr>
        <w:t>时间的均值：</w:t>
      </w:r>
    </w:p>
    <w:p w14:paraId="068620AD" w14:textId="47383AC6" w:rsidR="006D3428" w:rsidRPr="00A9585A" w:rsidRDefault="00C22CE4"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28</m:t>
                  </m:r>
                </m:e>
              </m:d>
            </m:e>
          </m:eqArr>
        </m:oMath>
      </m:oMathPara>
    </w:p>
    <w:p w14:paraId="670A711D" w14:textId="052D3BF1"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规划效率</w:t>
      </w:r>
      <w:r w:rsidRPr="00A9585A">
        <w:rPr>
          <w:color w:val="000000"/>
          <w:sz w:val="21"/>
          <w:szCs w:val="21"/>
        </w:rPr>
        <w:t>，数值越</w:t>
      </w:r>
      <w:r w:rsidR="00ED4D48">
        <w:rPr>
          <w:rFonts w:hint="eastAsia"/>
          <w:color w:val="000000"/>
          <w:sz w:val="21"/>
          <w:szCs w:val="21"/>
        </w:rPr>
        <w:t>小</w:t>
      </w:r>
      <w:r w:rsidR="00573C76">
        <w:rPr>
          <w:rFonts w:hint="eastAsia"/>
          <w:color w:val="000000"/>
          <w:sz w:val="21"/>
          <w:szCs w:val="21"/>
        </w:rPr>
        <w:t>代表</w:t>
      </w:r>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r w:rsidR="00CC0592">
        <w:rPr>
          <w:rFonts w:hint="eastAsia"/>
          <w:b/>
          <w:sz w:val="21"/>
          <w:szCs w:val="21"/>
        </w:rPr>
        <w:t>分析</w:t>
      </w:r>
    </w:p>
    <w:p w14:paraId="32F788A2" w14:textId="0D5CFDC3" w:rsidR="00D94C79" w:rsidRDefault="00A83B27" w:rsidP="00F33E9F">
      <w:pPr>
        <w:spacing w:line="360" w:lineRule="auto"/>
        <w:ind w:firstLineChars="196" w:firstLine="412"/>
        <w:rPr>
          <w:ins w:id="260" w:author="Lianghui Ding" w:date="2025-11-30T15:06:00Z"/>
          <w:color w:val="000000"/>
          <w:sz w:val="21"/>
          <w:szCs w:val="21"/>
        </w:rPr>
      </w:pPr>
      <w:r>
        <w:rPr>
          <w:rFonts w:hint="eastAsia"/>
          <w:color w:val="000000"/>
          <w:sz w:val="21"/>
          <w:szCs w:val="21"/>
        </w:rPr>
        <w:t>不同</w:t>
      </w:r>
      <w:r w:rsidR="00B61D19" w:rsidRPr="00B61D19">
        <w:rPr>
          <w:rFonts w:hint="eastAsia"/>
          <w:color w:val="000000"/>
          <w:sz w:val="21"/>
          <w:szCs w:val="21"/>
        </w:rPr>
        <w:t>算法</w:t>
      </w:r>
      <w:r w:rsidR="007D0D7A">
        <w:rPr>
          <w:rFonts w:hint="eastAsia"/>
          <w:color w:val="000000"/>
          <w:sz w:val="21"/>
          <w:szCs w:val="21"/>
        </w:rPr>
        <w:t>通信连通率</w:t>
      </w:r>
      <w:r w:rsidR="00B61D19" w:rsidRPr="00B61D19">
        <w:rPr>
          <w:rFonts w:hint="eastAsia"/>
          <w:color w:val="000000"/>
          <w:sz w:val="21"/>
          <w:szCs w:val="21"/>
        </w:rPr>
        <w:t>与平均</w:t>
      </w:r>
      <w:r w:rsidR="00B61D19">
        <w:rPr>
          <w:rFonts w:hint="eastAsia"/>
          <w:color w:val="000000"/>
          <w:sz w:val="21"/>
          <w:szCs w:val="21"/>
        </w:rPr>
        <w:t>到达</w:t>
      </w:r>
      <w:r w:rsidR="00F33E9F">
        <w:rPr>
          <w:rFonts w:hint="eastAsia"/>
          <w:color w:val="000000"/>
          <w:sz w:val="21"/>
          <w:szCs w:val="21"/>
        </w:rPr>
        <w:t>时间</w:t>
      </w:r>
      <w:r>
        <w:rPr>
          <w:rFonts w:hint="eastAsia"/>
          <w:color w:val="000000"/>
          <w:sz w:val="21"/>
          <w:szCs w:val="21"/>
        </w:rPr>
        <w:t>随</w:t>
      </w:r>
      <w:r w:rsidRPr="00B61D19">
        <w:rPr>
          <w:rFonts w:hint="eastAsia"/>
          <w:color w:val="000000"/>
          <w:sz w:val="21"/>
          <w:szCs w:val="21"/>
        </w:rPr>
        <w:t>建筑数量</w:t>
      </w:r>
      <w:r>
        <w:rPr>
          <w:rFonts w:hint="eastAsia"/>
          <w:color w:val="000000"/>
          <w:sz w:val="21"/>
          <w:szCs w:val="21"/>
        </w:rPr>
        <w:t>的</w:t>
      </w:r>
      <w:r w:rsidR="00B61D19" w:rsidRPr="00B61D19">
        <w:rPr>
          <w:rFonts w:hint="eastAsia"/>
          <w:color w:val="000000"/>
          <w:sz w:val="21"/>
          <w:szCs w:val="21"/>
        </w:rPr>
        <w:t>变化</w:t>
      </w:r>
      <w:r>
        <w:rPr>
          <w:rFonts w:hint="eastAsia"/>
          <w:color w:val="000000"/>
          <w:sz w:val="21"/>
          <w:szCs w:val="21"/>
        </w:rPr>
        <w:t>如</w:t>
      </w:r>
      <w:r w:rsidRPr="00B61D19">
        <w:rPr>
          <w:rFonts w:hint="eastAsia"/>
          <w:color w:val="000000"/>
          <w:sz w:val="21"/>
          <w:szCs w:val="21"/>
        </w:rPr>
        <w:t>图</w:t>
      </w:r>
      <w:r>
        <w:rPr>
          <w:color w:val="000000"/>
          <w:sz w:val="21"/>
          <w:szCs w:val="21"/>
        </w:rPr>
        <w:t>3-</w:t>
      </w:r>
      <w:r w:rsidRPr="00B61D19">
        <w:rPr>
          <w:rFonts w:hint="eastAsia"/>
          <w:color w:val="000000"/>
          <w:sz w:val="21"/>
          <w:szCs w:val="21"/>
        </w:rPr>
        <w:t>(a)</w:t>
      </w:r>
      <w:r w:rsidRPr="00B61D19">
        <w:rPr>
          <w:rFonts w:hint="eastAsia"/>
          <w:color w:val="000000"/>
          <w:sz w:val="21"/>
          <w:szCs w:val="21"/>
        </w:rPr>
        <w:t>与图</w:t>
      </w:r>
      <w:r>
        <w:rPr>
          <w:color w:val="000000"/>
          <w:sz w:val="21"/>
          <w:szCs w:val="21"/>
        </w:rPr>
        <w:t>3-</w:t>
      </w:r>
      <w:r w:rsidRPr="00B61D19">
        <w:rPr>
          <w:rFonts w:hint="eastAsia"/>
          <w:color w:val="000000"/>
          <w:sz w:val="21"/>
          <w:szCs w:val="21"/>
        </w:rPr>
        <w:t>(b)</w:t>
      </w:r>
      <w:r>
        <w:rPr>
          <w:rFonts w:hint="eastAsia"/>
          <w:color w:val="000000"/>
          <w:sz w:val="21"/>
          <w:szCs w:val="21"/>
        </w:rPr>
        <w:t>所示</w:t>
      </w:r>
      <w:r w:rsidR="00B61D19" w:rsidRPr="00B61D19">
        <w:rPr>
          <w:rFonts w:hint="eastAsia"/>
          <w:color w:val="000000"/>
          <w:sz w:val="21"/>
          <w:szCs w:val="21"/>
        </w:rPr>
        <w:t>。</w:t>
      </w:r>
      <w:r w:rsidR="00252CCE">
        <w:rPr>
          <w:rFonts w:hint="eastAsia"/>
          <w:color w:val="000000"/>
          <w:sz w:val="21"/>
          <w:szCs w:val="21"/>
        </w:rPr>
        <w:t>由图可见</w:t>
      </w:r>
      <w:r w:rsidR="00B61D19" w:rsidRPr="00B61D19">
        <w:rPr>
          <w:rFonts w:hint="eastAsia"/>
          <w:color w:val="000000"/>
          <w:sz w:val="21"/>
          <w:szCs w:val="21"/>
        </w:rPr>
        <w:t>，</w:t>
      </w:r>
      <w:r w:rsidR="008C416E">
        <w:rPr>
          <w:rFonts w:hint="eastAsia"/>
          <w:color w:val="000000"/>
          <w:sz w:val="21"/>
          <w:szCs w:val="21"/>
        </w:rPr>
        <w:t>所有算法的连通率</w:t>
      </w:r>
      <w:r w:rsidR="00B61D19" w:rsidRPr="00B61D19">
        <w:rPr>
          <w:rFonts w:hint="eastAsia"/>
          <w:color w:val="000000"/>
          <w:sz w:val="21"/>
          <w:szCs w:val="21"/>
        </w:rPr>
        <w:t>随着建筑</w:t>
      </w:r>
      <w:r w:rsidR="00624D7D">
        <w:rPr>
          <w:rFonts w:hint="eastAsia"/>
          <w:color w:val="000000"/>
          <w:sz w:val="21"/>
          <w:szCs w:val="21"/>
        </w:rPr>
        <w:t>数量增加</w:t>
      </w:r>
      <w:r w:rsidR="008C416E">
        <w:rPr>
          <w:rFonts w:hint="eastAsia"/>
          <w:color w:val="000000"/>
          <w:sz w:val="21"/>
          <w:szCs w:val="21"/>
        </w:rPr>
        <w:t>而下降</w:t>
      </w:r>
      <w:r w:rsidR="00B61D19" w:rsidRPr="00B61D19">
        <w:rPr>
          <w:rFonts w:hint="eastAsia"/>
          <w:color w:val="000000"/>
          <w:sz w:val="21"/>
          <w:szCs w:val="21"/>
        </w:rPr>
        <w:t>，</w:t>
      </w:r>
      <w:r w:rsidR="00820FAD">
        <w:rPr>
          <w:rFonts w:hint="eastAsia"/>
          <w:color w:val="000000"/>
          <w:sz w:val="21"/>
          <w:szCs w:val="21"/>
        </w:rPr>
        <w:t>到达时间</w:t>
      </w:r>
      <w:r w:rsidR="008C416E" w:rsidRPr="00B61D19">
        <w:rPr>
          <w:rFonts w:hint="eastAsia"/>
          <w:color w:val="000000"/>
          <w:sz w:val="21"/>
          <w:szCs w:val="21"/>
        </w:rPr>
        <w:t>随着建筑</w:t>
      </w:r>
      <w:r w:rsidR="008C416E">
        <w:rPr>
          <w:rFonts w:hint="eastAsia"/>
          <w:color w:val="000000"/>
          <w:sz w:val="21"/>
          <w:szCs w:val="21"/>
        </w:rPr>
        <w:t>数量增加而增加</w:t>
      </w:r>
      <w:r w:rsidR="00820FAD">
        <w:rPr>
          <w:rFonts w:hint="eastAsia"/>
          <w:color w:val="000000"/>
          <w:sz w:val="21"/>
          <w:szCs w:val="21"/>
        </w:rPr>
        <w:t>。</w:t>
      </w:r>
    </w:p>
    <w:p w14:paraId="030E2678" w14:textId="762740D6" w:rsidR="00D94C79" w:rsidRDefault="0071107C" w:rsidP="00F33E9F">
      <w:pPr>
        <w:spacing w:line="360" w:lineRule="auto"/>
        <w:ind w:firstLineChars="196" w:firstLine="412"/>
        <w:rPr>
          <w:ins w:id="261" w:author="运璐 何" w:date="2025-12-01T16:51:00Z"/>
          <w:color w:val="000000"/>
          <w:sz w:val="21"/>
          <w:szCs w:val="21"/>
        </w:rPr>
      </w:pPr>
      <w:ins w:id="262" w:author="Lianghui Ding" w:date="2025-11-30T15:09:00Z">
        <w:r>
          <w:rPr>
            <w:rFonts w:hint="eastAsia"/>
            <w:color w:val="000000"/>
            <w:sz w:val="21"/>
            <w:szCs w:val="21"/>
          </w:rPr>
          <w:t>从</w:t>
        </w:r>
      </w:ins>
      <w:ins w:id="263" w:author="运璐 何" w:date="2025-12-01T20:21:00Z">
        <w:r w:rsidR="00AC4413">
          <w:rPr>
            <w:rFonts w:hint="eastAsia"/>
            <w:color w:val="000000"/>
            <w:sz w:val="21"/>
            <w:szCs w:val="21"/>
          </w:rPr>
          <w:t>通信</w:t>
        </w:r>
      </w:ins>
      <w:ins w:id="264" w:author="Lianghui Ding" w:date="2025-11-30T15:09:00Z">
        <w:r>
          <w:rPr>
            <w:rFonts w:hint="eastAsia"/>
            <w:color w:val="000000"/>
            <w:sz w:val="21"/>
            <w:szCs w:val="21"/>
          </w:rPr>
          <w:t>连通率</w:t>
        </w:r>
      </w:ins>
      <w:ins w:id="265" w:author="Lianghui Ding" w:date="2025-11-30T15:10:00Z">
        <w:r>
          <w:rPr>
            <w:rFonts w:hint="eastAsia"/>
            <w:color w:val="000000"/>
            <w:sz w:val="21"/>
            <w:szCs w:val="21"/>
          </w:rPr>
          <w:t>来看，</w:t>
        </w:r>
      </w:ins>
      <w:ins w:id="266" w:author="Lianghui Ding" w:date="2025-11-30T15:00:00Z">
        <w:r w:rsidR="00D94C79">
          <w:rPr>
            <w:rFonts w:hint="eastAsia"/>
            <w:color w:val="000000"/>
            <w:sz w:val="21"/>
            <w:szCs w:val="21"/>
          </w:rPr>
          <w:t>本文</w:t>
        </w:r>
      </w:ins>
      <w:r w:rsidR="00820FAD" w:rsidRPr="00820FAD">
        <w:rPr>
          <w:color w:val="000000"/>
          <w:sz w:val="21"/>
          <w:szCs w:val="21"/>
        </w:rPr>
        <w:t>所提</w:t>
      </w:r>
      <w:ins w:id="267" w:author="Lianghui Ding" w:date="2025-11-30T15:00:00Z">
        <w:r w:rsidR="00D94C79">
          <w:rPr>
            <w:rFonts w:hint="eastAsia"/>
            <w:color w:val="000000"/>
            <w:sz w:val="21"/>
            <w:szCs w:val="21"/>
          </w:rPr>
          <w:t>出的</w:t>
        </w:r>
      </w:ins>
      <w:r w:rsidR="00820FAD" w:rsidRPr="00820FAD">
        <w:rPr>
          <w:color w:val="000000"/>
          <w:sz w:val="21"/>
          <w:szCs w:val="21"/>
        </w:rPr>
        <w:t xml:space="preserve"> </w:t>
      </w:r>
      <w:r w:rsidR="00820FAD" w:rsidRPr="00F33E9F">
        <w:rPr>
          <w:color w:val="000000"/>
          <w:sz w:val="21"/>
          <w:szCs w:val="21"/>
        </w:rPr>
        <w:t>C-RRT*-APF</w:t>
      </w:r>
      <w:ins w:id="268" w:author="Lianghui Ding" w:date="2025-11-30T15:01:00Z">
        <w:r w:rsidR="00D94C79">
          <w:rPr>
            <w:rFonts w:hint="eastAsia"/>
            <w:color w:val="000000"/>
            <w:sz w:val="21"/>
            <w:szCs w:val="21"/>
          </w:rPr>
          <w:t>算法在所有场景下最高</w:t>
        </w:r>
      </w:ins>
      <w:r w:rsidR="00F33E9F">
        <w:rPr>
          <w:rFonts w:hint="eastAsia"/>
          <w:color w:val="000000"/>
          <w:sz w:val="21"/>
          <w:szCs w:val="21"/>
        </w:rPr>
        <w:t>，</w:t>
      </w:r>
      <w:moveToRangeStart w:id="269" w:author="Lianghui Ding" w:date="2025-11-30T15:05:00Z" w:name="move215407559"/>
      <w:moveTo w:id="270" w:author="Lianghui Ding" w:date="2025-11-30T15:05:00Z">
        <w:r w:rsidR="00D94C79" w:rsidRPr="00820FAD">
          <w:rPr>
            <w:color w:val="000000"/>
            <w:sz w:val="21"/>
            <w:szCs w:val="21"/>
          </w:rPr>
          <w:t>这主要得益于其全局层的簇间关键点引导能有效规避建筑遮挡与强干扰区域，局部层的</w:t>
        </w:r>
        <w:r w:rsidR="00D94C79" w:rsidRPr="00820FAD">
          <w:rPr>
            <w:color w:val="000000"/>
            <w:sz w:val="21"/>
            <w:szCs w:val="21"/>
          </w:rPr>
          <w:t xml:space="preserve"> MBST-APF </w:t>
        </w:r>
        <w:del w:id="271" w:author="Lianghui Ding" w:date="2025-11-30T15:05:00Z">
          <w:r w:rsidR="00D94C79" w:rsidRPr="00820FAD" w:rsidDel="00D94C79">
            <w:rPr>
              <w:color w:val="000000"/>
              <w:sz w:val="21"/>
              <w:szCs w:val="21"/>
            </w:rPr>
            <w:delText>又</w:delText>
          </w:r>
        </w:del>
        <w:r w:rsidR="00D94C79" w:rsidRPr="00820FAD">
          <w:rPr>
            <w:color w:val="000000"/>
            <w:sz w:val="21"/>
            <w:szCs w:val="21"/>
          </w:rPr>
          <w:t>能持续维持关键链路的</w:t>
        </w:r>
        <w:del w:id="272" w:author="运璐 何" w:date="2025-12-01T18:39:00Z">
          <w:r w:rsidR="00D94C79" w:rsidRPr="00820FAD" w:rsidDel="0037580B">
            <w:rPr>
              <w:color w:val="000000"/>
              <w:sz w:val="21"/>
              <w:szCs w:val="21"/>
            </w:rPr>
            <w:delText xml:space="preserve"> </w:delText>
          </w:r>
        </w:del>
        <w:r w:rsidR="00D94C79" w:rsidRPr="00820FAD">
          <w:rPr>
            <w:color w:val="000000"/>
            <w:sz w:val="21"/>
            <w:szCs w:val="21"/>
          </w:rPr>
          <w:t>SINR</w:t>
        </w:r>
        <w:r w:rsidR="00D94C79" w:rsidRPr="00820FAD">
          <w:rPr>
            <w:color w:val="000000"/>
            <w:sz w:val="21"/>
            <w:szCs w:val="21"/>
          </w:rPr>
          <w:t>，使得在绕行障碍时仍能保持通信拓扑不被破坏。</w:t>
        </w:r>
      </w:moveTo>
      <w:moveToRangeEnd w:id="269"/>
      <w:ins w:id="273" w:author="Lianghui Ding" w:date="2025-11-30T15:06:00Z">
        <w:r w:rsidR="00D94C79" w:rsidRPr="00820FAD">
          <w:rPr>
            <w:color w:val="000000"/>
            <w:sz w:val="21"/>
            <w:szCs w:val="21"/>
          </w:rPr>
          <w:t>相比之下，</w:t>
        </w:r>
        <w:r w:rsidR="00D94C79" w:rsidRPr="00F33E9F">
          <w:rPr>
            <w:color w:val="000000"/>
            <w:sz w:val="21"/>
            <w:szCs w:val="21"/>
          </w:rPr>
          <w:t>CMUPF</w:t>
        </w:r>
        <w:r w:rsidR="00D94C79" w:rsidRPr="00820FAD">
          <w:rPr>
            <w:color w:val="000000"/>
            <w:sz w:val="21"/>
            <w:szCs w:val="21"/>
          </w:rPr>
          <w:t xml:space="preserve"> </w:t>
        </w:r>
        <w:r w:rsidR="00D94C79" w:rsidRPr="00820FAD">
          <w:rPr>
            <w:color w:val="000000"/>
            <w:sz w:val="21"/>
            <w:szCs w:val="21"/>
          </w:rPr>
          <w:t>虽具备拓扑恢复能力，但</w:t>
        </w:r>
        <w:r w:rsidR="00D94C79">
          <w:rPr>
            <w:rFonts w:hint="eastAsia"/>
            <w:color w:val="000000"/>
            <w:sz w:val="21"/>
            <w:szCs w:val="21"/>
          </w:rPr>
          <w:t>在复杂场景下，多源势场耦合导致其</w:t>
        </w:r>
        <w:r w:rsidR="00D94C79" w:rsidRPr="00820FAD">
          <w:rPr>
            <w:color w:val="000000"/>
            <w:sz w:val="21"/>
            <w:szCs w:val="21"/>
          </w:rPr>
          <w:t>对建筑</w:t>
        </w:r>
        <w:r w:rsidR="00D94C79">
          <w:rPr>
            <w:rFonts w:hint="eastAsia"/>
            <w:color w:val="000000"/>
            <w:sz w:val="21"/>
            <w:szCs w:val="21"/>
          </w:rPr>
          <w:t>数量</w:t>
        </w:r>
        <w:r w:rsidR="00D94C79" w:rsidRPr="00820FAD">
          <w:rPr>
            <w:color w:val="000000"/>
            <w:sz w:val="21"/>
            <w:szCs w:val="21"/>
          </w:rPr>
          <w:t>敏感，</w:t>
        </w:r>
        <w:r w:rsidR="00C963EF">
          <w:rPr>
            <w:rFonts w:hint="eastAsia"/>
            <w:color w:val="000000"/>
            <w:sz w:val="21"/>
            <w:szCs w:val="21"/>
          </w:rPr>
          <w:t>导致</w:t>
        </w:r>
        <w:r w:rsidR="00D94C79" w:rsidRPr="00820FAD">
          <w:rPr>
            <w:color w:val="000000"/>
            <w:sz w:val="21"/>
            <w:szCs w:val="21"/>
          </w:rPr>
          <w:t>部分链路频繁失效</w:t>
        </w:r>
        <w:r w:rsidR="00C963EF">
          <w:rPr>
            <w:rFonts w:hint="eastAsia"/>
            <w:color w:val="000000"/>
            <w:sz w:val="21"/>
            <w:szCs w:val="21"/>
          </w:rPr>
          <w:t>。</w:t>
        </w:r>
      </w:ins>
      <w:ins w:id="274" w:author="Lianghui Ding" w:date="2025-11-30T15:08:00Z">
        <w:r w:rsidR="00C963EF">
          <w:rPr>
            <w:rFonts w:hint="eastAsia"/>
            <w:color w:val="000000"/>
            <w:sz w:val="21"/>
            <w:szCs w:val="21"/>
          </w:rPr>
          <w:t>由于</w:t>
        </w:r>
        <w:del w:id="275" w:author="运璐 何" w:date="2025-12-01T18:40:00Z">
          <w:r w:rsidR="00C963EF" w:rsidRPr="00820FAD" w:rsidDel="0037580B">
            <w:rPr>
              <w:color w:val="000000"/>
              <w:sz w:val="21"/>
              <w:szCs w:val="21"/>
            </w:rPr>
            <w:delText>未</w:delText>
          </w:r>
        </w:del>
        <w:r w:rsidR="00C963EF" w:rsidRPr="00820FAD">
          <w:rPr>
            <w:color w:val="000000"/>
            <w:sz w:val="21"/>
            <w:szCs w:val="21"/>
          </w:rPr>
          <w:t>对通信保持</w:t>
        </w:r>
        <w:del w:id="276" w:author="运璐 何" w:date="2025-12-01T18:40:00Z">
          <w:r w:rsidR="00C963EF" w:rsidRPr="00820FAD" w:rsidDel="0037580B">
            <w:rPr>
              <w:color w:val="000000"/>
              <w:sz w:val="21"/>
              <w:szCs w:val="21"/>
            </w:rPr>
            <w:delText>进行</w:delText>
          </w:r>
        </w:del>
        <w:r w:rsidR="00C963EF">
          <w:rPr>
            <w:rFonts w:hint="eastAsia"/>
            <w:color w:val="000000"/>
            <w:sz w:val="21"/>
            <w:szCs w:val="21"/>
          </w:rPr>
          <w:t>约束</w:t>
        </w:r>
      </w:ins>
      <w:ins w:id="277" w:author="运璐 何" w:date="2025-12-01T18:40:00Z">
        <w:r w:rsidR="0037580B">
          <w:rPr>
            <w:rFonts w:hint="eastAsia"/>
            <w:color w:val="000000"/>
            <w:sz w:val="21"/>
            <w:szCs w:val="21"/>
          </w:rPr>
          <w:t>效果不足或者未对其进行约束</w:t>
        </w:r>
      </w:ins>
      <w:ins w:id="278" w:author="Lianghui Ding" w:date="2025-11-30T15:08:00Z">
        <w:r w:rsidR="00C963EF">
          <w:rPr>
            <w:rFonts w:hint="eastAsia"/>
            <w:color w:val="000000"/>
            <w:sz w:val="21"/>
            <w:szCs w:val="21"/>
          </w:rPr>
          <w:t>，</w:t>
        </w:r>
      </w:ins>
      <w:ins w:id="279" w:author="Lianghui Ding" w:date="2025-11-30T15:07:00Z">
        <w:r w:rsidR="00C963EF" w:rsidRPr="00F33E9F">
          <w:rPr>
            <w:color w:val="000000"/>
            <w:sz w:val="21"/>
            <w:szCs w:val="21"/>
          </w:rPr>
          <w:t>PPSwarm</w:t>
        </w:r>
        <w:r w:rsidR="00C963EF" w:rsidRPr="00820FAD">
          <w:rPr>
            <w:color w:val="000000"/>
            <w:sz w:val="21"/>
            <w:szCs w:val="21"/>
          </w:rPr>
          <w:t xml:space="preserve"> </w:t>
        </w:r>
        <w:r w:rsidR="00C963EF" w:rsidRPr="00820FAD">
          <w:rPr>
            <w:color w:val="000000"/>
            <w:sz w:val="21"/>
            <w:szCs w:val="21"/>
          </w:rPr>
          <w:t>与</w:t>
        </w:r>
        <w:r w:rsidR="00C963EF" w:rsidRPr="00820FAD">
          <w:rPr>
            <w:color w:val="000000"/>
            <w:sz w:val="21"/>
            <w:szCs w:val="21"/>
          </w:rPr>
          <w:t xml:space="preserve"> </w:t>
        </w:r>
        <w:r w:rsidR="00C963EF" w:rsidRPr="00F33E9F">
          <w:rPr>
            <w:color w:val="000000"/>
            <w:sz w:val="21"/>
            <w:szCs w:val="21"/>
          </w:rPr>
          <w:t>K-CBS</w:t>
        </w:r>
        <w:r w:rsidR="00C963EF" w:rsidRPr="00820FAD">
          <w:rPr>
            <w:color w:val="000000"/>
            <w:sz w:val="21"/>
            <w:szCs w:val="21"/>
          </w:rPr>
          <w:t xml:space="preserve"> </w:t>
        </w:r>
        <w:r w:rsidR="00C963EF" w:rsidRPr="00820FAD">
          <w:rPr>
            <w:color w:val="000000"/>
            <w:sz w:val="21"/>
            <w:szCs w:val="21"/>
          </w:rPr>
          <w:t>连通率较低</w:t>
        </w:r>
      </w:ins>
      <w:ins w:id="280" w:author="Lianghui Ding" w:date="2025-11-30T15:08:00Z">
        <w:r w:rsidR="00F5231E">
          <w:rPr>
            <w:rFonts w:hint="eastAsia"/>
            <w:color w:val="000000"/>
            <w:sz w:val="21"/>
            <w:szCs w:val="21"/>
          </w:rPr>
          <w:t>。</w:t>
        </w:r>
      </w:ins>
      <w:ins w:id="281" w:author="Lianghui Ding" w:date="2025-11-30T15:09:00Z">
        <w:r w:rsidR="0042338B" w:rsidRPr="00820FAD">
          <w:rPr>
            <w:color w:val="000000"/>
            <w:sz w:val="21"/>
            <w:szCs w:val="21"/>
          </w:rPr>
          <w:t>由于缺乏全局引导与链路保持机制，</w:t>
        </w:r>
        <w:r w:rsidR="0042338B" w:rsidRPr="00F33E9F">
          <w:rPr>
            <w:color w:val="000000"/>
            <w:sz w:val="21"/>
            <w:szCs w:val="21"/>
          </w:rPr>
          <w:t>APF</w:t>
        </w:r>
        <w:r w:rsidR="0042338B">
          <w:rPr>
            <w:rFonts w:hint="eastAsia"/>
            <w:color w:val="000000"/>
            <w:sz w:val="21"/>
            <w:szCs w:val="21"/>
          </w:rPr>
          <w:t>算法</w:t>
        </w:r>
        <w:r w:rsidR="0042338B" w:rsidRPr="00820FAD">
          <w:rPr>
            <w:color w:val="000000"/>
            <w:sz w:val="21"/>
            <w:szCs w:val="21"/>
          </w:rPr>
          <w:t>通信保持性能最差</w:t>
        </w:r>
        <w:r w:rsidR="0042338B">
          <w:rPr>
            <w:rFonts w:hint="eastAsia"/>
            <w:color w:val="000000"/>
            <w:sz w:val="21"/>
            <w:szCs w:val="21"/>
          </w:rPr>
          <w:t>。</w:t>
        </w:r>
      </w:ins>
    </w:p>
    <w:p w14:paraId="7931035A" w14:textId="4CA98BD9" w:rsidR="00EA1F96" w:rsidRPr="00EA1F96" w:rsidRDefault="00DB015B" w:rsidP="00F33E9F">
      <w:pPr>
        <w:spacing w:line="360" w:lineRule="auto"/>
        <w:ind w:firstLineChars="196" w:firstLine="412"/>
        <w:rPr>
          <w:ins w:id="282" w:author="Lianghui Ding" w:date="2025-11-30T15:06:00Z"/>
          <w:color w:val="000000"/>
          <w:sz w:val="21"/>
          <w:szCs w:val="21"/>
        </w:rPr>
      </w:pPr>
      <w:ins w:id="283" w:author="运璐 何" w:date="2025-12-01T19:12:00Z">
        <w:r w:rsidRPr="00DB015B">
          <w:rPr>
            <w:color w:val="000000"/>
            <w:sz w:val="21"/>
            <w:szCs w:val="21"/>
          </w:rPr>
          <w:t>从平均到达时间来看，</w:t>
        </w:r>
        <w:r w:rsidRPr="00DB015B">
          <w:rPr>
            <w:color w:val="000000"/>
            <w:sz w:val="21"/>
            <w:szCs w:val="21"/>
          </w:rPr>
          <w:t>C-RRT*-APF</w:t>
        </w:r>
        <w:r w:rsidRPr="00DB015B">
          <w:rPr>
            <w:color w:val="000000"/>
            <w:sz w:val="21"/>
            <w:szCs w:val="21"/>
          </w:rPr>
          <w:t>算法在各建筑数量下均低于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，略高于</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。这主要得益于其分簇与全局关键点引导结合局部</w:t>
        </w:r>
        <w:r w:rsidRPr="00DB015B">
          <w:rPr>
            <w:color w:val="000000"/>
            <w:sz w:val="21"/>
            <w:szCs w:val="21"/>
          </w:rPr>
          <w:t>MBST-APF</w:t>
        </w:r>
        <w:r w:rsidRPr="00DB015B">
          <w:rPr>
            <w:color w:val="000000"/>
            <w:sz w:val="21"/>
            <w:szCs w:val="21"/>
          </w:rPr>
          <w:t>的规划机制，在路径规划过程中能够有效降低多源势场耦合，从而减少震荡和局部极小值死锁的发生，使路径规划效率明显高于</w:t>
        </w:r>
        <w:r w:rsidRPr="00DB015B">
          <w:rPr>
            <w:color w:val="000000"/>
            <w:sz w:val="21"/>
            <w:szCs w:val="21"/>
          </w:rPr>
          <w:t>APF</w:t>
        </w:r>
        <w:r w:rsidRPr="00DB015B">
          <w:rPr>
            <w:color w:val="000000"/>
            <w:sz w:val="21"/>
            <w:szCs w:val="21"/>
          </w:rPr>
          <w:t>和</w:t>
        </w:r>
        <w:r w:rsidRPr="00DB015B">
          <w:rPr>
            <w:color w:val="000000"/>
            <w:sz w:val="21"/>
            <w:szCs w:val="21"/>
          </w:rPr>
          <w:t>CMUPF</w:t>
        </w:r>
        <w:r w:rsidRPr="00DB015B">
          <w:rPr>
            <w:color w:val="000000"/>
            <w:sz w:val="21"/>
            <w:szCs w:val="21"/>
          </w:rPr>
          <w:t>。相比之下，</w:t>
        </w:r>
        <w:r w:rsidRPr="00DB015B">
          <w:rPr>
            <w:color w:val="000000"/>
            <w:sz w:val="21"/>
            <w:szCs w:val="21"/>
          </w:rPr>
          <w:t>PPSwarm</w:t>
        </w:r>
        <w:r w:rsidRPr="00DB015B">
          <w:rPr>
            <w:color w:val="000000"/>
            <w:sz w:val="21"/>
            <w:szCs w:val="21"/>
          </w:rPr>
          <w:t>和</w:t>
        </w:r>
        <w:r w:rsidRPr="00DB015B">
          <w:rPr>
            <w:color w:val="000000"/>
            <w:sz w:val="21"/>
            <w:szCs w:val="21"/>
          </w:rPr>
          <w:t>K-CBS</w:t>
        </w:r>
        <w:r w:rsidRPr="00DB015B">
          <w:rPr>
            <w:color w:val="000000"/>
            <w:sz w:val="21"/>
            <w:szCs w:val="21"/>
          </w:rPr>
          <w:t>依赖全局先验信息进行路径规划，且对通信保持约束不足，因此平均到达时间较短；其中</w:t>
        </w:r>
        <w:r w:rsidRPr="00DB015B">
          <w:rPr>
            <w:color w:val="000000"/>
            <w:sz w:val="21"/>
            <w:szCs w:val="21"/>
          </w:rPr>
          <w:t>PPSwarm</w:t>
        </w:r>
        <w:r w:rsidRPr="00DB015B">
          <w:rPr>
            <w:color w:val="000000"/>
            <w:sz w:val="21"/>
            <w:szCs w:val="21"/>
          </w:rPr>
          <w:t>进一步通过路径开销优化函数降低了到达时间，使其略优于</w:t>
        </w:r>
        <w:r w:rsidRPr="00DB015B">
          <w:rPr>
            <w:color w:val="000000"/>
            <w:sz w:val="21"/>
            <w:szCs w:val="21"/>
          </w:rPr>
          <w:t>K-CBS</w:t>
        </w:r>
        <w:r w:rsidRPr="00DB015B">
          <w:rPr>
            <w:color w:val="000000"/>
            <w:sz w:val="21"/>
            <w:szCs w:val="21"/>
          </w:rPr>
          <w:t>。</w:t>
        </w:r>
        <w:r w:rsidRPr="00DB015B">
          <w:rPr>
            <w:color w:val="000000"/>
            <w:sz w:val="21"/>
            <w:szCs w:val="21"/>
          </w:rPr>
          <w:t>CMUPF</w:t>
        </w:r>
        <w:r w:rsidRPr="00DB015B">
          <w:rPr>
            <w:color w:val="000000"/>
            <w:sz w:val="21"/>
            <w:szCs w:val="21"/>
          </w:rPr>
          <w:t>算法随着建筑数量增加，其平均到达时间呈明显增长趋势，这是由于多源势场耦合加剧，在狭小区域易产生拥挤震荡，导致路径效率下降。</w:t>
        </w:r>
        <w:r w:rsidRPr="00DB015B">
          <w:rPr>
            <w:color w:val="000000"/>
            <w:sz w:val="21"/>
            <w:szCs w:val="21"/>
          </w:rPr>
          <w:t>APF</w:t>
        </w:r>
        <w:r w:rsidRPr="00DB015B">
          <w:rPr>
            <w:color w:val="000000"/>
            <w:sz w:val="21"/>
            <w:szCs w:val="21"/>
          </w:rPr>
          <w:t>算法约束较少，但在复杂场景下容易陷入局部极小值，因此平均到达时间较长。</w:t>
        </w:r>
      </w:ins>
    </w:p>
    <w:p w14:paraId="38B0AF66" w14:textId="3E3DFB4C" w:rsidR="003A0DB3" w:rsidRPr="00A9585A" w:rsidRDefault="00FB6832" w:rsidP="00F33E9F">
      <w:pPr>
        <w:spacing w:line="360" w:lineRule="auto"/>
        <w:ind w:firstLineChars="196" w:firstLine="412"/>
        <w:rPr>
          <w:color w:val="000000"/>
          <w:sz w:val="21"/>
          <w:szCs w:val="21"/>
        </w:rPr>
      </w:pPr>
      <w:commentRangeStart w:id="284"/>
      <w:commentRangeStart w:id="285"/>
      <w:ins w:id="286" w:author="Lianghui Ding" w:date="2025-11-30T15:10:00Z">
        <w:del w:id="287" w:author="运璐 何" w:date="2025-12-01T20:53:00Z">
          <w:r w:rsidDel="0005799E">
            <w:rPr>
              <w:rFonts w:hint="eastAsia"/>
              <w:color w:val="000000"/>
              <w:sz w:val="21"/>
              <w:szCs w:val="21"/>
            </w:rPr>
            <w:delText>从平均到达时间来看，</w:delText>
          </w:r>
        </w:del>
      </w:ins>
      <w:ins w:id="288" w:author="Lianghui Ding" w:date="2025-11-30T15:08:00Z">
        <w:del w:id="289" w:author="运璐 何" w:date="2025-12-01T20:53:00Z">
          <w:r w:rsidR="0042338B" w:rsidRPr="00F33E9F" w:rsidDel="0005799E">
            <w:rPr>
              <w:color w:val="000000"/>
              <w:sz w:val="21"/>
              <w:szCs w:val="21"/>
            </w:rPr>
            <w:delText>C-RRT*-APF</w:delText>
          </w:r>
          <w:r w:rsidR="0042338B" w:rsidDel="0005799E">
            <w:rPr>
              <w:rFonts w:hint="eastAsia"/>
              <w:color w:val="000000"/>
              <w:sz w:val="21"/>
              <w:szCs w:val="21"/>
            </w:rPr>
            <w:delText>算法</w:delText>
          </w:r>
        </w:del>
      </w:ins>
      <w:del w:id="290" w:author="运璐 何" w:date="2025-12-01T20:53:00Z">
        <w:r w:rsidR="00F33E9F" w:rsidDel="0005799E">
          <w:rPr>
            <w:rFonts w:hint="eastAsia"/>
            <w:color w:val="000000"/>
            <w:sz w:val="21"/>
            <w:szCs w:val="21"/>
          </w:rPr>
          <w:delText>分别是</w:delText>
        </w:r>
        <w:r w:rsidR="00F33E9F" w:rsidDel="0005799E">
          <w:rPr>
            <w:rFonts w:hint="eastAsia"/>
            <w:color w:val="000000"/>
            <w:sz w:val="21"/>
            <w:szCs w:val="21"/>
          </w:rPr>
          <w:delText>0</w:delText>
        </w:r>
        <w:r w:rsidR="00F33E9F" w:rsidDel="0005799E">
          <w:rPr>
            <w:color w:val="000000"/>
            <w:sz w:val="21"/>
            <w:szCs w:val="21"/>
          </w:rPr>
          <w:delText>.97</w:delText>
        </w:r>
        <w:r w:rsidR="00F33E9F" w:rsidDel="0005799E">
          <w:rPr>
            <w:rFonts w:hint="eastAsia"/>
            <w:color w:val="000000"/>
            <w:sz w:val="21"/>
            <w:szCs w:val="21"/>
          </w:rPr>
          <w:delText>、</w:delText>
        </w:r>
        <w:r w:rsidR="00F33E9F" w:rsidDel="0005799E">
          <w:rPr>
            <w:rFonts w:hint="eastAsia"/>
            <w:color w:val="000000"/>
            <w:sz w:val="21"/>
            <w:szCs w:val="21"/>
          </w:rPr>
          <w:delText>0</w:delText>
        </w:r>
        <w:r w:rsidR="00F33E9F" w:rsidDel="0005799E">
          <w:rPr>
            <w:color w:val="000000"/>
            <w:sz w:val="21"/>
            <w:szCs w:val="21"/>
          </w:rPr>
          <w:delText>.95</w:delText>
        </w:r>
        <w:r w:rsidR="00F33E9F" w:rsidDel="0005799E">
          <w:rPr>
            <w:rFonts w:hint="eastAsia"/>
            <w:color w:val="000000"/>
            <w:sz w:val="21"/>
            <w:szCs w:val="21"/>
          </w:rPr>
          <w:delText>和</w:delText>
        </w:r>
        <w:r w:rsidR="00F33E9F" w:rsidDel="0005799E">
          <w:rPr>
            <w:rFonts w:hint="eastAsia"/>
            <w:color w:val="000000"/>
            <w:sz w:val="21"/>
            <w:szCs w:val="21"/>
          </w:rPr>
          <w:delText>0</w:delText>
        </w:r>
        <w:r w:rsidR="00F33E9F" w:rsidDel="0005799E">
          <w:rPr>
            <w:color w:val="000000"/>
            <w:sz w:val="21"/>
            <w:szCs w:val="21"/>
          </w:rPr>
          <w:delText>.92</w:delText>
        </w:r>
        <w:r w:rsidR="00820FAD" w:rsidRPr="00820FAD" w:rsidDel="0005799E">
          <w:rPr>
            <w:color w:val="000000"/>
            <w:sz w:val="21"/>
            <w:szCs w:val="21"/>
          </w:rPr>
          <w:delText>，平均到达时间</w:delText>
        </w:r>
      </w:del>
      <w:ins w:id="291" w:author="Lianghui Ding" w:date="2025-11-30T15:04:00Z">
        <w:del w:id="292" w:author="运璐 何" w:date="2025-12-01T20:53:00Z">
          <w:r w:rsidR="00D94C79" w:rsidDel="0005799E">
            <w:rPr>
              <w:rFonts w:hint="eastAsia"/>
              <w:color w:val="000000"/>
              <w:sz w:val="21"/>
              <w:szCs w:val="21"/>
            </w:rPr>
            <w:delText>低于</w:delText>
          </w:r>
          <w:r w:rsidR="00D94C79" w:rsidDel="0005799E">
            <w:rPr>
              <w:rFonts w:hint="eastAsia"/>
              <w:color w:val="000000"/>
              <w:sz w:val="21"/>
              <w:szCs w:val="21"/>
            </w:rPr>
            <w:delText>XX</w:delText>
          </w:r>
        </w:del>
      </w:ins>
      <w:ins w:id="293" w:author="Lianghui Ding" w:date="2025-11-30T15:10:00Z">
        <w:del w:id="294" w:author="运璐 何" w:date="2025-12-01T20:53:00Z">
          <w:r w:rsidR="006230ED" w:rsidDel="0005799E">
            <w:rPr>
              <w:rFonts w:hint="eastAsia"/>
              <w:color w:val="000000"/>
              <w:sz w:val="21"/>
              <w:szCs w:val="21"/>
            </w:rPr>
            <w:delText>、</w:delText>
          </w:r>
        </w:del>
      </w:ins>
      <w:ins w:id="295" w:author="Lianghui Ding" w:date="2025-11-30T15:04:00Z">
        <w:del w:id="296" w:author="运璐 何" w:date="2025-12-01T20:53:00Z">
          <w:r w:rsidR="00D94C79" w:rsidDel="0005799E">
            <w:rPr>
              <w:rFonts w:hint="eastAsia"/>
              <w:color w:val="000000"/>
              <w:sz w:val="21"/>
              <w:szCs w:val="21"/>
            </w:rPr>
            <w:delText>XX</w:delText>
          </w:r>
        </w:del>
      </w:ins>
      <w:ins w:id="297" w:author="Lianghui Ding" w:date="2025-11-30T15:10:00Z">
        <w:del w:id="298" w:author="运璐 何" w:date="2025-12-01T20:53:00Z">
          <w:r w:rsidR="004C03E6" w:rsidDel="0005799E">
            <w:rPr>
              <w:rFonts w:hint="eastAsia"/>
              <w:color w:val="000000"/>
              <w:sz w:val="21"/>
              <w:szCs w:val="21"/>
            </w:rPr>
            <w:delText>，高于</w:delText>
          </w:r>
          <w:r w:rsidR="004C03E6" w:rsidDel="0005799E">
            <w:rPr>
              <w:rFonts w:hint="eastAsia"/>
              <w:color w:val="000000"/>
              <w:sz w:val="21"/>
              <w:szCs w:val="21"/>
            </w:rPr>
            <w:delText>XX</w:delText>
          </w:r>
          <w:r w:rsidR="004C03E6" w:rsidDel="0005799E">
            <w:rPr>
              <w:rFonts w:hint="eastAsia"/>
              <w:color w:val="000000"/>
              <w:sz w:val="21"/>
              <w:szCs w:val="21"/>
            </w:rPr>
            <w:delText>、</w:delText>
          </w:r>
          <w:r w:rsidR="004C03E6" w:rsidDel="0005799E">
            <w:rPr>
              <w:rFonts w:hint="eastAsia"/>
              <w:color w:val="000000"/>
              <w:sz w:val="21"/>
              <w:szCs w:val="21"/>
            </w:rPr>
            <w:delText>XX</w:delText>
          </w:r>
          <w:r w:rsidR="004C03E6" w:rsidDel="0005799E">
            <w:rPr>
              <w:rFonts w:hint="eastAsia"/>
              <w:color w:val="000000"/>
              <w:sz w:val="21"/>
              <w:szCs w:val="21"/>
            </w:rPr>
            <w:delText>。</w:delText>
          </w:r>
        </w:del>
      </w:ins>
      <w:del w:id="299" w:author="Lianghui Ding" w:date="2025-11-30T15:09:00Z">
        <w:r w:rsidR="00BF68AF" w:rsidDel="0042338B">
          <w:rPr>
            <w:rFonts w:hint="eastAsia"/>
            <w:color w:val="000000"/>
            <w:sz w:val="21"/>
            <w:szCs w:val="21"/>
          </w:rPr>
          <w:delText>在三种建筑数量下平均比</w:delText>
        </w:r>
        <w:r w:rsidR="00BF68AF" w:rsidDel="0042338B">
          <w:rPr>
            <w:rFonts w:hint="eastAsia"/>
            <w:color w:val="000000"/>
            <w:sz w:val="21"/>
            <w:szCs w:val="21"/>
          </w:rPr>
          <w:delText>C</w:delText>
        </w:r>
        <w:r w:rsidR="00BF68AF" w:rsidDel="0042338B">
          <w:rPr>
            <w:color w:val="000000"/>
            <w:sz w:val="21"/>
            <w:szCs w:val="21"/>
          </w:rPr>
          <w:delText>MUPF</w:delText>
        </w:r>
        <w:r w:rsidR="00BF68AF" w:rsidDel="0042338B">
          <w:rPr>
            <w:rFonts w:hint="eastAsia"/>
            <w:color w:val="000000"/>
            <w:sz w:val="21"/>
            <w:szCs w:val="21"/>
          </w:rPr>
          <w:delText>约低</w:delText>
        </w:r>
        <w:r w:rsidR="00BF68AF" w:rsidDel="0042338B">
          <w:rPr>
            <w:rFonts w:hint="eastAsia"/>
            <w:color w:val="000000"/>
            <w:sz w:val="21"/>
            <w:szCs w:val="21"/>
          </w:rPr>
          <w:delText>3</w:delText>
        </w:r>
        <w:r w:rsidR="00BF68AF" w:rsidDel="0042338B">
          <w:rPr>
            <w:color w:val="000000"/>
            <w:sz w:val="21"/>
            <w:szCs w:val="21"/>
          </w:rPr>
          <w:delText>0%</w:delText>
        </w:r>
        <w:r w:rsidR="00BF68AF" w:rsidDel="0042338B">
          <w:rPr>
            <w:rFonts w:hint="eastAsia"/>
            <w:color w:val="000000"/>
            <w:sz w:val="21"/>
            <w:szCs w:val="21"/>
          </w:rPr>
          <w:delText>，且随建筑数量增加时到达时间</w:delText>
        </w:r>
        <w:r w:rsidR="00820FAD" w:rsidRPr="00820FAD" w:rsidDel="0042338B">
          <w:rPr>
            <w:color w:val="000000"/>
            <w:sz w:val="21"/>
            <w:szCs w:val="21"/>
          </w:rPr>
          <w:delText>增长幅度</w:delText>
        </w:r>
        <w:r w:rsidR="00BF68AF" w:rsidDel="0042338B">
          <w:rPr>
            <w:rFonts w:hint="eastAsia"/>
            <w:color w:val="000000"/>
            <w:sz w:val="21"/>
            <w:szCs w:val="21"/>
          </w:rPr>
          <w:delText>小</w:delText>
        </w:r>
        <w:r w:rsidR="00820FAD" w:rsidRPr="00820FAD" w:rsidDel="0042338B">
          <w:rPr>
            <w:color w:val="000000"/>
            <w:sz w:val="21"/>
            <w:szCs w:val="21"/>
          </w:rPr>
          <w:delText>，展现出</w:delText>
        </w:r>
        <w:r w:rsidR="002B007E" w:rsidDel="0042338B">
          <w:rPr>
            <w:rFonts w:hint="eastAsia"/>
            <w:color w:val="000000"/>
            <w:sz w:val="21"/>
            <w:szCs w:val="21"/>
          </w:rPr>
          <w:delText>其在应对不同建筑密度环境下</w:delText>
        </w:r>
        <w:r w:rsidR="00820FAD" w:rsidRPr="00820FAD" w:rsidDel="0042338B">
          <w:rPr>
            <w:color w:val="000000"/>
            <w:sz w:val="21"/>
            <w:szCs w:val="21"/>
          </w:rPr>
          <w:delText>的扩展性与稳定性。</w:delText>
        </w:r>
      </w:del>
      <w:moveFromRangeStart w:id="300" w:author="Lianghui Ding" w:date="2025-11-30T15:05:00Z" w:name="move215407559"/>
      <w:moveFrom w:id="301" w:author="Lianghui Ding" w:date="2025-11-30T15:05:00Z">
        <w:del w:id="302" w:author="Lianghui Ding" w:date="2025-11-30T15:09:00Z">
          <w:r w:rsidR="00820FAD" w:rsidRPr="00820FAD" w:rsidDel="0042338B">
            <w:rPr>
              <w:color w:val="000000"/>
              <w:sz w:val="21"/>
              <w:szCs w:val="21"/>
            </w:rPr>
            <w:delText>这主要得益于其全局层的簇间关键点引导能有效规避建筑遮挡与强干扰区域，局部层的</w:delText>
          </w:r>
          <w:r w:rsidR="00820FAD" w:rsidRPr="00820FAD" w:rsidDel="0042338B">
            <w:rPr>
              <w:color w:val="000000"/>
              <w:sz w:val="21"/>
              <w:szCs w:val="21"/>
            </w:rPr>
            <w:delText xml:space="preserve"> MBST-APF </w:delText>
          </w:r>
          <w:r w:rsidR="00820FAD" w:rsidRPr="00820FAD" w:rsidDel="0042338B">
            <w:rPr>
              <w:color w:val="000000"/>
              <w:sz w:val="21"/>
              <w:szCs w:val="21"/>
            </w:rPr>
            <w:delText>又能持续维持关键链路的</w:delText>
          </w:r>
          <w:r w:rsidR="00820FAD" w:rsidRPr="00820FAD" w:rsidDel="0042338B">
            <w:rPr>
              <w:color w:val="000000"/>
              <w:sz w:val="21"/>
              <w:szCs w:val="21"/>
            </w:rPr>
            <w:delText xml:space="preserve"> SINR</w:delText>
          </w:r>
          <w:r w:rsidR="00820FAD" w:rsidRPr="00820FAD" w:rsidDel="0042338B">
            <w:rPr>
              <w:color w:val="000000"/>
              <w:sz w:val="21"/>
              <w:szCs w:val="21"/>
            </w:rPr>
            <w:delText>，使得在绕行障碍时仍能保持通信拓扑不被破坏。</w:delText>
          </w:r>
        </w:del>
      </w:moveFrom>
      <w:moveFromRangeEnd w:id="300"/>
      <w:del w:id="303" w:author="Lianghui Ding" w:date="2025-11-30T15:06:00Z">
        <w:r w:rsidR="00820FAD" w:rsidRPr="00820FAD" w:rsidDel="00D94C79">
          <w:rPr>
            <w:color w:val="000000"/>
            <w:sz w:val="21"/>
            <w:szCs w:val="21"/>
          </w:rPr>
          <w:delText>相比之下，</w:delText>
        </w:r>
        <w:r w:rsidR="00820FAD" w:rsidRPr="00F33E9F" w:rsidDel="00D94C79">
          <w:rPr>
            <w:color w:val="000000"/>
            <w:sz w:val="21"/>
            <w:szCs w:val="21"/>
          </w:rPr>
          <w:delText>CMUPF</w:delText>
        </w:r>
        <w:r w:rsidR="00820FAD" w:rsidRPr="00820FAD" w:rsidDel="00D94C79">
          <w:rPr>
            <w:color w:val="000000"/>
            <w:sz w:val="21"/>
            <w:szCs w:val="21"/>
          </w:rPr>
          <w:delText xml:space="preserve"> </w:delText>
        </w:r>
        <w:r w:rsidR="00820FAD" w:rsidRPr="00820FAD" w:rsidDel="00D94C79">
          <w:rPr>
            <w:color w:val="000000"/>
            <w:sz w:val="21"/>
            <w:szCs w:val="21"/>
          </w:rPr>
          <w:delText>虽具备拓扑恢复能力，但其通信保持</w:delText>
        </w:r>
        <w:r w:rsidR="00820FAD" w:rsidDel="00D94C79">
          <w:rPr>
            <w:rFonts w:hint="eastAsia"/>
            <w:color w:val="000000"/>
            <w:sz w:val="21"/>
            <w:szCs w:val="21"/>
          </w:rPr>
          <w:delText>在复杂场景下由于多源势场耦合</w:delText>
        </w:r>
        <w:r w:rsidR="00820FAD" w:rsidRPr="00820FAD" w:rsidDel="00D94C79">
          <w:rPr>
            <w:color w:val="000000"/>
            <w:sz w:val="21"/>
            <w:szCs w:val="21"/>
          </w:rPr>
          <w:delText>，对建筑</w:delText>
        </w:r>
        <w:r w:rsidR="00F33E9F" w:rsidDel="00D94C79">
          <w:rPr>
            <w:rFonts w:hint="eastAsia"/>
            <w:color w:val="000000"/>
            <w:sz w:val="21"/>
            <w:szCs w:val="21"/>
          </w:rPr>
          <w:delText>数量</w:delText>
        </w:r>
        <w:r w:rsidR="00820FAD" w:rsidRPr="00820FAD" w:rsidDel="00D94C79">
          <w:rPr>
            <w:color w:val="000000"/>
            <w:sz w:val="21"/>
            <w:szCs w:val="21"/>
          </w:rPr>
          <w:delText>极为敏感；随着建筑</w:delText>
        </w:r>
        <w:r w:rsidR="00F33E9F" w:rsidDel="00D94C79">
          <w:rPr>
            <w:rFonts w:hint="eastAsia"/>
            <w:color w:val="000000"/>
            <w:sz w:val="21"/>
            <w:szCs w:val="21"/>
          </w:rPr>
          <w:delText>数量</w:delText>
        </w:r>
        <w:r w:rsidR="00820FAD" w:rsidRPr="00820FAD" w:rsidDel="00D94C79">
          <w:rPr>
            <w:color w:val="000000"/>
            <w:sz w:val="21"/>
            <w:szCs w:val="21"/>
          </w:rPr>
          <w:delText>增加，其部分链路频繁失效且恢复</w:delText>
        </w:r>
        <w:r w:rsidR="00F33E9F" w:rsidDel="00D94C79">
          <w:rPr>
            <w:rFonts w:hint="eastAsia"/>
            <w:color w:val="000000"/>
            <w:sz w:val="21"/>
            <w:szCs w:val="21"/>
          </w:rPr>
          <w:delText>不及时</w:delText>
        </w:r>
        <w:r w:rsidR="00820FAD" w:rsidRPr="00820FAD" w:rsidDel="00D94C79">
          <w:rPr>
            <w:color w:val="000000"/>
            <w:sz w:val="21"/>
            <w:szCs w:val="21"/>
          </w:rPr>
          <w:delText>，</w:delText>
        </w:r>
      </w:del>
      <w:del w:id="304" w:author="Lianghui Ding" w:date="2025-11-30T15:09:00Z">
        <w:r w:rsidR="00820FAD" w:rsidRPr="00820FAD" w:rsidDel="0042338B">
          <w:rPr>
            <w:color w:val="000000"/>
            <w:sz w:val="21"/>
            <w:szCs w:val="21"/>
          </w:rPr>
          <w:delText>导致连通率由</w:delText>
        </w:r>
        <w:r w:rsidR="00820FAD" w:rsidRPr="00820FAD" w:rsidDel="0042338B">
          <w:rPr>
            <w:color w:val="000000"/>
            <w:sz w:val="21"/>
            <w:szCs w:val="21"/>
          </w:rPr>
          <w:delText xml:space="preserve"> 0.85 </w:delText>
        </w:r>
        <w:r w:rsidR="00820FAD" w:rsidRPr="00820FAD" w:rsidDel="0042338B">
          <w:rPr>
            <w:color w:val="000000"/>
            <w:sz w:val="21"/>
            <w:szCs w:val="21"/>
          </w:rPr>
          <w:delText>下降至</w:delText>
        </w:r>
        <w:r w:rsidR="00820FAD" w:rsidRPr="00820FAD" w:rsidDel="0042338B">
          <w:rPr>
            <w:color w:val="000000"/>
            <w:sz w:val="21"/>
            <w:szCs w:val="21"/>
          </w:rPr>
          <w:delText xml:space="preserve"> 0.75</w:delText>
        </w:r>
        <w:r w:rsidR="00820FAD" w:rsidRPr="00820FAD" w:rsidDel="0042338B">
          <w:rPr>
            <w:color w:val="000000"/>
            <w:sz w:val="21"/>
            <w:szCs w:val="21"/>
          </w:rPr>
          <w:delText>，同时路径执行过程中易出现振荡或重复调整，使平均到达时间增长最为显著，</w:delText>
        </w:r>
        <w:r w:rsidR="00BF68AF" w:rsidDel="0042338B">
          <w:rPr>
            <w:rFonts w:hint="eastAsia"/>
            <w:color w:val="000000"/>
            <w:sz w:val="21"/>
            <w:szCs w:val="21"/>
          </w:rPr>
          <w:delText>建筑数量从</w:delText>
        </w:r>
        <w:r w:rsidR="00BF68AF" w:rsidRPr="00BF68AF" w:rsidDel="0042338B">
          <w:rPr>
            <w:color w:val="000000"/>
            <w:sz w:val="21"/>
            <w:szCs w:val="21"/>
          </w:rPr>
          <w:delText xml:space="preserve"> 1</w:delText>
        </w:r>
        <w:r w:rsidR="00BF68AF" w:rsidDel="0042338B">
          <w:rPr>
            <w:color w:val="000000"/>
            <w:sz w:val="21"/>
            <w:szCs w:val="21"/>
          </w:rPr>
          <w:delText>0</w:delText>
        </w:r>
        <w:r w:rsidR="00BF68AF" w:rsidDel="0042338B">
          <w:rPr>
            <w:rFonts w:hint="eastAsia"/>
            <w:color w:val="000000"/>
            <w:sz w:val="21"/>
            <w:szCs w:val="21"/>
          </w:rPr>
          <w:delText>增加到</w:delText>
        </w:r>
        <w:r w:rsidR="00BF68AF" w:rsidRPr="00BF68AF" w:rsidDel="0042338B">
          <w:rPr>
            <w:color w:val="000000"/>
            <w:sz w:val="21"/>
            <w:szCs w:val="21"/>
          </w:rPr>
          <w:delText>30</w:delText>
        </w:r>
        <w:r w:rsidR="00BF68AF" w:rsidDel="0042338B">
          <w:rPr>
            <w:rFonts w:hint="eastAsia"/>
            <w:color w:val="000000"/>
            <w:sz w:val="21"/>
            <w:szCs w:val="21"/>
          </w:rPr>
          <w:delText>栋对应到达时间增加了约</w:delText>
        </w:r>
        <w:r w:rsidR="00BF68AF" w:rsidDel="0042338B">
          <w:rPr>
            <w:rFonts w:hint="eastAsia"/>
            <w:color w:val="000000"/>
            <w:sz w:val="21"/>
            <w:szCs w:val="21"/>
          </w:rPr>
          <w:delText>1</w:delText>
        </w:r>
        <w:r w:rsidR="00BF68AF" w:rsidDel="0042338B">
          <w:rPr>
            <w:color w:val="000000"/>
            <w:sz w:val="21"/>
            <w:szCs w:val="21"/>
          </w:rPr>
          <w:delText>5.1%</w:delText>
        </w:r>
        <w:r w:rsidR="00BF68AF" w:rsidDel="0042338B">
          <w:rPr>
            <w:rFonts w:hint="eastAsia"/>
            <w:color w:val="000000"/>
            <w:sz w:val="21"/>
            <w:szCs w:val="21"/>
          </w:rPr>
          <w:delText>，</w:delText>
        </w:r>
        <w:r w:rsidR="00820FAD" w:rsidRPr="00820FAD" w:rsidDel="0042338B">
          <w:rPr>
            <w:color w:val="000000"/>
            <w:sz w:val="21"/>
            <w:szCs w:val="21"/>
          </w:rPr>
          <w:delText>展现出在复杂大规模场景下的适应性不足。相对而言，</w:delText>
        </w:r>
        <w:r w:rsidR="00820FAD" w:rsidRPr="00F33E9F" w:rsidDel="0042338B">
          <w:rPr>
            <w:color w:val="000000"/>
            <w:sz w:val="21"/>
            <w:szCs w:val="21"/>
          </w:rPr>
          <w:delText>PPSwarm</w:delText>
        </w:r>
        <w:r w:rsidR="00820FAD" w:rsidRPr="00820FAD" w:rsidDel="0042338B">
          <w:rPr>
            <w:color w:val="000000"/>
            <w:sz w:val="21"/>
            <w:szCs w:val="21"/>
          </w:rPr>
          <w:delText xml:space="preserve"> </w:delText>
        </w:r>
        <w:r w:rsidR="00820FAD" w:rsidRPr="00820FAD" w:rsidDel="0042338B">
          <w:rPr>
            <w:color w:val="000000"/>
            <w:sz w:val="21"/>
            <w:szCs w:val="21"/>
          </w:rPr>
          <w:delText>与</w:delText>
        </w:r>
        <w:r w:rsidR="00820FAD" w:rsidRPr="00820FAD" w:rsidDel="0042338B">
          <w:rPr>
            <w:color w:val="000000"/>
            <w:sz w:val="21"/>
            <w:szCs w:val="21"/>
          </w:rPr>
          <w:delText xml:space="preserve"> </w:delText>
        </w:r>
        <w:r w:rsidR="00820FAD" w:rsidRPr="00F33E9F" w:rsidDel="0042338B">
          <w:rPr>
            <w:color w:val="000000"/>
            <w:sz w:val="21"/>
            <w:szCs w:val="21"/>
          </w:rPr>
          <w:delText>K-CBS</w:delText>
        </w:r>
        <w:r w:rsidR="00820FAD" w:rsidRPr="00820FAD" w:rsidDel="0042338B">
          <w:rPr>
            <w:color w:val="000000"/>
            <w:sz w:val="21"/>
            <w:szCs w:val="21"/>
          </w:rPr>
          <w:delText xml:space="preserve"> </w:delText>
        </w:r>
        <w:r w:rsidR="00820FAD" w:rsidRPr="00820FAD" w:rsidDel="0042338B">
          <w:rPr>
            <w:color w:val="000000"/>
            <w:sz w:val="21"/>
            <w:szCs w:val="21"/>
          </w:rPr>
          <w:delText>的</w:delText>
        </w:r>
        <w:r w:rsidR="00820FAD" w:rsidDel="0042338B">
          <w:rPr>
            <w:rFonts w:hint="eastAsia"/>
            <w:color w:val="000000"/>
            <w:sz w:val="21"/>
            <w:szCs w:val="21"/>
          </w:rPr>
          <w:delText>通信</w:delText>
        </w:r>
        <w:r w:rsidR="00820FAD" w:rsidRPr="00820FAD" w:rsidDel="0042338B">
          <w:rPr>
            <w:color w:val="000000"/>
            <w:sz w:val="21"/>
            <w:szCs w:val="21"/>
          </w:rPr>
          <w:delText>连通率随着建筑密度变化并不显著，其原因并非抗干扰能力强，而是其初始连通率本身较低（约</w:delText>
        </w:r>
        <w:r w:rsidR="00820FAD" w:rsidRPr="00820FAD" w:rsidDel="0042338B">
          <w:rPr>
            <w:color w:val="000000"/>
            <w:sz w:val="21"/>
            <w:szCs w:val="21"/>
          </w:rPr>
          <w:delText xml:space="preserve"> 0.4 </w:delText>
        </w:r>
        <w:r w:rsidR="00820FAD" w:rsidRPr="00820FAD" w:rsidDel="0042338B">
          <w:rPr>
            <w:color w:val="000000"/>
            <w:sz w:val="21"/>
            <w:szCs w:val="21"/>
          </w:rPr>
          <w:delText>左右）。随着建筑增加，绕行导致的几何分散虽然增大，但建筑本身也屏蔽了部分干扰源，使链路质量的整体变化相互抵消，因此连通率呈现低且稳定的特点。同时，这两类算法依赖全局可观测环境进行路径搜索，以路径可行性和冲突减少为优先目标，未对通信保持进行显式建模，导致其在复杂环境下无法维持完整拓扑，但路径步数仍保持较低。</w:delText>
        </w:r>
      </w:del>
      <w:del w:id="305" w:author="Lianghui Ding" w:date="2025-11-30T15:10:00Z">
        <w:r w:rsidR="00820FAD" w:rsidRPr="00820FAD" w:rsidDel="0009751C">
          <w:rPr>
            <w:color w:val="000000"/>
            <w:sz w:val="21"/>
            <w:szCs w:val="21"/>
          </w:rPr>
          <w:delText>至于</w:delText>
        </w:r>
        <w:r w:rsidR="00820FAD" w:rsidRPr="00F33E9F" w:rsidDel="0009751C">
          <w:rPr>
            <w:color w:val="000000"/>
            <w:sz w:val="21"/>
            <w:szCs w:val="21"/>
          </w:rPr>
          <w:delText>APF</w:delText>
        </w:r>
        <w:r w:rsidR="00820FAD" w:rsidRPr="00820FAD" w:rsidDel="0009751C">
          <w:rPr>
            <w:color w:val="000000"/>
            <w:sz w:val="21"/>
            <w:szCs w:val="21"/>
          </w:rPr>
          <w:delText>，由于缺乏全局引导与链路保持机制，在建筑和干扰影响下易被局部势场推离集群，通信保持性能最差（最低至</w:delText>
        </w:r>
        <w:r w:rsidR="00820FAD" w:rsidRPr="00820FAD" w:rsidDel="0009751C">
          <w:rPr>
            <w:color w:val="000000"/>
            <w:sz w:val="21"/>
            <w:szCs w:val="21"/>
          </w:rPr>
          <w:delText xml:space="preserve"> 0.2</w:delText>
        </w:r>
        <w:r w:rsidR="00820FAD" w:rsidRPr="00820FAD" w:rsidDel="0009751C">
          <w:rPr>
            <w:color w:val="000000"/>
            <w:sz w:val="21"/>
            <w:szCs w:val="21"/>
          </w:rPr>
          <w:delText>），且死锁与振荡使到达时间显著增加。</w:delText>
        </w:r>
        <w:r w:rsidR="00F33E9F" w:rsidDel="0009751C">
          <w:rPr>
            <w:rFonts w:hint="eastAsia"/>
            <w:color w:val="000000"/>
            <w:sz w:val="21"/>
            <w:szCs w:val="21"/>
          </w:rPr>
          <w:delText>特别的，在建筑密度为</w:delText>
        </w:r>
        <w:r w:rsidR="00F33E9F" w:rsidDel="0009751C">
          <w:rPr>
            <w:color w:val="000000"/>
            <w:sz w:val="21"/>
            <w:szCs w:val="21"/>
          </w:rPr>
          <w:delText>30</w:delText>
        </w:r>
        <w:r w:rsidR="00F33E9F" w:rsidDel="0009751C">
          <w:rPr>
            <w:rFonts w:hint="eastAsia"/>
            <w:color w:val="000000"/>
            <w:sz w:val="21"/>
            <w:szCs w:val="21"/>
          </w:rPr>
          <w:delText>时，</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w:delText>
        </w:r>
        <w:r w:rsidR="00F33E9F" w:rsidDel="0009751C">
          <w:rPr>
            <w:rFonts w:hint="eastAsia"/>
            <w:color w:val="000000"/>
            <w:sz w:val="21"/>
            <w:szCs w:val="21"/>
          </w:rPr>
          <w:delText>K</w:delText>
        </w:r>
        <w:r w:rsidR="00F33E9F" w:rsidDel="0009751C">
          <w:rPr>
            <w:color w:val="000000"/>
            <w:sz w:val="21"/>
            <w:szCs w:val="21"/>
          </w:rPr>
          <w:delText>-CBS</w:delText>
        </w:r>
        <w:r w:rsidR="00F33E9F" w:rsidDel="0009751C">
          <w:rPr>
            <w:rFonts w:hint="eastAsia"/>
            <w:color w:val="000000"/>
            <w:sz w:val="21"/>
            <w:szCs w:val="21"/>
          </w:rPr>
          <w:delText>都出现了通信连通率增加的现象，主要是因为建筑对干扰的遮挡作用大幅增加导致网络链路质量提升，其中</w:delText>
        </w:r>
        <w:r w:rsidR="00F33E9F" w:rsidDel="0009751C">
          <w:rPr>
            <w:rFonts w:hint="eastAsia"/>
            <w:color w:val="000000"/>
            <w:sz w:val="21"/>
            <w:szCs w:val="21"/>
          </w:rPr>
          <w:delText>P</w:delText>
        </w:r>
        <w:r w:rsidR="00F33E9F" w:rsidDel="0009751C">
          <w:rPr>
            <w:color w:val="000000"/>
            <w:sz w:val="21"/>
            <w:szCs w:val="21"/>
          </w:rPr>
          <w:delText>PS</w:delText>
        </w:r>
        <w:r w:rsidR="00F33E9F" w:rsidDel="0009751C">
          <w:rPr>
            <w:rFonts w:hint="eastAsia"/>
            <w:color w:val="000000"/>
            <w:sz w:val="21"/>
            <w:szCs w:val="21"/>
          </w:rPr>
          <w:delText>warm</w:delText>
        </w:r>
        <w:r w:rsidR="00F33E9F" w:rsidDel="0009751C">
          <w:rPr>
            <w:rFonts w:hint="eastAsia"/>
            <w:color w:val="000000"/>
            <w:sz w:val="21"/>
            <w:szCs w:val="21"/>
          </w:rPr>
          <w:delText>算法优化效果最为明显。</w:delText>
        </w:r>
      </w:del>
      <w:commentRangeEnd w:id="284"/>
      <w:r w:rsidR="007705E0">
        <w:rPr>
          <w:rStyle w:val="ac"/>
        </w:rPr>
        <w:commentReference w:id="284"/>
      </w:r>
      <w:commentRangeEnd w:id="285"/>
      <w:r w:rsidR="00FD7133">
        <w:rPr>
          <w:rStyle w:val="ac"/>
        </w:rPr>
        <w:commentReference w:id="285"/>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306" w:name="_Hlk212806974"/>
            <w:r w:rsidRPr="00B37674">
              <w:rPr>
                <w:rFonts w:hint="eastAsia"/>
                <w:noProof/>
              </w:rPr>
              <w:lastRenderedPageBreak/>
              <w:drawing>
                <wp:inline distT="0" distB="0" distL="0" distR="0" wp14:anchorId="67D6C857" wp14:editId="31043771">
                  <wp:extent cx="2749790" cy="1879958"/>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9790" cy="1879958"/>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34FD7A42">
                  <wp:extent cx="2735046" cy="1868220"/>
                  <wp:effectExtent l="0" t="0" r="825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5046" cy="1868220"/>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4A288C24"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w:t>
            </w:r>
            <w:r w:rsidR="007D0D7A">
              <w:rPr>
                <w:rFonts w:eastAsia="黑体" w:hint="eastAsia"/>
                <w:szCs w:val="18"/>
              </w:rPr>
              <w:t>通信连通率</w:t>
            </w:r>
            <w:r w:rsidR="00EA4A87">
              <w:rPr>
                <w:rFonts w:eastAsia="黑体" w:hint="eastAsia"/>
                <w:szCs w:val="18"/>
              </w:rPr>
              <w:t>对比</w:t>
            </w:r>
          </w:p>
        </w:tc>
        <w:tc>
          <w:tcPr>
            <w:tcW w:w="4394" w:type="dxa"/>
            <w:vAlign w:val="center"/>
          </w:tcPr>
          <w:p w14:paraId="3A821861" w14:textId="0A1D9AFB"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w:t>
            </w:r>
            <w:r w:rsidR="00820FAD">
              <w:rPr>
                <w:rFonts w:eastAsia="黑体" w:hint="eastAsia"/>
                <w:szCs w:val="18"/>
              </w:rPr>
              <w:t>时间</w:t>
            </w:r>
            <w:r w:rsidR="00EA4A87">
              <w:rPr>
                <w:rFonts w:eastAsia="黑体" w:hint="eastAsia"/>
                <w:szCs w:val="18"/>
              </w:rPr>
              <w:t>对比</w:t>
            </w:r>
          </w:p>
        </w:tc>
      </w:tr>
    </w:tbl>
    <w:bookmarkEnd w:id="306"/>
    <w:p w14:paraId="416AC04C" w14:textId="201EA7A0" w:rsidR="005E2801" w:rsidRDefault="00624253" w:rsidP="0080116D">
      <w:pPr>
        <w:pStyle w:val="aff2"/>
      </w:pPr>
      <w:r w:rsidRPr="00A9585A">
        <w:rPr>
          <w:rFonts w:hint="eastAsia"/>
        </w:rPr>
        <w:t>图</w:t>
      </w:r>
      <w:r w:rsidR="00727BD3">
        <w:t>3</w:t>
      </w:r>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6FDEF245" w14:textId="284BA8C2" w:rsidR="001844CF" w:rsidRDefault="001844CF" w:rsidP="00234ACA">
      <w:pPr>
        <w:spacing w:line="360" w:lineRule="auto"/>
        <w:outlineLvl w:val="1"/>
        <w:rPr>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2B681980" w14:textId="3D28C50D" w:rsidR="000044E8" w:rsidRDefault="000044E8" w:rsidP="00026636">
      <w:pPr>
        <w:spacing w:line="360" w:lineRule="auto"/>
        <w:ind w:firstLineChars="196" w:firstLine="412"/>
        <w:rPr>
          <w:ins w:id="307" w:author="运璐 何" w:date="2025-12-01T20:01:00Z"/>
          <w:color w:val="000000"/>
          <w:sz w:val="21"/>
          <w:szCs w:val="21"/>
        </w:rPr>
      </w:pPr>
      <w:ins w:id="308" w:author="运璐 何" w:date="2025-12-01T20:01:00Z">
        <w:r w:rsidRPr="000044E8">
          <w:rPr>
            <w:color w:val="000000"/>
            <w:sz w:val="21"/>
            <w:szCs w:val="21"/>
          </w:rPr>
          <w:t>不同算法通信连通率与平均到达时间随无人机数量的变化如图</w:t>
        </w:r>
        <w:r w:rsidRPr="000044E8">
          <w:rPr>
            <w:color w:val="000000"/>
            <w:sz w:val="21"/>
            <w:szCs w:val="21"/>
          </w:rPr>
          <w:t>4-(a)</w:t>
        </w:r>
        <w:r w:rsidRPr="000044E8">
          <w:rPr>
            <w:color w:val="000000"/>
            <w:sz w:val="21"/>
            <w:szCs w:val="21"/>
          </w:rPr>
          <w:t>与图</w:t>
        </w:r>
        <w:r w:rsidRPr="000044E8">
          <w:rPr>
            <w:color w:val="000000"/>
            <w:sz w:val="21"/>
            <w:szCs w:val="21"/>
          </w:rPr>
          <w:t>4-(b)</w:t>
        </w:r>
        <w:r w:rsidRPr="000044E8">
          <w:rPr>
            <w:color w:val="000000"/>
            <w:sz w:val="21"/>
            <w:szCs w:val="21"/>
          </w:rPr>
          <w:t>所示。由图可见，各算法的连通率在无人机数量增加时整体保持稳定，而平均到达时间</w:t>
        </w:r>
        <w:r>
          <w:rPr>
            <w:rFonts w:hint="eastAsia"/>
            <w:color w:val="000000"/>
            <w:sz w:val="21"/>
            <w:szCs w:val="21"/>
          </w:rPr>
          <w:t>除</w:t>
        </w:r>
        <w:r>
          <w:rPr>
            <w:rFonts w:hint="eastAsia"/>
            <w:color w:val="000000"/>
            <w:sz w:val="21"/>
            <w:szCs w:val="21"/>
          </w:rPr>
          <w:t>C</w:t>
        </w:r>
        <w:r>
          <w:rPr>
            <w:color w:val="000000"/>
            <w:sz w:val="21"/>
            <w:szCs w:val="21"/>
          </w:rPr>
          <w:t>MUPF</w:t>
        </w:r>
        <w:r>
          <w:rPr>
            <w:rFonts w:hint="eastAsia"/>
            <w:color w:val="000000"/>
            <w:sz w:val="21"/>
            <w:szCs w:val="21"/>
          </w:rPr>
          <w:t>外</w:t>
        </w:r>
        <w:r w:rsidRPr="000044E8">
          <w:rPr>
            <w:color w:val="000000"/>
            <w:sz w:val="21"/>
            <w:szCs w:val="21"/>
          </w:rPr>
          <w:t>在不同规模下变化较小。</w:t>
        </w:r>
      </w:ins>
    </w:p>
    <w:p w14:paraId="2F91D123" w14:textId="37B35742" w:rsidR="000044E8" w:rsidRPr="000044E8" w:rsidRDefault="000044E8" w:rsidP="000044E8">
      <w:pPr>
        <w:spacing w:line="360" w:lineRule="auto"/>
        <w:ind w:firstLineChars="196" w:firstLine="412"/>
        <w:rPr>
          <w:ins w:id="309" w:author="运璐 何" w:date="2025-12-01T20:02:00Z"/>
          <w:color w:val="000000"/>
          <w:sz w:val="21"/>
          <w:szCs w:val="21"/>
        </w:rPr>
      </w:pPr>
      <w:ins w:id="310" w:author="运璐 何" w:date="2025-12-01T20:02:00Z">
        <w:r w:rsidRPr="000044E8">
          <w:rPr>
            <w:color w:val="000000"/>
            <w:sz w:val="21"/>
            <w:szCs w:val="21"/>
          </w:rPr>
          <w:t>从</w:t>
        </w:r>
      </w:ins>
      <w:ins w:id="311" w:author="运璐 何" w:date="2025-12-01T20:21:00Z">
        <w:r w:rsidR="00AC4413">
          <w:rPr>
            <w:rFonts w:hint="eastAsia"/>
            <w:color w:val="000000"/>
            <w:sz w:val="21"/>
            <w:szCs w:val="21"/>
          </w:rPr>
          <w:t>通信</w:t>
        </w:r>
      </w:ins>
      <w:ins w:id="312" w:author="运璐 何" w:date="2025-12-01T20:02:00Z">
        <w:r w:rsidRPr="000044E8">
          <w:rPr>
            <w:color w:val="000000"/>
            <w:sz w:val="21"/>
            <w:szCs w:val="21"/>
          </w:rPr>
          <w:t>连通率来看，</w:t>
        </w:r>
        <w:r w:rsidRPr="000044E8">
          <w:rPr>
            <w:color w:val="000000"/>
            <w:sz w:val="21"/>
            <w:szCs w:val="21"/>
          </w:rPr>
          <w:t xml:space="preserve">C-RRT*-APF </w:t>
        </w:r>
        <w:r w:rsidRPr="000044E8">
          <w:rPr>
            <w:color w:val="000000"/>
            <w:sz w:val="21"/>
            <w:szCs w:val="21"/>
          </w:rPr>
          <w:t>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w:t>
        </w:r>
        <w:r w:rsidRPr="000044E8">
          <w:rPr>
            <w:color w:val="000000"/>
            <w:sz w:val="21"/>
            <w:szCs w:val="21"/>
          </w:rPr>
          <w:t xml:space="preserve">CMUPF </w:t>
        </w:r>
        <w:r w:rsidRPr="000044E8">
          <w:rPr>
            <w:color w:val="000000"/>
            <w:sz w:val="21"/>
            <w:szCs w:val="21"/>
          </w:rPr>
          <w:t>的连通率随着无人机数量增加</w:t>
        </w:r>
        <w:r>
          <w:rPr>
            <w:rFonts w:hint="eastAsia"/>
            <w:color w:val="000000"/>
            <w:sz w:val="21"/>
            <w:szCs w:val="21"/>
          </w:rPr>
          <w:t>略微</w:t>
        </w:r>
        <w:r w:rsidRPr="000044E8">
          <w:rPr>
            <w:color w:val="000000"/>
            <w:sz w:val="21"/>
            <w:szCs w:val="21"/>
          </w:rPr>
          <w:t>下降趋势，多源势场耦合在大规模下更容易导致链路</w:t>
        </w:r>
      </w:ins>
      <w:ins w:id="313" w:author="运璐 何" w:date="2025-12-01T20:03:00Z">
        <w:r>
          <w:rPr>
            <w:rFonts w:hint="eastAsia"/>
            <w:color w:val="000000"/>
            <w:sz w:val="21"/>
            <w:szCs w:val="21"/>
          </w:rPr>
          <w:t>少数节点</w:t>
        </w:r>
      </w:ins>
      <w:ins w:id="314" w:author="运璐 何" w:date="2025-12-01T20:05:00Z">
        <w:r>
          <w:rPr>
            <w:rFonts w:hint="eastAsia"/>
            <w:color w:val="000000"/>
            <w:sz w:val="21"/>
            <w:szCs w:val="21"/>
          </w:rPr>
          <w:t>产生</w:t>
        </w:r>
      </w:ins>
      <w:ins w:id="315" w:author="运璐 何" w:date="2025-12-01T20:03:00Z">
        <w:r>
          <w:rPr>
            <w:rFonts w:hint="eastAsia"/>
            <w:color w:val="000000"/>
            <w:sz w:val="21"/>
            <w:szCs w:val="21"/>
          </w:rPr>
          <w:t>死锁导致部分链路失效</w:t>
        </w:r>
      </w:ins>
      <w:ins w:id="316" w:author="运璐 何" w:date="2025-12-01T20:04:00Z">
        <w:r>
          <w:rPr>
            <w:rFonts w:hint="eastAsia"/>
            <w:color w:val="000000"/>
            <w:sz w:val="21"/>
            <w:szCs w:val="21"/>
          </w:rPr>
          <w:t>，从而使网络整体的连通性受到破坏</w:t>
        </w:r>
      </w:ins>
      <w:ins w:id="317" w:author="运璐 何" w:date="2025-12-01T20:02:00Z">
        <w:r w:rsidRPr="000044E8">
          <w:rPr>
            <w:color w:val="000000"/>
            <w:sz w:val="21"/>
            <w:szCs w:val="21"/>
          </w:rPr>
          <w:t>。由于未对通信保持进行约束或约束不足，</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在不同规模下连通率</w:t>
        </w:r>
      </w:ins>
      <w:ins w:id="318" w:author="运璐 何" w:date="2025-12-01T20:06:00Z">
        <w:r w:rsidR="00D23592">
          <w:rPr>
            <w:rFonts w:hint="eastAsia"/>
            <w:color w:val="000000"/>
            <w:sz w:val="21"/>
            <w:szCs w:val="21"/>
          </w:rPr>
          <w:t>整体保持稳定在较低水平，</w:t>
        </w:r>
      </w:ins>
      <w:ins w:id="319" w:author="运璐 何" w:date="2025-12-01T20:07:00Z">
        <w:r w:rsidR="00D23592">
          <w:rPr>
            <w:rFonts w:hint="eastAsia"/>
            <w:color w:val="000000"/>
            <w:sz w:val="21"/>
            <w:szCs w:val="21"/>
          </w:rPr>
          <w:t>受无人机数量变化影响较少</w:t>
        </w:r>
      </w:ins>
      <w:ins w:id="320" w:author="运璐 何" w:date="2025-12-01T20:02:00Z">
        <w:r w:rsidRPr="000044E8">
          <w:rPr>
            <w:color w:val="000000"/>
            <w:sz w:val="21"/>
            <w:szCs w:val="21"/>
          </w:rPr>
          <w:t>。</w:t>
        </w:r>
      </w:ins>
      <w:ins w:id="321" w:author="运璐 何" w:date="2025-12-01T20:07:00Z">
        <w:r w:rsidR="00D23592">
          <w:rPr>
            <w:rFonts w:hint="eastAsia"/>
            <w:color w:val="000000"/>
            <w:sz w:val="21"/>
            <w:szCs w:val="21"/>
          </w:rPr>
          <w:t>同时</w:t>
        </w:r>
      </w:ins>
      <w:ins w:id="322" w:author="运璐 何" w:date="2025-12-01T20:02:00Z">
        <w:r w:rsidRPr="000044E8">
          <w:rPr>
            <w:color w:val="000000"/>
            <w:sz w:val="21"/>
            <w:szCs w:val="21"/>
          </w:rPr>
          <w:t>由于缺乏全局引导与链路保持机制，</w:t>
        </w:r>
        <w:r w:rsidRPr="000044E8">
          <w:rPr>
            <w:color w:val="000000"/>
            <w:sz w:val="21"/>
            <w:szCs w:val="21"/>
          </w:rPr>
          <w:t xml:space="preserve">APF </w:t>
        </w:r>
        <w:r w:rsidRPr="000044E8">
          <w:rPr>
            <w:color w:val="000000"/>
            <w:sz w:val="21"/>
            <w:szCs w:val="21"/>
          </w:rPr>
          <w:t>在多机条件下的通信保持能力最弱。</w:t>
        </w:r>
      </w:ins>
    </w:p>
    <w:p w14:paraId="3A863743" w14:textId="67B77D5D" w:rsidR="000044E8" w:rsidRPr="000044E8" w:rsidRDefault="000044E8" w:rsidP="00D23592">
      <w:pPr>
        <w:spacing w:line="360" w:lineRule="auto"/>
        <w:ind w:firstLineChars="196" w:firstLine="412"/>
        <w:rPr>
          <w:ins w:id="323" w:author="运璐 何" w:date="2025-12-01T20:02:00Z"/>
          <w:color w:val="000000"/>
          <w:sz w:val="21"/>
          <w:szCs w:val="21"/>
        </w:rPr>
      </w:pPr>
      <w:ins w:id="324" w:author="运璐 何" w:date="2025-12-01T20:02:00Z">
        <w:r w:rsidRPr="000044E8">
          <w:rPr>
            <w:color w:val="000000"/>
            <w:sz w:val="21"/>
            <w:szCs w:val="21"/>
          </w:rPr>
          <w:t>从平均到达时间来看，</w:t>
        </w:r>
        <w:r w:rsidRPr="000044E8">
          <w:rPr>
            <w:color w:val="000000"/>
            <w:sz w:val="21"/>
            <w:szCs w:val="21"/>
          </w:rPr>
          <w:t xml:space="preserve">C-RRT*-APF </w:t>
        </w:r>
        <w:r w:rsidRPr="000044E8">
          <w:rPr>
            <w:color w:val="000000"/>
            <w:sz w:val="21"/>
            <w:szCs w:val="21"/>
          </w:rPr>
          <w:t>在不同无人机数量下保持较为稳定，小规模时因簇内节点较少</w:t>
        </w:r>
      </w:ins>
      <w:ins w:id="325" w:author="运璐 何" w:date="2025-12-01T20:08:00Z">
        <w:r w:rsidR="00D23592">
          <w:rPr>
            <w:rFonts w:hint="eastAsia"/>
            <w:color w:val="000000"/>
            <w:sz w:val="21"/>
            <w:szCs w:val="21"/>
          </w:rPr>
          <w:t>，在建筑物附近的</w:t>
        </w:r>
      </w:ins>
      <w:ins w:id="326" w:author="运璐 何" w:date="2025-12-01T20:07:00Z">
        <w:r w:rsidR="00D23592">
          <w:rPr>
            <w:rFonts w:hint="eastAsia"/>
            <w:color w:val="000000"/>
            <w:sz w:val="21"/>
            <w:szCs w:val="21"/>
          </w:rPr>
          <w:t>中继</w:t>
        </w:r>
      </w:ins>
      <w:ins w:id="327" w:author="运璐 何" w:date="2025-12-01T20:08:00Z">
        <w:r w:rsidR="00D23592">
          <w:rPr>
            <w:rFonts w:hint="eastAsia"/>
            <w:color w:val="000000"/>
            <w:sz w:val="21"/>
            <w:szCs w:val="21"/>
          </w:rPr>
          <w:t>维持开销</w:t>
        </w:r>
      </w:ins>
      <w:ins w:id="328" w:author="运璐 何" w:date="2025-12-01T20:02:00Z">
        <w:r w:rsidRPr="000044E8">
          <w:rPr>
            <w:color w:val="000000"/>
            <w:sz w:val="21"/>
            <w:szCs w:val="21"/>
          </w:rPr>
          <w:t>导致</w:t>
        </w:r>
      </w:ins>
      <w:ins w:id="329" w:author="运璐 何" w:date="2025-12-01T20:08:00Z">
        <w:r w:rsidR="00D23592">
          <w:rPr>
            <w:rFonts w:hint="eastAsia"/>
            <w:color w:val="000000"/>
            <w:sz w:val="21"/>
            <w:szCs w:val="21"/>
          </w:rPr>
          <w:t>其</w:t>
        </w:r>
      </w:ins>
      <w:ins w:id="330" w:author="运璐 何" w:date="2025-12-01T20:02:00Z">
        <w:r w:rsidRPr="000044E8">
          <w:rPr>
            <w:color w:val="000000"/>
            <w:sz w:val="21"/>
            <w:szCs w:val="21"/>
          </w:rPr>
          <w:t>到达时间略有增加，随着规模增大中继能力增强，到达时间趋于平稳。相比之下，</w:t>
        </w:r>
        <w:r w:rsidRPr="000044E8">
          <w:rPr>
            <w:color w:val="000000"/>
            <w:sz w:val="21"/>
            <w:szCs w:val="21"/>
          </w:rPr>
          <w:t xml:space="preserve">CMUPF </w:t>
        </w:r>
        <w:r w:rsidRPr="000044E8">
          <w:rPr>
            <w:color w:val="000000"/>
            <w:sz w:val="21"/>
            <w:szCs w:val="21"/>
          </w:rPr>
          <w:t>的平均到达时间随无人机数量增大而明显增加，这是因为多源势场耦合在大规模下加剧，更易产生拥挤震荡与重复调整，导致路径</w:t>
        </w:r>
      </w:ins>
      <w:ins w:id="331" w:author="运璐 何" w:date="2025-12-01T20:08:00Z">
        <w:r w:rsidR="00D23592">
          <w:rPr>
            <w:rFonts w:hint="eastAsia"/>
            <w:color w:val="000000"/>
            <w:sz w:val="21"/>
            <w:szCs w:val="21"/>
          </w:rPr>
          <w:t>规划</w:t>
        </w:r>
      </w:ins>
      <w:ins w:id="332" w:author="运璐 何" w:date="2025-12-01T20:02:00Z">
        <w:r w:rsidRPr="000044E8">
          <w:rPr>
            <w:color w:val="000000"/>
            <w:sz w:val="21"/>
            <w:szCs w:val="21"/>
          </w:rPr>
          <w:t>效率下降。</w:t>
        </w:r>
        <w:r w:rsidRPr="000044E8">
          <w:rPr>
            <w:color w:val="000000"/>
            <w:sz w:val="21"/>
            <w:szCs w:val="21"/>
          </w:rPr>
          <w:t xml:space="preserve">PPSwarm </w:t>
        </w:r>
        <w:r w:rsidRPr="000044E8">
          <w:rPr>
            <w:color w:val="000000"/>
            <w:sz w:val="21"/>
            <w:szCs w:val="21"/>
          </w:rPr>
          <w:t>与</w:t>
        </w:r>
        <w:r w:rsidRPr="000044E8">
          <w:rPr>
            <w:color w:val="000000"/>
            <w:sz w:val="21"/>
            <w:szCs w:val="21"/>
          </w:rPr>
          <w:t xml:space="preserve"> K-CBS </w:t>
        </w:r>
        <w:r w:rsidRPr="000044E8">
          <w:rPr>
            <w:color w:val="000000"/>
            <w:sz w:val="21"/>
            <w:szCs w:val="21"/>
          </w:rPr>
          <w:t>的到达时间在不同规模下整体保持接近，主要由于其依赖全局先验信息且未显式考虑通信保持，使其规划过程对规模变化不敏感。</w:t>
        </w:r>
        <w:r w:rsidRPr="000044E8">
          <w:rPr>
            <w:color w:val="000000"/>
            <w:sz w:val="21"/>
            <w:szCs w:val="21"/>
          </w:rPr>
          <w:t xml:space="preserve">APF </w:t>
        </w:r>
        <w:r w:rsidRPr="000044E8">
          <w:rPr>
            <w:color w:val="000000"/>
            <w:sz w:val="21"/>
            <w:szCs w:val="21"/>
          </w:rPr>
          <w:t>的到达时间在不同规模下波动较大，因其完全依赖局部势场，部分规模下易陷入局部极小或振荡区域，导致个别轨迹拖慢整体到达时间。</w:t>
        </w:r>
      </w:ins>
    </w:p>
    <w:p w14:paraId="7DC45909" w14:textId="5ED11111" w:rsidR="00370C73" w:rsidRPr="00026636" w:rsidRDefault="00026636" w:rsidP="00026636">
      <w:pPr>
        <w:spacing w:line="360" w:lineRule="auto"/>
        <w:ind w:firstLineChars="196" w:firstLine="412"/>
        <w:rPr>
          <w:color w:val="000000"/>
          <w:sz w:val="21"/>
          <w:szCs w:val="21"/>
        </w:rPr>
      </w:pPr>
      <w:del w:id="333" w:author="运璐 何" w:date="2025-12-01T20:09:00Z">
        <w:r w:rsidRPr="00026636" w:rsidDel="00D23592">
          <w:rPr>
            <w:rFonts w:hint="eastAsia"/>
            <w:color w:val="000000"/>
            <w:sz w:val="21"/>
            <w:szCs w:val="21"/>
          </w:rPr>
          <w:delText>图</w:delText>
        </w:r>
        <w:r w:rsidR="00727BD3" w:rsidDel="00D23592">
          <w:rPr>
            <w:color w:val="000000"/>
            <w:sz w:val="21"/>
            <w:szCs w:val="21"/>
          </w:rPr>
          <w:delText>4</w:delText>
        </w:r>
        <w:r w:rsidRPr="00026636" w:rsidDel="00D23592">
          <w:rPr>
            <w:rFonts w:hint="eastAsia"/>
            <w:color w:val="000000"/>
            <w:sz w:val="21"/>
            <w:szCs w:val="21"/>
          </w:rPr>
          <w:delText>-(a)</w:delText>
        </w:r>
        <w:r w:rsidRPr="00026636" w:rsidDel="00D23592">
          <w:rPr>
            <w:rFonts w:hint="eastAsia"/>
            <w:color w:val="000000"/>
            <w:sz w:val="21"/>
            <w:szCs w:val="21"/>
          </w:rPr>
          <w:delText>与图</w:delText>
        </w:r>
        <w:r w:rsidR="00727BD3" w:rsidDel="00D23592">
          <w:rPr>
            <w:color w:val="000000"/>
            <w:sz w:val="21"/>
            <w:szCs w:val="21"/>
          </w:rPr>
          <w:delText>4</w:delText>
        </w:r>
        <w:r w:rsidRPr="00026636" w:rsidDel="00D23592">
          <w:rPr>
            <w:rFonts w:hint="eastAsia"/>
            <w:color w:val="000000"/>
            <w:sz w:val="21"/>
            <w:szCs w:val="21"/>
          </w:rPr>
          <w:delText>-(b)</w:delText>
        </w:r>
        <w:r w:rsidRPr="00026636" w:rsidDel="00D23592">
          <w:rPr>
            <w:rFonts w:hint="eastAsia"/>
            <w:color w:val="000000"/>
            <w:sz w:val="21"/>
            <w:szCs w:val="21"/>
          </w:rPr>
          <w:delText>展示了在不同无人机数量条件下，各算法在</w:delText>
        </w:r>
        <w:r w:rsidR="007D0D7A" w:rsidDel="00D23592">
          <w:rPr>
            <w:rFonts w:hint="eastAsia"/>
            <w:color w:val="000000"/>
            <w:sz w:val="21"/>
            <w:szCs w:val="21"/>
          </w:rPr>
          <w:delText>通信连通率</w:delText>
        </w:r>
        <w:r w:rsidRPr="00026636" w:rsidDel="00D23592">
          <w:rPr>
            <w:rFonts w:hint="eastAsia"/>
            <w:color w:val="000000"/>
            <w:sz w:val="21"/>
            <w:szCs w:val="21"/>
          </w:rPr>
          <w:delText>与平均到达</w:delText>
        </w:r>
        <w:r w:rsidR="00686FA5" w:rsidDel="00D23592">
          <w:rPr>
            <w:rFonts w:hint="eastAsia"/>
            <w:color w:val="000000"/>
            <w:sz w:val="21"/>
            <w:szCs w:val="21"/>
          </w:rPr>
          <w:delText>时间</w:delText>
        </w:r>
        <w:r w:rsidRPr="00026636" w:rsidDel="00D23592">
          <w:rPr>
            <w:rFonts w:hint="eastAsia"/>
            <w:color w:val="000000"/>
            <w:sz w:val="21"/>
            <w:szCs w:val="21"/>
          </w:rPr>
          <w:delText>两项指标上的表现变化。</w:delText>
        </w:r>
        <w:r w:rsidR="003B5686" w:rsidRPr="003B5686" w:rsidDel="00D23592">
          <w:rPr>
            <w:rFonts w:hint="eastAsia"/>
            <w:color w:val="000000"/>
            <w:sz w:val="21"/>
            <w:szCs w:val="21"/>
          </w:rPr>
          <w:delText>在无人机数量从</w:delText>
        </w:r>
        <w:r w:rsidR="003B5686" w:rsidRPr="003B5686" w:rsidDel="00D23592">
          <w:rPr>
            <w:rFonts w:hint="eastAsia"/>
            <w:color w:val="000000"/>
            <w:sz w:val="21"/>
            <w:szCs w:val="21"/>
          </w:rPr>
          <w:delText xml:space="preserve"> 12 </w:delText>
        </w:r>
        <w:r w:rsidR="003B5686" w:rsidRPr="003B5686" w:rsidDel="00D23592">
          <w:rPr>
            <w:rFonts w:hint="eastAsia"/>
            <w:color w:val="000000"/>
            <w:sz w:val="21"/>
            <w:szCs w:val="21"/>
          </w:rPr>
          <w:delText>增加至</w:delText>
        </w:r>
        <w:r w:rsidR="003B5686" w:rsidRPr="003B5686" w:rsidDel="00D23592">
          <w:rPr>
            <w:rFonts w:hint="eastAsia"/>
            <w:color w:val="000000"/>
            <w:sz w:val="21"/>
            <w:szCs w:val="21"/>
          </w:rPr>
          <w:delText xml:space="preserve"> 36 </w:delText>
        </w:r>
        <w:r w:rsidR="003B5686" w:rsidRPr="003B5686" w:rsidDel="00D23592">
          <w:rPr>
            <w:rFonts w:hint="eastAsia"/>
            <w:color w:val="000000"/>
            <w:sz w:val="21"/>
            <w:szCs w:val="21"/>
          </w:rPr>
          <w:delText>架的过程中，</w:delText>
        </w:r>
        <w:r w:rsidR="003B5686" w:rsidDel="00D23592">
          <w:rPr>
            <w:rFonts w:hint="eastAsia"/>
            <w:color w:val="000000"/>
            <w:sz w:val="21"/>
            <w:szCs w:val="21"/>
          </w:rPr>
          <w:delText>所提算法在整体通信连通度保持在约</w:delText>
        </w:r>
        <w:r w:rsidR="003B5686" w:rsidDel="00D23592">
          <w:rPr>
            <w:rFonts w:hint="eastAsia"/>
            <w:color w:val="000000"/>
            <w:sz w:val="21"/>
            <w:szCs w:val="21"/>
          </w:rPr>
          <w:delText>0</w:delText>
        </w:r>
        <w:r w:rsidR="003B5686" w:rsidDel="00D23592">
          <w:rPr>
            <w:color w:val="000000"/>
            <w:sz w:val="21"/>
            <w:szCs w:val="21"/>
          </w:rPr>
          <w:delText>.95</w:delText>
        </w:r>
        <w:r w:rsidR="003B5686" w:rsidDel="00D23592">
          <w:rPr>
            <w:rFonts w:hint="eastAsia"/>
            <w:color w:val="000000"/>
            <w:sz w:val="21"/>
            <w:szCs w:val="21"/>
          </w:rPr>
          <w:delText>，并且</w:delText>
        </w:r>
        <w:r w:rsidR="002B007E" w:rsidDel="00D23592">
          <w:rPr>
            <w:rFonts w:hint="eastAsia"/>
            <w:color w:val="000000"/>
            <w:sz w:val="21"/>
            <w:szCs w:val="21"/>
          </w:rPr>
          <w:delText>到达时间保持稳定，体现出算法在不同无人机数量应用时的稳定性和可扩展性。具体的，各个算法</w:delText>
        </w:r>
        <w:r w:rsidR="003B5686" w:rsidRPr="003B5686" w:rsidDel="00D23592">
          <w:rPr>
            <w:rFonts w:hint="eastAsia"/>
            <w:color w:val="000000"/>
            <w:sz w:val="21"/>
            <w:szCs w:val="21"/>
          </w:rPr>
          <w:delText>在通信连通性与平均到达时间上呈现出若干具有代表性的差异：所提</w:delText>
        </w:r>
        <w:r w:rsidR="003B5686" w:rsidRPr="003B5686" w:rsidDel="00D23592">
          <w:rPr>
            <w:rFonts w:hint="eastAsia"/>
            <w:color w:val="000000"/>
            <w:sz w:val="21"/>
            <w:szCs w:val="21"/>
          </w:rPr>
          <w:delText xml:space="preserve"> C-RRT-APF* </w:delText>
        </w:r>
        <w:r w:rsidR="003B5686" w:rsidRPr="003B5686" w:rsidDel="00D23592">
          <w:rPr>
            <w:rFonts w:hint="eastAsia"/>
            <w:color w:val="000000"/>
            <w:sz w:val="21"/>
            <w:szCs w:val="21"/>
          </w:rPr>
          <w:delText>在三个规模下始终保持最高</w:delText>
        </w:r>
        <w:r w:rsidR="003B5686" w:rsidDel="00D23592">
          <w:rPr>
            <w:rFonts w:hint="eastAsia"/>
            <w:color w:val="000000"/>
            <w:sz w:val="21"/>
            <w:szCs w:val="21"/>
          </w:rPr>
          <w:delText>通信</w:delText>
        </w:r>
        <w:r w:rsidR="003B5686" w:rsidRPr="003B5686" w:rsidDel="00D23592">
          <w:rPr>
            <w:rFonts w:hint="eastAsia"/>
            <w:color w:val="000000"/>
            <w:sz w:val="21"/>
            <w:szCs w:val="21"/>
          </w:rPr>
          <w:delText>连通率（约</w:delText>
        </w:r>
        <w:r w:rsidR="003B5686" w:rsidRPr="003B5686" w:rsidDel="00D23592">
          <w:rPr>
            <w:rFonts w:hint="eastAsia"/>
            <w:color w:val="000000"/>
            <w:sz w:val="21"/>
            <w:szCs w:val="21"/>
          </w:rPr>
          <w:delText xml:space="preserve"> 0.94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0.95</w:delText>
        </w:r>
        <w:r w:rsidR="003B5686" w:rsidRPr="003B5686" w:rsidDel="00D23592">
          <w:rPr>
            <w:rFonts w:hint="eastAsia"/>
            <w:color w:val="000000"/>
            <w:sz w:val="21"/>
            <w:szCs w:val="21"/>
          </w:rPr>
          <w:delText>）且到达时间基本稳定，仅在</w:delText>
        </w:r>
        <w:r w:rsidR="003B5686" w:rsidRPr="003B5686" w:rsidDel="00D23592">
          <w:rPr>
            <w:rFonts w:hint="eastAsia"/>
            <w:color w:val="000000"/>
            <w:sz w:val="21"/>
            <w:szCs w:val="21"/>
          </w:rPr>
          <w:delText xml:space="preserve"> 12 </w:delText>
        </w:r>
        <w:r w:rsidR="003B5686" w:rsidRPr="003B5686" w:rsidDel="00D23592">
          <w:rPr>
            <w:rFonts w:hint="eastAsia"/>
            <w:color w:val="000000"/>
            <w:sz w:val="21"/>
            <w:szCs w:val="21"/>
          </w:rPr>
          <w:delText>架时略低于</w:delText>
        </w:r>
        <w:r w:rsidR="003B5686" w:rsidRPr="003B5686" w:rsidDel="00D23592">
          <w:rPr>
            <w:rFonts w:hint="eastAsia"/>
            <w:color w:val="000000"/>
            <w:sz w:val="21"/>
            <w:szCs w:val="21"/>
          </w:rPr>
          <w:delText xml:space="preserve"> 24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架，这是由于系统按固定簇数划分后，</w:delText>
        </w:r>
        <w:r w:rsidR="003B5686" w:rsidRPr="003B5686" w:rsidDel="00D23592">
          <w:rPr>
            <w:rFonts w:hint="eastAsia"/>
            <w:color w:val="000000"/>
            <w:sz w:val="21"/>
            <w:szCs w:val="21"/>
          </w:rPr>
          <w:delText xml:space="preserve">12 </w:delText>
        </w:r>
        <w:r w:rsidR="003B5686" w:rsidRPr="003B5686" w:rsidDel="00D23592">
          <w:rPr>
            <w:rFonts w:hint="eastAsia"/>
            <w:color w:val="000000"/>
            <w:sz w:val="21"/>
            <w:szCs w:val="21"/>
          </w:rPr>
          <w:delText>架场景中每簇仅包含</w:delText>
        </w:r>
        <w:r w:rsidR="003B5686" w:rsidRPr="003B5686" w:rsidDel="00D23592">
          <w:rPr>
            <w:rFonts w:hint="eastAsia"/>
            <w:color w:val="000000"/>
            <w:sz w:val="21"/>
            <w:szCs w:val="21"/>
          </w:rPr>
          <w:delText xml:space="preserve"> 3 </w:delText>
        </w:r>
        <w:r w:rsidR="003B5686" w:rsidRPr="003B5686" w:rsidDel="00D23592">
          <w:rPr>
            <w:rFonts w:hint="eastAsia"/>
            <w:color w:val="000000"/>
            <w:sz w:val="21"/>
            <w:szCs w:val="21"/>
          </w:rPr>
          <w:delText>架无人机，簇内可用中继链路较少，导致通信保持能力略有下降；当规模增大到</w:delText>
        </w:r>
        <w:r w:rsidR="003B5686" w:rsidRPr="003B5686" w:rsidDel="00D23592">
          <w:rPr>
            <w:rFonts w:hint="eastAsia"/>
            <w:color w:val="000000"/>
            <w:sz w:val="21"/>
            <w:szCs w:val="21"/>
          </w:rPr>
          <w:delText xml:space="preserve"> 24</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架时，每簇节点数增多，中继能力增强，连通率和到达时间均趋于稳定。相比之下，</w:delText>
        </w:r>
        <w:r w:rsidR="003B5686" w:rsidRPr="003B5686" w:rsidDel="00D23592">
          <w:rPr>
            <w:rFonts w:hint="eastAsia"/>
            <w:color w:val="000000"/>
            <w:sz w:val="21"/>
            <w:szCs w:val="21"/>
          </w:rPr>
          <w:delText xml:space="preserve">CMUPF </w:delText>
        </w:r>
        <w:r w:rsidR="003B5686" w:rsidRPr="003B5686" w:rsidDel="00D23592">
          <w:rPr>
            <w:rFonts w:hint="eastAsia"/>
            <w:color w:val="000000"/>
            <w:sz w:val="21"/>
            <w:szCs w:val="21"/>
          </w:rPr>
          <w:delText>的连通率随着无人机数量增加呈单调下降趋势（由约</w:delText>
        </w:r>
        <w:r w:rsidR="003B5686" w:rsidRPr="003B5686" w:rsidDel="00D23592">
          <w:rPr>
            <w:rFonts w:hint="eastAsia"/>
            <w:color w:val="000000"/>
            <w:sz w:val="21"/>
            <w:szCs w:val="21"/>
          </w:rPr>
          <w:delText xml:space="preserve"> 0.87 </w:delText>
        </w:r>
        <w:r w:rsidR="003B5686" w:rsidRPr="003B5686" w:rsidDel="00D23592">
          <w:rPr>
            <w:rFonts w:hint="eastAsia"/>
            <w:color w:val="000000"/>
            <w:sz w:val="21"/>
            <w:szCs w:val="21"/>
          </w:rPr>
          <w:delText>降至</w:delText>
        </w:r>
        <w:r w:rsidR="003B5686" w:rsidRPr="003B5686" w:rsidDel="00D23592">
          <w:rPr>
            <w:rFonts w:hint="eastAsia"/>
            <w:color w:val="000000"/>
            <w:sz w:val="21"/>
            <w:szCs w:val="21"/>
          </w:rPr>
          <w:delText xml:space="preserve"> 0.78</w:delText>
        </w:r>
        <w:r w:rsidR="003B5686" w:rsidRPr="003B5686" w:rsidDel="00D23592">
          <w:rPr>
            <w:rFonts w:hint="eastAsia"/>
            <w:color w:val="000000"/>
            <w:sz w:val="21"/>
            <w:szCs w:val="21"/>
          </w:rPr>
          <w:delText>），且平均到达时间</w:delText>
        </w:r>
        <w:r w:rsidR="002B007E" w:rsidDel="00D23592">
          <w:rPr>
            <w:rFonts w:hint="eastAsia"/>
            <w:color w:val="000000"/>
            <w:sz w:val="21"/>
            <w:szCs w:val="21"/>
          </w:rPr>
          <w:delText>在从</w:delText>
        </w:r>
        <w:r w:rsidR="003B5686" w:rsidRPr="003B5686" w:rsidDel="00D23592">
          <w:rPr>
            <w:rFonts w:hint="eastAsia"/>
            <w:color w:val="000000"/>
            <w:sz w:val="21"/>
            <w:szCs w:val="21"/>
          </w:rPr>
          <w:delText>24</w:delText>
        </w:r>
        <w:r w:rsidR="002B007E" w:rsidDel="00D23592">
          <w:rPr>
            <w:rFonts w:hint="eastAsia"/>
            <w:color w:val="000000"/>
            <w:sz w:val="21"/>
            <w:szCs w:val="21"/>
          </w:rPr>
          <w:delText>到</w:delText>
        </w:r>
        <w:r w:rsidR="003B5686" w:rsidRPr="003B5686" w:rsidDel="00D23592">
          <w:rPr>
            <w:rFonts w:hint="eastAsia"/>
            <w:color w:val="000000"/>
            <w:sz w:val="21"/>
            <w:szCs w:val="21"/>
          </w:rPr>
          <w:delText xml:space="preserve">36 </w:delText>
        </w:r>
        <w:r w:rsidR="003B5686" w:rsidRPr="003B5686" w:rsidDel="00D23592">
          <w:rPr>
            <w:rFonts w:hint="eastAsia"/>
            <w:color w:val="000000"/>
            <w:sz w:val="21"/>
            <w:szCs w:val="21"/>
          </w:rPr>
          <w:delText>架时增幅约</w:delText>
        </w:r>
        <w:r w:rsidR="003B5686" w:rsidRPr="003B5686" w:rsidDel="00D23592">
          <w:rPr>
            <w:rFonts w:hint="eastAsia"/>
            <w:color w:val="000000"/>
            <w:sz w:val="21"/>
            <w:szCs w:val="21"/>
          </w:rPr>
          <w:delText xml:space="preserve"> 13.6%</w:delText>
        </w:r>
        <w:r w:rsidR="003B5686" w:rsidRPr="003B5686" w:rsidDel="00D23592">
          <w:rPr>
            <w:rFonts w:hint="eastAsia"/>
            <w:color w:val="000000"/>
            <w:sz w:val="21"/>
            <w:szCs w:val="21"/>
          </w:rPr>
          <w:delText>，反映出其拓扑恢复和编队控制在大规模下易受到多源势场耦合影响，产生更多振荡和重复调整，导致连通性和效率同步恶化。除上述两种算法外，</w:delText>
        </w:r>
        <w:r w:rsidR="003B5686" w:rsidRPr="003B5686" w:rsidDel="00D23592">
          <w:rPr>
            <w:rFonts w:hint="eastAsia"/>
            <w:color w:val="000000"/>
            <w:sz w:val="21"/>
            <w:szCs w:val="21"/>
          </w:rPr>
          <w:delText>PPSwarm</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K-CBS </w:delText>
        </w:r>
        <w:r w:rsidR="003B5686" w:rsidRPr="003B5686" w:rsidDel="00D23592">
          <w:rPr>
            <w:rFonts w:hint="eastAsia"/>
            <w:color w:val="000000"/>
            <w:sz w:val="21"/>
            <w:szCs w:val="21"/>
          </w:rPr>
          <w:delText>和</w:delText>
        </w:r>
        <w:r w:rsidR="003B5686" w:rsidRPr="003B5686" w:rsidDel="00D23592">
          <w:rPr>
            <w:rFonts w:hint="eastAsia"/>
            <w:color w:val="000000"/>
            <w:sz w:val="21"/>
            <w:szCs w:val="21"/>
          </w:rPr>
          <w:delText xml:space="preserve"> APF </w:delText>
        </w:r>
        <w:r w:rsidR="003B5686" w:rsidRPr="003B5686" w:rsidDel="00D23592">
          <w:rPr>
            <w:rFonts w:hint="eastAsia"/>
            <w:color w:val="000000"/>
            <w:sz w:val="21"/>
            <w:szCs w:val="21"/>
          </w:rPr>
          <w:delText>的通信连通率整体变化较小，仅在中等规模</w:delText>
        </w:r>
        <w:r w:rsidR="003B5686" w:rsidRPr="003B5686" w:rsidDel="00D23592">
          <w:rPr>
            <w:rFonts w:hint="eastAsia"/>
            <w:color w:val="000000"/>
            <w:sz w:val="21"/>
            <w:szCs w:val="21"/>
          </w:rPr>
          <w:delText xml:space="preserve"> 24 </w:delText>
        </w:r>
        <w:r w:rsidR="003B5686" w:rsidRPr="003B5686" w:rsidDel="00D23592">
          <w:rPr>
            <w:rFonts w:hint="eastAsia"/>
            <w:color w:val="000000"/>
            <w:sz w:val="21"/>
            <w:szCs w:val="21"/>
          </w:rPr>
          <w:delText>架时略有下降，表明在该规模下冲突约束增多而通信结构又未被显式建模，使得连通性相对更难维护；其到达时间也基本保持在相近水平。值得注意的是，</w:delText>
        </w:r>
        <w:r w:rsidR="003B5686" w:rsidRPr="003B5686" w:rsidDel="00D23592">
          <w:rPr>
            <w:rFonts w:hint="eastAsia"/>
            <w:color w:val="000000"/>
            <w:sz w:val="21"/>
            <w:szCs w:val="21"/>
          </w:rPr>
          <w:delText xml:space="preserve">APF </w:delText>
        </w:r>
        <w:r w:rsidR="003B5686" w:rsidRPr="003B5686" w:rsidDel="00D23592">
          <w:rPr>
            <w:rFonts w:hint="eastAsia"/>
            <w:color w:val="000000"/>
            <w:sz w:val="21"/>
            <w:szCs w:val="21"/>
          </w:rPr>
          <w:delText>的到达时间随规模变化存在明显异常：在</w:delText>
        </w:r>
        <w:r w:rsidR="003B5686" w:rsidRPr="003B5686" w:rsidDel="00D23592">
          <w:rPr>
            <w:rFonts w:hint="eastAsia"/>
            <w:color w:val="000000"/>
            <w:sz w:val="21"/>
            <w:szCs w:val="21"/>
          </w:rPr>
          <w:delText xml:space="preserve"> 12</w:delText>
        </w:r>
        <w:r w:rsidR="003B5686" w:rsidRPr="003B5686" w:rsidDel="00D23592">
          <w:rPr>
            <w:rFonts w:hint="eastAsia"/>
            <w:color w:val="000000"/>
            <w:sz w:val="21"/>
            <w:szCs w:val="21"/>
          </w:rPr>
          <w:delText>、</w:delText>
        </w:r>
        <w:r w:rsidR="003B5686" w:rsidRPr="003B5686" w:rsidDel="00D23592">
          <w:rPr>
            <w:rFonts w:hint="eastAsia"/>
            <w:color w:val="000000"/>
            <w:sz w:val="21"/>
            <w:szCs w:val="21"/>
          </w:rPr>
          <w:delText xml:space="preserve">24 </w:delText>
        </w:r>
        <w:r w:rsidR="003B5686" w:rsidRPr="003B5686" w:rsidDel="00D23592">
          <w:rPr>
            <w:rFonts w:hint="eastAsia"/>
            <w:color w:val="000000"/>
            <w:sz w:val="21"/>
            <w:szCs w:val="21"/>
          </w:rPr>
          <w:delText>架场景下明显高于</w:delText>
        </w:r>
        <w:r w:rsidR="003B5686" w:rsidRPr="003B5686" w:rsidDel="00D23592">
          <w:rPr>
            <w:rFonts w:hint="eastAsia"/>
            <w:color w:val="000000"/>
            <w:sz w:val="21"/>
            <w:szCs w:val="21"/>
          </w:rPr>
          <w:delText xml:space="preserve"> 36 </w:delText>
        </w:r>
        <w:r w:rsidR="003B5686" w:rsidRPr="003B5686" w:rsidDel="00D23592">
          <w:rPr>
            <w:rFonts w:hint="eastAsia"/>
            <w:color w:val="000000"/>
            <w:sz w:val="21"/>
            <w:szCs w:val="21"/>
          </w:rPr>
          <w:delText>架，主要是由于该算法</w:delText>
        </w:r>
        <w:r w:rsidR="002B007E" w:rsidDel="00D23592">
          <w:rPr>
            <w:rFonts w:hint="eastAsia"/>
            <w:color w:val="000000"/>
            <w:sz w:val="21"/>
            <w:szCs w:val="21"/>
          </w:rPr>
          <w:delText>不存在其他随机因素，在</w:delText>
        </w:r>
        <w:r w:rsidR="003B5686" w:rsidRPr="003B5686" w:rsidDel="00D23592">
          <w:rPr>
            <w:rFonts w:hint="eastAsia"/>
            <w:color w:val="000000"/>
            <w:sz w:val="21"/>
            <w:szCs w:val="21"/>
          </w:rPr>
          <w:delText>仅进行一次仿真实验且完全依赖局部势场</w:delText>
        </w:r>
        <w:r w:rsidR="002B007E" w:rsidDel="00D23592">
          <w:rPr>
            <w:rFonts w:hint="eastAsia"/>
            <w:color w:val="000000"/>
            <w:sz w:val="21"/>
            <w:szCs w:val="21"/>
          </w:rPr>
          <w:delText>时</w:delText>
        </w:r>
        <w:r w:rsidR="003B5686" w:rsidRPr="003B5686" w:rsidDel="00D23592">
          <w:rPr>
            <w:rFonts w:hint="eastAsia"/>
            <w:color w:val="000000"/>
            <w:sz w:val="21"/>
            <w:szCs w:val="21"/>
          </w:rPr>
          <w:delText>，部分节点在前两种规模下陷入局部极小或振荡区域，导致个别轨迹严重拖慢整体到达时间，</w:delText>
        </w:r>
        <w:r w:rsidR="002B007E" w:rsidDel="00D23592">
          <w:rPr>
            <w:rFonts w:hint="eastAsia"/>
            <w:color w:val="000000"/>
            <w:sz w:val="21"/>
            <w:szCs w:val="21"/>
          </w:rPr>
          <w:delText>这</w:delText>
        </w:r>
        <w:r w:rsidR="003B5686" w:rsidRPr="003B5686" w:rsidDel="00D23592">
          <w:rPr>
            <w:rFonts w:hint="eastAsia"/>
            <w:color w:val="000000"/>
            <w:sz w:val="21"/>
            <w:szCs w:val="21"/>
          </w:rPr>
          <w:delText>进一步表明纯</w:delText>
        </w:r>
        <w:r w:rsidR="003B5686" w:rsidRPr="003B5686" w:rsidDel="00D23592">
          <w:rPr>
            <w:rFonts w:hint="eastAsia"/>
            <w:color w:val="000000"/>
            <w:sz w:val="21"/>
            <w:szCs w:val="21"/>
          </w:rPr>
          <w:delText xml:space="preserve"> APF </w:delText>
        </w:r>
        <w:r w:rsidR="003B5686" w:rsidRPr="003B5686" w:rsidDel="00D23592">
          <w:rPr>
            <w:rFonts w:hint="eastAsia"/>
            <w:color w:val="000000"/>
            <w:sz w:val="21"/>
            <w:szCs w:val="21"/>
          </w:rPr>
          <w:delText>策略在多机规模变化下稳定性较差、结果波动较大。</w:delText>
        </w:r>
      </w:del>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lastRenderedPageBreak/>
              <w:drawing>
                <wp:inline distT="0" distB="0" distL="0" distR="0" wp14:anchorId="212EB7FB" wp14:editId="0A9ACD95">
                  <wp:extent cx="274883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883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69C53079">
                  <wp:extent cx="2735045"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5"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5F61C58D"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sidR="007D0D7A">
              <w:rPr>
                <w:rFonts w:eastAsia="黑体" w:hint="eastAsia"/>
                <w:szCs w:val="18"/>
              </w:rPr>
              <w:t>通信连通率</w:t>
            </w:r>
            <w:r>
              <w:rPr>
                <w:rFonts w:eastAsia="黑体" w:hint="eastAsia"/>
                <w:szCs w:val="18"/>
              </w:rPr>
              <w:t>对比</w:t>
            </w:r>
          </w:p>
        </w:tc>
        <w:tc>
          <w:tcPr>
            <w:tcW w:w="4394" w:type="dxa"/>
            <w:vAlign w:val="center"/>
          </w:tcPr>
          <w:p w14:paraId="4B0B5930" w14:textId="6C7EBF33"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w:t>
            </w:r>
            <w:r w:rsidR="00686FA5">
              <w:rPr>
                <w:rFonts w:eastAsia="黑体" w:hint="eastAsia"/>
                <w:szCs w:val="18"/>
              </w:rPr>
              <w:t>时间</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437C489B" w14:textId="2A4468F5" w:rsidR="008A6337" w:rsidRDefault="00404BF5" w:rsidP="0075764C">
      <w:pPr>
        <w:spacing w:line="360" w:lineRule="auto"/>
        <w:outlineLvl w:val="1"/>
        <w:rPr>
          <w:color w:val="000000"/>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2B20E74F" w14:textId="2ED07F62" w:rsidR="00D23592" w:rsidRDefault="00D23592" w:rsidP="00891B57">
      <w:pPr>
        <w:spacing w:line="360" w:lineRule="auto"/>
        <w:ind w:firstLineChars="196" w:firstLine="412"/>
        <w:rPr>
          <w:ins w:id="334" w:author="运璐 何" w:date="2025-12-01T20:20:00Z"/>
          <w:color w:val="000000"/>
          <w:sz w:val="21"/>
          <w:szCs w:val="21"/>
        </w:rPr>
      </w:pPr>
      <w:ins w:id="335" w:author="运璐 何" w:date="2025-12-01T20:20:00Z">
        <w:r w:rsidRPr="00D23592">
          <w:rPr>
            <w:color w:val="000000"/>
            <w:sz w:val="21"/>
            <w:szCs w:val="21"/>
          </w:rPr>
          <w:t>不同算法通信连通率与平均到达</w:t>
        </w:r>
        <w:r>
          <w:rPr>
            <w:rFonts w:hint="eastAsia"/>
            <w:color w:val="000000"/>
            <w:sz w:val="21"/>
            <w:szCs w:val="21"/>
          </w:rPr>
          <w:t>时间</w:t>
        </w:r>
        <w:r w:rsidRPr="00D23592">
          <w:rPr>
            <w:color w:val="000000"/>
            <w:sz w:val="21"/>
            <w:szCs w:val="21"/>
          </w:rPr>
          <w:t>随干扰数量的变化如图</w:t>
        </w:r>
        <w:r w:rsidRPr="00D23592">
          <w:rPr>
            <w:color w:val="000000"/>
            <w:sz w:val="21"/>
            <w:szCs w:val="21"/>
          </w:rPr>
          <w:t>5-(a)</w:t>
        </w:r>
        <w:r w:rsidRPr="00D23592">
          <w:rPr>
            <w:color w:val="000000"/>
            <w:sz w:val="21"/>
            <w:szCs w:val="21"/>
          </w:rPr>
          <w:t>与图</w:t>
        </w:r>
        <w:r w:rsidRPr="00D23592">
          <w:rPr>
            <w:color w:val="000000"/>
            <w:sz w:val="21"/>
            <w:szCs w:val="21"/>
          </w:rPr>
          <w:t>5-(b)</w:t>
        </w:r>
        <w:r w:rsidRPr="00D23592">
          <w:rPr>
            <w:color w:val="000000"/>
            <w:sz w:val="21"/>
            <w:szCs w:val="21"/>
          </w:rPr>
          <w:t>所示。由图可见，所有算法的</w:t>
        </w:r>
        <w:r>
          <w:rPr>
            <w:rFonts w:hint="eastAsia"/>
            <w:color w:val="000000"/>
            <w:sz w:val="21"/>
            <w:szCs w:val="21"/>
          </w:rPr>
          <w:t>通信</w:t>
        </w:r>
        <w:r w:rsidRPr="00D23592">
          <w:rPr>
            <w:color w:val="000000"/>
            <w:sz w:val="21"/>
            <w:szCs w:val="21"/>
          </w:rPr>
          <w:t>连通率随着干扰数量增加而下降，平均到达时间随着干扰数量增加</w:t>
        </w:r>
      </w:ins>
      <w:ins w:id="336" w:author="运璐 何" w:date="2025-12-01T20:21:00Z">
        <w:r w:rsidR="00AC4413">
          <w:rPr>
            <w:rFonts w:hint="eastAsia"/>
            <w:color w:val="000000"/>
            <w:sz w:val="21"/>
            <w:szCs w:val="21"/>
          </w:rPr>
          <w:t>有所上升</w:t>
        </w:r>
      </w:ins>
      <w:ins w:id="337" w:author="运璐 何" w:date="2025-12-01T20:20:00Z">
        <w:r w:rsidRPr="00D23592">
          <w:rPr>
            <w:color w:val="000000"/>
            <w:sz w:val="21"/>
            <w:szCs w:val="21"/>
          </w:rPr>
          <w:t>。</w:t>
        </w:r>
      </w:ins>
    </w:p>
    <w:p w14:paraId="0F4E00CF" w14:textId="6F7915A1" w:rsidR="00AC4413" w:rsidRPr="00AC4413" w:rsidRDefault="00AC4413" w:rsidP="00AC4413">
      <w:pPr>
        <w:spacing w:line="360" w:lineRule="auto"/>
        <w:ind w:firstLineChars="196" w:firstLine="412"/>
        <w:rPr>
          <w:ins w:id="338" w:author="运璐 何" w:date="2025-12-01T20:21:00Z"/>
          <w:color w:val="000000"/>
          <w:sz w:val="21"/>
          <w:szCs w:val="21"/>
        </w:rPr>
      </w:pPr>
      <w:ins w:id="339" w:author="运璐 何" w:date="2025-12-01T20:21:00Z">
        <w:r w:rsidRPr="00AC4413">
          <w:rPr>
            <w:rFonts w:hint="eastAsia"/>
            <w:color w:val="000000"/>
            <w:sz w:val="21"/>
            <w:szCs w:val="21"/>
          </w:rPr>
          <w:t>从</w:t>
        </w:r>
        <w:r>
          <w:rPr>
            <w:rFonts w:hint="eastAsia"/>
            <w:color w:val="000000"/>
            <w:sz w:val="21"/>
            <w:szCs w:val="21"/>
          </w:rPr>
          <w:t>通信</w:t>
        </w:r>
        <w:r w:rsidRPr="00AC4413">
          <w:rPr>
            <w:rFonts w:hint="eastAsia"/>
            <w:color w:val="000000"/>
            <w:sz w:val="21"/>
            <w:szCs w:val="21"/>
          </w:rPr>
          <w:t>连通率来看，</w:t>
        </w:r>
        <w:r w:rsidRPr="00AC4413">
          <w:rPr>
            <w:rFonts w:hint="eastAsia"/>
            <w:color w:val="000000"/>
            <w:sz w:val="21"/>
            <w:szCs w:val="21"/>
          </w:rPr>
          <w:t>C-RRT</w:t>
        </w:r>
      </w:ins>
      <w:ins w:id="340" w:author="运璐 何" w:date="2025-12-01T20:24:00Z">
        <w:r>
          <w:rPr>
            <w:color w:val="000000"/>
            <w:sz w:val="21"/>
            <w:szCs w:val="21"/>
          </w:rPr>
          <w:t>*</w:t>
        </w:r>
        <w:r>
          <w:rPr>
            <w:rFonts w:hint="eastAsia"/>
            <w:color w:val="000000"/>
            <w:sz w:val="21"/>
            <w:szCs w:val="21"/>
          </w:rPr>
          <w:t>-</w:t>
        </w:r>
      </w:ins>
      <w:ins w:id="341" w:author="运璐 何" w:date="2025-12-01T20:21:00Z">
        <w:r w:rsidRPr="00AC4413">
          <w:rPr>
            <w:rFonts w:hint="eastAsia"/>
            <w:color w:val="000000"/>
            <w:sz w:val="21"/>
            <w:szCs w:val="21"/>
          </w:rPr>
          <w:t xml:space="preserve">APF </w:t>
        </w:r>
        <w:r w:rsidRPr="00AC4413">
          <w:rPr>
            <w:rFonts w:hint="eastAsia"/>
            <w:color w:val="000000"/>
            <w:sz w:val="21"/>
            <w:szCs w:val="21"/>
          </w:rPr>
          <w:t>在所有干扰数量下均保持最高且下降幅度最小。其全局层通过</w:t>
        </w:r>
        <w:r w:rsidRPr="00AC4413">
          <w:rPr>
            <w:rFonts w:hint="eastAsia"/>
            <w:color w:val="000000"/>
            <w:sz w:val="21"/>
            <w:szCs w:val="21"/>
          </w:rPr>
          <w:t xml:space="preserve"> Fr</w:t>
        </w:r>
        <w:r w:rsidRPr="00AC4413">
          <w:rPr>
            <w:rFonts w:hint="eastAsia"/>
            <w:color w:val="000000"/>
            <w:sz w:val="21"/>
            <w:szCs w:val="21"/>
          </w:rPr>
          <w:t>é</w:t>
        </w:r>
        <w:r w:rsidRPr="00AC4413">
          <w:rPr>
            <w:rFonts w:hint="eastAsia"/>
            <w:color w:val="000000"/>
            <w:sz w:val="21"/>
            <w:szCs w:val="21"/>
          </w:rPr>
          <w:t xml:space="preserve">chet </w:t>
        </w:r>
        <w:r w:rsidRPr="00AC4413">
          <w:rPr>
            <w:rFonts w:hint="eastAsia"/>
            <w:color w:val="000000"/>
            <w:sz w:val="21"/>
            <w:szCs w:val="21"/>
          </w:rPr>
          <w:t>约束与关键点引导有效规避强干扰区，局部层通过</w:t>
        </w:r>
        <w:r w:rsidRPr="00AC4413">
          <w:rPr>
            <w:rFonts w:hint="eastAsia"/>
            <w:color w:val="000000"/>
            <w:sz w:val="21"/>
            <w:szCs w:val="21"/>
          </w:rPr>
          <w:t xml:space="preserve"> MBST-APF </w:t>
        </w:r>
        <w:r w:rsidRPr="00AC4413">
          <w:rPr>
            <w:rFonts w:hint="eastAsia"/>
            <w:color w:val="000000"/>
            <w:sz w:val="21"/>
            <w:szCs w:val="21"/>
          </w:rPr>
          <w:t>维持关键</w:t>
        </w:r>
      </w:ins>
      <w:ins w:id="342" w:author="运璐 何" w:date="2025-12-01T20:22:00Z">
        <w:r>
          <w:rPr>
            <w:rFonts w:hint="eastAsia"/>
            <w:color w:val="000000"/>
            <w:sz w:val="21"/>
            <w:szCs w:val="21"/>
          </w:rPr>
          <w:t>链路的可用</w:t>
        </w:r>
      </w:ins>
      <w:ins w:id="343" w:author="运璐 何" w:date="2025-12-01T20:21:00Z">
        <w:r w:rsidRPr="00AC4413">
          <w:rPr>
            <w:rFonts w:hint="eastAsia"/>
            <w:color w:val="000000"/>
            <w:sz w:val="21"/>
            <w:szCs w:val="21"/>
          </w:rPr>
          <w:t>，使拓扑受损被显著抑制。相比之下，</w:t>
        </w:r>
        <w:r w:rsidRPr="00AC4413">
          <w:rPr>
            <w:rFonts w:hint="eastAsia"/>
            <w:color w:val="000000"/>
            <w:sz w:val="21"/>
            <w:szCs w:val="21"/>
          </w:rPr>
          <w:t xml:space="preserve">CMUPF </w:t>
        </w:r>
        <w:r w:rsidRPr="00AC4413">
          <w:rPr>
            <w:rFonts w:hint="eastAsia"/>
            <w:color w:val="000000"/>
            <w:sz w:val="21"/>
            <w:szCs w:val="21"/>
          </w:rPr>
          <w:t>对干扰更为敏感，干扰数量增加时其连通率下降明显，多源势场耦合易导致链路失效与拓扑恢复受阻。</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因未显式建模通信与</w:t>
        </w:r>
        <w:r w:rsidRPr="00AC4413">
          <w:rPr>
            <w:rFonts w:hint="eastAsia"/>
            <w:color w:val="000000"/>
            <w:sz w:val="21"/>
            <w:szCs w:val="21"/>
          </w:rPr>
          <w:t xml:space="preserve"> SINR</w:t>
        </w:r>
        <w:r w:rsidRPr="00AC4413">
          <w:rPr>
            <w:rFonts w:hint="eastAsia"/>
            <w:color w:val="000000"/>
            <w:sz w:val="21"/>
            <w:szCs w:val="21"/>
          </w:rPr>
          <w:t>，整体连通率保持在较低但变化较小的区间，其低且平稳的趋势来自干扰引起的链路破坏与</w:t>
        </w:r>
      </w:ins>
      <w:ins w:id="344" w:author="运璐 何" w:date="2025-12-01T20:23:00Z">
        <w:r>
          <w:rPr>
            <w:rFonts w:hint="eastAsia"/>
            <w:color w:val="000000"/>
            <w:sz w:val="21"/>
            <w:szCs w:val="21"/>
          </w:rPr>
          <w:t>建筑</w:t>
        </w:r>
      </w:ins>
      <w:ins w:id="345" w:author="运璐 何" w:date="2025-12-01T20:21:00Z">
        <w:r w:rsidRPr="00AC4413">
          <w:rPr>
            <w:rFonts w:hint="eastAsia"/>
            <w:color w:val="000000"/>
            <w:sz w:val="21"/>
            <w:szCs w:val="21"/>
          </w:rPr>
          <w:t>带来的屏蔽效应相互抵消。</w:t>
        </w:r>
        <w:r w:rsidRPr="00AC4413">
          <w:rPr>
            <w:rFonts w:hint="eastAsia"/>
            <w:color w:val="000000"/>
            <w:sz w:val="21"/>
            <w:szCs w:val="21"/>
          </w:rPr>
          <w:t xml:space="preserve">APF </w:t>
        </w:r>
        <w:r w:rsidRPr="00AC4413">
          <w:rPr>
            <w:rFonts w:hint="eastAsia"/>
            <w:color w:val="000000"/>
            <w:sz w:val="21"/>
            <w:szCs w:val="21"/>
          </w:rPr>
          <w:t>缺乏全局引导</w:t>
        </w:r>
      </w:ins>
      <w:ins w:id="346" w:author="运璐 何" w:date="2025-12-01T20:24:00Z">
        <w:r>
          <w:rPr>
            <w:rFonts w:hint="eastAsia"/>
            <w:color w:val="000000"/>
            <w:sz w:val="21"/>
            <w:szCs w:val="21"/>
          </w:rPr>
          <w:t>以陷入局部极小值</w:t>
        </w:r>
      </w:ins>
      <w:ins w:id="347" w:author="运璐 何" w:date="2025-12-01T20:21:00Z">
        <w:r w:rsidRPr="00AC4413">
          <w:rPr>
            <w:rFonts w:hint="eastAsia"/>
            <w:color w:val="000000"/>
            <w:sz w:val="21"/>
            <w:szCs w:val="21"/>
          </w:rPr>
          <w:t>，在多干扰下通信保持性能最差且进一步恶化。</w:t>
        </w:r>
        <w:r w:rsidRPr="00AC4413">
          <w:rPr>
            <w:rFonts w:hint="eastAsia"/>
            <w:color w:val="000000"/>
            <w:sz w:val="21"/>
            <w:szCs w:val="21"/>
          </w:rPr>
          <w:t>*</w:t>
        </w:r>
      </w:ins>
    </w:p>
    <w:p w14:paraId="7B4458B6" w14:textId="457A4A21" w:rsidR="00AC4413" w:rsidRDefault="00AC4413" w:rsidP="00AC4413">
      <w:pPr>
        <w:spacing w:line="360" w:lineRule="auto"/>
        <w:ind w:firstLineChars="196" w:firstLine="412"/>
        <w:rPr>
          <w:ins w:id="348" w:author="运璐 何" w:date="2025-12-01T20:21:00Z"/>
          <w:color w:val="000000"/>
          <w:sz w:val="21"/>
          <w:szCs w:val="21"/>
        </w:rPr>
      </w:pPr>
      <w:ins w:id="349" w:author="运璐 何" w:date="2025-12-01T20:21:00Z">
        <w:r w:rsidRPr="00AC4413">
          <w:rPr>
            <w:rFonts w:hint="eastAsia"/>
            <w:color w:val="000000"/>
            <w:sz w:val="21"/>
            <w:szCs w:val="21"/>
          </w:rPr>
          <w:t>从平均到达时间来看，</w:t>
        </w:r>
        <w:r w:rsidRPr="00AC4413">
          <w:rPr>
            <w:rFonts w:hint="eastAsia"/>
            <w:color w:val="000000"/>
            <w:sz w:val="21"/>
            <w:szCs w:val="21"/>
          </w:rPr>
          <w:t>C-RRT</w:t>
        </w:r>
      </w:ins>
      <w:ins w:id="350" w:author="运璐 何" w:date="2025-12-01T20:24:00Z">
        <w:r>
          <w:rPr>
            <w:color w:val="000000"/>
            <w:sz w:val="21"/>
            <w:szCs w:val="21"/>
          </w:rPr>
          <w:t>*</w:t>
        </w:r>
        <w:r>
          <w:rPr>
            <w:rFonts w:hint="eastAsia"/>
            <w:color w:val="000000"/>
            <w:sz w:val="21"/>
            <w:szCs w:val="21"/>
          </w:rPr>
          <w:t>-</w:t>
        </w:r>
      </w:ins>
      <w:ins w:id="351" w:author="运璐 何" w:date="2025-12-01T20:21:00Z">
        <w:r w:rsidRPr="00AC4413">
          <w:rPr>
            <w:rFonts w:hint="eastAsia"/>
            <w:color w:val="000000"/>
            <w:sz w:val="21"/>
            <w:szCs w:val="21"/>
          </w:rPr>
          <w:t xml:space="preserve">APF </w:t>
        </w:r>
        <w:r w:rsidRPr="00AC4413">
          <w:rPr>
            <w:rFonts w:hint="eastAsia"/>
            <w:color w:val="000000"/>
            <w:sz w:val="21"/>
            <w:szCs w:val="21"/>
          </w:rPr>
          <w:t>在不同干扰数量下的到达步数始终保持较为稳定，说明其规划效率未受多源干扰显著影响。相较之下，</w:t>
        </w:r>
        <w:r w:rsidRPr="00AC4413">
          <w:rPr>
            <w:rFonts w:hint="eastAsia"/>
            <w:color w:val="000000"/>
            <w:sz w:val="21"/>
            <w:szCs w:val="21"/>
          </w:rPr>
          <w:t xml:space="preserve">CMUPF </w:t>
        </w:r>
        <w:r w:rsidRPr="00AC4413">
          <w:rPr>
            <w:rFonts w:hint="eastAsia"/>
            <w:color w:val="000000"/>
            <w:sz w:val="21"/>
            <w:szCs w:val="21"/>
          </w:rPr>
          <w:t>的平均到达时间随干扰数量增加明显上升，这是由于干扰增强下势场耦合加剧，更易出现震荡</w:t>
        </w:r>
      </w:ins>
      <w:ins w:id="352" w:author="运璐 何" w:date="2025-12-01T20:25:00Z">
        <w:r>
          <w:rPr>
            <w:rFonts w:hint="eastAsia"/>
            <w:color w:val="000000"/>
            <w:sz w:val="21"/>
            <w:szCs w:val="21"/>
          </w:rPr>
          <w:t>与死锁</w:t>
        </w:r>
      </w:ins>
      <w:ins w:id="353" w:author="运璐 何" w:date="2025-12-01T20:21:00Z">
        <w:r w:rsidRPr="00AC4413">
          <w:rPr>
            <w:rFonts w:hint="eastAsia"/>
            <w:color w:val="000000"/>
            <w:sz w:val="21"/>
            <w:szCs w:val="21"/>
          </w:rPr>
          <w:t>等问题，导致规划效率下降。</w:t>
        </w:r>
        <w:r w:rsidRPr="00AC4413">
          <w:rPr>
            <w:rFonts w:hint="eastAsia"/>
            <w:color w:val="000000"/>
            <w:sz w:val="21"/>
            <w:szCs w:val="21"/>
          </w:rPr>
          <w:t xml:space="preserve">PPSwarm </w:t>
        </w:r>
        <w:r w:rsidRPr="00AC4413">
          <w:rPr>
            <w:rFonts w:hint="eastAsia"/>
            <w:color w:val="000000"/>
            <w:sz w:val="21"/>
            <w:szCs w:val="21"/>
          </w:rPr>
          <w:t>与</w:t>
        </w:r>
        <w:r w:rsidRPr="00AC4413">
          <w:rPr>
            <w:rFonts w:hint="eastAsia"/>
            <w:color w:val="000000"/>
            <w:sz w:val="21"/>
            <w:szCs w:val="21"/>
          </w:rPr>
          <w:t xml:space="preserve"> K-CBS </w:t>
        </w:r>
        <w:r w:rsidRPr="00AC4413">
          <w:rPr>
            <w:rFonts w:hint="eastAsia"/>
            <w:color w:val="000000"/>
            <w:sz w:val="21"/>
            <w:szCs w:val="21"/>
          </w:rPr>
          <w:t>的到达时间随干扰数量变化较小，主要因为其路径规划更多</w:t>
        </w:r>
      </w:ins>
      <w:ins w:id="354" w:author="运璐 何" w:date="2025-12-01T20:25:00Z">
        <w:r>
          <w:rPr>
            <w:rFonts w:hint="eastAsia"/>
            <w:color w:val="000000"/>
            <w:sz w:val="21"/>
            <w:szCs w:val="21"/>
          </w:rPr>
          <w:t>到</w:t>
        </w:r>
      </w:ins>
      <w:ins w:id="355" w:author="运璐 何" w:date="2025-12-01T20:21:00Z">
        <w:r w:rsidRPr="00AC4413">
          <w:rPr>
            <w:rFonts w:hint="eastAsia"/>
            <w:color w:val="000000"/>
            <w:sz w:val="21"/>
            <w:szCs w:val="21"/>
          </w:rPr>
          <w:t>受</w:t>
        </w:r>
      </w:ins>
      <w:ins w:id="356" w:author="运璐 何" w:date="2025-12-01T20:25:00Z">
        <w:r>
          <w:rPr>
            <w:rFonts w:hint="eastAsia"/>
            <w:color w:val="000000"/>
            <w:sz w:val="21"/>
            <w:szCs w:val="21"/>
          </w:rPr>
          <w:t>主要可通行区域的影响，</w:t>
        </w:r>
      </w:ins>
      <w:ins w:id="357" w:author="运璐 何" w:date="2025-12-01T20:26:00Z">
        <w:r>
          <w:rPr>
            <w:rFonts w:hint="eastAsia"/>
            <w:color w:val="000000"/>
            <w:sz w:val="21"/>
            <w:szCs w:val="21"/>
          </w:rPr>
          <w:t>所设定的新增干扰分布位置未显式地影响其规划路径</w:t>
        </w:r>
      </w:ins>
      <w:ins w:id="358" w:author="运璐 何" w:date="2025-12-01T20:21:00Z">
        <w:r w:rsidRPr="00AC4413">
          <w:rPr>
            <w:rFonts w:hint="eastAsia"/>
            <w:color w:val="000000"/>
            <w:sz w:val="21"/>
            <w:szCs w:val="21"/>
          </w:rPr>
          <w:t>。</w:t>
        </w:r>
        <w:r w:rsidRPr="00AC4413">
          <w:rPr>
            <w:rFonts w:hint="eastAsia"/>
            <w:color w:val="000000"/>
            <w:sz w:val="21"/>
            <w:szCs w:val="21"/>
          </w:rPr>
          <w:t xml:space="preserve">APF </w:t>
        </w:r>
        <w:r w:rsidRPr="00AC4413">
          <w:rPr>
            <w:rFonts w:hint="eastAsia"/>
            <w:color w:val="000000"/>
            <w:sz w:val="21"/>
            <w:szCs w:val="21"/>
          </w:rPr>
          <w:t>由于完全依赖局部势场，在干扰推力与障碍斥力共同作用下易陷入局部极小或产生振荡，其到达时间随干扰数量呈现不稳定波动，稳定性最差。</w:t>
        </w:r>
        <w:r w:rsidRPr="00AC4413">
          <w:rPr>
            <w:rFonts w:hint="eastAsia"/>
            <w:color w:val="000000"/>
            <w:sz w:val="21"/>
            <w:szCs w:val="21"/>
          </w:rPr>
          <w:t>*</w:t>
        </w:r>
      </w:ins>
    </w:p>
    <w:p w14:paraId="353D865C" w14:textId="458E2540" w:rsidR="00B56FB5" w:rsidRDefault="00727BD3" w:rsidP="00891B57">
      <w:pPr>
        <w:spacing w:line="360" w:lineRule="auto"/>
        <w:ind w:firstLineChars="196" w:firstLine="412"/>
        <w:rPr>
          <w:ins w:id="359" w:author="运璐 何" w:date="2025-12-03T20:29:00Z"/>
          <w:color w:val="000000"/>
          <w:sz w:val="21"/>
          <w:szCs w:val="21"/>
        </w:rPr>
      </w:pPr>
      <w:del w:id="360" w:author="运璐 何" w:date="2025-12-01T20:22:00Z">
        <w:r w:rsidRPr="00727BD3" w:rsidDel="00AC4413">
          <w:rPr>
            <w:color w:val="000000"/>
            <w:sz w:val="21"/>
            <w:szCs w:val="21"/>
          </w:rPr>
          <w:delText>图</w:delText>
        </w:r>
        <w:r w:rsidRPr="00727BD3" w:rsidDel="00AC4413">
          <w:rPr>
            <w:color w:val="000000"/>
            <w:sz w:val="21"/>
            <w:szCs w:val="21"/>
          </w:rPr>
          <w:delText>5-(a)</w:delText>
        </w:r>
        <w:r w:rsidRPr="00727BD3" w:rsidDel="00AC4413">
          <w:rPr>
            <w:color w:val="000000"/>
            <w:sz w:val="21"/>
            <w:szCs w:val="21"/>
          </w:rPr>
          <w:delText>与图</w:delText>
        </w:r>
        <w:r w:rsidRPr="00727BD3" w:rsidDel="00AC4413">
          <w:rPr>
            <w:color w:val="000000"/>
            <w:sz w:val="21"/>
            <w:szCs w:val="21"/>
          </w:rPr>
          <w:delText>5-(b)</w:delText>
        </w:r>
        <w:r w:rsidRPr="00727BD3" w:rsidDel="00AC4413">
          <w:rPr>
            <w:color w:val="000000"/>
            <w:sz w:val="21"/>
            <w:szCs w:val="21"/>
          </w:rPr>
          <w:delText>展示了在不同干扰数量条件下，各算法在</w:delText>
        </w:r>
        <w:r w:rsidR="007D0D7A" w:rsidDel="00AC4413">
          <w:rPr>
            <w:color w:val="000000"/>
            <w:sz w:val="21"/>
            <w:szCs w:val="21"/>
          </w:rPr>
          <w:delText>通信连通率</w:delText>
        </w:r>
        <w:r w:rsidRPr="00727BD3" w:rsidDel="00AC4413">
          <w:rPr>
            <w:color w:val="000000"/>
            <w:sz w:val="21"/>
            <w:szCs w:val="21"/>
          </w:rPr>
          <w:delText>与平均到达步数两项指标上的性能变化。</w:delText>
        </w:r>
        <w:r w:rsidR="00B56FB5" w:rsidRPr="00B56FB5" w:rsidDel="00AC4413">
          <w:rPr>
            <w:color w:val="000000"/>
            <w:sz w:val="21"/>
            <w:szCs w:val="21"/>
          </w:rPr>
          <w:delText>从整体趋势来看，随着干扰源数量增加，所有算法的通信连通率均出现一定幅度下降，平均到达时间整体有所上升，所提</w:delText>
        </w:r>
        <w:r w:rsidR="00B56FB5" w:rsidRPr="00B56FB5" w:rsidDel="00AC4413">
          <w:rPr>
            <w:color w:val="000000"/>
            <w:sz w:val="21"/>
            <w:szCs w:val="21"/>
          </w:rPr>
          <w:delText xml:space="preserve"> C-RRT*–APF </w:delText>
        </w:r>
        <w:r w:rsidR="00B56FB5" w:rsidRPr="00B56FB5" w:rsidDel="00AC4413">
          <w:rPr>
            <w:color w:val="000000"/>
            <w:sz w:val="21"/>
            <w:szCs w:val="21"/>
          </w:rPr>
          <w:delText>在通信保持与规划效率两个指标上的退化幅度均最小，表现出在多源干扰场景中的显著鲁棒性。</w:delText>
        </w:r>
        <w:r w:rsidR="00B56FB5" w:rsidDel="00AC4413">
          <w:rPr>
            <w:rFonts w:hint="eastAsia"/>
            <w:color w:val="000000"/>
            <w:sz w:val="21"/>
            <w:szCs w:val="21"/>
          </w:rPr>
          <w:delText>具体而言，</w:delText>
        </w:r>
        <w:r w:rsidR="00B56FB5" w:rsidRPr="00B56FB5" w:rsidDel="00AC4413">
          <w:rPr>
            <w:color w:val="000000"/>
            <w:sz w:val="21"/>
            <w:szCs w:val="21"/>
          </w:rPr>
          <w:delText>所提</w:delText>
        </w:r>
        <w:r w:rsidR="00B56FB5" w:rsidRPr="00B56FB5" w:rsidDel="00AC4413">
          <w:rPr>
            <w:color w:val="000000"/>
            <w:sz w:val="21"/>
            <w:szCs w:val="21"/>
          </w:rPr>
          <w:delText xml:space="preserve"> C-RRT*–APF </w:delText>
        </w:r>
        <w:r w:rsidR="00B56FB5" w:rsidRPr="00B56FB5" w:rsidDel="00AC4413">
          <w:rPr>
            <w:color w:val="000000"/>
            <w:sz w:val="21"/>
            <w:szCs w:val="21"/>
          </w:rPr>
          <w:delText>在干扰数量为</w:delText>
        </w:r>
        <w:r w:rsidR="00B56FB5" w:rsidRPr="00B56FB5" w:rsidDel="00AC4413">
          <w:rPr>
            <w:color w:val="000000"/>
            <w:sz w:val="21"/>
            <w:szCs w:val="21"/>
          </w:rPr>
          <w:delText xml:space="preserve"> 1/2/3 </w:delText>
        </w:r>
        <w:r w:rsidR="00B56FB5" w:rsidRPr="00B56FB5" w:rsidDel="00AC4413">
          <w:rPr>
            <w:color w:val="000000"/>
            <w:sz w:val="21"/>
            <w:szCs w:val="21"/>
          </w:rPr>
          <w:delText>时的连通率分别保持在</w:delText>
        </w:r>
        <w:r w:rsidR="00B56FB5" w:rsidRPr="00B56FB5" w:rsidDel="00AC4413">
          <w:rPr>
            <w:color w:val="000000"/>
            <w:sz w:val="21"/>
            <w:szCs w:val="21"/>
          </w:rPr>
          <w:delText xml:space="preserve"> 0.95</w:delText>
        </w:r>
        <w:r w:rsidR="00B56FB5" w:rsidRPr="00B56FB5" w:rsidDel="00AC4413">
          <w:rPr>
            <w:color w:val="000000"/>
            <w:sz w:val="21"/>
            <w:szCs w:val="21"/>
          </w:rPr>
          <w:delText>、</w:delText>
        </w:r>
        <w:r w:rsidR="00B56FB5" w:rsidRPr="00B56FB5" w:rsidDel="00AC4413">
          <w:rPr>
            <w:color w:val="000000"/>
            <w:sz w:val="21"/>
            <w:szCs w:val="21"/>
          </w:rPr>
          <w:delText xml:space="preserve">0.91 </w:delText>
        </w:r>
        <w:r w:rsidR="00B56FB5" w:rsidRPr="00B56FB5" w:rsidDel="00AC4413">
          <w:rPr>
            <w:color w:val="000000"/>
            <w:sz w:val="21"/>
            <w:szCs w:val="21"/>
          </w:rPr>
          <w:delText>与</w:delText>
        </w:r>
        <w:r w:rsidR="00B56FB5" w:rsidRPr="00B56FB5" w:rsidDel="00AC4413">
          <w:rPr>
            <w:color w:val="000000"/>
            <w:sz w:val="21"/>
            <w:szCs w:val="21"/>
          </w:rPr>
          <w:delText xml:space="preserve"> 0.86</w:delText>
        </w:r>
        <w:r w:rsidR="00B56FB5" w:rsidRPr="00B56FB5" w:rsidDel="00AC4413">
          <w:rPr>
            <w:color w:val="000000"/>
            <w:sz w:val="21"/>
            <w:szCs w:val="21"/>
          </w:rPr>
          <w:delText>，为所有方法中最高，且下降幅度最小。这是因为该算法在全局层通过</w:delText>
        </w:r>
        <w:r w:rsidR="00B56FB5" w:rsidRPr="00B56FB5" w:rsidDel="00AC4413">
          <w:rPr>
            <w:color w:val="000000"/>
            <w:sz w:val="21"/>
            <w:szCs w:val="21"/>
          </w:rPr>
          <w:delText xml:space="preserve"> Fréchet </w:delText>
        </w:r>
        <w:r w:rsidR="00B56FB5" w:rsidRPr="00B56FB5" w:rsidDel="00AC4413">
          <w:rPr>
            <w:color w:val="000000"/>
            <w:sz w:val="21"/>
            <w:szCs w:val="21"/>
          </w:rPr>
          <w:delText>约束与关键点引导主动规避强干扰区域，在局部层通过</w:delText>
        </w:r>
        <w:r w:rsidR="00B56FB5" w:rsidRPr="00B56FB5" w:rsidDel="00AC4413">
          <w:rPr>
            <w:color w:val="000000"/>
            <w:sz w:val="21"/>
            <w:szCs w:val="21"/>
          </w:rPr>
          <w:delText xml:space="preserve"> MBST-APF </w:delText>
        </w:r>
        <w:r w:rsidR="00B56FB5" w:rsidRPr="00B56FB5" w:rsidDel="00AC4413">
          <w:rPr>
            <w:color w:val="000000"/>
            <w:sz w:val="21"/>
            <w:szCs w:val="21"/>
          </w:rPr>
          <w:delText>保持最关键链路仍维持可行</w:delText>
        </w:r>
        <w:r w:rsidR="00B56FB5" w:rsidRPr="00B56FB5" w:rsidDel="00AC4413">
          <w:rPr>
            <w:color w:val="000000"/>
            <w:sz w:val="21"/>
            <w:szCs w:val="21"/>
          </w:rPr>
          <w:delText>SINR</w:delText>
        </w:r>
        <w:r w:rsidR="00B56FB5" w:rsidRPr="00B56FB5" w:rsidDel="00AC4413">
          <w:rPr>
            <w:color w:val="000000"/>
            <w:sz w:val="21"/>
            <w:szCs w:val="21"/>
          </w:rPr>
          <w:delText>，从而使多源干扰下的拓扑破坏被有效控制。其平均到达时间也基本保持稳定</w:delText>
        </w:r>
        <w:r w:rsidR="00B56FB5" w:rsidDel="00AC4413">
          <w:rPr>
            <w:rFonts w:hint="eastAsia"/>
            <w:color w:val="000000"/>
            <w:sz w:val="21"/>
            <w:szCs w:val="21"/>
          </w:rPr>
          <w:delText>在</w:delText>
        </w:r>
        <w:r w:rsidR="00B56FB5" w:rsidDel="00AC4413">
          <w:rPr>
            <w:rFonts w:hint="eastAsia"/>
            <w:color w:val="000000"/>
            <w:sz w:val="21"/>
            <w:szCs w:val="21"/>
          </w:rPr>
          <w:delText>3</w:delText>
        </w:r>
        <w:r w:rsidR="00B56FB5" w:rsidDel="00AC4413">
          <w:rPr>
            <w:color w:val="000000"/>
            <w:sz w:val="21"/>
            <w:szCs w:val="21"/>
          </w:rPr>
          <w:delText>00S</w:delText>
        </w:r>
        <w:r w:rsidR="00B56FB5" w:rsidDel="00AC4413">
          <w:rPr>
            <w:rFonts w:hint="eastAsia"/>
            <w:color w:val="000000"/>
            <w:sz w:val="21"/>
            <w:szCs w:val="21"/>
          </w:rPr>
          <w:delText>左右</w:delText>
        </w:r>
        <w:r w:rsidR="00B56FB5" w:rsidRPr="00B56FB5" w:rsidDel="00AC4413">
          <w:rPr>
            <w:color w:val="000000"/>
            <w:sz w:val="21"/>
            <w:szCs w:val="21"/>
          </w:rPr>
          <w:delText>，说明规划效率未受强干扰显著影响。相比之下，</w:delText>
        </w:r>
        <w:r w:rsidR="00B56FB5" w:rsidRPr="00B56FB5" w:rsidDel="00AC4413">
          <w:rPr>
            <w:color w:val="000000"/>
            <w:sz w:val="21"/>
            <w:szCs w:val="21"/>
          </w:rPr>
          <w:delText>CMUPF</w:delText>
        </w:r>
        <w:r w:rsidR="00B56FB5" w:rsidRPr="00B56FB5" w:rsidDel="00AC4413">
          <w:rPr>
            <w:color w:val="000000"/>
            <w:sz w:val="21"/>
            <w:szCs w:val="21"/>
          </w:rPr>
          <w:delText>对干扰的敏感度明显更高：其连通率随着干扰数量从</w:delText>
        </w:r>
        <w:r w:rsidR="00B56FB5" w:rsidRPr="00B56FB5" w:rsidDel="00AC4413">
          <w:rPr>
            <w:color w:val="000000"/>
            <w:sz w:val="21"/>
            <w:szCs w:val="21"/>
          </w:rPr>
          <w:delText xml:space="preserve"> 1 </w:delText>
        </w:r>
        <w:r w:rsidR="00B56FB5" w:rsidRPr="00B56FB5" w:rsidDel="00AC4413">
          <w:rPr>
            <w:color w:val="000000"/>
            <w:sz w:val="21"/>
            <w:szCs w:val="21"/>
          </w:rPr>
          <w:delText>增至</w:delText>
        </w:r>
        <w:r w:rsidR="00B56FB5" w:rsidRPr="00B56FB5" w:rsidDel="00AC4413">
          <w:rPr>
            <w:color w:val="000000"/>
            <w:sz w:val="21"/>
            <w:szCs w:val="21"/>
          </w:rPr>
          <w:delText xml:space="preserve"> 3 </w:delText>
        </w:r>
        <w:r w:rsidR="00B56FB5" w:rsidRPr="00B56FB5" w:rsidDel="00AC4413">
          <w:rPr>
            <w:color w:val="000000"/>
            <w:sz w:val="21"/>
            <w:szCs w:val="21"/>
          </w:rPr>
          <w:delText>个降幅达约</w:delText>
        </w:r>
        <w:r w:rsidR="00B56FB5" w:rsidRPr="00B56FB5" w:rsidDel="00AC4413">
          <w:rPr>
            <w:color w:val="000000"/>
            <w:sz w:val="21"/>
            <w:szCs w:val="21"/>
          </w:rPr>
          <w:delText>24%</w:delText>
        </w:r>
        <w:r w:rsidR="00B56FB5" w:rsidRPr="00B56FB5" w:rsidDel="00AC4413">
          <w:rPr>
            <w:color w:val="000000"/>
            <w:sz w:val="21"/>
            <w:szCs w:val="21"/>
          </w:rPr>
          <w:delText>；平均到达时间则由增</w:delText>
        </w:r>
        <w:r w:rsidR="00B56FB5" w:rsidDel="00AC4413">
          <w:rPr>
            <w:rFonts w:hint="eastAsia"/>
            <w:color w:val="000000"/>
            <w:sz w:val="21"/>
            <w:szCs w:val="21"/>
          </w:rPr>
          <w:delText>加约</w:delText>
        </w:r>
        <w:r w:rsidR="00B56FB5" w:rsidRPr="00B56FB5" w:rsidDel="00AC4413">
          <w:rPr>
            <w:color w:val="000000"/>
            <w:sz w:val="21"/>
            <w:szCs w:val="21"/>
          </w:rPr>
          <w:delText>7.6%</w:delText>
        </w:r>
        <w:r w:rsidR="00B56FB5" w:rsidRPr="00B56FB5" w:rsidDel="00AC4413">
          <w:rPr>
            <w:color w:val="000000"/>
            <w:sz w:val="21"/>
            <w:szCs w:val="21"/>
          </w:rPr>
          <w:delText>，表现出在多源干扰下通信保持与运动控制均难以稳定收敛的特性，出现链路失效、拓扑重构变慢以及</w:delText>
        </w:r>
        <w:r w:rsidR="00891B57" w:rsidDel="00AC4413">
          <w:rPr>
            <w:rFonts w:hint="eastAsia"/>
            <w:color w:val="000000"/>
            <w:sz w:val="21"/>
            <w:szCs w:val="21"/>
          </w:rPr>
          <w:delText>局部震荡</w:delText>
        </w:r>
        <w:r w:rsidR="00B56FB5" w:rsidRPr="00B56FB5" w:rsidDel="00AC4413">
          <w:rPr>
            <w:color w:val="000000"/>
            <w:sz w:val="21"/>
            <w:szCs w:val="21"/>
          </w:rPr>
          <w:delText>等现象，从而导致通信与规划效率同步恶化。相比之下，</w:delText>
        </w:r>
        <w:r w:rsidR="00B56FB5" w:rsidRPr="00891B57" w:rsidDel="00AC4413">
          <w:rPr>
            <w:color w:val="000000"/>
            <w:sz w:val="21"/>
            <w:szCs w:val="21"/>
          </w:rPr>
          <w:delText>PPSwarm</w:delText>
        </w:r>
        <w:r w:rsidR="00B56FB5" w:rsidRPr="00B56FB5" w:rsidDel="00AC4413">
          <w:rPr>
            <w:color w:val="000000"/>
            <w:sz w:val="21"/>
            <w:szCs w:val="21"/>
          </w:rPr>
          <w:delText xml:space="preserve"> </w:delText>
        </w:r>
        <w:r w:rsidR="00B56FB5" w:rsidRPr="00B56FB5" w:rsidDel="00AC4413">
          <w:rPr>
            <w:color w:val="000000"/>
            <w:sz w:val="21"/>
            <w:szCs w:val="21"/>
          </w:rPr>
          <w:delText>与</w:delText>
        </w:r>
        <w:r w:rsidR="00B56FB5" w:rsidRPr="00B56FB5" w:rsidDel="00AC4413">
          <w:rPr>
            <w:color w:val="000000"/>
            <w:sz w:val="21"/>
            <w:szCs w:val="21"/>
          </w:rPr>
          <w:delText xml:space="preserve"> </w:delText>
        </w:r>
        <w:r w:rsidR="00B56FB5" w:rsidRPr="00891B57" w:rsidDel="00AC4413">
          <w:rPr>
            <w:color w:val="000000"/>
            <w:sz w:val="21"/>
            <w:szCs w:val="21"/>
          </w:rPr>
          <w:delText>K-CBS</w:delText>
        </w:r>
        <w:r w:rsidR="00B56FB5" w:rsidRPr="00B56FB5" w:rsidDel="00AC4413">
          <w:rPr>
            <w:color w:val="000000"/>
            <w:sz w:val="21"/>
            <w:szCs w:val="21"/>
          </w:rPr>
          <w:delText xml:space="preserve"> </w:delText>
        </w:r>
        <w:r w:rsidR="00B56FB5" w:rsidRPr="00B56FB5" w:rsidDel="00AC4413">
          <w:rPr>
            <w:color w:val="000000"/>
            <w:sz w:val="21"/>
            <w:szCs w:val="21"/>
          </w:rPr>
          <w:delText>始终维持在较低但相对稳定的连通率区间（约</w:delText>
        </w:r>
        <w:r w:rsidR="00B56FB5" w:rsidRPr="00B56FB5" w:rsidDel="00AC4413">
          <w:rPr>
            <w:color w:val="000000"/>
            <w:sz w:val="21"/>
            <w:szCs w:val="21"/>
          </w:rPr>
          <w:delText xml:space="preserve"> 0.31–0.42</w:delText>
        </w:r>
        <w:r w:rsidR="00B56FB5" w:rsidRPr="00B56FB5" w:rsidDel="00AC4413">
          <w:rPr>
            <w:color w:val="000000"/>
            <w:sz w:val="21"/>
            <w:szCs w:val="21"/>
          </w:rPr>
          <w:delText>），其性能变化幅度不大。其原因在于：一方面这两类算法未显式建模</w:delText>
        </w:r>
        <w:r w:rsidR="00B56FB5" w:rsidRPr="00B56FB5" w:rsidDel="00AC4413">
          <w:rPr>
            <w:color w:val="000000"/>
            <w:sz w:val="21"/>
            <w:szCs w:val="21"/>
          </w:rPr>
          <w:delText xml:space="preserve"> SINR </w:delText>
        </w:r>
        <w:r w:rsidR="00B56FB5" w:rsidRPr="00B56FB5" w:rsidDel="00AC4413">
          <w:rPr>
            <w:color w:val="000000"/>
            <w:sz w:val="21"/>
            <w:szCs w:val="21"/>
          </w:rPr>
          <w:delText>或通信拓扑，其初始连通率本就较低；另一方面，多源干扰虽然增加链路分裂，但同时迫使路径出现几何绕行，部分情况下干扰屏蔽反而略微减轻相互干扰，二者效应相互抵消，使得连通率整体呈现</w:delText>
        </w:r>
        <w:r w:rsidR="00B56FB5" w:rsidRPr="00B56FB5" w:rsidDel="00AC4413">
          <w:rPr>
            <w:color w:val="000000"/>
            <w:sz w:val="21"/>
            <w:szCs w:val="21"/>
          </w:rPr>
          <w:delText>“</w:delText>
        </w:r>
        <w:r w:rsidR="00B56FB5" w:rsidRPr="00B56FB5" w:rsidDel="00AC4413">
          <w:rPr>
            <w:color w:val="000000"/>
            <w:sz w:val="21"/>
            <w:szCs w:val="21"/>
          </w:rPr>
          <w:delText>低且平稳</w:delText>
        </w:r>
        <w:r w:rsidR="00B56FB5" w:rsidRPr="00B56FB5" w:rsidDel="00AC4413">
          <w:rPr>
            <w:color w:val="000000"/>
            <w:sz w:val="21"/>
            <w:szCs w:val="21"/>
          </w:rPr>
          <w:delText>”</w:delText>
        </w:r>
        <w:r w:rsidR="00B56FB5" w:rsidRPr="00B56FB5" w:rsidDel="00AC4413">
          <w:rPr>
            <w:color w:val="000000"/>
            <w:sz w:val="21"/>
            <w:szCs w:val="21"/>
          </w:rPr>
          <w:delText>的模式。其平均到达时间也基本保持在略微上升的区间内，说明其路径</w:delText>
        </w:r>
        <w:r w:rsidR="00891B57" w:rsidDel="00AC4413">
          <w:rPr>
            <w:rFonts w:hint="eastAsia"/>
            <w:color w:val="000000"/>
            <w:sz w:val="21"/>
            <w:szCs w:val="21"/>
          </w:rPr>
          <w:delText>规划</w:delText>
        </w:r>
        <w:r w:rsidR="00B56FB5" w:rsidRPr="00B56FB5" w:rsidDel="00AC4413">
          <w:rPr>
            <w:color w:val="000000"/>
            <w:sz w:val="21"/>
            <w:szCs w:val="21"/>
          </w:rPr>
          <w:delText>主要由障碍物结构决定，与</w:delText>
        </w:r>
        <w:r w:rsidR="00891B57" w:rsidDel="00AC4413">
          <w:rPr>
            <w:rFonts w:hint="eastAsia"/>
            <w:color w:val="000000"/>
            <w:sz w:val="21"/>
            <w:szCs w:val="21"/>
          </w:rPr>
          <w:delText>当前</w:delText>
        </w:r>
        <w:r w:rsidR="00B56FB5" w:rsidRPr="00B56FB5" w:rsidDel="00AC4413">
          <w:rPr>
            <w:color w:val="000000"/>
            <w:sz w:val="21"/>
            <w:szCs w:val="21"/>
          </w:rPr>
          <w:delText>干扰</w:delText>
        </w:r>
        <w:r w:rsidR="00891B57" w:rsidDel="00AC4413">
          <w:rPr>
            <w:rFonts w:hint="eastAsia"/>
            <w:color w:val="000000"/>
            <w:sz w:val="21"/>
            <w:szCs w:val="21"/>
          </w:rPr>
          <w:delText>的分布</w:delText>
        </w:r>
        <w:r w:rsidR="00B56FB5" w:rsidRPr="00B56FB5" w:rsidDel="00AC4413">
          <w:rPr>
            <w:color w:val="000000"/>
            <w:sz w:val="21"/>
            <w:szCs w:val="21"/>
          </w:rPr>
          <w:delText>关联较弱。</w:delText>
        </w:r>
        <w:r w:rsidR="00B56FB5" w:rsidRPr="00891B57" w:rsidDel="00AC4413">
          <w:rPr>
            <w:color w:val="000000"/>
            <w:sz w:val="21"/>
            <w:szCs w:val="21"/>
          </w:rPr>
          <w:delText>APF</w:delText>
        </w:r>
        <w:r w:rsidR="00B56FB5" w:rsidRPr="00B56FB5" w:rsidDel="00AC4413">
          <w:rPr>
            <w:color w:val="000000"/>
            <w:sz w:val="21"/>
            <w:szCs w:val="21"/>
          </w:rPr>
          <w:delText>的通信连通率最低，并在多干扰场景中进一步恶化；其到达时间随着干扰数量增加也出现不稳定波动，显示出局部势场在受到干扰推力与障碍斥力共同作用的情况下极易出现极小值陷阱或严重振荡，</w:delText>
        </w:r>
        <w:r w:rsidR="00891B57" w:rsidDel="00AC4413">
          <w:rPr>
            <w:rFonts w:hint="eastAsia"/>
            <w:color w:val="000000"/>
            <w:sz w:val="21"/>
            <w:szCs w:val="21"/>
          </w:rPr>
          <w:delText>其</w:delText>
        </w:r>
        <w:r w:rsidR="00B56FB5" w:rsidRPr="00B56FB5" w:rsidDel="00AC4413">
          <w:rPr>
            <w:color w:val="000000"/>
            <w:sz w:val="21"/>
            <w:szCs w:val="21"/>
          </w:rPr>
          <w:delText>可靠性</w:delText>
        </w:r>
        <w:r w:rsidR="00891B57" w:rsidDel="00AC4413">
          <w:rPr>
            <w:rFonts w:hint="eastAsia"/>
            <w:color w:val="000000"/>
            <w:sz w:val="21"/>
            <w:szCs w:val="21"/>
          </w:rPr>
          <w:delText>与稳定性</w:delText>
        </w:r>
        <w:r w:rsidR="00B56FB5" w:rsidRPr="00B56FB5" w:rsidDel="00AC4413">
          <w:rPr>
            <w:color w:val="000000"/>
            <w:sz w:val="21"/>
            <w:szCs w:val="21"/>
          </w:rPr>
          <w:delText>最差。</w:delText>
        </w:r>
      </w:del>
    </w:p>
    <w:p w14:paraId="7937D293" w14:textId="77777777" w:rsidR="009458AE" w:rsidRPr="009458AE" w:rsidRDefault="009458AE" w:rsidP="00891B57">
      <w:pPr>
        <w:spacing w:line="360" w:lineRule="auto"/>
        <w:ind w:firstLineChars="196" w:firstLine="412"/>
        <w:rPr>
          <w:color w:val="000000"/>
          <w:sz w:val="21"/>
          <w:szCs w:val="21"/>
        </w:rPr>
      </w:pPr>
    </w:p>
    <w:p w14:paraId="762AFAB8" w14:textId="14583671" w:rsidR="00727BD3" w:rsidRDefault="00727BD3" w:rsidP="008A6337">
      <w:pPr>
        <w:spacing w:line="360" w:lineRule="auto"/>
        <w:ind w:firstLineChars="196" w:firstLine="412"/>
        <w:rPr>
          <w:color w:val="000000"/>
          <w:sz w:val="21"/>
          <w:szCs w:val="21"/>
        </w:rPr>
      </w:pP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lastRenderedPageBreak/>
              <w:drawing>
                <wp:inline distT="0" distB="0" distL="0" distR="0" wp14:anchorId="6787708E" wp14:editId="7F83F587">
                  <wp:extent cx="2746238" cy="2029037"/>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6238"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3BFC5C53">
                  <wp:extent cx="2732464"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2464"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172268E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D0D7A">
              <w:rPr>
                <w:rFonts w:eastAsia="黑体" w:hint="eastAsia"/>
                <w:szCs w:val="18"/>
              </w:rPr>
              <w:t>通信连通率</w:t>
            </w:r>
            <w:r w:rsidR="00F844A0">
              <w:rPr>
                <w:rFonts w:eastAsia="黑体" w:hint="eastAsia"/>
                <w:szCs w:val="18"/>
              </w:rPr>
              <w:t>对比</w:t>
            </w:r>
          </w:p>
        </w:tc>
        <w:tc>
          <w:tcPr>
            <w:tcW w:w="4394" w:type="dxa"/>
          </w:tcPr>
          <w:p w14:paraId="0CD6162E" w14:textId="14F70A2F"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w:t>
            </w:r>
            <w:r w:rsidR="00D16029">
              <w:rPr>
                <w:rFonts w:eastAsia="黑体" w:hint="eastAsia"/>
                <w:szCs w:val="18"/>
              </w:rPr>
              <w:t>时间</w:t>
            </w:r>
            <w:r w:rsidR="00F844A0">
              <w:rPr>
                <w:rFonts w:eastAsia="黑体" w:hint="eastAsia"/>
                <w:szCs w:val="18"/>
              </w:rPr>
              <w:t>对比</w:t>
            </w:r>
          </w:p>
        </w:tc>
      </w:tr>
    </w:tbl>
    <w:p w14:paraId="3E6F481E" w14:textId="454EB21E" w:rsidR="00727BD3" w:rsidRPr="00727BD3" w:rsidRDefault="00501D6A" w:rsidP="009C77F3">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34B66E6" w14:textId="543D97B9" w:rsidR="00234ACA" w:rsidRDefault="00234ACA" w:rsidP="00234ACA">
      <w:pPr>
        <w:spacing w:line="360" w:lineRule="auto"/>
        <w:outlineLvl w:val="1"/>
        <w:rPr>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22934C9C" w14:textId="279F3076" w:rsidR="009458AE" w:rsidRPr="009458AE" w:rsidRDefault="009458AE" w:rsidP="009458AE">
      <w:pPr>
        <w:spacing w:line="360" w:lineRule="auto"/>
        <w:ind w:firstLineChars="196" w:firstLine="412"/>
        <w:rPr>
          <w:ins w:id="361" w:author="运璐 何" w:date="2025-12-03T20:29:00Z"/>
          <w:color w:val="000000"/>
          <w:sz w:val="21"/>
          <w:szCs w:val="21"/>
        </w:rPr>
      </w:pPr>
      <w:ins w:id="362" w:author="运璐 何" w:date="2025-12-03T20:29:00Z">
        <w:r w:rsidRPr="00D23592">
          <w:rPr>
            <w:color w:val="000000"/>
            <w:sz w:val="21"/>
            <w:szCs w:val="21"/>
          </w:rPr>
          <w:t>不同算法通信连通率随干扰</w:t>
        </w:r>
      </w:ins>
      <w:ins w:id="363" w:author="运璐 何" w:date="2025-12-03T20:30:00Z">
        <w:r>
          <w:rPr>
            <w:rFonts w:hint="eastAsia"/>
            <w:color w:val="000000"/>
            <w:sz w:val="21"/>
            <w:szCs w:val="21"/>
          </w:rPr>
          <w:t>功率</w:t>
        </w:r>
      </w:ins>
      <w:ins w:id="364" w:author="运璐 何" w:date="2025-12-03T20:29:00Z">
        <w:r w:rsidRPr="00D23592">
          <w:rPr>
            <w:color w:val="000000"/>
            <w:sz w:val="21"/>
            <w:szCs w:val="21"/>
          </w:rPr>
          <w:t>的变化如图</w:t>
        </w:r>
      </w:ins>
      <w:ins w:id="365" w:author="运璐 何" w:date="2025-12-03T20:30:00Z">
        <w:r>
          <w:rPr>
            <w:color w:val="000000"/>
            <w:sz w:val="21"/>
            <w:szCs w:val="21"/>
          </w:rPr>
          <w:t>6</w:t>
        </w:r>
      </w:ins>
      <w:ins w:id="366" w:author="运璐 何" w:date="2025-12-03T20:29:00Z">
        <w:r w:rsidRPr="00D23592">
          <w:rPr>
            <w:color w:val="000000"/>
            <w:sz w:val="21"/>
            <w:szCs w:val="21"/>
          </w:rPr>
          <w:t>所示。</w:t>
        </w:r>
      </w:ins>
      <w:ins w:id="367" w:author="运璐 何" w:date="2025-12-03T20:30:00Z">
        <w:r>
          <w:rPr>
            <w:rFonts w:hint="eastAsia"/>
            <w:color w:val="000000"/>
            <w:sz w:val="21"/>
            <w:szCs w:val="21"/>
          </w:rPr>
          <w:t>由图可见</w:t>
        </w:r>
      </w:ins>
      <w:ins w:id="368" w:author="运璐 何" w:date="2025-12-03T20:29:00Z">
        <w:r w:rsidRPr="009458AE">
          <w:rPr>
            <w:color w:val="000000"/>
            <w:sz w:val="21"/>
            <w:szCs w:val="21"/>
          </w:rPr>
          <w:t>，</w:t>
        </w:r>
      </w:ins>
      <w:ins w:id="369" w:author="运璐 何" w:date="2025-12-03T20:30:00Z">
        <w:r>
          <w:rPr>
            <w:rFonts w:hint="eastAsia"/>
            <w:color w:val="000000"/>
            <w:sz w:val="21"/>
            <w:szCs w:val="21"/>
          </w:rPr>
          <w:t>所有</w:t>
        </w:r>
      </w:ins>
      <w:ins w:id="370" w:author="运璐 何" w:date="2025-12-03T20:29:00Z">
        <w:r w:rsidRPr="009458AE">
          <w:rPr>
            <w:color w:val="000000"/>
            <w:sz w:val="21"/>
            <w:szCs w:val="21"/>
          </w:rPr>
          <w:t>算法的通信连通率均随干扰功率增大而下降，但下降幅度和性能稳定性存在显著差异。整体来看，所提出的</w:t>
        </w:r>
        <w:r w:rsidRPr="009458AE">
          <w:rPr>
            <w:color w:val="000000"/>
            <w:sz w:val="21"/>
            <w:szCs w:val="21"/>
          </w:rPr>
          <w:t>C-RRT</w:t>
        </w:r>
      </w:ins>
      <w:ins w:id="371" w:author="运璐 何" w:date="2025-12-03T20:30:00Z">
        <w:r>
          <w:rPr>
            <w:color w:val="000000"/>
            <w:sz w:val="21"/>
            <w:szCs w:val="21"/>
          </w:rPr>
          <w:t>*</w:t>
        </w:r>
      </w:ins>
      <w:ins w:id="372" w:author="运璐 何" w:date="2025-12-03T20:29:00Z">
        <w:r w:rsidRPr="009458AE">
          <w:rPr>
            <w:color w:val="000000"/>
            <w:sz w:val="21"/>
            <w:szCs w:val="21"/>
          </w:rPr>
          <w:t>–APF</w:t>
        </w:r>
        <w:r w:rsidRPr="009458AE">
          <w:rPr>
            <w:color w:val="000000"/>
            <w:sz w:val="21"/>
            <w:szCs w:val="21"/>
          </w:rPr>
          <w:t>始终保持最高连通率，在</w:t>
        </w:r>
      </w:ins>
      <w:ins w:id="373" w:author="运璐 何" w:date="2025-12-03T20:31:00Z">
        <w:r>
          <w:rPr>
            <w:rFonts w:hint="eastAsia"/>
            <w:color w:val="000000"/>
            <w:sz w:val="21"/>
            <w:szCs w:val="21"/>
          </w:rPr>
          <w:t>不同</w:t>
        </w:r>
      </w:ins>
      <w:ins w:id="374" w:author="运璐 何" w:date="2025-12-03T20:29:00Z">
        <w:r w:rsidRPr="009458AE">
          <w:rPr>
            <w:color w:val="000000"/>
            <w:sz w:val="21"/>
            <w:szCs w:val="21"/>
          </w:rPr>
          <w:t>干扰范围内保持的高值并呈现</w:t>
        </w:r>
      </w:ins>
      <w:ins w:id="375" w:author="运璐 何" w:date="2025-12-03T20:31:00Z">
        <w:r>
          <w:rPr>
            <w:rFonts w:hint="eastAsia"/>
            <w:color w:val="000000"/>
            <w:sz w:val="21"/>
            <w:szCs w:val="21"/>
          </w:rPr>
          <w:t>缓慢</w:t>
        </w:r>
      </w:ins>
      <w:ins w:id="376" w:author="运璐 何" w:date="2025-12-03T20:29:00Z">
        <w:r w:rsidRPr="009458AE">
          <w:rPr>
            <w:color w:val="000000"/>
            <w:sz w:val="21"/>
            <w:szCs w:val="21"/>
          </w:rPr>
          <w:t>下降趋势，体现出其在复杂干扰环境下的稳健性与抗干扰能力。相比之下，</w:t>
        </w:r>
        <w:r w:rsidRPr="009458AE">
          <w:rPr>
            <w:color w:val="000000"/>
            <w:sz w:val="21"/>
            <w:szCs w:val="21"/>
          </w:rPr>
          <w:t xml:space="preserve">CMUPF </w:t>
        </w:r>
        <w:r w:rsidRPr="009458AE">
          <w:rPr>
            <w:color w:val="000000"/>
            <w:sz w:val="21"/>
            <w:szCs w:val="21"/>
          </w:rPr>
          <w:t>对干扰强度极为敏感，连通率在干扰功率上升时快速下降，主要原因在于干扰区域扩大导致可通行空间显著减少，路径绕行加剧，从而使通信链路维护难度增加、关键链路频繁失效。</w:t>
        </w:r>
        <w:r w:rsidRPr="009458AE">
          <w:rPr>
            <w:color w:val="000000"/>
            <w:sz w:val="21"/>
            <w:szCs w:val="21"/>
          </w:rPr>
          <w:t>PPSwarm</w:t>
        </w:r>
        <w:r w:rsidRPr="009458AE">
          <w:rPr>
            <w:color w:val="000000"/>
            <w:sz w:val="21"/>
            <w:szCs w:val="21"/>
          </w:rPr>
          <w:t>与</w:t>
        </w:r>
        <w:r w:rsidRPr="009458AE">
          <w:rPr>
            <w:color w:val="000000"/>
            <w:sz w:val="21"/>
            <w:szCs w:val="21"/>
          </w:rPr>
          <w:t>K-CBS</w:t>
        </w:r>
        <w:r w:rsidRPr="009458AE">
          <w:rPr>
            <w:color w:val="000000"/>
            <w:sz w:val="21"/>
            <w:szCs w:val="21"/>
          </w:rPr>
          <w:t>在低干扰功率下表现较好，得益于其搜索效率较高</w:t>
        </w:r>
      </w:ins>
      <w:ins w:id="377" w:author="运璐 何" w:date="2025-12-03T20:32:00Z">
        <w:r>
          <w:rPr>
            <w:rFonts w:hint="eastAsia"/>
            <w:color w:val="000000"/>
            <w:sz w:val="21"/>
            <w:szCs w:val="21"/>
          </w:rPr>
          <w:t>和</w:t>
        </w:r>
      </w:ins>
      <w:ins w:id="378" w:author="运璐 何" w:date="2025-12-03T20:29:00Z">
        <w:r w:rsidRPr="009458AE">
          <w:rPr>
            <w:color w:val="000000"/>
            <w:sz w:val="21"/>
            <w:szCs w:val="21"/>
          </w:rPr>
          <w:t>在弱干扰环境中</w:t>
        </w:r>
      </w:ins>
      <w:ins w:id="379" w:author="运璐 何" w:date="2025-12-03T20:32:00Z">
        <w:r>
          <w:rPr>
            <w:rFonts w:hint="eastAsia"/>
            <w:color w:val="000000"/>
            <w:sz w:val="21"/>
            <w:szCs w:val="21"/>
          </w:rPr>
          <w:t>绕行干扰区域时</w:t>
        </w:r>
      </w:ins>
      <w:ins w:id="380" w:author="运璐 何" w:date="2025-12-03T20:29:00Z">
        <w:r w:rsidRPr="009458AE">
          <w:rPr>
            <w:color w:val="000000"/>
            <w:sz w:val="21"/>
            <w:szCs w:val="21"/>
          </w:rPr>
          <w:t>链路维持成本较低；但随着干扰功率提升，干扰覆盖范围扩大导致它们的路径搜索显著受限，绕行干扰区的</w:t>
        </w:r>
      </w:ins>
      <w:ins w:id="381" w:author="运璐 何" w:date="2025-12-03T20:32:00Z">
        <w:r>
          <w:rPr>
            <w:rFonts w:hint="eastAsia"/>
            <w:color w:val="000000"/>
            <w:sz w:val="21"/>
            <w:szCs w:val="21"/>
          </w:rPr>
          <w:t>难度</w:t>
        </w:r>
      </w:ins>
      <w:ins w:id="382" w:author="运璐 何" w:date="2025-12-03T20:29:00Z">
        <w:r w:rsidRPr="009458AE">
          <w:rPr>
            <w:color w:val="000000"/>
            <w:sz w:val="21"/>
            <w:szCs w:val="21"/>
          </w:rPr>
          <w:t>提高而缺乏链路保持机制使得连通率连续性下降并趋。</w:t>
        </w:r>
        <w:r w:rsidRPr="009458AE">
          <w:rPr>
            <w:color w:val="000000"/>
            <w:sz w:val="21"/>
            <w:szCs w:val="21"/>
          </w:rPr>
          <w:t>APF</w:t>
        </w:r>
        <w:r w:rsidRPr="009458AE">
          <w:rPr>
            <w:color w:val="000000"/>
            <w:sz w:val="21"/>
            <w:szCs w:val="21"/>
          </w:rPr>
          <w:t>在全区间通信连通率均最低，其整体呈持续下降趋势。由于典型势场方法在干扰分布不均与障碍密集场景下容易陷入局部势场死锁或振荡，使其通信性能受干扰区域结构</w:t>
        </w:r>
      </w:ins>
      <w:ins w:id="383" w:author="运璐 何" w:date="2025-12-03T20:37:00Z">
        <w:r>
          <w:rPr>
            <w:rFonts w:hint="eastAsia"/>
            <w:color w:val="000000"/>
            <w:sz w:val="21"/>
            <w:szCs w:val="21"/>
          </w:rPr>
          <w:t>影响极大</w:t>
        </w:r>
      </w:ins>
      <w:ins w:id="384" w:author="运璐 何" w:date="2025-12-03T20:29:00Z">
        <w:r w:rsidRPr="009458AE">
          <w:rPr>
            <w:color w:val="000000"/>
            <w:sz w:val="21"/>
            <w:szCs w:val="21"/>
          </w:rPr>
          <w:t>呈现出低且相对</w:t>
        </w:r>
      </w:ins>
      <w:ins w:id="385" w:author="运璐 何" w:date="2025-12-03T20:38:00Z">
        <w:r>
          <w:rPr>
            <w:rFonts w:hint="eastAsia"/>
            <w:color w:val="000000"/>
            <w:sz w:val="21"/>
            <w:szCs w:val="21"/>
          </w:rPr>
          <w:t>不稳定</w:t>
        </w:r>
      </w:ins>
      <w:ins w:id="386" w:author="运璐 何" w:date="2025-12-03T20:29:00Z">
        <w:r w:rsidRPr="009458AE">
          <w:rPr>
            <w:color w:val="000000"/>
            <w:sz w:val="21"/>
            <w:szCs w:val="21"/>
          </w:rPr>
          <w:t>的下降特</w:t>
        </w:r>
      </w:ins>
      <w:ins w:id="387" w:author="运璐 何" w:date="2025-12-03T20:38:00Z">
        <w:r w:rsidR="005847DF">
          <w:rPr>
            <w:rFonts w:hint="eastAsia"/>
            <w:color w:val="000000"/>
            <w:sz w:val="21"/>
            <w:szCs w:val="21"/>
          </w:rPr>
          <w:t>点</w:t>
        </w:r>
      </w:ins>
      <w:ins w:id="388" w:author="运璐 何" w:date="2025-12-03T20:29:00Z">
        <w:r w:rsidRPr="009458AE">
          <w:rPr>
            <w:color w:val="000000"/>
            <w:sz w:val="21"/>
            <w:szCs w:val="21"/>
          </w:rPr>
          <w:t>。</w:t>
        </w:r>
      </w:ins>
    </w:p>
    <w:p w14:paraId="4A434DB9" w14:textId="01A142FB" w:rsidR="00786A0B" w:rsidRPr="00786A0B" w:rsidDel="009458AE" w:rsidRDefault="00786A0B" w:rsidP="00786A0B">
      <w:pPr>
        <w:spacing w:line="360" w:lineRule="auto"/>
        <w:ind w:firstLineChars="196" w:firstLine="412"/>
        <w:rPr>
          <w:del w:id="389" w:author="运璐 何" w:date="2025-12-03T20:23:00Z"/>
          <w:color w:val="000000"/>
          <w:sz w:val="21"/>
          <w:szCs w:val="21"/>
        </w:rPr>
      </w:pPr>
      <w:del w:id="390" w:author="运璐 何" w:date="2025-12-03T20:23:00Z">
        <w:r w:rsidRPr="00786A0B" w:rsidDel="009458AE">
          <w:rPr>
            <w:rFonts w:hint="eastAsia"/>
            <w:color w:val="000000"/>
            <w:sz w:val="21"/>
            <w:szCs w:val="21"/>
          </w:rPr>
          <w:delText>图</w:delText>
        </w:r>
        <w:r w:rsidRPr="00786A0B" w:rsidDel="009458AE">
          <w:rPr>
            <w:rFonts w:hint="eastAsia"/>
            <w:color w:val="000000"/>
            <w:sz w:val="21"/>
            <w:szCs w:val="21"/>
          </w:rPr>
          <w:delText>6</w:delText>
        </w:r>
        <w:r w:rsidRPr="00786A0B" w:rsidDel="009458AE">
          <w:rPr>
            <w:rFonts w:hint="eastAsia"/>
            <w:color w:val="000000"/>
            <w:sz w:val="21"/>
            <w:szCs w:val="21"/>
          </w:rPr>
          <w:delText>展示了在干扰功率由</w:delText>
        </w:r>
        <w:r w:rsidRPr="00786A0B" w:rsidDel="009458AE">
          <w:rPr>
            <w:rFonts w:hint="eastAsia"/>
            <w:color w:val="000000"/>
            <w:sz w:val="21"/>
            <w:szCs w:val="21"/>
          </w:rPr>
          <w:delText>20 dBm</w:delText>
        </w:r>
        <w:r w:rsidRPr="00786A0B" w:rsidDel="009458AE">
          <w:rPr>
            <w:rFonts w:hint="eastAsia"/>
            <w:color w:val="000000"/>
            <w:sz w:val="21"/>
            <w:szCs w:val="21"/>
          </w:rPr>
          <w:delText>逐步增至</w:delText>
        </w:r>
        <w:r w:rsidRPr="00786A0B" w:rsidDel="009458AE">
          <w:rPr>
            <w:rFonts w:hint="eastAsia"/>
            <w:color w:val="000000"/>
            <w:sz w:val="21"/>
            <w:szCs w:val="21"/>
          </w:rPr>
          <w:delText>30 dBm</w:delText>
        </w:r>
        <w:r w:rsidRPr="00786A0B" w:rsidDel="009458AE">
          <w:rPr>
            <w:rFonts w:hint="eastAsia"/>
            <w:color w:val="000000"/>
            <w:sz w:val="21"/>
            <w:szCs w:val="21"/>
          </w:rPr>
          <w:delText>的过程中，各算法</w:delText>
        </w:r>
        <w:r w:rsidR="007D0D7A" w:rsidDel="009458AE">
          <w:rPr>
            <w:rFonts w:hint="eastAsia"/>
            <w:color w:val="000000"/>
            <w:sz w:val="21"/>
            <w:szCs w:val="21"/>
          </w:rPr>
          <w:delText>通信连通率</w:delText>
        </w:r>
        <w:r w:rsidRPr="00786A0B" w:rsidDel="009458AE">
          <w:rPr>
            <w:rFonts w:hint="eastAsia"/>
            <w:color w:val="000000"/>
            <w:sz w:val="21"/>
            <w:szCs w:val="21"/>
          </w:rPr>
          <w:delText>随干扰强度变化的趋势。整体来看，随着干扰功率不断增大，各方法的连通性能均出现持续下降，但</w:delText>
        </w:r>
        <w:r w:rsidRPr="00786A0B" w:rsidDel="009458AE">
          <w:rPr>
            <w:rFonts w:hint="eastAsia"/>
            <w:color w:val="000000"/>
            <w:sz w:val="21"/>
            <w:szCs w:val="21"/>
          </w:rPr>
          <w:delText>C-RRT*-APF</w:delText>
        </w:r>
        <w:r w:rsidRPr="00786A0B" w:rsidDel="009458AE">
          <w:rPr>
            <w:rFonts w:hint="eastAsia"/>
            <w:color w:val="000000"/>
            <w:sz w:val="21"/>
            <w:szCs w:val="21"/>
          </w:rPr>
          <w:delText>在全区间内始终保持最高的</w:delText>
        </w:r>
        <w:r w:rsidR="007D0D7A" w:rsidDel="009458AE">
          <w:rPr>
            <w:rFonts w:hint="eastAsia"/>
            <w:color w:val="000000"/>
            <w:sz w:val="21"/>
            <w:szCs w:val="21"/>
          </w:rPr>
          <w:delText>通信连通率</w:delText>
        </w:r>
        <w:r w:rsidRPr="00786A0B" w:rsidDel="009458AE">
          <w:rPr>
            <w:rFonts w:hint="eastAsia"/>
            <w:color w:val="000000"/>
            <w:sz w:val="21"/>
            <w:szCs w:val="21"/>
          </w:rPr>
          <w:delText>，并在高干扰条件下展现出更明显的优势。从曲线变化可观察到，</w:delText>
        </w:r>
        <w:r w:rsidRPr="00786A0B" w:rsidDel="009458AE">
          <w:rPr>
            <w:rFonts w:hint="eastAsia"/>
            <w:color w:val="000000"/>
            <w:sz w:val="21"/>
            <w:szCs w:val="21"/>
          </w:rPr>
          <w:delText>C-RRT*-APF</w:delText>
        </w:r>
        <w:r w:rsidRPr="00786A0B" w:rsidDel="009458AE">
          <w:rPr>
            <w:rFonts w:hint="eastAsia"/>
            <w:color w:val="000000"/>
            <w:sz w:val="21"/>
            <w:szCs w:val="21"/>
          </w:rPr>
          <w:delText>在</w:delText>
        </w:r>
        <w:r w:rsidRPr="00786A0B" w:rsidDel="009458AE">
          <w:rPr>
            <w:rFonts w:hint="eastAsia"/>
            <w:color w:val="000000"/>
            <w:sz w:val="21"/>
            <w:szCs w:val="21"/>
          </w:rPr>
          <w:delText>20 dBm</w:delText>
        </w:r>
        <w:r w:rsidRPr="00786A0B" w:rsidDel="009458AE">
          <w:rPr>
            <w:rFonts w:hint="eastAsia"/>
            <w:color w:val="000000"/>
            <w:sz w:val="21"/>
            <w:szCs w:val="21"/>
          </w:rPr>
          <w:delText>起始点处即可稳定维持约</w:delText>
        </w:r>
        <w:r w:rsidRPr="00786A0B" w:rsidDel="009458AE">
          <w:rPr>
            <w:rFonts w:hint="eastAsia"/>
            <w:color w:val="000000"/>
            <w:sz w:val="21"/>
            <w:szCs w:val="21"/>
          </w:rPr>
          <w:delText>0.90</w:delText>
        </w:r>
        <w:r w:rsidRPr="00786A0B" w:rsidDel="009458AE">
          <w:rPr>
            <w:rFonts w:hint="eastAsia"/>
            <w:color w:val="000000"/>
            <w:sz w:val="21"/>
            <w:szCs w:val="21"/>
          </w:rPr>
          <w:delText>以上的连通率，随后虽随干扰功率逐步增加略有下降，但整体仍保持在约</w:delText>
        </w:r>
        <w:r w:rsidRPr="00786A0B" w:rsidDel="009458AE">
          <w:rPr>
            <w:rFonts w:hint="eastAsia"/>
            <w:color w:val="000000"/>
            <w:sz w:val="21"/>
            <w:szCs w:val="21"/>
          </w:rPr>
          <w:delText>0.72~0.88</w:delText>
        </w:r>
        <w:r w:rsidRPr="00786A0B" w:rsidDel="009458AE">
          <w:rPr>
            <w:rFonts w:hint="eastAsia"/>
            <w:color w:val="000000"/>
            <w:sz w:val="21"/>
            <w:szCs w:val="21"/>
          </w:rPr>
          <w:delText>区间内，显著高于其他四类算法。相比之下，</w:delText>
        </w:r>
        <w:r w:rsidRPr="00786A0B" w:rsidDel="009458AE">
          <w:rPr>
            <w:rFonts w:hint="eastAsia"/>
            <w:color w:val="000000"/>
            <w:sz w:val="21"/>
            <w:szCs w:val="21"/>
          </w:rPr>
          <w:delText>CMUPF</w:delText>
        </w:r>
        <w:r w:rsidRPr="00786A0B" w:rsidDel="009458AE">
          <w:rPr>
            <w:rFonts w:hint="eastAsia"/>
            <w:color w:val="000000"/>
            <w:sz w:val="21"/>
            <w:szCs w:val="21"/>
          </w:rPr>
          <w:delText>在同一区间内呈现由约</w:delText>
        </w:r>
        <w:r w:rsidRPr="00786A0B" w:rsidDel="009458AE">
          <w:rPr>
            <w:rFonts w:hint="eastAsia"/>
            <w:color w:val="000000"/>
            <w:sz w:val="21"/>
            <w:szCs w:val="21"/>
          </w:rPr>
          <w:delText>0.85</w:delText>
        </w:r>
        <w:r w:rsidRPr="00786A0B" w:rsidDel="009458AE">
          <w:rPr>
            <w:rFonts w:hint="eastAsia"/>
            <w:color w:val="000000"/>
            <w:sz w:val="21"/>
            <w:szCs w:val="21"/>
          </w:rPr>
          <w:delText>逐渐下降至</w:delText>
        </w:r>
        <w:r w:rsidRPr="00786A0B" w:rsidDel="009458AE">
          <w:rPr>
            <w:rFonts w:hint="eastAsia"/>
            <w:color w:val="000000"/>
            <w:sz w:val="21"/>
            <w:szCs w:val="21"/>
          </w:rPr>
          <w:delText>0.</w:delText>
        </w:r>
        <w:r w:rsidDel="009458AE">
          <w:rPr>
            <w:color w:val="000000"/>
            <w:sz w:val="21"/>
            <w:szCs w:val="21"/>
          </w:rPr>
          <w:delText>6</w:delText>
        </w:r>
        <w:r w:rsidRPr="00786A0B" w:rsidDel="009458AE">
          <w:rPr>
            <w:rFonts w:hint="eastAsia"/>
            <w:color w:val="000000"/>
            <w:sz w:val="21"/>
            <w:szCs w:val="21"/>
          </w:rPr>
          <w:delText>0</w:delText>
        </w:r>
        <w:r w:rsidRPr="00786A0B" w:rsidDel="009458AE">
          <w:rPr>
            <w:rFonts w:hint="eastAsia"/>
            <w:color w:val="000000"/>
            <w:sz w:val="21"/>
            <w:szCs w:val="21"/>
          </w:rPr>
          <w:delText>左右的趋势，而</w:delText>
        </w:r>
        <w:r w:rsidRPr="00786A0B" w:rsidDel="009458AE">
          <w:rPr>
            <w:rFonts w:hint="eastAsia"/>
            <w:color w:val="000000"/>
            <w:sz w:val="21"/>
            <w:szCs w:val="21"/>
          </w:rPr>
          <w:delText>PPSwarm</w:delText>
        </w:r>
        <w:r w:rsidRPr="00786A0B" w:rsidDel="009458AE">
          <w:rPr>
            <w:rFonts w:hint="eastAsia"/>
            <w:color w:val="000000"/>
            <w:sz w:val="21"/>
            <w:szCs w:val="21"/>
          </w:rPr>
          <w:delText>与</w:delText>
        </w:r>
        <w:r w:rsidRPr="00786A0B" w:rsidDel="009458AE">
          <w:rPr>
            <w:rFonts w:hint="eastAsia"/>
            <w:color w:val="000000"/>
            <w:sz w:val="21"/>
            <w:szCs w:val="21"/>
          </w:rPr>
          <w:delText>K-CBS</w:delText>
        </w:r>
        <w:r w:rsidRPr="00786A0B" w:rsidDel="009458AE">
          <w:rPr>
            <w:rFonts w:hint="eastAsia"/>
            <w:color w:val="000000"/>
            <w:sz w:val="21"/>
            <w:szCs w:val="21"/>
          </w:rPr>
          <w:delText>其连通性能</w:delText>
        </w:r>
        <w:r w:rsidDel="009458AE">
          <w:rPr>
            <w:rFonts w:hint="eastAsia"/>
            <w:color w:val="000000"/>
            <w:sz w:val="21"/>
            <w:szCs w:val="21"/>
          </w:rPr>
          <w:delText>随着干扰功率的增加</w:delText>
        </w:r>
        <w:r w:rsidRPr="00786A0B" w:rsidDel="009458AE">
          <w:rPr>
            <w:rFonts w:hint="eastAsia"/>
            <w:color w:val="000000"/>
            <w:sz w:val="21"/>
            <w:szCs w:val="21"/>
          </w:rPr>
          <w:delText>分别从约</w:delText>
        </w:r>
        <w:r w:rsidRPr="00786A0B" w:rsidDel="009458AE">
          <w:rPr>
            <w:rFonts w:hint="eastAsia"/>
            <w:color w:val="000000"/>
            <w:sz w:val="21"/>
            <w:szCs w:val="21"/>
          </w:rPr>
          <w:delText>0.7</w:delText>
        </w:r>
        <w:r w:rsidDel="009458AE">
          <w:rPr>
            <w:color w:val="000000"/>
            <w:sz w:val="21"/>
            <w:szCs w:val="21"/>
          </w:rPr>
          <w:delText>5</w:delText>
        </w:r>
        <w:r w:rsidRPr="00786A0B" w:rsidDel="009458AE">
          <w:rPr>
            <w:rFonts w:hint="eastAsia"/>
            <w:color w:val="000000"/>
            <w:sz w:val="21"/>
            <w:szCs w:val="21"/>
          </w:rPr>
          <w:delText>和</w:delText>
        </w:r>
        <w:r w:rsidRPr="00786A0B" w:rsidDel="009458AE">
          <w:rPr>
            <w:rFonts w:hint="eastAsia"/>
            <w:color w:val="000000"/>
            <w:sz w:val="21"/>
            <w:szCs w:val="21"/>
          </w:rPr>
          <w:delText>0.6</w:delText>
        </w:r>
        <w:r w:rsidDel="009458AE">
          <w:rPr>
            <w:color w:val="000000"/>
            <w:sz w:val="21"/>
            <w:szCs w:val="21"/>
          </w:rPr>
          <w:delText>5</w:delText>
        </w:r>
        <w:r w:rsidRPr="00786A0B" w:rsidDel="009458AE">
          <w:rPr>
            <w:rFonts w:hint="eastAsia"/>
            <w:color w:val="000000"/>
            <w:sz w:val="21"/>
            <w:szCs w:val="21"/>
          </w:rPr>
          <w:delText>急剧下滑至</w:delText>
        </w:r>
        <w:r w:rsidRPr="00786A0B" w:rsidDel="009458AE">
          <w:rPr>
            <w:rFonts w:hint="eastAsia"/>
            <w:color w:val="000000"/>
            <w:sz w:val="21"/>
            <w:szCs w:val="21"/>
          </w:rPr>
          <w:delText>0.</w:delText>
        </w:r>
        <w:r w:rsidDel="009458AE">
          <w:rPr>
            <w:color w:val="000000"/>
            <w:sz w:val="21"/>
            <w:szCs w:val="21"/>
          </w:rPr>
          <w:delText>50</w:delText>
        </w:r>
        <w:r w:rsidRPr="00786A0B" w:rsidDel="009458AE">
          <w:rPr>
            <w:rFonts w:hint="eastAsia"/>
            <w:color w:val="000000"/>
            <w:sz w:val="21"/>
            <w:szCs w:val="21"/>
          </w:rPr>
          <w:delText>以下，此后随着干扰持续增强逐步跌至约</w:delText>
        </w:r>
        <w:r w:rsidRPr="00786A0B" w:rsidDel="009458AE">
          <w:rPr>
            <w:rFonts w:hint="eastAsia"/>
            <w:color w:val="000000"/>
            <w:sz w:val="21"/>
            <w:szCs w:val="21"/>
          </w:rPr>
          <w:delText>0.</w:delText>
        </w:r>
        <w:r w:rsidDel="009458AE">
          <w:rPr>
            <w:color w:val="000000"/>
            <w:sz w:val="21"/>
            <w:szCs w:val="21"/>
          </w:rPr>
          <w:delText>20</w:delText>
        </w:r>
        <w:r w:rsidRPr="00786A0B" w:rsidDel="009458AE">
          <w:rPr>
            <w:rFonts w:hint="eastAsia"/>
            <w:color w:val="000000"/>
            <w:sz w:val="21"/>
            <w:szCs w:val="21"/>
          </w:rPr>
          <w:delText>与</w:delText>
        </w:r>
        <w:r w:rsidRPr="00786A0B" w:rsidDel="009458AE">
          <w:rPr>
            <w:rFonts w:hint="eastAsia"/>
            <w:color w:val="000000"/>
            <w:sz w:val="21"/>
            <w:szCs w:val="21"/>
          </w:rPr>
          <w:delText>0.40</w:delText>
        </w:r>
        <w:r w:rsidRPr="00786A0B" w:rsidDel="009458AE">
          <w:rPr>
            <w:rFonts w:hint="eastAsia"/>
            <w:color w:val="000000"/>
            <w:sz w:val="21"/>
            <w:szCs w:val="21"/>
          </w:rPr>
          <w:delText>区间。</w:delText>
        </w:r>
        <w:r w:rsidRPr="00786A0B" w:rsidDel="009458AE">
          <w:rPr>
            <w:rFonts w:hint="eastAsia"/>
            <w:color w:val="000000"/>
            <w:sz w:val="21"/>
            <w:szCs w:val="21"/>
          </w:rPr>
          <w:delText>APF</w:delText>
        </w:r>
        <w:r w:rsidRPr="00786A0B" w:rsidDel="009458AE">
          <w:rPr>
            <w:rFonts w:hint="eastAsia"/>
            <w:color w:val="000000"/>
            <w:sz w:val="21"/>
            <w:szCs w:val="21"/>
          </w:rPr>
          <w:delText>受干扰更为敏感，其连通率在全区间内始终较低，且受干扰功率波动影响较大。</w:delText>
        </w:r>
      </w:del>
    </w:p>
    <w:p w14:paraId="59F27EE7" w14:textId="4B5C2F54" w:rsidR="00786A0B" w:rsidRPr="00786A0B" w:rsidRDefault="00786A0B" w:rsidP="00786A0B">
      <w:pPr>
        <w:spacing w:line="360" w:lineRule="auto"/>
        <w:ind w:firstLineChars="196" w:firstLine="412"/>
        <w:rPr>
          <w:color w:val="000000"/>
          <w:sz w:val="21"/>
          <w:szCs w:val="21"/>
        </w:rPr>
      </w:pPr>
      <w:del w:id="391" w:author="运璐 何" w:date="2025-12-03T20:23:00Z">
        <w:r w:rsidRPr="00786A0B" w:rsidDel="009458AE">
          <w:rPr>
            <w:rFonts w:hint="eastAsia"/>
            <w:color w:val="000000"/>
            <w:sz w:val="21"/>
            <w:szCs w:val="21"/>
          </w:rPr>
          <w:delText>上述结果表明，当干扰功率不断增强时，传统基于</w:delText>
        </w:r>
        <w:r w:rsidDel="009458AE">
          <w:rPr>
            <w:rFonts w:hint="eastAsia"/>
            <w:color w:val="000000"/>
            <w:sz w:val="21"/>
            <w:szCs w:val="21"/>
          </w:rPr>
          <w:delText>整体</w:delText>
        </w:r>
        <w:r w:rsidRPr="00786A0B" w:rsidDel="009458AE">
          <w:rPr>
            <w:rFonts w:hint="eastAsia"/>
            <w:color w:val="000000"/>
            <w:sz w:val="21"/>
            <w:szCs w:val="21"/>
          </w:rPr>
          <w:delText>势场或无引导式协作机制的路径规划方法难以维持群体间稳定通信拓扑，而</w:delText>
        </w:r>
        <w:r w:rsidRPr="00786A0B" w:rsidDel="009458AE">
          <w:rPr>
            <w:rFonts w:hint="eastAsia"/>
            <w:color w:val="000000"/>
            <w:sz w:val="21"/>
            <w:szCs w:val="21"/>
          </w:rPr>
          <w:delText>C-RRT*-APF</w:delText>
        </w:r>
        <w:r w:rsidRPr="00786A0B" w:rsidDel="009458AE">
          <w:rPr>
            <w:rFonts w:hint="eastAsia"/>
            <w:color w:val="000000"/>
            <w:sz w:val="21"/>
            <w:szCs w:val="21"/>
          </w:rPr>
          <w:delText>在引入基于</w:delText>
        </w:r>
        <w:r w:rsidDel="009458AE">
          <w:rPr>
            <w:rFonts w:hint="eastAsia"/>
            <w:color w:val="000000"/>
            <w:sz w:val="21"/>
            <w:szCs w:val="21"/>
          </w:rPr>
          <w:delText>全局关键点引导与基于</w:delText>
        </w:r>
        <w:r w:rsidRPr="00786A0B" w:rsidDel="009458AE">
          <w:rPr>
            <w:rFonts w:hint="eastAsia"/>
            <w:color w:val="000000"/>
            <w:sz w:val="21"/>
            <w:szCs w:val="21"/>
          </w:rPr>
          <w:delText>M</w:delText>
        </w:r>
        <w:r w:rsidDel="009458AE">
          <w:rPr>
            <w:color w:val="000000"/>
            <w:sz w:val="21"/>
            <w:szCs w:val="21"/>
          </w:rPr>
          <w:delText>B</w:delText>
        </w:r>
        <w:r w:rsidRPr="00786A0B" w:rsidDel="009458AE">
          <w:rPr>
            <w:rFonts w:hint="eastAsia"/>
            <w:color w:val="000000"/>
            <w:sz w:val="21"/>
            <w:szCs w:val="21"/>
          </w:rPr>
          <w:delText>ST</w:delText>
        </w:r>
        <w:r w:rsidRPr="00786A0B" w:rsidDel="009458AE">
          <w:rPr>
            <w:rFonts w:hint="eastAsia"/>
            <w:color w:val="000000"/>
            <w:sz w:val="21"/>
            <w:szCs w:val="21"/>
          </w:rPr>
          <w:delText>的连通保持</w:delText>
        </w:r>
        <w:r w:rsidDel="009458AE">
          <w:rPr>
            <w:rFonts w:hint="eastAsia"/>
            <w:color w:val="000000"/>
            <w:sz w:val="21"/>
            <w:szCs w:val="21"/>
          </w:rPr>
          <w:delText>机</w:delText>
        </w:r>
        <w:r w:rsidRPr="00786A0B" w:rsidDel="009458AE">
          <w:rPr>
            <w:rFonts w:hint="eastAsia"/>
            <w:color w:val="000000"/>
            <w:sz w:val="21"/>
            <w:szCs w:val="21"/>
          </w:rPr>
          <w:delText>制后，能够有效抑制干扰导致的拓扑退化，其连接性能衰减更为缓慢，表现出显著更高的抗干扰鲁棒性。</w:delText>
        </w:r>
      </w:del>
    </w:p>
    <w:p w14:paraId="5B2C1817" w14:textId="6625B915" w:rsidR="00727BD3" w:rsidRDefault="00727BD3" w:rsidP="00727BD3">
      <w:pPr>
        <w:pStyle w:val="aff0"/>
      </w:pPr>
      <w:r>
        <w:rPr>
          <w:rFonts w:hint="eastAsia"/>
          <w:noProof/>
        </w:rPr>
        <w:drawing>
          <wp:inline distT="0" distB="0" distL="0" distR="0" wp14:anchorId="2A821134" wp14:editId="12693AD7">
            <wp:extent cx="4394234" cy="2711851"/>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94234" cy="2711851"/>
                    </a:xfrm>
                    <a:prstGeom prst="rect">
                      <a:avLst/>
                    </a:prstGeom>
                  </pic:spPr>
                </pic:pic>
              </a:graphicData>
            </a:graphic>
          </wp:inline>
        </w:drawing>
      </w:r>
    </w:p>
    <w:p w14:paraId="503A3D4F" w14:textId="1CF200C9" w:rsidR="00727BD3" w:rsidRPr="00727BD3" w:rsidRDefault="00786A0B" w:rsidP="00786A0B">
      <w:pPr>
        <w:pStyle w:val="aff2"/>
      </w:pPr>
      <w:r>
        <w:rPr>
          <w:rFonts w:hint="eastAsia"/>
        </w:rPr>
        <w:lastRenderedPageBreak/>
        <w:t>图</w:t>
      </w:r>
      <w:r>
        <w:rPr>
          <w:rFonts w:hint="eastAsia"/>
        </w:rPr>
        <w:t>6</w:t>
      </w:r>
      <w:r>
        <w:t xml:space="preserve"> </w:t>
      </w:r>
      <w:r w:rsidR="007D0D7A">
        <w:rPr>
          <w:rFonts w:hint="eastAsia"/>
        </w:rPr>
        <w:t>通信连通率</w:t>
      </w:r>
      <w:r>
        <w:rPr>
          <w:rFonts w:hint="eastAsia"/>
        </w:rPr>
        <w:t>随干扰功率变化情况</w:t>
      </w:r>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66501C6E" w14:textId="1B534784"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为进一步验证所提出</w:t>
      </w:r>
      <w:r w:rsidRPr="00E02CBA">
        <w:rPr>
          <w:rFonts w:hint="eastAsia"/>
          <w:color w:val="000000"/>
          <w:sz w:val="21"/>
          <w:szCs w:val="21"/>
        </w:rPr>
        <w:t xml:space="preserve"> C-RRT*-APF </w:t>
      </w:r>
      <w:r w:rsidRPr="00E02CBA">
        <w:rPr>
          <w:rFonts w:hint="eastAsia"/>
          <w:color w:val="000000"/>
          <w:sz w:val="21"/>
          <w:szCs w:val="21"/>
        </w:rPr>
        <w:t>各关键机制对整体性能的贡献，本节在</w:t>
      </w:r>
      <w:r>
        <w:rPr>
          <w:rFonts w:hint="eastAsia"/>
          <w:color w:val="000000"/>
          <w:sz w:val="21"/>
          <w:szCs w:val="21"/>
        </w:rPr>
        <w:t>干扰数量为</w:t>
      </w:r>
      <w:r>
        <w:rPr>
          <w:rFonts w:hint="eastAsia"/>
          <w:color w:val="000000"/>
          <w:sz w:val="21"/>
          <w:szCs w:val="21"/>
        </w:rPr>
        <w:t>1</w:t>
      </w:r>
      <w:r>
        <w:rPr>
          <w:rFonts w:hint="eastAsia"/>
          <w:color w:val="000000"/>
          <w:sz w:val="21"/>
          <w:szCs w:val="21"/>
        </w:rPr>
        <w:t>、干扰功率为</w:t>
      </w:r>
      <w:r>
        <w:rPr>
          <w:rFonts w:hint="eastAsia"/>
          <w:color w:val="000000"/>
          <w:sz w:val="21"/>
          <w:szCs w:val="21"/>
        </w:rPr>
        <w:t>2</w:t>
      </w:r>
      <w:r>
        <w:rPr>
          <w:color w:val="000000"/>
          <w:sz w:val="21"/>
          <w:szCs w:val="21"/>
        </w:rPr>
        <w:t>5</w:t>
      </w:r>
      <w:r>
        <w:rPr>
          <w:rFonts w:hint="eastAsia"/>
          <w:color w:val="000000"/>
          <w:sz w:val="21"/>
          <w:szCs w:val="21"/>
        </w:rPr>
        <w:t>dB</w:t>
      </w:r>
      <w:r>
        <w:rPr>
          <w:color w:val="000000"/>
          <w:sz w:val="21"/>
          <w:szCs w:val="21"/>
        </w:rPr>
        <w:t>m</w:t>
      </w:r>
      <w:r>
        <w:rPr>
          <w:rFonts w:hint="eastAsia"/>
          <w:color w:val="000000"/>
          <w:sz w:val="21"/>
          <w:szCs w:val="21"/>
        </w:rPr>
        <w:t>以及建筑数量为</w:t>
      </w:r>
      <w:r>
        <w:rPr>
          <w:rFonts w:hint="eastAsia"/>
          <w:color w:val="000000"/>
          <w:sz w:val="21"/>
          <w:szCs w:val="21"/>
        </w:rPr>
        <w:t>2</w:t>
      </w:r>
      <w:r>
        <w:rPr>
          <w:color w:val="000000"/>
          <w:sz w:val="21"/>
          <w:szCs w:val="21"/>
        </w:rPr>
        <w:t>0</w:t>
      </w:r>
      <w:r>
        <w:rPr>
          <w:rFonts w:hint="eastAsia"/>
          <w:color w:val="000000"/>
          <w:sz w:val="21"/>
          <w:szCs w:val="21"/>
        </w:rPr>
        <w:t>的</w:t>
      </w:r>
      <w:r w:rsidRPr="00E02CBA">
        <w:rPr>
          <w:rFonts w:hint="eastAsia"/>
          <w:color w:val="000000"/>
          <w:sz w:val="21"/>
          <w:szCs w:val="21"/>
        </w:rPr>
        <w:t>典型场景下进行了消融实验对比，如表</w:t>
      </w:r>
      <w:r w:rsidRPr="00E02CBA">
        <w:rPr>
          <w:rFonts w:hint="eastAsia"/>
          <w:color w:val="000000"/>
          <w:sz w:val="21"/>
          <w:szCs w:val="21"/>
        </w:rPr>
        <w:t xml:space="preserve"> 2 </w:t>
      </w:r>
      <w:r w:rsidRPr="00E02CBA">
        <w:rPr>
          <w:rFonts w:hint="eastAsia"/>
          <w:color w:val="000000"/>
          <w:sz w:val="21"/>
          <w:szCs w:val="21"/>
        </w:rPr>
        <w:t>所示。从结果可以看出，</w:t>
      </w:r>
      <w:r>
        <w:rPr>
          <w:rFonts w:hint="eastAsia"/>
          <w:color w:val="000000"/>
          <w:sz w:val="21"/>
          <w:szCs w:val="21"/>
        </w:rPr>
        <w:t>所提的完整</w:t>
      </w:r>
      <w:r w:rsidRPr="00E02CBA">
        <w:rPr>
          <w:rFonts w:hint="eastAsia"/>
          <w:color w:val="000000"/>
          <w:sz w:val="21"/>
          <w:szCs w:val="21"/>
        </w:rPr>
        <w:t>的</w:t>
      </w:r>
      <w:r w:rsidRPr="00E02CBA">
        <w:rPr>
          <w:rFonts w:hint="eastAsia"/>
          <w:color w:val="000000"/>
          <w:sz w:val="21"/>
          <w:szCs w:val="21"/>
        </w:rPr>
        <w:t xml:space="preserve"> C-RRT*-APF </w:t>
      </w:r>
      <w:r w:rsidRPr="00E02CBA">
        <w:rPr>
          <w:rFonts w:hint="eastAsia"/>
          <w:color w:val="000000"/>
          <w:sz w:val="21"/>
          <w:szCs w:val="21"/>
        </w:rPr>
        <w:t>在</w:t>
      </w:r>
      <w:r w:rsidR="007D0D7A">
        <w:rPr>
          <w:rFonts w:hint="eastAsia"/>
          <w:color w:val="000000"/>
          <w:sz w:val="21"/>
          <w:szCs w:val="21"/>
        </w:rPr>
        <w:t>通信连通率</w:t>
      </w:r>
      <w:r w:rsidRPr="00E02CBA">
        <w:rPr>
          <w:rFonts w:hint="eastAsia"/>
          <w:color w:val="000000"/>
          <w:sz w:val="21"/>
          <w:szCs w:val="21"/>
        </w:rPr>
        <w:t>与平均到达</w:t>
      </w:r>
      <w:r w:rsidR="00891B57">
        <w:rPr>
          <w:rFonts w:hint="eastAsia"/>
          <w:color w:val="000000"/>
          <w:sz w:val="21"/>
          <w:szCs w:val="21"/>
        </w:rPr>
        <w:t>时间</w:t>
      </w:r>
      <w:r w:rsidRPr="00E02CBA">
        <w:rPr>
          <w:rFonts w:hint="eastAsia"/>
          <w:color w:val="000000"/>
          <w:sz w:val="21"/>
          <w:szCs w:val="21"/>
        </w:rPr>
        <w:t>两项指标上均取得最优表现，其中</w:t>
      </w:r>
      <w:r w:rsidR="007D0D7A">
        <w:rPr>
          <w:rFonts w:hint="eastAsia"/>
          <w:color w:val="000000"/>
          <w:sz w:val="21"/>
          <w:szCs w:val="21"/>
        </w:rPr>
        <w:t>通信连通率</w:t>
      </w:r>
      <w:r w:rsidRPr="00E02CBA">
        <w:rPr>
          <w:rFonts w:hint="eastAsia"/>
          <w:color w:val="000000"/>
          <w:sz w:val="21"/>
          <w:szCs w:val="21"/>
        </w:rPr>
        <w:t>达到</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，平均到达</w:t>
      </w:r>
      <w:r w:rsidR="00891B57">
        <w:rPr>
          <w:rFonts w:hint="eastAsia"/>
          <w:color w:val="000000"/>
          <w:sz w:val="21"/>
          <w:szCs w:val="21"/>
        </w:rPr>
        <w:t>时间</w:t>
      </w:r>
      <w:r w:rsidRPr="00E02CBA">
        <w:rPr>
          <w:rFonts w:hint="eastAsia"/>
          <w:color w:val="000000"/>
          <w:sz w:val="21"/>
          <w:szCs w:val="21"/>
        </w:rPr>
        <w:t>为</w:t>
      </w:r>
      <w:r w:rsidRPr="00E02CBA">
        <w:rPr>
          <w:rFonts w:hint="eastAsia"/>
          <w:color w:val="000000"/>
          <w:sz w:val="21"/>
          <w:szCs w:val="21"/>
        </w:rPr>
        <w:t xml:space="preserve"> 307</w:t>
      </w:r>
      <w:r w:rsidR="00726424">
        <w:rPr>
          <w:color w:val="000000"/>
          <w:sz w:val="21"/>
          <w:szCs w:val="21"/>
        </w:rPr>
        <w:t>S</w:t>
      </w:r>
      <w:r w:rsidRPr="00E02CBA">
        <w:rPr>
          <w:rFonts w:hint="eastAsia"/>
          <w:color w:val="000000"/>
          <w:sz w:val="21"/>
          <w:szCs w:val="21"/>
        </w:rPr>
        <w:t>，显著优于移除任一核心机制的版本。这表明所设计的局部</w:t>
      </w:r>
      <w:r>
        <w:rPr>
          <w:rFonts w:hint="eastAsia"/>
          <w:color w:val="000000"/>
          <w:sz w:val="21"/>
          <w:szCs w:val="21"/>
        </w:rPr>
        <w:t>M</w:t>
      </w:r>
      <w:r>
        <w:rPr>
          <w:color w:val="000000"/>
          <w:sz w:val="21"/>
          <w:szCs w:val="21"/>
        </w:rPr>
        <w:t>BST-APF</w:t>
      </w:r>
      <w:r w:rsidRPr="00E02CBA">
        <w:rPr>
          <w:rFonts w:hint="eastAsia"/>
          <w:color w:val="000000"/>
          <w:sz w:val="21"/>
          <w:szCs w:val="21"/>
        </w:rPr>
        <w:t>连通保持与</w:t>
      </w:r>
      <w:r>
        <w:rPr>
          <w:rFonts w:hint="eastAsia"/>
          <w:color w:val="000000"/>
          <w:sz w:val="21"/>
          <w:szCs w:val="21"/>
        </w:rPr>
        <w:t>全局</w:t>
      </w:r>
      <w:r w:rsidRPr="00E02CBA">
        <w:rPr>
          <w:rFonts w:hint="eastAsia"/>
          <w:color w:val="000000"/>
          <w:sz w:val="21"/>
          <w:szCs w:val="21"/>
        </w:rPr>
        <w:t xml:space="preserve"> Frechet </w:t>
      </w:r>
      <w:r w:rsidRPr="00E02CBA">
        <w:rPr>
          <w:rFonts w:hint="eastAsia"/>
          <w:color w:val="000000"/>
          <w:sz w:val="21"/>
          <w:szCs w:val="21"/>
        </w:rPr>
        <w:t>约束机制均有效提升了算法</w:t>
      </w:r>
      <w:r>
        <w:rPr>
          <w:rFonts w:hint="eastAsia"/>
          <w:color w:val="000000"/>
          <w:sz w:val="21"/>
          <w:szCs w:val="21"/>
        </w:rPr>
        <w:t>在通信保持方面的</w:t>
      </w:r>
      <w:r w:rsidRPr="00E02CBA">
        <w:rPr>
          <w:rFonts w:hint="eastAsia"/>
          <w:color w:val="000000"/>
          <w:sz w:val="21"/>
          <w:szCs w:val="21"/>
        </w:rPr>
        <w:t>整体性能。</w:t>
      </w:r>
    </w:p>
    <w:p w14:paraId="3158F53A" w14:textId="47582369" w:rsidR="00E02CBA" w:rsidRPr="00E02CBA" w:rsidRDefault="00E02CBA" w:rsidP="00E02CBA">
      <w:pPr>
        <w:spacing w:line="360" w:lineRule="auto"/>
        <w:ind w:firstLineChars="196" w:firstLine="412"/>
        <w:rPr>
          <w:color w:val="000000"/>
          <w:sz w:val="21"/>
          <w:szCs w:val="21"/>
        </w:rPr>
      </w:pPr>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由</w:t>
      </w:r>
      <w:r w:rsidRPr="00E02CBA">
        <w:rPr>
          <w:rFonts w:hint="eastAsia"/>
          <w:color w:val="000000"/>
          <w:sz w:val="21"/>
          <w:szCs w:val="21"/>
        </w:rPr>
        <w:t xml:space="preserve"> </w:t>
      </w:r>
      <w:r w:rsidR="00726424">
        <w:rPr>
          <w:color w:val="000000"/>
          <w:sz w:val="21"/>
          <w:szCs w:val="21"/>
        </w:rPr>
        <w:t>95</w:t>
      </w:r>
      <w:r>
        <w:rPr>
          <w:color w:val="000000"/>
          <w:sz w:val="21"/>
          <w:szCs w:val="21"/>
        </w:rPr>
        <w:t>%</w:t>
      </w:r>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r>
        <w:rPr>
          <w:color w:val="000000"/>
          <w:sz w:val="21"/>
          <w:szCs w:val="21"/>
        </w:rPr>
        <w:t>%</w:t>
      </w:r>
      <w:r w:rsidRPr="00E02CBA">
        <w:rPr>
          <w:rFonts w:hint="eastAsia"/>
          <w:color w:val="000000"/>
          <w:sz w:val="21"/>
          <w:szCs w:val="21"/>
        </w:rPr>
        <w:t>，下降幅度最为显著，而平均到达</w:t>
      </w:r>
      <w:r w:rsidR="00891B57">
        <w:rPr>
          <w:rFonts w:hint="eastAsia"/>
          <w:color w:val="000000"/>
          <w:sz w:val="21"/>
          <w:szCs w:val="21"/>
        </w:rPr>
        <w:t>时间</w:t>
      </w:r>
      <w:r w:rsidR="00726424">
        <w:rPr>
          <w:rFonts w:hint="eastAsia"/>
          <w:color w:val="000000"/>
          <w:sz w:val="21"/>
          <w:szCs w:val="21"/>
        </w:rPr>
        <w:t>略微有所增加。</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00726424">
        <w:rPr>
          <w:rFonts w:hint="eastAsia"/>
          <w:color w:val="000000"/>
          <w:sz w:val="21"/>
          <w:szCs w:val="21"/>
        </w:rPr>
        <w:t>无人机</w:t>
      </w:r>
      <w:r w:rsidRPr="00E02CBA">
        <w:rPr>
          <w:rFonts w:hint="eastAsia"/>
          <w:color w:val="000000"/>
          <w:sz w:val="21"/>
          <w:szCs w:val="21"/>
        </w:rPr>
        <w:t>通信链路的连通性，其缺失将导致局部拓扑无法及时恢复，从而显著降低整体</w:t>
      </w:r>
      <w:r>
        <w:rPr>
          <w:rFonts w:hint="eastAsia"/>
          <w:color w:val="000000"/>
          <w:sz w:val="21"/>
          <w:szCs w:val="21"/>
        </w:rPr>
        <w:t>网络的</w:t>
      </w:r>
      <w:r w:rsidRPr="00E02CBA">
        <w:rPr>
          <w:rFonts w:hint="eastAsia"/>
          <w:color w:val="000000"/>
          <w:sz w:val="21"/>
          <w:szCs w:val="21"/>
        </w:rPr>
        <w:t>连通率，但对路径代价影响有限。</w:t>
      </w:r>
    </w:p>
    <w:p w14:paraId="587ADADF" w14:textId="2A048ECF" w:rsidR="00E02CBA" w:rsidRDefault="00E02CBA" w:rsidP="00E02CBA">
      <w:pPr>
        <w:spacing w:line="360" w:lineRule="auto"/>
        <w:ind w:firstLineChars="196" w:firstLine="412"/>
        <w:rPr>
          <w:color w:val="000000"/>
          <w:sz w:val="21"/>
          <w:szCs w:val="21"/>
        </w:rPr>
      </w:pPr>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w:t>
      </w:r>
      <w:r w:rsidR="007D0D7A">
        <w:rPr>
          <w:rFonts w:hint="eastAsia"/>
          <w:color w:val="000000"/>
          <w:sz w:val="21"/>
          <w:szCs w:val="21"/>
        </w:rPr>
        <w:t>通信连通率</w:t>
      </w:r>
      <w:r w:rsidRPr="00E02CBA">
        <w:rPr>
          <w:rFonts w:hint="eastAsia"/>
          <w:color w:val="000000"/>
          <w:sz w:val="21"/>
          <w:szCs w:val="21"/>
        </w:rPr>
        <w:t>进一步降至</w:t>
      </w:r>
      <w:r w:rsidRPr="00E02CBA">
        <w:rPr>
          <w:rFonts w:hint="eastAsia"/>
          <w:color w:val="000000"/>
          <w:sz w:val="21"/>
          <w:szCs w:val="21"/>
        </w:rPr>
        <w:t xml:space="preserve"> 59</w:t>
      </w:r>
      <w:r>
        <w:rPr>
          <w:color w:val="000000"/>
          <w:sz w:val="21"/>
          <w:szCs w:val="21"/>
        </w:rPr>
        <w:t>%</w:t>
      </w:r>
      <w:r w:rsidRPr="00E02CBA">
        <w:rPr>
          <w:rFonts w:hint="eastAsia"/>
          <w:color w:val="000000"/>
          <w:sz w:val="21"/>
          <w:szCs w:val="21"/>
        </w:rPr>
        <w:t>，且平均到达</w:t>
      </w:r>
      <w:r w:rsidR="00891B57">
        <w:rPr>
          <w:rFonts w:hint="eastAsia"/>
          <w:color w:val="000000"/>
          <w:sz w:val="21"/>
          <w:szCs w:val="21"/>
        </w:rPr>
        <w:t>时间</w:t>
      </w:r>
      <w:r w:rsidRPr="00E02CBA">
        <w:rPr>
          <w:rFonts w:hint="eastAsia"/>
          <w:color w:val="000000"/>
          <w:sz w:val="21"/>
          <w:szCs w:val="21"/>
        </w:rPr>
        <w:t>显著增加</w:t>
      </w:r>
      <w:r w:rsidR="0028351F">
        <w:rPr>
          <w:rFonts w:hint="eastAsia"/>
          <w:color w:val="000000"/>
          <w:sz w:val="21"/>
          <w:szCs w:val="21"/>
        </w:rPr>
        <w:t>约</w:t>
      </w:r>
      <w:r w:rsidR="0028351F">
        <w:rPr>
          <w:rFonts w:hint="eastAsia"/>
          <w:color w:val="000000"/>
          <w:sz w:val="21"/>
          <w:szCs w:val="21"/>
        </w:rPr>
        <w:t>1</w:t>
      </w:r>
      <w:r w:rsidR="0028351F">
        <w:rPr>
          <w:color w:val="000000"/>
          <w:sz w:val="21"/>
          <w:szCs w:val="21"/>
        </w:rPr>
        <w:t>7%</w:t>
      </w:r>
      <w:r w:rsidRPr="00E02CBA">
        <w:rPr>
          <w:rFonts w:hint="eastAsia"/>
          <w:color w:val="000000"/>
          <w:sz w:val="21"/>
          <w:szCs w:val="21"/>
        </w:rPr>
        <w:t>。其原因在于，</w:t>
      </w:r>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距离约束机制会导致不同簇在经过干扰时会产生分裂的情况，并且</w:t>
      </w:r>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r>
        <w:rPr>
          <w:rFonts w:hint="eastAsia"/>
          <w:color w:val="000000"/>
          <w:sz w:val="21"/>
          <w:szCs w:val="21"/>
        </w:rPr>
        <w:t>M</w:t>
      </w:r>
      <w:r>
        <w:rPr>
          <w:color w:val="000000"/>
          <w:sz w:val="21"/>
          <w:szCs w:val="21"/>
        </w:rPr>
        <w:t>BST</w:t>
      </w:r>
      <w:r w:rsidRPr="00E02CBA">
        <w:rPr>
          <w:rFonts w:hint="eastAsia"/>
          <w:color w:val="000000"/>
          <w:sz w:val="21"/>
          <w:szCs w:val="21"/>
        </w:rPr>
        <w:t>引力项易造成停滞甚至局部</w:t>
      </w:r>
      <w:r>
        <w:rPr>
          <w:rFonts w:hint="eastAsia"/>
          <w:color w:val="000000"/>
          <w:sz w:val="21"/>
          <w:szCs w:val="21"/>
        </w:rPr>
        <w:t>反复</w:t>
      </w:r>
      <w:r w:rsidR="00726424">
        <w:rPr>
          <w:rFonts w:hint="eastAsia"/>
          <w:color w:val="000000"/>
          <w:sz w:val="21"/>
          <w:szCs w:val="21"/>
        </w:rPr>
        <w:t>震荡</w:t>
      </w:r>
      <w:r>
        <w:rPr>
          <w:rFonts w:hint="eastAsia"/>
          <w:color w:val="000000"/>
          <w:sz w:val="21"/>
          <w:szCs w:val="21"/>
        </w:rPr>
        <w:t>的</w:t>
      </w:r>
      <w:r w:rsidR="00726424">
        <w:rPr>
          <w:rFonts w:hint="eastAsia"/>
          <w:color w:val="000000"/>
          <w:sz w:val="21"/>
          <w:szCs w:val="21"/>
        </w:rPr>
        <w:t>情况</w:t>
      </w:r>
      <w:r w:rsidRPr="00E02CBA">
        <w:rPr>
          <w:rFonts w:hint="eastAsia"/>
          <w:color w:val="000000"/>
          <w:sz w:val="21"/>
          <w:szCs w:val="21"/>
        </w:rPr>
        <w:t>，导致整体规划效率下降并</w:t>
      </w:r>
      <w:r w:rsidR="00726424">
        <w:rPr>
          <w:rFonts w:hint="eastAsia"/>
          <w:color w:val="000000"/>
          <w:sz w:val="21"/>
          <w:szCs w:val="21"/>
        </w:rPr>
        <w:t>大幅</w:t>
      </w:r>
      <w:r w:rsidRPr="00E02CBA">
        <w:rPr>
          <w:rFonts w:hint="eastAsia"/>
          <w:color w:val="000000"/>
          <w:sz w:val="21"/>
          <w:szCs w:val="21"/>
        </w:rPr>
        <w:t>增加无效</w:t>
      </w:r>
      <w:r>
        <w:rPr>
          <w:rFonts w:hint="eastAsia"/>
          <w:color w:val="000000"/>
          <w:sz w:val="21"/>
          <w:szCs w:val="21"/>
        </w:rPr>
        <w:t>规划</w:t>
      </w:r>
      <w:r w:rsidRPr="00E02CBA">
        <w:rPr>
          <w:rFonts w:hint="eastAsia"/>
          <w:color w:val="000000"/>
          <w:sz w:val="21"/>
          <w:szCs w:val="21"/>
        </w:rPr>
        <w:t>开销。</w:t>
      </w:r>
    </w:p>
    <w:p w14:paraId="10AA77E3" w14:textId="77777777" w:rsidR="00E02CBA" w:rsidRDefault="00E02CBA" w:rsidP="00E02CBA">
      <w:pPr>
        <w:pStyle w:val="aff2"/>
      </w:pPr>
      <w:r>
        <w:rPr>
          <w:rFonts w:hint="eastAsia"/>
        </w:rPr>
        <w:t>表</w:t>
      </w:r>
      <w:r>
        <w:rPr>
          <w:rFonts w:hint="eastAsia"/>
        </w:rPr>
        <w:t>2</w:t>
      </w:r>
      <w:r>
        <w:t xml:space="preserve"> </w:t>
      </w:r>
      <w:r>
        <w:rPr>
          <w:rFonts w:hint="eastAsia"/>
        </w:rPr>
        <w:t>典型场景下的消融实验对比</w:t>
      </w:r>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trPr>
        <w:tc>
          <w:tcPr>
            <w:tcW w:w="2407" w:type="dxa"/>
          </w:tcPr>
          <w:p w14:paraId="76C605AB" w14:textId="77777777" w:rsidR="00E02CBA" w:rsidRDefault="00E02CBA" w:rsidP="006665FA">
            <w:pPr>
              <w:spacing w:line="360" w:lineRule="auto"/>
              <w:jc w:val="center"/>
              <w:rPr>
                <w:color w:val="000000"/>
                <w:sz w:val="21"/>
                <w:szCs w:val="21"/>
              </w:rPr>
            </w:pPr>
            <w:r>
              <w:rPr>
                <w:rFonts w:hint="eastAsia"/>
                <w:color w:val="000000"/>
                <w:sz w:val="21"/>
                <w:szCs w:val="21"/>
              </w:rPr>
              <w:t>算法</w:t>
            </w:r>
            <w:r>
              <w:rPr>
                <w:rFonts w:hint="eastAsia"/>
                <w:color w:val="000000"/>
                <w:sz w:val="21"/>
                <w:szCs w:val="21"/>
              </w:rPr>
              <w:t>/</w:t>
            </w:r>
            <w:r>
              <w:rPr>
                <w:rFonts w:hint="eastAsia"/>
                <w:color w:val="000000"/>
                <w:sz w:val="21"/>
                <w:szCs w:val="21"/>
              </w:rPr>
              <w:t>指标</w:t>
            </w:r>
          </w:p>
        </w:tc>
        <w:tc>
          <w:tcPr>
            <w:tcW w:w="1704" w:type="dxa"/>
          </w:tcPr>
          <w:p w14:paraId="25D478E5"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p>
        </w:tc>
        <w:tc>
          <w:tcPr>
            <w:tcW w:w="2693" w:type="dxa"/>
          </w:tcPr>
          <w:p w14:paraId="632EA1C3"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p>
        </w:tc>
        <w:tc>
          <w:tcPr>
            <w:tcW w:w="2824" w:type="dxa"/>
          </w:tcPr>
          <w:p w14:paraId="0F009501" w14:textId="77777777" w:rsidR="00E02CBA" w:rsidRDefault="00E02CBA" w:rsidP="006665FA">
            <w:pPr>
              <w:spacing w:line="360" w:lineRule="auto"/>
              <w:jc w:val="center"/>
              <w:rPr>
                <w:color w:val="000000"/>
                <w:sz w:val="21"/>
                <w:szCs w:val="21"/>
              </w:rPr>
            </w:pPr>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p>
        </w:tc>
      </w:tr>
      <w:tr w:rsidR="00E02CBA" w14:paraId="07C5BB35" w14:textId="77777777" w:rsidTr="006665FA">
        <w:trPr>
          <w:jc w:val="center"/>
        </w:trPr>
        <w:tc>
          <w:tcPr>
            <w:tcW w:w="2407" w:type="dxa"/>
          </w:tcPr>
          <w:p w14:paraId="35B230BB" w14:textId="49D5512A" w:rsidR="00E02CBA" w:rsidRDefault="007D0D7A" w:rsidP="006665FA">
            <w:pPr>
              <w:spacing w:line="360" w:lineRule="auto"/>
              <w:jc w:val="center"/>
              <w:rPr>
                <w:color w:val="000000"/>
                <w:sz w:val="21"/>
                <w:szCs w:val="21"/>
              </w:rPr>
            </w:pPr>
            <w:r>
              <w:rPr>
                <w:rFonts w:hint="eastAsia"/>
                <w:color w:val="000000"/>
                <w:sz w:val="21"/>
                <w:szCs w:val="21"/>
              </w:rPr>
              <w:t>通信连通率</w:t>
            </w:r>
          </w:p>
        </w:tc>
        <w:tc>
          <w:tcPr>
            <w:tcW w:w="1704" w:type="dxa"/>
          </w:tcPr>
          <w:p w14:paraId="10043866" w14:textId="0CEE7A69" w:rsidR="00E02CBA" w:rsidRDefault="00891B57" w:rsidP="006665FA">
            <w:pPr>
              <w:spacing w:line="360" w:lineRule="auto"/>
              <w:jc w:val="center"/>
              <w:rPr>
                <w:color w:val="000000"/>
                <w:sz w:val="21"/>
                <w:szCs w:val="21"/>
              </w:rPr>
            </w:pPr>
            <w:r>
              <w:rPr>
                <w:color w:val="000000"/>
                <w:sz w:val="21"/>
                <w:szCs w:val="21"/>
              </w:rPr>
              <w:t>95</w:t>
            </w:r>
            <w:r w:rsidR="00E02CBA">
              <w:rPr>
                <w:color w:val="000000"/>
                <w:sz w:val="21"/>
                <w:szCs w:val="21"/>
              </w:rPr>
              <w:t>%</w:t>
            </w:r>
          </w:p>
        </w:tc>
        <w:tc>
          <w:tcPr>
            <w:tcW w:w="2693" w:type="dxa"/>
          </w:tcPr>
          <w:p w14:paraId="0CF458F4" w14:textId="69AE33F2" w:rsidR="00E02CBA" w:rsidRDefault="00E02CBA" w:rsidP="006665FA">
            <w:pPr>
              <w:spacing w:line="360" w:lineRule="auto"/>
              <w:jc w:val="center"/>
              <w:rPr>
                <w:color w:val="000000"/>
                <w:sz w:val="21"/>
                <w:szCs w:val="21"/>
              </w:rPr>
            </w:pPr>
            <w:r>
              <w:rPr>
                <w:color w:val="000000"/>
                <w:sz w:val="21"/>
                <w:szCs w:val="21"/>
              </w:rPr>
              <w:t>64%</w:t>
            </w:r>
          </w:p>
        </w:tc>
        <w:tc>
          <w:tcPr>
            <w:tcW w:w="2824" w:type="dxa"/>
          </w:tcPr>
          <w:p w14:paraId="15054F73" w14:textId="255B13F2" w:rsidR="00E02CBA" w:rsidRDefault="00E02CBA" w:rsidP="006665FA">
            <w:pPr>
              <w:spacing w:line="360" w:lineRule="auto"/>
              <w:jc w:val="center"/>
              <w:rPr>
                <w:color w:val="000000"/>
                <w:sz w:val="21"/>
                <w:szCs w:val="21"/>
              </w:rPr>
            </w:pPr>
            <w:r>
              <w:rPr>
                <w:color w:val="000000"/>
                <w:sz w:val="21"/>
                <w:szCs w:val="21"/>
              </w:rPr>
              <w:t>59%</w:t>
            </w:r>
          </w:p>
        </w:tc>
      </w:tr>
      <w:tr w:rsidR="00E02CBA" w14:paraId="28ADEF07" w14:textId="77777777" w:rsidTr="006665FA">
        <w:trPr>
          <w:jc w:val="center"/>
        </w:trPr>
        <w:tc>
          <w:tcPr>
            <w:tcW w:w="2407" w:type="dxa"/>
          </w:tcPr>
          <w:p w14:paraId="47AB9E38" w14:textId="33DABDBA" w:rsidR="00E02CBA" w:rsidRDefault="00E02CBA" w:rsidP="006665FA">
            <w:pPr>
              <w:spacing w:line="360" w:lineRule="auto"/>
              <w:jc w:val="center"/>
              <w:rPr>
                <w:color w:val="000000"/>
                <w:sz w:val="21"/>
                <w:szCs w:val="21"/>
              </w:rPr>
            </w:pPr>
            <w:r>
              <w:rPr>
                <w:rFonts w:hint="eastAsia"/>
                <w:color w:val="000000"/>
                <w:sz w:val="21"/>
                <w:szCs w:val="21"/>
              </w:rPr>
              <w:t>平均到达</w:t>
            </w:r>
            <w:r w:rsidR="00891B57">
              <w:rPr>
                <w:rFonts w:hint="eastAsia"/>
                <w:color w:val="000000"/>
                <w:sz w:val="21"/>
                <w:szCs w:val="21"/>
              </w:rPr>
              <w:t>时间</w:t>
            </w:r>
          </w:p>
        </w:tc>
        <w:tc>
          <w:tcPr>
            <w:tcW w:w="1704" w:type="dxa"/>
          </w:tcPr>
          <w:p w14:paraId="1DE1AC81" w14:textId="74FF9B1C" w:rsidR="00E02CBA" w:rsidRDefault="00891B57" w:rsidP="006665FA">
            <w:pPr>
              <w:spacing w:line="360" w:lineRule="auto"/>
              <w:jc w:val="center"/>
              <w:rPr>
                <w:color w:val="000000"/>
                <w:sz w:val="21"/>
                <w:szCs w:val="21"/>
              </w:rPr>
            </w:pPr>
            <w:r>
              <w:rPr>
                <w:color w:val="000000"/>
                <w:sz w:val="21"/>
                <w:szCs w:val="21"/>
              </w:rPr>
              <w:t>297</w:t>
            </w:r>
          </w:p>
        </w:tc>
        <w:tc>
          <w:tcPr>
            <w:tcW w:w="2693" w:type="dxa"/>
          </w:tcPr>
          <w:p w14:paraId="75A38263"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08</w:t>
            </w:r>
          </w:p>
        </w:tc>
        <w:tc>
          <w:tcPr>
            <w:tcW w:w="2824" w:type="dxa"/>
          </w:tcPr>
          <w:p w14:paraId="1CCE12A4" w14:textId="77777777" w:rsidR="00E02CBA" w:rsidRDefault="00E02CBA" w:rsidP="006665FA">
            <w:pPr>
              <w:spacing w:line="360" w:lineRule="auto"/>
              <w:jc w:val="center"/>
              <w:rPr>
                <w:color w:val="000000"/>
                <w:sz w:val="21"/>
                <w:szCs w:val="21"/>
              </w:rPr>
            </w:pPr>
            <w:r>
              <w:rPr>
                <w:rFonts w:hint="eastAsia"/>
                <w:color w:val="000000"/>
                <w:sz w:val="21"/>
                <w:szCs w:val="21"/>
              </w:rPr>
              <w:t>3</w:t>
            </w:r>
            <w:r>
              <w:rPr>
                <w:color w:val="000000"/>
                <w:sz w:val="21"/>
                <w:szCs w:val="21"/>
              </w:rPr>
              <w:t>51</w:t>
            </w:r>
          </w:p>
        </w:tc>
      </w:tr>
    </w:tbl>
    <w:p w14:paraId="4E38742E" w14:textId="77777777" w:rsidR="00624D7D" w:rsidRDefault="00624D7D" w:rsidP="0075764C">
      <w:pPr>
        <w:spacing w:line="360" w:lineRule="auto"/>
        <w:rPr>
          <w:color w:val="000000"/>
          <w:sz w:val="21"/>
          <w:szCs w:val="21"/>
        </w:rPr>
      </w:pPr>
    </w:p>
    <w:p w14:paraId="2691F92D" w14:textId="21AE4B62" w:rsidR="00624D7D" w:rsidRDefault="00E02CBA" w:rsidP="0075764C">
      <w:pPr>
        <w:spacing w:line="360" w:lineRule="auto"/>
        <w:ind w:firstLineChars="200" w:firstLine="420"/>
        <w:rPr>
          <w:color w:val="000000"/>
          <w:sz w:val="21"/>
          <w:szCs w:val="21"/>
        </w:rPr>
      </w:pPr>
      <w:r w:rsidRPr="00E02CBA">
        <w:rPr>
          <w:rFonts w:hint="eastAsia"/>
          <w:color w:val="000000"/>
          <w:sz w:val="21"/>
          <w:szCs w:val="21"/>
        </w:rPr>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约束）在提升连通率与规划效率方面均发挥关键作用，且两者协同作用显著增强了算法的整体性能与稳定性。</w:t>
      </w: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0BE773C5"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r w:rsidRPr="00A9585A">
        <w:rPr>
          <w:color w:val="000000"/>
          <w:sz w:val="21"/>
          <w:szCs w:val="21"/>
        </w:rPr>
        <w:t>生成树（</w:t>
      </w:r>
      <w:r w:rsidRPr="00A9585A">
        <w:rPr>
          <w:color w:val="000000"/>
          <w:sz w:val="21"/>
          <w:szCs w:val="21"/>
        </w:rPr>
        <w:t>M</w:t>
      </w:r>
      <w:r w:rsidR="00624D7D">
        <w:rPr>
          <w:color w:val="000000"/>
          <w:sz w:val="21"/>
          <w:szCs w:val="21"/>
        </w:rPr>
        <w:t>B</w:t>
      </w:r>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r w:rsidR="002C65A5">
        <w:rPr>
          <w:rFonts w:hint="eastAsia"/>
          <w:color w:val="000000"/>
          <w:sz w:val="21"/>
          <w:szCs w:val="21"/>
        </w:rPr>
        <w:t>平均到达</w:t>
      </w:r>
      <w:r w:rsidR="00891B57">
        <w:rPr>
          <w:rFonts w:hint="eastAsia"/>
          <w:color w:val="000000"/>
          <w:sz w:val="21"/>
          <w:szCs w:val="21"/>
        </w:rPr>
        <w:t>时间</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w:t>
      </w:r>
      <w:r w:rsidRPr="00A9585A">
        <w:rPr>
          <w:color w:val="000000"/>
          <w:sz w:val="21"/>
          <w:szCs w:val="21"/>
        </w:rPr>
        <w:lastRenderedPageBreak/>
        <w:t>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392"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392"/>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393"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393"/>
    </w:p>
    <w:p w14:paraId="095B6B13" w14:textId="3497E783" w:rsidR="009F72B8" w:rsidRDefault="00FE307A" w:rsidP="009F72B8">
      <w:pPr>
        <w:pStyle w:val="afa"/>
        <w:numPr>
          <w:ilvl w:val="0"/>
          <w:numId w:val="6"/>
        </w:numPr>
        <w:ind w:firstLineChars="0"/>
      </w:pPr>
      <w:bookmarkStart w:id="394"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394"/>
      <w:r w:rsidRPr="00FE307A">
        <w:t xml:space="preserve"> </w:t>
      </w:r>
      <w:bookmarkStart w:id="395" w:name="_Ref210855693"/>
    </w:p>
    <w:p w14:paraId="42996262" w14:textId="6D060560" w:rsidR="00C86C69" w:rsidRDefault="00C86C69" w:rsidP="009F72B8">
      <w:pPr>
        <w:pStyle w:val="afa"/>
        <w:numPr>
          <w:ilvl w:val="0"/>
          <w:numId w:val="6"/>
        </w:numPr>
        <w:ind w:firstLineChars="0"/>
      </w:pPr>
      <w:bookmarkStart w:id="396" w:name="_Ref213766670"/>
      <w:r w:rsidRPr="00C86C69">
        <w:t>Chen X, Tang J, Lao S. Review of Unmanned Aerial Vehicle Swarm Communication Architectures and Routing Protocols. Applied Sciences. 2020</w:t>
      </w:r>
      <w:r>
        <w:rPr>
          <w:rFonts w:hint="eastAsia"/>
        </w:rPr>
        <w:t>.</w:t>
      </w:r>
      <w:bookmarkEnd w:id="396"/>
    </w:p>
    <w:p w14:paraId="5F5960EF" w14:textId="5FF60384" w:rsidR="00034165" w:rsidRDefault="00034165" w:rsidP="009F72B8">
      <w:pPr>
        <w:pStyle w:val="afa"/>
        <w:numPr>
          <w:ilvl w:val="0"/>
          <w:numId w:val="6"/>
        </w:numPr>
        <w:ind w:firstLineChars="0"/>
      </w:pPr>
      <w:bookmarkStart w:id="397"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398" w:name="_Ref213766683"/>
      <w:r w:rsidRPr="00034165">
        <w:t>Arafat MY, Alam MM, Moh S. Vision-Based Navigation Techniques for Unmanned Aerial Vehicles: Review and Challenges. Drones. 2023</w:t>
      </w:r>
      <w:r>
        <w:t>.</w:t>
      </w:r>
      <w:bookmarkEnd w:id="398"/>
    </w:p>
    <w:p w14:paraId="6F58CD5A" w14:textId="19533092" w:rsidR="005D7EBE" w:rsidRDefault="00C03B23" w:rsidP="009F72B8">
      <w:pPr>
        <w:pStyle w:val="afa"/>
        <w:numPr>
          <w:ilvl w:val="0"/>
          <w:numId w:val="6"/>
        </w:numPr>
        <w:ind w:firstLineChars="0"/>
      </w:pPr>
      <w:bookmarkStart w:id="399" w:name="_Ref212054309"/>
      <w:r w:rsidRPr="00C03B23">
        <w:rPr>
          <w:rFonts w:hint="eastAsia"/>
        </w:rPr>
        <w:t>H. Wu, K. Wu, X. Yang, H. Wen和H. Li, 《Analysis on the Operation Mode of UAV Swarm in Urban Combat》, Proceedings of 2022 International Conference on Autonomous Unmanned Systems (ICAUS 2022), W. Fu, M. Gu和Y. Niu, 编, Singapore: Springer Nature, 2023, 页 2781～2788.</w:t>
      </w:r>
      <w:bookmarkEnd w:id="395"/>
      <w:bookmarkEnd w:id="399"/>
    </w:p>
    <w:p w14:paraId="277B1048" w14:textId="40738C11" w:rsidR="00924D79" w:rsidRDefault="00924D79" w:rsidP="009F72B8">
      <w:pPr>
        <w:pStyle w:val="afa"/>
        <w:numPr>
          <w:ilvl w:val="0"/>
          <w:numId w:val="6"/>
        </w:numPr>
        <w:ind w:firstLineChars="0"/>
      </w:pPr>
      <w:bookmarkStart w:id="400" w:name="_Ref210899161"/>
      <w:bookmarkStart w:id="401" w:name="OLE_LINK14"/>
      <w:r w:rsidRPr="00924D79">
        <w:t>Sharon G, Stern R, Felner A, Sturtevant N R. Conflict-based search for optimal multi-agent pathfinding[J]. Artificial Intelligence, 2015, 219: 40–66.</w:t>
      </w:r>
      <w:bookmarkEnd w:id="400"/>
    </w:p>
    <w:p w14:paraId="322D8BCD" w14:textId="65D13F8E" w:rsidR="00627782" w:rsidRDefault="00627782" w:rsidP="00627782">
      <w:pPr>
        <w:pStyle w:val="afa"/>
        <w:numPr>
          <w:ilvl w:val="0"/>
          <w:numId w:val="6"/>
        </w:numPr>
        <w:ind w:firstLineChars="0"/>
      </w:pPr>
      <w:bookmarkStart w:id="402"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402"/>
    </w:p>
    <w:p w14:paraId="55198AD4" w14:textId="545207A9" w:rsidR="00BB781A" w:rsidRDefault="00BB781A" w:rsidP="009F72B8">
      <w:pPr>
        <w:pStyle w:val="afa"/>
        <w:numPr>
          <w:ilvl w:val="0"/>
          <w:numId w:val="6"/>
        </w:numPr>
        <w:ind w:firstLineChars="0"/>
      </w:pPr>
      <w:bookmarkStart w:id="403"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403"/>
    </w:p>
    <w:p w14:paraId="69FCB9A8" w14:textId="6228AD2D" w:rsidR="00627782" w:rsidRDefault="00627782" w:rsidP="009F72B8">
      <w:pPr>
        <w:pStyle w:val="afa"/>
        <w:numPr>
          <w:ilvl w:val="0"/>
          <w:numId w:val="6"/>
        </w:numPr>
        <w:ind w:firstLineChars="0"/>
      </w:pPr>
      <w:bookmarkStart w:id="404" w:name="_Ref212053055"/>
      <w:r w:rsidRPr="00627782">
        <w:t xml:space="preserve">Meng, Q. Chen, K. Qu, Q. PPSwarm: Multi-UAV Path Planning Based on Hybrid PSO in Complex </w:t>
      </w:r>
      <w:r w:rsidRPr="00627782">
        <w:lastRenderedPageBreak/>
        <w:t>Scenarios.</w:t>
      </w:r>
      <w:r w:rsidRPr="00627782">
        <w:rPr>
          <w:i/>
          <w:iCs/>
        </w:rPr>
        <w:t>Drones</w:t>
      </w:r>
      <w:r w:rsidRPr="00627782">
        <w:t> </w:t>
      </w:r>
      <w:r w:rsidRPr="00627782">
        <w:rPr>
          <w:b/>
          <w:bCs/>
        </w:rPr>
        <w:t>2024</w:t>
      </w:r>
      <w:r w:rsidRPr="00627782">
        <w:t>,</w:t>
      </w:r>
      <w:r w:rsidRPr="00627782">
        <w:rPr>
          <w:i/>
          <w:iCs/>
        </w:rPr>
        <w:t>8</w:t>
      </w:r>
      <w:r w:rsidRPr="00627782">
        <w:t>, 192.</w:t>
      </w:r>
      <w:bookmarkEnd w:id="404"/>
    </w:p>
    <w:p w14:paraId="23D5A1E8" w14:textId="2000BB66" w:rsidR="004A6827" w:rsidRDefault="004A6827" w:rsidP="009F72B8">
      <w:pPr>
        <w:pStyle w:val="afa"/>
        <w:numPr>
          <w:ilvl w:val="0"/>
          <w:numId w:val="6"/>
        </w:numPr>
        <w:ind w:firstLineChars="0"/>
      </w:pPr>
      <w:bookmarkStart w:id="405" w:name="_Ref210900116"/>
      <w:r w:rsidRPr="004A6827">
        <w:t>Tseng, Fan Hsun ; Lee, Cho Hsuan ; Chou, Li Der et al.  Multi-objective genetic algorithm for civil UAV path planning using 3G communication networks. In: Journal of Computers (Taiwan). 2017 ; Vol. 28, No. 6. pp. 26-37.</w:t>
      </w:r>
      <w:bookmarkEnd w:id="405"/>
    </w:p>
    <w:p w14:paraId="5721F652" w14:textId="533609F1" w:rsidR="004A6827" w:rsidRDefault="004A6827" w:rsidP="009F72B8">
      <w:pPr>
        <w:pStyle w:val="afa"/>
        <w:numPr>
          <w:ilvl w:val="0"/>
          <w:numId w:val="6"/>
        </w:numPr>
        <w:ind w:firstLineChars="0"/>
      </w:pPr>
      <w:bookmarkStart w:id="406"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406"/>
    </w:p>
    <w:p w14:paraId="5B2849E0" w14:textId="681506B4" w:rsidR="004A6827" w:rsidRDefault="004A6827" w:rsidP="004A6827">
      <w:pPr>
        <w:pStyle w:val="afa"/>
        <w:numPr>
          <w:ilvl w:val="0"/>
          <w:numId w:val="6"/>
        </w:numPr>
        <w:ind w:firstLineChars="0"/>
      </w:pPr>
      <w:bookmarkStart w:id="407"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407"/>
    </w:p>
    <w:p w14:paraId="09AF1038" w14:textId="5DEAB823" w:rsidR="004A6827" w:rsidRDefault="004A6827" w:rsidP="004A6827">
      <w:pPr>
        <w:pStyle w:val="afa"/>
        <w:numPr>
          <w:ilvl w:val="0"/>
          <w:numId w:val="6"/>
        </w:numPr>
        <w:ind w:firstLineChars="0"/>
      </w:pPr>
      <w:bookmarkStart w:id="408" w:name="_Ref210900498"/>
      <w:r w:rsidRPr="004A6827">
        <w:t>Yuting Cheng, Dongcheng Li, W. Eric Wong, Man Zhao, and Dengfeng Mo. Multi-UAV Collaborative Path Planning using Hierarchical Reinforcement Learning and Simulated Annealing [J]. Int J Performability Eng, 2022, 18(7): 463-474.</w:t>
      </w:r>
      <w:bookmarkEnd w:id="408"/>
    </w:p>
    <w:p w14:paraId="10A6ECBC" w14:textId="6D160557" w:rsidR="00F06EB0" w:rsidRDefault="00F06EB0" w:rsidP="004A6827">
      <w:pPr>
        <w:pStyle w:val="afa"/>
        <w:numPr>
          <w:ilvl w:val="0"/>
          <w:numId w:val="6"/>
        </w:numPr>
        <w:ind w:firstLineChars="0"/>
      </w:pPr>
      <w:bookmarkStart w:id="409"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409"/>
    </w:p>
    <w:p w14:paraId="00D7D006" w14:textId="0D531AE6" w:rsidR="00F06EB0" w:rsidRDefault="00F06EB0" w:rsidP="004A6827">
      <w:pPr>
        <w:pStyle w:val="afa"/>
        <w:numPr>
          <w:ilvl w:val="0"/>
          <w:numId w:val="6"/>
        </w:numPr>
        <w:ind w:firstLineChars="0"/>
      </w:pPr>
      <w:bookmarkStart w:id="410" w:name="_Ref210900992"/>
      <w:bookmarkEnd w:id="397"/>
      <w:r w:rsidRPr="00F06EB0">
        <w:t xml:space="preserve">Zhu L, Ma C, Li J, Lu Y, Yang Q. </w:t>
      </w:r>
      <w:bookmarkStart w:id="411" w:name="OLE_LINK2"/>
      <w:r w:rsidRPr="00F06EB0">
        <w:t>Connectivity-Maintenance UAV Formation Control in Complex Environment</w:t>
      </w:r>
      <w:bookmarkEnd w:id="411"/>
      <w:r w:rsidRPr="00F06EB0">
        <w:t>. </w:t>
      </w:r>
      <w:r w:rsidRPr="00F06EB0">
        <w:rPr>
          <w:i/>
          <w:iCs/>
        </w:rPr>
        <w:t>Drones</w:t>
      </w:r>
      <w:r w:rsidRPr="00F06EB0">
        <w:t>. 2023; 7(4):229.</w:t>
      </w:r>
      <w:bookmarkEnd w:id="410"/>
    </w:p>
    <w:p w14:paraId="483BAC17" w14:textId="5F7A0B66" w:rsidR="00F06EB0" w:rsidRDefault="00F06EB0" w:rsidP="004A6827">
      <w:pPr>
        <w:pStyle w:val="afa"/>
        <w:numPr>
          <w:ilvl w:val="0"/>
          <w:numId w:val="6"/>
        </w:numPr>
        <w:ind w:firstLineChars="0"/>
      </w:pPr>
      <w:bookmarkStart w:id="412"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412"/>
    </w:p>
    <w:p w14:paraId="4D186A08" w14:textId="2AF319C8" w:rsidR="000A6049" w:rsidRDefault="007B50FB" w:rsidP="00627782">
      <w:pPr>
        <w:pStyle w:val="afa"/>
        <w:numPr>
          <w:ilvl w:val="0"/>
          <w:numId w:val="6"/>
        </w:numPr>
        <w:ind w:firstLineChars="0"/>
      </w:pPr>
      <w:bookmarkStart w:id="413"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401"/>
      <w:bookmarkEnd w:id="413"/>
      <w:del w:id="414" w:author="运璐 何" w:date="2025-12-01T11:05:00Z">
        <w:r w:rsidRPr="007B50FB" w:rsidDel="00714449">
          <w:delText> </w:delText>
        </w:r>
      </w:del>
    </w:p>
    <w:p w14:paraId="4B30C986" w14:textId="6F57A3AD" w:rsidR="00714449" w:rsidRDefault="00714449" w:rsidP="00627782">
      <w:pPr>
        <w:pStyle w:val="afa"/>
        <w:numPr>
          <w:ilvl w:val="0"/>
          <w:numId w:val="6"/>
        </w:numPr>
        <w:ind w:firstLineChars="0"/>
      </w:pPr>
      <w:bookmarkStart w:id="415" w:name="_Ref215479659"/>
      <w:r w:rsidRPr="00714449">
        <w:rPr>
          <w:rFonts w:hint="eastAsia"/>
        </w:rPr>
        <w:t>B</w:t>
      </w:r>
      <w:r>
        <w:t xml:space="preserve"> </w:t>
      </w:r>
      <w:r w:rsidRPr="00714449">
        <w:rPr>
          <w:rFonts w:hint="eastAsia"/>
        </w:rPr>
        <w:t>Ma,Y</w:t>
      </w:r>
      <w:r>
        <w:t xml:space="preserve"> </w:t>
      </w:r>
      <w:r w:rsidRPr="00714449">
        <w:rPr>
          <w:rFonts w:hint="eastAsia"/>
        </w:rPr>
        <w:t>Ji和L</w:t>
      </w:r>
      <w:r>
        <w:t xml:space="preserve"> </w:t>
      </w:r>
      <w:r w:rsidRPr="00714449">
        <w:rPr>
          <w:rFonts w:hint="eastAsia"/>
        </w:rPr>
        <w:t>Fang</w:t>
      </w:r>
      <w:r>
        <w:rPr>
          <w:rFonts w:hint="eastAsia"/>
        </w:rPr>
        <w:t>，</w:t>
      </w:r>
      <w:r w:rsidRPr="00714449">
        <w:rPr>
          <w:rFonts w:hint="eastAsia"/>
        </w:rPr>
        <w:t xml:space="preserve">《A Multi-UAV Formation Obstacle Avoidance Method Combined with Improved Simulated Annealing and an Adaptive Artificial Potential Field》, Drones, </w:t>
      </w:r>
      <w:r>
        <w:rPr>
          <w:rFonts w:hint="eastAsia"/>
        </w:rPr>
        <w:t>vol</w:t>
      </w:r>
      <w:r w:rsidRPr="00714449">
        <w:rPr>
          <w:rFonts w:hint="eastAsia"/>
        </w:rPr>
        <w:t xml:space="preserve"> 9, </w:t>
      </w:r>
      <w:r>
        <w:rPr>
          <w:rFonts w:hint="eastAsia"/>
        </w:rPr>
        <w:t>n</w:t>
      </w:r>
      <w:r>
        <w:t>o.</w:t>
      </w:r>
      <w:r w:rsidRPr="00714449">
        <w:rPr>
          <w:rFonts w:hint="eastAsia"/>
        </w:rPr>
        <w:t xml:space="preserve"> 6, </w:t>
      </w:r>
      <w:r>
        <w:t>pp.</w:t>
      </w:r>
      <w:r w:rsidRPr="00714449">
        <w:rPr>
          <w:rFonts w:hint="eastAsia"/>
        </w:rPr>
        <w:t xml:space="preserve">390, </w:t>
      </w:r>
      <w:r>
        <w:t>June</w:t>
      </w:r>
      <w:r>
        <w:rPr>
          <w:rFonts w:hint="eastAsia"/>
        </w:rPr>
        <w:t>.</w:t>
      </w:r>
      <w:r w:rsidRPr="00714449">
        <w:rPr>
          <w:rFonts w:hint="eastAsia"/>
        </w:rPr>
        <w:t>2025</w:t>
      </w:r>
      <w:r>
        <w:t>.</w:t>
      </w:r>
      <w:bookmarkEnd w:id="415"/>
    </w:p>
    <w:p w14:paraId="389AD7C7" w14:textId="3B466D7B" w:rsidR="00FE41DE" w:rsidRDefault="00FE41DE" w:rsidP="00627782">
      <w:pPr>
        <w:pStyle w:val="afa"/>
        <w:numPr>
          <w:ilvl w:val="0"/>
          <w:numId w:val="6"/>
        </w:numPr>
        <w:ind w:firstLineChars="0"/>
      </w:pPr>
      <w:bookmarkStart w:id="416" w:name="_Ref212644367"/>
      <w:r w:rsidRPr="00FE41DE">
        <w:t>A. A. Khuwaja, Y. Chen, N. Zhao, M. -S. Alouini and P. Dobbins, "A Survey of Channel Modeling for UAV Communications," in IEEE Communications Surveys &amp; Tutorials, vol. 20, no. 4, pp. 2804-2821, Fourthquarter 2018</w:t>
      </w:r>
      <w:r>
        <w:rPr>
          <w:rFonts w:hint="eastAsia"/>
        </w:rPr>
        <w:t>.</w:t>
      </w:r>
      <w:bookmarkEnd w:id="416"/>
    </w:p>
    <w:p w14:paraId="17E2C92C" w14:textId="39DF8BCF" w:rsidR="00FE41DE" w:rsidRPr="005D7EBE" w:rsidRDefault="00FE41DE" w:rsidP="00627782">
      <w:pPr>
        <w:pStyle w:val="afa"/>
        <w:numPr>
          <w:ilvl w:val="0"/>
          <w:numId w:val="6"/>
        </w:numPr>
        <w:ind w:firstLineChars="0"/>
      </w:pPr>
      <w:bookmarkStart w:id="417" w:name="_Ref212644372"/>
      <w:r w:rsidRPr="00FE41DE">
        <w:t>A. Al-Hourani, S. Kandeepan and S. Lardner, "Optimal LAP Altitude for Maximum Coverage," in IEEE Wireless Communications Letters, vol. 3, no. 6, pp. 569-572, Dec. 2014</w:t>
      </w:r>
      <w:r>
        <w:t>.</w:t>
      </w:r>
      <w:bookmarkEnd w:id="417"/>
    </w:p>
    <w:sectPr w:rsidR="00FE41DE" w:rsidRPr="005D7EBE" w:rsidSect="005D76E7">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ianghui Ding" w:date="2025-11-30T14:21:00Z" w:initials="LD">
    <w:p w14:paraId="008AF2AC" w14:textId="7C8F74F7" w:rsidR="00700A75" w:rsidRDefault="00700A75">
      <w:pPr>
        <w:pStyle w:val="ad"/>
      </w:pPr>
      <w:r>
        <w:rPr>
          <w:rStyle w:val="ac"/>
        </w:rPr>
        <w:annotationRef/>
      </w:r>
      <w:r>
        <w:rPr>
          <w:rFonts w:hint="eastAsia"/>
        </w:rPr>
        <w:t>局部规划目标点是什么？</w:t>
      </w:r>
    </w:p>
  </w:comment>
  <w:comment w:id="4" w:author="运璐 何" w:date="2025-11-30T20:30:00Z" w:initials="运璐">
    <w:p w14:paraId="5A4361E4" w14:textId="20ADFDD9" w:rsidR="00A76699" w:rsidRDefault="00A76699">
      <w:pPr>
        <w:pStyle w:val="ad"/>
      </w:pPr>
      <w:r>
        <w:rPr>
          <w:rStyle w:val="ac"/>
        </w:rPr>
        <w:annotationRef/>
      </w:r>
      <w:r>
        <w:rPr>
          <w:rFonts w:hint="eastAsia"/>
        </w:rPr>
        <w:t>每个无人机的下个时间步需要移动到的目标位置</w:t>
      </w:r>
      <w:r w:rsidR="009C77F3">
        <w:rPr>
          <w:rFonts w:hint="eastAsia"/>
        </w:rPr>
        <w:t>。修改为单步路径点。</w:t>
      </w:r>
    </w:p>
  </w:comment>
  <w:comment w:id="25" w:author="Lianghui Ding" w:date="2025-11-30T14:31:00Z" w:initials="LD">
    <w:p w14:paraId="72CB18D5" w14:textId="34C1E863" w:rsidR="000A1501" w:rsidRDefault="000A1501">
      <w:pPr>
        <w:pStyle w:val="ad"/>
      </w:pPr>
      <w:r>
        <w:rPr>
          <w:rStyle w:val="ac"/>
        </w:rPr>
        <w:annotationRef/>
      </w:r>
      <w:r>
        <w:rPr>
          <w:rFonts w:hint="eastAsia"/>
        </w:rPr>
        <w:t>简写再看看</w:t>
      </w:r>
    </w:p>
  </w:comment>
  <w:comment w:id="26" w:author="运璐 何" w:date="2025-11-30T20:58:00Z" w:initials="运璐">
    <w:p w14:paraId="2A8D8BBC" w14:textId="58D6BBE5" w:rsidR="00E520F6" w:rsidRDefault="00E520F6">
      <w:pPr>
        <w:pStyle w:val="ad"/>
      </w:pPr>
      <w:r>
        <w:rPr>
          <w:rStyle w:val="ac"/>
        </w:rPr>
        <w:annotationRef/>
      </w:r>
      <w:r>
        <w:rPr>
          <w:rFonts w:hint="eastAsia"/>
        </w:rPr>
        <w:t>C</w:t>
      </w:r>
      <w:r>
        <w:t>-</w:t>
      </w:r>
      <w:r>
        <w:rPr>
          <w:rFonts w:hint="eastAsia"/>
        </w:rPr>
        <w:t>代表分簇是核心机制</w:t>
      </w:r>
      <w:r w:rsidR="00A0630F">
        <w:rPr>
          <w:rFonts w:hint="eastAsia"/>
        </w:rPr>
        <w:t>用于降低势场耦合。</w:t>
      </w:r>
      <w:r w:rsidR="009458AE">
        <w:br/>
      </w:r>
      <w:r w:rsidR="009458AE">
        <w:rPr>
          <w:rFonts w:hint="eastAsia"/>
        </w:rPr>
        <w:t>改为</w:t>
      </w:r>
      <w:r w:rsidR="009458AE">
        <w:rPr>
          <w:rFonts w:hint="eastAsia"/>
        </w:rPr>
        <w:t>H</w:t>
      </w:r>
      <w:r w:rsidR="009458AE">
        <w:t>CF-RRT*-MAPF:</w:t>
      </w:r>
      <w:r w:rsidR="009458AE">
        <w:br/>
        <w:t>Hierarchical Clustered Frechet-constrained RRT* MBST-APF</w:t>
      </w:r>
      <w:r w:rsidR="009458AE">
        <w:br/>
      </w:r>
      <w:r w:rsidR="009458AE">
        <w:rPr>
          <w:rFonts w:hint="eastAsia"/>
        </w:rPr>
        <w:t>包含有分层分簇约束以及</w:t>
      </w:r>
      <w:r w:rsidR="009458AE">
        <w:rPr>
          <w:rFonts w:hint="eastAsia"/>
        </w:rPr>
        <w:t>M</w:t>
      </w:r>
      <w:r w:rsidR="009458AE">
        <w:t>BST-APF</w:t>
      </w:r>
      <w:r w:rsidR="009458AE">
        <w:rPr>
          <w:rFonts w:hint="eastAsia"/>
        </w:rPr>
        <w:t>。</w:t>
      </w:r>
    </w:p>
  </w:comment>
  <w:comment w:id="28" w:author="Lianghui Ding" w:date="2025-12-14T16:52:00Z" w:initials="LD">
    <w:p w14:paraId="544DEF7E" w14:textId="2DB2714D" w:rsidR="00915CD8" w:rsidRDefault="00915CD8">
      <w:pPr>
        <w:pStyle w:val="ad"/>
        <w:rPr>
          <w:rFonts w:hint="eastAsia"/>
        </w:rPr>
      </w:pPr>
      <w:r>
        <w:rPr>
          <w:rStyle w:val="ac"/>
        </w:rPr>
        <w:annotationRef/>
      </w:r>
      <w:r>
        <w:rPr>
          <w:rFonts w:hint="eastAsia"/>
        </w:rPr>
        <w:t>在局部层中，所指不明确</w:t>
      </w:r>
      <w:r w:rsidR="003C0433">
        <w:rPr>
          <w:rFonts w:hint="eastAsia"/>
        </w:rPr>
        <w:t>。路径规划层？我建议不要写“层”，实际上说的只是局部路径规划这一件事情。</w:t>
      </w:r>
    </w:p>
  </w:comment>
  <w:comment w:id="51" w:author="Lianghui Ding" w:date="2025-12-14T16:57:00Z" w:initials="LD">
    <w:p w14:paraId="5A13CD94" w14:textId="224B2AE3" w:rsidR="006C203F" w:rsidRDefault="006C203F">
      <w:pPr>
        <w:pStyle w:val="ad"/>
        <w:rPr>
          <w:rFonts w:hint="eastAsia"/>
        </w:rPr>
      </w:pPr>
      <w:r>
        <w:rPr>
          <w:rStyle w:val="ac"/>
        </w:rPr>
        <w:annotationRef/>
      </w:r>
      <w:r>
        <w:rPr>
          <w:rFonts w:hint="eastAsia"/>
        </w:rPr>
        <w:t>这里同样要给出引用。根据现有</w:t>
      </w:r>
      <w:r>
        <w:rPr>
          <w:rFonts w:hint="eastAsia"/>
        </w:rPr>
        <w:t>XXX</w:t>
      </w:r>
      <w:r>
        <w:rPr>
          <w:rFonts w:hint="eastAsia"/>
        </w:rPr>
        <w:t>研究，这个理由太弱了。</w:t>
      </w:r>
      <w:r w:rsidR="00E514AA">
        <w:rPr>
          <w:rFonts w:hint="eastAsia"/>
        </w:rPr>
        <w:t>应该是理论或技术上的限制条件。</w:t>
      </w:r>
    </w:p>
  </w:comment>
  <w:comment w:id="59" w:author="Lianghui Ding" w:date="2025-11-30T14:37:00Z" w:initials="LD">
    <w:p w14:paraId="080FB5F8" w14:textId="6E2E3126" w:rsidR="0073462B" w:rsidRDefault="0073462B">
      <w:pPr>
        <w:pStyle w:val="ad"/>
      </w:pPr>
      <w:r>
        <w:rPr>
          <w:rStyle w:val="ac"/>
        </w:rPr>
        <w:annotationRef/>
      </w:r>
      <w:r>
        <w:rPr>
          <w:rFonts w:hint="eastAsia"/>
        </w:rPr>
        <w:t>为什么是</w:t>
      </w:r>
      <w:r>
        <w:rPr>
          <w:rFonts w:hint="eastAsia"/>
        </w:rPr>
        <w:t>1</w:t>
      </w:r>
      <w:r>
        <w:t>0</w:t>
      </w:r>
      <w:r>
        <w:rPr>
          <w:rFonts w:hint="eastAsia"/>
        </w:rPr>
        <w:t>架？</w:t>
      </w:r>
      <w:r w:rsidR="005B0526">
        <w:rPr>
          <w:rFonts w:hint="eastAsia"/>
        </w:rPr>
        <w:t>后面是否需要分析？</w:t>
      </w:r>
    </w:p>
  </w:comment>
  <w:comment w:id="60" w:author="运璐 何" w:date="2025-11-30T20:39:00Z" w:initials="运璐">
    <w:p w14:paraId="12555053" w14:textId="402B31A9" w:rsidR="006B2B47" w:rsidRDefault="006B2B47">
      <w:pPr>
        <w:pStyle w:val="ad"/>
      </w:pPr>
      <w:r>
        <w:rPr>
          <w:rStyle w:val="ac"/>
        </w:rPr>
        <w:annotationRef/>
      </w:r>
      <w:r>
        <w:rPr>
          <w:rFonts w:hint="eastAsia"/>
        </w:rPr>
        <w:t>考虑现有城市环境下的人工势场法类文章</w:t>
      </w:r>
    </w:p>
    <w:p w14:paraId="4C1AAFA7" w14:textId="77777777" w:rsidR="009458AE" w:rsidRDefault="006B2B47">
      <w:pPr>
        <w:pStyle w:val="ad"/>
      </w:pPr>
      <w:r>
        <w:rPr>
          <w:rFonts w:hint="eastAsia"/>
        </w:rPr>
        <w:t>一般</w:t>
      </w:r>
      <w:r w:rsidR="00CE5DCB">
        <w:rPr>
          <w:rFonts w:hint="eastAsia"/>
        </w:rPr>
        <w:t>场景</w:t>
      </w:r>
      <w:r>
        <w:rPr>
          <w:rFonts w:hint="eastAsia"/>
        </w:rPr>
        <w:t>研究数量不超过</w:t>
      </w:r>
      <w:r>
        <w:rPr>
          <w:rFonts w:hint="eastAsia"/>
        </w:rPr>
        <w:t>1</w:t>
      </w:r>
      <w:r>
        <w:t>0</w:t>
      </w:r>
      <w:r>
        <w:rPr>
          <w:rFonts w:hint="eastAsia"/>
        </w:rPr>
        <w:t>架。</w:t>
      </w:r>
      <w:r w:rsidR="00714449">
        <w:br/>
      </w:r>
      <w:r w:rsidR="00714449">
        <w:rPr>
          <w:rFonts w:hint="eastAsia"/>
        </w:rPr>
        <w:t>在前面的人工势场算法类相关研究中指出这一个数量级的限制</w:t>
      </w:r>
      <w:r w:rsidR="00CE5DCB">
        <w:rPr>
          <w:rFonts w:hint="eastAsia"/>
        </w:rPr>
        <w:t>，此处引用</w:t>
      </w:r>
      <w:r w:rsidR="00714449">
        <w:rPr>
          <w:rFonts w:hint="eastAsia"/>
        </w:rPr>
        <w:t>。</w:t>
      </w:r>
    </w:p>
    <w:p w14:paraId="77889EAD" w14:textId="54A529E4" w:rsidR="009458AE" w:rsidRDefault="009458AE">
      <w:pPr>
        <w:pStyle w:val="ad"/>
      </w:pPr>
      <w:r>
        <w:rPr>
          <w:rFonts w:hint="eastAsia"/>
        </w:rPr>
        <w:t>具体分析在算法结果对比中可以看出超过这个数量的</w:t>
      </w:r>
      <w:r>
        <w:rPr>
          <w:rFonts w:hint="eastAsia"/>
        </w:rPr>
        <w:t>cmupf</w:t>
      </w:r>
      <w:r>
        <w:rPr>
          <w:rFonts w:hint="eastAsia"/>
        </w:rPr>
        <w:t>算法有所显著降低。</w:t>
      </w:r>
    </w:p>
  </w:comment>
  <w:comment w:id="63" w:author="Lianghui Ding" w:date="2025-11-30T14:41:00Z" w:initials="LD">
    <w:p w14:paraId="6719D763" w14:textId="09902914" w:rsidR="000A6192" w:rsidRDefault="000A6192">
      <w:pPr>
        <w:pStyle w:val="ad"/>
      </w:pPr>
      <w:r>
        <w:rPr>
          <w:rStyle w:val="ac"/>
        </w:rPr>
        <w:annotationRef/>
      </w:r>
      <w:r>
        <w:rPr>
          <w:rFonts w:hint="eastAsia"/>
        </w:rPr>
        <w:t>这里是架构，这些细节的是不是可以不说？完全没法</w:t>
      </w:r>
      <w:r>
        <w:rPr>
          <w:rFonts w:hint="eastAsia"/>
        </w:rPr>
        <w:t>get</w:t>
      </w:r>
      <w:r>
        <w:rPr>
          <w:rFonts w:hint="eastAsia"/>
        </w:rPr>
        <w:t>到点在哪里。</w:t>
      </w:r>
    </w:p>
  </w:comment>
  <w:comment w:id="64" w:author="运璐 何" w:date="2025-11-30T20:59:00Z" w:initials="运璐">
    <w:p w14:paraId="5F02B3F5" w14:textId="585B2315" w:rsidR="00E520F6" w:rsidRDefault="00E520F6">
      <w:pPr>
        <w:pStyle w:val="ad"/>
      </w:pPr>
      <w:r>
        <w:rPr>
          <w:rStyle w:val="ac"/>
        </w:rPr>
        <w:annotationRef/>
      </w:r>
      <w:r>
        <w:rPr>
          <w:rFonts w:hint="eastAsia"/>
        </w:rPr>
        <w:t>删除</w:t>
      </w:r>
      <w:r w:rsidR="00036F5E">
        <w:rPr>
          <w:rFonts w:hint="eastAsia"/>
        </w:rPr>
        <w:t>对应内容</w:t>
      </w:r>
    </w:p>
  </w:comment>
  <w:comment w:id="66" w:author="Lianghui Ding" w:date="2025-11-30T14:42:00Z" w:initials="LD">
    <w:p w14:paraId="41E55795" w14:textId="63E65A51" w:rsidR="004A4200" w:rsidRDefault="004A4200">
      <w:pPr>
        <w:pStyle w:val="ad"/>
      </w:pPr>
      <w:r>
        <w:rPr>
          <w:rStyle w:val="ac"/>
        </w:rPr>
        <w:annotationRef/>
      </w:r>
      <w:r>
        <w:rPr>
          <w:rFonts w:hint="eastAsia"/>
        </w:rPr>
        <w:t>这里得说一下计算最小生成树吧？</w:t>
      </w:r>
    </w:p>
  </w:comment>
  <w:comment w:id="67" w:author="运璐 何" w:date="2025-11-30T20:41:00Z" w:initials="运璐">
    <w:p w14:paraId="45728223" w14:textId="2952CC33" w:rsidR="006B2B47" w:rsidRDefault="006B2B47">
      <w:pPr>
        <w:pStyle w:val="ad"/>
      </w:pPr>
      <w:r>
        <w:rPr>
          <w:rStyle w:val="ac"/>
        </w:rPr>
        <w:annotationRef/>
      </w:r>
      <w:r>
        <w:rPr>
          <w:rFonts w:hint="eastAsia"/>
        </w:rPr>
        <w:t>降序</w:t>
      </w:r>
      <w:r>
        <w:rPr>
          <w:rFonts w:hint="eastAsia"/>
        </w:rPr>
        <w:t>krusaul</w:t>
      </w:r>
      <w:r>
        <w:rPr>
          <w:rFonts w:hint="eastAsia"/>
        </w:rPr>
        <w:t>计算最小生成树得到</w:t>
      </w:r>
      <w:r>
        <w:rPr>
          <w:rFonts w:hint="eastAsia"/>
        </w:rPr>
        <w:t>M</w:t>
      </w:r>
      <w:r>
        <w:t>BST</w:t>
      </w:r>
      <w:r>
        <w:rPr>
          <w:rFonts w:hint="eastAsia"/>
        </w:rPr>
        <w:t>，</w:t>
      </w:r>
      <w:r>
        <w:br/>
      </w:r>
      <w:r>
        <w:rPr>
          <w:rFonts w:hint="eastAsia"/>
        </w:rPr>
        <w:t>只是获取</w:t>
      </w:r>
      <w:r>
        <w:rPr>
          <w:rFonts w:hint="eastAsia"/>
        </w:rPr>
        <w:t>M</w:t>
      </w:r>
      <w:r>
        <w:t>BST</w:t>
      </w:r>
      <w:r>
        <w:rPr>
          <w:rFonts w:hint="eastAsia"/>
        </w:rPr>
        <w:t>的一种算法。感觉不用在这里说明</w:t>
      </w:r>
      <w:r w:rsidR="00E520F6">
        <w:rPr>
          <w:rFonts w:hint="eastAsia"/>
        </w:rPr>
        <w:t>具体</w:t>
      </w:r>
      <w:r>
        <w:rPr>
          <w:rFonts w:hint="eastAsia"/>
        </w:rPr>
        <w:t>实现</w:t>
      </w:r>
      <w:r w:rsidR="00CE5DCB">
        <w:rPr>
          <w:rFonts w:hint="eastAsia"/>
        </w:rPr>
        <w:t>算法</w:t>
      </w:r>
      <w:r>
        <w:rPr>
          <w:rFonts w:hint="eastAsia"/>
        </w:rPr>
        <w:t>。</w:t>
      </w:r>
    </w:p>
  </w:comment>
  <w:comment w:id="68" w:author="Lianghui Ding" w:date="2025-12-14T16:58:00Z" w:initials="LD">
    <w:p w14:paraId="78F81342" w14:textId="77777777" w:rsidR="00761945" w:rsidRDefault="00761945">
      <w:pPr>
        <w:pStyle w:val="ad"/>
      </w:pPr>
      <w:r>
        <w:rPr>
          <w:rStyle w:val="ac"/>
        </w:rPr>
        <w:annotationRef/>
      </w:r>
      <w:r>
        <w:rPr>
          <w:rFonts w:hint="eastAsia"/>
        </w:rPr>
        <w:t>图中不同的文字各自能搞成一样大小的吗？</w:t>
      </w:r>
      <w:r w:rsidR="0022489D">
        <w:rPr>
          <w:rFonts w:hint="eastAsia"/>
        </w:rPr>
        <w:t>如果文字多了，可以调整一下</w:t>
      </w:r>
      <w:r w:rsidR="006C2466">
        <w:rPr>
          <w:rFonts w:hint="eastAsia"/>
        </w:rPr>
        <w:t>。</w:t>
      </w:r>
    </w:p>
    <w:p w14:paraId="799E15C3" w14:textId="7533B6D3" w:rsidR="006C2466" w:rsidRDefault="006C2466">
      <w:pPr>
        <w:pStyle w:val="ad"/>
        <w:rPr>
          <w:rFonts w:hint="eastAsia"/>
        </w:rPr>
      </w:pPr>
      <w:r>
        <w:rPr>
          <w:rFonts w:hint="eastAsia"/>
        </w:rPr>
        <w:t>全局引导和实施规划的箭头应该在两个边界之间，不要跨下来。</w:t>
      </w:r>
    </w:p>
  </w:comment>
  <w:comment w:id="70" w:author="Lianghui Ding" w:date="2025-11-30T14:43:00Z" w:initials="LD">
    <w:p w14:paraId="12C7C043" w14:textId="5EE8254D" w:rsidR="00450A26" w:rsidRDefault="00450A26">
      <w:pPr>
        <w:pStyle w:val="ad"/>
      </w:pPr>
      <w:r>
        <w:rPr>
          <w:rStyle w:val="ac"/>
        </w:rPr>
        <w:annotationRef/>
      </w:r>
      <w:r>
        <w:rPr>
          <w:rFonts w:hint="eastAsia"/>
        </w:rPr>
        <w:t>为什么是虚拟目标点？</w:t>
      </w:r>
    </w:p>
  </w:comment>
  <w:comment w:id="71" w:author="运璐 何" w:date="2025-11-30T20:44:00Z" w:initials="运璐">
    <w:p w14:paraId="38B07CD2" w14:textId="22FAA91A" w:rsidR="006B2B47" w:rsidRDefault="006B2B47">
      <w:pPr>
        <w:pStyle w:val="ad"/>
      </w:pPr>
      <w:r>
        <w:rPr>
          <w:rStyle w:val="ac"/>
        </w:rPr>
        <w:annotationRef/>
      </w:r>
      <w:r>
        <w:rPr>
          <w:rFonts w:hint="eastAsia"/>
        </w:rPr>
        <w:t>表述有问题，应该是簇内无人机的目标点的中心，表述为虚拟簇目标中心</w:t>
      </w:r>
      <w:r w:rsidR="00E520F6">
        <w:rPr>
          <w:rFonts w:hint="eastAsia"/>
        </w:rPr>
        <w:t>点</w:t>
      </w:r>
    </w:p>
    <w:p w14:paraId="2FA78060" w14:textId="1EDD2B42" w:rsidR="006B2B47" w:rsidRDefault="006B2B47">
      <w:pPr>
        <w:pStyle w:val="ad"/>
      </w:pPr>
      <w:r>
        <w:rPr>
          <w:rFonts w:hint="eastAsia"/>
        </w:rPr>
        <w:t>对应</w:t>
      </w:r>
      <w:r w:rsidR="00CE5DCB">
        <w:rPr>
          <w:rFonts w:hint="eastAsia"/>
        </w:rPr>
        <w:t>为</w:t>
      </w:r>
      <w:r>
        <w:rPr>
          <w:rFonts w:hint="eastAsia"/>
        </w:rPr>
        <w:t>虚拟簇中心</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hint="eastAsia"/>
        </w:rPr>
        <w:t>。</w:t>
      </w:r>
    </w:p>
  </w:comment>
  <w:comment w:id="76" w:author="Lianghui Ding" w:date="2025-12-14T17:00:00Z" w:initials="LD">
    <w:p w14:paraId="32EFFF0B" w14:textId="6A7FAA60" w:rsidR="00F97715" w:rsidRDefault="00F97715">
      <w:pPr>
        <w:pStyle w:val="ad"/>
      </w:pPr>
      <w:r>
        <w:rPr>
          <w:rStyle w:val="ac"/>
        </w:rPr>
        <w:annotationRef/>
      </w:r>
      <w:r>
        <w:rPr>
          <w:rFonts w:hint="eastAsia"/>
        </w:rPr>
        <w:t>这个不太好理解</w:t>
      </w:r>
    </w:p>
  </w:comment>
  <w:comment w:id="77" w:author="Lianghui Ding" w:date="2025-12-14T17:00:00Z" w:initials="LD">
    <w:p w14:paraId="57C67889" w14:textId="018CF3A4" w:rsidR="00D32D41" w:rsidRDefault="00D32D41">
      <w:pPr>
        <w:pStyle w:val="ad"/>
        <w:rPr>
          <w:rFonts w:hint="eastAsia"/>
        </w:rPr>
      </w:pPr>
      <w:r>
        <w:rPr>
          <w:rStyle w:val="ac"/>
        </w:rPr>
        <w:annotationRef/>
      </w:r>
      <w:r>
        <w:rPr>
          <w:rFonts w:hint="eastAsia"/>
        </w:rPr>
        <w:t>是所有点之间一一对应计算点吗？</w:t>
      </w:r>
    </w:p>
  </w:comment>
  <w:comment w:id="80" w:author="Lianghui Ding" w:date="2025-12-14T17:02:00Z" w:initials="LD">
    <w:p w14:paraId="35D1A7F9" w14:textId="2465C7F0" w:rsidR="00DF4FFB" w:rsidRDefault="00DF4FFB">
      <w:pPr>
        <w:pStyle w:val="ad"/>
        <w:rPr>
          <w:rFonts w:hint="eastAsia"/>
        </w:rPr>
      </w:pPr>
      <w:r>
        <w:rPr>
          <w:rStyle w:val="ac"/>
        </w:rPr>
        <w:annotationRef/>
      </w:r>
      <w:r>
        <w:rPr>
          <w:rFonts w:hint="eastAsia"/>
        </w:rPr>
        <w:t>建议把这一段放在</w:t>
      </w:r>
      <w:r>
        <w:rPr>
          <w:rFonts w:hint="eastAsia"/>
        </w:rPr>
        <w:t>3</w:t>
      </w:r>
      <w:r>
        <w:t>.2.1</w:t>
      </w:r>
      <w:r>
        <w:rPr>
          <w:rFonts w:hint="eastAsia"/>
        </w:rPr>
        <w:t>节，先给一个总体的思路和流程图；增加一节专门阐述算法</w:t>
      </w:r>
      <w:r>
        <w:rPr>
          <w:rFonts w:hint="eastAsia"/>
        </w:rPr>
        <w:t>1</w:t>
      </w:r>
      <w:r>
        <w:t>.</w:t>
      </w:r>
    </w:p>
  </w:comment>
  <w:comment w:id="85" w:author="Lianghui Ding" w:date="2025-11-30T14:47:00Z" w:initials="LD">
    <w:p w14:paraId="16652521" w14:textId="30C55FAE" w:rsidR="0087477C" w:rsidRDefault="0087477C">
      <w:pPr>
        <w:pStyle w:val="ad"/>
      </w:pPr>
      <w:r>
        <w:rPr>
          <w:rStyle w:val="ac"/>
        </w:rPr>
        <w:annotationRef/>
      </w:r>
      <w:r>
        <w:rPr>
          <w:rFonts w:hint="eastAsia"/>
        </w:rPr>
        <w:t>簇内与簇间的交互机制如何？</w:t>
      </w:r>
    </w:p>
  </w:comment>
  <w:comment w:id="86" w:author="运璐 何" w:date="2025-12-01T20:43:00Z" w:initials="运璐">
    <w:p w14:paraId="1C71F44A" w14:textId="289DEB06" w:rsidR="00840166" w:rsidRDefault="00FD7133">
      <w:pPr>
        <w:pStyle w:val="ad"/>
      </w:pPr>
      <w:r>
        <w:rPr>
          <w:rStyle w:val="ac"/>
        </w:rPr>
        <w:annotationRef/>
      </w:r>
      <w:r>
        <w:rPr>
          <w:rFonts w:hint="eastAsia"/>
        </w:rPr>
        <w:t>算法运行过程中：</w:t>
      </w:r>
      <w:r>
        <w:br/>
      </w:r>
      <w:r>
        <w:rPr>
          <w:rFonts w:hint="eastAsia"/>
        </w:rPr>
        <w:t>簇内交互主要依靠同一全局路径关键点</w:t>
      </w:r>
      <w:r w:rsidR="009458AE">
        <w:rPr>
          <w:rFonts w:hint="eastAsia"/>
        </w:rPr>
        <w:t>引导</w:t>
      </w:r>
      <w:r w:rsidR="00840166">
        <w:rPr>
          <w:rFonts w:hint="eastAsia"/>
        </w:rPr>
        <w:t>：供后续局部规划</w:t>
      </w:r>
      <w:r w:rsidR="009458AE">
        <w:rPr>
          <w:rFonts w:hint="eastAsia"/>
        </w:rPr>
        <w:t>引力</w:t>
      </w:r>
      <w:r w:rsidR="00840166">
        <w:rPr>
          <w:rFonts w:hint="eastAsia"/>
        </w:rPr>
        <w:t>使用。</w:t>
      </w:r>
    </w:p>
    <w:p w14:paraId="75214FE9" w14:textId="0F08FDA1" w:rsidR="00FD7133" w:rsidRDefault="00FD7133">
      <w:pPr>
        <w:pStyle w:val="ad"/>
      </w:pPr>
      <w:r>
        <w:rPr>
          <w:rFonts w:hint="eastAsia"/>
        </w:rPr>
        <w:t>簇间交互主要依靠距离约束重规划机制</w:t>
      </w:r>
      <w:r w:rsidR="00840166">
        <w:rPr>
          <w:rFonts w:hint="eastAsia"/>
        </w:rPr>
        <w:t>：</w:t>
      </w:r>
      <w:r w:rsidR="00840166">
        <w:br/>
      </w:r>
      <w:r w:rsidR="00840166">
        <w:rPr>
          <w:rFonts w:hint="eastAsia"/>
        </w:rPr>
        <w:t>这里有所表述。</w:t>
      </w:r>
    </w:p>
    <w:p w14:paraId="6A5B2D41" w14:textId="5CE28523" w:rsidR="00FD7133" w:rsidRDefault="00840166">
      <w:pPr>
        <w:pStyle w:val="ad"/>
      </w:pPr>
      <w:r>
        <w:rPr>
          <w:rFonts w:hint="eastAsia"/>
        </w:rPr>
        <w:t>感觉这里的内容</w:t>
      </w:r>
      <w:r w:rsidR="00233AA4">
        <w:rPr>
          <w:rFonts w:hint="eastAsia"/>
        </w:rPr>
        <w:t>是完整的，不清楚需要补充哪些部分</w:t>
      </w:r>
    </w:p>
  </w:comment>
  <w:comment w:id="87" w:author="Lianghui Ding" w:date="2025-12-14T17:08:00Z" w:initials="LD">
    <w:p w14:paraId="44E24A55" w14:textId="33EB36F2" w:rsidR="00F84E54" w:rsidRDefault="00F84E54">
      <w:pPr>
        <w:pStyle w:val="ad"/>
        <w:rPr>
          <w:rFonts w:hint="eastAsia"/>
        </w:rPr>
      </w:pPr>
      <w:r>
        <w:rPr>
          <w:rStyle w:val="ac"/>
        </w:rPr>
        <w:annotationRef/>
      </w:r>
      <w:r>
        <w:rPr>
          <w:rFonts w:hint="eastAsia"/>
        </w:rPr>
        <w:t>你认识内容完整了，但是我不太能看得懂。</w:t>
      </w:r>
    </w:p>
  </w:comment>
  <w:comment w:id="161" w:author="Lianghui Ding" w:date="2025-11-30T14:47:00Z" w:initials="LD">
    <w:p w14:paraId="2498FB36" w14:textId="31DDC2AC" w:rsidR="00E83987" w:rsidRDefault="00E83987">
      <w:pPr>
        <w:pStyle w:val="ad"/>
      </w:pPr>
      <w:r>
        <w:rPr>
          <w:rStyle w:val="ac"/>
        </w:rPr>
        <w:annotationRef/>
      </w:r>
      <w:r>
        <w:rPr>
          <w:rFonts w:hint="eastAsia"/>
        </w:rPr>
        <w:t>生成树</w:t>
      </w:r>
      <w:r w:rsidR="00D027A6">
        <w:rPr>
          <w:rFonts w:hint="eastAsia"/>
        </w:rPr>
        <w:t>应该在总体介绍，不应该放在哪一个力里面</w:t>
      </w:r>
      <w:r>
        <w:rPr>
          <w:rFonts w:hint="eastAsia"/>
        </w:rPr>
        <w:t>？</w:t>
      </w:r>
    </w:p>
  </w:comment>
  <w:comment w:id="162" w:author="运璐 何" w:date="2025-11-30T20:57:00Z" w:initials="运璐">
    <w:p w14:paraId="2E8BADC9" w14:textId="4E430575" w:rsidR="004A7B08" w:rsidRDefault="009C77F3">
      <w:pPr>
        <w:pStyle w:val="ad"/>
      </w:pPr>
      <w:r>
        <w:rPr>
          <w:rStyle w:val="ac"/>
        </w:rPr>
        <w:annotationRef/>
      </w:r>
      <w:r w:rsidR="000B46E3">
        <w:rPr>
          <w:rFonts w:hint="eastAsia"/>
        </w:rPr>
        <w:t>调整对应</w:t>
      </w:r>
      <w:r w:rsidR="00B1664F">
        <w:rPr>
          <w:rFonts w:hint="eastAsia"/>
        </w:rPr>
        <w:t>顺序，将</w:t>
      </w:r>
      <w:r w:rsidR="00B1664F">
        <w:rPr>
          <w:rFonts w:hint="eastAsia"/>
        </w:rPr>
        <w:t>M</w:t>
      </w:r>
      <w:r w:rsidR="00B1664F">
        <w:t>SBT</w:t>
      </w:r>
      <w:r w:rsidR="004A7B08">
        <w:rPr>
          <w:rFonts w:hint="eastAsia"/>
        </w:rPr>
        <w:t>构建维护</w:t>
      </w:r>
      <w:r w:rsidR="00B1664F">
        <w:rPr>
          <w:rFonts w:hint="eastAsia"/>
        </w:rPr>
        <w:t>机制放在</w:t>
      </w:r>
      <w:r w:rsidR="004A7B08">
        <w:rPr>
          <w:rFonts w:hint="eastAsia"/>
        </w:rPr>
        <w:t>第一节</w:t>
      </w:r>
      <w:r w:rsidR="00B1664F">
        <w:rPr>
          <w:rFonts w:hint="eastAsia"/>
        </w:rPr>
        <w:t>给出。</w:t>
      </w:r>
    </w:p>
    <w:p w14:paraId="4F31AEBB" w14:textId="0A4327BA" w:rsidR="004A7B08" w:rsidRPr="004A7B08" w:rsidRDefault="004A7B08">
      <w:pPr>
        <w:pStyle w:val="ad"/>
      </w:pPr>
      <w:r>
        <w:rPr>
          <w:rFonts w:hint="eastAsia"/>
        </w:rPr>
        <w:t>第二节介绍基于</w:t>
      </w:r>
      <w:r>
        <w:rPr>
          <w:rFonts w:hint="eastAsia"/>
        </w:rPr>
        <w:t>M</w:t>
      </w:r>
      <w:r>
        <w:t>BST</w:t>
      </w:r>
      <w:r>
        <w:rPr>
          <w:rFonts w:hint="eastAsia"/>
        </w:rPr>
        <w:t>的</w:t>
      </w:r>
      <w:r>
        <w:rPr>
          <w:rFonts w:hint="eastAsia"/>
        </w:rPr>
        <w:t>A</w:t>
      </w:r>
      <w:r>
        <w:t>PF</w:t>
      </w:r>
      <w:r>
        <w:rPr>
          <w:rFonts w:hint="eastAsia"/>
        </w:rPr>
        <w:t>规划。</w:t>
      </w:r>
    </w:p>
  </w:comment>
  <w:comment w:id="186" w:author="Lianghui Ding" w:date="2025-11-30T14:49:00Z" w:initials="LD">
    <w:p w14:paraId="5509C419" w14:textId="4FE5F594" w:rsidR="00A00D06" w:rsidRDefault="00A00D06">
      <w:pPr>
        <w:pStyle w:val="ad"/>
      </w:pPr>
      <w:r>
        <w:rPr>
          <w:rStyle w:val="ac"/>
        </w:rPr>
        <w:annotationRef/>
      </w:r>
      <w:r>
        <w:rPr>
          <w:rFonts w:hint="eastAsia"/>
        </w:rPr>
        <w:t>为什么摘要中只有一种算法？</w:t>
      </w:r>
    </w:p>
  </w:comment>
  <w:comment w:id="187" w:author="运璐 何" w:date="2025-11-30T21:02:00Z" w:initials="运璐">
    <w:p w14:paraId="4D74A08B" w14:textId="21A7EE27" w:rsidR="00E520F6" w:rsidRDefault="00E520F6">
      <w:pPr>
        <w:pStyle w:val="ad"/>
      </w:pPr>
      <w:r>
        <w:rPr>
          <w:rStyle w:val="ac"/>
        </w:rPr>
        <w:annotationRef/>
      </w:r>
      <w:r>
        <w:rPr>
          <w:rFonts w:hint="eastAsia"/>
        </w:rPr>
        <w:t>其他算法性能不</w:t>
      </w:r>
      <w:r w:rsidR="000B46E3">
        <w:rPr>
          <w:rFonts w:hint="eastAsia"/>
        </w:rPr>
        <w:t>佳</w:t>
      </w:r>
      <w:r>
        <w:rPr>
          <w:rFonts w:hint="eastAsia"/>
        </w:rPr>
        <w:t>，也不是本研究主要针对优化对比的算法，所以摘要中没有提及</w:t>
      </w:r>
      <w:r w:rsidR="006353B2">
        <w:rPr>
          <w:rFonts w:hint="eastAsia"/>
        </w:rPr>
        <w:t>。</w:t>
      </w:r>
    </w:p>
  </w:comment>
  <w:comment w:id="190" w:author="Lianghui Ding" w:date="2025-11-30T14:51:00Z" w:initials="LD">
    <w:p w14:paraId="61EFEFC7" w14:textId="50F2EB36" w:rsidR="00D5189E" w:rsidRDefault="00D5189E">
      <w:pPr>
        <w:pStyle w:val="ad"/>
      </w:pPr>
      <w:r>
        <w:rPr>
          <w:rStyle w:val="ac"/>
        </w:rPr>
        <w:annotationRef/>
      </w:r>
      <w:r>
        <w:rPr>
          <w:rFonts w:hint="eastAsia"/>
        </w:rPr>
        <w:t>仿真的区域没有定义，这个坐标从哪里来？</w:t>
      </w:r>
    </w:p>
  </w:comment>
  <w:comment w:id="191" w:author="运璐 何" w:date="2025-11-30T20:50:00Z" w:initials="运璐">
    <w:p w14:paraId="40EA5D43" w14:textId="51DA652F" w:rsidR="009C77F3" w:rsidRDefault="009C77F3">
      <w:pPr>
        <w:pStyle w:val="ad"/>
      </w:pPr>
      <w:r>
        <w:rPr>
          <w:rStyle w:val="ac"/>
        </w:rPr>
        <w:annotationRef/>
      </w:r>
      <w:r>
        <w:rPr>
          <w:rFonts w:hint="eastAsia"/>
        </w:rPr>
        <w:t>仿真区域就是（</w:t>
      </w:r>
      <w:r>
        <w:rPr>
          <w:rFonts w:hint="eastAsia"/>
        </w:rPr>
        <w:t>1</w:t>
      </w:r>
      <w:r>
        <w:t>000</w:t>
      </w:r>
      <w:r>
        <w:rPr>
          <w:rFonts w:hint="eastAsia"/>
        </w:rPr>
        <w:t>m</w:t>
      </w:r>
      <w:r>
        <w:t>,1000m</w:t>
      </w:r>
      <w:r>
        <w:rPr>
          <w:rFonts w:hint="eastAsia"/>
        </w:rPr>
        <w:t>）的正方形区域</w:t>
      </w:r>
      <w:r w:rsidR="00E520F6">
        <w:rPr>
          <w:rFonts w:hint="eastAsia"/>
        </w:rPr>
        <w:t>。</w:t>
      </w:r>
      <w:r w:rsidR="006353B2">
        <w:rPr>
          <w:rFonts w:hint="eastAsia"/>
        </w:rPr>
        <w:t>干扰在</w:t>
      </w:r>
      <w:r w:rsidR="000B46E3">
        <w:rPr>
          <w:rFonts w:hint="eastAsia"/>
        </w:rPr>
        <w:t>对应</w:t>
      </w:r>
      <w:r w:rsidR="006353B2">
        <w:rPr>
          <w:rFonts w:hint="eastAsia"/>
        </w:rPr>
        <w:t>的</w:t>
      </w:r>
      <w:r w:rsidR="000B46E3">
        <w:rPr>
          <w:rFonts w:hint="eastAsia"/>
        </w:rPr>
        <w:t>坐标</w:t>
      </w:r>
      <w:r w:rsidR="009458AE">
        <w:rPr>
          <w:rFonts w:hint="eastAsia"/>
        </w:rPr>
        <w:t>处</w:t>
      </w:r>
    </w:p>
  </w:comment>
  <w:comment w:id="254" w:author="Lianghui Ding" w:date="2025-11-30T14:53:00Z" w:initials="LD">
    <w:p w14:paraId="391570B2" w14:textId="0AEF8B01" w:rsidR="00973C16" w:rsidRDefault="00973C16">
      <w:pPr>
        <w:pStyle w:val="ad"/>
      </w:pPr>
      <w:r>
        <w:rPr>
          <w:rStyle w:val="ac"/>
        </w:rPr>
        <w:annotationRef/>
      </w:r>
      <w:r>
        <w:rPr>
          <w:rFonts w:hint="eastAsia"/>
        </w:rPr>
        <w:t>如何变？为什么是这个数值？</w:t>
      </w:r>
      <w:r w:rsidR="00651BD7">
        <w:rPr>
          <w:rFonts w:hint="eastAsia"/>
        </w:rPr>
        <w:t>基于什么模型？是否合理？</w:t>
      </w:r>
    </w:p>
  </w:comment>
  <w:comment w:id="255" w:author="运璐 何" w:date="2025-12-01T11:20:00Z" w:initials="运璐">
    <w:p w14:paraId="3AA5899D" w14:textId="0ADAF3EC" w:rsidR="006353B2" w:rsidRDefault="006353B2">
      <w:pPr>
        <w:pStyle w:val="ad"/>
      </w:pPr>
      <w:r>
        <w:rPr>
          <w:rStyle w:val="ac"/>
        </w:rPr>
        <w:annotationRef/>
      </w:r>
      <w:r>
        <w:rPr>
          <w:rFonts w:hint="eastAsia"/>
        </w:rPr>
        <w:t>给出干扰半径和安全距离</w:t>
      </w:r>
      <w:r w:rsidR="009458AE">
        <w:rPr>
          <w:rFonts w:hint="eastAsia"/>
        </w:rPr>
        <w:t>等参数</w:t>
      </w:r>
      <w:r>
        <w:rPr>
          <w:rFonts w:hint="eastAsia"/>
        </w:rPr>
        <w:t>的计算公式。</w:t>
      </w:r>
      <w:r w:rsidR="009458AE">
        <w:rPr>
          <w:rFonts w:hint="eastAsia"/>
        </w:rPr>
        <w:t>给出计算范围结果</w:t>
      </w:r>
    </w:p>
  </w:comment>
  <w:comment w:id="258" w:author="Lianghui Ding" w:date="2025-11-30T14:55:00Z" w:initials="LD">
    <w:p w14:paraId="3EF82C8A" w14:textId="1D9C6F33" w:rsidR="00A0057C" w:rsidRDefault="00A0057C">
      <w:pPr>
        <w:pStyle w:val="ad"/>
      </w:pPr>
      <w:r>
        <w:rPr>
          <w:rStyle w:val="ac"/>
        </w:rPr>
        <w:annotationRef/>
      </w:r>
      <w:r>
        <w:rPr>
          <w:rFonts w:hint="eastAsia"/>
        </w:rPr>
        <w:t>规划时间？还是到达时间？</w:t>
      </w:r>
    </w:p>
  </w:comment>
  <w:comment w:id="259" w:author="运璐 何" w:date="2025-11-30T20:51:00Z" w:initials="运璐">
    <w:p w14:paraId="0AEA4BEA" w14:textId="6AE9E2C9" w:rsidR="009C77F3" w:rsidRDefault="009C77F3">
      <w:pPr>
        <w:pStyle w:val="ad"/>
      </w:pPr>
      <w:r>
        <w:rPr>
          <w:rStyle w:val="ac"/>
        </w:rPr>
        <w:annotationRef/>
      </w:r>
      <w:r>
        <w:rPr>
          <w:rFonts w:hint="eastAsia"/>
        </w:rPr>
        <w:t>规划时间容易歧义为（算法计算花费的时间）；到达时间更明确是无人机的</w:t>
      </w:r>
      <w:r w:rsidR="00036F5E">
        <w:rPr>
          <w:rFonts w:hint="eastAsia"/>
        </w:rPr>
        <w:t>到达目标的</w:t>
      </w:r>
      <w:r>
        <w:rPr>
          <w:rFonts w:hint="eastAsia"/>
        </w:rPr>
        <w:t>运动时间</w:t>
      </w:r>
    </w:p>
  </w:comment>
  <w:comment w:id="284" w:author="Lianghui Ding" w:date="2025-11-30T15:10:00Z" w:initials="LD">
    <w:p w14:paraId="06755E2B" w14:textId="1F883087" w:rsidR="007705E0" w:rsidRDefault="007705E0">
      <w:pPr>
        <w:pStyle w:val="ad"/>
      </w:pPr>
      <w:r>
        <w:rPr>
          <w:rStyle w:val="ac"/>
        </w:rPr>
        <w:annotationRef/>
      </w:r>
      <w:r>
        <w:rPr>
          <w:rFonts w:hint="eastAsia"/>
        </w:rPr>
        <w:t>参考上一段进行分析。后面的图参考这一个内容进行分析。</w:t>
      </w:r>
      <w:r w:rsidR="00994942">
        <w:rPr>
          <w:rFonts w:hint="eastAsia"/>
        </w:rPr>
        <w:t>语言精炼，讲到要点。</w:t>
      </w:r>
    </w:p>
  </w:comment>
  <w:comment w:id="285" w:author="运璐 何" w:date="2025-12-01T20:41:00Z" w:initials="运璐">
    <w:p w14:paraId="6D2AC840" w14:textId="669F4B3E" w:rsidR="00FD7133" w:rsidRDefault="00FD7133">
      <w:pPr>
        <w:pStyle w:val="ad"/>
      </w:pPr>
      <w:r>
        <w:rPr>
          <w:rStyle w:val="ac"/>
        </w:rPr>
        <w:annotationRef/>
      </w:r>
      <w:r w:rsidR="0005799E">
        <w:rPr>
          <w:rFonts w:hint="eastAsia"/>
        </w:rPr>
        <w:t>后续都</w:t>
      </w:r>
      <w:r>
        <w:rPr>
          <w:rFonts w:hint="eastAsia"/>
        </w:rPr>
        <w:t>修改对应的表述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8AF2AC" w15:done="0"/>
  <w15:commentEx w15:paraId="5A4361E4" w15:paraIdParent="008AF2AC" w15:done="0"/>
  <w15:commentEx w15:paraId="72CB18D5" w15:done="0"/>
  <w15:commentEx w15:paraId="2A8D8BBC" w15:paraIdParent="72CB18D5" w15:done="0"/>
  <w15:commentEx w15:paraId="544DEF7E" w15:done="0"/>
  <w15:commentEx w15:paraId="5A13CD94" w15:done="0"/>
  <w15:commentEx w15:paraId="080FB5F8" w15:done="0"/>
  <w15:commentEx w15:paraId="77889EAD" w15:paraIdParent="080FB5F8" w15:done="0"/>
  <w15:commentEx w15:paraId="6719D763" w15:done="0"/>
  <w15:commentEx w15:paraId="5F02B3F5" w15:paraIdParent="6719D763" w15:done="0"/>
  <w15:commentEx w15:paraId="41E55795" w15:done="0"/>
  <w15:commentEx w15:paraId="45728223" w15:paraIdParent="41E55795" w15:done="0"/>
  <w15:commentEx w15:paraId="799E15C3" w15:done="0"/>
  <w15:commentEx w15:paraId="12C7C043" w15:done="0"/>
  <w15:commentEx w15:paraId="2FA78060" w15:paraIdParent="12C7C043" w15:done="0"/>
  <w15:commentEx w15:paraId="32EFFF0B" w15:done="0"/>
  <w15:commentEx w15:paraId="57C67889" w15:done="0"/>
  <w15:commentEx w15:paraId="35D1A7F9" w15:done="0"/>
  <w15:commentEx w15:paraId="16652521" w15:done="0"/>
  <w15:commentEx w15:paraId="6A5B2D41" w15:paraIdParent="16652521" w15:done="0"/>
  <w15:commentEx w15:paraId="44E24A55" w15:paraIdParent="16652521" w15:done="0"/>
  <w15:commentEx w15:paraId="2498FB36" w15:done="0"/>
  <w15:commentEx w15:paraId="4F31AEBB" w15:paraIdParent="2498FB36" w15:done="0"/>
  <w15:commentEx w15:paraId="5509C419" w15:done="0"/>
  <w15:commentEx w15:paraId="4D74A08B" w15:paraIdParent="5509C419" w15:done="0"/>
  <w15:commentEx w15:paraId="61EFEFC7" w15:done="0"/>
  <w15:commentEx w15:paraId="40EA5D43" w15:paraIdParent="61EFEFC7" w15:done="0"/>
  <w15:commentEx w15:paraId="391570B2" w15:done="0"/>
  <w15:commentEx w15:paraId="3AA5899D" w15:paraIdParent="391570B2" w15:done="0"/>
  <w15:commentEx w15:paraId="3EF82C8A" w15:done="0"/>
  <w15:commentEx w15:paraId="0AEA4BEA" w15:paraIdParent="3EF82C8A" w15:done="0"/>
  <w15:commentEx w15:paraId="06755E2B" w15:done="0"/>
  <w15:commentEx w15:paraId="6D2AC840" w15:paraIdParent="06755E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6D183" w16cex:dateUtc="2025-11-30T06:21:00Z"/>
  <w16cex:commentExtensible w16cex:durableId="2CD727F9" w16cex:dateUtc="2025-11-30T12:30:00Z"/>
  <w16cex:commentExtensible w16cex:durableId="2CD6D3B2" w16cex:dateUtc="2025-11-30T06:31:00Z"/>
  <w16cex:commentExtensible w16cex:durableId="2CD72E7E" w16cex:dateUtc="2025-11-30T12:58:00Z"/>
  <w16cex:commentExtensible w16cex:durableId="2CE969D4" w16cex:dateUtc="2025-12-14T08:52:00Z"/>
  <w16cex:commentExtensible w16cex:durableId="2CE96AF3" w16cex:dateUtc="2025-12-14T08:57:00Z"/>
  <w16cex:commentExtensible w16cex:durableId="2CD6D521" w16cex:dateUtc="2025-11-30T06:37:00Z"/>
  <w16cex:commentExtensible w16cex:durableId="2CD729EA" w16cex:dateUtc="2025-11-30T12:39:00Z"/>
  <w16cex:commentExtensible w16cex:durableId="2CD6D624" w16cex:dateUtc="2025-11-30T06:41:00Z"/>
  <w16cex:commentExtensible w16cex:durableId="2CD72ECD" w16cex:dateUtc="2025-11-30T12:59:00Z"/>
  <w16cex:commentExtensible w16cex:durableId="2CD6D66C" w16cex:dateUtc="2025-11-30T06:42:00Z"/>
  <w16cex:commentExtensible w16cex:durableId="2CD72A6A" w16cex:dateUtc="2025-11-30T12:41:00Z"/>
  <w16cex:commentExtensible w16cex:durableId="2CE96B2F" w16cex:dateUtc="2025-12-14T08:58:00Z"/>
  <w16cex:commentExtensible w16cex:durableId="2CD6D69C" w16cex:dateUtc="2025-11-30T06:43:00Z"/>
  <w16cex:commentExtensible w16cex:durableId="2CD72B24" w16cex:dateUtc="2025-11-30T12:44:00Z"/>
  <w16cex:commentExtensible w16cex:durableId="2CE96BC6" w16cex:dateUtc="2025-12-14T09:00:00Z"/>
  <w16cex:commentExtensible w16cex:durableId="2CE96BB4" w16cex:dateUtc="2025-12-14T09:00:00Z"/>
  <w16cex:commentExtensible w16cex:durableId="2CE96C22" w16cex:dateUtc="2025-12-14T09:02:00Z"/>
  <w16cex:commentExtensible w16cex:durableId="2CD6D774" w16cex:dateUtc="2025-11-30T06:47:00Z"/>
  <w16cex:commentExtensible w16cex:durableId="2CD87C81" w16cex:dateUtc="2025-12-01T12:43:00Z"/>
  <w16cex:commentExtensible w16cex:durableId="2CE96D7B" w16cex:dateUtc="2025-12-14T09:08:00Z"/>
  <w16cex:commentExtensible w16cex:durableId="2CD6D79E" w16cex:dateUtc="2025-11-30T06:47:00Z"/>
  <w16cex:commentExtensible w16cex:durableId="2CD72E25" w16cex:dateUtc="2025-11-30T12:57:00Z"/>
  <w16cex:commentExtensible w16cex:durableId="2CD6D7E1" w16cex:dateUtc="2025-11-30T06:49:00Z"/>
  <w16cex:commentExtensible w16cex:durableId="2CD72F61" w16cex:dateUtc="2025-11-30T13:02:00Z"/>
  <w16cex:commentExtensible w16cex:durableId="2CD6D867" w16cex:dateUtc="2025-11-30T06:51:00Z"/>
  <w16cex:commentExtensible w16cex:durableId="2CD72C96" w16cex:dateUtc="2025-11-30T12:50:00Z"/>
  <w16cex:commentExtensible w16cex:durableId="2CD6D8F7" w16cex:dateUtc="2025-11-30T06:53:00Z"/>
  <w16cex:commentExtensible w16cex:durableId="2CD7F863" w16cex:dateUtc="2025-12-01T03:20:00Z"/>
  <w16cex:commentExtensible w16cex:durableId="2CD6D95B" w16cex:dateUtc="2025-11-30T06:55:00Z"/>
  <w16cex:commentExtensible w16cex:durableId="2CD72CBE" w16cex:dateUtc="2025-11-30T12:51:00Z"/>
  <w16cex:commentExtensible w16cex:durableId="2CD6DCF2" w16cex:dateUtc="2025-11-30T07:10:00Z"/>
  <w16cex:commentExtensible w16cex:durableId="2CD87C06" w16cex:dateUtc="2025-12-01T1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8AF2AC" w16cid:durableId="2CD6D183"/>
  <w16cid:commentId w16cid:paraId="5A4361E4" w16cid:durableId="2CD727F9"/>
  <w16cid:commentId w16cid:paraId="72CB18D5" w16cid:durableId="2CD6D3B2"/>
  <w16cid:commentId w16cid:paraId="2A8D8BBC" w16cid:durableId="2CD72E7E"/>
  <w16cid:commentId w16cid:paraId="544DEF7E" w16cid:durableId="2CE969D4"/>
  <w16cid:commentId w16cid:paraId="5A13CD94" w16cid:durableId="2CE96AF3"/>
  <w16cid:commentId w16cid:paraId="080FB5F8" w16cid:durableId="2CD6D521"/>
  <w16cid:commentId w16cid:paraId="77889EAD" w16cid:durableId="2CD729EA"/>
  <w16cid:commentId w16cid:paraId="6719D763" w16cid:durableId="2CD6D624"/>
  <w16cid:commentId w16cid:paraId="5F02B3F5" w16cid:durableId="2CD72ECD"/>
  <w16cid:commentId w16cid:paraId="41E55795" w16cid:durableId="2CD6D66C"/>
  <w16cid:commentId w16cid:paraId="45728223" w16cid:durableId="2CD72A6A"/>
  <w16cid:commentId w16cid:paraId="799E15C3" w16cid:durableId="2CE96B2F"/>
  <w16cid:commentId w16cid:paraId="12C7C043" w16cid:durableId="2CD6D69C"/>
  <w16cid:commentId w16cid:paraId="2FA78060" w16cid:durableId="2CD72B24"/>
  <w16cid:commentId w16cid:paraId="32EFFF0B" w16cid:durableId="2CE96BC6"/>
  <w16cid:commentId w16cid:paraId="57C67889" w16cid:durableId="2CE96BB4"/>
  <w16cid:commentId w16cid:paraId="35D1A7F9" w16cid:durableId="2CE96C22"/>
  <w16cid:commentId w16cid:paraId="16652521" w16cid:durableId="2CD6D774"/>
  <w16cid:commentId w16cid:paraId="6A5B2D41" w16cid:durableId="2CD87C81"/>
  <w16cid:commentId w16cid:paraId="44E24A55" w16cid:durableId="2CE96D7B"/>
  <w16cid:commentId w16cid:paraId="2498FB36" w16cid:durableId="2CD6D79E"/>
  <w16cid:commentId w16cid:paraId="4F31AEBB" w16cid:durableId="2CD72E25"/>
  <w16cid:commentId w16cid:paraId="5509C419" w16cid:durableId="2CD6D7E1"/>
  <w16cid:commentId w16cid:paraId="4D74A08B" w16cid:durableId="2CD72F61"/>
  <w16cid:commentId w16cid:paraId="61EFEFC7" w16cid:durableId="2CD6D867"/>
  <w16cid:commentId w16cid:paraId="40EA5D43" w16cid:durableId="2CD72C96"/>
  <w16cid:commentId w16cid:paraId="391570B2" w16cid:durableId="2CD6D8F7"/>
  <w16cid:commentId w16cid:paraId="3AA5899D" w16cid:durableId="2CD7F863"/>
  <w16cid:commentId w16cid:paraId="3EF82C8A" w16cid:durableId="2CD6D95B"/>
  <w16cid:commentId w16cid:paraId="0AEA4BEA" w16cid:durableId="2CD72CBE"/>
  <w16cid:commentId w16cid:paraId="06755E2B" w16cid:durableId="2CD6DCF2"/>
  <w16cid:commentId w16cid:paraId="6D2AC840" w16cid:durableId="2CD87C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6DBA6" w14:textId="77777777" w:rsidR="00C22CE4" w:rsidRDefault="00C22CE4">
      <w:r>
        <w:separator/>
      </w:r>
    </w:p>
  </w:endnote>
  <w:endnote w:type="continuationSeparator" w:id="0">
    <w:p w14:paraId="693BC5FB" w14:textId="77777777" w:rsidR="00C22CE4" w:rsidRDefault="00C22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1059B" w14:textId="77777777" w:rsidR="00CE5DCB" w:rsidRDefault="00CE5DC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F2FB5" w14:textId="77777777" w:rsidR="00CE5DCB" w:rsidRDefault="00CE5DC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4E08" w14:textId="77777777" w:rsidR="00CE5DCB" w:rsidRDefault="00CE5DC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65E2B" w14:textId="77777777" w:rsidR="00C22CE4" w:rsidRDefault="00C22CE4">
      <w:r>
        <w:separator/>
      </w:r>
    </w:p>
  </w:footnote>
  <w:footnote w:type="continuationSeparator" w:id="0">
    <w:p w14:paraId="00F73DC4" w14:textId="77777777" w:rsidR="00C22CE4" w:rsidRDefault="00C22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B0571" w14:textId="77777777" w:rsidR="00CE5DCB" w:rsidRDefault="00CE5DC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1E87A" w14:textId="77777777" w:rsidR="00CE5DCB" w:rsidRDefault="00CE5DC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44E8"/>
    <w:rsid w:val="00006250"/>
    <w:rsid w:val="00007A85"/>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36F5E"/>
    <w:rsid w:val="0004023F"/>
    <w:rsid w:val="0004087A"/>
    <w:rsid w:val="00040E7C"/>
    <w:rsid w:val="00047B95"/>
    <w:rsid w:val="00047E9E"/>
    <w:rsid w:val="000521FD"/>
    <w:rsid w:val="00053016"/>
    <w:rsid w:val="00053FCA"/>
    <w:rsid w:val="0005464F"/>
    <w:rsid w:val="000550FE"/>
    <w:rsid w:val="00056E19"/>
    <w:rsid w:val="00057719"/>
    <w:rsid w:val="0005799E"/>
    <w:rsid w:val="0006006C"/>
    <w:rsid w:val="0006331C"/>
    <w:rsid w:val="00063A54"/>
    <w:rsid w:val="00064C76"/>
    <w:rsid w:val="0006671B"/>
    <w:rsid w:val="000707BB"/>
    <w:rsid w:val="000709D0"/>
    <w:rsid w:val="0007587C"/>
    <w:rsid w:val="0008052E"/>
    <w:rsid w:val="00080D34"/>
    <w:rsid w:val="00081201"/>
    <w:rsid w:val="00083B11"/>
    <w:rsid w:val="00085A8C"/>
    <w:rsid w:val="000869A5"/>
    <w:rsid w:val="00087FBB"/>
    <w:rsid w:val="00091951"/>
    <w:rsid w:val="000929B6"/>
    <w:rsid w:val="00096A5A"/>
    <w:rsid w:val="0009751C"/>
    <w:rsid w:val="000A1501"/>
    <w:rsid w:val="000A1CA7"/>
    <w:rsid w:val="000A3187"/>
    <w:rsid w:val="000A5190"/>
    <w:rsid w:val="000A6049"/>
    <w:rsid w:val="000A6192"/>
    <w:rsid w:val="000A73CA"/>
    <w:rsid w:val="000A7E87"/>
    <w:rsid w:val="000B028D"/>
    <w:rsid w:val="000B2CD3"/>
    <w:rsid w:val="000B3996"/>
    <w:rsid w:val="000B46E3"/>
    <w:rsid w:val="000B4BA5"/>
    <w:rsid w:val="000B4E97"/>
    <w:rsid w:val="000B5FF9"/>
    <w:rsid w:val="000C0997"/>
    <w:rsid w:val="000C4022"/>
    <w:rsid w:val="000C5341"/>
    <w:rsid w:val="000C7D1B"/>
    <w:rsid w:val="000D02C0"/>
    <w:rsid w:val="000D09DB"/>
    <w:rsid w:val="000D109A"/>
    <w:rsid w:val="000D1B1E"/>
    <w:rsid w:val="000D1E55"/>
    <w:rsid w:val="000D246B"/>
    <w:rsid w:val="000D5AC0"/>
    <w:rsid w:val="000E1EF6"/>
    <w:rsid w:val="000E4327"/>
    <w:rsid w:val="000E4484"/>
    <w:rsid w:val="000E53FC"/>
    <w:rsid w:val="000E5A15"/>
    <w:rsid w:val="000E7624"/>
    <w:rsid w:val="000E7C72"/>
    <w:rsid w:val="000F2EA3"/>
    <w:rsid w:val="000F4F18"/>
    <w:rsid w:val="001019E5"/>
    <w:rsid w:val="0010271F"/>
    <w:rsid w:val="0010329A"/>
    <w:rsid w:val="0010506D"/>
    <w:rsid w:val="0010574F"/>
    <w:rsid w:val="00106614"/>
    <w:rsid w:val="00107913"/>
    <w:rsid w:val="00112E5B"/>
    <w:rsid w:val="001137D4"/>
    <w:rsid w:val="001174E7"/>
    <w:rsid w:val="001175A3"/>
    <w:rsid w:val="001203FD"/>
    <w:rsid w:val="00120CCF"/>
    <w:rsid w:val="001214EF"/>
    <w:rsid w:val="00122A59"/>
    <w:rsid w:val="00122E0D"/>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5BE3"/>
    <w:rsid w:val="001A7663"/>
    <w:rsid w:val="001B0F36"/>
    <w:rsid w:val="001B5999"/>
    <w:rsid w:val="001C4408"/>
    <w:rsid w:val="001D27EE"/>
    <w:rsid w:val="001D3B1F"/>
    <w:rsid w:val="001D4618"/>
    <w:rsid w:val="001D7C12"/>
    <w:rsid w:val="001E14A3"/>
    <w:rsid w:val="001E192C"/>
    <w:rsid w:val="001E55A7"/>
    <w:rsid w:val="001E5F75"/>
    <w:rsid w:val="001E6E65"/>
    <w:rsid w:val="001F2657"/>
    <w:rsid w:val="001F68AF"/>
    <w:rsid w:val="002001EB"/>
    <w:rsid w:val="0020273A"/>
    <w:rsid w:val="00203065"/>
    <w:rsid w:val="00203248"/>
    <w:rsid w:val="0020425E"/>
    <w:rsid w:val="00205ED6"/>
    <w:rsid w:val="002101B0"/>
    <w:rsid w:val="00210344"/>
    <w:rsid w:val="00214CA7"/>
    <w:rsid w:val="00215F0F"/>
    <w:rsid w:val="00220E7D"/>
    <w:rsid w:val="00222F6C"/>
    <w:rsid w:val="00223546"/>
    <w:rsid w:val="0022489D"/>
    <w:rsid w:val="00225286"/>
    <w:rsid w:val="002254E1"/>
    <w:rsid w:val="00225E0B"/>
    <w:rsid w:val="00226629"/>
    <w:rsid w:val="0023080E"/>
    <w:rsid w:val="002309D4"/>
    <w:rsid w:val="002314F2"/>
    <w:rsid w:val="00233AA4"/>
    <w:rsid w:val="00234ACA"/>
    <w:rsid w:val="00234E69"/>
    <w:rsid w:val="0023624D"/>
    <w:rsid w:val="00237BC7"/>
    <w:rsid w:val="00241C01"/>
    <w:rsid w:val="002423A1"/>
    <w:rsid w:val="00243469"/>
    <w:rsid w:val="00246AA4"/>
    <w:rsid w:val="0024739E"/>
    <w:rsid w:val="002529E4"/>
    <w:rsid w:val="00252CCE"/>
    <w:rsid w:val="00254D3F"/>
    <w:rsid w:val="002575E1"/>
    <w:rsid w:val="002602DB"/>
    <w:rsid w:val="00260FEB"/>
    <w:rsid w:val="00263538"/>
    <w:rsid w:val="002636A2"/>
    <w:rsid w:val="00265414"/>
    <w:rsid w:val="00265443"/>
    <w:rsid w:val="002706F3"/>
    <w:rsid w:val="00271A00"/>
    <w:rsid w:val="002735B9"/>
    <w:rsid w:val="002742F8"/>
    <w:rsid w:val="00275D43"/>
    <w:rsid w:val="00277338"/>
    <w:rsid w:val="00280C78"/>
    <w:rsid w:val="002829CE"/>
    <w:rsid w:val="0028351F"/>
    <w:rsid w:val="002862C6"/>
    <w:rsid w:val="00296891"/>
    <w:rsid w:val="00296F01"/>
    <w:rsid w:val="002A1DDD"/>
    <w:rsid w:val="002A1FB2"/>
    <w:rsid w:val="002A3097"/>
    <w:rsid w:val="002A3C04"/>
    <w:rsid w:val="002A5672"/>
    <w:rsid w:val="002A66EA"/>
    <w:rsid w:val="002B007E"/>
    <w:rsid w:val="002B011D"/>
    <w:rsid w:val="002B01C1"/>
    <w:rsid w:val="002B0CA9"/>
    <w:rsid w:val="002B67E1"/>
    <w:rsid w:val="002B7C02"/>
    <w:rsid w:val="002C2012"/>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69D6"/>
    <w:rsid w:val="002F779F"/>
    <w:rsid w:val="002F7E39"/>
    <w:rsid w:val="00300946"/>
    <w:rsid w:val="0030126C"/>
    <w:rsid w:val="003025F9"/>
    <w:rsid w:val="003026BD"/>
    <w:rsid w:val="003031F5"/>
    <w:rsid w:val="00303A2A"/>
    <w:rsid w:val="003076F0"/>
    <w:rsid w:val="00310A33"/>
    <w:rsid w:val="00312450"/>
    <w:rsid w:val="00314A00"/>
    <w:rsid w:val="00315169"/>
    <w:rsid w:val="00316119"/>
    <w:rsid w:val="003178F0"/>
    <w:rsid w:val="00324448"/>
    <w:rsid w:val="00324D92"/>
    <w:rsid w:val="00325891"/>
    <w:rsid w:val="0032695C"/>
    <w:rsid w:val="00332D74"/>
    <w:rsid w:val="00334CBB"/>
    <w:rsid w:val="00337B2D"/>
    <w:rsid w:val="003402EC"/>
    <w:rsid w:val="003407FC"/>
    <w:rsid w:val="003429B3"/>
    <w:rsid w:val="00344C9D"/>
    <w:rsid w:val="003455BF"/>
    <w:rsid w:val="00363D61"/>
    <w:rsid w:val="00366BC6"/>
    <w:rsid w:val="00366EBF"/>
    <w:rsid w:val="00367A67"/>
    <w:rsid w:val="00370C73"/>
    <w:rsid w:val="00371184"/>
    <w:rsid w:val="00374195"/>
    <w:rsid w:val="00374C17"/>
    <w:rsid w:val="0037580B"/>
    <w:rsid w:val="00381027"/>
    <w:rsid w:val="00382010"/>
    <w:rsid w:val="00383D6B"/>
    <w:rsid w:val="00383E6B"/>
    <w:rsid w:val="00384BB2"/>
    <w:rsid w:val="00386CBF"/>
    <w:rsid w:val="00387F3B"/>
    <w:rsid w:val="00390B24"/>
    <w:rsid w:val="00390CAD"/>
    <w:rsid w:val="00392B5B"/>
    <w:rsid w:val="0039357A"/>
    <w:rsid w:val="00394BEE"/>
    <w:rsid w:val="00395040"/>
    <w:rsid w:val="003955BC"/>
    <w:rsid w:val="00397775"/>
    <w:rsid w:val="003A0DB3"/>
    <w:rsid w:val="003A178A"/>
    <w:rsid w:val="003A6624"/>
    <w:rsid w:val="003A7698"/>
    <w:rsid w:val="003A796A"/>
    <w:rsid w:val="003B3321"/>
    <w:rsid w:val="003B5686"/>
    <w:rsid w:val="003B5F03"/>
    <w:rsid w:val="003B6079"/>
    <w:rsid w:val="003B7EA5"/>
    <w:rsid w:val="003C0139"/>
    <w:rsid w:val="003C0433"/>
    <w:rsid w:val="003C134A"/>
    <w:rsid w:val="003C3769"/>
    <w:rsid w:val="003C4994"/>
    <w:rsid w:val="003C4C53"/>
    <w:rsid w:val="003C7D07"/>
    <w:rsid w:val="003D0976"/>
    <w:rsid w:val="003D2B4A"/>
    <w:rsid w:val="003D4034"/>
    <w:rsid w:val="003D4ACB"/>
    <w:rsid w:val="003D7711"/>
    <w:rsid w:val="003E4445"/>
    <w:rsid w:val="003E4DC5"/>
    <w:rsid w:val="003E4F01"/>
    <w:rsid w:val="003E62EB"/>
    <w:rsid w:val="003F304A"/>
    <w:rsid w:val="003F4496"/>
    <w:rsid w:val="003F6D8E"/>
    <w:rsid w:val="004046E3"/>
    <w:rsid w:val="00404BF5"/>
    <w:rsid w:val="0040692D"/>
    <w:rsid w:val="00406B0B"/>
    <w:rsid w:val="00407558"/>
    <w:rsid w:val="004112D7"/>
    <w:rsid w:val="00411635"/>
    <w:rsid w:val="00411AE4"/>
    <w:rsid w:val="00412B92"/>
    <w:rsid w:val="0041424B"/>
    <w:rsid w:val="00416B79"/>
    <w:rsid w:val="00417575"/>
    <w:rsid w:val="00417F3E"/>
    <w:rsid w:val="004227FF"/>
    <w:rsid w:val="0042304C"/>
    <w:rsid w:val="0042338B"/>
    <w:rsid w:val="00423E43"/>
    <w:rsid w:val="004372F4"/>
    <w:rsid w:val="00440574"/>
    <w:rsid w:val="004434BD"/>
    <w:rsid w:val="00444505"/>
    <w:rsid w:val="00445991"/>
    <w:rsid w:val="00446799"/>
    <w:rsid w:val="00446A9D"/>
    <w:rsid w:val="00447652"/>
    <w:rsid w:val="00447D9B"/>
    <w:rsid w:val="00450A26"/>
    <w:rsid w:val="00451508"/>
    <w:rsid w:val="0045228A"/>
    <w:rsid w:val="00452A1B"/>
    <w:rsid w:val="00454253"/>
    <w:rsid w:val="00455825"/>
    <w:rsid w:val="00457313"/>
    <w:rsid w:val="00457565"/>
    <w:rsid w:val="00460401"/>
    <w:rsid w:val="00462A30"/>
    <w:rsid w:val="004640D6"/>
    <w:rsid w:val="004647EA"/>
    <w:rsid w:val="00467AA5"/>
    <w:rsid w:val="004718D7"/>
    <w:rsid w:val="0047360F"/>
    <w:rsid w:val="004774E4"/>
    <w:rsid w:val="00477A6D"/>
    <w:rsid w:val="004816C3"/>
    <w:rsid w:val="00481E5F"/>
    <w:rsid w:val="00482413"/>
    <w:rsid w:val="004854D6"/>
    <w:rsid w:val="004858B6"/>
    <w:rsid w:val="00487D8E"/>
    <w:rsid w:val="00490953"/>
    <w:rsid w:val="00492087"/>
    <w:rsid w:val="00493B3F"/>
    <w:rsid w:val="00493F10"/>
    <w:rsid w:val="004944FE"/>
    <w:rsid w:val="004A2023"/>
    <w:rsid w:val="004A4200"/>
    <w:rsid w:val="004A4535"/>
    <w:rsid w:val="004A559F"/>
    <w:rsid w:val="004A6827"/>
    <w:rsid w:val="004A7B08"/>
    <w:rsid w:val="004B1FBE"/>
    <w:rsid w:val="004B680A"/>
    <w:rsid w:val="004C002B"/>
    <w:rsid w:val="004C03E6"/>
    <w:rsid w:val="004C136A"/>
    <w:rsid w:val="004C4651"/>
    <w:rsid w:val="004C6C67"/>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4A00"/>
    <w:rsid w:val="005164BB"/>
    <w:rsid w:val="005170D6"/>
    <w:rsid w:val="00517DE4"/>
    <w:rsid w:val="00520778"/>
    <w:rsid w:val="0052079C"/>
    <w:rsid w:val="00522C7B"/>
    <w:rsid w:val="00522E5A"/>
    <w:rsid w:val="00526F5B"/>
    <w:rsid w:val="00526F62"/>
    <w:rsid w:val="00530B97"/>
    <w:rsid w:val="00530D60"/>
    <w:rsid w:val="00530D73"/>
    <w:rsid w:val="00534069"/>
    <w:rsid w:val="00534EAA"/>
    <w:rsid w:val="00542904"/>
    <w:rsid w:val="00544E13"/>
    <w:rsid w:val="00545C9A"/>
    <w:rsid w:val="00546689"/>
    <w:rsid w:val="00550116"/>
    <w:rsid w:val="005501CC"/>
    <w:rsid w:val="00553343"/>
    <w:rsid w:val="00553EE7"/>
    <w:rsid w:val="00555AF0"/>
    <w:rsid w:val="005601EE"/>
    <w:rsid w:val="00560AD7"/>
    <w:rsid w:val="005620DA"/>
    <w:rsid w:val="00563283"/>
    <w:rsid w:val="00563F59"/>
    <w:rsid w:val="00564F02"/>
    <w:rsid w:val="00567C29"/>
    <w:rsid w:val="0057175B"/>
    <w:rsid w:val="00571BEA"/>
    <w:rsid w:val="00573C76"/>
    <w:rsid w:val="00575D22"/>
    <w:rsid w:val="0058032F"/>
    <w:rsid w:val="005824C8"/>
    <w:rsid w:val="00583115"/>
    <w:rsid w:val="005847DF"/>
    <w:rsid w:val="00585634"/>
    <w:rsid w:val="0059760E"/>
    <w:rsid w:val="005A1A2A"/>
    <w:rsid w:val="005A29EC"/>
    <w:rsid w:val="005A6F11"/>
    <w:rsid w:val="005B011E"/>
    <w:rsid w:val="005B0526"/>
    <w:rsid w:val="005B0576"/>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487B"/>
    <w:rsid w:val="005E5203"/>
    <w:rsid w:val="005E66CE"/>
    <w:rsid w:val="005E701F"/>
    <w:rsid w:val="005E705F"/>
    <w:rsid w:val="005F04D4"/>
    <w:rsid w:val="005F1486"/>
    <w:rsid w:val="005F1D75"/>
    <w:rsid w:val="005F533A"/>
    <w:rsid w:val="005F5588"/>
    <w:rsid w:val="005F5698"/>
    <w:rsid w:val="005F7B46"/>
    <w:rsid w:val="006000D4"/>
    <w:rsid w:val="00600C36"/>
    <w:rsid w:val="00602875"/>
    <w:rsid w:val="0060579F"/>
    <w:rsid w:val="006164C5"/>
    <w:rsid w:val="006165F0"/>
    <w:rsid w:val="0062038A"/>
    <w:rsid w:val="00620412"/>
    <w:rsid w:val="00620668"/>
    <w:rsid w:val="00620BC9"/>
    <w:rsid w:val="006229EB"/>
    <w:rsid w:val="006230ED"/>
    <w:rsid w:val="00623450"/>
    <w:rsid w:val="00624253"/>
    <w:rsid w:val="0062468B"/>
    <w:rsid w:val="00624D7D"/>
    <w:rsid w:val="00624FCD"/>
    <w:rsid w:val="00625345"/>
    <w:rsid w:val="00627782"/>
    <w:rsid w:val="006326A1"/>
    <w:rsid w:val="00634305"/>
    <w:rsid w:val="00634331"/>
    <w:rsid w:val="006353B2"/>
    <w:rsid w:val="0063673F"/>
    <w:rsid w:val="006373A8"/>
    <w:rsid w:val="00640479"/>
    <w:rsid w:val="00640FBA"/>
    <w:rsid w:val="0064189B"/>
    <w:rsid w:val="0064375F"/>
    <w:rsid w:val="006438FF"/>
    <w:rsid w:val="00643FFA"/>
    <w:rsid w:val="00645113"/>
    <w:rsid w:val="006456D3"/>
    <w:rsid w:val="00646012"/>
    <w:rsid w:val="00646C15"/>
    <w:rsid w:val="006501BA"/>
    <w:rsid w:val="00651BD7"/>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6FA5"/>
    <w:rsid w:val="0068703E"/>
    <w:rsid w:val="0069207E"/>
    <w:rsid w:val="006920B9"/>
    <w:rsid w:val="00697207"/>
    <w:rsid w:val="006A1537"/>
    <w:rsid w:val="006A15E5"/>
    <w:rsid w:val="006A1923"/>
    <w:rsid w:val="006A38D1"/>
    <w:rsid w:val="006A5BCB"/>
    <w:rsid w:val="006A6962"/>
    <w:rsid w:val="006B1A67"/>
    <w:rsid w:val="006B2B47"/>
    <w:rsid w:val="006B4930"/>
    <w:rsid w:val="006C203F"/>
    <w:rsid w:val="006C2466"/>
    <w:rsid w:val="006C41D6"/>
    <w:rsid w:val="006C5AE2"/>
    <w:rsid w:val="006C5F24"/>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0A75"/>
    <w:rsid w:val="00701309"/>
    <w:rsid w:val="00703510"/>
    <w:rsid w:val="00703571"/>
    <w:rsid w:val="00707330"/>
    <w:rsid w:val="00710248"/>
    <w:rsid w:val="0071035A"/>
    <w:rsid w:val="00710878"/>
    <w:rsid w:val="0071107C"/>
    <w:rsid w:val="00711950"/>
    <w:rsid w:val="00713CEF"/>
    <w:rsid w:val="00714449"/>
    <w:rsid w:val="00720327"/>
    <w:rsid w:val="00721233"/>
    <w:rsid w:val="0072536F"/>
    <w:rsid w:val="00726424"/>
    <w:rsid w:val="00727BD3"/>
    <w:rsid w:val="0073462B"/>
    <w:rsid w:val="00735183"/>
    <w:rsid w:val="0073554F"/>
    <w:rsid w:val="0073717C"/>
    <w:rsid w:val="007374B2"/>
    <w:rsid w:val="00744696"/>
    <w:rsid w:val="00744BE1"/>
    <w:rsid w:val="007455C6"/>
    <w:rsid w:val="00747AF3"/>
    <w:rsid w:val="00747B55"/>
    <w:rsid w:val="007521D5"/>
    <w:rsid w:val="007524E4"/>
    <w:rsid w:val="0075256F"/>
    <w:rsid w:val="0075764C"/>
    <w:rsid w:val="007579BC"/>
    <w:rsid w:val="00760CF9"/>
    <w:rsid w:val="00761945"/>
    <w:rsid w:val="00761BC7"/>
    <w:rsid w:val="00762661"/>
    <w:rsid w:val="00762A7B"/>
    <w:rsid w:val="00763001"/>
    <w:rsid w:val="00766DC1"/>
    <w:rsid w:val="00767F3B"/>
    <w:rsid w:val="007705E0"/>
    <w:rsid w:val="00772579"/>
    <w:rsid w:val="00775099"/>
    <w:rsid w:val="00777B78"/>
    <w:rsid w:val="0078002B"/>
    <w:rsid w:val="00780297"/>
    <w:rsid w:val="00780D6A"/>
    <w:rsid w:val="00781307"/>
    <w:rsid w:val="00781AEB"/>
    <w:rsid w:val="00781BE5"/>
    <w:rsid w:val="00782810"/>
    <w:rsid w:val="007837BE"/>
    <w:rsid w:val="00786A0B"/>
    <w:rsid w:val="0079034F"/>
    <w:rsid w:val="00790784"/>
    <w:rsid w:val="007934E7"/>
    <w:rsid w:val="00793FAF"/>
    <w:rsid w:val="007959BE"/>
    <w:rsid w:val="00795B03"/>
    <w:rsid w:val="007A041A"/>
    <w:rsid w:val="007A17F7"/>
    <w:rsid w:val="007A2183"/>
    <w:rsid w:val="007A3657"/>
    <w:rsid w:val="007A37FB"/>
    <w:rsid w:val="007A6609"/>
    <w:rsid w:val="007A6C3E"/>
    <w:rsid w:val="007A6F29"/>
    <w:rsid w:val="007A7A95"/>
    <w:rsid w:val="007B3205"/>
    <w:rsid w:val="007B50FB"/>
    <w:rsid w:val="007B567B"/>
    <w:rsid w:val="007B5E7C"/>
    <w:rsid w:val="007B78B6"/>
    <w:rsid w:val="007C1D1A"/>
    <w:rsid w:val="007C1E25"/>
    <w:rsid w:val="007C4EF2"/>
    <w:rsid w:val="007C7B61"/>
    <w:rsid w:val="007C7CCB"/>
    <w:rsid w:val="007D0D7A"/>
    <w:rsid w:val="007D2371"/>
    <w:rsid w:val="007E55CD"/>
    <w:rsid w:val="007E5E1F"/>
    <w:rsid w:val="007F083D"/>
    <w:rsid w:val="007F653D"/>
    <w:rsid w:val="0080116D"/>
    <w:rsid w:val="008019F9"/>
    <w:rsid w:val="00801FEA"/>
    <w:rsid w:val="00802EC9"/>
    <w:rsid w:val="00804857"/>
    <w:rsid w:val="00806474"/>
    <w:rsid w:val="008074C8"/>
    <w:rsid w:val="00807F35"/>
    <w:rsid w:val="008117B2"/>
    <w:rsid w:val="00811BF3"/>
    <w:rsid w:val="00813823"/>
    <w:rsid w:val="008155C7"/>
    <w:rsid w:val="00820FAD"/>
    <w:rsid w:val="00820FD1"/>
    <w:rsid w:val="00824A10"/>
    <w:rsid w:val="00825CBE"/>
    <w:rsid w:val="00827E82"/>
    <w:rsid w:val="00830D64"/>
    <w:rsid w:val="0083572A"/>
    <w:rsid w:val="0083690F"/>
    <w:rsid w:val="008376A7"/>
    <w:rsid w:val="00840166"/>
    <w:rsid w:val="0084022A"/>
    <w:rsid w:val="00842C8B"/>
    <w:rsid w:val="00843DE2"/>
    <w:rsid w:val="00844A72"/>
    <w:rsid w:val="00844F0F"/>
    <w:rsid w:val="00846A33"/>
    <w:rsid w:val="00851032"/>
    <w:rsid w:val="0085320C"/>
    <w:rsid w:val="008532AC"/>
    <w:rsid w:val="008533F7"/>
    <w:rsid w:val="0085418D"/>
    <w:rsid w:val="00857414"/>
    <w:rsid w:val="0086262C"/>
    <w:rsid w:val="00862B19"/>
    <w:rsid w:val="00862D7D"/>
    <w:rsid w:val="0086782C"/>
    <w:rsid w:val="00871470"/>
    <w:rsid w:val="00871CA3"/>
    <w:rsid w:val="008725F9"/>
    <w:rsid w:val="00872D69"/>
    <w:rsid w:val="00873A5A"/>
    <w:rsid w:val="0087477C"/>
    <w:rsid w:val="00874A3C"/>
    <w:rsid w:val="00877166"/>
    <w:rsid w:val="0088116E"/>
    <w:rsid w:val="0088311C"/>
    <w:rsid w:val="008835AF"/>
    <w:rsid w:val="008844A6"/>
    <w:rsid w:val="008863C8"/>
    <w:rsid w:val="008867F8"/>
    <w:rsid w:val="00891B57"/>
    <w:rsid w:val="00892FD6"/>
    <w:rsid w:val="008976F0"/>
    <w:rsid w:val="008A031F"/>
    <w:rsid w:val="008A077E"/>
    <w:rsid w:val="008A07CD"/>
    <w:rsid w:val="008A122F"/>
    <w:rsid w:val="008A2106"/>
    <w:rsid w:val="008A2710"/>
    <w:rsid w:val="008A2E6D"/>
    <w:rsid w:val="008A5413"/>
    <w:rsid w:val="008A6337"/>
    <w:rsid w:val="008A7A5E"/>
    <w:rsid w:val="008A7B0A"/>
    <w:rsid w:val="008B222F"/>
    <w:rsid w:val="008B78B0"/>
    <w:rsid w:val="008C00D1"/>
    <w:rsid w:val="008C0516"/>
    <w:rsid w:val="008C2E27"/>
    <w:rsid w:val="008C416E"/>
    <w:rsid w:val="008C499E"/>
    <w:rsid w:val="008C5249"/>
    <w:rsid w:val="008D2184"/>
    <w:rsid w:val="008D33C0"/>
    <w:rsid w:val="008D371F"/>
    <w:rsid w:val="008E67B7"/>
    <w:rsid w:val="008E7F02"/>
    <w:rsid w:val="008F1D72"/>
    <w:rsid w:val="008F2B6D"/>
    <w:rsid w:val="008F667D"/>
    <w:rsid w:val="008F72B2"/>
    <w:rsid w:val="00903060"/>
    <w:rsid w:val="00903556"/>
    <w:rsid w:val="0090449F"/>
    <w:rsid w:val="009047EB"/>
    <w:rsid w:val="00905996"/>
    <w:rsid w:val="00907F49"/>
    <w:rsid w:val="00912E28"/>
    <w:rsid w:val="00913558"/>
    <w:rsid w:val="00914007"/>
    <w:rsid w:val="00915CD8"/>
    <w:rsid w:val="00917B92"/>
    <w:rsid w:val="00922721"/>
    <w:rsid w:val="009238DA"/>
    <w:rsid w:val="00923EB9"/>
    <w:rsid w:val="00924D79"/>
    <w:rsid w:val="00924FC4"/>
    <w:rsid w:val="00925848"/>
    <w:rsid w:val="00926EED"/>
    <w:rsid w:val="00927382"/>
    <w:rsid w:val="009275D3"/>
    <w:rsid w:val="009314B3"/>
    <w:rsid w:val="00931E1D"/>
    <w:rsid w:val="00942C71"/>
    <w:rsid w:val="009458AE"/>
    <w:rsid w:val="00945B70"/>
    <w:rsid w:val="00946478"/>
    <w:rsid w:val="009468CC"/>
    <w:rsid w:val="00947131"/>
    <w:rsid w:val="00947AC7"/>
    <w:rsid w:val="00950502"/>
    <w:rsid w:val="009530D1"/>
    <w:rsid w:val="00954D3C"/>
    <w:rsid w:val="0095574D"/>
    <w:rsid w:val="00955752"/>
    <w:rsid w:val="00956599"/>
    <w:rsid w:val="00956A4E"/>
    <w:rsid w:val="009604E7"/>
    <w:rsid w:val="00961819"/>
    <w:rsid w:val="0096204E"/>
    <w:rsid w:val="00964E2C"/>
    <w:rsid w:val="009667D2"/>
    <w:rsid w:val="009673FE"/>
    <w:rsid w:val="00970031"/>
    <w:rsid w:val="0097024D"/>
    <w:rsid w:val="009718C9"/>
    <w:rsid w:val="0097219B"/>
    <w:rsid w:val="00973C16"/>
    <w:rsid w:val="00977E55"/>
    <w:rsid w:val="0098021A"/>
    <w:rsid w:val="00982F23"/>
    <w:rsid w:val="00984DD9"/>
    <w:rsid w:val="0098510E"/>
    <w:rsid w:val="00986484"/>
    <w:rsid w:val="009869F8"/>
    <w:rsid w:val="00986B74"/>
    <w:rsid w:val="00987764"/>
    <w:rsid w:val="0099062F"/>
    <w:rsid w:val="00991962"/>
    <w:rsid w:val="00994942"/>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1EC5"/>
    <w:rsid w:val="009C46D9"/>
    <w:rsid w:val="009C55BB"/>
    <w:rsid w:val="009C77F3"/>
    <w:rsid w:val="009D07DB"/>
    <w:rsid w:val="009D09DB"/>
    <w:rsid w:val="009D0ED2"/>
    <w:rsid w:val="009D2EEA"/>
    <w:rsid w:val="009D30BC"/>
    <w:rsid w:val="009D6F0A"/>
    <w:rsid w:val="009D704F"/>
    <w:rsid w:val="009D7C3B"/>
    <w:rsid w:val="009D7D29"/>
    <w:rsid w:val="009E5410"/>
    <w:rsid w:val="009E6388"/>
    <w:rsid w:val="009E6808"/>
    <w:rsid w:val="009E71DA"/>
    <w:rsid w:val="009E77F8"/>
    <w:rsid w:val="009F1381"/>
    <w:rsid w:val="009F39B9"/>
    <w:rsid w:val="009F3C62"/>
    <w:rsid w:val="009F4A0B"/>
    <w:rsid w:val="009F52BC"/>
    <w:rsid w:val="009F6F0D"/>
    <w:rsid w:val="009F72B8"/>
    <w:rsid w:val="009F7B27"/>
    <w:rsid w:val="00A0057C"/>
    <w:rsid w:val="00A00D06"/>
    <w:rsid w:val="00A03061"/>
    <w:rsid w:val="00A0454B"/>
    <w:rsid w:val="00A0630F"/>
    <w:rsid w:val="00A071D8"/>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6699"/>
    <w:rsid w:val="00A773CC"/>
    <w:rsid w:val="00A80648"/>
    <w:rsid w:val="00A8361A"/>
    <w:rsid w:val="00A83B27"/>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03B6"/>
    <w:rsid w:val="00AB3909"/>
    <w:rsid w:val="00AB7ECE"/>
    <w:rsid w:val="00AC2D1D"/>
    <w:rsid w:val="00AC4413"/>
    <w:rsid w:val="00AC6193"/>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49E1"/>
    <w:rsid w:val="00AF67C3"/>
    <w:rsid w:val="00B0098D"/>
    <w:rsid w:val="00B0242B"/>
    <w:rsid w:val="00B033DF"/>
    <w:rsid w:val="00B0393B"/>
    <w:rsid w:val="00B04056"/>
    <w:rsid w:val="00B04F35"/>
    <w:rsid w:val="00B05CCD"/>
    <w:rsid w:val="00B05ECC"/>
    <w:rsid w:val="00B0617A"/>
    <w:rsid w:val="00B06D41"/>
    <w:rsid w:val="00B135B8"/>
    <w:rsid w:val="00B143E3"/>
    <w:rsid w:val="00B148C0"/>
    <w:rsid w:val="00B1664F"/>
    <w:rsid w:val="00B169E1"/>
    <w:rsid w:val="00B2200C"/>
    <w:rsid w:val="00B22205"/>
    <w:rsid w:val="00B2357F"/>
    <w:rsid w:val="00B23677"/>
    <w:rsid w:val="00B260E3"/>
    <w:rsid w:val="00B269D8"/>
    <w:rsid w:val="00B308E2"/>
    <w:rsid w:val="00B32685"/>
    <w:rsid w:val="00B37379"/>
    <w:rsid w:val="00B37674"/>
    <w:rsid w:val="00B4055C"/>
    <w:rsid w:val="00B41B8E"/>
    <w:rsid w:val="00B445D2"/>
    <w:rsid w:val="00B5209F"/>
    <w:rsid w:val="00B5319E"/>
    <w:rsid w:val="00B53227"/>
    <w:rsid w:val="00B54525"/>
    <w:rsid w:val="00B550EE"/>
    <w:rsid w:val="00B56FB5"/>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D6FA8"/>
    <w:rsid w:val="00BE0CF9"/>
    <w:rsid w:val="00BE2009"/>
    <w:rsid w:val="00BE2564"/>
    <w:rsid w:val="00BE3947"/>
    <w:rsid w:val="00BE4C7F"/>
    <w:rsid w:val="00BE5427"/>
    <w:rsid w:val="00BE7D2F"/>
    <w:rsid w:val="00BF0187"/>
    <w:rsid w:val="00BF0673"/>
    <w:rsid w:val="00BF3230"/>
    <w:rsid w:val="00BF3AAF"/>
    <w:rsid w:val="00BF68AF"/>
    <w:rsid w:val="00BF6FF4"/>
    <w:rsid w:val="00BF7425"/>
    <w:rsid w:val="00C01940"/>
    <w:rsid w:val="00C03461"/>
    <w:rsid w:val="00C03B23"/>
    <w:rsid w:val="00C0544E"/>
    <w:rsid w:val="00C072F6"/>
    <w:rsid w:val="00C12023"/>
    <w:rsid w:val="00C12A7F"/>
    <w:rsid w:val="00C203BA"/>
    <w:rsid w:val="00C22CE4"/>
    <w:rsid w:val="00C246D8"/>
    <w:rsid w:val="00C25D4F"/>
    <w:rsid w:val="00C32E3A"/>
    <w:rsid w:val="00C34254"/>
    <w:rsid w:val="00C3444E"/>
    <w:rsid w:val="00C3513C"/>
    <w:rsid w:val="00C354CF"/>
    <w:rsid w:val="00C40520"/>
    <w:rsid w:val="00C4069E"/>
    <w:rsid w:val="00C421E5"/>
    <w:rsid w:val="00C4652C"/>
    <w:rsid w:val="00C473FB"/>
    <w:rsid w:val="00C56206"/>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963EF"/>
    <w:rsid w:val="00CA45CA"/>
    <w:rsid w:val="00CA533B"/>
    <w:rsid w:val="00CA5441"/>
    <w:rsid w:val="00CB1FA2"/>
    <w:rsid w:val="00CB2042"/>
    <w:rsid w:val="00CB2BF1"/>
    <w:rsid w:val="00CB3DA6"/>
    <w:rsid w:val="00CB44D2"/>
    <w:rsid w:val="00CB7C72"/>
    <w:rsid w:val="00CC0592"/>
    <w:rsid w:val="00CC11C9"/>
    <w:rsid w:val="00CC1B3D"/>
    <w:rsid w:val="00CC2FC2"/>
    <w:rsid w:val="00CC3008"/>
    <w:rsid w:val="00CC5788"/>
    <w:rsid w:val="00CC7445"/>
    <w:rsid w:val="00CC7509"/>
    <w:rsid w:val="00CD064F"/>
    <w:rsid w:val="00CD2272"/>
    <w:rsid w:val="00CD2F21"/>
    <w:rsid w:val="00CD4915"/>
    <w:rsid w:val="00CD4B94"/>
    <w:rsid w:val="00CD7BB2"/>
    <w:rsid w:val="00CE09FE"/>
    <w:rsid w:val="00CE12EF"/>
    <w:rsid w:val="00CE19AA"/>
    <w:rsid w:val="00CE267C"/>
    <w:rsid w:val="00CE4739"/>
    <w:rsid w:val="00CE4D3E"/>
    <w:rsid w:val="00CE58ED"/>
    <w:rsid w:val="00CE5DCB"/>
    <w:rsid w:val="00CF159D"/>
    <w:rsid w:val="00CF1731"/>
    <w:rsid w:val="00CF1B5D"/>
    <w:rsid w:val="00CF1BDF"/>
    <w:rsid w:val="00CF3BD0"/>
    <w:rsid w:val="00CF6EB9"/>
    <w:rsid w:val="00CF6FFC"/>
    <w:rsid w:val="00CF79EA"/>
    <w:rsid w:val="00D0151A"/>
    <w:rsid w:val="00D027A6"/>
    <w:rsid w:val="00D03B5B"/>
    <w:rsid w:val="00D049F8"/>
    <w:rsid w:val="00D127FE"/>
    <w:rsid w:val="00D14B5E"/>
    <w:rsid w:val="00D16029"/>
    <w:rsid w:val="00D201CE"/>
    <w:rsid w:val="00D23592"/>
    <w:rsid w:val="00D24BF5"/>
    <w:rsid w:val="00D32803"/>
    <w:rsid w:val="00D32D41"/>
    <w:rsid w:val="00D32DA6"/>
    <w:rsid w:val="00D32F53"/>
    <w:rsid w:val="00D34143"/>
    <w:rsid w:val="00D341B3"/>
    <w:rsid w:val="00D40636"/>
    <w:rsid w:val="00D42A78"/>
    <w:rsid w:val="00D4645F"/>
    <w:rsid w:val="00D46F76"/>
    <w:rsid w:val="00D5189E"/>
    <w:rsid w:val="00D5264B"/>
    <w:rsid w:val="00D557C9"/>
    <w:rsid w:val="00D61414"/>
    <w:rsid w:val="00D62CA6"/>
    <w:rsid w:val="00D64FEE"/>
    <w:rsid w:val="00D80853"/>
    <w:rsid w:val="00D85661"/>
    <w:rsid w:val="00D86E18"/>
    <w:rsid w:val="00D90784"/>
    <w:rsid w:val="00D91A02"/>
    <w:rsid w:val="00D94C79"/>
    <w:rsid w:val="00D96730"/>
    <w:rsid w:val="00DA11B4"/>
    <w:rsid w:val="00DA3828"/>
    <w:rsid w:val="00DA3FE6"/>
    <w:rsid w:val="00DB00F8"/>
    <w:rsid w:val="00DB015B"/>
    <w:rsid w:val="00DB031F"/>
    <w:rsid w:val="00DB036B"/>
    <w:rsid w:val="00DB119B"/>
    <w:rsid w:val="00DC0ECB"/>
    <w:rsid w:val="00DC1E5B"/>
    <w:rsid w:val="00DC1F21"/>
    <w:rsid w:val="00DC261A"/>
    <w:rsid w:val="00DD011B"/>
    <w:rsid w:val="00DD1AFF"/>
    <w:rsid w:val="00DD3673"/>
    <w:rsid w:val="00DD3B18"/>
    <w:rsid w:val="00DE3777"/>
    <w:rsid w:val="00DE4965"/>
    <w:rsid w:val="00DE5DC3"/>
    <w:rsid w:val="00DF4FFB"/>
    <w:rsid w:val="00DF5A27"/>
    <w:rsid w:val="00DF617D"/>
    <w:rsid w:val="00DF6E07"/>
    <w:rsid w:val="00E00485"/>
    <w:rsid w:val="00E00745"/>
    <w:rsid w:val="00E02CBA"/>
    <w:rsid w:val="00E04F5C"/>
    <w:rsid w:val="00E06C90"/>
    <w:rsid w:val="00E14425"/>
    <w:rsid w:val="00E15C4F"/>
    <w:rsid w:val="00E15D8A"/>
    <w:rsid w:val="00E173AB"/>
    <w:rsid w:val="00E239D9"/>
    <w:rsid w:val="00E24483"/>
    <w:rsid w:val="00E25D2B"/>
    <w:rsid w:val="00E2738F"/>
    <w:rsid w:val="00E3256A"/>
    <w:rsid w:val="00E33182"/>
    <w:rsid w:val="00E333AD"/>
    <w:rsid w:val="00E33F46"/>
    <w:rsid w:val="00E34906"/>
    <w:rsid w:val="00E4016B"/>
    <w:rsid w:val="00E410C3"/>
    <w:rsid w:val="00E411C5"/>
    <w:rsid w:val="00E44835"/>
    <w:rsid w:val="00E45C43"/>
    <w:rsid w:val="00E514AA"/>
    <w:rsid w:val="00E520F6"/>
    <w:rsid w:val="00E522C9"/>
    <w:rsid w:val="00E54449"/>
    <w:rsid w:val="00E6310A"/>
    <w:rsid w:val="00E666C7"/>
    <w:rsid w:val="00E70712"/>
    <w:rsid w:val="00E71C2F"/>
    <w:rsid w:val="00E722B1"/>
    <w:rsid w:val="00E73BCB"/>
    <w:rsid w:val="00E7685F"/>
    <w:rsid w:val="00E806EA"/>
    <w:rsid w:val="00E8093C"/>
    <w:rsid w:val="00E83987"/>
    <w:rsid w:val="00E91941"/>
    <w:rsid w:val="00E92B38"/>
    <w:rsid w:val="00E9309E"/>
    <w:rsid w:val="00E94433"/>
    <w:rsid w:val="00E97C28"/>
    <w:rsid w:val="00EA1F96"/>
    <w:rsid w:val="00EA2564"/>
    <w:rsid w:val="00EA3474"/>
    <w:rsid w:val="00EA4455"/>
    <w:rsid w:val="00EA4A87"/>
    <w:rsid w:val="00EB13A2"/>
    <w:rsid w:val="00EB3746"/>
    <w:rsid w:val="00EB3BEF"/>
    <w:rsid w:val="00EB3E91"/>
    <w:rsid w:val="00EB5B87"/>
    <w:rsid w:val="00EB7627"/>
    <w:rsid w:val="00EB7A08"/>
    <w:rsid w:val="00EC0AC9"/>
    <w:rsid w:val="00EC0C5B"/>
    <w:rsid w:val="00EC3711"/>
    <w:rsid w:val="00EC42EA"/>
    <w:rsid w:val="00EC4D33"/>
    <w:rsid w:val="00EC518A"/>
    <w:rsid w:val="00EC5E0F"/>
    <w:rsid w:val="00EC5EDC"/>
    <w:rsid w:val="00ED07A2"/>
    <w:rsid w:val="00ED304F"/>
    <w:rsid w:val="00ED4D48"/>
    <w:rsid w:val="00ED51A4"/>
    <w:rsid w:val="00ED5FDD"/>
    <w:rsid w:val="00ED67FC"/>
    <w:rsid w:val="00EE487E"/>
    <w:rsid w:val="00EE5192"/>
    <w:rsid w:val="00EE682D"/>
    <w:rsid w:val="00EF1A4C"/>
    <w:rsid w:val="00EF67BD"/>
    <w:rsid w:val="00EF771A"/>
    <w:rsid w:val="00F001B8"/>
    <w:rsid w:val="00F0483B"/>
    <w:rsid w:val="00F04847"/>
    <w:rsid w:val="00F04AE6"/>
    <w:rsid w:val="00F05335"/>
    <w:rsid w:val="00F06742"/>
    <w:rsid w:val="00F06EB0"/>
    <w:rsid w:val="00F100A9"/>
    <w:rsid w:val="00F1169C"/>
    <w:rsid w:val="00F15BA0"/>
    <w:rsid w:val="00F225A9"/>
    <w:rsid w:val="00F25585"/>
    <w:rsid w:val="00F267FE"/>
    <w:rsid w:val="00F272A8"/>
    <w:rsid w:val="00F3108B"/>
    <w:rsid w:val="00F312AD"/>
    <w:rsid w:val="00F3192E"/>
    <w:rsid w:val="00F33E9F"/>
    <w:rsid w:val="00F364A9"/>
    <w:rsid w:val="00F36D09"/>
    <w:rsid w:val="00F37E3D"/>
    <w:rsid w:val="00F42F8E"/>
    <w:rsid w:val="00F433B6"/>
    <w:rsid w:val="00F43C6F"/>
    <w:rsid w:val="00F456B2"/>
    <w:rsid w:val="00F45A24"/>
    <w:rsid w:val="00F46A17"/>
    <w:rsid w:val="00F50ABC"/>
    <w:rsid w:val="00F51998"/>
    <w:rsid w:val="00F519CF"/>
    <w:rsid w:val="00F5231E"/>
    <w:rsid w:val="00F5272A"/>
    <w:rsid w:val="00F537A1"/>
    <w:rsid w:val="00F53E73"/>
    <w:rsid w:val="00F546C0"/>
    <w:rsid w:val="00F548C2"/>
    <w:rsid w:val="00F54C04"/>
    <w:rsid w:val="00F62549"/>
    <w:rsid w:val="00F66B21"/>
    <w:rsid w:val="00F71F4A"/>
    <w:rsid w:val="00F75FB3"/>
    <w:rsid w:val="00F7737A"/>
    <w:rsid w:val="00F77C23"/>
    <w:rsid w:val="00F80692"/>
    <w:rsid w:val="00F80A4C"/>
    <w:rsid w:val="00F80C92"/>
    <w:rsid w:val="00F82286"/>
    <w:rsid w:val="00F829DC"/>
    <w:rsid w:val="00F844A0"/>
    <w:rsid w:val="00F84E54"/>
    <w:rsid w:val="00F879A9"/>
    <w:rsid w:val="00F91172"/>
    <w:rsid w:val="00F97715"/>
    <w:rsid w:val="00FA3850"/>
    <w:rsid w:val="00FA3ABC"/>
    <w:rsid w:val="00FA4795"/>
    <w:rsid w:val="00FA48EC"/>
    <w:rsid w:val="00FA5285"/>
    <w:rsid w:val="00FB20E4"/>
    <w:rsid w:val="00FB3C9B"/>
    <w:rsid w:val="00FB63F3"/>
    <w:rsid w:val="00FB6832"/>
    <w:rsid w:val="00FC2139"/>
    <w:rsid w:val="00FC3E23"/>
    <w:rsid w:val="00FD299C"/>
    <w:rsid w:val="00FD3774"/>
    <w:rsid w:val="00FD4F17"/>
    <w:rsid w:val="00FD4FA5"/>
    <w:rsid w:val="00FD6C59"/>
    <w:rsid w:val="00FD6E67"/>
    <w:rsid w:val="00FD6E6F"/>
    <w:rsid w:val="00FD6FB0"/>
    <w:rsid w:val="00FD7133"/>
    <w:rsid w:val="00FD7356"/>
    <w:rsid w:val="00FE307A"/>
    <w:rsid w:val="00FE3A49"/>
    <w:rsid w:val="00FE41DE"/>
    <w:rsid w:val="00FE6675"/>
    <w:rsid w:val="00FE72B5"/>
    <w:rsid w:val="00FE7E9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BD6FA8"/>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343289528">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22787719">
      <w:bodyDiv w:val="1"/>
      <w:marLeft w:val="0"/>
      <w:marRight w:val="0"/>
      <w:marTop w:val="0"/>
      <w:marBottom w:val="0"/>
      <w:divBdr>
        <w:top w:val="none" w:sz="0" w:space="0" w:color="auto"/>
        <w:left w:val="none" w:sz="0" w:space="0" w:color="auto"/>
        <w:bottom w:val="none" w:sz="0" w:space="0" w:color="auto"/>
        <w:right w:val="none" w:sz="0" w:space="0" w:color="auto"/>
      </w:divBdr>
    </w:div>
    <w:div w:id="537359306">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687873100">
      <w:bodyDiv w:val="1"/>
      <w:marLeft w:val="0"/>
      <w:marRight w:val="0"/>
      <w:marTop w:val="0"/>
      <w:marBottom w:val="0"/>
      <w:divBdr>
        <w:top w:val="none" w:sz="0" w:space="0" w:color="auto"/>
        <w:left w:val="none" w:sz="0" w:space="0" w:color="auto"/>
        <w:bottom w:val="none" w:sz="0" w:space="0" w:color="auto"/>
        <w:right w:val="none" w:sz="0" w:space="0" w:color="auto"/>
      </w:divBdr>
      <w:divsChild>
        <w:div w:id="526717677">
          <w:marLeft w:val="0"/>
          <w:marRight w:val="0"/>
          <w:marTop w:val="0"/>
          <w:marBottom w:val="0"/>
          <w:divBdr>
            <w:top w:val="none" w:sz="0" w:space="0" w:color="auto"/>
            <w:left w:val="none" w:sz="0" w:space="0" w:color="auto"/>
            <w:bottom w:val="none" w:sz="0" w:space="0" w:color="auto"/>
            <w:right w:val="none" w:sz="0" w:space="0" w:color="auto"/>
          </w:divBdr>
          <w:divsChild>
            <w:div w:id="95833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61867">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734544207">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8403">
      <w:bodyDiv w:val="1"/>
      <w:marLeft w:val="0"/>
      <w:marRight w:val="0"/>
      <w:marTop w:val="0"/>
      <w:marBottom w:val="0"/>
      <w:divBdr>
        <w:top w:val="none" w:sz="0" w:space="0" w:color="auto"/>
        <w:left w:val="none" w:sz="0" w:space="0" w:color="auto"/>
        <w:bottom w:val="none" w:sz="0" w:space="0" w:color="auto"/>
        <w:right w:val="none" w:sz="0" w:space="0" w:color="auto"/>
      </w:divBdr>
      <w:divsChild>
        <w:div w:id="1616403187">
          <w:marLeft w:val="0"/>
          <w:marRight w:val="0"/>
          <w:marTop w:val="0"/>
          <w:marBottom w:val="0"/>
          <w:divBdr>
            <w:top w:val="none" w:sz="0" w:space="0" w:color="auto"/>
            <w:left w:val="none" w:sz="0" w:space="0" w:color="auto"/>
            <w:bottom w:val="none" w:sz="0" w:space="0" w:color="auto"/>
            <w:right w:val="none" w:sz="0" w:space="0" w:color="auto"/>
          </w:divBdr>
          <w:divsChild>
            <w:div w:id="17972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4894830">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97402516">
      <w:bodyDiv w:val="1"/>
      <w:marLeft w:val="0"/>
      <w:marRight w:val="0"/>
      <w:marTop w:val="0"/>
      <w:marBottom w:val="0"/>
      <w:divBdr>
        <w:top w:val="none" w:sz="0" w:space="0" w:color="auto"/>
        <w:left w:val="none" w:sz="0" w:space="0" w:color="auto"/>
        <w:bottom w:val="none" w:sz="0" w:space="0" w:color="auto"/>
        <w:right w:val="none" w:sz="0" w:space="0" w:color="auto"/>
      </w:divBdr>
      <w:divsChild>
        <w:div w:id="518742951">
          <w:marLeft w:val="0"/>
          <w:marRight w:val="0"/>
          <w:marTop w:val="0"/>
          <w:marBottom w:val="0"/>
          <w:divBdr>
            <w:top w:val="none" w:sz="0" w:space="0" w:color="auto"/>
            <w:left w:val="none" w:sz="0" w:space="0" w:color="auto"/>
            <w:bottom w:val="none" w:sz="0" w:space="0" w:color="auto"/>
            <w:right w:val="none" w:sz="0" w:space="0" w:color="auto"/>
          </w:divBdr>
          <w:divsChild>
            <w:div w:id="14237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077901022">
      <w:bodyDiv w:val="1"/>
      <w:marLeft w:val="0"/>
      <w:marRight w:val="0"/>
      <w:marTop w:val="0"/>
      <w:marBottom w:val="0"/>
      <w:divBdr>
        <w:top w:val="none" w:sz="0" w:space="0" w:color="auto"/>
        <w:left w:val="none" w:sz="0" w:space="0" w:color="auto"/>
        <w:bottom w:val="none" w:sz="0" w:space="0" w:color="auto"/>
        <w:right w:val="none" w:sz="0" w:space="0" w:color="auto"/>
      </w:divBdr>
      <w:divsChild>
        <w:div w:id="1917544637">
          <w:marLeft w:val="0"/>
          <w:marRight w:val="0"/>
          <w:marTop w:val="0"/>
          <w:marBottom w:val="0"/>
          <w:divBdr>
            <w:top w:val="none" w:sz="0" w:space="0" w:color="auto"/>
            <w:left w:val="none" w:sz="0" w:space="0" w:color="auto"/>
            <w:bottom w:val="none" w:sz="0" w:space="0" w:color="auto"/>
            <w:right w:val="none" w:sz="0" w:space="0" w:color="auto"/>
          </w:divBdr>
          <w:divsChild>
            <w:div w:id="389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1766002">
      <w:bodyDiv w:val="1"/>
      <w:marLeft w:val="0"/>
      <w:marRight w:val="0"/>
      <w:marTop w:val="0"/>
      <w:marBottom w:val="0"/>
      <w:divBdr>
        <w:top w:val="none" w:sz="0" w:space="0" w:color="auto"/>
        <w:left w:val="none" w:sz="0" w:space="0" w:color="auto"/>
        <w:bottom w:val="none" w:sz="0" w:space="0" w:color="auto"/>
        <w:right w:val="none" w:sz="0" w:space="0" w:color="auto"/>
      </w:divBdr>
      <w:divsChild>
        <w:div w:id="1439250364">
          <w:marLeft w:val="0"/>
          <w:marRight w:val="0"/>
          <w:marTop w:val="0"/>
          <w:marBottom w:val="0"/>
          <w:divBdr>
            <w:top w:val="none" w:sz="0" w:space="0" w:color="auto"/>
            <w:left w:val="none" w:sz="0" w:space="0" w:color="auto"/>
            <w:bottom w:val="none" w:sz="0" w:space="0" w:color="auto"/>
            <w:right w:val="none" w:sz="0" w:space="0" w:color="auto"/>
          </w:divBdr>
          <w:divsChild>
            <w:div w:id="838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114768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1820575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4241506">
      <w:bodyDiv w:val="1"/>
      <w:marLeft w:val="0"/>
      <w:marRight w:val="0"/>
      <w:marTop w:val="0"/>
      <w:marBottom w:val="0"/>
      <w:divBdr>
        <w:top w:val="none" w:sz="0" w:space="0" w:color="auto"/>
        <w:left w:val="none" w:sz="0" w:space="0" w:color="auto"/>
        <w:bottom w:val="none" w:sz="0" w:space="0" w:color="auto"/>
        <w:right w:val="none" w:sz="0" w:space="0" w:color="auto"/>
      </w:divBdr>
      <w:divsChild>
        <w:div w:id="1667703409">
          <w:marLeft w:val="0"/>
          <w:marRight w:val="0"/>
          <w:marTop w:val="0"/>
          <w:marBottom w:val="0"/>
          <w:divBdr>
            <w:top w:val="none" w:sz="0" w:space="0" w:color="auto"/>
            <w:left w:val="none" w:sz="0" w:space="0" w:color="auto"/>
            <w:bottom w:val="none" w:sz="0" w:space="0" w:color="auto"/>
            <w:right w:val="none" w:sz="0" w:space="0" w:color="auto"/>
          </w:divBdr>
          <w:divsChild>
            <w:div w:id="18175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82164">
      <w:bodyDiv w:val="1"/>
      <w:marLeft w:val="0"/>
      <w:marRight w:val="0"/>
      <w:marTop w:val="0"/>
      <w:marBottom w:val="0"/>
      <w:divBdr>
        <w:top w:val="none" w:sz="0" w:space="0" w:color="auto"/>
        <w:left w:val="none" w:sz="0" w:space="0" w:color="auto"/>
        <w:bottom w:val="none" w:sz="0" w:space="0" w:color="auto"/>
        <w:right w:val="none" w:sz="0" w:space="0" w:color="auto"/>
      </w:divBdr>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6619340">
      <w:bodyDiv w:val="1"/>
      <w:marLeft w:val="0"/>
      <w:marRight w:val="0"/>
      <w:marTop w:val="0"/>
      <w:marBottom w:val="0"/>
      <w:divBdr>
        <w:top w:val="none" w:sz="0" w:space="0" w:color="auto"/>
        <w:left w:val="none" w:sz="0" w:space="0" w:color="auto"/>
        <w:bottom w:val="none" w:sz="0" w:space="0" w:color="auto"/>
        <w:right w:val="none" w:sz="0" w:space="0" w:color="auto"/>
      </w:divBdr>
    </w:div>
    <w:div w:id="164843228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691222319">
      <w:bodyDiv w:val="1"/>
      <w:marLeft w:val="0"/>
      <w:marRight w:val="0"/>
      <w:marTop w:val="0"/>
      <w:marBottom w:val="0"/>
      <w:divBdr>
        <w:top w:val="none" w:sz="0" w:space="0" w:color="auto"/>
        <w:left w:val="none" w:sz="0" w:space="0" w:color="auto"/>
        <w:bottom w:val="none" w:sz="0" w:space="0" w:color="auto"/>
        <w:right w:val="none" w:sz="0" w:space="0" w:color="auto"/>
      </w:divBdr>
      <w:divsChild>
        <w:div w:id="138571022">
          <w:marLeft w:val="0"/>
          <w:marRight w:val="0"/>
          <w:marTop w:val="0"/>
          <w:marBottom w:val="0"/>
          <w:divBdr>
            <w:top w:val="none" w:sz="0" w:space="0" w:color="auto"/>
            <w:left w:val="none" w:sz="0" w:space="0" w:color="auto"/>
            <w:bottom w:val="none" w:sz="0" w:space="0" w:color="auto"/>
            <w:right w:val="none" w:sz="0" w:space="0" w:color="auto"/>
          </w:divBdr>
          <w:divsChild>
            <w:div w:id="87565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3088902">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794328617">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1531181">
      <w:bodyDiv w:val="1"/>
      <w:marLeft w:val="0"/>
      <w:marRight w:val="0"/>
      <w:marTop w:val="0"/>
      <w:marBottom w:val="0"/>
      <w:divBdr>
        <w:top w:val="none" w:sz="0" w:space="0" w:color="auto"/>
        <w:left w:val="none" w:sz="0" w:space="0" w:color="auto"/>
        <w:bottom w:val="none" w:sz="0" w:space="0" w:color="auto"/>
        <w:right w:val="none" w:sz="0" w:space="0" w:color="auto"/>
      </w:divBdr>
      <w:divsChild>
        <w:div w:id="1901011987">
          <w:marLeft w:val="0"/>
          <w:marRight w:val="0"/>
          <w:marTop w:val="0"/>
          <w:marBottom w:val="0"/>
          <w:divBdr>
            <w:top w:val="none" w:sz="0" w:space="0" w:color="auto"/>
            <w:left w:val="none" w:sz="0" w:space="0" w:color="auto"/>
            <w:bottom w:val="none" w:sz="0" w:space="0" w:color="auto"/>
            <w:right w:val="none" w:sz="0" w:space="0" w:color="auto"/>
          </w:divBdr>
          <w:divsChild>
            <w:div w:id="20684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075931795">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20</Pages>
  <Words>4235</Words>
  <Characters>24142</Characters>
  <Application>Microsoft Office Word</Application>
  <DocSecurity>0</DocSecurity>
  <Lines>201</Lines>
  <Paragraphs>56</Paragraphs>
  <ScaleCrop>false</ScaleCrop>
  <Company>qks</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Lianghui Ding</cp:lastModifiedBy>
  <cp:revision>153</cp:revision>
  <cp:lastPrinted>2008-06-06T09:40:00Z</cp:lastPrinted>
  <dcterms:created xsi:type="dcterms:W3CDTF">2025-11-29T13:44:00Z</dcterms:created>
  <dcterms:modified xsi:type="dcterms:W3CDTF">2025-12-14T09:08:00Z</dcterms:modified>
</cp:coreProperties>
</file>