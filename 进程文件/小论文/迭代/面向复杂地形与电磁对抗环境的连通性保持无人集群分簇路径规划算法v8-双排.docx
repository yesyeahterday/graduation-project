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C92F0" w14:textId="77777777" w:rsidR="00632271" w:rsidRPr="003C0769" w:rsidRDefault="00632271" w:rsidP="002048CF">
      <w:pPr>
        <w:pStyle w:val="a6"/>
        <w:wordWrap/>
        <w:spacing w:line="300" w:lineRule="auto"/>
        <w:ind w:left="0"/>
      </w:pPr>
      <w:r w:rsidRPr="003C0769">
        <w:rPr>
          <w:rStyle w:val="aff"/>
          <w:vanish/>
        </w:rPr>
        <w:footnoteReference w:id="1"/>
      </w:r>
      <w:r w:rsidRPr="003C0769">
        <w:rPr>
          <w:rStyle w:val="aff"/>
          <w:vanish/>
        </w:rPr>
        <w:t>1</w:t>
      </w:r>
    </w:p>
    <w:p w14:paraId="3CF20BBC" w14:textId="692E780F" w:rsidR="00212202" w:rsidRDefault="00332853" w:rsidP="000C0D50">
      <w:pPr>
        <w:pStyle w:val="a7"/>
        <w:tabs>
          <w:tab w:val="left" w:pos="8284"/>
        </w:tabs>
        <w:spacing w:before="0" w:after="0" w:line="300" w:lineRule="auto"/>
        <w:ind w:right="265"/>
        <w:rPr>
          <w:b/>
          <w:bCs/>
          <w:sz w:val="40"/>
        </w:rPr>
      </w:pPr>
      <w:commentRangeStart w:id="0"/>
      <w:del w:id="1" w:author="运璐 何" w:date="2026-01-27T14:55:00Z">
        <w:r w:rsidRPr="00332853" w:rsidDel="000C0D50">
          <w:rPr>
            <w:rFonts w:hint="eastAsia"/>
            <w:b/>
            <w:bCs/>
            <w:sz w:val="40"/>
          </w:rPr>
          <w:delText>面向</w:delText>
        </w:r>
      </w:del>
      <w:ins w:id="2" w:author="运璐 何" w:date="2026-01-27T15:01:00Z">
        <w:r w:rsidR="000C0D50">
          <w:rPr>
            <w:rFonts w:hint="eastAsia"/>
            <w:b/>
            <w:bCs/>
            <w:sz w:val="40"/>
          </w:rPr>
          <w:t>复杂对抗</w:t>
        </w:r>
      </w:ins>
      <w:del w:id="3" w:author="运璐 何" w:date="2026-01-27T14:51:00Z">
        <w:r w:rsidRPr="00332853" w:rsidDel="000C0D50">
          <w:rPr>
            <w:rFonts w:hint="eastAsia"/>
            <w:b/>
            <w:bCs/>
            <w:sz w:val="40"/>
          </w:rPr>
          <w:delText>复杂地形与</w:delText>
        </w:r>
      </w:del>
      <w:del w:id="4" w:author="运璐 何" w:date="2026-01-27T14:52:00Z">
        <w:r w:rsidRPr="00332853" w:rsidDel="000C0D50">
          <w:rPr>
            <w:rFonts w:hint="eastAsia"/>
            <w:b/>
            <w:bCs/>
            <w:sz w:val="40"/>
          </w:rPr>
          <w:delText>电磁对抗</w:delText>
        </w:r>
      </w:del>
      <w:r w:rsidRPr="00332853">
        <w:rPr>
          <w:rFonts w:hint="eastAsia"/>
          <w:b/>
          <w:bCs/>
          <w:sz w:val="40"/>
        </w:rPr>
        <w:t>环境</w:t>
      </w:r>
      <w:ins w:id="5" w:author="运璐 何" w:date="2026-01-27T14:55:00Z">
        <w:r w:rsidR="000C0D50">
          <w:rPr>
            <w:rFonts w:hint="eastAsia"/>
            <w:b/>
            <w:bCs/>
            <w:sz w:val="40"/>
          </w:rPr>
          <w:t>下集群</w:t>
        </w:r>
      </w:ins>
      <w:del w:id="6" w:author="运璐 何" w:date="2026-01-27T14:55:00Z">
        <w:r w:rsidRPr="00332853" w:rsidDel="000C0D50">
          <w:rPr>
            <w:rFonts w:hint="eastAsia"/>
            <w:b/>
            <w:bCs/>
            <w:sz w:val="40"/>
          </w:rPr>
          <w:delText>的</w:delText>
        </w:r>
      </w:del>
      <w:r w:rsidRPr="00332853">
        <w:rPr>
          <w:rFonts w:hint="eastAsia"/>
          <w:b/>
          <w:bCs/>
          <w:sz w:val="40"/>
        </w:rPr>
        <w:t>连通</w:t>
      </w:r>
      <w:del w:id="7" w:author="运璐 何" w:date="2026-01-27T14:50:00Z">
        <w:r w:rsidRPr="00332853" w:rsidDel="000C0D50">
          <w:rPr>
            <w:rFonts w:hint="eastAsia"/>
            <w:b/>
            <w:bCs/>
            <w:sz w:val="40"/>
          </w:rPr>
          <w:delText>性</w:delText>
        </w:r>
      </w:del>
      <w:r w:rsidRPr="00332853">
        <w:rPr>
          <w:rFonts w:hint="eastAsia"/>
          <w:b/>
          <w:bCs/>
          <w:sz w:val="40"/>
        </w:rPr>
        <w:t>保持</w:t>
      </w:r>
      <w:del w:id="8" w:author="运璐 何" w:date="2026-01-27T14:55:00Z">
        <w:r w:rsidRPr="00332853" w:rsidDel="000C0D50">
          <w:rPr>
            <w:rFonts w:hint="eastAsia"/>
            <w:b/>
            <w:bCs/>
            <w:sz w:val="40"/>
          </w:rPr>
          <w:delText>无人集群</w:delText>
        </w:r>
      </w:del>
      <w:del w:id="9" w:author="运璐 何" w:date="2026-01-27T15:01:00Z">
        <w:r w:rsidRPr="00332853" w:rsidDel="000C0D50">
          <w:rPr>
            <w:rFonts w:hint="eastAsia"/>
            <w:b/>
            <w:bCs/>
            <w:sz w:val="40"/>
          </w:rPr>
          <w:delText>分簇</w:delText>
        </w:r>
      </w:del>
      <w:ins w:id="10" w:author="运璐 何" w:date="2026-01-27T15:01:00Z">
        <w:r w:rsidR="000C0D50">
          <w:rPr>
            <w:rFonts w:hint="eastAsia"/>
            <w:b/>
            <w:bCs/>
            <w:sz w:val="40"/>
          </w:rPr>
          <w:t>分簇</w:t>
        </w:r>
      </w:ins>
      <w:r w:rsidRPr="00332853">
        <w:rPr>
          <w:rFonts w:hint="eastAsia"/>
          <w:b/>
          <w:bCs/>
          <w:sz w:val="40"/>
        </w:rPr>
        <w:t>路径规划</w:t>
      </w:r>
      <w:del w:id="11" w:author="运璐 何" w:date="2026-01-27T15:00:00Z">
        <w:r w:rsidRPr="00332853" w:rsidDel="000C0D50">
          <w:rPr>
            <w:rFonts w:hint="eastAsia"/>
            <w:b/>
            <w:bCs/>
            <w:sz w:val="40"/>
          </w:rPr>
          <w:delText>算法</w:delText>
        </w:r>
        <w:commentRangeEnd w:id="0"/>
        <w:r w:rsidR="000C0D50" w:rsidDel="000C0D50">
          <w:rPr>
            <w:rStyle w:val="afa"/>
            <w:rFonts w:eastAsia="宋体"/>
            <w:lang w:val="x-none" w:eastAsia="x-none"/>
          </w:rPr>
          <w:commentReference w:id="0"/>
        </w:r>
      </w:del>
    </w:p>
    <w:p w14:paraId="2CB9122D" w14:textId="27AA6D85" w:rsidR="00632271" w:rsidRDefault="00B528AA" w:rsidP="00C02BB1">
      <w:pPr>
        <w:pStyle w:val="a8"/>
        <w:tabs>
          <w:tab w:val="left" w:pos="8284"/>
        </w:tabs>
        <w:spacing w:after="100" w:afterAutospacing="1" w:line="300" w:lineRule="auto"/>
        <w:ind w:right="266"/>
        <w:rPr>
          <w:rFonts w:ascii="仿宋_GB2312" w:eastAsia="仿宋_GB2312" w:hAnsi="Times"/>
          <w:bCs/>
          <w:sz w:val="24"/>
        </w:rPr>
      </w:pPr>
      <w:r>
        <w:rPr>
          <w:rFonts w:ascii="宋体" w:hAnsi="宋体" w:hint="eastAsia"/>
          <w:bCs/>
          <w:sz w:val="24"/>
        </w:rPr>
        <w:t>何</w:t>
      </w:r>
      <w:r w:rsidR="00B544E5">
        <w:rPr>
          <w:rFonts w:ascii="宋体" w:hAnsi="宋体" w:hint="eastAsia"/>
          <w:bCs/>
          <w:sz w:val="24"/>
        </w:rPr>
        <w:t>运</w:t>
      </w:r>
      <w:r>
        <w:rPr>
          <w:rFonts w:ascii="宋体" w:hAnsi="宋体" w:hint="eastAsia"/>
          <w:bCs/>
          <w:sz w:val="24"/>
        </w:rPr>
        <w:t>璐</w:t>
      </w:r>
      <w:r w:rsidR="007A4457" w:rsidRPr="00FA2E57">
        <w:rPr>
          <w:rFonts w:ascii="仿宋_GB2312" w:eastAsia="仿宋_GB2312" w:hAnsi="Times" w:hint="eastAsia"/>
          <w:bCs/>
          <w:sz w:val="24"/>
          <w:vertAlign w:val="superscript"/>
        </w:rPr>
        <w:t>1</w:t>
      </w:r>
      <w:r w:rsidR="00DB728B">
        <w:rPr>
          <w:rFonts w:ascii="仿宋_GB2312" w:eastAsia="仿宋_GB2312" w:hAnsi="Times" w:hint="eastAsia"/>
          <w:bCs/>
          <w:sz w:val="24"/>
          <w:vertAlign w:val="superscript"/>
        </w:rPr>
        <w:t xml:space="preserve">   </w:t>
      </w:r>
      <w:r>
        <w:rPr>
          <w:rFonts w:ascii="宋体" w:hAnsi="宋体" w:hint="eastAsia"/>
          <w:bCs/>
          <w:sz w:val="24"/>
        </w:rPr>
        <w:t>邱玉林</w:t>
      </w:r>
      <w:r w:rsidRPr="00FA2E57">
        <w:rPr>
          <w:rFonts w:ascii="仿宋_GB2312" w:eastAsia="仿宋_GB2312" w:hAnsi="Times" w:hint="eastAsia"/>
          <w:bCs/>
          <w:sz w:val="24"/>
          <w:vertAlign w:val="superscript"/>
        </w:rPr>
        <w:t>1</w:t>
      </w:r>
      <w:r>
        <w:rPr>
          <w:rFonts w:ascii="仿宋_GB2312" w:eastAsia="仿宋_GB2312" w:hAnsi="Times" w:hint="eastAsia"/>
          <w:bCs/>
          <w:sz w:val="24"/>
          <w:vertAlign w:val="superscript"/>
        </w:rPr>
        <w:t xml:space="preserve">   </w:t>
      </w:r>
      <w:r>
        <w:rPr>
          <w:rFonts w:ascii="宋体" w:hAnsi="宋体" w:hint="eastAsia"/>
          <w:bCs/>
          <w:sz w:val="24"/>
        </w:rPr>
        <w:t>林焕</w:t>
      </w:r>
      <w:r w:rsidRPr="00FA2E57">
        <w:rPr>
          <w:rFonts w:ascii="仿宋_GB2312" w:eastAsia="仿宋_GB2312" w:hAnsi="Times" w:hint="eastAsia"/>
          <w:bCs/>
          <w:sz w:val="24"/>
          <w:vertAlign w:val="superscript"/>
        </w:rPr>
        <w:t>1</w:t>
      </w:r>
      <w:r>
        <w:rPr>
          <w:rFonts w:ascii="仿宋_GB2312" w:eastAsia="仿宋_GB2312" w:hAnsi="Times" w:hint="eastAsia"/>
          <w:bCs/>
          <w:sz w:val="24"/>
          <w:vertAlign w:val="superscript"/>
        </w:rPr>
        <w:t xml:space="preserve">   </w:t>
      </w:r>
      <w:r>
        <w:rPr>
          <w:rFonts w:ascii="宋体" w:hAnsi="宋体" w:hint="eastAsia"/>
          <w:bCs/>
          <w:sz w:val="24"/>
        </w:rPr>
        <w:t>张宇</w:t>
      </w:r>
      <w:r w:rsidRPr="00FA2E57">
        <w:rPr>
          <w:rFonts w:ascii="仿宋_GB2312" w:eastAsia="仿宋_GB2312" w:hAnsi="Times" w:hint="eastAsia"/>
          <w:bCs/>
          <w:sz w:val="24"/>
          <w:vertAlign w:val="superscript"/>
        </w:rPr>
        <w:t>2</w:t>
      </w:r>
      <w:r>
        <w:rPr>
          <w:rFonts w:ascii="仿宋_GB2312" w:eastAsia="仿宋_GB2312" w:hAnsi="Times" w:hint="eastAsia"/>
          <w:bCs/>
          <w:sz w:val="24"/>
          <w:vertAlign w:val="superscript"/>
        </w:rPr>
        <w:t xml:space="preserve">   </w:t>
      </w:r>
      <w:r>
        <w:rPr>
          <w:rFonts w:ascii="宋体" w:hAnsi="宋体" w:hint="eastAsia"/>
          <w:bCs/>
          <w:sz w:val="24"/>
        </w:rPr>
        <w:t>王琳</w:t>
      </w:r>
      <w:r w:rsidRPr="00FA2E57">
        <w:rPr>
          <w:rFonts w:ascii="仿宋_GB2312" w:eastAsia="仿宋_GB2312" w:hAnsi="Times" w:hint="eastAsia"/>
          <w:bCs/>
          <w:sz w:val="24"/>
          <w:vertAlign w:val="superscript"/>
        </w:rPr>
        <w:t>1</w:t>
      </w:r>
      <w:r>
        <w:rPr>
          <w:rFonts w:ascii="仿宋_GB2312" w:eastAsia="仿宋_GB2312" w:hAnsi="Times" w:hint="eastAsia"/>
          <w:bCs/>
          <w:sz w:val="24"/>
          <w:vertAlign w:val="superscript"/>
        </w:rPr>
        <w:t xml:space="preserve">   </w:t>
      </w:r>
      <w:r>
        <w:rPr>
          <w:rFonts w:ascii="宋体" w:hAnsi="宋体" w:hint="eastAsia"/>
          <w:bCs/>
          <w:sz w:val="24"/>
        </w:rPr>
        <w:t>丁良辉</w:t>
      </w:r>
      <w:r w:rsidR="00FA2E57" w:rsidRPr="00FA2E57">
        <w:rPr>
          <w:rFonts w:ascii="仿宋_GB2312" w:eastAsia="仿宋_GB2312" w:hAnsi="Times" w:hint="eastAsia"/>
          <w:bCs/>
          <w:sz w:val="24"/>
          <w:vertAlign w:val="superscript"/>
        </w:rPr>
        <w:t>1</w:t>
      </w:r>
      <w:r w:rsidR="0088440D">
        <w:rPr>
          <w:rFonts w:ascii="仿宋_GB2312" w:eastAsia="仿宋_GB2312" w:hAnsi="Times" w:hint="eastAsia"/>
          <w:bCs/>
          <w:sz w:val="24"/>
          <w:vertAlign w:val="superscript"/>
        </w:rPr>
        <w:t>*</w:t>
      </w:r>
      <w:r w:rsidR="002508F8">
        <w:rPr>
          <w:rFonts w:ascii="仿宋_GB2312" w:eastAsia="仿宋_GB2312" w:hAnsi="Times" w:hint="eastAsia"/>
          <w:bCs/>
          <w:sz w:val="24"/>
          <w:vertAlign w:val="superscript"/>
        </w:rPr>
        <w:t xml:space="preserve"> </w:t>
      </w:r>
    </w:p>
    <w:p w14:paraId="52FB0AE2" w14:textId="45CDB205" w:rsidR="001476E2" w:rsidRDefault="001476E2" w:rsidP="001476E2">
      <w:pPr>
        <w:pStyle w:val="a5"/>
        <w:jc w:val="center"/>
        <w:rPr>
          <w:szCs w:val="21"/>
        </w:rPr>
      </w:pPr>
      <w:r>
        <w:rPr>
          <w:rFonts w:hint="eastAsia"/>
          <w:szCs w:val="21"/>
        </w:rPr>
        <w:t>（</w:t>
      </w:r>
      <w:r>
        <w:rPr>
          <w:rFonts w:hint="eastAsia"/>
          <w:szCs w:val="21"/>
        </w:rPr>
        <w:t>1</w:t>
      </w:r>
      <w:r>
        <w:rPr>
          <w:rFonts w:hint="eastAsia"/>
          <w:szCs w:val="21"/>
        </w:rPr>
        <w:t>．</w:t>
      </w:r>
      <w:r w:rsidR="00B528AA">
        <w:rPr>
          <w:rFonts w:hint="eastAsia"/>
          <w:szCs w:val="21"/>
        </w:rPr>
        <w:t>上海交通大学集成电路学院</w:t>
      </w:r>
      <w:r>
        <w:rPr>
          <w:rFonts w:ascii="宋体" w:hAnsi="宋体" w:hint="eastAsia"/>
        </w:rPr>
        <w:t xml:space="preserve">  </w:t>
      </w:r>
      <w:r w:rsidR="00B528AA">
        <w:rPr>
          <w:rFonts w:hint="eastAsia"/>
          <w:szCs w:val="21"/>
        </w:rPr>
        <w:t>上海</w:t>
      </w:r>
      <w:r>
        <w:rPr>
          <w:rFonts w:hint="eastAsia"/>
          <w:szCs w:val="21"/>
        </w:rPr>
        <w:t xml:space="preserve"> </w:t>
      </w:r>
      <w:r w:rsidR="00B528AA">
        <w:rPr>
          <w:rFonts w:hint="eastAsia"/>
          <w:szCs w:val="21"/>
        </w:rPr>
        <w:t>200240</w:t>
      </w:r>
      <w:r>
        <w:rPr>
          <w:rFonts w:hint="eastAsia"/>
          <w:szCs w:val="21"/>
        </w:rPr>
        <w:t xml:space="preserve">  </w:t>
      </w:r>
      <w:r w:rsidRPr="009B7AD9">
        <w:rPr>
          <w:rFonts w:hint="eastAsia"/>
          <w:szCs w:val="21"/>
        </w:rPr>
        <w:t xml:space="preserve">2. </w:t>
      </w:r>
      <w:r w:rsidR="00B528AA">
        <w:rPr>
          <w:rFonts w:hint="eastAsia"/>
          <w:szCs w:val="21"/>
        </w:rPr>
        <w:t>92941</w:t>
      </w:r>
      <w:r w:rsidR="00B528AA">
        <w:rPr>
          <w:rFonts w:hint="eastAsia"/>
          <w:szCs w:val="21"/>
        </w:rPr>
        <w:t>部队</w:t>
      </w:r>
      <w:r>
        <w:rPr>
          <w:rFonts w:hint="eastAsia"/>
          <w:szCs w:val="21"/>
        </w:rPr>
        <w:t xml:space="preserve"> </w:t>
      </w:r>
      <w:r w:rsidR="00B528AA">
        <w:rPr>
          <w:rFonts w:hint="eastAsia"/>
          <w:szCs w:val="21"/>
        </w:rPr>
        <w:t>葫芦岛</w:t>
      </w:r>
      <w:r w:rsidRPr="00D82287">
        <w:rPr>
          <w:rFonts w:hint="eastAsia"/>
          <w:szCs w:val="21"/>
        </w:rPr>
        <w:t xml:space="preserve"> 1</w:t>
      </w:r>
      <w:r w:rsidR="00B528AA">
        <w:rPr>
          <w:rFonts w:hint="eastAsia"/>
          <w:szCs w:val="21"/>
        </w:rPr>
        <w:t>25000</w:t>
      </w:r>
      <w:r>
        <w:rPr>
          <w:rFonts w:hint="eastAsia"/>
          <w:szCs w:val="21"/>
        </w:rPr>
        <w:t>）</w:t>
      </w:r>
    </w:p>
    <w:p w14:paraId="03DD6555" w14:textId="77777777" w:rsidR="001476E2" w:rsidRPr="002508F8" w:rsidRDefault="001476E2" w:rsidP="00C02BB1">
      <w:pPr>
        <w:pStyle w:val="a8"/>
        <w:tabs>
          <w:tab w:val="left" w:pos="8284"/>
        </w:tabs>
        <w:spacing w:after="100" w:afterAutospacing="1" w:line="300" w:lineRule="auto"/>
        <w:ind w:right="266"/>
        <w:rPr>
          <w:rFonts w:eastAsia="仿宋_GB2312"/>
          <w:bCs/>
          <w:sz w:val="24"/>
        </w:rPr>
      </w:pPr>
    </w:p>
    <w:p w14:paraId="5F853090" w14:textId="40680592" w:rsidR="00EE3704" w:rsidRPr="00900285" w:rsidRDefault="00632271" w:rsidP="00A21003">
      <w:pPr>
        <w:pStyle w:val="aff4"/>
        <w:tabs>
          <w:tab w:val="left" w:pos="8010"/>
          <w:tab w:val="left" w:pos="8640"/>
          <w:tab w:val="left" w:pos="9000"/>
        </w:tabs>
        <w:spacing w:line="300" w:lineRule="auto"/>
        <w:ind w:rightChars="110" w:right="264"/>
        <w:rPr>
          <w:rFonts w:eastAsia="宋体"/>
        </w:rPr>
      </w:pPr>
      <w:r w:rsidRPr="001E5C16">
        <w:rPr>
          <w:rFonts w:ascii="黑体" w:eastAsia="黑体" w:hAnsi="黑体" w:hint="eastAsia"/>
          <w:b/>
          <w:bCs/>
          <w:szCs w:val="18"/>
        </w:rPr>
        <w:t>摘</w:t>
      </w:r>
      <w:r w:rsidR="00851FF0" w:rsidRPr="001E5C16">
        <w:rPr>
          <w:rFonts w:ascii="黑体" w:eastAsia="黑体" w:hAnsi="黑体" w:hint="eastAsia"/>
          <w:b/>
          <w:bCs/>
          <w:szCs w:val="18"/>
        </w:rPr>
        <w:t xml:space="preserve">  </w:t>
      </w:r>
      <w:r w:rsidRPr="001E5C16">
        <w:rPr>
          <w:rFonts w:ascii="黑体" w:eastAsia="黑体" w:hAnsi="黑体" w:hint="eastAsia"/>
          <w:b/>
          <w:bCs/>
          <w:szCs w:val="18"/>
        </w:rPr>
        <w:t>要</w:t>
      </w:r>
      <w:r w:rsidR="00574A86">
        <w:rPr>
          <w:rFonts w:hint="eastAsia"/>
          <w:b/>
          <w:bCs/>
          <w:szCs w:val="18"/>
        </w:rPr>
        <w:t xml:space="preserve"> </w:t>
      </w:r>
      <w:r w:rsidR="00574A86" w:rsidRPr="005E75AD">
        <w:rPr>
          <w:rFonts w:ascii="宋体" w:eastAsia="宋体" w:hAnsi="宋体" w:hint="eastAsia"/>
          <w:bCs/>
          <w:szCs w:val="18"/>
        </w:rPr>
        <w:t xml:space="preserve"> </w:t>
      </w:r>
      <w:del w:id="12" w:author="运璐 何" w:date="2026-01-27T15:24:00Z">
        <w:r w:rsidR="00332853" w:rsidRPr="00332853" w:rsidDel="008F77A1">
          <w:rPr>
            <w:rFonts w:eastAsia="宋体" w:hint="eastAsia"/>
          </w:rPr>
          <w:delText>在建筑物密集且存在电磁干扰的未知作战环境中，无人机集群在执行任务过程中不仅需要根据实时变化的外界环境实时更新路径，还必须保持集群内通信连通，以保障打击和侦查等任务的协同与信息交互。针对现有人工势场法路径规划随着网络规模和外部环境复杂度增加出现的路径死锁和震荡问题，提出一种全局路径采样与局部人工势场法相结合的连通性保持路径规划</w:delText>
        </w:r>
        <w:r w:rsidR="00332853" w:rsidDel="008F77A1">
          <w:rPr>
            <w:rFonts w:eastAsia="宋体" w:hint="eastAsia"/>
          </w:rPr>
          <w:delText>算法</w:delText>
        </w:r>
        <w:r w:rsidR="00332853" w:rsidRPr="00A21003" w:rsidDel="008F77A1">
          <w:rPr>
            <w:rFonts w:ascii="宋体" w:eastAsia="宋体" w:hAnsi="宋体"/>
          </w:rPr>
          <w:delText>（C-RRT*-APF）</w:delText>
        </w:r>
        <w:r w:rsidR="00332853" w:rsidRPr="00332853" w:rsidDel="008F77A1">
          <w:rPr>
            <w:rFonts w:eastAsia="宋体" w:hint="eastAsia"/>
          </w:rPr>
          <w:delText>。该</w:delText>
        </w:r>
        <w:r w:rsidR="00332853" w:rsidDel="008F77A1">
          <w:rPr>
            <w:rFonts w:eastAsia="宋体" w:hint="eastAsia"/>
          </w:rPr>
          <w:delText>算法</w:delText>
        </w:r>
        <w:r w:rsidR="00332853" w:rsidRPr="00332853" w:rsidDel="008F77A1">
          <w:rPr>
            <w:rFonts w:eastAsia="宋体" w:hint="eastAsia"/>
          </w:rPr>
          <w:delText>将无人机集群分为多个簇，降低多节点协同路径规划复杂度；针对无全局信息应用场景，每个簇基于实时获取的外部环境信息，通过全局路径采样和</w:delText>
        </w:r>
        <w:r w:rsidR="00332853" w:rsidRPr="00F5743C" w:rsidDel="008F77A1">
          <w:rPr>
            <w:rFonts w:eastAsia="宋体"/>
          </w:rPr>
          <w:delText>Fréchet</w:delText>
        </w:r>
        <w:r w:rsidR="00332853" w:rsidRPr="00332853" w:rsidDel="008F77A1">
          <w:rPr>
            <w:rFonts w:eastAsia="宋体" w:hint="eastAsia"/>
          </w:rPr>
          <w:delText>簇间距离约束方法</w:delText>
        </w:r>
        <w:r w:rsidR="00332853" w:rsidRPr="00A21003" w:rsidDel="008F77A1">
          <w:rPr>
            <w:rFonts w:ascii="宋体" w:eastAsia="宋体" w:hAnsi="宋体"/>
          </w:rPr>
          <w:delText>（C-RRT*）</w:delText>
        </w:r>
        <w:r w:rsidR="00332853" w:rsidRPr="00332853" w:rsidDel="008F77A1">
          <w:rPr>
            <w:rFonts w:eastAsia="宋体" w:hint="eastAsia"/>
          </w:rPr>
          <w:delText>生成每个簇的全局路径关键点；簇内使用基于最大</w:delText>
        </w:r>
        <w:r w:rsidR="00332853" w:rsidRPr="00A21003" w:rsidDel="008F77A1">
          <w:rPr>
            <w:rFonts w:ascii="宋体" w:eastAsia="宋体" w:hAnsi="宋体" w:hint="eastAsia"/>
          </w:rPr>
          <w:delText>SINR</w:delText>
        </w:r>
        <w:r w:rsidR="00332853" w:rsidRPr="00332853" w:rsidDel="008F77A1">
          <w:rPr>
            <w:rFonts w:eastAsia="宋体" w:hint="eastAsia"/>
          </w:rPr>
          <w:delText>瓶颈生成树的局部人工势场法</w:delText>
        </w:r>
        <w:r w:rsidR="00332853" w:rsidRPr="00A21003" w:rsidDel="008F77A1">
          <w:rPr>
            <w:rFonts w:ascii="宋体" w:eastAsia="宋体" w:hAnsi="宋体" w:hint="eastAsia"/>
          </w:rPr>
          <w:delText>（MBST-APF）</w:delText>
        </w:r>
        <w:r w:rsidR="00332853" w:rsidRPr="00332853" w:rsidDel="008F77A1">
          <w:rPr>
            <w:rFonts w:eastAsia="宋体" w:hint="eastAsia"/>
          </w:rPr>
          <w:delText>实时计算单步路径点。</w:delText>
        </w:r>
        <w:r w:rsidR="00332853" w:rsidDel="008F77A1">
          <w:rPr>
            <w:rFonts w:eastAsia="宋体" w:hint="eastAsia"/>
          </w:rPr>
          <w:delText>该算法</w:delText>
        </w:r>
        <w:r w:rsidR="00332853" w:rsidRPr="00332853" w:rsidDel="008F77A1">
          <w:rPr>
            <w:rFonts w:eastAsia="宋体" w:hint="eastAsia"/>
          </w:rPr>
          <w:delText>构建了建筑障碍和电磁干扰并存的城市作战仿真环境，针对</w:delText>
        </w:r>
        <w:r w:rsidR="00332853" w:rsidRPr="00332853" w:rsidDel="008F77A1">
          <w:rPr>
            <w:rFonts w:eastAsia="宋体" w:hint="eastAsia"/>
          </w:rPr>
          <w:delText>36</w:delText>
        </w:r>
        <w:r w:rsidR="00332853" w:rsidRPr="00332853" w:rsidDel="008F77A1">
          <w:rPr>
            <w:rFonts w:eastAsia="宋体" w:hint="eastAsia"/>
          </w:rPr>
          <w:delText>节点的路径规划仿真表明，与当前最好算法</w:delText>
        </w:r>
        <w:r w:rsidR="00A21003" w:rsidDel="008F77A1">
          <w:rPr>
            <w:rFonts w:eastAsia="宋体" w:hint="eastAsia"/>
          </w:rPr>
          <w:delText xml:space="preserve"> </w:delText>
        </w:r>
        <w:r w:rsidR="00332853" w:rsidRPr="00A21003" w:rsidDel="008F77A1">
          <w:rPr>
            <w:rFonts w:ascii="宋体" w:eastAsia="宋体" w:hAnsi="宋体" w:hint="eastAsia"/>
          </w:rPr>
          <w:delText>CMUPF</w:delText>
        </w:r>
        <w:r w:rsidR="00A21003" w:rsidDel="008F77A1">
          <w:rPr>
            <w:rFonts w:ascii="宋体" w:eastAsia="宋体" w:hAnsi="宋体"/>
          </w:rPr>
          <w:delText xml:space="preserve"> </w:delText>
        </w:r>
        <w:r w:rsidR="00332853" w:rsidRPr="00332853" w:rsidDel="008F77A1">
          <w:rPr>
            <w:rFonts w:eastAsia="宋体" w:hint="eastAsia"/>
          </w:rPr>
          <w:delText>相比，所提</w:delText>
        </w:r>
        <w:r w:rsidR="00484823" w:rsidRPr="00A21003" w:rsidDel="008F77A1">
          <w:rPr>
            <w:rFonts w:ascii="宋体" w:eastAsia="宋体" w:hAnsi="宋体" w:hint="eastAsia"/>
          </w:rPr>
          <w:delText xml:space="preserve"> </w:delText>
        </w:r>
        <w:r w:rsidR="00332853" w:rsidRPr="00A21003" w:rsidDel="008F77A1">
          <w:rPr>
            <w:rFonts w:ascii="宋体" w:eastAsia="宋体" w:hAnsi="宋体" w:hint="eastAsia"/>
          </w:rPr>
          <w:delText>C-RRT*-APF</w:delText>
        </w:r>
        <w:r w:rsidR="00A21003" w:rsidDel="008F77A1">
          <w:rPr>
            <w:rFonts w:eastAsia="宋体" w:hint="eastAsia"/>
          </w:rPr>
          <w:delText>算法</w:delText>
        </w:r>
        <w:r w:rsidR="00332853" w:rsidRPr="00332853" w:rsidDel="008F77A1">
          <w:rPr>
            <w:rFonts w:eastAsia="宋体" w:hint="eastAsia"/>
          </w:rPr>
          <w:delText>路径规划平均到达时间低</w:delText>
        </w:r>
        <w:r w:rsidR="00332853" w:rsidRPr="00332853" w:rsidDel="008F77A1">
          <w:rPr>
            <w:rFonts w:eastAsia="宋体" w:hint="eastAsia"/>
          </w:rPr>
          <w:delText>29%</w:delText>
        </w:r>
        <w:r w:rsidR="00332853" w:rsidRPr="00332853" w:rsidDel="008F77A1">
          <w:rPr>
            <w:rFonts w:eastAsia="宋体" w:hint="eastAsia"/>
          </w:rPr>
          <w:delText>，通信连通率高</w:delText>
        </w:r>
        <w:r w:rsidR="00332853" w:rsidRPr="00332853" w:rsidDel="008F77A1">
          <w:rPr>
            <w:rFonts w:eastAsia="宋体" w:hint="eastAsia"/>
          </w:rPr>
          <w:delText>17%</w:delText>
        </w:r>
        <w:r w:rsidR="00332853" w:rsidRPr="00332853" w:rsidDel="008F77A1">
          <w:rPr>
            <w:rFonts w:eastAsia="宋体" w:hint="eastAsia"/>
          </w:rPr>
          <w:delText>。</w:delText>
        </w:r>
      </w:del>
      <w:commentRangeStart w:id="13"/>
      <w:ins w:id="14" w:author="运璐 何" w:date="2026-01-27T15:24:00Z">
        <w:r w:rsidR="008F77A1" w:rsidRPr="008F77A1">
          <w:rPr>
            <w:rFonts w:eastAsia="宋体" w:hint="eastAsia"/>
          </w:rPr>
          <w:t>针对复杂</w:t>
        </w:r>
      </w:ins>
      <w:ins w:id="15" w:author="运璐 何" w:date="2026-01-27T15:29:00Z">
        <w:r w:rsidR="00D971D7">
          <w:rPr>
            <w:rFonts w:eastAsia="宋体" w:hint="eastAsia"/>
          </w:rPr>
          <w:t>对抗</w:t>
        </w:r>
      </w:ins>
      <w:ins w:id="16" w:author="运璐 何" w:date="2026-01-27T15:24:00Z">
        <w:r w:rsidR="008F77A1" w:rsidRPr="008F77A1">
          <w:rPr>
            <w:rFonts w:eastAsia="宋体" w:hint="eastAsia"/>
          </w:rPr>
          <w:t>环境下</w:t>
        </w:r>
      </w:ins>
      <w:ins w:id="17" w:author="运璐 何" w:date="2026-01-30T13:31:00Z">
        <w:r w:rsidR="002061A3">
          <w:rPr>
            <w:rFonts w:eastAsia="宋体" w:hint="eastAsia"/>
          </w:rPr>
          <w:t>现有</w:t>
        </w:r>
      </w:ins>
      <w:ins w:id="18" w:author="运璐 何" w:date="2026-01-27T15:24:00Z">
        <w:r w:rsidR="008F77A1" w:rsidRPr="008F77A1">
          <w:rPr>
            <w:rFonts w:eastAsia="宋体" w:hint="eastAsia"/>
          </w:rPr>
          <w:t>人工势场</w:t>
        </w:r>
      </w:ins>
      <w:ins w:id="19" w:author="运璐 何" w:date="2026-01-27T15:29:00Z">
        <w:r w:rsidR="00D971D7">
          <w:rPr>
            <w:rFonts w:eastAsia="宋体" w:hint="eastAsia"/>
          </w:rPr>
          <w:t>类算法</w:t>
        </w:r>
      </w:ins>
      <w:ins w:id="20" w:author="运璐 何" w:date="2026-01-27T15:24:00Z">
        <w:r w:rsidR="008F77A1" w:rsidRPr="008F77A1">
          <w:rPr>
            <w:rFonts w:eastAsia="宋体" w:hint="eastAsia"/>
          </w:rPr>
          <w:t>存在的路径死锁与震荡问题，提出一种结合全局采样与局部人工势场的连通保持规划算法。</w:t>
        </w:r>
      </w:ins>
      <w:ins w:id="21" w:author="运璐 何" w:date="2026-01-27T15:26:00Z">
        <w:r w:rsidR="006715CE">
          <w:rPr>
            <w:rFonts w:eastAsia="宋体" w:hint="eastAsia"/>
          </w:rPr>
          <w:t>该算法</w:t>
        </w:r>
      </w:ins>
      <w:ins w:id="22" w:author="运璐 何" w:date="2026-01-27T15:25:00Z">
        <w:r w:rsidR="006715CE">
          <w:rPr>
            <w:rFonts w:eastAsia="宋体" w:hint="eastAsia"/>
          </w:rPr>
          <w:t>通过</w:t>
        </w:r>
      </w:ins>
      <w:ins w:id="23" w:author="运璐 何" w:date="2026-01-27T16:39:00Z">
        <w:r w:rsidR="0089715A">
          <w:rPr>
            <w:rFonts w:eastAsia="宋体" w:hint="eastAsia"/>
          </w:rPr>
          <w:t>构建</w:t>
        </w:r>
      </w:ins>
      <w:ins w:id="24" w:author="运璐 何" w:date="2026-01-27T15:24:00Z">
        <w:r w:rsidR="008F77A1" w:rsidRPr="008F77A1">
          <w:rPr>
            <w:rFonts w:eastAsia="宋体" w:hint="eastAsia"/>
          </w:rPr>
          <w:t>分簇</w:t>
        </w:r>
      </w:ins>
      <w:ins w:id="25" w:author="运璐 何" w:date="2026-01-27T15:27:00Z">
        <w:r w:rsidR="006715CE">
          <w:rPr>
            <w:rFonts w:eastAsia="宋体" w:hint="eastAsia"/>
          </w:rPr>
          <w:t>分层机制以</w:t>
        </w:r>
      </w:ins>
      <w:ins w:id="26" w:author="运璐 何" w:date="2026-01-27T15:24:00Z">
        <w:r w:rsidR="008F77A1" w:rsidRPr="008F77A1">
          <w:rPr>
            <w:rFonts w:eastAsia="宋体" w:hint="eastAsia"/>
          </w:rPr>
          <w:t>降低</w:t>
        </w:r>
      </w:ins>
      <w:ins w:id="27" w:author="运璐 何" w:date="2026-01-27T15:26:00Z">
        <w:r w:rsidR="006715CE">
          <w:rPr>
            <w:rFonts w:eastAsia="宋体" w:hint="eastAsia"/>
          </w:rPr>
          <w:t>势场耦合</w:t>
        </w:r>
      </w:ins>
      <w:ins w:id="28" w:author="运璐 何" w:date="2026-01-27T15:24:00Z">
        <w:r w:rsidR="008F77A1" w:rsidRPr="008F77A1">
          <w:rPr>
            <w:rFonts w:eastAsia="宋体" w:hint="eastAsia"/>
          </w:rPr>
          <w:t>复杂度</w:t>
        </w:r>
      </w:ins>
      <w:ins w:id="29" w:author="运璐 何" w:date="2026-01-27T15:27:00Z">
        <w:r w:rsidR="006715CE">
          <w:rPr>
            <w:rFonts w:eastAsia="宋体" w:hint="eastAsia"/>
          </w:rPr>
          <w:t>：</w:t>
        </w:r>
      </w:ins>
      <w:ins w:id="30" w:author="运璐 何" w:date="2026-01-27T15:26:00Z">
        <w:r w:rsidR="006715CE">
          <w:rPr>
            <w:rFonts w:eastAsia="宋体" w:hint="eastAsia"/>
          </w:rPr>
          <w:t>簇间</w:t>
        </w:r>
      </w:ins>
      <w:ins w:id="31" w:author="运璐 何" w:date="2026-01-27T15:24:00Z">
        <w:r w:rsidR="008F77A1" w:rsidRPr="008F77A1">
          <w:rPr>
            <w:rFonts w:eastAsia="宋体" w:hint="eastAsia"/>
          </w:rPr>
          <w:t>利用</w:t>
        </w:r>
        <w:r w:rsidR="008F77A1" w:rsidRPr="008F77A1">
          <w:rPr>
            <w:rFonts w:eastAsia="宋体" w:hint="eastAsia"/>
          </w:rPr>
          <w:t>C-RRT*</w:t>
        </w:r>
        <w:r w:rsidR="008F77A1" w:rsidRPr="008F77A1">
          <w:rPr>
            <w:rFonts w:eastAsia="宋体" w:hint="eastAsia"/>
          </w:rPr>
          <w:t>与</w:t>
        </w:r>
        <w:r w:rsidR="008F77A1" w:rsidRPr="008F77A1">
          <w:rPr>
            <w:rFonts w:eastAsia="宋体" w:hint="eastAsia"/>
          </w:rPr>
          <w:t>Fr</w:t>
        </w:r>
        <w:r w:rsidR="008F77A1" w:rsidRPr="008F77A1">
          <w:rPr>
            <w:rFonts w:eastAsia="宋体" w:hint="eastAsia"/>
          </w:rPr>
          <w:t>é</w:t>
        </w:r>
        <w:r w:rsidR="008F77A1" w:rsidRPr="008F77A1">
          <w:rPr>
            <w:rFonts w:eastAsia="宋体" w:hint="eastAsia"/>
          </w:rPr>
          <w:t>chet</w:t>
        </w:r>
        <w:r w:rsidR="008F77A1" w:rsidRPr="008F77A1">
          <w:rPr>
            <w:rFonts w:eastAsia="宋体" w:hint="eastAsia"/>
          </w:rPr>
          <w:t>距离约束</w:t>
        </w:r>
      </w:ins>
      <w:ins w:id="32" w:author="运璐 何" w:date="2026-01-27T15:27:00Z">
        <w:r w:rsidR="006715CE">
          <w:rPr>
            <w:rFonts w:eastAsia="宋体" w:hint="eastAsia"/>
          </w:rPr>
          <w:t>机制</w:t>
        </w:r>
      </w:ins>
      <w:ins w:id="33" w:author="运璐 何" w:date="2026-01-27T15:24:00Z">
        <w:r w:rsidR="008F77A1" w:rsidRPr="008F77A1">
          <w:rPr>
            <w:rFonts w:eastAsia="宋体" w:hint="eastAsia"/>
          </w:rPr>
          <w:t>生成全局</w:t>
        </w:r>
      </w:ins>
      <w:ins w:id="34" w:author="运璐 何" w:date="2026-01-27T15:26:00Z">
        <w:r w:rsidR="006715CE">
          <w:rPr>
            <w:rFonts w:eastAsia="宋体" w:hint="eastAsia"/>
          </w:rPr>
          <w:t>路径</w:t>
        </w:r>
      </w:ins>
      <w:ins w:id="35" w:author="运璐 何" w:date="2026-01-27T15:24:00Z">
        <w:r w:rsidR="008F77A1" w:rsidRPr="008F77A1">
          <w:rPr>
            <w:rFonts w:eastAsia="宋体" w:hint="eastAsia"/>
          </w:rPr>
          <w:t>关键点</w:t>
        </w:r>
      </w:ins>
      <w:ins w:id="36" w:author="运璐 何" w:date="2026-01-27T15:27:00Z">
        <w:r w:rsidR="006715CE">
          <w:rPr>
            <w:rFonts w:eastAsia="宋体" w:hint="eastAsia"/>
          </w:rPr>
          <w:t>；</w:t>
        </w:r>
      </w:ins>
      <w:ins w:id="37" w:author="运璐 何" w:date="2026-01-27T15:24:00Z">
        <w:r w:rsidR="008F77A1" w:rsidRPr="008F77A1">
          <w:rPr>
            <w:rFonts w:eastAsia="宋体" w:hint="eastAsia"/>
          </w:rPr>
          <w:t>簇内基于最大</w:t>
        </w:r>
        <w:r w:rsidR="008F77A1" w:rsidRPr="008F77A1">
          <w:rPr>
            <w:rFonts w:eastAsia="宋体" w:hint="eastAsia"/>
          </w:rPr>
          <w:t>SINR</w:t>
        </w:r>
        <w:r w:rsidR="008F77A1" w:rsidRPr="008F77A1">
          <w:rPr>
            <w:rFonts w:eastAsia="宋体" w:hint="eastAsia"/>
          </w:rPr>
          <w:t>瓶颈生成树的局部人工势场法实时计算</w:t>
        </w:r>
      </w:ins>
      <w:ins w:id="38" w:author="运璐 何" w:date="2026-01-27T15:27:00Z">
        <w:r w:rsidR="006715CE">
          <w:rPr>
            <w:rFonts w:eastAsia="宋体" w:hint="eastAsia"/>
          </w:rPr>
          <w:t>单步</w:t>
        </w:r>
      </w:ins>
      <w:ins w:id="39" w:author="运璐 何" w:date="2026-01-27T15:24:00Z">
        <w:r w:rsidR="008F77A1" w:rsidRPr="008F77A1">
          <w:rPr>
            <w:rFonts w:eastAsia="宋体" w:hint="eastAsia"/>
          </w:rPr>
          <w:t>路径</w:t>
        </w:r>
      </w:ins>
      <w:ins w:id="40" w:author="运璐 何" w:date="2026-01-27T15:27:00Z">
        <w:r w:rsidR="006715CE">
          <w:rPr>
            <w:rFonts w:eastAsia="宋体" w:hint="eastAsia"/>
          </w:rPr>
          <w:t>点</w:t>
        </w:r>
      </w:ins>
      <w:ins w:id="41" w:author="运璐 何" w:date="2026-01-27T15:24:00Z">
        <w:r w:rsidR="008F77A1" w:rsidRPr="008F77A1">
          <w:rPr>
            <w:rFonts w:eastAsia="宋体" w:hint="eastAsia"/>
          </w:rPr>
          <w:t>。仿真表明，相比</w:t>
        </w:r>
        <w:r w:rsidR="008F77A1" w:rsidRPr="008F77A1">
          <w:rPr>
            <w:rFonts w:eastAsia="宋体" w:hint="eastAsia"/>
          </w:rPr>
          <w:t>CMUPF</w:t>
        </w:r>
        <w:r w:rsidR="008F77A1" w:rsidRPr="008F77A1">
          <w:rPr>
            <w:rFonts w:eastAsia="宋体" w:hint="eastAsia"/>
          </w:rPr>
          <w:t>算法，该算法平均到达时间降低</w:t>
        </w:r>
        <w:r w:rsidR="008F77A1" w:rsidRPr="008F77A1">
          <w:rPr>
            <w:rFonts w:eastAsia="宋体" w:hint="eastAsia"/>
          </w:rPr>
          <w:t>29%</w:t>
        </w:r>
        <w:r w:rsidR="008F77A1" w:rsidRPr="008F77A1">
          <w:rPr>
            <w:rFonts w:eastAsia="宋体" w:hint="eastAsia"/>
          </w:rPr>
          <w:t>，通信连通率提高</w:t>
        </w:r>
        <w:r w:rsidR="008F77A1" w:rsidRPr="008F77A1">
          <w:rPr>
            <w:rFonts w:eastAsia="宋体" w:hint="eastAsia"/>
          </w:rPr>
          <w:t>17%</w:t>
        </w:r>
        <w:r w:rsidR="008F77A1" w:rsidRPr="008F77A1">
          <w:rPr>
            <w:rFonts w:eastAsia="宋体" w:hint="eastAsia"/>
          </w:rPr>
          <w:t>。</w:t>
        </w:r>
      </w:ins>
      <w:commentRangeEnd w:id="13"/>
      <w:ins w:id="42" w:author="运璐 何" w:date="2026-01-27T15:28:00Z">
        <w:r w:rsidR="00D971D7">
          <w:rPr>
            <w:rStyle w:val="afa"/>
            <w:rFonts w:eastAsia="宋体"/>
            <w:snapToGrid/>
            <w:lang w:val="x-none" w:eastAsia="x-none"/>
          </w:rPr>
          <w:commentReference w:id="13"/>
        </w:r>
      </w:ins>
    </w:p>
    <w:p w14:paraId="13A4F77B" w14:textId="77777777" w:rsidR="00632271" w:rsidRPr="003C0769" w:rsidRDefault="00632271" w:rsidP="00BB77EF">
      <w:pPr>
        <w:pStyle w:val="af1"/>
        <w:tabs>
          <w:tab w:val="left" w:pos="9592"/>
          <w:tab w:val="left" w:pos="9701"/>
        </w:tabs>
        <w:spacing w:line="300" w:lineRule="auto"/>
        <w:ind w:left="0" w:right="265"/>
        <w:jc w:val="both"/>
        <w:rPr>
          <w:rFonts w:ascii="Times New Roman" w:hAnsi="Times New Roman"/>
        </w:rPr>
      </w:pPr>
      <w:r w:rsidRPr="003C0769">
        <w:rPr>
          <w:rFonts w:ascii="Times New Roman" w:eastAsia="黑体" w:hAnsi="Times New Roman" w:hint="eastAsia"/>
          <w:b/>
          <w:bCs/>
          <w:szCs w:val="18"/>
        </w:rPr>
        <w:t>关键词</w:t>
      </w:r>
      <w:r w:rsidR="0090156C">
        <w:rPr>
          <w:rFonts w:eastAsia="楷体_GB2312" w:hint="eastAsia"/>
        </w:rPr>
        <w:t xml:space="preserve">  </w:t>
      </w:r>
      <w:r w:rsidR="00332853" w:rsidRPr="00332853">
        <w:rPr>
          <w:rFonts w:ascii="Times New Roman" w:hAnsi="Times New Roman" w:hint="eastAsia"/>
        </w:rPr>
        <w:t>无人集群</w:t>
      </w:r>
      <w:r w:rsidR="00332853">
        <w:rPr>
          <w:rFonts w:ascii="Times New Roman" w:hAnsi="Times New Roman" w:hint="eastAsia"/>
        </w:rPr>
        <w:t>，城市作战</w:t>
      </w:r>
      <w:r w:rsidR="00F11A8C">
        <w:rPr>
          <w:rFonts w:ascii="Times New Roman" w:hAnsi="Times New Roman" w:hint="eastAsia"/>
        </w:rPr>
        <w:t>场景</w:t>
      </w:r>
      <w:r w:rsidR="00332853">
        <w:rPr>
          <w:rFonts w:ascii="Times New Roman" w:hAnsi="Times New Roman" w:hint="eastAsia"/>
        </w:rPr>
        <w:t>，多智能体</w:t>
      </w:r>
      <w:r w:rsidR="00332853" w:rsidRPr="00332853">
        <w:rPr>
          <w:rFonts w:ascii="Times New Roman" w:hAnsi="Times New Roman" w:hint="eastAsia"/>
        </w:rPr>
        <w:t>路径规划</w:t>
      </w:r>
      <w:r w:rsidR="00332853">
        <w:rPr>
          <w:rFonts w:ascii="Times New Roman" w:hAnsi="Times New Roman" w:hint="eastAsia"/>
        </w:rPr>
        <w:t>，</w:t>
      </w:r>
      <w:r w:rsidR="00332853" w:rsidRPr="00332853">
        <w:rPr>
          <w:rFonts w:ascii="Times New Roman" w:hAnsi="Times New Roman" w:hint="eastAsia"/>
        </w:rPr>
        <w:t>通信抗干扰</w:t>
      </w:r>
    </w:p>
    <w:p w14:paraId="155A938B" w14:textId="591382FF" w:rsidR="006819A6" w:rsidRPr="00B86774" w:rsidRDefault="00332853" w:rsidP="008E131E">
      <w:pPr>
        <w:pStyle w:val="ab"/>
        <w:tabs>
          <w:tab w:val="left" w:pos="8284"/>
          <w:tab w:val="left" w:pos="8640"/>
          <w:tab w:val="left" w:pos="9000"/>
        </w:tabs>
        <w:spacing w:after="0" w:line="300" w:lineRule="auto"/>
        <w:ind w:leftChars="200" w:left="480" w:right="265"/>
        <w:rPr>
          <w:rFonts w:ascii="Times" w:hAnsi="Times"/>
          <w:b/>
          <w:sz w:val="24"/>
        </w:rPr>
      </w:pPr>
      <w:del w:id="43" w:author="运璐 何" w:date="2026-01-27T15:04:00Z">
        <w:r w:rsidRPr="00332853" w:rsidDel="00BE0099">
          <w:rPr>
            <w:rFonts w:ascii="Times"/>
            <w:b/>
            <w:sz w:val="24"/>
          </w:rPr>
          <w:delText>A Connectivity-Constrained Clustering-Based Path Planning Algorithm for UAV Swarms in Complex Terrain and Electromagnetic Adversarial Environments</w:delText>
        </w:r>
      </w:del>
      <w:ins w:id="44" w:author="运璐 何" w:date="2026-01-27T15:05:00Z">
        <w:r w:rsidR="00BE0099" w:rsidRPr="00BE0099">
          <w:t xml:space="preserve"> </w:t>
        </w:r>
        <w:r w:rsidR="00BE0099" w:rsidRPr="00BE0099">
          <w:rPr>
            <w:rFonts w:ascii="Times"/>
            <w:b/>
            <w:sz w:val="24"/>
          </w:rPr>
          <w:t>Connectivity-Preserving Cluster Path Planning for Swarms in Complex Adversarial Environments</w:t>
        </w:r>
      </w:ins>
    </w:p>
    <w:p w14:paraId="4EDAEEE5" w14:textId="01DB4B1C" w:rsidR="002D1353" w:rsidRDefault="00226A0A" w:rsidP="00ED7CEF">
      <w:pPr>
        <w:pStyle w:val="ab"/>
        <w:tabs>
          <w:tab w:val="left" w:pos="8284"/>
          <w:tab w:val="left" w:pos="8640"/>
          <w:tab w:val="left" w:pos="9000"/>
        </w:tabs>
        <w:spacing w:after="100" w:afterAutospacing="1" w:line="300" w:lineRule="auto"/>
        <w:ind w:leftChars="200" w:left="480" w:right="266"/>
        <w:rPr>
          <w:rFonts w:ascii="Times" w:hAnsi="Times"/>
          <w:sz w:val="24"/>
        </w:rPr>
      </w:pPr>
      <w:r>
        <w:rPr>
          <w:rFonts w:ascii="Times" w:hint="eastAsia"/>
          <w:sz w:val="24"/>
        </w:rPr>
        <w:t>HE Yunlu</w:t>
      </w:r>
      <w:r w:rsidR="00BE4896" w:rsidRPr="00FA2E57">
        <w:rPr>
          <w:rFonts w:ascii="仿宋_GB2312" w:eastAsia="仿宋_GB2312" w:hAnsi="Times" w:hint="eastAsia"/>
          <w:bCs/>
          <w:sz w:val="24"/>
          <w:vertAlign w:val="superscript"/>
        </w:rPr>
        <w:t xml:space="preserve"> </w:t>
      </w:r>
      <w:r w:rsidR="008B37C4" w:rsidRPr="00FA2E57">
        <w:rPr>
          <w:rFonts w:ascii="仿宋_GB2312" w:eastAsia="仿宋_GB2312" w:hAnsi="Times" w:hint="eastAsia"/>
          <w:bCs/>
          <w:sz w:val="24"/>
          <w:vertAlign w:val="superscript"/>
        </w:rPr>
        <w:t>1</w:t>
      </w:r>
      <w:r w:rsidR="00BE4896">
        <w:rPr>
          <w:rFonts w:ascii="Times" w:hint="eastAsia"/>
          <w:sz w:val="24"/>
        </w:rPr>
        <w:t xml:space="preserve">   </w:t>
      </w:r>
      <w:r>
        <w:rPr>
          <w:rFonts w:ascii="Times" w:hint="eastAsia"/>
          <w:sz w:val="24"/>
        </w:rPr>
        <w:t>QIU Yulin</w:t>
      </w:r>
      <w:r w:rsidRPr="00FA2E57">
        <w:rPr>
          <w:rFonts w:ascii="仿宋_GB2312" w:eastAsia="仿宋_GB2312" w:hAnsi="Times" w:hint="eastAsia"/>
          <w:bCs/>
          <w:sz w:val="24"/>
          <w:vertAlign w:val="superscript"/>
        </w:rPr>
        <w:t xml:space="preserve"> 1</w:t>
      </w:r>
      <w:r>
        <w:rPr>
          <w:rFonts w:ascii="Times" w:hint="eastAsia"/>
          <w:sz w:val="24"/>
        </w:rPr>
        <w:t xml:space="preserve">   LIN Huan</w:t>
      </w:r>
      <w:r w:rsidRPr="00FA2E57">
        <w:rPr>
          <w:rFonts w:ascii="仿宋_GB2312" w:eastAsia="仿宋_GB2312" w:hAnsi="Times" w:hint="eastAsia"/>
          <w:bCs/>
          <w:sz w:val="24"/>
          <w:vertAlign w:val="superscript"/>
        </w:rPr>
        <w:t xml:space="preserve"> 1</w:t>
      </w:r>
      <w:r>
        <w:rPr>
          <w:rFonts w:ascii="Times" w:hint="eastAsia"/>
          <w:sz w:val="24"/>
        </w:rPr>
        <w:t xml:space="preserve">   ZHANG Yu</w:t>
      </w:r>
      <w:r w:rsidRPr="00FA2E57">
        <w:rPr>
          <w:rFonts w:ascii="仿宋_GB2312" w:eastAsia="仿宋_GB2312" w:hAnsi="Times" w:hint="eastAsia"/>
          <w:bCs/>
          <w:sz w:val="24"/>
          <w:vertAlign w:val="superscript"/>
        </w:rPr>
        <w:t xml:space="preserve"> 2</w:t>
      </w:r>
      <w:r>
        <w:rPr>
          <w:rFonts w:ascii="Times" w:hint="eastAsia"/>
          <w:sz w:val="24"/>
        </w:rPr>
        <w:t xml:space="preserve">   WANG Lin</w:t>
      </w:r>
      <w:r w:rsidRPr="00FA2E57">
        <w:rPr>
          <w:rFonts w:ascii="仿宋_GB2312" w:eastAsia="仿宋_GB2312" w:hAnsi="Times" w:hint="eastAsia"/>
          <w:bCs/>
          <w:sz w:val="24"/>
          <w:vertAlign w:val="superscript"/>
        </w:rPr>
        <w:t xml:space="preserve"> 1</w:t>
      </w:r>
      <w:r>
        <w:rPr>
          <w:rFonts w:ascii="Times" w:hint="eastAsia"/>
          <w:sz w:val="24"/>
        </w:rPr>
        <w:t xml:space="preserve">   </w:t>
      </w:r>
      <w:r>
        <w:rPr>
          <w:rFonts w:ascii="Times" w:hAnsi="Times" w:hint="eastAsia"/>
          <w:sz w:val="24"/>
        </w:rPr>
        <w:t>DING Lianghui</w:t>
      </w:r>
      <w:r w:rsidR="008B37C4" w:rsidRPr="00FA2E57">
        <w:rPr>
          <w:rFonts w:ascii="仿宋_GB2312" w:eastAsia="仿宋_GB2312" w:hAnsi="Times" w:hint="eastAsia"/>
          <w:bCs/>
          <w:sz w:val="24"/>
          <w:vertAlign w:val="superscript"/>
        </w:rPr>
        <w:t>1</w:t>
      </w:r>
      <w:r w:rsidR="0088440D">
        <w:rPr>
          <w:rFonts w:ascii="仿宋_GB2312" w:eastAsia="仿宋_GB2312" w:hAnsi="Times" w:hint="eastAsia"/>
          <w:bCs/>
          <w:sz w:val="24"/>
          <w:vertAlign w:val="superscript"/>
        </w:rPr>
        <w:t>*</w:t>
      </w:r>
      <w:r w:rsidR="00DC5C4B" w:rsidRPr="00894C4F">
        <w:rPr>
          <w:rFonts w:ascii="Times" w:hAnsi="Times" w:hint="eastAsia"/>
          <w:sz w:val="24"/>
        </w:rPr>
        <w:t xml:space="preserve"> </w:t>
      </w:r>
    </w:p>
    <w:p w14:paraId="400BB842" w14:textId="2375A2F5" w:rsidR="001476E2" w:rsidRDefault="001476E2" w:rsidP="00ED7CEF">
      <w:pPr>
        <w:pStyle w:val="ab"/>
        <w:tabs>
          <w:tab w:val="left" w:pos="8284"/>
          <w:tab w:val="left" w:pos="8640"/>
          <w:tab w:val="left" w:pos="9000"/>
        </w:tabs>
        <w:spacing w:after="100" w:afterAutospacing="1" w:line="300" w:lineRule="auto"/>
        <w:ind w:leftChars="200" w:left="480" w:right="266"/>
        <w:rPr>
          <w:rFonts w:ascii="Times" w:hAnsi="Times"/>
          <w:sz w:val="24"/>
        </w:rPr>
      </w:pPr>
      <w:r>
        <w:rPr>
          <w:rFonts w:hint="eastAsia"/>
          <w:szCs w:val="21"/>
        </w:rPr>
        <w:t>（</w:t>
      </w:r>
      <w:r w:rsidRPr="009B7AD9">
        <w:rPr>
          <w:rFonts w:hint="eastAsia"/>
          <w:szCs w:val="21"/>
        </w:rPr>
        <w:t>1</w:t>
      </w:r>
      <w:r w:rsidRPr="009B7AD9">
        <w:rPr>
          <w:rFonts w:hint="eastAsia"/>
          <w:szCs w:val="21"/>
        </w:rPr>
        <w:t>．</w:t>
      </w:r>
      <w:r w:rsidR="00226A0A" w:rsidRPr="00226A0A">
        <w:rPr>
          <w:szCs w:val="21"/>
        </w:rPr>
        <w:t>School of Integrated Circuits, Shanghai Jiao Tong University</w:t>
      </w:r>
      <w:r>
        <w:rPr>
          <w:rFonts w:hint="eastAsia"/>
          <w:szCs w:val="21"/>
        </w:rPr>
        <w:t xml:space="preserve">, </w:t>
      </w:r>
      <w:r w:rsidR="00226A0A">
        <w:rPr>
          <w:rFonts w:hint="eastAsia"/>
          <w:szCs w:val="21"/>
        </w:rPr>
        <w:t>Shanghai</w:t>
      </w:r>
      <w:r w:rsidRPr="00214A49">
        <w:rPr>
          <w:rFonts w:hint="eastAsia"/>
          <w:szCs w:val="21"/>
        </w:rPr>
        <w:t xml:space="preserve"> </w:t>
      </w:r>
      <w:r w:rsidR="00226A0A">
        <w:rPr>
          <w:rFonts w:hint="eastAsia"/>
          <w:szCs w:val="21"/>
        </w:rPr>
        <w:t>200240</w:t>
      </w:r>
      <w:r>
        <w:rPr>
          <w:rFonts w:hint="eastAsia"/>
          <w:szCs w:val="21"/>
        </w:rPr>
        <w:t xml:space="preserve">, China </w:t>
      </w:r>
      <w:r w:rsidRPr="009B7AD9">
        <w:rPr>
          <w:rFonts w:hint="eastAsia"/>
          <w:szCs w:val="21"/>
        </w:rPr>
        <w:t xml:space="preserve"> 2</w:t>
      </w:r>
      <w:r w:rsidRPr="009B7AD9">
        <w:rPr>
          <w:rFonts w:hint="eastAsia"/>
          <w:szCs w:val="21"/>
        </w:rPr>
        <w:t>．</w:t>
      </w:r>
      <w:r w:rsidR="00226A0A">
        <w:rPr>
          <w:rFonts w:hint="eastAsia"/>
          <w:szCs w:val="21"/>
        </w:rPr>
        <w:t>Unit 92941</w:t>
      </w:r>
      <w:r>
        <w:rPr>
          <w:rFonts w:hint="eastAsia"/>
          <w:szCs w:val="21"/>
        </w:rPr>
        <w:t xml:space="preserve">, </w:t>
      </w:r>
      <w:r w:rsidR="00761075">
        <w:rPr>
          <w:rFonts w:hint="eastAsia"/>
          <w:szCs w:val="21"/>
        </w:rPr>
        <w:t>Huludao</w:t>
      </w:r>
      <w:r>
        <w:rPr>
          <w:rFonts w:hint="eastAsia"/>
          <w:szCs w:val="21"/>
        </w:rPr>
        <w:t xml:space="preserve">, </w:t>
      </w:r>
      <w:r w:rsidR="00761075">
        <w:rPr>
          <w:rFonts w:hint="eastAsia"/>
          <w:szCs w:val="21"/>
        </w:rPr>
        <w:t>125000</w:t>
      </w:r>
      <w:r>
        <w:rPr>
          <w:rFonts w:hint="eastAsia"/>
          <w:szCs w:val="21"/>
        </w:rPr>
        <w:t>, China</w:t>
      </w:r>
      <w:r>
        <w:rPr>
          <w:rFonts w:hint="eastAsia"/>
          <w:szCs w:val="21"/>
        </w:rPr>
        <w:t>）</w:t>
      </w:r>
    </w:p>
    <w:p w14:paraId="1CA8997D" w14:textId="6F061C05" w:rsidR="00632271" w:rsidRPr="009F3857" w:rsidRDefault="00632271" w:rsidP="00DD73E1">
      <w:pPr>
        <w:pStyle w:val="af0"/>
        <w:tabs>
          <w:tab w:val="left" w:pos="8284"/>
          <w:tab w:val="left" w:pos="8640"/>
          <w:tab w:val="left" w:pos="9000"/>
        </w:tabs>
        <w:spacing w:after="100" w:afterAutospacing="1" w:line="300" w:lineRule="auto"/>
        <w:ind w:left="0" w:right="266"/>
        <w:jc w:val="both"/>
        <w:rPr>
          <w:rFonts w:ascii="Times" w:hAnsi="Times"/>
          <w:sz w:val="21"/>
        </w:rPr>
      </w:pPr>
      <w:r w:rsidRPr="009F3857">
        <w:rPr>
          <w:rFonts w:ascii="Times" w:hAnsi="Times"/>
          <w:b/>
          <w:sz w:val="21"/>
        </w:rPr>
        <w:t>Abstract</w:t>
      </w:r>
      <w:r w:rsidR="00EF4CF9">
        <w:rPr>
          <w:rFonts w:ascii="Times" w:hAnsi="Times" w:hint="eastAsia"/>
          <w:b/>
          <w:sz w:val="21"/>
        </w:rPr>
        <w:t xml:space="preserve">  </w:t>
      </w:r>
      <w:del w:id="45" w:author="运璐 何" w:date="2026-01-27T15:54:00Z">
        <w:r w:rsidR="00F11A8C" w:rsidRPr="00F11A8C" w:rsidDel="00CB1882">
          <w:rPr>
            <w:rFonts w:ascii="Times" w:hAnsi="Times"/>
            <w:sz w:val="21"/>
          </w:rPr>
          <w:delText>In unknown combat environments with dense buildings and electromagnetic interference, UAV swarms are required to dynamically update their flight paths according to real-time environmental changes while maintaining intra-swarm communication connectivity to support coordinated reconnaissance and strike missions. However, existing artificial potential field (APF)–based path planning methods suffer from path deadlock and oscillation as the network scale and environmental complexity increase. To address this problem, a connectivity-preserving path planning algorithm that integrates global path sampling with a local artificial potential field, termed C-RRT*-APF, is proposed. The UAV swarm is partitioned into multiple clusters to reduce the complexity of cooperative path planning, and under scenarios without global environmental information, each cluster generates global path key points using a connectivity-constrained RRT* framework with inter-cluster Fréchet distance constraints based on locally sensed information. Within each cluster, a maximum-SINR bottleneck spanning tree–based artificial potential field (MBST-APF) is employed to compute real-time single-step motion updates. Simulation results in an urban combat environment with both building obstacles and electromagnetic interference show that, for a 36-UAV scenario, the proposed C-RRT*-APF reduces the average path planning completion time by 29% and improves the communication connectivity rate by 17% compared with the state-of-the-art CMUPF algorithm.</w:delText>
        </w:r>
      </w:del>
      <w:ins w:id="46" w:author="运璐 何" w:date="2026-01-27T15:57:00Z">
        <w:r w:rsidR="00CB1882" w:rsidRPr="00CB1882">
          <w:t xml:space="preserve"> </w:t>
        </w:r>
        <w:r w:rsidR="00CB1882" w:rsidRPr="00CB1882">
          <w:rPr>
            <w:rFonts w:ascii="Times" w:hAnsi="Times"/>
            <w:sz w:val="21"/>
          </w:rPr>
          <w:t xml:space="preserve">To </w:t>
        </w:r>
      </w:ins>
      <w:ins w:id="47" w:author="运璐 何" w:date="2026-01-30T13:31:00Z">
        <w:r w:rsidR="002061A3">
          <w:rPr>
            <w:rFonts w:ascii="Times" w:hAnsi="Times" w:hint="eastAsia"/>
            <w:sz w:val="21"/>
          </w:rPr>
          <w:t>solve</w:t>
        </w:r>
      </w:ins>
      <w:ins w:id="48" w:author="运璐 何" w:date="2026-01-27T15:57:00Z">
        <w:r w:rsidR="00CB1882" w:rsidRPr="00CB1882">
          <w:rPr>
            <w:rFonts w:ascii="Times" w:hAnsi="Times"/>
            <w:sz w:val="21"/>
          </w:rPr>
          <w:t xml:space="preserve"> local minima and oscillations in APF algorithms under complex adversarial environments, a connectivity-preserving path planning algorithm combining global sampling with local APF is proposed. This method utilizes a hierarchical clustering mechanism to mitigate potential field coupling. C-RRT* with Fréchet constraints generates global inter-cluster waypoints, while an MBST-based local APF generates real-time intra-cluster trajectories. Results show that the proposed method reduces average arrival time by 29% and improves communication connectivity by 17% compared with CMUPF.</w:t>
        </w:r>
      </w:ins>
    </w:p>
    <w:p w14:paraId="0B151E44" w14:textId="77777777" w:rsidR="006E2A58" w:rsidRPr="00F11A8C" w:rsidRDefault="00632271" w:rsidP="00F11A8C">
      <w:pPr>
        <w:pStyle w:val="af"/>
        <w:tabs>
          <w:tab w:val="left" w:pos="9374"/>
        </w:tabs>
        <w:spacing w:after="0" w:line="300" w:lineRule="auto"/>
        <w:ind w:left="0" w:right="265"/>
        <w:jc w:val="both"/>
        <w:rPr>
          <w:rFonts w:ascii="Times"/>
          <w:sz w:val="21"/>
        </w:rPr>
      </w:pPr>
      <w:r w:rsidRPr="009F3857">
        <w:rPr>
          <w:rFonts w:ascii="Times" w:hAnsi="Times"/>
          <w:b/>
          <w:sz w:val="21"/>
        </w:rPr>
        <w:t>Key words</w:t>
      </w:r>
      <w:r w:rsidR="00EF4CF9">
        <w:rPr>
          <w:rFonts w:ascii="Times" w:hAnsi="Times" w:hint="eastAsia"/>
          <w:b/>
          <w:sz w:val="21"/>
        </w:rPr>
        <w:t xml:space="preserve"> </w:t>
      </w:r>
      <w:r w:rsidR="00F11A8C">
        <w:rPr>
          <w:rFonts w:ascii="Times" w:hAnsi="Times" w:hint="eastAsia"/>
          <w:sz w:val="21"/>
        </w:rPr>
        <w:t>U</w:t>
      </w:r>
      <w:r w:rsidR="00F11A8C">
        <w:rPr>
          <w:rFonts w:ascii="Times" w:hAnsi="Times"/>
          <w:sz w:val="21"/>
        </w:rPr>
        <w:t>AV swarm,</w:t>
      </w:r>
      <w:r w:rsidR="00F11A8C" w:rsidRPr="00F11A8C">
        <w:rPr>
          <w:rFonts w:ascii="Times" w:hAnsi="Times"/>
          <w:sz w:val="21"/>
        </w:rPr>
        <w:t xml:space="preserve"> </w:t>
      </w:r>
      <w:r w:rsidR="00F11A8C">
        <w:rPr>
          <w:rFonts w:ascii="Times" w:hAnsi="Times" w:hint="eastAsia"/>
          <w:sz w:val="21"/>
        </w:rPr>
        <w:t>urban</w:t>
      </w:r>
      <w:r w:rsidR="00F11A8C">
        <w:rPr>
          <w:rFonts w:ascii="Times" w:hAnsi="Times"/>
          <w:sz w:val="21"/>
        </w:rPr>
        <w:t xml:space="preserve"> </w:t>
      </w:r>
      <w:r w:rsidR="00F11A8C" w:rsidRPr="00F11A8C">
        <w:rPr>
          <w:rFonts w:ascii="Times" w:hAnsi="Times"/>
          <w:sz w:val="21"/>
        </w:rPr>
        <w:t>combat environments</w:t>
      </w:r>
      <w:r w:rsidR="00F11A8C">
        <w:rPr>
          <w:rFonts w:ascii="Times" w:hAnsi="Times"/>
          <w:sz w:val="21"/>
        </w:rPr>
        <w:t>,</w:t>
      </w:r>
      <w:r w:rsidR="00F11A8C" w:rsidRPr="00F11A8C">
        <w:t xml:space="preserve"> </w:t>
      </w:r>
      <w:r w:rsidR="00F11A8C">
        <w:rPr>
          <w:rFonts w:ascii="Times" w:hAnsi="Times" w:hint="eastAsia"/>
          <w:sz w:val="21"/>
        </w:rPr>
        <w:t>m</w:t>
      </w:r>
      <w:r w:rsidR="00F11A8C" w:rsidRPr="00F11A8C">
        <w:rPr>
          <w:rFonts w:ascii="Times" w:hAnsi="Times"/>
          <w:sz w:val="21"/>
        </w:rPr>
        <w:t>ulti-</w:t>
      </w:r>
      <w:r w:rsidR="00F11A8C">
        <w:rPr>
          <w:rFonts w:ascii="Times" w:hAnsi="Times"/>
          <w:sz w:val="21"/>
        </w:rPr>
        <w:t>a</w:t>
      </w:r>
      <w:r w:rsidR="00F11A8C" w:rsidRPr="00F11A8C">
        <w:rPr>
          <w:rFonts w:ascii="Times" w:hAnsi="Times"/>
          <w:sz w:val="21"/>
        </w:rPr>
        <w:t xml:space="preserve">gent </w:t>
      </w:r>
      <w:r w:rsidR="00F11A8C">
        <w:rPr>
          <w:rFonts w:ascii="Times" w:hAnsi="Times"/>
          <w:sz w:val="21"/>
        </w:rPr>
        <w:t>p</w:t>
      </w:r>
      <w:r w:rsidR="00F11A8C" w:rsidRPr="00F11A8C">
        <w:rPr>
          <w:rFonts w:ascii="Times" w:hAnsi="Times"/>
          <w:sz w:val="21"/>
        </w:rPr>
        <w:t xml:space="preserve">ath </w:t>
      </w:r>
      <w:r w:rsidR="00F11A8C">
        <w:rPr>
          <w:rFonts w:ascii="Times" w:hAnsi="Times"/>
          <w:sz w:val="21"/>
        </w:rPr>
        <w:t>p</w:t>
      </w:r>
      <w:r w:rsidR="00F11A8C" w:rsidRPr="00F11A8C">
        <w:rPr>
          <w:rFonts w:ascii="Times" w:hAnsi="Times"/>
          <w:sz w:val="21"/>
        </w:rPr>
        <w:t>lannin</w:t>
      </w:r>
      <w:r w:rsidR="00F11A8C">
        <w:rPr>
          <w:rFonts w:ascii="Times" w:hAnsi="Times" w:hint="eastAsia"/>
          <w:sz w:val="21"/>
        </w:rPr>
        <w:t>g</w:t>
      </w:r>
      <w:r w:rsidR="00F11A8C">
        <w:rPr>
          <w:rFonts w:ascii="Times" w:hAnsi="Times"/>
          <w:sz w:val="21"/>
        </w:rPr>
        <w:t>,</w:t>
      </w:r>
      <w:r w:rsidR="00F11A8C" w:rsidRPr="00F11A8C">
        <w:t xml:space="preserve"> </w:t>
      </w:r>
      <w:r w:rsidR="00F11A8C">
        <w:rPr>
          <w:rFonts w:ascii="Times" w:hAnsi="Times"/>
          <w:sz w:val="21"/>
        </w:rPr>
        <w:t>a</w:t>
      </w:r>
      <w:r w:rsidR="00F11A8C" w:rsidRPr="00F11A8C">
        <w:rPr>
          <w:rFonts w:ascii="Times" w:hAnsi="Times"/>
          <w:sz w:val="21"/>
        </w:rPr>
        <w:t>nti-</w:t>
      </w:r>
      <w:r w:rsidR="00F11A8C">
        <w:rPr>
          <w:rFonts w:ascii="Times" w:hAnsi="Times"/>
          <w:sz w:val="21"/>
        </w:rPr>
        <w:t>j</w:t>
      </w:r>
      <w:r w:rsidR="00F11A8C" w:rsidRPr="00F11A8C">
        <w:rPr>
          <w:rFonts w:ascii="Times" w:hAnsi="Times"/>
          <w:sz w:val="21"/>
        </w:rPr>
        <w:t>amming Communication</w:t>
      </w:r>
    </w:p>
    <w:p w14:paraId="4436BF9D" w14:textId="77777777" w:rsidR="00F13AD2" w:rsidRDefault="00F13AD2" w:rsidP="00F11A8C">
      <w:pPr>
        <w:pStyle w:val="Textof"/>
        <w:spacing w:line="300" w:lineRule="auto"/>
        <w:ind w:left="259" w:hangingChars="92" w:hanging="259"/>
        <w:rPr>
          <w:b/>
          <w:sz w:val="28"/>
          <w:szCs w:val="24"/>
        </w:rPr>
        <w:sectPr w:rsidR="00F13AD2" w:rsidSect="00F4497C">
          <w:headerReference w:type="even" r:id="rId12"/>
          <w:headerReference w:type="default" r:id="rId13"/>
          <w:footerReference w:type="even" r:id="rId14"/>
          <w:footerReference w:type="default" r:id="rId15"/>
          <w:headerReference w:type="first" r:id="rId16"/>
          <w:footerReference w:type="first" r:id="rId17"/>
          <w:pgSz w:w="11907" w:h="16840" w:code="9"/>
          <w:pgMar w:top="1134" w:right="1134" w:bottom="851" w:left="1134" w:header="1247" w:footer="720" w:gutter="0"/>
          <w:cols w:space="720"/>
          <w:titlePg/>
          <w:docGrid w:linePitch="326"/>
        </w:sectPr>
      </w:pPr>
    </w:p>
    <w:p w14:paraId="0361CA9F" w14:textId="40E44E1F" w:rsidR="00F11A8C" w:rsidRPr="00F11A8C" w:rsidRDefault="00F11A8C" w:rsidP="002F2513">
      <w:pPr>
        <w:pStyle w:val="13"/>
        <w:ind w:firstLine="420"/>
      </w:pPr>
      <w:r>
        <w:rPr>
          <w:rFonts w:hint="eastAsia"/>
        </w:rPr>
        <w:t>近</w:t>
      </w:r>
      <w:r w:rsidRPr="00F11A8C">
        <w:rPr>
          <w:rFonts w:hint="eastAsia"/>
        </w:rPr>
        <w:t>年来，由多架</w:t>
      </w:r>
      <w:r w:rsidRPr="00A21003">
        <w:rPr>
          <w:rFonts w:hint="eastAsia"/>
        </w:rPr>
        <w:t>无人机（</w:t>
      </w:r>
      <w:r w:rsidRPr="00A21003">
        <w:rPr>
          <w:rFonts w:cs="Times New Roman"/>
        </w:rPr>
        <w:t>Unmanned Aerial Vehicle, UAV）</w:t>
      </w:r>
      <w:r w:rsidRPr="00F11A8C">
        <w:rPr>
          <w:rFonts w:hint="eastAsia"/>
        </w:rPr>
        <w:t>组成的无人机集群因其灵活性、高机动性及协同作业能力</w:t>
      </w:r>
      <w:del w:id="49" w:author="运璐 何" w:date="2026-01-30T13:02:00Z">
        <w:r w:rsidRPr="00F11A8C" w:rsidDel="004E67BE">
          <w:rPr>
            <w:rFonts w:hint="eastAsia"/>
          </w:rPr>
          <w:delText>，在民用和军用领域得到了广泛应用，典型应用包括</w:delText>
        </w:r>
      </w:del>
      <w:ins w:id="50" w:author="运璐 何" w:date="2026-01-30T13:02:00Z">
        <w:r w:rsidR="004E67BE">
          <w:rPr>
            <w:rFonts w:hint="eastAsia"/>
          </w:rPr>
          <w:t>在</w:t>
        </w:r>
      </w:ins>
      <w:r w:rsidRPr="00F11A8C">
        <w:rPr>
          <w:rFonts w:hint="eastAsia"/>
        </w:rPr>
        <w:t>遥感监测、城市巡检、通信覆盖以及军事侦察等</w:t>
      </w:r>
      <w:ins w:id="51" w:author="运璐 何" w:date="2026-01-30T13:02:00Z">
        <w:r w:rsidR="004E67BE">
          <w:rPr>
            <w:rFonts w:hint="eastAsia"/>
          </w:rPr>
          <w:t>民用和军用领域展现出巨大的应用潜力</w:t>
        </w:r>
      </w:ins>
      <w:r w:rsidRPr="00F11A8C">
        <w:rPr>
          <w:rFonts w:hint="eastAsia"/>
          <w:vertAlign w:val="superscript"/>
        </w:rPr>
        <w:t>[1-4]</w:t>
      </w:r>
      <w:r w:rsidRPr="00F11A8C">
        <w:rPr>
          <w:rFonts w:hint="eastAsia"/>
        </w:rPr>
        <w:t>。</w:t>
      </w:r>
      <w:ins w:id="52" w:author="运璐 何" w:date="2026-01-30T13:03:00Z">
        <w:r w:rsidR="004E67BE">
          <w:rPr>
            <w:rFonts w:hint="eastAsia"/>
          </w:rPr>
          <w:t>与单体作业不同，</w:t>
        </w:r>
      </w:ins>
      <w:r w:rsidRPr="00F11A8C">
        <w:rPr>
          <w:rFonts w:hint="eastAsia"/>
        </w:rPr>
        <w:t>无人机集群在执行任务时不仅需要通过自主路径规划避开建筑障碍，</w:t>
      </w:r>
      <w:ins w:id="53" w:author="运璐 何" w:date="2026-01-30T13:03:00Z">
        <w:r w:rsidR="004E67BE">
          <w:rPr>
            <w:rFonts w:hint="eastAsia"/>
          </w:rPr>
          <w:t>更需要在信息空间上维持</w:t>
        </w:r>
      </w:ins>
      <w:ins w:id="54" w:author="运璐 何" w:date="2026-01-30T13:04:00Z">
        <w:r w:rsidR="004E67BE">
          <w:rPr>
            <w:rFonts w:hint="eastAsia"/>
          </w:rPr>
          <w:t>稳定的通信网络，</w:t>
        </w:r>
      </w:ins>
      <w:del w:id="55" w:author="运璐 何" w:date="2026-01-30T13:03:00Z">
        <w:r w:rsidRPr="00F11A8C" w:rsidDel="004E67BE">
          <w:rPr>
            <w:rFonts w:hint="eastAsia"/>
          </w:rPr>
          <w:delText>还必须在飞行过程中保障协同任务的顺利完成</w:delText>
        </w:r>
      </w:del>
      <w:del w:id="56" w:author="运璐 何" w:date="2026-01-30T13:25:00Z">
        <w:r w:rsidRPr="00F11A8C" w:rsidDel="00C96D8C">
          <w:rPr>
            <w:rFonts w:hint="eastAsia"/>
          </w:rPr>
          <w:delText>，</w:delText>
        </w:r>
      </w:del>
      <w:ins w:id="57" w:author="运璐 何" w:date="2026-01-30T13:04:00Z">
        <w:r w:rsidR="004E67BE">
          <w:rPr>
            <w:rFonts w:hint="eastAsia"/>
          </w:rPr>
          <w:t>以保障</w:t>
        </w:r>
      </w:ins>
      <w:del w:id="58" w:author="运璐 何" w:date="2026-01-30T13:04:00Z">
        <w:r w:rsidRPr="00F11A8C" w:rsidDel="004E67BE">
          <w:rPr>
            <w:rFonts w:hint="eastAsia"/>
          </w:rPr>
          <w:delText>包括</w:delText>
        </w:r>
      </w:del>
      <w:r w:rsidRPr="00F11A8C">
        <w:rPr>
          <w:rFonts w:hint="eastAsia"/>
        </w:rPr>
        <w:t>侦查信息的实时共享、协同打击、态势数据的回传以及指令的接收与响应等</w:t>
      </w:r>
      <w:r w:rsidRPr="00F11A8C">
        <w:rPr>
          <w:rFonts w:hint="eastAsia"/>
          <w:vertAlign w:val="superscript"/>
        </w:rPr>
        <w:t>[5]</w:t>
      </w:r>
      <w:r w:rsidRPr="00F11A8C">
        <w:rPr>
          <w:rFonts w:hint="eastAsia"/>
        </w:rPr>
        <w:t>。若</w:t>
      </w:r>
      <w:del w:id="59" w:author="运璐 何" w:date="2026-01-30T13:04:00Z">
        <w:r w:rsidRPr="00F11A8C" w:rsidDel="004E67BE">
          <w:rPr>
            <w:rFonts w:hint="eastAsia"/>
          </w:rPr>
          <w:delText>不建立通信</w:delText>
        </w:r>
      </w:del>
      <w:ins w:id="60" w:author="运璐 何" w:date="2026-01-30T13:04:00Z">
        <w:r w:rsidR="004E67BE">
          <w:rPr>
            <w:rFonts w:hint="eastAsia"/>
          </w:rPr>
          <w:t>缺乏可靠的通信链路</w:t>
        </w:r>
      </w:ins>
      <w:r w:rsidRPr="00F11A8C">
        <w:rPr>
          <w:rFonts w:hint="eastAsia"/>
        </w:rPr>
        <w:t>而仅依赖机载视觉</w:t>
      </w:r>
      <w:ins w:id="61" w:author="运璐 何" w:date="2026-01-30T13:05:00Z">
        <w:r w:rsidR="004E67BE">
          <w:rPr>
            <w:rFonts w:hint="eastAsia"/>
          </w:rPr>
          <w:t>或</w:t>
        </w:r>
      </w:ins>
      <w:del w:id="62" w:author="运璐 何" w:date="2026-01-30T13:05:00Z">
        <w:r w:rsidRPr="00F11A8C" w:rsidDel="004E67BE">
          <w:rPr>
            <w:rFonts w:hint="eastAsia"/>
          </w:rPr>
          <w:delText>/</w:delText>
        </w:r>
      </w:del>
      <w:r w:rsidRPr="00F11A8C">
        <w:rPr>
          <w:rFonts w:hint="eastAsia"/>
        </w:rPr>
        <w:t>本地感知进行无人机协同，其</w:t>
      </w:r>
      <w:ins w:id="63" w:author="运璐 何" w:date="2026-01-30T13:06:00Z">
        <w:r w:rsidR="007655AC">
          <w:rPr>
            <w:rFonts w:hint="eastAsia"/>
          </w:rPr>
          <w:t>在面临城市建筑遮挡</w:t>
        </w:r>
      </w:ins>
      <w:ins w:id="64" w:author="运璐 何" w:date="2026-01-30T13:08:00Z">
        <w:r w:rsidR="007655AC">
          <w:rPr>
            <w:rFonts w:hint="eastAsia"/>
          </w:rPr>
          <w:t>和协同需求</w:t>
        </w:r>
      </w:ins>
      <w:ins w:id="65" w:author="运璐 何" w:date="2026-01-30T13:06:00Z">
        <w:r w:rsidR="007655AC">
          <w:rPr>
            <w:rFonts w:hint="eastAsia"/>
          </w:rPr>
          <w:t>等复杂环境</w:t>
        </w:r>
      </w:ins>
      <w:ins w:id="66" w:author="运璐 何" w:date="2026-01-30T13:07:00Z">
        <w:r w:rsidR="007655AC">
          <w:rPr>
            <w:rFonts w:hint="eastAsia"/>
          </w:rPr>
          <w:t>时</w:t>
        </w:r>
      </w:ins>
      <w:ins w:id="67" w:author="运璐 何" w:date="2026-01-30T13:06:00Z">
        <w:r w:rsidR="007655AC">
          <w:rPr>
            <w:rFonts w:hint="eastAsia"/>
          </w:rPr>
          <w:t>，极易陷入协同失效或局部瘫痪，难以完成大规模</w:t>
        </w:r>
      </w:ins>
      <w:ins w:id="68" w:author="运璐 何" w:date="2026-01-30T13:07:00Z">
        <w:r w:rsidR="007655AC">
          <w:rPr>
            <w:rFonts w:hint="eastAsia"/>
          </w:rPr>
          <w:t>复杂任务</w:t>
        </w:r>
      </w:ins>
      <w:del w:id="69" w:author="运璐 何" w:date="2026-01-30T13:05:00Z">
        <w:r w:rsidRPr="00F11A8C" w:rsidDel="007655AC">
          <w:rPr>
            <w:rFonts w:hint="eastAsia"/>
          </w:rPr>
          <w:delText>在大尺度任务中易出现规模化与稳健性瓶颈：</w:delText>
        </w:r>
        <w:r w:rsidRPr="00F11A8C" w:rsidDel="004E67BE">
          <w:rPr>
            <w:rFonts w:hint="eastAsia"/>
          </w:rPr>
          <w:delText>例如基于视觉的无人机群虽可实现少量试验场景中的协作控制，但其通常在受控环境内且依赖仿真数据与标定环境，难以应对城市遮挡等视野受限下的真实场景；并且缺少通信情况下群体难以实现态势共享与指令交互等任务，限制了其在侦察、通信覆盖等需实时协作场景中的应用</w:delText>
        </w:r>
      </w:del>
      <w:r w:rsidRPr="00F11A8C">
        <w:rPr>
          <w:rFonts w:hint="eastAsia"/>
          <w:vertAlign w:val="superscript"/>
        </w:rPr>
        <w:t>[6-8]</w:t>
      </w:r>
      <w:r w:rsidRPr="00F11A8C">
        <w:rPr>
          <w:rFonts w:hint="eastAsia"/>
        </w:rPr>
        <w:t>。因此，维持</w:t>
      </w:r>
      <w:r w:rsidRPr="00F11A8C">
        <w:rPr>
          <w:rFonts w:hint="eastAsia"/>
        </w:rPr>
        <w:t>无人机之间的稳定可靠通信链路对集群协同任务的成功执行具有决定性作用。</w:t>
      </w:r>
    </w:p>
    <w:p w14:paraId="59A6EE68" w14:textId="2A3AFA9D" w:rsidR="00F11A8C" w:rsidRPr="00F11A8C" w:rsidRDefault="00F11A8C" w:rsidP="00F5743C">
      <w:pPr>
        <w:pStyle w:val="13"/>
        <w:ind w:firstLine="420"/>
      </w:pPr>
      <w:r w:rsidRPr="00F11A8C">
        <w:rPr>
          <w:rFonts w:hint="eastAsia"/>
        </w:rPr>
        <w:t>然而，</w:t>
      </w:r>
      <w:ins w:id="70" w:author="运璐 何" w:date="2026-01-30T13:08:00Z">
        <w:r w:rsidR="007655AC">
          <w:rPr>
            <w:rFonts w:hint="eastAsia"/>
          </w:rPr>
          <w:t>在</w:t>
        </w:r>
      </w:ins>
      <w:ins w:id="71" w:author="运璐 何" w:date="2026-01-30T13:09:00Z">
        <w:r w:rsidR="007655AC">
          <w:rPr>
            <w:rFonts w:hint="eastAsia"/>
          </w:rPr>
          <w:t>复杂的</w:t>
        </w:r>
      </w:ins>
      <w:r w:rsidRPr="00F11A8C">
        <w:rPr>
          <w:rFonts w:hint="eastAsia"/>
        </w:rPr>
        <w:t>城市作战环境</w:t>
      </w:r>
      <w:ins w:id="72" w:author="运璐 何" w:date="2026-01-30T13:09:00Z">
        <w:r w:rsidR="007655AC">
          <w:rPr>
            <w:rFonts w:hint="eastAsia"/>
          </w:rPr>
          <w:t>中，同时兼顾大规模集群的路径规划与通信保持面临严峻挑战</w:t>
        </w:r>
      </w:ins>
      <w:del w:id="73" w:author="运璐 何" w:date="2026-01-30T13:09:00Z">
        <w:r w:rsidRPr="00F11A8C" w:rsidDel="007655AC">
          <w:rPr>
            <w:rFonts w:hint="eastAsia"/>
          </w:rPr>
          <w:delText>又对通信保持提出了更高挑战：</w:delText>
        </w:r>
      </w:del>
      <w:ins w:id="74" w:author="运璐 何" w:date="2026-01-30T13:09:00Z">
        <w:r w:rsidR="007655AC">
          <w:rPr>
            <w:rFonts w:hint="eastAsia"/>
          </w:rPr>
          <w:t>。</w:t>
        </w:r>
      </w:ins>
      <w:r w:rsidRPr="00F11A8C">
        <w:rPr>
          <w:rFonts w:hint="eastAsia"/>
        </w:rPr>
        <w:t>一方面，密集的高楼与复杂的街区结构会造成严重的信号遮挡和多径效应，</w:t>
      </w:r>
      <w:del w:id="75" w:author="运璐 何" w:date="2026-01-30T13:24:00Z">
        <w:r w:rsidRPr="00F11A8C" w:rsidDel="00C96D8C">
          <w:rPr>
            <w:rFonts w:hint="eastAsia"/>
          </w:rPr>
          <w:delText>造成无人机之间的通信链路中断</w:delText>
        </w:r>
      </w:del>
      <w:ins w:id="76" w:author="运璐 何" w:date="2026-01-30T13:10:00Z">
        <w:r w:rsidR="007655AC">
          <w:rPr>
            <w:rFonts w:hint="eastAsia"/>
          </w:rPr>
          <w:t>同时</w:t>
        </w:r>
      </w:ins>
      <w:del w:id="77" w:author="运璐 何" w:date="2026-01-30T13:10:00Z">
        <w:r w:rsidRPr="00F11A8C" w:rsidDel="007655AC">
          <w:rPr>
            <w:rFonts w:hint="eastAsia"/>
          </w:rPr>
          <w:delText>；另一方面，</w:delText>
        </w:r>
      </w:del>
      <w:r w:rsidRPr="00F11A8C">
        <w:rPr>
          <w:rFonts w:hint="eastAsia"/>
        </w:rPr>
        <w:t>敌对电磁干扰会进一步降低链路质量</w:t>
      </w:r>
      <w:ins w:id="78" w:author="运璐 何" w:date="2026-01-30T13:24:00Z">
        <w:r w:rsidR="00C96D8C">
          <w:rPr>
            <w:rFonts w:hint="eastAsia"/>
          </w:rPr>
          <w:t>，</w:t>
        </w:r>
      </w:ins>
      <w:ins w:id="79" w:author="运璐 何" w:date="2026-01-30T13:10:00Z">
        <w:r w:rsidR="007655AC">
          <w:rPr>
            <w:rFonts w:hint="eastAsia"/>
          </w:rPr>
          <w:t>使得通信链路极易</w:t>
        </w:r>
      </w:ins>
      <w:ins w:id="80" w:author="运璐 何" w:date="2026-01-30T13:11:00Z">
        <w:r w:rsidR="007655AC">
          <w:rPr>
            <w:rFonts w:hint="eastAsia"/>
          </w:rPr>
          <w:t>中断</w:t>
        </w:r>
      </w:ins>
      <w:r w:rsidRPr="00F11A8C">
        <w:rPr>
          <w:rFonts w:hint="eastAsia"/>
          <w:vertAlign w:val="superscript"/>
        </w:rPr>
        <w:t>[9]</w:t>
      </w:r>
      <w:ins w:id="81" w:author="运璐 何" w:date="2026-01-30T13:11:00Z">
        <w:r w:rsidR="007655AC">
          <w:rPr>
            <w:rFonts w:hint="eastAsia"/>
          </w:rPr>
          <w:t>；另一方面，多无人机协同</w:t>
        </w:r>
      </w:ins>
      <w:del w:id="82" w:author="运璐 何" w:date="2026-01-30T13:11:00Z">
        <w:r w:rsidRPr="00F11A8C" w:rsidDel="007655AC">
          <w:rPr>
            <w:rFonts w:hint="eastAsia"/>
          </w:rPr>
          <w:delText>。</w:delText>
        </w:r>
      </w:del>
      <w:ins w:id="83" w:author="运璐 何" w:date="2026-01-30T13:12:00Z">
        <w:r w:rsidR="007655AC" w:rsidRPr="007655AC">
          <w:rPr>
            <w:rFonts w:hint="eastAsia"/>
          </w:rPr>
          <w:t>规划本质上属于NP-Hard问题，其状态空间随集群规模呈指数级增长。在此信道环境下，通信连通性约束与避障需求呈现强耦合特性，如何在规避障碍与干扰的同时，克服计算复杂度的“维数灾难”，实现大规模集群的实时通信保持与协同规划，成为当前亟待解</w:t>
        </w:r>
        <w:r w:rsidR="007655AC" w:rsidRPr="007655AC">
          <w:rPr>
            <w:rFonts w:hint="eastAsia"/>
          </w:rPr>
          <w:lastRenderedPageBreak/>
          <w:t>决的难题。</w:t>
        </w:r>
      </w:ins>
      <w:del w:id="84" w:author="运璐 何" w:date="2026-01-30T13:12:00Z">
        <w:r w:rsidRPr="00F11A8C" w:rsidDel="007655AC">
          <w:rPr>
            <w:rFonts w:hint="eastAsia"/>
          </w:rPr>
          <w:delText>由于多无人机路径规划本身属于NP-Hard问题，其计算复杂度随集群规模呈指数增长，而在上述复杂信道环境下，通信保持需求又与路径规划强耦合，使得在大规模场景下同时兼顾连通性与可达性的协同建模和求解尤为困难。在此背景下，如何在规避障碍与干扰的同时保持大规模集群通信连通性成为一个有挑战性的难题。</w:delText>
        </w:r>
      </w:del>
    </w:p>
    <w:p w14:paraId="7414F1E8" w14:textId="4680712C" w:rsidR="00F11A8C" w:rsidRPr="00F11A8C" w:rsidRDefault="007655AC" w:rsidP="00F5743C">
      <w:pPr>
        <w:pStyle w:val="13"/>
        <w:ind w:firstLine="420"/>
      </w:pPr>
      <w:ins w:id="85" w:author="运璐 何" w:date="2026-01-30T13:13:00Z">
        <w:r w:rsidRPr="007655AC">
          <w:t>针对</w:t>
        </w:r>
      </w:ins>
      <w:ins w:id="86" w:author="运璐 何" w:date="2026-01-30T13:26:00Z">
        <w:r w:rsidR="00C96D8C">
          <w:rPr>
            <w:rFonts w:hint="eastAsia"/>
          </w:rPr>
          <w:t>上述</w:t>
        </w:r>
      </w:ins>
      <w:ins w:id="87" w:author="运璐 何" w:date="2026-01-30T13:13:00Z">
        <w:r w:rsidRPr="007655AC">
          <w:t>无人机集群协同规划问题</w:t>
        </w:r>
      </w:ins>
      <w:del w:id="88" w:author="运璐 何" w:date="2026-01-30T13:13:00Z">
        <w:r w:rsidR="00F11A8C" w:rsidRPr="00F11A8C" w:rsidDel="007655AC">
          <w:rPr>
            <w:rFonts w:hint="eastAsia"/>
          </w:rPr>
          <w:delText>在无人机集群路径规划研究中</w:delText>
        </w:r>
      </w:del>
      <w:r w:rsidR="00F11A8C" w:rsidRPr="00F11A8C">
        <w:rPr>
          <w:rFonts w:hint="eastAsia"/>
        </w:rPr>
        <w:t>，早期</w:t>
      </w:r>
      <w:ins w:id="89" w:author="运璐 何" w:date="2026-01-30T13:14:00Z">
        <w:r>
          <w:rPr>
            <w:rFonts w:hint="eastAsia"/>
          </w:rPr>
          <w:t>的研究</w:t>
        </w:r>
      </w:ins>
      <w:del w:id="90" w:author="运璐 何" w:date="2026-01-30T13:14:00Z">
        <w:r w:rsidR="00F11A8C" w:rsidRPr="00F11A8C" w:rsidDel="007655AC">
          <w:rPr>
            <w:rFonts w:hint="eastAsia"/>
          </w:rPr>
          <w:delText>工作</w:delText>
        </w:r>
      </w:del>
      <w:r w:rsidR="00F11A8C" w:rsidRPr="00F11A8C">
        <w:rPr>
          <w:rFonts w:hint="eastAsia"/>
        </w:rPr>
        <w:t>主要</w:t>
      </w:r>
      <w:ins w:id="91" w:author="运璐 何" w:date="2026-01-30T13:15:00Z">
        <w:r>
          <w:rPr>
            <w:rFonts w:hint="eastAsia"/>
          </w:rPr>
          <w:t>是</w:t>
        </w:r>
      </w:ins>
      <w:del w:id="92" w:author="运璐 何" w:date="2026-01-30T13:13:00Z">
        <w:r w:rsidR="00F11A8C" w:rsidRPr="00F11A8C" w:rsidDel="007655AC">
          <w:rPr>
            <w:rFonts w:hint="eastAsia"/>
          </w:rPr>
          <w:delText>聚焦于避障与路径最优化。</w:delText>
        </w:r>
        <w:r w:rsidR="00F11A8C" w:rsidRPr="00AA69C4" w:rsidDel="007655AC">
          <w:rPr>
            <w:rFonts w:cs="Times New Roman"/>
          </w:rPr>
          <w:delText>Sharon</w:delText>
        </w:r>
        <w:r w:rsidR="00E27082" w:rsidRPr="00AA69C4" w:rsidDel="007655AC">
          <w:rPr>
            <w:rFonts w:cs="Times New Roman"/>
          </w:rPr>
          <w:delText xml:space="preserve"> </w:delText>
        </w:r>
        <w:r w:rsidR="00F11A8C" w:rsidRPr="00F11A8C" w:rsidDel="007655AC">
          <w:rPr>
            <w:rFonts w:hint="eastAsia"/>
          </w:rPr>
          <w:delText>等人提出的</w:delText>
        </w:r>
      </w:del>
      <w:r w:rsidR="00F11A8C" w:rsidRPr="00F11A8C">
        <w:rPr>
          <w:rFonts w:hint="eastAsia"/>
        </w:rPr>
        <w:t>基于冲突搜索（</w:t>
      </w:r>
      <w:r w:rsidR="00296B86" w:rsidRPr="00296B86">
        <w:t>Conflict-Based Search</w:t>
      </w:r>
      <w:r w:rsidR="00296B86">
        <w:t>,</w:t>
      </w:r>
      <w:r w:rsidR="00F11A8C" w:rsidRPr="00F11A8C">
        <w:rPr>
          <w:rFonts w:hint="eastAsia"/>
        </w:rPr>
        <w:t>CBS）的算法</w:t>
      </w:r>
      <w:ins w:id="93" w:author="运璐 何" w:date="2026-01-30T13:26:00Z">
        <w:r w:rsidR="00C96D8C">
          <w:rPr>
            <w:rFonts w:hint="eastAsia"/>
          </w:rPr>
          <w:t>以</w:t>
        </w:r>
      </w:ins>
      <w:del w:id="94" w:author="运璐 何" w:date="2026-01-30T13:15:00Z">
        <w:r w:rsidR="00F11A8C" w:rsidRPr="00F11A8C" w:rsidDel="007655AC">
          <w:rPr>
            <w:rFonts w:hint="eastAsia"/>
          </w:rPr>
          <w:delText>通过冲突树与单体路径搜索相结合</w:delText>
        </w:r>
      </w:del>
      <w:del w:id="95" w:author="运璐 何" w:date="2026-01-30T13:13:00Z">
        <w:r w:rsidR="00F11A8C" w:rsidRPr="00F11A8C" w:rsidDel="007655AC">
          <w:rPr>
            <w:rFonts w:hint="eastAsia"/>
          </w:rPr>
          <w:delText>，有效</w:delText>
        </w:r>
      </w:del>
      <w:r w:rsidR="00F11A8C" w:rsidRPr="00F11A8C">
        <w:rPr>
          <w:rFonts w:hint="eastAsia"/>
        </w:rPr>
        <w:t>解决</w:t>
      </w:r>
      <w:del w:id="96" w:author="运璐 何" w:date="2026-01-30T13:13:00Z">
        <w:r w:rsidR="00F11A8C" w:rsidRPr="00F11A8C" w:rsidDel="007655AC">
          <w:rPr>
            <w:rFonts w:hint="eastAsia"/>
          </w:rPr>
          <w:delText>了</w:delText>
        </w:r>
      </w:del>
      <w:r w:rsidR="00F11A8C" w:rsidRPr="00F11A8C">
        <w:rPr>
          <w:rFonts w:hint="eastAsia"/>
        </w:rPr>
        <w:t>多智能体间的路径冲突问题</w:t>
      </w:r>
      <w:del w:id="97" w:author="运璐 何" w:date="2026-01-30T13:14:00Z">
        <w:r w:rsidR="00F11A8C" w:rsidRPr="00F11A8C" w:rsidDel="007655AC">
          <w:rPr>
            <w:rFonts w:hint="eastAsia"/>
          </w:rPr>
          <w:delText>；Kottinger 等人进一步将C扩展至具动力学约束的多智能体系统</w:delText>
        </w:r>
      </w:del>
      <w:r w:rsidR="00F11A8C" w:rsidRPr="00F11A8C">
        <w:rPr>
          <w:rFonts w:hint="eastAsia"/>
          <w:vertAlign w:val="superscript"/>
        </w:rPr>
        <w:t>[10-11]</w:t>
      </w:r>
      <w:ins w:id="98" w:author="运璐 何" w:date="2026-01-30T13:15:00Z">
        <w:r>
          <w:rPr>
            <w:rFonts w:hint="eastAsia"/>
          </w:rPr>
          <w:t>，</w:t>
        </w:r>
      </w:ins>
      <w:del w:id="99" w:author="运璐 何" w:date="2026-01-30T13:15:00Z">
        <w:r w:rsidR="00F11A8C" w:rsidRPr="00F11A8C" w:rsidDel="007655AC">
          <w:rPr>
            <w:rFonts w:hint="eastAsia"/>
          </w:rPr>
          <w:delText>。然而，</w:delText>
        </w:r>
      </w:del>
      <w:ins w:id="100" w:author="运璐 何" w:date="2026-01-30T13:15:00Z">
        <w:r>
          <w:rPr>
            <w:rFonts w:hint="eastAsia"/>
          </w:rPr>
          <w:t>但</w:t>
        </w:r>
      </w:ins>
      <w:r w:rsidR="00F11A8C" w:rsidRPr="00F11A8C">
        <w:rPr>
          <w:rFonts w:hint="eastAsia"/>
        </w:rPr>
        <w:t>此类方法仅关注空间冲突与时间调度，</w:t>
      </w:r>
      <w:ins w:id="101" w:author="运璐 何" w:date="2026-01-30T13:15:00Z">
        <w:r>
          <w:rPr>
            <w:rFonts w:hint="eastAsia"/>
          </w:rPr>
          <w:t>忽略通信约束</w:t>
        </w:r>
      </w:ins>
      <w:ins w:id="102" w:author="运璐 何" w:date="2026-01-30T13:16:00Z">
        <w:r>
          <w:rPr>
            <w:rFonts w:hint="eastAsia"/>
          </w:rPr>
          <w:t>，难以适应复杂的电磁对抗环境</w:t>
        </w:r>
      </w:ins>
      <w:del w:id="103" w:author="运璐 何" w:date="2026-01-30T13:15:00Z">
        <w:r w:rsidR="00F11A8C" w:rsidRPr="00F11A8C" w:rsidDel="007655AC">
          <w:rPr>
            <w:rFonts w:hint="eastAsia"/>
          </w:rPr>
          <w:delText>无法对无人机群体的通信连通性进行建模</w:delText>
        </w:r>
      </w:del>
      <w:r w:rsidR="00F11A8C" w:rsidRPr="00F11A8C">
        <w:rPr>
          <w:rFonts w:hint="eastAsia"/>
        </w:rPr>
        <w:t>，</w:t>
      </w:r>
      <w:del w:id="104" w:author="运璐 何" w:date="2026-01-30T13:16:00Z">
        <w:r w:rsidR="00F11A8C" w:rsidRPr="00F11A8C" w:rsidDel="007655AC">
          <w:rPr>
            <w:rFonts w:hint="eastAsia"/>
          </w:rPr>
          <w:delText>在建筑密集或电磁干扰严重的城市环境中难以实现稳定协同。</w:delText>
        </w:r>
      </w:del>
      <w:r w:rsidR="00F11A8C" w:rsidRPr="00F11A8C">
        <w:rPr>
          <w:rFonts w:hint="eastAsia"/>
        </w:rPr>
        <w:t>为克服这一局限，</w:t>
      </w:r>
      <w:ins w:id="105" w:author="运璐 何" w:date="2026-01-30T13:16:00Z">
        <w:r>
          <w:rPr>
            <w:rFonts w:hint="eastAsia"/>
          </w:rPr>
          <w:t>现有</w:t>
        </w:r>
      </w:ins>
      <w:del w:id="106" w:author="运璐 何" w:date="2026-01-30T13:16:00Z">
        <w:r w:rsidR="00F11A8C" w:rsidRPr="00F11A8C" w:rsidDel="007655AC">
          <w:rPr>
            <w:rFonts w:hint="eastAsia"/>
          </w:rPr>
          <w:delText>相关</w:delText>
        </w:r>
      </w:del>
      <w:r w:rsidR="00F11A8C" w:rsidRPr="00F11A8C">
        <w:rPr>
          <w:rFonts w:hint="eastAsia"/>
        </w:rPr>
        <w:t>研究</w:t>
      </w:r>
      <w:ins w:id="107" w:author="运璐 何" w:date="2026-01-30T13:16:00Z">
        <w:r>
          <w:rPr>
            <w:rFonts w:hint="eastAsia"/>
          </w:rPr>
          <w:t>主要集中在</w:t>
        </w:r>
      </w:ins>
      <w:del w:id="108" w:author="运璐 何" w:date="2026-01-30T13:16:00Z">
        <w:r w:rsidR="00F11A8C" w:rsidRPr="00F11A8C" w:rsidDel="007655AC">
          <w:rPr>
            <w:rFonts w:hint="eastAsia"/>
          </w:rPr>
          <w:delText>开始将其他传统的路径规划与通信保持相结合，形成了</w:delText>
        </w:r>
      </w:del>
      <w:r w:rsidR="00F11A8C" w:rsidRPr="00F11A8C">
        <w:rPr>
          <w:rFonts w:hint="eastAsia"/>
        </w:rPr>
        <w:t>启发式优化、强化学习和改进人工势场法三</w:t>
      </w:r>
      <w:ins w:id="109" w:author="运璐 何" w:date="2026-01-30T13:17:00Z">
        <w:r>
          <w:rPr>
            <w:rFonts w:hint="eastAsia"/>
          </w:rPr>
          <w:t>个</w:t>
        </w:r>
      </w:ins>
      <w:del w:id="110" w:author="运璐 何" w:date="2026-01-30T13:17:00Z">
        <w:r w:rsidR="00F11A8C" w:rsidRPr="00F11A8C" w:rsidDel="007655AC">
          <w:rPr>
            <w:rFonts w:hint="eastAsia"/>
          </w:rPr>
          <w:delText>类主要研</w:delText>
        </w:r>
      </w:del>
      <w:del w:id="111" w:author="运璐 何" w:date="2026-01-30T13:26:00Z">
        <w:r w:rsidR="00F11A8C" w:rsidRPr="00F11A8C" w:rsidDel="00C96D8C">
          <w:rPr>
            <w:rFonts w:hint="eastAsia"/>
          </w:rPr>
          <w:delText>究</w:delText>
        </w:r>
      </w:del>
      <w:r w:rsidR="00F11A8C" w:rsidRPr="00F11A8C">
        <w:rPr>
          <w:rFonts w:hint="eastAsia"/>
        </w:rPr>
        <w:t>方向</w:t>
      </w:r>
      <w:ins w:id="112" w:author="运璐 何" w:date="2026-01-30T13:17:00Z">
        <w:r>
          <w:rPr>
            <w:rFonts w:hint="eastAsia"/>
          </w:rPr>
          <w:t>，</w:t>
        </w:r>
        <w:commentRangeStart w:id="113"/>
        <w:r w:rsidRPr="007655AC">
          <w:t>但在应对大规模集群与复杂</w:t>
        </w:r>
      </w:ins>
      <w:ins w:id="114" w:author="运璐 何" w:date="2026-01-30T13:27:00Z">
        <w:r w:rsidR="00C96D8C">
          <w:rPr>
            <w:rFonts w:hint="eastAsia"/>
          </w:rPr>
          <w:t>对抗</w:t>
        </w:r>
      </w:ins>
      <w:ins w:id="115" w:author="运璐 何" w:date="2026-01-30T13:17:00Z">
        <w:r w:rsidRPr="007655AC">
          <w:t>场景时仍存在显著局限：</w:t>
        </w:r>
      </w:ins>
      <w:commentRangeEnd w:id="113"/>
      <w:ins w:id="116" w:author="运璐 何" w:date="2026-01-30T13:32:00Z">
        <w:r w:rsidR="002061A3">
          <w:rPr>
            <w:rStyle w:val="afa"/>
            <w:rFonts w:ascii="Times New Roman" w:hAnsi="Times New Roman" w:cs="Times New Roman"/>
            <w:kern w:val="2"/>
            <w:szCs w:val="20"/>
            <w:lang w:val="x-none" w:eastAsia="x-none"/>
          </w:rPr>
          <w:commentReference w:id="113"/>
        </w:r>
      </w:ins>
      <w:del w:id="117" w:author="运璐 何" w:date="2026-01-30T13:17:00Z">
        <w:r w:rsidR="00F11A8C" w:rsidRPr="00F11A8C" w:rsidDel="007655AC">
          <w:rPr>
            <w:rFonts w:hint="eastAsia"/>
          </w:rPr>
          <w:delText>。</w:delText>
        </w:r>
      </w:del>
    </w:p>
    <w:p w14:paraId="62914139" w14:textId="5D120845" w:rsidR="00F11A8C" w:rsidRPr="00F11A8C" w:rsidRDefault="007655AC" w:rsidP="00F5743C">
      <w:pPr>
        <w:pStyle w:val="13"/>
        <w:ind w:firstLine="420"/>
      </w:pPr>
      <w:ins w:id="118" w:author="运璐 何" w:date="2026-01-30T13:17:00Z">
        <w:r>
          <w:t>1</w:t>
        </w:r>
        <w:r>
          <w:rPr>
            <w:rFonts w:hint="eastAsia"/>
          </w:rPr>
          <w:t>）</w:t>
        </w:r>
      </w:ins>
      <w:r w:rsidR="00F11A8C" w:rsidRPr="00F11A8C">
        <w:rPr>
          <w:rFonts w:hint="eastAsia"/>
        </w:rPr>
        <w:t>启发式优化算法通过全局搜索与多目标优化机制实现无人机通信协同规划的需求</w:t>
      </w:r>
      <w:ins w:id="119" w:author="运璐 何" w:date="2026-01-30T13:19:00Z">
        <w:r w:rsidR="00B64D2C">
          <w:rPr>
            <w:rFonts w:hint="eastAsia"/>
          </w:rPr>
          <w:t>:</w:t>
        </w:r>
      </w:ins>
      <w:del w:id="120" w:author="运璐 何" w:date="2026-01-30T13:19:00Z">
        <w:r w:rsidR="00F11A8C" w:rsidRPr="00F11A8C" w:rsidDel="00B64D2C">
          <w:rPr>
            <w:rFonts w:hint="eastAsia"/>
          </w:rPr>
          <w:delText>。</w:delText>
        </w:r>
        <w:r w:rsidR="00E27082" w:rsidRPr="00A21003" w:rsidDel="00B64D2C">
          <w:rPr>
            <w:rFonts w:ascii="仿宋_GB2312" w:eastAsia="仿宋_GB2312" w:hAnsi="Times New Roman" w:cs="Times New Roman" w:hint="eastAsia"/>
          </w:rPr>
          <w:delText>He</w:delText>
        </w:r>
        <w:r w:rsidR="00E27082" w:rsidRPr="00A21003" w:rsidDel="00B64D2C">
          <w:rPr>
            <w:rFonts w:ascii="仿宋_GB2312" w:eastAsia="仿宋_GB2312" w:cs="Times New Roman" w:hint="eastAsia"/>
          </w:rPr>
          <w:delText xml:space="preserve"> </w:delText>
        </w:r>
        <w:r w:rsidR="00F11A8C" w:rsidRPr="00F11A8C" w:rsidDel="00B64D2C">
          <w:rPr>
            <w:rFonts w:hint="eastAsia"/>
          </w:rPr>
          <w:delText>等提出的混合粒子群算法（Hybrid</w:delText>
        </w:r>
        <w:r w:rsidR="00E27082" w:rsidDel="00B64D2C">
          <w:rPr>
            <w:rFonts w:hint="eastAsia"/>
          </w:rPr>
          <w:delText xml:space="preserve"> </w:delText>
        </w:r>
        <w:r w:rsidR="00F11A8C" w:rsidRPr="00F11A8C" w:rsidDel="00B64D2C">
          <w:rPr>
            <w:rFonts w:hint="eastAsia"/>
          </w:rPr>
          <w:delText>PSO）</w:delText>
        </w:r>
        <w:r w:rsidR="00F11A8C" w:rsidRPr="00F11A8C" w:rsidDel="00B64D2C">
          <w:rPr>
            <w:rFonts w:hint="eastAsia"/>
            <w:vertAlign w:val="superscript"/>
          </w:rPr>
          <w:delText>[12]</w:delText>
        </w:r>
        <w:r w:rsidR="00F11A8C" w:rsidRPr="00F11A8C" w:rsidDel="00B64D2C">
          <w:rPr>
            <w:rFonts w:hint="eastAsia"/>
          </w:rPr>
          <w:delText>通过双层粒子更新与自适应权重实现多目标路径-通信联合优化，但计算开销高、实时性不足；</w:delText>
        </w:r>
        <w:r w:rsidR="00F11A8C" w:rsidRPr="00AA69C4" w:rsidDel="00B64D2C">
          <w:rPr>
            <w:rFonts w:cs="Times New Roman"/>
          </w:rPr>
          <w:delText>Meng</w:delText>
        </w:r>
        <w:r w:rsidR="00E27082" w:rsidDel="00B64D2C">
          <w:rPr>
            <w:rFonts w:cs="Times New Roman"/>
          </w:rPr>
          <w:delText xml:space="preserve"> </w:delText>
        </w:r>
        <w:r w:rsidR="00F11A8C" w:rsidRPr="00F11A8C" w:rsidDel="00B64D2C">
          <w:rPr>
            <w:rFonts w:hint="eastAsia"/>
          </w:rPr>
          <w:delText>等提出的</w:delText>
        </w:r>
        <w:r w:rsidR="00AA69C4" w:rsidDel="00B64D2C">
          <w:rPr>
            <w:rFonts w:hint="eastAsia"/>
          </w:rPr>
          <w:delText xml:space="preserve"> </w:delText>
        </w:r>
        <w:r w:rsidR="00F11A8C" w:rsidRPr="00AA69C4" w:rsidDel="00B64D2C">
          <w:rPr>
            <w:rFonts w:cs="Times New Roman"/>
          </w:rPr>
          <w:delText>PPSwarm</w:delText>
        </w:r>
        <w:r w:rsidR="00AA69C4" w:rsidDel="00B64D2C">
          <w:rPr>
            <w:rFonts w:cs="Times New Roman"/>
          </w:rPr>
          <w:delText xml:space="preserve"> </w:delText>
        </w:r>
        <w:r w:rsidR="00F11A8C" w:rsidRPr="00F11A8C" w:rsidDel="00B64D2C">
          <w:rPr>
            <w:rFonts w:hint="eastAsia"/>
          </w:rPr>
          <w:delText>算法</w:delText>
        </w:r>
        <w:r w:rsidR="00F11A8C" w:rsidRPr="00F11A8C" w:rsidDel="00B64D2C">
          <w:rPr>
            <w:rFonts w:hint="eastAsia"/>
            <w:vertAlign w:val="superscript"/>
          </w:rPr>
          <w:delText>[13]</w:delText>
        </w:r>
        <w:r w:rsidR="00F11A8C" w:rsidRPr="00F11A8C" w:rsidDel="00B64D2C">
          <w:rPr>
            <w:rFonts w:hint="eastAsia"/>
          </w:rPr>
          <w:delText>将优先级约束的</w:delText>
        </w:r>
        <w:r w:rsidR="00AA69C4" w:rsidDel="00B64D2C">
          <w:rPr>
            <w:rFonts w:hint="eastAsia"/>
          </w:rPr>
          <w:delText xml:space="preserve"> </w:delText>
        </w:r>
        <w:r w:rsidR="00F11A8C" w:rsidRPr="00AA69C4" w:rsidDel="00B64D2C">
          <w:rPr>
            <w:rFonts w:cs="Times New Roman"/>
          </w:rPr>
          <w:delText>RRT</w:delText>
        </w:r>
        <w:r w:rsidR="00E27082" w:rsidRPr="00AA69C4" w:rsidDel="00B64D2C">
          <w:rPr>
            <w:rFonts w:cs="Times New Roman"/>
          </w:rPr>
          <w:delText>*</w:delText>
        </w:r>
        <w:r w:rsidR="00F11A8C" w:rsidRPr="00F11A8C" w:rsidDel="00B64D2C">
          <w:rPr>
            <w:rFonts w:hint="eastAsia"/>
          </w:rPr>
          <w:delText>与粒子群全局搜索结合以增强全局搜索，但混合结构在大规模集群下效率下降；</w:delText>
        </w:r>
      </w:del>
      <w:del w:id="121" w:author="运璐 何" w:date="2026-01-28T18:38:00Z">
        <w:r w:rsidR="00F11A8C" w:rsidRPr="00F11A8C" w:rsidDel="00633B36">
          <w:rPr>
            <w:rFonts w:hint="eastAsia"/>
          </w:rPr>
          <w:delText>Tseng 等提出的多目标遗传算法（MOGA）</w:delText>
        </w:r>
        <w:r w:rsidR="00F11A8C" w:rsidRPr="00F11A8C" w:rsidDel="00633B36">
          <w:rPr>
            <w:rFonts w:hint="eastAsia"/>
            <w:vertAlign w:val="superscript"/>
          </w:rPr>
          <w:delText>[14]</w:delText>
        </w:r>
        <w:r w:rsidR="00F11A8C" w:rsidRPr="00F11A8C" w:rsidDel="00633B36">
          <w:rPr>
            <w:rFonts w:hint="eastAsia"/>
          </w:rPr>
          <w:delText>以遗传编码融合RSSI与路径平滑度进行多目标优化，但进化迭代依赖大量代数且收敛较慢</w:delText>
        </w:r>
      </w:del>
      <w:del w:id="122" w:author="运璐 何" w:date="2026-01-30T13:19:00Z">
        <w:r w:rsidR="00F11A8C" w:rsidRPr="00F11A8C" w:rsidDel="00B64D2C">
          <w:rPr>
            <w:rFonts w:hint="eastAsia"/>
          </w:rPr>
          <w:delText>。启发式优化类算法普遍存在依赖全局信息、搜索效果不足和收敛时间长等问题，限制了其在大规模无人机集群复杂场景下的应用。</w:delText>
        </w:r>
      </w:del>
      <w:ins w:id="123" w:author="运璐 何" w:date="2026-01-30T13:17:00Z">
        <w:r w:rsidRPr="007655AC">
          <w:rPr>
            <w:rFonts w:hint="eastAsia"/>
          </w:rPr>
          <w:t>混合粒子群算法（Hybrid PSO）</w:t>
        </w:r>
        <w:r w:rsidRPr="002061A3">
          <w:rPr>
            <w:rFonts w:hint="eastAsia"/>
            <w:vertAlign w:val="superscript"/>
          </w:rPr>
          <w:t>[12]</w:t>
        </w:r>
        <w:r w:rsidRPr="007655AC">
          <w:rPr>
            <w:rFonts w:hint="eastAsia"/>
          </w:rPr>
          <w:t>、优先级RRT*（PPSwarm）</w:t>
        </w:r>
        <w:r w:rsidRPr="002061A3">
          <w:rPr>
            <w:rFonts w:hint="eastAsia"/>
            <w:vertAlign w:val="superscript"/>
          </w:rPr>
          <w:t>[13]</w:t>
        </w:r>
        <w:r w:rsidRPr="007655AC">
          <w:rPr>
            <w:rFonts w:hint="eastAsia"/>
          </w:rPr>
          <w:t>及基因打靶算法（GTCPSO）</w:t>
        </w:r>
        <w:r w:rsidRPr="002061A3">
          <w:rPr>
            <w:rFonts w:hint="eastAsia"/>
            <w:vertAlign w:val="superscript"/>
          </w:rPr>
          <w:t>[14]</w:t>
        </w:r>
        <w:r w:rsidRPr="007655AC">
          <w:rPr>
            <w:rFonts w:hint="eastAsia"/>
          </w:rPr>
          <w:t>等，通过引入全局搜索</w:t>
        </w:r>
      </w:ins>
      <w:ins w:id="124" w:author="运璐 何" w:date="2026-01-30T13:18:00Z">
        <w:r>
          <w:rPr>
            <w:rFonts w:hint="eastAsia"/>
          </w:rPr>
          <w:t>和启发式</w:t>
        </w:r>
      </w:ins>
      <w:ins w:id="125" w:author="运璐 何" w:date="2026-01-30T13:17:00Z">
        <w:r w:rsidRPr="007655AC">
          <w:rPr>
            <w:rFonts w:hint="eastAsia"/>
          </w:rPr>
          <w:t>优化机制，在一定程度上解决了路径与通信的联合优化问题。然而，此类算法通常需要全局地图信息，且随着集群规模扩大，其搜索空间急剧膨胀，导致计算开销过大、收敛时间长，难以满足战场环境下的实时性要求。</w:t>
        </w:r>
      </w:ins>
    </w:p>
    <w:p w14:paraId="79800FEE" w14:textId="4B03CCDE" w:rsidR="00F11A8C" w:rsidRPr="00F11A8C" w:rsidRDefault="00B64D2C" w:rsidP="00F5743C">
      <w:pPr>
        <w:pStyle w:val="13"/>
        <w:ind w:firstLine="420"/>
      </w:pPr>
      <w:ins w:id="126" w:author="运璐 何" w:date="2026-01-30T13:19:00Z">
        <w:r>
          <w:rPr>
            <w:rFonts w:hint="eastAsia"/>
          </w:rPr>
          <w:t>2）</w:t>
        </w:r>
      </w:ins>
      <w:r w:rsidR="00F11A8C" w:rsidRPr="00F11A8C">
        <w:rPr>
          <w:rFonts w:hint="eastAsia"/>
        </w:rPr>
        <w:t>强化学习方法通过对已知场景学习训练完成通信保持路径规划</w:t>
      </w:r>
      <w:ins w:id="127" w:author="运璐 何" w:date="2026-01-30T13:20:00Z">
        <w:r w:rsidR="00C96D8C">
          <w:rPr>
            <w:rFonts w:hint="eastAsia"/>
          </w:rPr>
          <w:t>,如</w:t>
        </w:r>
      </w:ins>
      <w:del w:id="128" w:author="运璐 何" w:date="2026-01-30T13:20:00Z">
        <w:r w:rsidR="00F11A8C" w:rsidRPr="00F11A8C" w:rsidDel="00B64D2C">
          <w:rPr>
            <w:rFonts w:hint="eastAsia"/>
          </w:rPr>
          <w:delText>。Bayerlein 等提出的深度强化学习算法（DRL-WDH）</w:delText>
        </w:r>
        <w:r w:rsidR="00F11A8C" w:rsidRPr="00F11A8C" w:rsidDel="00B64D2C">
          <w:rPr>
            <w:rFonts w:hint="eastAsia"/>
            <w:vertAlign w:val="superscript"/>
          </w:rPr>
          <w:delText>[15]</w:delText>
        </w:r>
        <w:r w:rsidR="00F11A8C" w:rsidRPr="00F11A8C" w:rsidDel="00B64D2C">
          <w:rPr>
            <w:rFonts w:hint="eastAsia"/>
          </w:rPr>
          <w:delText>采用AC架构联合优化路径与功率，但训练代价高，难以在线应用；Lin 等的通信连通强化学习算法（DRL-CC）</w:delText>
        </w:r>
        <w:r w:rsidR="00F11A8C" w:rsidRPr="00F11A8C" w:rsidDel="00B64D2C">
          <w:rPr>
            <w:rFonts w:hint="eastAsia"/>
            <w:vertAlign w:val="superscript"/>
          </w:rPr>
          <w:delText>[16]</w:delText>
        </w:r>
        <w:r w:rsidR="00F11A8C" w:rsidRPr="00F11A8C" w:rsidDel="00B64D2C">
          <w:rPr>
            <w:rFonts w:hint="eastAsia"/>
          </w:rPr>
          <w:delText>利用 DQN-CNN 框架引入通信约束奖励实现路径与连通性联合决策以提升链路稳定性，但难以适应未知场景；</w:delText>
        </w:r>
      </w:del>
      <w:del w:id="129" w:author="运璐 何" w:date="2026-01-28T19:03:00Z">
        <w:r w:rsidR="00F11A8C" w:rsidRPr="00F11A8C" w:rsidDel="00D1190A">
          <w:rPr>
            <w:rFonts w:hint="eastAsia"/>
          </w:rPr>
          <w:delText>Cheng 等提出的分层强化学习结合模拟退火算法（HRL-SA）</w:delText>
        </w:r>
        <w:r w:rsidR="00F11A8C" w:rsidRPr="00F11A8C" w:rsidDel="00D1190A">
          <w:rPr>
            <w:rFonts w:hint="eastAsia"/>
            <w:vertAlign w:val="superscript"/>
          </w:rPr>
          <w:delText>[17]</w:delText>
        </w:r>
        <w:r w:rsidR="00F11A8C" w:rsidRPr="00F11A8C" w:rsidDel="00D1190A">
          <w:rPr>
            <w:rFonts w:hint="eastAsia"/>
          </w:rPr>
          <w:delText>通过分层强化学习与模拟退火结合以增强探索性，但其参数调优困难导致扩展性受限</w:delText>
        </w:r>
      </w:del>
      <w:del w:id="130" w:author="运璐 何" w:date="2026-01-30T13:20:00Z">
        <w:r w:rsidR="00F11A8C" w:rsidRPr="00F11A8C" w:rsidDel="00C96D8C">
          <w:rPr>
            <w:rFonts w:hint="eastAsia"/>
          </w:rPr>
          <w:delText>。强化学习类算法普遍存在训练代价高、收敛慢及实时部署困难等问题，在大规模集群与复杂环境下应用仍受限制。</w:delText>
        </w:r>
      </w:del>
      <w:ins w:id="131" w:author="运璐 何" w:date="2026-01-30T13:19:00Z">
        <w:r w:rsidRPr="00B64D2C">
          <w:rPr>
            <w:rFonts w:hint="eastAsia"/>
          </w:rPr>
          <w:t>深度强化学习架构（DRL-WDH）</w:t>
        </w:r>
        <w:r w:rsidRPr="002061A3">
          <w:rPr>
            <w:rFonts w:hint="eastAsia"/>
            <w:vertAlign w:val="superscript"/>
          </w:rPr>
          <w:t>[15]</w:t>
        </w:r>
        <w:r w:rsidRPr="00B64D2C">
          <w:rPr>
            <w:rFonts w:hint="eastAsia"/>
          </w:rPr>
          <w:t>、通信约束DQN（DRL-CC）</w:t>
        </w:r>
        <w:r w:rsidRPr="002061A3">
          <w:rPr>
            <w:rFonts w:hint="eastAsia"/>
            <w:vertAlign w:val="superscript"/>
          </w:rPr>
          <w:t>[16]</w:t>
        </w:r>
        <w:r w:rsidRPr="00B64D2C">
          <w:rPr>
            <w:rFonts w:hint="eastAsia"/>
          </w:rPr>
          <w:t>及结合图注意力网络的方法</w:t>
        </w:r>
        <w:r w:rsidRPr="002061A3">
          <w:rPr>
            <w:rFonts w:hint="eastAsia"/>
            <w:vertAlign w:val="superscript"/>
          </w:rPr>
          <w:t>[17]</w:t>
        </w:r>
        <w:r w:rsidRPr="00B64D2C">
          <w:rPr>
            <w:rFonts w:hint="eastAsia"/>
          </w:rPr>
          <w:t>，通过训练神经网络实现端到端的策略映射，具备较强的</w:t>
        </w:r>
      </w:ins>
      <w:ins w:id="132" w:author="运璐 何" w:date="2026-01-30T13:21:00Z">
        <w:r w:rsidR="00C96D8C">
          <w:rPr>
            <w:rFonts w:hint="eastAsia"/>
          </w:rPr>
          <w:t>决策</w:t>
        </w:r>
      </w:ins>
      <w:ins w:id="133" w:author="运璐 何" w:date="2026-01-30T13:19:00Z">
        <w:r w:rsidRPr="00B64D2C">
          <w:rPr>
            <w:rFonts w:hint="eastAsia"/>
          </w:rPr>
          <w:t>能力。但在实际部署中，此类方法面临训练代价高昂、收敛速度慢的问题，且在面对未知的复杂城市突发场景时，其泛化能力</w:t>
        </w:r>
      </w:ins>
      <w:ins w:id="134" w:author="运璐 何" w:date="2026-01-30T13:20:00Z">
        <w:r w:rsidR="00C96D8C">
          <w:rPr>
            <w:rFonts w:hint="eastAsia"/>
          </w:rPr>
          <w:t>存在难以克服的限制。</w:t>
        </w:r>
      </w:ins>
    </w:p>
    <w:p w14:paraId="40F010B3" w14:textId="3A08894D" w:rsidR="00F11A8C" w:rsidRPr="00F11A8C" w:rsidRDefault="00C96D8C" w:rsidP="00F5743C">
      <w:pPr>
        <w:pStyle w:val="13"/>
        <w:ind w:firstLine="420"/>
      </w:pPr>
      <w:ins w:id="135" w:author="运璐 何" w:date="2026-01-30T13:21:00Z">
        <w:r>
          <w:rPr>
            <w:rFonts w:hint="eastAsia"/>
          </w:rPr>
          <w:t>3）</w:t>
        </w:r>
      </w:ins>
      <w:r w:rsidR="00AE4B17">
        <w:rPr>
          <w:rFonts w:hint="eastAsia"/>
        </w:rPr>
        <w:t>改进</w:t>
      </w:r>
      <w:r w:rsidR="00F11A8C" w:rsidRPr="00F11A8C">
        <w:rPr>
          <w:rFonts w:hint="eastAsia"/>
        </w:rPr>
        <w:t>人工势场法</w:t>
      </w:r>
      <w:r w:rsidR="00AE4B17">
        <w:rPr>
          <w:rFonts w:hint="eastAsia"/>
        </w:rPr>
        <w:t>通过设计</w:t>
      </w:r>
      <w:r w:rsidR="00F11A8C" w:rsidRPr="00F11A8C">
        <w:rPr>
          <w:rFonts w:hint="eastAsia"/>
        </w:rPr>
        <w:t>专门的通信保持机制</w:t>
      </w:r>
      <w:r w:rsidR="00AE4B17">
        <w:rPr>
          <w:rFonts w:hint="eastAsia"/>
        </w:rPr>
        <w:t>进行协同路径规划</w:t>
      </w:r>
      <w:r w:rsidR="00F11A8C" w:rsidRPr="00F11A8C">
        <w:rPr>
          <w:rFonts w:hint="eastAsia"/>
        </w:rPr>
        <w:t>。</w:t>
      </w:r>
      <w:ins w:id="136" w:author="运璐 何" w:date="2026-01-30T13:21:00Z">
        <w:r w:rsidRPr="00C96D8C">
          <w:t>因其结构简单、计算量小且便于分布式实现，被广泛应用于实时协同控制。</w:t>
        </w:r>
        <w:r>
          <w:rPr>
            <w:rFonts w:hint="eastAsia"/>
          </w:rPr>
          <w:t>如</w:t>
        </w:r>
        <w:r w:rsidRPr="00C96D8C">
          <w:rPr>
            <w:rFonts w:hint="eastAsia"/>
          </w:rPr>
          <w:t>R-UAVNet算法</w:t>
        </w:r>
        <w:r w:rsidRPr="002061A3">
          <w:rPr>
            <w:rFonts w:hint="eastAsia"/>
            <w:vertAlign w:val="superscript"/>
          </w:rPr>
          <w:t>[18]</w:t>
        </w:r>
        <w:r w:rsidRPr="00C96D8C">
          <w:rPr>
            <w:rFonts w:hint="eastAsia"/>
          </w:rPr>
          <w:t>利用通信梯度增强鲁棒性，CMUPF算法</w:t>
        </w:r>
        <w:r w:rsidRPr="002061A3">
          <w:rPr>
            <w:rFonts w:hint="eastAsia"/>
            <w:vertAlign w:val="superscript"/>
          </w:rPr>
          <w:t>[19]</w:t>
        </w:r>
        <w:r w:rsidRPr="00C96D8C">
          <w:rPr>
            <w:rFonts w:hint="eastAsia"/>
          </w:rPr>
          <w:t>引入分跳数图约束，DAFT-FC</w:t>
        </w:r>
        <w:r w:rsidRPr="002061A3">
          <w:rPr>
            <w:rFonts w:hint="eastAsia"/>
            <w:vertAlign w:val="superscript"/>
          </w:rPr>
          <w:t>[20]</w:t>
        </w:r>
        <w:r w:rsidRPr="00C96D8C">
          <w:rPr>
            <w:rFonts w:hint="eastAsia"/>
          </w:rPr>
          <w:t>及AJ-APF</w:t>
        </w:r>
        <w:r w:rsidRPr="002061A3">
          <w:rPr>
            <w:rFonts w:hint="eastAsia"/>
            <w:vertAlign w:val="superscript"/>
          </w:rPr>
          <w:t>[21]</w:t>
        </w:r>
        <w:r w:rsidRPr="00C96D8C">
          <w:rPr>
            <w:rFonts w:hint="eastAsia"/>
          </w:rPr>
          <w:t>则分别通过分布式补偿与信噪比势场建模来维持连通性。尽管上述</w:t>
        </w:r>
      </w:ins>
      <w:ins w:id="137" w:author="运璐 何" w:date="2026-01-30T13:29:00Z">
        <w:r>
          <w:rPr>
            <w:rFonts w:hint="eastAsia"/>
          </w:rPr>
          <w:t>现有的</w:t>
        </w:r>
      </w:ins>
      <w:ins w:id="138" w:author="运璐 何" w:date="2026-01-30T13:21:00Z">
        <w:r w:rsidRPr="00C96D8C">
          <w:rPr>
            <w:rFonts w:hint="eastAsia"/>
          </w:rPr>
          <w:t>改进APF方法在小规模（通常少于10架）编队中表现良好，但在大规模集群场景下，由于引入了复杂的通信保持势场，个体间极易因多源势场叠加（避障、交互、通信引力耦合）而陷入局部极值（Local Minima），导致群体震荡、死锁甚至规划失效</w:t>
        </w:r>
        <w:r w:rsidRPr="002061A3">
          <w:rPr>
            <w:rFonts w:hint="eastAsia"/>
            <w:vertAlign w:val="superscript"/>
          </w:rPr>
          <w:t>[22]</w:t>
        </w:r>
        <w:r w:rsidRPr="00C96D8C">
          <w:rPr>
            <w:rFonts w:hint="eastAsia"/>
          </w:rPr>
          <w:t>。</w:t>
        </w:r>
      </w:ins>
      <w:del w:id="139" w:author="运璐 何" w:date="2026-01-30T13:21:00Z">
        <w:r w:rsidR="00F11A8C" w:rsidRPr="00F11A8C" w:rsidDel="00C96D8C">
          <w:rPr>
            <w:rFonts w:hint="eastAsia"/>
          </w:rPr>
          <w:delText>Zhang 等人提出的鲁棒多无人机网络算法（R-UAVNet）</w:delText>
        </w:r>
        <w:r w:rsidR="00F11A8C" w:rsidRPr="00F11A8C" w:rsidDel="00C96D8C">
          <w:rPr>
            <w:rFonts w:hint="eastAsia"/>
            <w:vertAlign w:val="superscript"/>
          </w:rPr>
          <w:delText>[18]</w:delText>
        </w:r>
        <w:r w:rsidR="00F11A8C" w:rsidRPr="00F11A8C" w:rsidDel="00C96D8C">
          <w:rPr>
            <w:rFonts w:hint="eastAsia"/>
          </w:rPr>
          <w:delText>利用通信质量梯度增强拓扑鲁棒性但对参数敏感，但在复杂场景下应用困难；Zhu 等提出的基于连通保持的编队控制算法（CMUPF）</w:delText>
        </w:r>
        <w:r w:rsidR="00F11A8C" w:rsidRPr="00F11A8C" w:rsidDel="00C96D8C">
          <w:rPr>
            <w:rFonts w:hint="eastAsia"/>
            <w:vertAlign w:val="superscript"/>
          </w:rPr>
          <w:delText>[19]</w:delText>
        </w:r>
        <w:r w:rsidR="00F11A8C" w:rsidRPr="00F11A8C" w:rsidDel="00C96D8C">
          <w:rPr>
            <w:rFonts w:hint="eastAsia"/>
          </w:rPr>
          <w:delText>通过分跳数图约束维持小规模编队连通但局部拓扑重构计算复杂导致拓展性有限；Gong 等提出的分布式自适应容错编队控制算法（DAFT-FC）</w:delText>
        </w:r>
        <w:r w:rsidR="00F11A8C" w:rsidRPr="00F11A8C" w:rsidDel="00C96D8C">
          <w:rPr>
            <w:rFonts w:hint="eastAsia"/>
            <w:vertAlign w:val="superscript"/>
          </w:rPr>
          <w:delText>[20]</w:delText>
        </w:r>
        <w:r w:rsidR="00F11A8C" w:rsidRPr="00F11A8C" w:rsidDel="00C96D8C">
          <w:rPr>
            <w:rFonts w:hint="eastAsia"/>
          </w:rPr>
          <w:delText>引入分布式补偿实现通信故障下的编队保持但算法受场景复杂度与参数调节影响大；Wei 等提出的抗干扰协同通信算法（AJ-APF）</w:delText>
        </w:r>
        <w:r w:rsidR="00F11A8C" w:rsidRPr="00F11A8C" w:rsidDel="00C96D8C">
          <w:rPr>
            <w:rFonts w:hint="eastAsia"/>
            <w:vertAlign w:val="superscript"/>
          </w:rPr>
          <w:delText>[21]</w:delText>
        </w:r>
        <w:r w:rsidR="00F11A8C" w:rsidRPr="00F11A8C" w:rsidDel="00C96D8C">
          <w:rPr>
            <w:rFonts w:hint="eastAsia"/>
          </w:rPr>
          <w:delText>将信噪比与干扰建模为势场约束项以实现链路自适应调节，但大规模复杂场景下扩展性不足。现有改进人工势场方法具备良好的分布式与实时特性，但普遍适应于小规模集群场景，通常控制在10架以内，其在大规模集群和复杂作战环境下仍存在多源势场耦合加剧导致路径规划和通信保持稳定性下降等问题</w:delText>
        </w:r>
        <w:r w:rsidR="00F11A8C" w:rsidRPr="00F11A8C" w:rsidDel="00C96D8C">
          <w:rPr>
            <w:rFonts w:hint="eastAsia"/>
            <w:vertAlign w:val="superscript"/>
          </w:rPr>
          <w:delText>[22]</w:delText>
        </w:r>
        <w:r w:rsidR="00F11A8C" w:rsidRPr="00F11A8C" w:rsidDel="00C96D8C">
          <w:rPr>
            <w:rFonts w:hint="eastAsia"/>
          </w:rPr>
          <w:delText>。</w:delText>
        </w:r>
      </w:del>
    </w:p>
    <w:p w14:paraId="54BD8AF4" w14:textId="290FD87B" w:rsidR="00F11A8C" w:rsidRPr="00F11A8C" w:rsidRDefault="00C96D8C" w:rsidP="00C96D8C">
      <w:pPr>
        <w:pStyle w:val="13"/>
        <w:ind w:firstLine="420"/>
      </w:pPr>
      <w:ins w:id="140" w:author="运璐 何" w:date="2026-01-30T13:22:00Z">
        <w:r w:rsidRPr="00C96D8C">
          <w:rPr>
            <w:rFonts w:hint="eastAsia"/>
          </w:rPr>
          <w:t>综上所述，现有方法难以在大规模集群规模、</w:t>
        </w:r>
        <w:r w:rsidRPr="00C96D8C">
          <w:rPr>
            <w:rFonts w:hint="eastAsia"/>
          </w:rPr>
          <w:t>复杂城市环境与实时通信保持三者之间取得</w:t>
        </w:r>
        <w:r>
          <w:rPr>
            <w:rFonts w:hint="eastAsia"/>
          </w:rPr>
          <w:t>有效</w:t>
        </w:r>
      </w:ins>
      <w:ins w:id="141" w:author="运璐 何" w:date="2026-01-30T13:23:00Z">
        <w:r>
          <w:rPr>
            <w:rFonts w:hint="eastAsia"/>
          </w:rPr>
          <w:t>平衡。</w:t>
        </w:r>
      </w:ins>
      <w:r w:rsidR="00F11A8C" w:rsidRPr="00F11A8C">
        <w:rPr>
          <w:rFonts w:hint="eastAsia"/>
        </w:rPr>
        <w:t>针对</w:t>
      </w:r>
      <w:ins w:id="142" w:author="运璐 何" w:date="2026-01-30T13:23:00Z">
        <w:r>
          <w:rPr>
            <w:rFonts w:hint="eastAsia"/>
          </w:rPr>
          <w:t>这一</w:t>
        </w:r>
      </w:ins>
      <w:del w:id="143" w:author="运璐 何" w:date="2026-01-30T13:23:00Z">
        <w:r w:rsidR="00F11A8C" w:rsidRPr="00F11A8C" w:rsidDel="00C96D8C">
          <w:rPr>
            <w:rFonts w:hint="eastAsia"/>
          </w:rPr>
          <w:delText>上述</w:delText>
        </w:r>
      </w:del>
      <w:ins w:id="144" w:author="运璐 何" w:date="2026-01-30T13:23:00Z">
        <w:r>
          <w:rPr>
            <w:rFonts w:hint="eastAsia"/>
          </w:rPr>
          <w:t>难</w:t>
        </w:r>
      </w:ins>
      <w:del w:id="145" w:author="运璐 何" w:date="2026-01-30T13:23:00Z">
        <w:r w:rsidR="00F11A8C" w:rsidRPr="00F11A8C" w:rsidDel="00C96D8C">
          <w:rPr>
            <w:rFonts w:hint="eastAsia"/>
          </w:rPr>
          <w:delText>问</w:delText>
        </w:r>
      </w:del>
      <w:r w:rsidR="00F11A8C" w:rsidRPr="00F11A8C">
        <w:rPr>
          <w:rFonts w:hint="eastAsia"/>
        </w:rPr>
        <w:t>题，本文提出了一种针对复杂城市作战环境下结合全局路径采样与局部人工势场法的连通保持路径规划方法（C-RRT*-APF）。该算法通过全局路径采样结合局部人工势场的双层机制，将全局任务导向与局部避障通信控制相结合，以兼顾大规模集群的扩展性与通信可靠性。主要创新点如下：</w:t>
      </w:r>
    </w:p>
    <w:p w14:paraId="06888A03" w14:textId="1CA2FEF4" w:rsidR="00F11A8C" w:rsidRPr="00F11A8C" w:rsidRDefault="00F11A8C" w:rsidP="00F5743C">
      <w:pPr>
        <w:pStyle w:val="13"/>
        <w:ind w:firstLine="420"/>
      </w:pPr>
      <w:r w:rsidRPr="00F11A8C">
        <w:rPr>
          <w:rFonts w:hint="eastAsia"/>
        </w:rPr>
        <w:t>1）面向大规模无人机集群的分簇分层协同路径规划架构：针对现有改进人工势场算法在</w:t>
      </w:r>
      <w:r w:rsidR="00AE4B17">
        <w:rPr>
          <w:rFonts w:hint="eastAsia"/>
        </w:rPr>
        <w:t>大规模</w:t>
      </w:r>
      <w:r w:rsidRPr="00F11A8C">
        <w:rPr>
          <w:rFonts w:hint="eastAsia"/>
        </w:rPr>
        <w:t>无人机集群中易因多源势场叠加而产生震荡与死锁、导致规划失效的问题，本文引入基于分簇的层次化规划架构。首先将大规模无人机集群静态划分为多个簇，并在全局层采用带有簇间</w:t>
      </w:r>
      <w:r w:rsidR="00AA69C4">
        <w:rPr>
          <w:rFonts w:hint="eastAsia"/>
        </w:rPr>
        <w:t xml:space="preserve"> </w:t>
      </w:r>
      <w:r w:rsidRPr="00F11A8C">
        <w:rPr>
          <w:rFonts w:hint="eastAsia"/>
        </w:rPr>
        <w:t>Fréchet</w:t>
      </w:r>
      <w:r w:rsidR="00AA69C4">
        <w:t xml:space="preserve"> </w:t>
      </w:r>
      <w:r w:rsidRPr="00F11A8C">
        <w:rPr>
          <w:rFonts w:hint="eastAsia"/>
        </w:rPr>
        <w:t>距离约束的</w:t>
      </w:r>
      <w:r w:rsidR="00AA69C4">
        <w:rPr>
          <w:rFonts w:hint="eastAsia"/>
        </w:rPr>
        <w:t xml:space="preserve"> </w:t>
      </w:r>
      <w:r w:rsidRPr="00F11A8C">
        <w:rPr>
          <w:rFonts w:hint="eastAsia"/>
        </w:rPr>
        <w:t>RRT*</w:t>
      </w:r>
      <w:r w:rsidR="00AA69C4">
        <w:t xml:space="preserve"> </w:t>
      </w:r>
      <w:r w:rsidRPr="00F11A8C">
        <w:rPr>
          <w:rFonts w:hint="eastAsia"/>
        </w:rPr>
        <w:t>算法生成全局关键路径点，实现多簇路径的全局引导与簇间约束；其次在局部路径规划中，利用所提的改进人工势场实现各簇内的避障与通信保持的单步路径点规划。该分层机制显著降低了势场耦合度与计算复杂度，提高了大规模环境下的算法稳定性与实时性。</w:t>
      </w:r>
    </w:p>
    <w:p w14:paraId="3F2340A0" w14:textId="7F299D61" w:rsidR="00F11A8C" w:rsidRPr="00F11A8C" w:rsidDel="00C96D8C" w:rsidRDefault="00F11A8C" w:rsidP="00F5743C">
      <w:pPr>
        <w:pStyle w:val="13"/>
        <w:ind w:firstLine="420"/>
        <w:rPr>
          <w:del w:id="146" w:author="运璐 何" w:date="2026-01-30T13:30:00Z"/>
        </w:rPr>
      </w:pPr>
      <w:r w:rsidRPr="00F11A8C">
        <w:rPr>
          <w:rFonts w:hint="eastAsia"/>
        </w:rPr>
        <w:t>2）面向通信保持的局部MBST-APF规划机制：针对复杂环境下通信连通保持困难的问题，本文在局部路径规划中提出基于最大SINR瓶颈生成树（</w:t>
      </w:r>
      <w:r w:rsidR="00296B86" w:rsidRPr="00296B86">
        <w:t>Minimum Bottleneck Spanning Tree</w:t>
      </w:r>
      <w:r w:rsidR="00296B86">
        <w:rPr>
          <w:rFonts w:hint="eastAsia"/>
        </w:rPr>
        <w:t>，</w:t>
      </w:r>
      <w:r w:rsidRPr="00F11A8C">
        <w:rPr>
          <w:rFonts w:hint="eastAsia"/>
        </w:rPr>
        <w:t>MBST）的通信保持势场机制（MBST-APF）。该方法除了计算每架无人机全局路径规划对应的下一关键点目标吸引力和碰撞避免斥力以外，同时在每个时间步根据各链路SINR动态计算并更新</w:t>
      </w:r>
      <w:r w:rsidR="00AA69C4">
        <w:rPr>
          <w:rFonts w:hint="eastAsia"/>
        </w:rPr>
        <w:t xml:space="preserve"> </w:t>
      </w:r>
      <w:r w:rsidRPr="00F11A8C">
        <w:rPr>
          <w:rFonts w:hint="eastAsia"/>
        </w:rPr>
        <w:t>MBST，仅保留关键通信链路以计算各无人机通信保持引力，实现自适应位置调整与链路补偿。与传统全通信链路吸引或固定距离邻域模型相比，该机制有效削弱多源势场叠加导致的震荡与死锁，降低计算复杂度并提升通信连通稳定性，同时与全局 C-RRT* 规划协同实现路径规划与通信保持的双层优化。</w:t>
      </w:r>
    </w:p>
    <w:p w14:paraId="4673020E" w14:textId="4201FAFB" w:rsidR="00F11A8C" w:rsidRPr="00F11A8C" w:rsidDel="00F50F93" w:rsidRDefault="00F11A8C" w:rsidP="002061A3">
      <w:pPr>
        <w:pStyle w:val="13"/>
        <w:ind w:firstLineChars="0" w:firstLine="0"/>
        <w:rPr>
          <w:del w:id="147" w:author="运璐 何" w:date="2026-01-27T16:08:00Z"/>
        </w:rPr>
      </w:pPr>
      <w:commentRangeStart w:id="148"/>
      <w:del w:id="149" w:author="运璐 何" w:date="2026-01-27T16:08:00Z">
        <w:r w:rsidRPr="00F11A8C" w:rsidDel="00F50F93">
          <w:rPr>
            <w:rFonts w:hint="eastAsia"/>
          </w:rPr>
          <w:delText>本项目构建了建筑数量与干扰变化的复杂城市作战环境仿真，针对最多36节点仿真表明，与通信保持路径规划算法</w:delText>
        </w:r>
        <w:r w:rsidR="00AA69C4" w:rsidDel="00F50F93">
          <w:rPr>
            <w:rFonts w:hint="eastAsia"/>
          </w:rPr>
          <w:delText xml:space="preserve"> </w:delText>
        </w:r>
        <w:r w:rsidRPr="00F11A8C" w:rsidDel="00F50F93">
          <w:rPr>
            <w:rFonts w:hint="eastAsia"/>
          </w:rPr>
          <w:delText>CMUPF</w:delText>
        </w:r>
        <w:r w:rsidR="00AA69C4" w:rsidDel="00F50F93">
          <w:delText xml:space="preserve"> </w:delText>
        </w:r>
        <w:r w:rsidRPr="00F11A8C" w:rsidDel="00F50F93">
          <w:rPr>
            <w:rFonts w:hint="eastAsia"/>
          </w:rPr>
          <w:delText>相比，本文提出的</w:delText>
        </w:r>
        <w:r w:rsidR="00AA69C4" w:rsidDel="00F50F93">
          <w:rPr>
            <w:rFonts w:hint="eastAsia"/>
          </w:rPr>
          <w:delText xml:space="preserve"> </w:delText>
        </w:r>
        <w:r w:rsidRPr="00F11A8C" w:rsidDel="00F50F93">
          <w:rPr>
            <w:rFonts w:hint="eastAsia"/>
          </w:rPr>
          <w:delText>C-RRT*-APF</w:delText>
        </w:r>
        <w:r w:rsidR="00AA69C4" w:rsidDel="00F50F93">
          <w:delText xml:space="preserve"> </w:delText>
        </w:r>
        <w:r w:rsidRPr="00F11A8C" w:rsidDel="00F50F93">
          <w:rPr>
            <w:rFonts w:hint="eastAsia"/>
          </w:rPr>
          <w:delText>算法路径规划效率提升了29%，通信连通率提升了17%。</w:delText>
        </w:r>
      </w:del>
    </w:p>
    <w:p w14:paraId="65CB359E" w14:textId="1BC2A41F" w:rsidR="00B34077" w:rsidRPr="004E67BE" w:rsidRDefault="00F11A8C" w:rsidP="002061A3">
      <w:pPr>
        <w:pStyle w:val="13"/>
        <w:ind w:firstLine="420"/>
      </w:pPr>
      <w:del w:id="150" w:author="运璐 何" w:date="2026-01-27T16:08:00Z">
        <w:r w:rsidRPr="00F11A8C" w:rsidDel="00F50F93">
          <w:rPr>
            <w:rFonts w:hint="eastAsia"/>
          </w:rPr>
          <w:delText>本文的结构安排如下：第二章建立系统模型，描述城市作战环境下的场景建模与通信建模，为后续算法设计提供理论基础。第三章提出 C-RRT*-APF</w:delText>
        </w:r>
        <w:r w:rsidR="00AA69C4" w:rsidDel="00F50F93">
          <w:delText xml:space="preserve"> </w:delText>
        </w:r>
        <w:r w:rsidRPr="00F11A8C" w:rsidDel="00F50F93">
          <w:rPr>
            <w:rFonts w:hint="eastAsia"/>
          </w:rPr>
          <w:delText>算法，介绍算法的总体框架及其分层规划思想，包括全局路径采样与局部通信保持规划机制。第四章通过仿真实验对算法的规划性能和通信连通性进行评估，并分析建筑数量、无人机数量、干扰数量和干扰功率等因素的影响。第五章对全文工作进行总结</w:delText>
        </w:r>
      </w:del>
      <w:commentRangeEnd w:id="148"/>
      <w:r w:rsidR="00F50F93">
        <w:rPr>
          <w:rStyle w:val="afa"/>
          <w:rFonts w:ascii="Times New Roman" w:hAnsi="Times New Roman" w:cs="Times New Roman"/>
          <w:kern w:val="2"/>
          <w:szCs w:val="20"/>
          <w:lang w:val="x-none" w:eastAsia="x-none"/>
        </w:rPr>
        <w:commentReference w:id="148"/>
      </w:r>
      <w:del w:id="151" w:author="运璐 何" w:date="2026-01-27T16:08:00Z">
        <w:r w:rsidRPr="00F11A8C" w:rsidDel="00F50F93">
          <w:rPr>
            <w:rFonts w:hint="eastAsia"/>
          </w:rPr>
          <w:delText>。</w:delText>
        </w:r>
      </w:del>
    </w:p>
    <w:p w14:paraId="125BB6F7" w14:textId="77777777" w:rsidR="00F53838" w:rsidRDefault="00467989" w:rsidP="00467989">
      <w:pPr>
        <w:pStyle w:val="00"/>
        <w:spacing w:line="360" w:lineRule="auto"/>
        <w:ind w:left="420" w:right="-31" w:hangingChars="150" w:hanging="420"/>
        <w:rPr>
          <w:rFonts w:ascii="黑体" w:eastAsia="黑体" w:hAnsi="黑体"/>
          <w:sz w:val="28"/>
          <w:szCs w:val="28"/>
          <w:lang w:eastAsia="zh-CN"/>
        </w:rPr>
      </w:pPr>
      <w:r>
        <w:rPr>
          <w:rFonts w:ascii="黑体" w:eastAsia="黑体" w:hAnsi="黑体" w:hint="eastAsia"/>
          <w:sz w:val="28"/>
          <w:szCs w:val="28"/>
          <w:lang w:eastAsia="zh-CN"/>
        </w:rPr>
        <w:t>1</w:t>
      </w:r>
      <w:r w:rsidR="001E5C16">
        <w:rPr>
          <w:rFonts w:ascii="黑体" w:eastAsia="黑体" w:hAnsi="黑体" w:hint="eastAsia"/>
          <w:sz w:val="28"/>
          <w:szCs w:val="28"/>
          <w:lang w:eastAsia="zh-CN"/>
        </w:rPr>
        <w:t xml:space="preserve"> </w:t>
      </w:r>
      <w:r w:rsidR="006B5B61">
        <w:rPr>
          <w:rFonts w:ascii="黑体" w:eastAsia="黑体" w:hAnsi="黑体" w:hint="eastAsia"/>
          <w:sz w:val="28"/>
          <w:szCs w:val="28"/>
          <w:lang w:eastAsia="zh-CN"/>
        </w:rPr>
        <w:t xml:space="preserve"> </w:t>
      </w:r>
      <w:r w:rsidR="00296B86">
        <w:rPr>
          <w:rFonts w:ascii="黑体" w:eastAsia="黑体" w:hAnsi="黑体" w:hint="eastAsia"/>
          <w:sz w:val="28"/>
          <w:szCs w:val="28"/>
          <w:lang w:eastAsia="zh-CN"/>
        </w:rPr>
        <w:t>系统模型</w:t>
      </w:r>
    </w:p>
    <w:p w14:paraId="6386EB29" w14:textId="77777777" w:rsidR="00296B86" w:rsidRDefault="00296B86" w:rsidP="00296B86">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sidRPr="00CF4FD7">
        <w:rPr>
          <w:rFonts w:ascii="黑体" w:eastAsia="黑体" w:hAnsi="黑体" w:hint="eastAsia"/>
        </w:rPr>
        <w:t>.1</w:t>
      </w:r>
      <w:r>
        <w:rPr>
          <w:rFonts w:ascii="黑体" w:eastAsia="黑体" w:hAnsi="黑体" w:hint="eastAsia"/>
          <w:lang w:eastAsia="zh-CN"/>
        </w:rPr>
        <w:t xml:space="preserve"> 场景模型</w:t>
      </w:r>
    </w:p>
    <w:p w14:paraId="2982C521" w14:textId="07B5F9A4" w:rsidR="00E21EA9" w:rsidRPr="004E29FD" w:rsidRDefault="00E21EA9" w:rsidP="00F5743C">
      <w:pPr>
        <w:pStyle w:val="13"/>
        <w:ind w:firstLine="420"/>
      </w:pPr>
      <w:r w:rsidRPr="004E29FD">
        <w:t>本</w:t>
      </w:r>
      <w:r w:rsidR="00E34F00" w:rsidRPr="004E29FD">
        <w:rPr>
          <w:rFonts w:hint="eastAsia"/>
        </w:rPr>
        <w:t>算法</w:t>
      </w:r>
      <w:r w:rsidRPr="004E29FD">
        <w:rPr>
          <w:rFonts w:hint="eastAsia"/>
        </w:rPr>
        <w:t>将作战</w:t>
      </w:r>
      <w:r w:rsidRPr="004E29FD">
        <w:t>场景</w:t>
      </w:r>
      <w:r w:rsidRPr="004E29FD">
        <w:rPr>
          <w:rFonts w:hint="eastAsia"/>
        </w:rPr>
        <w:t>建模为</w:t>
      </w:r>
      <w:r w:rsidRPr="004E29FD">
        <w:t>二维</w:t>
      </w:r>
      <w:r w:rsidRPr="004E29FD">
        <w:rPr>
          <w:rFonts w:hint="eastAsia"/>
        </w:rPr>
        <w:t>矩形</w:t>
      </w:r>
      <w:r w:rsidRPr="004E29FD">
        <w:t>区域</w:t>
      </w:r>
      <w:r w:rsidR="00AA69C4">
        <w:rPr>
          <w:rFonts w:hint="eastAsia"/>
        </w:rPr>
        <w:t xml:space="preserve"> </w:t>
      </w:r>
      <m:oMath>
        <m:r>
          <m:rPr>
            <m:scr m:val="script"/>
            <m:sty m:val="p"/>
          </m:rPr>
          <w:rPr>
            <w:rFonts w:ascii="Cambria Math" w:hAnsi="Cambria Math"/>
          </w:rPr>
          <m:t>A⊂</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4E29FD">
        <w:t>，其</w:t>
      </w:r>
      <w:r w:rsidRPr="004E29FD">
        <w:rPr>
          <w:rFonts w:hint="eastAsia"/>
        </w:rPr>
        <w:t>大小</w:t>
      </w:r>
      <w:r w:rsidRPr="004E29FD">
        <w:t xml:space="preserve">为 </w:t>
      </w:r>
      <m:oMath>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r>
          <w:rPr>
            <w:rFonts w:ascii="Cambria Math" w:hAnsi="Cambria Math"/>
          </w:rPr>
          <m:t xml:space="preserve"> x </m:t>
        </m:r>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oMath>
      <w:r w:rsidRPr="004E29FD">
        <w:rPr>
          <w:rFonts w:hint="eastAsia"/>
        </w:rPr>
        <w:t>（如图1所示），若干建筑物、干扰源和无人机集群分布在</w:t>
      </w:r>
      <w:r w:rsidRPr="004E29FD">
        <w:rPr>
          <w:rFonts w:hint="eastAsia"/>
        </w:rPr>
        <w:lastRenderedPageBreak/>
        <w:t>矩形二维区域中。建筑物</w:t>
      </w:r>
      <w:r w:rsidRPr="004E29FD">
        <w:t>集合</w:t>
      </w:r>
      <w:r w:rsidRPr="004E29FD">
        <w:rPr>
          <w:rFonts w:hint="eastAsia"/>
        </w:rPr>
        <w:t>表示为</w:t>
      </w:r>
      <m:oMath>
        <m:r>
          <m:rPr>
            <m:scr m:val="script"/>
            <m:sty m:val="p"/>
          </m:rPr>
          <w:rPr>
            <w:rFonts w:ascii="Cambria Math" w:hAnsi="Cambria Math"/>
          </w:rPr>
          <m:t>O=</m:t>
        </m:r>
        <m:r>
          <m:rPr>
            <m:lit/>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r>
          <m:rPr>
            <m:lit/>
            <m:sty m:val="p"/>
          </m:rPr>
          <w:rPr>
            <w:rFonts w:ascii="Cambria Math" w:hAnsi="Cambria Math"/>
          </w:rPr>
          <m:t>}</m:t>
        </m:r>
      </m:oMath>
      <w:r w:rsidRPr="004E29FD">
        <w:rPr>
          <w:rFonts w:hint="eastAsia"/>
        </w:rPr>
        <w:t xml:space="preserve"> ，其中，</w:t>
      </w:r>
      <m:oMath>
        <m:r>
          <w:rPr>
            <w:rFonts w:ascii="Cambria Math" w:hAnsi="Cambria Math"/>
          </w:rPr>
          <m:t>M</m:t>
        </m:r>
      </m:oMath>
      <w:r w:rsidRPr="004E29FD">
        <w:rPr>
          <w:rFonts w:hint="eastAsia"/>
        </w:rPr>
        <w:t xml:space="preserve"> 为建筑物数量，建筑物</w:t>
      </w:r>
      <w:r w:rsidRPr="004E29FD">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cr m:val="script"/>
            <m:sty m:val="p"/>
          </m:rPr>
          <w:rPr>
            <w:rFonts w:ascii="Cambria Math" w:hAnsi="Cambria Math"/>
          </w:rPr>
          <m:t>⊂A</m:t>
        </m:r>
      </m:oMath>
      <w:r w:rsidRPr="004E29FD">
        <w:t xml:space="preserve"> </w:t>
      </w:r>
      <w:r w:rsidRPr="004E29FD">
        <w:rPr>
          <w:rFonts w:hint="eastAsia"/>
        </w:rPr>
        <w:t xml:space="preserve">为矩形；单个干扰源 </w:t>
      </w:r>
      <m:oMath>
        <m:r>
          <w:rPr>
            <w:rFonts w:ascii="Cambria Math" w:hAnsi="Cambria Math"/>
          </w:rPr>
          <m:t>p</m:t>
        </m:r>
      </m:oMath>
      <w:r w:rsidRPr="004E29FD">
        <w:rPr>
          <w:rFonts w:hint="eastAsia"/>
        </w:rPr>
        <w:t xml:space="preserve"> 的位置为 </w:t>
      </w:r>
      <m:oMath>
        <m:sSup>
          <m:sSupPr>
            <m:ctrlPr>
              <w:rPr>
                <w:rFonts w:ascii="Cambria Math" w:hAnsi="Cambria Math"/>
                <w:i/>
              </w:rPr>
            </m:ctrlPr>
          </m:sSupPr>
          <m:e>
            <m:r>
              <w:rPr>
                <w:rFonts w:ascii="Cambria Math" w:hAnsi="Cambria Math"/>
              </w:rPr>
              <m:t>o</m:t>
            </m:r>
          </m:e>
          <m:sup>
            <m:r>
              <w:rPr>
                <w:rFonts w:ascii="Cambria Math" w:hAnsi="Cambria Math"/>
              </w:rPr>
              <m:t>J</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o</m:t>
                </m:r>
              </m:e>
              <m:sub>
                <m:r>
                  <w:rPr>
                    <w:rFonts w:ascii="Cambria Math" w:hAnsi="Cambria Math"/>
                  </w:rPr>
                  <m:t>x</m:t>
                </m:r>
              </m:sub>
              <m:sup>
                <m:r>
                  <w:rPr>
                    <w:rFonts w:ascii="Cambria Math" w:hAnsi="Cambria Math"/>
                  </w:rPr>
                  <m:t>J</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y</m:t>
                </m:r>
              </m:sub>
              <m:sup>
                <m:r>
                  <w:rPr>
                    <w:rFonts w:ascii="Cambria Math" w:hAnsi="Cambria Math"/>
                  </w:rPr>
                  <m:t>J</m:t>
                </m:r>
              </m:sup>
            </m:sSubSup>
          </m:e>
        </m:d>
      </m:oMath>
      <w:r w:rsidRPr="004E29FD">
        <w:rPr>
          <w:rFonts w:hint="eastAsia"/>
        </w:rPr>
        <w:t xml:space="preserve">，其干扰功率为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J</m:t>
            </m:r>
          </m:sub>
        </m:sSub>
      </m:oMath>
      <w:r w:rsidRPr="004E29FD">
        <w:rPr>
          <w:rFonts w:hint="eastAsia"/>
          <w:sz w:val="18"/>
          <w:szCs w:val="18"/>
        </w:rPr>
        <w:t xml:space="preserve">，等效干扰半径为 </w:t>
      </w:r>
      <m:oMath>
        <m:sSub>
          <m:sSubPr>
            <m:ctrlPr>
              <w:rPr>
                <w:rFonts w:ascii="Cambria Math" w:hAnsi="Cambria Math"/>
                <w:i/>
                <w:sz w:val="18"/>
                <w:szCs w:val="18"/>
              </w:rPr>
            </m:ctrlPr>
          </m:sSubPr>
          <m:e>
            <m:r>
              <w:rPr>
                <w:rFonts w:ascii="Cambria Math" w:hAnsi="Cambria Math"/>
                <w:sz w:val="18"/>
                <w:szCs w:val="18"/>
              </w:rPr>
              <m:t>J</m:t>
            </m:r>
          </m:e>
          <m:sub>
            <m:r>
              <w:rPr>
                <w:rFonts w:ascii="Cambria Math" w:hAnsi="Cambria Math" w:hint="eastAsia"/>
                <w:sz w:val="18"/>
                <w:szCs w:val="18"/>
              </w:rPr>
              <m:t>r</m:t>
            </m:r>
          </m:sub>
        </m:sSub>
      </m:oMath>
      <w:r w:rsidRPr="004E29FD">
        <w:rPr>
          <w:rFonts w:hint="eastAsia"/>
          <w:sz w:val="18"/>
          <w:szCs w:val="18"/>
        </w:rPr>
        <w:t>；无人机集群表示</w:t>
      </w:r>
      <w:r w:rsidRPr="004E29FD">
        <w:rPr>
          <w:sz w:val="18"/>
          <w:szCs w:val="18"/>
        </w:rPr>
        <w:t>为</w:t>
      </w:r>
      <w:r w:rsidRPr="004E29FD">
        <w:rPr>
          <w:rFonts w:hint="eastAsia"/>
          <w:sz w:val="18"/>
          <w:szCs w:val="18"/>
        </w:rPr>
        <w:t>集合</w:t>
      </w:r>
      <w:r w:rsidR="00AA69C4">
        <w:rPr>
          <w:rFonts w:hint="eastAsia"/>
          <w:sz w:val="18"/>
          <w:szCs w:val="18"/>
        </w:rPr>
        <w:t xml:space="preserve"> </w:t>
      </w:r>
      <m:oMath>
        <m:r>
          <m:rPr>
            <m:scr m:val="script"/>
          </m:rPr>
          <w:rPr>
            <w:rFonts w:ascii="Cambria Math" w:hAnsi="Cambria Math"/>
          </w:rPr>
          <m:t>U=</m:t>
        </m:r>
        <m:r>
          <m:rPr>
            <m:lit/>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lit/>
            <m:sty m:val="p"/>
          </m:rPr>
          <w:rPr>
            <w:rFonts w:ascii="Cambria Math" w:hAnsi="Cambria Math"/>
          </w:rPr>
          <m:t>}</m:t>
        </m:r>
        <m:r>
          <m:rPr>
            <m:sty m:val="p"/>
          </m:rPr>
          <w:rPr>
            <w:rFonts w:ascii="Cambria Math" w:hAnsi="Cambria Math"/>
          </w:rPr>
          <m:t>​</m:t>
        </m:r>
      </m:oMath>
      <w:r w:rsidRPr="004E29FD">
        <w:rPr>
          <w:rFonts w:hint="eastAsia"/>
        </w:rPr>
        <w:t>，在任务过程中</w:t>
      </w:r>
      <w:r w:rsidRPr="004E29FD">
        <w:t>需</w:t>
      </w:r>
      <w:r w:rsidRPr="004E29FD">
        <w:rPr>
          <w:rFonts w:hint="eastAsia"/>
        </w:rPr>
        <w:t>要</w:t>
      </w:r>
      <w:r w:rsidRPr="004E29FD">
        <w:t>从给定的初始位置</w:t>
      </w:r>
      <w:r w:rsidRPr="004E29FD">
        <w:rPr>
          <w:rFonts w:hint="eastAsia"/>
        </w:rPr>
        <w:t xml:space="preserve"> </w:t>
      </w:r>
      <w:r w:rsidRPr="004E29FD">
        <w:rPr>
          <w:rFonts w:ascii="MS Gothic" w:eastAsia="MS Gothic" w:hAnsi="MS Gothic" w:cs="MS Gothic" w:hint="eastAsia"/>
        </w:rPr>
        <w:t>​</w:t>
      </w:r>
      <m:oMath>
        <m:sSub>
          <m:sSubPr>
            <m:ctrlPr>
              <w:rPr>
                <w:rFonts w:ascii="Cambria Math" w:hAnsi="Cambria Math"/>
              </w:rPr>
            </m:ctrlPr>
          </m:sSubPr>
          <m:e>
            <m:r>
              <m:rPr>
                <m:scr m:val="script"/>
              </m:rPr>
              <w:rPr>
                <w:rFonts w:ascii="Cambria Math" w:hAnsi="Cambria Math"/>
              </w:rPr>
              <m:t>O</m:t>
            </m:r>
          </m:e>
          <m:sub>
            <m:r>
              <w:rPr>
                <w:rFonts w:ascii="Cambria Math" w:hAnsi="Cambria Math"/>
              </w:rPr>
              <m:t>start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e>
        </m:d>
      </m:oMath>
      <w:r w:rsidRPr="004E29FD">
        <w:t>出发，前往目标位置集合</w:t>
      </w:r>
      <w:r w:rsidRPr="004E29FD">
        <w:rPr>
          <w:rFonts w:hint="eastAsia"/>
        </w:rPr>
        <w:t xml:space="preserve"> </w:t>
      </w:r>
      <m:oMath>
        <m:sSub>
          <m:sSubPr>
            <m:ctrlPr>
              <w:rPr>
                <w:rFonts w:ascii="Cambria Math" w:hAnsi="Cambria Math"/>
              </w:rPr>
            </m:ctrlPr>
          </m:sSubPr>
          <m:e>
            <m:r>
              <m:rPr>
                <m:scr m:val="script"/>
              </m:rPr>
              <w:rPr>
                <w:rFonts w:ascii="Cambria Math" w:hAnsi="Cambria Math"/>
              </w:rPr>
              <m:t>O</m:t>
            </m:r>
          </m:e>
          <m:sub>
            <m:r>
              <w:rPr>
                <w:rFonts w:ascii="Cambria Math" w:hAnsi="Cambria Math"/>
              </w:rPr>
              <m:t>target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o</m:t>
                </m:r>
              </m:e>
              <m:sub>
                <m:r>
                  <m:rPr>
                    <m:sty m:val="p"/>
                  </m:rPr>
                  <w:rPr>
                    <w:rFonts w:ascii="Cambria Math" w:hAnsi="Cambria Math"/>
                  </w:rPr>
                  <m:t>1</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o</m:t>
                </m:r>
              </m:e>
              <m:sub>
                <m:r>
                  <w:rPr>
                    <w:rFonts w:ascii="Cambria Math" w:hAnsi="Cambria Math"/>
                  </w:rPr>
                  <m:t>N</m:t>
                </m:r>
              </m:sub>
              <m:sup>
                <m:r>
                  <w:rPr>
                    <w:rFonts w:ascii="Cambria Math" w:hAnsi="Cambria Math"/>
                  </w:rPr>
                  <m:t>g</m:t>
                </m:r>
              </m:sup>
            </m:sSubSup>
            <m:r>
              <m:rPr>
                <m:sty m:val="p"/>
              </m:rPr>
              <w:rPr>
                <w:rFonts w:ascii="Cambria Math" w:hAnsi="Cambria Math"/>
              </w:rPr>
              <m:t>​</m:t>
            </m:r>
          </m:e>
        </m:d>
      </m:oMath>
      <w:r w:rsidRPr="004E29FD">
        <w:rPr>
          <w:rFonts w:hint="eastAsia"/>
        </w:rPr>
        <w:t xml:space="preserve">，其中 </w:t>
      </w:r>
      <m:oMath>
        <m:r>
          <w:rPr>
            <w:rFonts w:ascii="Cambria Math" w:hAnsi="Cambria Math"/>
          </w:rPr>
          <m:t>N</m:t>
        </m:r>
      </m:oMath>
      <w:r w:rsidRPr="004E29FD">
        <w:rPr>
          <w:rFonts w:hint="eastAsia"/>
        </w:rPr>
        <w:t xml:space="preserve"> 为无人机数量，</w:t>
      </w:r>
      <w:r w:rsidRPr="004E29FD">
        <w:t xml:space="preserve">每架无人机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rsidRPr="004E29FD">
        <w:rPr>
          <w:rFonts w:hint="eastAsia"/>
        </w:rPr>
        <w:t xml:space="preserve"> 在 </w:t>
      </w:r>
      <m:oMath>
        <m:r>
          <w:rPr>
            <w:rFonts w:ascii="Cambria Math" w:hAnsi="Cambria Math" w:hint="eastAsia"/>
          </w:rPr>
          <m:t>t</m:t>
        </m:r>
      </m:oMath>
      <w:r w:rsidRPr="004E29FD">
        <w:rPr>
          <w:rFonts w:hint="eastAsia"/>
        </w:rPr>
        <w:t xml:space="preserve"> 时刻的</w:t>
      </w:r>
      <w:r w:rsidRPr="004E29FD">
        <w:t>位置</w:t>
      </w:r>
      <w:r w:rsidRPr="004E29FD">
        <w:rPr>
          <w:rFonts w:hint="eastAsia"/>
        </w:rPr>
        <w:t>为</w:t>
      </w:r>
      <w:r w:rsidRPr="004E29FD">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rPr>
                  <m:t>i</m:t>
                </m:r>
                <m:r>
                  <m:rPr>
                    <m:sty m:val="p"/>
                  </m:rPr>
                  <w:rPr>
                    <w:rFonts w:ascii="Cambria Math" w:hAnsi="Cambria Math"/>
                  </w:rPr>
                  <m:t>,</m:t>
                </m:r>
                <m:r>
                  <w:rPr>
                    <w:rFonts w:ascii="Cambria Math" w:hAnsi="Cambria Math" w:hint="eastAsia"/>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hint="eastAsia"/>
                  </w:rPr>
                  <m:t>y</m:t>
                </m:r>
              </m:sub>
            </m:sSub>
            <m:d>
              <m:dPr>
                <m:ctrlPr>
                  <w:rPr>
                    <w:rFonts w:ascii="Cambria Math" w:hAnsi="Cambria Math"/>
                  </w:rPr>
                </m:ctrlPr>
              </m:dPr>
              <m:e>
                <m:r>
                  <w:rPr>
                    <w:rFonts w:ascii="Cambria Math" w:hAnsi="Cambria Math"/>
                  </w:rPr>
                  <m:t>t</m:t>
                </m:r>
              </m:e>
            </m:d>
          </m:e>
        </m:d>
      </m:oMath>
      <w:r w:rsidRPr="004E29FD">
        <w:rPr>
          <w:rFonts w:hint="eastAsia"/>
        </w:rPr>
        <w:t>。</w:t>
      </w:r>
    </w:p>
    <w:p w14:paraId="18D15F3A" w14:textId="4FB90307" w:rsidR="00E21EA9" w:rsidRPr="00E21EA9" w:rsidRDefault="00E21EA9" w:rsidP="00F5743C">
      <w:pPr>
        <w:pStyle w:val="13"/>
        <w:ind w:firstLine="420"/>
      </w:pPr>
      <w:r w:rsidRPr="00E21EA9">
        <w:rPr>
          <w:rFonts w:hint="eastAsia"/>
        </w:rPr>
        <w:t>不失一般性</w:t>
      </w:r>
      <w:r w:rsidRPr="00E21EA9">
        <w:t>，本文采用离散时间建模方式，记每个时间步对应物理时间间隔</w:t>
      </w:r>
      <m:oMath>
        <m:r>
          <m:rPr>
            <m:sty m:val="p"/>
          </m:rPr>
          <w:rPr>
            <w:rFonts w:ascii="Cambria Math" w:hAnsi="Cambria Math" w:hint="eastAsia"/>
          </w:rPr>
          <m:t>Δ</m:t>
        </m:r>
        <m:r>
          <w:rPr>
            <w:rFonts w:ascii="Cambria Math" w:hAnsi="Cambria Math"/>
          </w:rPr>
          <m:t>t</m:t>
        </m:r>
      </m:oMath>
      <w:r w:rsidRPr="00E21EA9">
        <w:rPr>
          <w:rFonts w:hint="eastAsia"/>
        </w:rPr>
        <w:t>，</w:t>
      </w:r>
      <w:r w:rsidRPr="00E21EA9">
        <w:t>时间步</w:t>
      </w:r>
      <w:r w:rsidRPr="004E29FD">
        <w:rPr>
          <w:rFonts w:hint="eastAsia"/>
        </w:rPr>
        <w:t>表示为</w:t>
      </w:r>
      <w:r w:rsidRPr="004E29FD">
        <w:t xml:space="preserve"> </w:t>
      </w:r>
      <m:oMath>
        <m:r>
          <w:rPr>
            <w:rFonts w:ascii="Cambria Math" w:hAnsi="Cambria Math"/>
          </w:rPr>
          <m:t>t=0,1,2,…,T</m:t>
        </m:r>
      </m:oMath>
      <w:r w:rsidRPr="00E21EA9">
        <w:rPr>
          <w:rFonts w:hint="eastAsia"/>
        </w:rPr>
        <w:t xml:space="preserve">。在运动过程中，每架无人机最大线速度为 </w:t>
      </w:r>
      <m:oMath>
        <m:sSub>
          <m:sSubPr>
            <m:ctrlPr>
              <w:rPr>
                <w:rFonts w:ascii="Cambria Math" w:hAnsi="Cambria Math"/>
                <w:i/>
              </w:rPr>
            </m:ctrlPr>
          </m:sSubPr>
          <m:e>
            <m:r>
              <w:rPr>
                <w:rFonts w:ascii="Cambria Math" w:hAnsi="Cambria Math"/>
              </w:rPr>
              <m:t>v</m:t>
            </m:r>
          </m:e>
          <m:sub>
            <m:r>
              <w:rPr>
                <w:rFonts w:ascii="Cambria Math" w:hAnsi="Cambria Math"/>
              </w:rPr>
              <m:t>max</m:t>
            </m:r>
          </m:sub>
        </m:sSub>
      </m:oMath>
      <w:r w:rsidRPr="00E21EA9">
        <w:rPr>
          <w:rFonts w:hint="eastAsia"/>
        </w:rPr>
        <w:t xml:space="preserve"> ，对应时间间隔</w:t>
      </w:r>
      <m:oMath>
        <m:r>
          <m:rPr>
            <m:sty m:val="p"/>
          </m:rPr>
          <w:rPr>
            <w:rFonts w:ascii="Cambria Math" w:hAnsi="Cambria Math" w:hint="eastAsia"/>
          </w:rPr>
          <m:t>Δ</m:t>
        </m:r>
        <m:r>
          <w:rPr>
            <w:rFonts w:ascii="Cambria Math" w:hAnsi="Cambria Math"/>
          </w:rPr>
          <m:t>t</m:t>
        </m:r>
      </m:oMath>
      <w:r w:rsidRPr="00E21EA9">
        <w:rPr>
          <w:rFonts w:hint="eastAsia"/>
        </w:rPr>
        <w:t xml:space="preserve"> 内的最大单步移动距离为 </w:t>
      </w:r>
      <m:oMath>
        <m:sSub>
          <m:sSubPr>
            <m:ctrlPr>
              <w:rPr>
                <w:rFonts w:ascii="Cambria Math" w:hAnsi="Cambria Math"/>
                <w:i/>
              </w:rPr>
            </m:ctrlPr>
          </m:sSubPr>
          <m:e>
            <m:r>
              <w:rPr>
                <w:rFonts w:ascii="Cambria Math" w:hAnsi="Cambria Math" w:hint="eastAsia"/>
              </w:rPr>
              <m:t>d</m:t>
            </m:r>
          </m:e>
          <m:sub>
            <m:r>
              <w:rPr>
                <w:rFonts w:ascii="Cambria Math" w:hAnsi="Cambria Math"/>
              </w:rPr>
              <m:t>move</m:t>
            </m:r>
          </m:sub>
        </m:sSub>
      </m:oMath>
      <w:r w:rsidRPr="00E21EA9">
        <w:rPr>
          <w:rFonts w:hint="eastAsia"/>
        </w:rPr>
        <w:t>。为保障飞行安全，无人机与其他无人机、建筑物之间需满足以下物理约束</w:t>
      </w:r>
      <w:r w:rsidRPr="00E21EA9">
        <w:t>：</w:t>
      </w:r>
    </w:p>
    <w:p w14:paraId="333EFE8D" w14:textId="33EDE0F4" w:rsidR="00E21EA9" w:rsidRPr="00E21EA9" w:rsidRDefault="00314F43" w:rsidP="00F5743C">
      <w:pPr>
        <w:pStyle w:val="13"/>
        <w:ind w:firstLine="420"/>
      </w:pPr>
      <m:oMathPara>
        <m:oMath>
          <m:eqArr>
            <m:eqArrPr>
              <m:maxDist m:val="1"/>
              <m:ctrlPr>
                <w:rPr>
                  <w:rFonts w:ascii="Cambria Math" w:hAnsi="Cambria Math"/>
                </w:rPr>
              </m:ctrlPr>
            </m:eqArr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safe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hint="eastAsia"/>
                </w:rPr>
                <m:t>∈</m:t>
              </m:r>
              <m:r>
                <m:rPr>
                  <m:scr m:val="script"/>
                  <m:sty m:val="p"/>
                </m:rPr>
                <w:rPr>
                  <w:rFonts w:ascii="Cambria Math" w:hAnsi="Cambria Math"/>
                </w:rPr>
                <m:t>O</m:t>
              </m:r>
              <m:r>
                <w:rPr>
                  <w:rFonts w:ascii="Cambria Math" w:hAnsi="Cambria Math"/>
                </w:rPr>
                <m:t>#</m:t>
              </m:r>
              <m:d>
                <m:dPr>
                  <m:ctrlPr>
                    <w:rPr>
                      <w:rFonts w:ascii="Cambria Math" w:hAnsi="Cambria Math"/>
                    </w:rPr>
                  </m:ctrlPr>
                </m:dPr>
                <m:e>
                  <m:r>
                    <m:rPr>
                      <m:sty m:val="p"/>
                    </m:rPr>
                    <w:rPr>
                      <w:rFonts w:ascii="Cambria Math" w:hAnsi="Cambria Math"/>
                    </w:rPr>
                    <m:t>1</m:t>
                  </m:r>
                </m:e>
              </m:d>
              <m:ctrlPr>
                <w:rPr>
                  <w:rFonts w:ascii="Cambria Math" w:hAnsi="Cambria Math"/>
                  <w:i/>
                  <w:iCs/>
                </w:rPr>
              </m:ctrlPr>
            </m:e>
          </m:eqArr>
        </m:oMath>
      </m:oMathPara>
    </w:p>
    <w:p w14:paraId="12B82FD5" w14:textId="7C590932" w:rsidR="00E21EA9" w:rsidRPr="00E21EA9" w:rsidRDefault="00314F43" w:rsidP="00F5743C">
      <w:pPr>
        <w:pStyle w:val="13"/>
        <w:ind w:firstLine="420"/>
      </w:pPr>
      <m:oMathPara>
        <m:oMath>
          <m:eqArr>
            <m:eqArrPr>
              <m:maxDist m:val="1"/>
              <m:ctrlPr>
                <w:rPr>
                  <w:rFonts w:ascii="Cambria Math" w:hAnsi="Cambria Math"/>
                </w:rPr>
              </m:ctrlPr>
            </m:eqArrPr>
            <m:e>
              <m:r>
                <m:rPr>
                  <m:sty m:val="p"/>
                </m:rPr>
                <w:rPr>
                  <w:rFonts w:ascii="Cambria Math" w:hAnsi="Cambria Math" w:hint="eastAsia"/>
                </w:rPr>
                <m:t>∥</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safe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m:rPr>
                  <m:sty m:val="p"/>
                </m:rPr>
                <w:rPr>
                  <w:rFonts w:ascii="Cambria Math" w:hAnsi="Cambria Math" w:hint="eastAsia"/>
                </w:rPr>
                <m:t>∈</m:t>
              </m:r>
              <m:r>
                <m:rPr>
                  <m:scr m:val="script"/>
                  <m:sty m:val="p"/>
                </m:rPr>
                <w:rPr>
                  <w:rFonts w:ascii="Cambria Math" w:hAnsi="Cambria Math"/>
                </w:rPr>
                <m:t>U</m:t>
              </m:r>
              <m:r>
                <w:rPr>
                  <w:rFonts w:ascii="Cambria Math" w:hAnsi="Cambria Math"/>
                </w:rPr>
                <m:t>#</m:t>
              </m:r>
              <m:d>
                <m:dPr>
                  <m:ctrlPr>
                    <w:rPr>
                      <w:rFonts w:ascii="Cambria Math" w:hAnsi="Cambria Math"/>
                    </w:rPr>
                  </m:ctrlPr>
                </m:dPr>
                <m:e>
                  <m:r>
                    <m:rPr>
                      <m:sty m:val="p"/>
                    </m:rPr>
                    <w:rPr>
                      <w:rFonts w:ascii="Cambria Math" w:hAnsi="Cambria Math"/>
                    </w:rPr>
                    <m:t>2</m:t>
                  </m:r>
                </m:e>
              </m:d>
              <m:ctrlPr>
                <w:rPr>
                  <w:rFonts w:ascii="Cambria Math" w:hAnsi="Cambria Math"/>
                  <w:i/>
                </w:rPr>
              </m:ctrlPr>
            </m:e>
          </m:eqArr>
        </m:oMath>
      </m:oMathPara>
    </w:p>
    <w:p w14:paraId="3F0FB23B" w14:textId="337BA486" w:rsidR="00E21EA9" w:rsidRPr="00E21EA9" w:rsidRDefault="00E21EA9" w:rsidP="00F5743C">
      <w:pPr>
        <w:pStyle w:val="13"/>
        <w:ind w:firstLine="420"/>
      </w:pPr>
      <w:r w:rsidRPr="00E21EA9">
        <w:t>其中</w:t>
      </w:r>
      <w:r w:rsidRPr="00E21EA9">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safe</m:t>
            </m:r>
          </m:sub>
        </m:sSub>
      </m:oMath>
      <w:r w:rsidRPr="00E21EA9">
        <w:rPr>
          <w:rFonts w:hint="eastAsia"/>
        </w:rPr>
        <w:t xml:space="preserve"> 为</w:t>
      </w:r>
      <w:r w:rsidRPr="00E21EA9">
        <w:t>无人机与</w:t>
      </w:r>
      <w:r w:rsidRPr="00E21EA9">
        <w:rPr>
          <w:rFonts w:hint="eastAsia"/>
        </w:rPr>
        <w:t>建筑</w:t>
      </w:r>
      <w:r w:rsidRPr="00E21EA9">
        <w:t>物</w:t>
      </w:r>
      <w:r w:rsidRPr="00E21EA9">
        <w:rPr>
          <w:rFonts w:hint="eastAsia"/>
        </w:rPr>
        <w:t>或无人机之间</w:t>
      </w:r>
      <w:r w:rsidRPr="00E21EA9">
        <w:t>的最小安全距离，</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oMath>
      <w:r w:rsidRPr="00E21EA9">
        <w:rPr>
          <w:rFonts w:hint="eastAsia"/>
        </w:rPr>
        <w:t xml:space="preserve"> </w:t>
      </w:r>
      <w:r w:rsidRPr="00E21EA9">
        <w:t>表示无人机到矩形</w:t>
      </w:r>
      <w:r w:rsidRPr="00E21EA9">
        <w:rPr>
          <w:rFonts w:hint="eastAsia"/>
        </w:rPr>
        <w:t>建筑</w:t>
      </w:r>
      <w:r w:rsidRPr="00E21EA9">
        <w:t xml:space="preserve">物 </w:t>
      </w:r>
      <m:oMath>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oMath>
      <w:r w:rsidRPr="00E21EA9">
        <w:t xml:space="preserve"> </w:t>
      </w:r>
      <w:r w:rsidRPr="00E21EA9">
        <w:rPr>
          <w:rFonts w:hint="eastAsia"/>
        </w:rPr>
        <w:t>任意一侧</w:t>
      </w:r>
      <w:r w:rsidRPr="00E21EA9">
        <w:t>的最</w:t>
      </w:r>
      <w:r w:rsidRPr="00E21EA9">
        <w:rPr>
          <w:rFonts w:hint="eastAsia"/>
        </w:rPr>
        <w:t>小</w:t>
      </w:r>
      <w:r w:rsidRPr="00E21EA9">
        <w:t>欧氏距离。</w:t>
      </w:r>
    </w:p>
    <w:p w14:paraId="58354F95" w14:textId="18ADFC7E" w:rsidR="00E21EA9" w:rsidRPr="00E21EA9" w:rsidRDefault="00E21EA9" w:rsidP="00F5743C">
      <w:pPr>
        <w:pStyle w:val="13"/>
        <w:ind w:firstLine="420"/>
      </w:pPr>
      <w:r w:rsidRPr="00E21EA9">
        <w:rPr>
          <w:rFonts w:hint="eastAsia"/>
        </w:rPr>
        <w:t xml:space="preserve">本文假设每架无人机都携带有限感知设备，能够探测半径为 </w:t>
      </w:r>
      <m:oMath>
        <m:r>
          <w:rPr>
            <w:rFonts w:ascii="Cambria Math" w:hAnsi="Cambria Math"/>
          </w:rPr>
          <m:t>l</m:t>
        </m:r>
      </m:oMath>
      <w:r w:rsidRPr="00E21EA9">
        <w:rPr>
          <w:rFonts w:hint="eastAsia"/>
        </w:rPr>
        <w:t xml:space="preserve"> 圆形区域内的干扰源以及建筑物信息。记时刻 </w:t>
      </w:r>
      <m:oMath>
        <m:r>
          <w:rPr>
            <w:rFonts w:ascii="Cambria Math" w:hAnsi="Cambria Math" w:hint="eastAsia"/>
          </w:rPr>
          <m:t>t</m:t>
        </m:r>
      </m:oMath>
      <w:r w:rsidR="00AA69C4">
        <w:rPr>
          <w:rFonts w:hint="eastAsia"/>
        </w:rPr>
        <w:t xml:space="preserve"> </w:t>
      </w:r>
      <w:r w:rsidRPr="00E21EA9">
        <w:rPr>
          <w:rFonts w:hint="eastAsia"/>
        </w:rPr>
        <w:t>的</w:t>
      </w:r>
      <w:r w:rsidRPr="00E21EA9">
        <w:t xml:space="preserve">观测信息为 </w:t>
      </w:r>
      <m:oMath>
        <m:sSub>
          <m:sSubPr>
            <m:ctrlPr>
              <w:rPr>
                <w:rFonts w:ascii="Cambria Math" w:hAnsi="Cambria Math"/>
              </w:rPr>
            </m:ctrlPr>
          </m:sSubPr>
          <m:e>
            <m:r>
              <m:rPr>
                <m:scr m:val="script"/>
                <m:sty m:val="p"/>
              </m:rPr>
              <w:rPr>
                <w:rFonts w:ascii="Cambria Math" w:hAnsi="Cambria Math"/>
              </w:rPr>
              <m:t>O</m:t>
            </m:r>
          </m:e>
          <m:sub>
            <m:r>
              <m:rPr>
                <m:scr m:val="script"/>
                <m:sty m:val="p"/>
              </m:rPr>
              <w:rPr>
                <w:rFonts w:ascii="Cambria Math" w:hAnsi="Cambria Math"/>
              </w:rPr>
              <m:t>t</m:t>
            </m:r>
          </m:sub>
        </m:sSub>
        <m:r>
          <m:rPr>
            <m:scr m:val="script"/>
            <m:sty m:val="p"/>
          </m:rPr>
          <w:rPr>
            <w:rFonts w:ascii="Cambria Math" w:hAnsi="Cambria Math"/>
          </w:rPr>
          <m:t>⊆O</m:t>
        </m:r>
      </m:oMath>
      <w:r w:rsidRPr="00E21EA9">
        <w:rPr>
          <w:rFonts w:hint="eastAsia"/>
        </w:rPr>
        <w:t>，其</w:t>
      </w:r>
      <w:r w:rsidRPr="00E21EA9">
        <w:t>随</w:t>
      </w:r>
      <w:r w:rsidRPr="00E21EA9">
        <w:rPr>
          <w:rFonts w:hint="eastAsia"/>
        </w:rPr>
        <w:t>无人机集群的位置而实时更新</w:t>
      </w:r>
      <w:r w:rsidRPr="00E21EA9">
        <w:t>。</w:t>
      </w:r>
    </w:p>
    <w:p w14:paraId="103AF248" w14:textId="086EEF98" w:rsidR="00E21EA9" w:rsidRPr="00E21EA9" w:rsidRDefault="00E21EA9" w:rsidP="00324596">
      <w:pPr>
        <w:pStyle w:val="08"/>
        <w:ind w:right="-31"/>
      </w:pPr>
      <w:r w:rsidRPr="00E21EA9">
        <w:rPr>
          <w:noProof/>
        </w:rPr>
        <w:drawing>
          <wp:inline distT="0" distB="0" distL="0" distR="0" wp14:anchorId="4B1CC372" wp14:editId="6E147829">
            <wp:extent cx="2740018" cy="1615627"/>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0049" cy="1627438"/>
                    </a:xfrm>
                    <a:prstGeom prst="rect">
                      <a:avLst/>
                    </a:prstGeom>
                    <a:noFill/>
                    <a:ln>
                      <a:noFill/>
                    </a:ln>
                  </pic:spPr>
                </pic:pic>
              </a:graphicData>
            </a:graphic>
          </wp:inline>
        </w:drawing>
      </w:r>
    </w:p>
    <w:p w14:paraId="583C4673" w14:textId="4B91C4B1" w:rsidR="00296B86" w:rsidRDefault="00E21EA9" w:rsidP="00F5743C">
      <w:pPr>
        <w:pStyle w:val="affe"/>
      </w:pPr>
      <w:r w:rsidRPr="00E21EA9">
        <w:rPr>
          <w:rFonts w:hint="eastAsia"/>
        </w:rPr>
        <w:t>图</w:t>
      </w:r>
      <w:r w:rsidRPr="00E21EA9">
        <w:t xml:space="preserve">1 </w:t>
      </w:r>
      <w:r w:rsidR="00324596">
        <w:rPr>
          <w:rFonts w:hint="eastAsia"/>
        </w:rPr>
        <w:t>城市作战</w:t>
      </w:r>
      <w:r w:rsidRPr="00E21EA9">
        <w:rPr>
          <w:rFonts w:hint="eastAsia"/>
        </w:rPr>
        <w:t>场景示意图</w:t>
      </w:r>
    </w:p>
    <w:p w14:paraId="68168053" w14:textId="77777777" w:rsidR="00324596" w:rsidRDefault="00324596" w:rsidP="00F5743C">
      <w:pPr>
        <w:pStyle w:val="affe"/>
      </w:pPr>
      <w:r w:rsidRPr="00324596">
        <w:rPr>
          <w:rFonts w:hint="eastAsia"/>
        </w:rPr>
        <w:t>F</w:t>
      </w:r>
      <w:r w:rsidRPr="00324596">
        <w:t>ig</w:t>
      </w:r>
      <w:r w:rsidRPr="00324596">
        <w:rPr>
          <w:rFonts w:hint="eastAsia"/>
        </w:rPr>
        <w:t>.</w:t>
      </w:r>
      <w:r w:rsidRPr="00324596">
        <w:t xml:space="preserve">1  Schematic diagram of an </w:t>
      </w:r>
      <w:r w:rsidRPr="00324596">
        <w:rPr>
          <w:rFonts w:hint="eastAsia"/>
        </w:rPr>
        <w:t>u</w:t>
      </w:r>
      <w:r w:rsidRPr="00324596">
        <w:t xml:space="preserve">rban </w:t>
      </w:r>
      <w:r w:rsidRPr="00324596">
        <w:rPr>
          <w:rFonts w:hint="eastAsia"/>
        </w:rPr>
        <w:t>comba</w:t>
      </w:r>
      <w:r w:rsidRPr="00324596">
        <w:t xml:space="preserve">t </w:t>
      </w:r>
    </w:p>
    <w:p w14:paraId="7E20CF1D" w14:textId="688F9A12" w:rsidR="00324596" w:rsidRPr="00324596" w:rsidRDefault="00324596" w:rsidP="00F5743C">
      <w:pPr>
        <w:pStyle w:val="affe"/>
      </w:pPr>
      <w:r w:rsidRPr="00324596">
        <w:t>environment</w:t>
      </w:r>
    </w:p>
    <w:p w14:paraId="1B67990C" w14:textId="41E036AD" w:rsidR="008E3999" w:rsidRDefault="00467989" w:rsidP="00CF4FD7">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sidR="008E3999" w:rsidRPr="00CF4FD7">
        <w:rPr>
          <w:rFonts w:ascii="黑体" w:eastAsia="黑体" w:hAnsi="黑体" w:hint="eastAsia"/>
        </w:rPr>
        <w:t>.</w:t>
      </w:r>
      <w:r w:rsidR="00E21EA9">
        <w:rPr>
          <w:rFonts w:ascii="黑体" w:eastAsia="黑体" w:hAnsi="黑体"/>
        </w:rPr>
        <w:t>2</w:t>
      </w:r>
      <w:r w:rsidR="006B5B61">
        <w:rPr>
          <w:rFonts w:ascii="黑体" w:eastAsia="黑体" w:hAnsi="黑体" w:hint="eastAsia"/>
          <w:lang w:eastAsia="zh-CN"/>
        </w:rPr>
        <w:t xml:space="preserve"> </w:t>
      </w:r>
      <w:r w:rsidR="00E21EA9">
        <w:rPr>
          <w:rFonts w:ascii="黑体" w:eastAsia="黑体" w:hAnsi="黑体" w:hint="eastAsia"/>
          <w:lang w:eastAsia="zh-CN"/>
        </w:rPr>
        <w:t>通信模型</w:t>
      </w:r>
    </w:p>
    <w:p w14:paraId="291F59CC" w14:textId="0513B3D5" w:rsidR="00E21EA9" w:rsidRPr="00647ADF" w:rsidRDefault="00467989" w:rsidP="00F5743C">
      <w:pPr>
        <w:pStyle w:val="13"/>
        <w:ind w:firstLine="420"/>
      </w:pPr>
      <w:r w:rsidRPr="00647ADF">
        <w:rPr>
          <w:rFonts w:hint="eastAsia"/>
        </w:rPr>
        <w:t>所</w:t>
      </w:r>
      <w:r w:rsidR="00E21EA9" w:rsidRPr="00647ADF">
        <w:rPr>
          <w:rFonts w:hint="eastAsia"/>
        </w:rPr>
        <w:t>城市信道建模为自由空间传播模型并附加城市环境损耗影响</w:t>
      </w:r>
      <w:r w:rsidR="00AA69C4">
        <w:rPr>
          <w:vertAlign w:val="superscript"/>
        </w:rPr>
        <w:t>[23]</w:t>
      </w:r>
      <w:r w:rsidR="00E21EA9" w:rsidRPr="00647ADF">
        <w:rPr>
          <w:rFonts w:hint="eastAsia"/>
        </w:rPr>
        <w:t>，公式如下：</w:t>
      </w:r>
    </w:p>
    <w:p w14:paraId="32C4A78D" w14:textId="20AC2C60" w:rsidR="00E21EA9" w:rsidRPr="00E21EA9" w:rsidRDefault="00314F43" w:rsidP="00F5743C">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r,ij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t,i</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4πf</m:t>
                          </m:r>
                          <m:sSub>
                            <m:sSubPr>
                              <m:ctrlPr>
                                <w:rPr>
                                  <w:rFonts w:ascii="Cambria Math" w:hAnsi="Cambria Math"/>
                                  <w:i/>
                                </w:rPr>
                              </m:ctrlPr>
                            </m:sSubPr>
                            <m:e>
                              <m:r>
                                <w:rPr>
                                  <w:rFonts w:ascii="Cambria Math" w:hAnsi="Cambria Math"/>
                                </w:rPr>
                                <m:t>d</m:t>
                              </m:r>
                            </m:e>
                            <m:sub>
                              <m:r>
                                <w:rPr>
                                  <w:rFonts w:ascii="Cambria Math" w:hAnsi="Cambria Math"/>
                                </w:rPr>
                                <m:t>ij</m:t>
                              </m:r>
                            </m:sub>
                          </m:sSub>
                        </m:den>
                      </m:f>
                    </m:e>
                  </m:d>
                </m:e>
                <m:sup>
                  <m:r>
                    <w:rPr>
                      <w:rFonts w:ascii="Cambria Math" w:hAnsi="Cambria Math"/>
                    </w:rPr>
                    <m:t>2</m:t>
                  </m:r>
                </m:sup>
              </m:sSup>
              <m:sSup>
                <m:sSupPr>
                  <m:ctrlPr>
                    <w:rPr>
                      <w:rFonts w:ascii="Cambria Math" w:hAnsi="Cambria Math"/>
                      <w:i/>
                    </w:rPr>
                  </m:ctrlPr>
                </m:sSupPr>
                <m:e>
                  <m:r>
                    <w:rPr>
                      <w:rFonts w:ascii="Cambria Math" w:hAnsi="Cambria Math"/>
                    </w:rPr>
                    <m:t>10</m:t>
                  </m:r>
                </m:e>
                <m:sup>
                  <m:r>
                    <w:rPr>
                      <w:rFonts w:ascii="Cambria Math" w:hAnsi="Cambria Math"/>
                    </w:rPr>
                    <m:t>-L/10</m:t>
                  </m:r>
                </m:sup>
              </m:sSup>
              <m:r>
                <w:rPr>
                  <w:rFonts w:ascii="Cambria Math" w:hAnsi="Cambria Math"/>
                </w:rPr>
                <m:t>#</m:t>
              </m:r>
              <m:d>
                <m:dPr>
                  <m:ctrlPr>
                    <w:rPr>
                      <w:rFonts w:ascii="Cambria Math" w:hAnsi="Cambria Math"/>
                      <w:i/>
                    </w:rPr>
                  </m:ctrlPr>
                </m:dPr>
                <m:e>
                  <m:r>
                    <w:rPr>
                      <w:rFonts w:ascii="Cambria Math" w:hAnsi="Cambria Math"/>
                    </w:rPr>
                    <m:t>3</m:t>
                  </m:r>
                </m:e>
              </m:d>
            </m:e>
          </m:eqArr>
        </m:oMath>
      </m:oMathPara>
    </w:p>
    <w:p w14:paraId="3D5C87CB" w14:textId="7BCA32CD" w:rsidR="00E21EA9" w:rsidRPr="00E21EA9" w:rsidRDefault="00E21EA9" w:rsidP="00F5743C">
      <w:pPr>
        <w:pStyle w:val="13"/>
        <w:ind w:firstLine="420"/>
      </w:pPr>
      <w:r w:rsidRPr="00E21EA9">
        <w:rPr>
          <w:rFonts w:hint="eastAsia"/>
        </w:rPr>
        <w:t xml:space="preserve">其中 </w:t>
      </w:r>
      <m:oMath>
        <m:sSub>
          <m:sSubPr>
            <m:ctrlPr>
              <w:rPr>
                <w:rFonts w:ascii="Cambria Math" w:hAnsi="Cambria Math"/>
                <w:i/>
              </w:rPr>
            </m:ctrlPr>
          </m:sSubPr>
          <m:e>
            <m:r>
              <w:rPr>
                <w:rFonts w:ascii="Cambria Math" w:hAnsi="Cambria Math"/>
              </w:rPr>
              <m:t>P</m:t>
            </m:r>
          </m:e>
          <m:sub>
            <m:r>
              <w:rPr>
                <w:rFonts w:ascii="Cambria Math" w:hAnsi="Cambria Math"/>
              </w:rPr>
              <m:t>t,i</m:t>
            </m:r>
          </m:sub>
        </m:sSub>
      </m:oMath>
      <w:r w:rsidRPr="00E21EA9">
        <w:rPr>
          <w:rFonts w:hint="eastAsia"/>
        </w:rPr>
        <w:t xml:space="preserve"> 为发射机 </w:t>
      </w:r>
      <m:oMath>
        <m:r>
          <w:rPr>
            <w:rFonts w:ascii="Cambria Math" w:hAnsi="Cambria Math" w:hint="eastAsia"/>
          </w:rPr>
          <m:t>i</m:t>
        </m:r>
      </m:oMath>
      <w:r w:rsidRPr="00E21EA9">
        <w:rPr>
          <w:rFonts w:hint="eastAsia"/>
        </w:rPr>
        <w:t xml:space="preserve"> 的发射功率，</w:t>
      </w:r>
      <m:oMath>
        <m:r>
          <w:rPr>
            <w:rFonts w:ascii="Cambria Math" w:hAnsi="Cambria Math"/>
          </w:rPr>
          <m:t>c</m:t>
        </m:r>
      </m:oMath>
      <w:r w:rsidRPr="00E21EA9">
        <w:rPr>
          <w:rFonts w:hint="eastAsia"/>
        </w:rPr>
        <w:t xml:space="preserve"> 为光速，</w:t>
      </w:r>
      <m:oMath>
        <m:r>
          <w:rPr>
            <w:rFonts w:ascii="Cambria Math" w:hAnsi="Cambria Math" w:hint="eastAsia"/>
          </w:rPr>
          <m:t>f</m:t>
        </m:r>
      </m:oMath>
      <w:r w:rsidRPr="00E21EA9">
        <w:rPr>
          <w:rFonts w:hint="eastAsia"/>
        </w:rPr>
        <w:t xml:space="preserve"> 为载波频率，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Pr="00E21EA9">
        <w:rPr>
          <w:rFonts w:hint="eastAsia"/>
        </w:rPr>
        <w:t xml:space="preserve"> 为收发双方的距离，</w:t>
      </w:r>
      <m:oMath>
        <m:r>
          <w:rPr>
            <w:rFonts w:ascii="Cambria Math" w:hAnsi="Cambria Math"/>
          </w:rPr>
          <m:t>η</m:t>
        </m:r>
      </m:oMath>
      <w:r w:rsidRPr="00E21EA9">
        <w:rPr>
          <w:rFonts w:hint="eastAsia"/>
        </w:rPr>
        <w:t xml:space="preserve"> 为附加城市环境损耗因子，</w:t>
      </w:r>
      <m:oMath>
        <m:sSub>
          <m:sSubPr>
            <m:ctrlPr>
              <w:rPr>
                <w:rFonts w:ascii="Cambria Math" w:hAnsi="Cambria Math"/>
                <w:i/>
              </w:rPr>
            </m:ctrlPr>
          </m:sSubPr>
          <m:e>
            <m:r>
              <w:rPr>
                <w:rFonts w:ascii="Cambria Math" w:hAnsi="Cambria Math"/>
              </w:rPr>
              <m:t>P</m:t>
            </m:r>
          </m:e>
          <m:sub>
            <m:r>
              <w:rPr>
                <w:rFonts w:ascii="Cambria Math" w:hAnsi="Cambria Math"/>
              </w:rPr>
              <m:t>r,ij</m:t>
            </m:r>
          </m:sub>
        </m:sSub>
      </m:oMath>
      <w:r w:rsidRPr="00E21EA9">
        <w:rPr>
          <w:rFonts w:hint="eastAsia"/>
        </w:rPr>
        <w:t xml:space="preserve"> 为接收机的接收功率。</w:t>
      </w:r>
    </w:p>
    <w:p w14:paraId="21D239BC" w14:textId="6684B3B2" w:rsidR="00E21EA9" w:rsidRPr="00E21EA9" w:rsidRDefault="00E21EA9" w:rsidP="00F5743C">
      <w:pPr>
        <w:pStyle w:val="13"/>
        <w:ind w:firstLine="420"/>
      </w:pPr>
      <w:r w:rsidRPr="00E21EA9" w:rsidDel="003A6624">
        <w:rPr>
          <w:rFonts w:hint="eastAsia"/>
        </w:rPr>
        <w:t>如果接收机和发射机之间</w:t>
      </w:r>
      <w:r w:rsidRPr="00E21EA9">
        <w:rPr>
          <w:rFonts w:hint="eastAsia"/>
        </w:rPr>
        <w:t>不存在</w:t>
      </w:r>
      <w:r w:rsidRPr="00E21EA9" w:rsidDel="003A6624">
        <w:rPr>
          <w:rFonts w:hint="eastAsia"/>
        </w:rPr>
        <w:t>建筑物遮挡，则为视距信道，</w:t>
      </w:r>
      <w:r w:rsidRPr="00E21EA9">
        <w:rPr>
          <w:rFonts w:hint="eastAsia"/>
        </w:rPr>
        <w:t>其</w:t>
      </w:r>
      <w:r w:rsidRPr="00E21EA9" w:rsidDel="003A6624">
        <w:rPr>
          <w:rFonts w:hint="eastAsia"/>
        </w:rPr>
        <w:t>附加视距情况下城市环境损耗</w:t>
      </w:r>
      <w:r w:rsidRPr="00E21EA9">
        <w:rPr>
          <w:rFonts w:hint="eastAsia"/>
        </w:rPr>
        <w:t>因子为</w:t>
      </w:r>
      <w:r w:rsidR="00AA69C4">
        <w:rPr>
          <w:rFonts w:hint="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LOS</m:t>
            </m:r>
          </m:sub>
        </m:sSub>
      </m:oMath>
      <w:r w:rsidRPr="00E21EA9">
        <w:rPr>
          <w:rFonts w:hint="eastAsia"/>
        </w:rPr>
        <w:t>；</w:t>
      </w:r>
      <w:r w:rsidRPr="00E21EA9" w:rsidDel="003A6624">
        <w:rPr>
          <w:rFonts w:hint="eastAsia"/>
        </w:rPr>
        <w:t>如果接收机和发射机之间有建筑物遮挡，则为非视距信道，</w:t>
      </w:r>
      <w:r w:rsidRPr="00E21EA9">
        <w:rPr>
          <w:rFonts w:hint="eastAsia"/>
        </w:rPr>
        <w:t>其附加</w:t>
      </w:r>
      <w:r w:rsidRPr="00E21EA9" w:rsidDel="003A6624">
        <w:rPr>
          <w:rFonts w:hint="eastAsia"/>
        </w:rPr>
        <w:t>非视距情况下城市环境损耗</w:t>
      </w:r>
      <w:r w:rsidRPr="00E21EA9">
        <w:rPr>
          <w:rFonts w:hint="eastAsia"/>
        </w:rPr>
        <w:t>因子为</w:t>
      </w:r>
      <w:r w:rsidR="00AA69C4">
        <w:rPr>
          <w:rFonts w:hint="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NLOS</m:t>
            </m:r>
          </m:sub>
        </m:sSub>
      </m:oMath>
      <w:r w:rsidRPr="00E21EA9">
        <w:rPr>
          <w:rFonts w:hint="eastAsia"/>
        </w:rPr>
        <w:t>。参考论文</w:t>
      </w:r>
      <w:r w:rsidR="00857B26">
        <w:rPr>
          <w:rFonts w:hint="eastAsia"/>
        </w:rPr>
        <w:t>[</w:t>
      </w:r>
      <w:r w:rsidR="00857B26">
        <w:t>24]</w:t>
      </w:r>
      <w:r w:rsidRPr="00E21EA9">
        <w:rPr>
          <w:rFonts w:hint="eastAsia"/>
        </w:rPr>
        <w:t xml:space="preserve">，在本文给定的城市环境下取 </w:t>
      </w:r>
      <m:oMath>
        <m:sSub>
          <m:sSubPr>
            <m:ctrlPr>
              <w:rPr>
                <w:rFonts w:ascii="Cambria Math" w:hAnsi="Cambria Math"/>
                <w:i/>
              </w:rPr>
            </m:ctrlPr>
          </m:sSubPr>
          <m:e>
            <m:r>
              <w:rPr>
                <w:rFonts w:ascii="Cambria Math" w:hAnsi="Cambria Math"/>
              </w:rPr>
              <m:t>L</m:t>
            </m:r>
          </m:e>
          <m:sub>
            <m:r>
              <m:rPr>
                <m:sty m:val="p"/>
              </m:rPr>
              <w:rPr>
                <w:rFonts w:ascii="Cambria Math" w:hAnsi="Cambria Math"/>
              </w:rPr>
              <m:t>LOS</m:t>
            </m:r>
          </m:sub>
        </m:sSub>
        <m:r>
          <w:rPr>
            <w:rFonts w:ascii="Cambria Math" w:hAnsi="Cambria Math"/>
          </w:rPr>
          <m:t>=1.0</m:t>
        </m:r>
      </m:oMath>
      <w:r w:rsidRPr="00E21EA9">
        <w:rPr>
          <w:rFonts w:hint="eastAsia"/>
        </w:rPr>
        <w:t>,</w:t>
      </w:r>
      <w:r w:rsidRPr="00E21EA9">
        <w:rPr>
          <w:i/>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NLOS</m:t>
            </m:r>
          </m:sub>
        </m:sSub>
        <m:r>
          <w:rPr>
            <w:rFonts w:ascii="Cambria Math" w:hAnsi="Cambria Math"/>
          </w:rPr>
          <m:t>=20.0</m:t>
        </m:r>
      </m:oMath>
      <w:r w:rsidRPr="00E21EA9">
        <w:t>。</w:t>
      </w:r>
    </w:p>
    <w:p w14:paraId="18FDA39C" w14:textId="0BA1EDE0" w:rsidR="00E21EA9" w:rsidRPr="00E21EA9" w:rsidRDefault="00E21EA9" w:rsidP="00F5743C">
      <w:pPr>
        <w:pStyle w:val="13"/>
        <w:ind w:firstLine="420"/>
      </w:pPr>
      <w:r w:rsidRPr="00E21EA9">
        <w:rPr>
          <w:rFonts w:hint="eastAsia"/>
        </w:rPr>
        <w:t>由于干扰信号的存在，收发双方与其的距离不同会导致</w:t>
      </w:r>
      <w:r w:rsidRPr="00E21EA9">
        <w:t>SINR</w:t>
      </w:r>
      <w:r w:rsidRPr="00E21EA9">
        <w:rPr>
          <w:rFonts w:hint="eastAsia"/>
        </w:rPr>
        <w:t>存在差异，需要通过计算双向</w:t>
      </w:r>
      <w:r w:rsidRPr="00E21EA9">
        <w:t>SINR</w:t>
      </w:r>
      <w:r w:rsidRPr="00E21EA9">
        <w:rPr>
          <w:rFonts w:hint="eastAsia"/>
        </w:rPr>
        <w:t xml:space="preserve">，并以门限 </w:t>
      </w:r>
      <m:oMath>
        <m:sSub>
          <m:sSubPr>
            <m:ctrlPr>
              <w:rPr>
                <w:rFonts w:ascii="Cambria Math" w:hAnsi="Cambria Math"/>
                <w:sz w:val="18"/>
                <w:szCs w:val="18"/>
              </w:rPr>
            </m:ctrlPr>
          </m:sSubPr>
          <m:e>
            <m:r>
              <w:rPr>
                <w:rFonts w:ascii="Cambria Math" w:hAnsi="Cambria Math"/>
                <w:sz w:val="18"/>
                <w:szCs w:val="18"/>
              </w:rPr>
              <m:t>γ</m:t>
            </m:r>
          </m:e>
          <m:sub>
            <m:r>
              <m:rPr>
                <m:nor/>
              </m:rPr>
              <w:rPr>
                <w:sz w:val="18"/>
                <w:szCs w:val="18"/>
              </w:rPr>
              <m:t>th</m:t>
            </m:r>
          </m:sub>
        </m:sSub>
      </m:oMath>
      <w:r w:rsidRPr="00E21EA9">
        <w:rPr>
          <w:rFonts w:hint="eastAsia"/>
        </w:rPr>
        <w:t xml:space="preserve"> 作为通信链路是否双向连通的判断依据。从发射机 </w:t>
      </w:r>
      <m:oMath>
        <m:r>
          <w:rPr>
            <w:rFonts w:ascii="Cambria Math" w:hAnsi="Cambria Math"/>
          </w:rPr>
          <m:t>i</m:t>
        </m:r>
      </m:oMath>
      <w:r w:rsidRPr="00E21EA9">
        <w:rPr>
          <w:rFonts w:hint="eastAsia"/>
        </w:rPr>
        <w:t xml:space="preserve"> 到接收机 </w:t>
      </w:r>
      <m:oMath>
        <m:r>
          <w:rPr>
            <w:rFonts w:ascii="Cambria Math" w:hAnsi="Cambria Math" w:hint="eastAsia"/>
          </w:rPr>
          <m:t>j</m:t>
        </m:r>
      </m:oMath>
      <w:r w:rsidRPr="00E21EA9">
        <w:rPr>
          <w:rFonts w:hint="eastAsia"/>
        </w:rPr>
        <w:t xml:space="preserve"> 的接收</w:t>
      </w:r>
      <m:oMath>
        <m:sSub>
          <m:sSubPr>
            <m:ctrlPr>
              <w:rPr>
                <w:rFonts w:ascii="Cambria Math" w:hAnsi="Cambria Math"/>
                <w:i/>
              </w:rPr>
            </m:ctrlPr>
          </m:sSubPr>
          <m:e>
            <m:r>
              <w:rPr>
                <w:rFonts w:ascii="Cambria Math" w:hAnsi="Cambria Math"/>
              </w:rPr>
              <m:t>SINR</m:t>
            </m:r>
          </m:e>
          <m:sub>
            <m:r>
              <w:rPr>
                <w:rFonts w:ascii="Cambria Math" w:hAnsi="Cambria Math"/>
              </w:rPr>
              <m:t>ij</m:t>
            </m:r>
          </m:sub>
        </m:sSub>
      </m:oMath>
      <w:r w:rsidRPr="00E21EA9">
        <w:rPr>
          <w:rFonts w:hint="eastAsia"/>
        </w:rPr>
        <w:t>为：</w:t>
      </w:r>
    </w:p>
    <w:p w14:paraId="557A67FE" w14:textId="04564184" w:rsidR="00E21EA9" w:rsidRPr="00E21EA9" w:rsidRDefault="00314F43" w:rsidP="00F5743C">
      <w:pPr>
        <w:pStyle w:val="13"/>
        <w:ind w:firstLine="420"/>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SINR</m:t>
                  </m:r>
                </m:e>
                <m:sub>
                  <m:r>
                    <w:rPr>
                      <w:rFonts w:ascii="Cambria Math" w:hAnsi="Cambria Math"/>
                    </w:rPr>
                    <m:t>ij</m:t>
                  </m:r>
                </m:sub>
              </m:sSub>
              <m:r>
                <w:rPr>
                  <w:rFonts w:ascii="Cambria Math" w:hAnsi="Cambria Math"/>
                </w:rPr>
                <m:t>=10log(</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r,ij</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5</m:t>
                  </m:r>
                </m:e>
              </m:d>
            </m:e>
          </m:eqArr>
        </m:oMath>
      </m:oMathPara>
    </w:p>
    <w:p w14:paraId="53F470AF" w14:textId="248B1D47" w:rsidR="00E21EA9" w:rsidRPr="00E21EA9" w:rsidRDefault="00E21EA9" w:rsidP="00F5743C">
      <w:pPr>
        <w:pStyle w:val="13"/>
        <w:ind w:firstLine="420"/>
      </w:pPr>
      <w:r w:rsidRPr="00E21EA9">
        <w:rPr>
          <w:rFonts w:hint="eastAsia"/>
        </w:rPr>
        <w:t xml:space="preserve">其中 </w:t>
      </w:r>
      <m:oMath>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oMath>
      <w:r w:rsidRPr="00E21EA9">
        <w:rPr>
          <w:rFonts w:hint="eastAsia"/>
        </w:rPr>
        <w:t xml:space="preserve"> 为接收机 </w:t>
      </w:r>
      <m:oMath>
        <m:r>
          <w:rPr>
            <w:rFonts w:ascii="Cambria Math" w:hAnsi="Cambria Math" w:hint="eastAsia"/>
          </w:rPr>
          <m:t>j</m:t>
        </m:r>
      </m:oMath>
      <w:r w:rsidRPr="00E21EA9">
        <w:rPr>
          <w:rFonts w:hint="eastAsia"/>
        </w:rPr>
        <w:t xml:space="preserve"> 接收到的干扰功率，</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Pr="00E21EA9">
        <w:rPr>
          <w:rFonts w:hint="eastAsia"/>
        </w:rPr>
        <w:t xml:space="preserve"> 为白噪声功率谱密度，</w:t>
      </w:r>
      <m:oMath>
        <m:r>
          <w:rPr>
            <w:rFonts w:ascii="Cambria Math" w:hAnsi="Cambria Math"/>
          </w:rPr>
          <m:t>B</m:t>
        </m:r>
      </m:oMath>
      <w:r w:rsidRPr="00E21EA9">
        <w:rPr>
          <w:rFonts w:hint="eastAsia"/>
        </w:rPr>
        <w:t xml:space="preserve"> 为带宽。接收功率由发射功率和信道模型计算得出，根据是否是视距信道选择。</w:t>
      </w:r>
    </w:p>
    <w:p w14:paraId="6393DB9D" w14:textId="25D07B5E" w:rsidR="00E21EA9" w:rsidRPr="00E21EA9" w:rsidRDefault="00E21EA9" w:rsidP="00F5743C">
      <w:pPr>
        <w:pStyle w:val="13"/>
        <w:ind w:firstLine="420"/>
      </w:pPr>
      <w:r w:rsidRPr="00E21EA9">
        <w:rPr>
          <w:rFonts w:hint="eastAsia"/>
        </w:rPr>
        <w:t xml:space="preserve">对无人机 </w:t>
      </w:r>
      <m:oMath>
        <m:r>
          <w:rPr>
            <w:rFonts w:ascii="Cambria Math" w:hAnsi="Cambria Math"/>
          </w:rPr>
          <m:t>i</m:t>
        </m:r>
      </m:oMath>
      <w:r w:rsidRPr="00E21EA9">
        <w:rPr>
          <w:rFonts w:hint="eastAsia"/>
        </w:rPr>
        <w:t xml:space="preserve"> 和无人机 </w:t>
      </w:r>
      <m:oMath>
        <m:r>
          <w:rPr>
            <w:rFonts w:ascii="Cambria Math" w:hAnsi="Cambria Math" w:hint="eastAsia"/>
          </w:rPr>
          <m:t>j</m:t>
        </m:r>
      </m:oMath>
      <w:r w:rsidRPr="00E21EA9">
        <w:rPr>
          <w:rFonts w:hint="eastAsia"/>
        </w:rPr>
        <w:t xml:space="preserve"> 之间的通信链路，如果满足：</w:t>
      </w:r>
    </w:p>
    <w:p w14:paraId="3A5D0168" w14:textId="1A8B3276" w:rsidR="00E21EA9" w:rsidRPr="00E21EA9" w:rsidRDefault="00314F43" w:rsidP="00F5743C">
      <w:pPr>
        <w:pStyle w:val="13"/>
        <w:ind w:firstLine="400"/>
      </w:pPr>
      <m:oMathPara>
        <m:oMath>
          <m:eqArr>
            <m:eqArrPr>
              <m:maxDist m:val="1"/>
              <m:ctrlPr>
                <w:rPr>
                  <w:rFonts w:ascii="Cambria Math" w:hAnsi="Cambria Math"/>
                  <w:i/>
                  <w:sz w:val="20"/>
                  <w:szCs w:val="20"/>
                </w:rPr>
              </m:ctrlPr>
            </m:eqArrPr>
            <m:e>
              <m:sSub>
                <m:sSubPr>
                  <m:ctrlPr>
                    <w:rPr>
                      <w:rFonts w:ascii="Cambria Math" w:hAnsi="Cambria Math"/>
                      <w:i/>
                      <w:sz w:val="20"/>
                      <w:szCs w:val="20"/>
                    </w:rPr>
                  </m:ctrlPr>
                </m:sSubPr>
                <m:e>
                  <m:r>
                    <w:rPr>
                      <w:rFonts w:ascii="Cambria Math" w:hAnsi="Cambria Math"/>
                      <w:sz w:val="20"/>
                      <w:szCs w:val="20"/>
                    </w:rPr>
                    <m:t>SINR</m:t>
                  </m:r>
                </m:e>
                <m:sub>
                  <m:r>
                    <w:rPr>
                      <w:rFonts w:ascii="Cambria Math" w:hAnsi="Cambria Math"/>
                      <w:sz w:val="20"/>
                      <w:szCs w:val="20"/>
                    </w:rPr>
                    <m:t>ij</m:t>
                  </m:r>
                </m:sub>
              </m:sSub>
              <m:r>
                <w:rPr>
                  <w:rFonts w:ascii="Cambria Math" w:hAnsi="Cambria Math" w:hint="eastAsia"/>
                  <w:sz w:val="20"/>
                  <w:szCs w:val="20"/>
                </w:rPr>
                <m:t>≥</m:t>
              </m:r>
              <m:sSub>
                <m:sSubPr>
                  <m:ctrlPr>
                    <w:rPr>
                      <w:rFonts w:ascii="Cambria Math" w:hAnsi="Cambria Math"/>
                      <w:sz w:val="20"/>
                      <w:szCs w:val="20"/>
                    </w:rPr>
                  </m:ctrlPr>
                </m:sSubPr>
                <m:e>
                  <m:r>
                    <w:rPr>
                      <w:rFonts w:ascii="Cambria Math" w:hAnsi="Cambria Math"/>
                      <w:sz w:val="20"/>
                      <w:szCs w:val="20"/>
                    </w:rPr>
                    <m:t>γ</m:t>
                  </m:r>
                </m:e>
                <m:sub>
                  <m:r>
                    <m:rPr>
                      <m:nor/>
                    </m:rPr>
                    <w:rPr>
                      <w:sz w:val="20"/>
                      <w:szCs w:val="20"/>
                    </w:rPr>
                    <m:t>th</m:t>
                  </m:r>
                </m:sub>
              </m:sSub>
              <m:r>
                <w:rPr>
                  <w:rFonts w:ascii="Cambria Math" w:hAnsi="Cambria Math" w:hint="eastAsia"/>
                  <w:sz w:val="20"/>
                  <w:szCs w:val="20"/>
                </w:rPr>
                <m:t>,</m:t>
              </m:r>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 xml:space="preserve">   SINR</m:t>
                  </m:r>
                </m:e>
                <m:sub>
                  <m:r>
                    <w:rPr>
                      <w:rFonts w:ascii="Cambria Math" w:hAnsi="Cambria Math"/>
                      <w:sz w:val="20"/>
                      <w:szCs w:val="20"/>
                    </w:rPr>
                    <m:t>ji</m:t>
                  </m:r>
                </m:sub>
              </m:sSub>
              <m:r>
                <w:rPr>
                  <w:rFonts w:ascii="Cambria Math" w:hAnsi="Cambria Math" w:hint="eastAsia"/>
                  <w:sz w:val="20"/>
                  <w:szCs w:val="20"/>
                </w:rPr>
                <m:t>≥</m:t>
              </m:r>
              <m:sSub>
                <m:sSubPr>
                  <m:ctrlPr>
                    <w:rPr>
                      <w:rFonts w:ascii="Cambria Math" w:hAnsi="Cambria Math"/>
                      <w:sz w:val="20"/>
                      <w:szCs w:val="20"/>
                    </w:rPr>
                  </m:ctrlPr>
                </m:sSubPr>
                <m:e>
                  <m:r>
                    <w:rPr>
                      <w:rFonts w:ascii="Cambria Math" w:hAnsi="Cambria Math"/>
                      <w:sz w:val="20"/>
                      <w:szCs w:val="20"/>
                    </w:rPr>
                    <m:t>γ</m:t>
                  </m:r>
                </m:e>
                <m:sub>
                  <m:r>
                    <m:rPr>
                      <m:nor/>
                    </m:rPr>
                    <w:rPr>
                      <w:sz w:val="20"/>
                      <w:szCs w:val="20"/>
                    </w:rPr>
                    <m:t>th</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6</m:t>
                  </m:r>
                </m:e>
              </m:d>
            </m:e>
          </m:eqArr>
        </m:oMath>
      </m:oMathPara>
    </w:p>
    <w:p w14:paraId="41D2D6A9" w14:textId="4C5CC5B2" w:rsidR="008E3999" w:rsidRPr="00647ADF" w:rsidRDefault="00E21EA9" w:rsidP="00F5743C">
      <w:pPr>
        <w:pStyle w:val="13"/>
        <w:ind w:firstLine="420"/>
      </w:pPr>
      <w:r w:rsidRPr="00E21EA9">
        <w:rPr>
          <w:rFonts w:hint="eastAsia"/>
        </w:rPr>
        <w:t xml:space="preserve">则认为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sub>
        </m:sSub>
      </m:oMath>
      <w:r w:rsidRPr="00E21EA9">
        <w:rPr>
          <w:rFonts w:hint="eastAsia"/>
        </w:rPr>
        <w:t xml:space="preserve"> 和 </w:t>
      </w:r>
      <m:oMath>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sub>
        </m:sSub>
      </m:oMath>
      <w:r w:rsidRPr="00E21EA9">
        <w:rPr>
          <w:rFonts w:hint="eastAsia"/>
        </w:rPr>
        <w:t xml:space="preserve"> 之间存在有效的通信链路。如果任意两个无人机都存在有效的单跳或多跳通信链路，则认为整个无人机集群网络是连通的。</w:t>
      </w:r>
    </w:p>
    <w:p w14:paraId="5081D7C0" w14:textId="227B376A" w:rsidR="00467989" w:rsidRPr="00364868" w:rsidRDefault="00467989" w:rsidP="00467989">
      <w:pPr>
        <w:pStyle w:val="00"/>
        <w:spacing w:line="360" w:lineRule="auto"/>
        <w:ind w:right="-31" w:firstLineChars="0" w:firstLine="0"/>
        <w:rPr>
          <w:rFonts w:ascii="黑体" w:eastAsia="黑体" w:hAnsi="黑体"/>
          <w:sz w:val="28"/>
          <w:szCs w:val="28"/>
          <w:lang w:eastAsia="zh-CN"/>
        </w:rPr>
      </w:pPr>
      <w:r w:rsidRPr="00364868">
        <w:rPr>
          <w:rFonts w:ascii="黑体" w:eastAsia="黑体" w:hAnsi="黑体" w:hint="eastAsia"/>
          <w:sz w:val="28"/>
          <w:szCs w:val="28"/>
          <w:lang w:eastAsia="zh-CN"/>
        </w:rPr>
        <w:t>2</w:t>
      </w:r>
      <w:r w:rsidR="006B5B61">
        <w:rPr>
          <w:rFonts w:ascii="黑体" w:eastAsia="黑体" w:hAnsi="黑体" w:hint="eastAsia"/>
          <w:sz w:val="28"/>
          <w:szCs w:val="28"/>
          <w:lang w:eastAsia="zh-CN"/>
        </w:rPr>
        <w:t xml:space="preserve">  </w:t>
      </w:r>
      <w:r w:rsidR="00E34F00">
        <w:rPr>
          <w:rFonts w:ascii="黑体" w:eastAsia="黑体" w:hAnsi="黑体" w:hint="eastAsia"/>
          <w:sz w:val="28"/>
          <w:szCs w:val="28"/>
          <w:lang w:eastAsia="zh-CN"/>
        </w:rPr>
        <w:t>C</w:t>
      </w:r>
      <w:r w:rsidR="00E34F00">
        <w:rPr>
          <w:rFonts w:ascii="黑体" w:eastAsia="黑体" w:hAnsi="黑体"/>
          <w:sz w:val="28"/>
          <w:szCs w:val="28"/>
          <w:lang w:eastAsia="zh-CN"/>
        </w:rPr>
        <w:t>-RRT*-APF</w:t>
      </w:r>
      <w:r w:rsidR="00E34F00">
        <w:rPr>
          <w:rFonts w:ascii="黑体" w:eastAsia="黑体" w:hAnsi="黑体" w:hint="eastAsia"/>
          <w:sz w:val="28"/>
          <w:szCs w:val="28"/>
          <w:lang w:eastAsia="zh-CN"/>
        </w:rPr>
        <w:t>算法</w:t>
      </w:r>
    </w:p>
    <w:p w14:paraId="203ED019" w14:textId="1BEDC4DF" w:rsidR="00467989" w:rsidRPr="00364868" w:rsidRDefault="00467989" w:rsidP="00467989">
      <w:pPr>
        <w:pStyle w:val="00"/>
        <w:spacing w:line="360" w:lineRule="auto"/>
        <w:ind w:right="-31" w:firstLineChars="0" w:firstLine="0"/>
        <w:rPr>
          <w:rFonts w:ascii="黑体" w:eastAsia="黑体" w:hAnsi="黑体"/>
        </w:rPr>
      </w:pPr>
      <w:r w:rsidRPr="00364868">
        <w:rPr>
          <w:rFonts w:ascii="黑体" w:eastAsia="黑体" w:hAnsi="黑体" w:hint="eastAsia"/>
        </w:rPr>
        <w:t>2.1</w:t>
      </w:r>
      <w:r w:rsidR="006B5B61">
        <w:rPr>
          <w:rFonts w:ascii="黑体" w:eastAsia="黑体" w:hAnsi="黑体" w:hint="eastAsia"/>
          <w:lang w:eastAsia="zh-CN"/>
        </w:rPr>
        <w:t xml:space="preserve"> </w:t>
      </w:r>
      <w:r w:rsidR="00E34F00">
        <w:rPr>
          <w:rFonts w:ascii="黑体" w:eastAsia="黑体" w:hAnsi="黑体" w:hint="eastAsia"/>
          <w:lang w:eastAsia="zh-CN"/>
        </w:rPr>
        <w:t>总体架构</w:t>
      </w:r>
    </w:p>
    <w:p w14:paraId="7ACB842C" w14:textId="5E5C1393" w:rsidR="004E29FD" w:rsidRPr="004E29FD" w:rsidRDefault="004E29FD" w:rsidP="00A748F4">
      <w:pPr>
        <w:pStyle w:val="13"/>
        <w:ind w:firstLine="420"/>
      </w:pPr>
      <w:r w:rsidRPr="004E29FD">
        <w:rPr>
          <w:rFonts w:hint="eastAsia"/>
        </w:rPr>
        <w:t>本文提出的全局路径采样与局部人工势场法相结合的连通性保持路径规划方法</w:t>
      </w:r>
      <w:r w:rsidRPr="00AA69C4">
        <w:rPr>
          <w:rFonts w:hint="eastAsia"/>
        </w:rPr>
        <w:t>（C-RRT*-APF）</w:t>
      </w:r>
      <w:r w:rsidRPr="004E29FD">
        <w:rPr>
          <w:rFonts w:hint="eastAsia"/>
        </w:rPr>
        <w:t>总体框架如图2所示。为保证大规模无人机集群的可扩展性与规划稳定性，算法首先基于各无人机的初始空间分布式进行簇划分，将集群划分为若干个簇。根据现有人工势场类算法</w:t>
      </w:r>
      <w:r w:rsidRPr="004E29FD">
        <w:rPr>
          <w:rFonts w:hint="eastAsia"/>
          <w:vertAlign w:val="superscript"/>
        </w:rPr>
        <w:t>[18-22]</w:t>
      </w:r>
      <w:r w:rsidRPr="004E29FD">
        <w:rPr>
          <w:rFonts w:hint="eastAsia"/>
        </w:rPr>
        <w:t>的相关研究以及仿真中</w:t>
      </w:r>
      <w:r w:rsidR="00AA69C4">
        <w:rPr>
          <w:rFonts w:hint="eastAsia"/>
        </w:rPr>
        <w:t xml:space="preserve"> </w:t>
      </w:r>
      <w:r w:rsidRPr="00AA69C4">
        <w:rPr>
          <w:rFonts w:hint="eastAsia"/>
        </w:rPr>
        <w:t>CMUPF</w:t>
      </w:r>
      <w:r w:rsidR="00AA69C4">
        <w:t xml:space="preserve"> </w:t>
      </w:r>
      <w:r w:rsidRPr="004E29FD">
        <w:rPr>
          <w:rFonts w:hint="eastAsia"/>
        </w:rPr>
        <w:t>算法的性能表现随无人机数量的下降情况，本文初步限制在所提的复杂城市场景下每簇无人机数量不超过10架，以降低</w:t>
      </w:r>
      <w:r w:rsidRPr="004E29FD">
        <w:rPr>
          <w:rFonts w:hint="eastAsia"/>
        </w:rPr>
        <w:lastRenderedPageBreak/>
        <w:t>簇内无人机多源势场叠加导致的影响。在规划过程中，各无人机的簇归属保持固定，以确保全局规划的连续性。</w:t>
      </w:r>
    </w:p>
    <w:p w14:paraId="6C9A904E" w14:textId="77777777" w:rsidR="004E29FD" w:rsidRPr="004E29FD" w:rsidRDefault="004E29FD" w:rsidP="00A748F4">
      <w:pPr>
        <w:pStyle w:val="13"/>
        <w:ind w:firstLine="420"/>
      </w:pPr>
      <w:r w:rsidRPr="004E29FD">
        <w:rPr>
          <w:rFonts w:hint="eastAsia"/>
        </w:rPr>
        <w:t>路径规划包括全局路径规划和局部路径规划两个部分，全局路径规划负责到目的地的关键点规划与簇间协调，局部路径规划负责簇内节点的建筑障碍和电磁干扰的避让与通信保持。同时为适应复杂城市环境的动态变化，算法在分层结构中引入感知驱动的重规划机制：局部规划执行后无人机集群通过实时检测更新环境信息，对存在全局路径碰撞冲突的簇执行全局重规划以生成新的可行路径。</w:t>
      </w:r>
    </w:p>
    <w:p w14:paraId="009EF827" w14:textId="3DECDE68" w:rsidR="004E29FD" w:rsidRPr="004E29FD" w:rsidRDefault="004E29FD" w:rsidP="00A748F4">
      <w:pPr>
        <w:pStyle w:val="13"/>
        <w:ind w:firstLine="420"/>
      </w:pPr>
      <w:r w:rsidRPr="004E29FD">
        <w:rPr>
          <w:rFonts w:hint="eastAsia"/>
        </w:rPr>
        <w:t>全局路径规划</w:t>
      </w:r>
      <w:r w:rsidRPr="00AA69C4">
        <w:rPr>
          <w:rFonts w:hint="eastAsia"/>
        </w:rPr>
        <w:t>（C-RRT*）</w:t>
      </w:r>
      <w:r w:rsidRPr="004E29FD">
        <w:rPr>
          <w:rFonts w:hint="eastAsia"/>
        </w:rPr>
        <w:t>采用</w:t>
      </w:r>
      <w:r w:rsidR="00AA69C4">
        <w:rPr>
          <w:rFonts w:hint="eastAsia"/>
        </w:rPr>
        <w:t xml:space="preserve"> </w:t>
      </w:r>
      <w:r w:rsidRPr="00AA69C4">
        <w:rPr>
          <w:rFonts w:hint="eastAsia"/>
        </w:rPr>
        <w:t>RRT*</w:t>
      </w:r>
      <w:r w:rsidR="00AA69C4">
        <w:t xml:space="preserve"> </w:t>
      </w:r>
      <w:r w:rsidRPr="004E29FD">
        <w:rPr>
          <w:rFonts w:hint="eastAsia"/>
        </w:rPr>
        <w:t>算法实时生成各簇的全局引导路径，以保证路径的可行性与全局最优性；同时设计</w:t>
      </w:r>
      <w:r w:rsidR="00AA69C4">
        <w:t xml:space="preserve"> </w:t>
      </w:r>
      <w:r w:rsidRPr="00AA69C4">
        <w:rPr>
          <w:rFonts w:hint="eastAsia"/>
        </w:rPr>
        <w:t>Fréchet</w:t>
      </w:r>
      <w:r w:rsidR="00AA69C4">
        <w:t xml:space="preserve"> </w:t>
      </w:r>
      <w:r w:rsidRPr="004E29FD">
        <w:rPr>
          <w:rFonts w:hint="eastAsia"/>
        </w:rPr>
        <w:t>距离约束机制，对簇间路径的相对距离进行约束，从而在路径生成与重规划阶段实现簇间的安全间距保障、为局部规划提供通信连通保持基础。</w:t>
      </w:r>
    </w:p>
    <w:p w14:paraId="3744B7FE" w14:textId="0CC25698" w:rsidR="004E29FD" w:rsidRDefault="004E29FD" w:rsidP="00A748F4">
      <w:pPr>
        <w:pStyle w:val="13"/>
        <w:ind w:firstLine="420"/>
      </w:pPr>
      <w:r w:rsidRPr="004E29FD">
        <w:rPr>
          <w:rFonts w:hint="eastAsia"/>
        </w:rPr>
        <w:t>局部路径规划</w:t>
      </w:r>
      <w:r w:rsidRPr="00AA69C4">
        <w:rPr>
          <w:rFonts w:hint="eastAsia"/>
        </w:rPr>
        <w:t>（MBST-APF）</w:t>
      </w:r>
      <w:r w:rsidRPr="004E29FD">
        <w:rPr>
          <w:rFonts w:hint="eastAsia"/>
        </w:rPr>
        <w:t>采用基于最大</w:t>
      </w:r>
      <w:r w:rsidRPr="00AA69C4">
        <w:rPr>
          <w:rFonts w:hint="eastAsia"/>
        </w:rPr>
        <w:t>SINR</w:t>
      </w:r>
      <w:r w:rsidR="00AA69C4" w:rsidRPr="00AA69C4">
        <w:t xml:space="preserve"> </w:t>
      </w:r>
      <w:r w:rsidRPr="004E29FD">
        <w:rPr>
          <w:rFonts w:hint="eastAsia"/>
        </w:rPr>
        <w:t>瓶颈生成树的人工势场法执行单步决策。在单步规划过程中，每个无人机首先计算碰撞避免斥力，同时以全局路径规划中的下一关键点为目标引力并在势场函数中加入基于最大SINR瓶颈生成树</w:t>
      </w:r>
      <w:r w:rsidRPr="00AA69C4">
        <w:rPr>
          <w:rFonts w:hint="eastAsia"/>
        </w:rPr>
        <w:t>（MBST）</w:t>
      </w:r>
      <w:r w:rsidRPr="004E29FD">
        <w:rPr>
          <w:rFonts w:hint="eastAsia"/>
        </w:rPr>
        <w:t>的通信引力项，对簇内维持连通的主要通信链路进行势能建模，使无人机在局部运动中自动调整相对位置、补偿干扰和遮挡导致的链路衰减，实现单步路径点规划结果的计算。同时将规划结果执行后环境感知的信息提供给全局规划层，以实现与全局路径规划与通信保持的协同优化。</w:t>
      </w:r>
    </w:p>
    <w:p w14:paraId="1F1ACF3E" w14:textId="1D1B25C4" w:rsidR="004E29FD" w:rsidRPr="004E29FD" w:rsidRDefault="004E29FD" w:rsidP="004E29FD">
      <w:pPr>
        <w:pStyle w:val="08"/>
        <w:ind w:right="-31"/>
        <w:rPr>
          <w:rFonts w:ascii="宋体" w:eastAsia="宋体" w:hAnsi="宋体"/>
          <w:sz w:val="21"/>
          <w:szCs w:val="21"/>
          <w:lang w:val="en-US"/>
        </w:rPr>
      </w:pPr>
      <w:r>
        <w:rPr>
          <w:rFonts w:hint="eastAsia"/>
          <w:noProof/>
        </w:rPr>
        <w:drawing>
          <wp:inline distT="0" distB="0" distL="0" distR="0" wp14:anchorId="35848747" wp14:editId="42F9B1EC">
            <wp:extent cx="2776859" cy="159541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8314" cy="1630726"/>
                    </a:xfrm>
                    <a:prstGeom prst="rect">
                      <a:avLst/>
                    </a:prstGeom>
                  </pic:spPr>
                </pic:pic>
              </a:graphicData>
            </a:graphic>
          </wp:inline>
        </w:drawing>
      </w:r>
    </w:p>
    <w:p w14:paraId="0A2FC2BF" w14:textId="002B8A7F" w:rsidR="00467989" w:rsidRDefault="004E29FD" w:rsidP="00A748F4">
      <w:pPr>
        <w:pStyle w:val="affe"/>
      </w:pPr>
      <w:r w:rsidRPr="00324596">
        <w:rPr>
          <w:rFonts w:hint="eastAsia"/>
        </w:rPr>
        <w:t>图</w:t>
      </w:r>
      <w:r w:rsidRPr="00324596">
        <w:rPr>
          <w:rFonts w:hint="eastAsia"/>
        </w:rPr>
        <w:t xml:space="preserve">2  </w:t>
      </w:r>
      <w:r w:rsidRPr="00AA69C4">
        <w:rPr>
          <w:rFonts w:ascii="宋体" w:hAnsi="宋体"/>
        </w:rPr>
        <w:t>C-RRT*-APF</w:t>
      </w:r>
      <w:r w:rsidRPr="00324596">
        <w:rPr>
          <w:rFonts w:hint="eastAsia"/>
        </w:rPr>
        <w:t>算法框架示意图</w:t>
      </w:r>
    </w:p>
    <w:p w14:paraId="1A92255E" w14:textId="593EEDFB" w:rsidR="00A15408" w:rsidRPr="00324596" w:rsidRDefault="00324596" w:rsidP="00A748F4">
      <w:pPr>
        <w:pStyle w:val="affe"/>
      </w:pPr>
      <w:r w:rsidRPr="00324596">
        <w:rPr>
          <w:rFonts w:hint="eastAsia"/>
        </w:rPr>
        <w:t>F</w:t>
      </w:r>
      <w:r w:rsidRPr="00324596">
        <w:t xml:space="preserve">ig.2  Schematic </w:t>
      </w:r>
      <w:r>
        <w:rPr>
          <w:rFonts w:hint="eastAsia"/>
        </w:rPr>
        <w:t>d</w:t>
      </w:r>
      <w:r w:rsidRPr="00324596">
        <w:t xml:space="preserve">iagram of the C-RRT*-APF </w:t>
      </w:r>
      <w:r>
        <w:t>a</w:t>
      </w:r>
      <w:r w:rsidRPr="00324596">
        <w:t xml:space="preserve">lgorithm </w:t>
      </w:r>
      <w:r>
        <w:t>f</w:t>
      </w:r>
      <w:r w:rsidRPr="00324596">
        <w:t>ramework</w:t>
      </w:r>
    </w:p>
    <w:p w14:paraId="1D8F35FA" w14:textId="036995A1" w:rsidR="00647ADF" w:rsidRPr="00364868" w:rsidRDefault="00E34F00" w:rsidP="00E34F00">
      <w:pPr>
        <w:pStyle w:val="00"/>
        <w:spacing w:line="360" w:lineRule="auto"/>
        <w:ind w:right="-31" w:firstLineChars="0" w:firstLine="0"/>
        <w:rPr>
          <w:rFonts w:ascii="黑体" w:eastAsia="黑体" w:hAnsi="黑体"/>
          <w:lang w:eastAsia="zh-CN"/>
        </w:rPr>
      </w:pPr>
      <w:r w:rsidRPr="00364868">
        <w:rPr>
          <w:rFonts w:ascii="黑体" w:eastAsia="黑体" w:hAnsi="黑体" w:hint="eastAsia"/>
        </w:rPr>
        <w:t>2.</w:t>
      </w:r>
      <w:r w:rsidR="00324596">
        <w:rPr>
          <w:rFonts w:ascii="黑体" w:eastAsia="黑体" w:hAnsi="黑体"/>
        </w:rPr>
        <w:t>2</w:t>
      </w:r>
      <w:r>
        <w:rPr>
          <w:rFonts w:ascii="黑体" w:eastAsia="黑体" w:hAnsi="黑体" w:hint="eastAsia"/>
          <w:lang w:eastAsia="zh-CN"/>
        </w:rPr>
        <w:t xml:space="preserve"> </w:t>
      </w:r>
      <w:r w:rsidR="00324596" w:rsidRPr="00324596">
        <w:rPr>
          <w:rFonts w:ascii="黑体" w:eastAsia="黑体" w:hAnsi="黑体" w:hint="eastAsia"/>
          <w:lang w:eastAsia="zh-CN"/>
        </w:rPr>
        <w:t>簇间Fréchet距离约束的C-RRT*</w:t>
      </w:r>
      <w:r w:rsidR="00AA69C4">
        <w:rPr>
          <w:rFonts w:ascii="黑体" w:eastAsia="黑体" w:hAnsi="黑体"/>
          <w:lang w:eastAsia="zh-CN"/>
        </w:rPr>
        <w:t xml:space="preserve"> </w:t>
      </w:r>
      <w:r w:rsidR="00324596" w:rsidRPr="00324596">
        <w:rPr>
          <w:rFonts w:ascii="黑体" w:eastAsia="黑体" w:hAnsi="黑体" w:hint="eastAsia"/>
          <w:lang w:eastAsia="zh-CN"/>
        </w:rPr>
        <w:t>全局</w:t>
      </w:r>
      <w:r w:rsidR="00324596" w:rsidRPr="00324596">
        <w:rPr>
          <w:rFonts w:ascii="黑体" w:eastAsia="黑体" w:hAnsi="黑体" w:hint="eastAsia"/>
          <w:lang w:eastAsia="zh-CN"/>
        </w:rPr>
        <w:t>路径规划</w:t>
      </w:r>
    </w:p>
    <w:p w14:paraId="148C9CDD" w14:textId="584C32B2" w:rsidR="00647ADF" w:rsidRPr="00324596" w:rsidRDefault="00324596" w:rsidP="00A748F4">
      <w:pPr>
        <w:pStyle w:val="13"/>
        <w:ind w:firstLine="420"/>
      </w:pPr>
      <w:r w:rsidRPr="00324596">
        <w:rPr>
          <w:rFonts w:hint="eastAsia"/>
        </w:rPr>
        <w:t>在总体架构中，</w:t>
      </w:r>
      <w:r w:rsidRPr="00AA69C4">
        <w:rPr>
          <w:rFonts w:hint="eastAsia"/>
        </w:rPr>
        <w:t>C-RRT*</w:t>
      </w:r>
      <w:r w:rsidR="00AA69C4">
        <w:t xml:space="preserve"> </w:t>
      </w:r>
      <w:r w:rsidRPr="00324596">
        <w:rPr>
          <w:rFonts w:hint="eastAsia"/>
        </w:rPr>
        <w:t>全局路径规划模块负责为各无人机簇生成可行且协同的全局参考路径，并为局部</w:t>
      </w:r>
      <w:r w:rsidR="00AA69C4">
        <w:rPr>
          <w:rFonts w:hint="eastAsia"/>
        </w:rPr>
        <w:t xml:space="preserve"> </w:t>
      </w:r>
      <w:r w:rsidRPr="00AA69C4">
        <w:rPr>
          <w:rFonts w:hint="eastAsia"/>
        </w:rPr>
        <w:t>MBST-APF</w:t>
      </w:r>
      <w:r w:rsidR="00AA69C4">
        <w:t xml:space="preserve"> </w:t>
      </w:r>
      <w:r w:rsidRPr="00324596">
        <w:rPr>
          <w:rFonts w:hint="eastAsia"/>
        </w:rPr>
        <w:t xml:space="preserve">规划提供关键点引导。该模块以簇为规划单位，通过单簇全局路径搜索机制在保证单簇路径可行性与优化性的同时，引入基于Fréchet距离约束的路径确认机制以维持集群整体的空间分布与通信连通特性。本节首先介绍单簇条件下的全局路径搜索方法，其次给出基于 </w:t>
      </w:r>
      <w:r w:rsidRPr="00AA69C4">
        <w:rPr>
          <w:rFonts w:hint="eastAsia"/>
        </w:rPr>
        <w:t>Fréchet</w:t>
      </w:r>
      <w:r w:rsidRPr="00324596">
        <w:rPr>
          <w:rFonts w:hint="eastAsia"/>
        </w:rPr>
        <w:t xml:space="preserve"> 距离的簇间路径确认机制，最后综合上述内容形成引入距离约束的</w:t>
      </w:r>
      <w:r w:rsidR="00AA69C4">
        <w:rPr>
          <w:rFonts w:hint="eastAsia"/>
        </w:rPr>
        <w:t xml:space="preserve"> </w:t>
      </w:r>
      <w:r w:rsidRPr="00AA69C4">
        <w:rPr>
          <w:rFonts w:hint="eastAsia"/>
        </w:rPr>
        <w:t>C-RRT*</w:t>
      </w:r>
      <w:r w:rsidR="00AA69C4">
        <w:t xml:space="preserve"> </w:t>
      </w:r>
      <w:r w:rsidRPr="00324596">
        <w:rPr>
          <w:rFonts w:hint="eastAsia"/>
        </w:rPr>
        <w:t>全局路径规划算法的具体实现流程。</w:t>
      </w:r>
    </w:p>
    <w:p w14:paraId="47609CEB" w14:textId="77777777" w:rsidR="00647ADF" w:rsidRPr="00647ADF" w:rsidRDefault="00647ADF" w:rsidP="00647ADF">
      <w:pPr>
        <w:pStyle w:val="affa"/>
        <w:numPr>
          <w:ilvl w:val="0"/>
          <w:numId w:val="25"/>
        </w:numPr>
        <w:adjustRightInd/>
        <w:spacing w:line="360" w:lineRule="auto"/>
        <w:ind w:rightChars="-13" w:right="-31" w:firstLineChars="0"/>
        <w:jc w:val="both"/>
        <w:textAlignment w:val="center"/>
        <w:rPr>
          <w:rFonts w:ascii="楷体" w:eastAsia="楷体" w:hAnsi="楷体"/>
          <w:vanish/>
          <w:kern w:val="0"/>
          <w:sz w:val="21"/>
          <w:szCs w:val="21"/>
          <w:lang w:val="x-none" w:eastAsia="x-none"/>
        </w:rPr>
      </w:pPr>
    </w:p>
    <w:p w14:paraId="61CC7EA1" w14:textId="77777777" w:rsidR="00647ADF" w:rsidRPr="00647ADF" w:rsidRDefault="00647ADF" w:rsidP="00647ADF">
      <w:pPr>
        <w:pStyle w:val="affa"/>
        <w:numPr>
          <w:ilvl w:val="0"/>
          <w:numId w:val="25"/>
        </w:numPr>
        <w:adjustRightInd/>
        <w:spacing w:line="360" w:lineRule="auto"/>
        <w:ind w:rightChars="-13" w:right="-31" w:firstLineChars="0"/>
        <w:jc w:val="both"/>
        <w:textAlignment w:val="center"/>
        <w:rPr>
          <w:rFonts w:ascii="楷体" w:eastAsia="楷体" w:hAnsi="楷体"/>
          <w:vanish/>
          <w:kern w:val="0"/>
          <w:sz w:val="21"/>
          <w:szCs w:val="21"/>
          <w:lang w:val="x-none" w:eastAsia="x-none"/>
        </w:rPr>
      </w:pPr>
    </w:p>
    <w:p w14:paraId="3D04BC7A" w14:textId="77777777" w:rsidR="00647ADF" w:rsidRPr="00647ADF" w:rsidRDefault="00647ADF" w:rsidP="00647ADF">
      <w:pPr>
        <w:pStyle w:val="affa"/>
        <w:numPr>
          <w:ilvl w:val="1"/>
          <w:numId w:val="25"/>
        </w:numPr>
        <w:adjustRightInd/>
        <w:spacing w:line="360" w:lineRule="auto"/>
        <w:ind w:rightChars="-13" w:right="-31" w:firstLineChars="0"/>
        <w:jc w:val="both"/>
        <w:textAlignment w:val="center"/>
        <w:rPr>
          <w:rFonts w:ascii="楷体" w:eastAsia="楷体" w:hAnsi="楷体"/>
          <w:vanish/>
          <w:kern w:val="0"/>
          <w:sz w:val="21"/>
          <w:szCs w:val="21"/>
          <w:lang w:val="x-none" w:eastAsia="x-none"/>
        </w:rPr>
      </w:pPr>
    </w:p>
    <w:p w14:paraId="3E1A81C7" w14:textId="77777777" w:rsidR="00647ADF" w:rsidRPr="00647ADF" w:rsidRDefault="00647ADF" w:rsidP="00647ADF">
      <w:pPr>
        <w:pStyle w:val="affa"/>
        <w:numPr>
          <w:ilvl w:val="1"/>
          <w:numId w:val="25"/>
        </w:numPr>
        <w:adjustRightInd/>
        <w:spacing w:line="360" w:lineRule="auto"/>
        <w:ind w:rightChars="-13" w:right="-31" w:firstLineChars="0"/>
        <w:jc w:val="both"/>
        <w:textAlignment w:val="center"/>
        <w:rPr>
          <w:rFonts w:ascii="楷体" w:eastAsia="楷体" w:hAnsi="楷体"/>
          <w:vanish/>
          <w:kern w:val="0"/>
          <w:sz w:val="21"/>
          <w:szCs w:val="21"/>
          <w:lang w:val="x-none" w:eastAsia="x-none"/>
        </w:rPr>
      </w:pPr>
    </w:p>
    <w:p w14:paraId="6CEEFAAA" w14:textId="79BF61DE" w:rsidR="00324596" w:rsidRPr="00647ADF" w:rsidRDefault="00324596" w:rsidP="00647ADF">
      <w:pPr>
        <w:pStyle w:val="00"/>
        <w:numPr>
          <w:ilvl w:val="2"/>
          <w:numId w:val="25"/>
        </w:numPr>
        <w:spacing w:line="360" w:lineRule="auto"/>
        <w:ind w:right="-31" w:firstLineChars="0"/>
        <w:rPr>
          <w:rFonts w:ascii="楷体" w:eastAsia="楷体" w:hAnsi="楷体"/>
          <w:sz w:val="21"/>
          <w:szCs w:val="21"/>
        </w:rPr>
      </w:pPr>
      <w:r w:rsidRPr="00647ADF">
        <w:rPr>
          <w:rFonts w:ascii="楷体" w:eastAsia="楷体" w:hAnsi="楷体" w:hint="eastAsia"/>
          <w:sz w:val="21"/>
          <w:szCs w:val="21"/>
        </w:rPr>
        <w:t>单簇全局路径搜索</w:t>
      </w:r>
    </w:p>
    <w:p w14:paraId="3B57A81D" w14:textId="71234CBB" w:rsidR="00647ADF" w:rsidRPr="00647ADF" w:rsidRDefault="00647ADF" w:rsidP="00A748F4">
      <w:pPr>
        <w:pStyle w:val="13"/>
        <w:ind w:firstLine="420"/>
      </w:pPr>
      <w:r w:rsidRPr="00647ADF">
        <w:rPr>
          <w:rFonts w:hint="eastAsia"/>
        </w:rPr>
        <w:t>在全局路径采样过程中，</w:t>
      </w:r>
      <w:r w:rsidRPr="00647ADF">
        <w:t>系统首先根据无人机在初始时刻的空间</w:t>
      </w:r>
      <w:r w:rsidRPr="00647ADF">
        <w:rPr>
          <w:rFonts w:hint="eastAsia"/>
        </w:rPr>
        <w:t>位置</w:t>
      </w:r>
      <w:r w:rsidRPr="00647ADF">
        <w:t>分布和</w:t>
      </w:r>
      <w:r w:rsidRPr="00647ADF">
        <w:rPr>
          <w:rFonts w:hint="eastAsia"/>
        </w:rPr>
        <w:t>设定的单个</w:t>
      </w:r>
      <w:r w:rsidRPr="00647ADF">
        <w:t>簇</w:t>
      </w:r>
      <w:r w:rsidRPr="00647ADF">
        <w:rPr>
          <w:rFonts w:hint="eastAsia"/>
        </w:rPr>
        <w:t>无人机</w:t>
      </w:r>
      <w:r w:rsidRPr="00647ADF">
        <w:t>数量</w:t>
      </w:r>
      <w:r w:rsidRPr="00647ADF">
        <w:rPr>
          <w:rFonts w:hint="eastAsia"/>
        </w:rPr>
        <w:t xml:space="preserve"> </w:t>
      </w:r>
      <m:oMath>
        <m:r>
          <w:rPr>
            <w:rFonts w:ascii="Cambria Math" w:hAnsi="Cambria Math" w:hint="eastAsia"/>
          </w:rPr>
          <m:t>K</m:t>
        </m:r>
      </m:oMath>
      <w:r w:rsidRPr="00647ADF">
        <w:rPr>
          <w:rFonts w:hint="eastAsia"/>
        </w:rPr>
        <w:t xml:space="preserve"> </w:t>
      </w:r>
      <w:r w:rsidRPr="00647ADF">
        <w:t>进行分簇</w:t>
      </w:r>
      <w:r w:rsidRPr="00647ADF">
        <w:rPr>
          <w:rFonts w:hint="eastAsia"/>
        </w:rPr>
        <w:t>，划分后得到簇集合：</w:t>
      </w:r>
    </w:p>
    <w:p w14:paraId="2CD9258C" w14:textId="6BE7CD47" w:rsidR="00647ADF" w:rsidRPr="00647ADF" w:rsidRDefault="00314F43" w:rsidP="00A748F4">
      <w:pPr>
        <w:pStyle w:val="13"/>
        <w:ind w:firstLine="420"/>
      </w:pPr>
      <m:oMathPara>
        <m:oMath>
          <m:eqArr>
            <m:eqArrPr>
              <m:maxDist m:val="1"/>
              <m:ctrlPr>
                <w:rPr>
                  <w:rFonts w:ascii="Cambria Math" w:hAnsi="Cambria Math"/>
                  <w:i/>
                </w:rPr>
              </m:ctrlPr>
            </m:eqArrPr>
            <m:e>
              <m:r>
                <m:rPr>
                  <m:scr m:val="script"/>
                </m:rP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N/K</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sty m:val="p"/>
                </m:rPr>
                <w:rPr>
                  <w:rFonts w:ascii="Cambria Math" w:hAnsi="Cambria Math"/>
                </w:rPr>
                <m:t>⊂</m:t>
              </m:r>
              <m:r>
                <m:rPr>
                  <m:scr m:val="script"/>
                </m:rPr>
                <w:rPr>
                  <w:rFonts w:ascii="Cambria Math" w:hAnsi="Cambria Math"/>
                </w:rPr>
                <m:t>U#</m:t>
              </m:r>
              <m:d>
                <m:dPr>
                  <m:begChr m:val="（"/>
                  <m:endChr m:val="）"/>
                  <m:ctrlPr>
                    <w:rPr>
                      <w:rFonts w:ascii="Cambria Math" w:hAnsi="Cambria Math"/>
                      <w:i/>
                    </w:rPr>
                  </m:ctrlPr>
                </m:dPr>
                <m:e>
                  <m:r>
                    <w:rPr>
                      <w:rFonts w:ascii="Cambria Math" w:hAnsi="Cambria Math"/>
                    </w:rPr>
                    <m:t>7</m:t>
                  </m:r>
                </m:e>
              </m:d>
            </m:e>
          </m:eqArr>
        </m:oMath>
      </m:oMathPara>
    </w:p>
    <w:p w14:paraId="21822A80" w14:textId="6214E466" w:rsidR="00647ADF" w:rsidRPr="00647ADF" w:rsidRDefault="00647ADF" w:rsidP="00A748F4">
      <w:pPr>
        <w:pStyle w:val="13"/>
        <w:ind w:firstLine="420"/>
      </w:pPr>
      <w:r w:rsidRPr="00647ADF">
        <w:rPr>
          <w:rFonts w:hint="eastAsia"/>
        </w:rPr>
        <w:t xml:space="preserve">其中每个簇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47ADF">
        <w:rPr>
          <w:rFonts w:hint="eastAsia"/>
        </w:rPr>
        <w:t xml:space="preserve"> 的成员在整个规划过程中保持不变。每个簇以其虚拟簇中心 </w:t>
      </w:r>
      <m:oMath>
        <m:sSub>
          <m:sSubPr>
            <m:ctrlPr>
              <w:rPr>
                <w:rFonts w:ascii="Cambria Math" w:hAnsi="Cambria Math"/>
              </w:rPr>
            </m:ctrlPr>
          </m:sSubPr>
          <m:e>
            <m:r>
              <w:rPr>
                <w:rFonts w:ascii="Cambria Math" w:hAnsi="Cambria Math"/>
              </w:rPr>
              <m:t>s</m:t>
            </m:r>
          </m:e>
          <m:sub>
            <m:r>
              <w:rPr>
                <w:rFonts w:ascii="Cambria Math" w:hAnsi="Cambria Math" w:hint="eastAsia"/>
              </w:rPr>
              <m:t>i</m:t>
            </m:r>
          </m:sub>
        </m:sSub>
      </m:oMath>
      <w:r w:rsidRPr="00647ADF">
        <w:rPr>
          <w:rFonts w:hint="eastAsia"/>
        </w:rPr>
        <w:t xml:space="preserve"> </w:t>
      </w:r>
      <w:r w:rsidRPr="00647ADF">
        <w:t>作为全局路径规划的起始点</w:t>
      </w:r>
      <w:r w:rsidRPr="00647ADF">
        <w:rPr>
          <w:rFonts w:hint="eastAsia"/>
        </w:rPr>
        <w:t>:</w:t>
      </w:r>
    </w:p>
    <w:p w14:paraId="19A544A6" w14:textId="336A0686" w:rsidR="00647ADF" w:rsidRPr="00647ADF" w:rsidRDefault="00314F43"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ctrlPr>
                    <w:rPr>
                      <w:rFonts w:ascii="Cambria Math" w:hAnsi="Cambria Math"/>
                      <w:i/>
                    </w:rPr>
                  </m:ctrlPr>
                </m:den>
              </m:f>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0</m:t>
                      </m:r>
                    </m:e>
                  </m:d>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8</m:t>
                  </m:r>
                </m:e>
              </m:d>
            </m:e>
          </m:eqArr>
        </m:oMath>
      </m:oMathPara>
    </w:p>
    <w:p w14:paraId="7447471A" w14:textId="7620E559" w:rsidR="00647ADF" w:rsidRPr="00647ADF" w:rsidRDefault="00647ADF" w:rsidP="00A748F4">
      <w:pPr>
        <w:pStyle w:val="13"/>
        <w:ind w:firstLine="420"/>
      </w:pPr>
      <w:r w:rsidRPr="00647ADF">
        <w:rPr>
          <w:rFonts w:hint="eastAsia"/>
        </w:rPr>
        <w:t>同时</w:t>
      </w:r>
      <w:r w:rsidRPr="00647ADF">
        <w:t>以虚拟簇目标</w:t>
      </w:r>
      <w:r w:rsidRPr="00647ADF">
        <w:rPr>
          <w:rFonts w:hint="eastAsia"/>
        </w:rPr>
        <w:t xml:space="preserve">中心点 </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sidRPr="00647ADF">
        <w:t xml:space="preserve"> 作为目标点执行全局路径规划</w:t>
      </w:r>
      <w:r w:rsidRPr="00647ADF">
        <w:rPr>
          <w:rFonts w:hint="eastAsia"/>
        </w:rPr>
        <w:t>：</w:t>
      </w:r>
    </w:p>
    <w:p w14:paraId="6D7FB67D" w14:textId="176BF393" w:rsidR="00647ADF" w:rsidRPr="00647ADF" w:rsidRDefault="00314F43"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ctrlPr>
                    <w:rPr>
                      <w:rFonts w:ascii="Cambria Math" w:hAnsi="Cambria Math"/>
                      <w:i/>
                    </w:rPr>
                  </m:ctrlPr>
                </m:den>
              </m:f>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w:rPr>
                          <w:rFonts w:ascii="Cambria Math" w:hAnsi="Cambria Math"/>
                        </w:rPr>
                        <m:t>o</m:t>
                      </m:r>
                    </m:e>
                    <m:sub>
                      <m:r>
                        <w:rPr>
                          <w:rFonts w:ascii="Cambria Math" w:hAnsi="Cambria Math"/>
                        </w:rPr>
                        <m:t>j</m:t>
                      </m:r>
                    </m:sub>
                    <m:sup>
                      <m:r>
                        <w:rPr>
                          <w:rFonts w:ascii="Cambria Math" w:hAnsi="Cambria Math"/>
                        </w:rPr>
                        <m:t>g</m:t>
                      </m:r>
                    </m:sup>
                  </m:sSubSup>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9</m:t>
                  </m:r>
                </m:e>
              </m:d>
            </m:e>
          </m:eqArr>
        </m:oMath>
      </m:oMathPara>
    </w:p>
    <w:p w14:paraId="5788D7F7" w14:textId="0BAA6E24" w:rsidR="00647ADF" w:rsidRPr="00647ADF" w:rsidRDefault="00647ADF" w:rsidP="00A748F4">
      <w:pPr>
        <w:pStyle w:val="13"/>
        <w:ind w:firstLine="420"/>
      </w:pPr>
      <w:r w:rsidRPr="00647ADF">
        <w:t>簇内无人机在局部控制层依据全局路径</w:t>
      </w:r>
      <w:r w:rsidRPr="00647ADF">
        <w:rPr>
          <w:rFonts w:hint="eastAsia"/>
        </w:rPr>
        <w:t>关键点</w:t>
      </w:r>
      <w:r w:rsidRPr="00647ADF">
        <w:t>进行跟随与避障，从而形成全局</w:t>
      </w:r>
      <w:r w:rsidRPr="00647ADF">
        <w:rPr>
          <w:rFonts w:hint="eastAsia"/>
        </w:rPr>
        <w:t>关键点引导与</w:t>
      </w:r>
      <w:r w:rsidRPr="00647ADF">
        <w:t>局部</w:t>
      </w:r>
      <w:r w:rsidR="00AA69C4" w:rsidRPr="00AA69C4">
        <w:rPr>
          <w:rFonts w:hint="eastAsia"/>
        </w:rPr>
        <w:t xml:space="preserve"> </w:t>
      </w:r>
      <w:r w:rsidRPr="00AA69C4">
        <w:rPr>
          <w:rFonts w:hint="eastAsia"/>
        </w:rPr>
        <w:t>M</w:t>
      </w:r>
      <w:r w:rsidRPr="00AA69C4">
        <w:t>BST-APF</w:t>
      </w:r>
      <w:r w:rsidR="00AA69C4" w:rsidRPr="00AA69C4">
        <w:t xml:space="preserve"> </w:t>
      </w:r>
      <w:r w:rsidRPr="00647ADF">
        <w:rPr>
          <w:rFonts w:hint="eastAsia"/>
        </w:rPr>
        <w:t>规划</w:t>
      </w:r>
      <w:r w:rsidRPr="00647ADF">
        <w:t>的分层控制结构。</w:t>
      </w:r>
    </w:p>
    <w:p w14:paraId="37D1F0A1" w14:textId="5AF02CE2" w:rsidR="00647ADF" w:rsidRPr="00647ADF" w:rsidRDefault="00647ADF" w:rsidP="00A748F4">
      <w:pPr>
        <w:pStyle w:val="13"/>
        <w:ind w:firstLine="420"/>
      </w:pPr>
      <w:r w:rsidRPr="00647ADF">
        <w:t>在</w:t>
      </w:r>
      <w:r w:rsidRPr="00647ADF">
        <w:rPr>
          <w:rFonts w:hint="eastAsia"/>
        </w:rPr>
        <w:t>单簇全局路径搜索</w:t>
      </w:r>
      <w:r w:rsidRPr="00647ADF">
        <w:t>阶段，采用</w:t>
      </w:r>
      <w:r w:rsidR="00AA69C4">
        <w:rPr>
          <w:rFonts w:hint="eastAsia"/>
        </w:rPr>
        <w:t xml:space="preserve"> </w:t>
      </w:r>
      <w:r w:rsidRPr="00AA69C4">
        <w:t>RRT*</w:t>
      </w:r>
      <w:r w:rsidRPr="00647ADF">
        <w:t xml:space="preserve"> 算法为每个簇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647ADF">
        <w:t xml:space="preserve"> 独立</w:t>
      </w:r>
      <w:r w:rsidRPr="00647ADF">
        <w:rPr>
          <w:rFonts w:hint="eastAsia"/>
        </w:rPr>
        <w:t>采样</w:t>
      </w:r>
      <w:r w:rsidRPr="00647ADF">
        <w:t>最优路径。</w:t>
      </w:r>
      <w:r w:rsidRPr="00AA69C4">
        <w:t>RRT*</w:t>
      </w:r>
      <w:r w:rsidR="00AA69C4">
        <w:t xml:space="preserve"> </w:t>
      </w:r>
      <w:r w:rsidRPr="00647ADF">
        <w:t xml:space="preserve">通过在状态空间 </w:t>
      </w:r>
      <m:oMath>
        <m:r>
          <m:rPr>
            <m:scr m:val="script"/>
          </m:rPr>
          <w:rPr>
            <w:rFonts w:ascii="Cambria Math" w:hAnsi="Cambria Math"/>
          </w:rPr>
          <m:t>A</m:t>
        </m:r>
        <m:r>
          <m:rPr>
            <m:sty m:val="p"/>
          </m:rP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m:t>
            </m:r>
          </m:sup>
        </m:sSup>
      </m:oMath>
      <w:r w:rsidRPr="00647ADF">
        <w:rPr>
          <w:rFonts w:hint="eastAsia"/>
        </w:rPr>
        <w:t xml:space="preserve"> </w:t>
      </w:r>
      <w:r w:rsidRPr="00647ADF">
        <w:t>内进行随机采样并扩展</w:t>
      </w:r>
      <w:r w:rsidRPr="00647ADF">
        <w:rPr>
          <w:rFonts w:hint="eastAsia"/>
        </w:rPr>
        <w:t>路径点组成的</w:t>
      </w:r>
      <w:r w:rsidRPr="00647ADF">
        <w:t xml:space="preserve">树结构 </w:t>
      </w:r>
      <m:oMath>
        <m:r>
          <m:rPr>
            <m:scr m:val="script"/>
          </m:rPr>
          <w:rPr>
            <w:rFonts w:ascii="Cambria Math" w:hAnsi="Cambria Math"/>
          </w:rPr>
          <m:t>T</m:t>
        </m:r>
      </m:oMath>
      <w:r w:rsidRPr="00647ADF">
        <w:t xml:space="preserve"> 实现路径搜索，过程可描述为以下步骤：</w:t>
      </w:r>
    </w:p>
    <w:p w14:paraId="0C09186C" w14:textId="54943AFE" w:rsidR="00647ADF" w:rsidRPr="00647ADF" w:rsidRDefault="00647ADF" w:rsidP="00A748F4">
      <w:pPr>
        <w:pStyle w:val="13"/>
        <w:ind w:firstLine="420"/>
      </w:pPr>
      <w:r w:rsidRPr="00647ADF">
        <w:rPr>
          <w:rFonts w:hint="eastAsia"/>
        </w:rPr>
        <w:t>1）采样生成：</w:t>
      </w:r>
      <w:r w:rsidRPr="00647ADF">
        <w:t>在每次迭代中</w:t>
      </w:r>
      <w:r w:rsidRPr="00647ADF">
        <w:rPr>
          <w:rFonts w:hint="eastAsia"/>
        </w:rPr>
        <w:t>，</w:t>
      </w:r>
      <w:r w:rsidRPr="00647ADF">
        <w:t xml:space="preserve">以概率 </w:t>
      </w:r>
      <m:oMath>
        <m:sSub>
          <m:sSubPr>
            <m:ctrlPr>
              <w:rPr>
                <w:rFonts w:ascii="Cambria Math" w:hAnsi="Cambria Math"/>
                <w:i/>
              </w:rPr>
            </m:ctrlPr>
          </m:sSubPr>
          <m:e>
            <m:r>
              <w:rPr>
                <w:rFonts w:ascii="Cambria Math" w:hAnsi="Cambria Math"/>
              </w:rPr>
              <m:t>p</m:t>
            </m:r>
          </m:e>
          <m:sub>
            <m:r>
              <w:rPr>
                <w:rFonts w:ascii="Cambria Math" w:hAnsi="Cambria Math"/>
              </w:rPr>
              <m:t>g</m:t>
            </m:r>
          </m:sub>
        </m:sSub>
      </m:oMath>
      <w:r w:rsidRPr="00647ADF">
        <w:t xml:space="preserve"> 直接采样目标点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Pr="00647ADF">
        <w:rPr>
          <w:rFonts w:ascii="MS Gothic" w:eastAsia="MS Gothic" w:hAnsi="MS Gothic" w:cs="MS Gothic" w:hint="eastAsia"/>
        </w:rPr>
        <w:t>​</w:t>
      </w:r>
      <w:r w:rsidRPr="00647ADF">
        <w:t xml:space="preserve">，否则从区域 </w:t>
      </w:r>
      <m:oMath>
        <m:r>
          <m:rPr>
            <m:scr m:val="script"/>
          </m:rPr>
          <w:rPr>
            <w:rFonts w:ascii="Cambria Math" w:hAnsi="Cambria Math"/>
          </w:rPr>
          <m:t>A</m:t>
        </m:r>
      </m:oMath>
      <w:r w:rsidRPr="00647ADF">
        <w:t xml:space="preserve"> 中随机采样得到</w:t>
      </w:r>
      <w:r w:rsidRPr="00647ADF">
        <w:rPr>
          <w:rFonts w:hint="eastAsia"/>
        </w:rPr>
        <w:t>：</w:t>
      </w:r>
    </w:p>
    <w:p w14:paraId="53FAA918" w14:textId="0D94D0D9" w:rsidR="00647ADF" w:rsidRPr="00647ADF" w:rsidRDefault="00314F43"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o</m:t>
                  </m:r>
                </m:e>
                <m:sub>
                  <m:r>
                    <w:rPr>
                      <w:rFonts w:ascii="Cambria Math" w:hAnsi="Cambria Math"/>
                    </w:rPr>
                    <m:t>rand</m:t>
                  </m:r>
                </m:sub>
              </m:sSub>
              <m:r>
                <m:rPr>
                  <m:sty m:val="p"/>
                </m:rPr>
                <w:rPr>
                  <w:rFonts w:ascii="Cambria Math" w:hAnsi="Cambria Math" w:hint="eastAsia"/>
                </w:rPr>
                <m:t>∈</m:t>
              </m:r>
              <m:r>
                <w:rPr>
                  <w:rFonts w:ascii="Cambria Math" w:hAnsi="Cambria Math"/>
                </w:rPr>
                <m:t>A</m:t>
              </m:r>
              <m:r>
                <m:rPr>
                  <m:sty m:val="p"/>
                </m:rPr>
                <w:rPr>
                  <w:rFonts w:ascii="Cambria Math" w:hAnsi="Cambria Math"/>
                </w:rPr>
                <m:t>∖</m:t>
              </m:r>
              <m:sSub>
                <m:sSubPr>
                  <m:ctrlPr>
                    <w:rPr>
                      <w:rFonts w:ascii="Cambria Math" w:hAnsi="Cambria Math"/>
                      <w:i/>
                    </w:rPr>
                  </m:ctrlPr>
                </m:sSubPr>
                <m:e>
                  <m:r>
                    <m:rPr>
                      <m:scr m:val="script"/>
                    </m:rPr>
                    <w:rPr>
                      <w:rFonts w:ascii="Cambria Math" w:hAnsi="Cambria Math"/>
                    </w:rPr>
                    <m:t>O</m:t>
                  </m:r>
                </m:e>
                <m:sub>
                  <m:r>
                    <m:rPr>
                      <m:scr m:val="script"/>
                    </m:rP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10</m:t>
                  </m:r>
                </m:e>
              </m:d>
            </m:e>
          </m:eqArr>
        </m:oMath>
      </m:oMathPara>
    </w:p>
    <w:p w14:paraId="5235F0F5" w14:textId="09924EBC" w:rsidR="00647ADF" w:rsidRPr="00647ADF" w:rsidRDefault="00647ADF" w:rsidP="00A748F4">
      <w:pPr>
        <w:pStyle w:val="13"/>
        <w:ind w:firstLine="420"/>
      </w:pPr>
      <w:r w:rsidRPr="00647ADF">
        <w:t xml:space="preserve">其中 </w:t>
      </w:r>
      <m:oMath>
        <m:sSub>
          <m:sSubPr>
            <m:ctrlPr>
              <w:rPr>
                <w:rFonts w:ascii="Cambria Math" w:hAnsi="Cambria Math"/>
                <w:i/>
              </w:rPr>
            </m:ctrlPr>
          </m:sSubPr>
          <m:e>
            <m:r>
              <m:rPr>
                <m:scr m:val="script"/>
              </m:rPr>
              <w:rPr>
                <w:rFonts w:ascii="Cambria Math" w:hAnsi="Cambria Math"/>
              </w:rPr>
              <m:t>O</m:t>
            </m:r>
          </m:e>
          <m:sub>
            <m:r>
              <m:rPr>
                <m:scr m:val="script"/>
              </m:rPr>
              <w:rPr>
                <w:rFonts w:ascii="Cambria Math" w:hAnsi="Cambria Math"/>
              </w:rPr>
              <m:t>t</m:t>
            </m:r>
          </m:sub>
        </m:sSub>
        <m:r>
          <w:rPr>
            <w:rFonts w:ascii="Cambria Math" w:hAnsi="Cambria Math"/>
          </w:rPr>
          <m:t>⊆</m:t>
        </m:r>
        <m:r>
          <m:rPr>
            <m:scr m:val="script"/>
            <m:sty m:val="p"/>
          </m:rPr>
          <w:rPr>
            <w:rFonts w:ascii="Cambria Math" w:hAnsi="Cambria Math"/>
          </w:rPr>
          <m:t>O</m:t>
        </m:r>
      </m:oMath>
      <w:r w:rsidRPr="00647ADF">
        <w:t xml:space="preserve"> 为当前时刻</w:t>
      </w:r>
      <w:r w:rsidRPr="00647ADF">
        <w:rPr>
          <w:rFonts w:hint="eastAsia"/>
        </w:rPr>
        <w:t>所有</w:t>
      </w:r>
      <w:r w:rsidRPr="00647ADF">
        <w:t>传感器观测到的建筑物集合，未观测区域视作</w:t>
      </w:r>
      <w:r w:rsidRPr="00647ADF">
        <w:rPr>
          <w:rFonts w:hint="eastAsia"/>
        </w:rPr>
        <w:t>无障碍</w:t>
      </w:r>
      <w:r w:rsidRPr="00647ADF">
        <w:t>可通行空间。</w:t>
      </w:r>
    </w:p>
    <w:p w14:paraId="7A69CEC7" w14:textId="42033094" w:rsidR="00647ADF" w:rsidRPr="00647ADF" w:rsidRDefault="00647ADF" w:rsidP="00A748F4">
      <w:pPr>
        <w:pStyle w:val="13"/>
        <w:ind w:firstLine="420"/>
      </w:pPr>
      <w:r w:rsidRPr="00647ADF">
        <w:rPr>
          <w:rFonts w:hint="eastAsia"/>
        </w:rPr>
        <w:lastRenderedPageBreak/>
        <w:t>2）邻近路径点选择：</w:t>
      </w:r>
      <w:r w:rsidRPr="00647ADF">
        <w:t xml:space="preserve">在已有树结构 </w:t>
      </w:r>
      <m:oMath>
        <m:r>
          <m:rPr>
            <m:scr m:val="script"/>
          </m:rPr>
          <w:rPr>
            <w:rFonts w:ascii="Cambria Math" w:hAnsi="Cambria Math"/>
          </w:rPr>
          <m:t>T</m:t>
        </m:r>
      </m:oMath>
      <w:r w:rsidRPr="00647ADF">
        <w:t xml:space="preserve"> 中寻找与</w:t>
      </w:r>
      <w:r w:rsidRPr="00647ADF">
        <w:rPr>
          <w:rFonts w:hint="eastAsia"/>
        </w:rPr>
        <w:t>当前</w:t>
      </w:r>
      <w:r w:rsidRPr="00647ADF">
        <w:t>采样点最近的</w:t>
      </w:r>
      <w:r w:rsidRPr="00647ADF">
        <w:rPr>
          <w:rFonts w:hint="eastAsia"/>
        </w:rPr>
        <w:t>现有路径</w:t>
      </w:r>
      <w:r w:rsidRPr="00647ADF">
        <w:t>点</w:t>
      </w:r>
      <w:r w:rsidRPr="00647ADF">
        <w:rPr>
          <w:rFonts w:hint="eastAsia"/>
        </w:rPr>
        <w:t>：</w:t>
      </w:r>
    </w:p>
    <w:p w14:paraId="482E9816" w14:textId="2854F50E" w:rsidR="00647ADF" w:rsidRPr="00647ADF" w:rsidRDefault="00314F43"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o</m:t>
                  </m:r>
                </m:e>
                <m:sub>
                  <m:r>
                    <w:rPr>
                      <w:rFonts w:ascii="Cambria Math" w:hAnsi="Cambria Math"/>
                    </w:rPr>
                    <m:t>near</m:t>
                  </m:r>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x</m:t>
                          </m:r>
                          <m:r>
                            <m:rPr>
                              <m:sty m:val="p"/>
                            </m:rPr>
                            <w:rPr>
                              <w:rFonts w:ascii="Cambria Math" w:hAnsi="Cambria Math" w:hint="eastAsia"/>
                            </w:rPr>
                            <m:t>∈</m:t>
                          </m:r>
                          <m:r>
                            <m:rPr>
                              <m:scr m:val="script"/>
                            </m:rPr>
                            <w:rPr>
                              <w:rFonts w:ascii="Cambria Math" w:hAnsi="Cambria Math"/>
                            </w:rPr>
                            <m:t>T</m:t>
                          </m:r>
                          <m:ctrlPr>
                            <w:rPr>
                              <w:rFonts w:ascii="Cambria Math" w:hAnsi="Cambria Math"/>
                            </w:rPr>
                          </m:ctrlPr>
                        </m:lim>
                      </m:limLow>
                    </m:fName>
                    <m:e>
                      <m:d>
                        <m:dPr>
                          <m:begChr m:val="‖"/>
                          <m:endChr m:val="‖"/>
                          <m:ctrlPr>
                            <w:rPr>
                              <w:rFonts w:ascii="Cambria Math" w:hAnsi="Cambria Math"/>
                              <w:i/>
                            </w:rPr>
                          </m:ctrlPr>
                        </m:dPr>
                        <m:e>
                          <m:r>
                            <w:rPr>
                              <w:rFonts w:ascii="Cambria Math" w:hAnsi="Cambria Math" w:hint="eastAsia"/>
                            </w:rPr>
                            <m:t>o</m:t>
                          </m:r>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rand</m:t>
                              </m:r>
                            </m:sub>
                          </m:sSub>
                        </m:e>
                      </m:d>
                      <m:ctrlPr>
                        <w:rPr>
                          <w:rFonts w:ascii="Cambria Math" w:hAnsi="Cambria Math"/>
                          <w:i/>
                        </w:rPr>
                      </m:ctrlPr>
                    </m:e>
                  </m:func>
                </m:e>
              </m:func>
              <m:r>
                <w:rPr>
                  <w:rFonts w:ascii="Cambria Math" w:hAnsi="Cambria Math"/>
                </w:rPr>
                <m:t>#</m:t>
              </m:r>
              <m:d>
                <m:dPr>
                  <m:begChr m:val="（"/>
                  <m:endChr m:val="）"/>
                  <m:ctrlPr>
                    <w:rPr>
                      <w:rFonts w:ascii="Cambria Math" w:hAnsi="Cambria Math"/>
                      <w:i/>
                    </w:rPr>
                  </m:ctrlPr>
                </m:dPr>
                <m:e>
                  <m:r>
                    <w:rPr>
                      <w:rFonts w:ascii="Cambria Math" w:hAnsi="Cambria Math"/>
                    </w:rPr>
                    <m:t>11</m:t>
                  </m:r>
                </m:e>
              </m:d>
            </m:e>
          </m:eqArr>
        </m:oMath>
      </m:oMathPara>
    </w:p>
    <w:p w14:paraId="3E8D5E22" w14:textId="5D541B75" w:rsidR="00647ADF" w:rsidRPr="00647ADF" w:rsidRDefault="00647ADF" w:rsidP="00A748F4">
      <w:pPr>
        <w:pStyle w:val="13"/>
        <w:ind w:firstLine="420"/>
      </w:pPr>
      <w:r w:rsidRPr="00647ADF">
        <w:rPr>
          <w:rFonts w:hint="eastAsia"/>
        </w:rPr>
        <w:t>3）</w:t>
      </w:r>
      <w:r w:rsidRPr="00647ADF">
        <w:t>新</w:t>
      </w:r>
      <w:r w:rsidRPr="00647ADF">
        <w:rPr>
          <w:rFonts w:hint="eastAsia"/>
        </w:rPr>
        <w:t>路径</w:t>
      </w:r>
      <w:r w:rsidRPr="00647ADF">
        <w:t>点生成</w:t>
      </w:r>
      <w:r w:rsidRPr="00647ADF">
        <w:rPr>
          <w:rFonts w:hint="eastAsia"/>
        </w:rPr>
        <w:t>：</w:t>
      </w:r>
      <w:r w:rsidRPr="00647ADF">
        <w:t xml:space="preserve">沿 </w:t>
      </w:r>
      <m:oMath>
        <m:sSub>
          <m:sSubPr>
            <m:ctrlPr>
              <w:rPr>
                <w:rFonts w:ascii="Cambria Math" w:hAnsi="Cambria Math"/>
                <w:i/>
              </w:rPr>
            </m:ctrlPr>
          </m:sSubPr>
          <m:e>
            <m:r>
              <w:rPr>
                <w:rFonts w:ascii="Cambria Math" w:hAnsi="Cambria Math" w:hint="eastAsia"/>
              </w:rPr>
              <m:t>o</m:t>
            </m:r>
          </m:e>
          <m:sub>
            <m:r>
              <m:rPr>
                <m:nor/>
              </m:rPr>
              <w:rPr>
                <w:i/>
              </w:rPr>
              <m:t>near</m:t>
            </m:r>
          </m:sub>
        </m:sSub>
      </m:oMath>
      <w:r w:rsidRPr="00647ADF">
        <w:t xml:space="preserve">指向 </w:t>
      </w:r>
      <m:oMath>
        <m:sSub>
          <m:sSubPr>
            <m:ctrlPr>
              <w:rPr>
                <w:rFonts w:ascii="Cambria Math" w:hAnsi="Cambria Math"/>
                <w:i/>
              </w:rPr>
            </m:ctrlPr>
          </m:sSubPr>
          <m:e>
            <m:r>
              <w:rPr>
                <w:rFonts w:ascii="Cambria Math" w:hAnsi="Cambria Math" w:hint="eastAsia"/>
              </w:rPr>
              <m:t>o</m:t>
            </m:r>
          </m:e>
          <m:sub>
            <m:r>
              <m:rPr>
                <m:nor/>
              </m:rPr>
              <w:rPr>
                <w:i/>
              </w:rPr>
              <m:t>rand</m:t>
            </m:r>
          </m:sub>
        </m:sSub>
      </m:oMath>
      <w:r w:rsidRPr="00647ADF">
        <w:t xml:space="preserve"> 的方向，以全局规划步长</w:t>
      </w:r>
      <w:r w:rsidRPr="00647ADF">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sidRPr="00647ADF">
        <w:rPr>
          <w:rFonts w:hint="eastAsia"/>
        </w:rPr>
        <w:t xml:space="preserve"> </w:t>
      </w:r>
      <w:r w:rsidRPr="00647ADF">
        <w:t>生成新</w:t>
      </w:r>
      <w:r w:rsidRPr="00647ADF">
        <w:rPr>
          <w:rFonts w:hint="eastAsia"/>
        </w:rPr>
        <w:t>路径</w:t>
      </w:r>
      <w:r w:rsidRPr="00647ADF">
        <w:t>点</w:t>
      </w:r>
      <w:r w:rsidRPr="00647ADF">
        <w:rPr>
          <w:rFonts w:hint="eastAsia"/>
        </w:rPr>
        <w:t>：</w:t>
      </w:r>
    </w:p>
    <w:p w14:paraId="50610588" w14:textId="208E5F3C" w:rsidR="00647ADF" w:rsidRPr="00647ADF" w:rsidRDefault="00314F43"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o</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near</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step</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near</m:t>
                          </m:r>
                        </m:sub>
                      </m:sSub>
                    </m:e>
                  </m:d>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near</m:t>
                          </m:r>
                        </m:sub>
                      </m:sSub>
                    </m:e>
                  </m:d>
                  <m:ctrlPr>
                    <w:rPr>
                      <w:rFonts w:ascii="Cambria Math" w:hAnsi="Cambria Math"/>
                      <w:i/>
                    </w:rPr>
                  </m:ctrlPr>
                </m:den>
              </m:f>
              <m:r>
                <w:rPr>
                  <w:rFonts w:ascii="Cambria Math" w:hAnsi="Cambria Math"/>
                </w:rPr>
                <m:t>#</m:t>
              </m:r>
              <m:d>
                <m:dPr>
                  <m:begChr m:val="（"/>
                  <m:endChr m:val="）"/>
                  <m:ctrlPr>
                    <w:rPr>
                      <w:rFonts w:ascii="Cambria Math" w:hAnsi="Cambria Math"/>
                      <w:i/>
                    </w:rPr>
                  </m:ctrlPr>
                </m:dPr>
                <m:e>
                  <m:r>
                    <w:rPr>
                      <w:rFonts w:ascii="Cambria Math" w:hAnsi="Cambria Math"/>
                    </w:rPr>
                    <m:t>12</m:t>
                  </m:r>
                </m:e>
              </m:d>
            </m:e>
          </m:eqArr>
        </m:oMath>
      </m:oMathPara>
    </w:p>
    <w:p w14:paraId="351E21AD" w14:textId="0119908C" w:rsidR="00647ADF" w:rsidRPr="00647ADF" w:rsidRDefault="00647ADF" w:rsidP="00A748F4">
      <w:pPr>
        <w:pStyle w:val="13"/>
        <w:ind w:firstLine="420"/>
      </w:pPr>
      <w:r w:rsidRPr="00647ADF">
        <w:rPr>
          <w:rFonts w:hint="eastAsia"/>
        </w:rPr>
        <w:t>4）路径碰撞检测：</w:t>
      </w:r>
      <w:r w:rsidRPr="00647ADF">
        <w:t xml:space="preserve">若线段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o</m:t>
                </m:r>
              </m:e>
              <m:sub>
                <m:r>
                  <m:rPr>
                    <m:nor/>
                  </m:rPr>
                  <w:rPr>
                    <w:i/>
                  </w:rPr>
                  <m:t>near</m:t>
                </m:r>
              </m:sub>
            </m:sSub>
            <m:r>
              <w:rPr>
                <w:rFonts w:ascii="Cambria Math" w:hAnsi="Cambria Math"/>
              </w:rPr>
              <m:t xml:space="preserve"> ,</m:t>
            </m:r>
            <m:sSub>
              <m:sSubPr>
                <m:ctrlPr>
                  <w:rPr>
                    <w:rFonts w:ascii="Cambria Math" w:hAnsi="Cambria Math"/>
                    <w:i/>
                  </w:rPr>
                </m:ctrlPr>
              </m:sSubPr>
              <m:e>
                <m:r>
                  <w:rPr>
                    <w:rFonts w:ascii="Cambria Math" w:hAnsi="Cambria Math" w:hint="eastAsia"/>
                  </w:rPr>
                  <m:t>o</m:t>
                </m:r>
              </m:e>
              <m:sub>
                <m:r>
                  <m:rPr>
                    <m:nor/>
                  </m:rPr>
                  <w:rPr>
                    <w:i/>
                  </w:rPr>
                  <m:t>new</m:t>
                </m:r>
              </m:sub>
            </m:sSub>
          </m:e>
        </m:d>
      </m:oMath>
      <w:r w:rsidRPr="00647ADF">
        <w:t xml:space="preserve"> 与</w:t>
      </w:r>
      <w:r w:rsidRPr="00647ADF">
        <w:rPr>
          <w:rFonts w:hint="eastAsia"/>
        </w:rPr>
        <w:t>当前观测环境信息中的</w:t>
      </w:r>
      <w:r w:rsidRPr="00647ADF">
        <w:t xml:space="preserve">任意建筑物或干扰区无交集，则将 </w:t>
      </w:r>
      <m:oMath>
        <m:sSub>
          <m:sSubPr>
            <m:ctrlPr>
              <w:rPr>
                <w:rFonts w:ascii="Cambria Math" w:hAnsi="Cambria Math"/>
                <w:i/>
              </w:rPr>
            </m:ctrlPr>
          </m:sSubPr>
          <m:e>
            <m:r>
              <w:rPr>
                <w:rFonts w:ascii="Cambria Math" w:hAnsi="Cambria Math" w:hint="eastAsia"/>
              </w:rPr>
              <m:t>o</m:t>
            </m:r>
          </m:e>
          <m:sub>
            <m:r>
              <m:rPr>
                <m:nor/>
              </m:rPr>
              <w:rPr>
                <w:i/>
              </w:rPr>
              <m:t>new</m:t>
            </m:r>
          </m:sub>
        </m:sSub>
      </m:oMath>
      <w:r w:rsidRPr="00647ADF">
        <w:rPr>
          <w:rFonts w:hint="eastAsia"/>
        </w:rPr>
        <w:t xml:space="preserve"> </w:t>
      </w:r>
      <w:r w:rsidRPr="00647ADF">
        <w:t>加入树结构。</w:t>
      </w:r>
    </w:p>
    <w:p w14:paraId="096999A9" w14:textId="77777777" w:rsidR="00CA7284" w:rsidRDefault="00647ADF" w:rsidP="00A748F4">
      <w:pPr>
        <w:pStyle w:val="13"/>
        <w:ind w:firstLine="420"/>
      </w:pPr>
      <w:r w:rsidRPr="00647ADF">
        <w:rPr>
          <w:rFonts w:hint="eastAsia"/>
        </w:rPr>
        <w:t>5）</w:t>
      </w:r>
      <w:r w:rsidRPr="00647ADF">
        <w:t>代价优化与重连</w:t>
      </w:r>
      <w:r w:rsidRPr="00647ADF">
        <w:rPr>
          <w:rFonts w:hint="eastAsia"/>
        </w:rPr>
        <w:t>：</w:t>
      </w:r>
      <w:r w:rsidRPr="00647ADF">
        <w:t>新采样节点生成后</w:t>
      </w:r>
      <w:r w:rsidRPr="00647ADF">
        <w:rPr>
          <w:rFonts w:hint="eastAsia"/>
        </w:rPr>
        <w:t>，</w:t>
      </w:r>
      <w:r w:rsidRPr="00647ADF">
        <w:t>在其邻域范围内的候选父节点集合</w:t>
      </w:r>
      <w:r w:rsidRPr="00647ADF">
        <w:rPr>
          <w:rFonts w:hint="eastAsia"/>
        </w:rPr>
        <w:t xml:space="preserve"> </w:t>
      </w:r>
      <m:oMath>
        <m:sSub>
          <m:sSubPr>
            <m:ctrlPr>
              <w:rPr>
                <w:rFonts w:ascii="Cambria Math" w:hAnsi="Cambria Math"/>
                <w:i/>
              </w:rPr>
            </m:ctrlPr>
          </m:sSubPr>
          <m:e>
            <m:r>
              <m:rPr>
                <m:scr m:val="script"/>
              </m:rPr>
              <w:rPr>
                <w:rFonts w:ascii="Cambria Math" w:hAnsi="Cambria Math"/>
              </w:rPr>
              <m:t>N</m:t>
            </m:r>
          </m:e>
          <m:sub>
            <m:r>
              <m:rPr>
                <m:nor/>
              </m:rPr>
              <m:t>n</m:t>
            </m:r>
            <m:r>
              <m:rPr>
                <m:nor/>
              </m:rPr>
              <w:rPr>
                <w:rFonts w:hint="eastAsia"/>
              </w:rPr>
              <m:t>ear</m:t>
            </m:r>
          </m:sub>
        </m:sSub>
        <m:r>
          <m:rPr>
            <m:sty m:val="p"/>
          </m:rPr>
          <w:rPr>
            <w:rFonts w:ascii="Cambria Math" w:hAnsi="Cambria Math"/>
          </w:rPr>
          <m:t>⊂</m:t>
        </m:r>
        <m:r>
          <m:rPr>
            <m:scr m:val="script"/>
          </m:rPr>
          <w:rPr>
            <w:rFonts w:ascii="Cambria Math" w:hAnsi="Cambria Math"/>
          </w:rPr>
          <m:t>T</m:t>
        </m:r>
      </m:oMath>
      <w:r w:rsidRPr="00647ADF">
        <w:t xml:space="preserve"> 计算代价函数</w:t>
      </w:r>
      <w:r w:rsidRPr="00647ADF">
        <w:rPr>
          <w:rFonts w:hint="eastAsia"/>
        </w:rPr>
        <w:t>：</w:t>
      </w:r>
    </w:p>
    <w:p w14:paraId="79E3A255" w14:textId="3C93140A" w:rsidR="00647ADF" w:rsidRPr="00647ADF" w:rsidRDefault="00314F43" w:rsidP="00A748F4">
      <w:pPr>
        <w:pStyle w:val="13"/>
        <w:ind w:firstLine="420"/>
      </w:pPr>
      <m:oMathPara>
        <m:oMath>
          <m:eqArr>
            <m:eqArrPr>
              <m:maxDist m:val="1"/>
              <m:ctrlPr>
                <w:rPr>
                  <w:rFonts w:ascii="Cambria Math" w:hAnsi="Cambria Math"/>
                  <w:i/>
                </w:rPr>
              </m:ctrlPr>
            </m:eqArrPr>
            <m:e>
              <m:r>
                <w:rPr>
                  <w:rFonts w:ascii="Cambria Math" w:hAnsi="Cambria Math"/>
                </w:rPr>
                <m:t>C</m:t>
              </m:r>
              <m:d>
                <m:dPr>
                  <m:ctrlPr>
                    <w:rPr>
                      <w:rFonts w:ascii="Cambria Math" w:hAnsi="Cambria Math"/>
                      <w:i/>
                    </w:rPr>
                  </m:ctrlPr>
                </m:dPr>
                <m:e>
                  <m:r>
                    <w:rPr>
                      <w:rFonts w:ascii="Cambria Math" w:hAnsi="Cambria Math" w:hint="eastAsia"/>
                    </w:rPr>
                    <m:t>o</m:t>
                  </m:r>
                </m:e>
              </m:d>
              <m:r>
                <w:rPr>
                  <w:rFonts w:ascii="Cambria Math" w:hAnsi="Cambria Math"/>
                </w:rPr>
                <m:t>=C</m:t>
              </m:r>
              <m:d>
                <m:dPr>
                  <m:ctrlPr>
                    <w:rPr>
                      <w:rFonts w:ascii="Cambria Math" w:hAnsi="Cambria Math"/>
                      <w:i/>
                    </w:rPr>
                  </m:ctrlPr>
                </m:dPr>
                <m:e>
                  <m:r>
                    <m:rPr>
                      <m:nor/>
                    </m:rPr>
                    <m:t>parent</m:t>
                  </m:r>
                  <m:d>
                    <m:dPr>
                      <m:ctrlPr>
                        <w:rPr>
                          <w:rFonts w:ascii="Cambria Math" w:hAnsi="Cambria Math"/>
                          <w:i/>
                        </w:rPr>
                      </m:ctrlPr>
                    </m:dPr>
                    <m:e>
                      <m: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w:rPr>
                      <w:rFonts w:ascii="Cambria Math" w:hAnsi="Cambria Math" w:hint="eastAsia"/>
                    </w:rPr>
                    <m:t>o</m:t>
                  </m:r>
                  <m:r>
                    <w:rPr>
                      <w:rFonts w:ascii="Cambria Math" w:hAnsi="Cambria Math"/>
                    </w:rPr>
                    <m:t>-</m:t>
                  </m:r>
                  <m:r>
                    <m:rPr>
                      <m:nor/>
                    </m:rPr>
                    <m:t>parent</m:t>
                  </m:r>
                  <m:d>
                    <m:dPr>
                      <m:ctrlPr>
                        <w:rPr>
                          <w:rFonts w:ascii="Cambria Math" w:hAnsi="Cambria Math"/>
                          <w:i/>
                        </w:rPr>
                      </m:ctrlPr>
                    </m:dPr>
                    <m:e>
                      <m: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w:rPr>
                      <w:rFonts w:ascii="Cambria Math" w:hAnsi="Cambria Math"/>
                    </w:rPr>
                    <m:t>13</m:t>
                  </m:r>
                </m:e>
              </m:d>
            </m:e>
          </m:eqArr>
        </m:oMath>
      </m:oMathPara>
    </w:p>
    <w:p w14:paraId="4A21FA11" w14:textId="10BBA432" w:rsidR="00647ADF" w:rsidRPr="00647ADF" w:rsidRDefault="00647ADF" w:rsidP="00A748F4">
      <w:pPr>
        <w:pStyle w:val="13"/>
        <w:ind w:firstLine="420"/>
      </w:pPr>
      <w:r w:rsidRPr="00647ADF">
        <w:t>通过最小化从候选父节点到当前节点的累计路径代价，选择最优父节点</w:t>
      </w:r>
      <w:r w:rsidRPr="00647ADF">
        <w:rPr>
          <w:rFonts w:hint="eastAsia"/>
        </w:rPr>
        <w:t>并以此为新的中继节点</w:t>
      </w:r>
      <w:r w:rsidRPr="00647ADF">
        <w:t>完成</w:t>
      </w:r>
      <w:r w:rsidRPr="00647ADF">
        <w:rPr>
          <w:rFonts w:hint="eastAsia"/>
        </w:rPr>
        <w:t>邻域内其余路径的</w:t>
      </w:r>
      <w:r w:rsidRPr="00647ADF">
        <w:t>重连</w:t>
      </w:r>
      <w:r w:rsidRPr="00647ADF">
        <w:rPr>
          <w:rFonts w:hint="eastAsia"/>
        </w:rPr>
        <w:t>，实现对已有路径的优化</w:t>
      </w:r>
      <w:r w:rsidRPr="00647ADF">
        <w:t>。本文中路径代价函数采用</w:t>
      </w:r>
      <w:r w:rsidRPr="00647ADF">
        <w:rPr>
          <w:rFonts w:hint="eastAsia"/>
        </w:rPr>
        <w:t>两</w:t>
      </w:r>
      <w:r w:rsidRPr="00647ADF">
        <w:t>节点间的</w:t>
      </w:r>
      <w:r w:rsidRPr="00647ADF">
        <w:rPr>
          <w:rFonts w:hint="eastAsia"/>
        </w:rPr>
        <w:t>欧几里得</w:t>
      </w:r>
      <w:r w:rsidRPr="00647ADF">
        <w:t>距离，以降低计算复杂度并提升路径规划效率。</w:t>
      </w:r>
    </w:p>
    <w:p w14:paraId="14834AD3" w14:textId="4E73BD8B" w:rsidR="00647ADF" w:rsidRPr="00647ADF" w:rsidRDefault="00647ADF" w:rsidP="00A748F4">
      <w:pPr>
        <w:pStyle w:val="13"/>
        <w:ind w:firstLine="420"/>
      </w:pPr>
      <w:r w:rsidRPr="00647ADF">
        <w:rPr>
          <w:rFonts w:hint="eastAsia"/>
        </w:rPr>
        <w:t>6）规划终止：</w:t>
      </w:r>
      <w:r w:rsidRPr="00647ADF">
        <w:t>当树中存在</w:t>
      </w:r>
      <w:r w:rsidRPr="00647ADF">
        <w:rPr>
          <w:rFonts w:hint="eastAsia"/>
        </w:rPr>
        <w:t>路径</w:t>
      </w:r>
      <w:r w:rsidRPr="00647ADF">
        <w:t xml:space="preserve">点 </w:t>
      </w:r>
      <m:oMath>
        <m:r>
          <w:rPr>
            <w:rFonts w:ascii="Cambria Math" w:hAnsi="Cambria Math" w:hint="eastAsia"/>
          </w:rPr>
          <m:t>o</m:t>
        </m:r>
      </m:oMath>
      <w:r w:rsidRPr="00647ADF">
        <w:t xml:space="preserve"> 满足</w:t>
      </w:r>
      <w:r w:rsidRPr="00647ADF">
        <w:rPr>
          <w:rFonts w:hint="eastAsia"/>
        </w:rPr>
        <w:t>：</w:t>
      </w:r>
    </w:p>
    <w:p w14:paraId="0BDA42AB" w14:textId="7B8937EB" w:rsidR="00647ADF" w:rsidRPr="00647ADF" w:rsidRDefault="00314F43" w:rsidP="00A748F4">
      <w:pPr>
        <w:pStyle w:val="13"/>
        <w:ind w:firstLine="420"/>
      </w:pPr>
      <m:oMathPara>
        <m:oMath>
          <m:eqArr>
            <m:eqArrPr>
              <m:maxDist m:val="1"/>
              <m:ctrlPr>
                <w:rPr>
                  <w:rFonts w:ascii="Cambria Math" w:hAnsi="Cambria Math"/>
                </w:rPr>
              </m:ctrlPr>
            </m:eqArrPr>
            <m:e>
              <m:r>
                <m:rPr>
                  <m:lit/>
                </m:rPr>
                <w:rPr>
                  <w:rFonts w:ascii="Cambria Math" w:hAnsi="Cambria Math"/>
                </w:rPr>
                <m:t>|</m:t>
              </m:r>
              <m:r>
                <w:rPr>
                  <w:rFonts w:ascii="Cambria Math" w:hAnsi="Cambria Math" w:hint="eastAsia"/>
                </w:rPr>
                <m:t>o</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m:rPr>
                  <m:lit/>
                </m:rPr>
                <w:rPr>
                  <w:rFonts w:ascii="Cambria Math" w:hAnsi="Cambria Math"/>
                </w:rPr>
                <m:t>|</m:t>
              </m:r>
              <m:r>
                <m:rPr>
                  <m:sty m:val="p"/>
                </m:rP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move</m:t>
                  </m:r>
                </m:sub>
              </m:sSub>
              <m:r>
                <w:rPr>
                  <w:rFonts w:ascii="Cambria Math" w:hAnsi="Cambria Math"/>
                </w:rPr>
                <m:t>#</m:t>
              </m:r>
              <m:d>
                <m:dPr>
                  <m:ctrlPr>
                    <w:rPr>
                      <w:rFonts w:ascii="Cambria Math" w:hAnsi="Cambria Math"/>
                    </w:rPr>
                  </m:ctrlPr>
                </m:dPr>
                <m:e>
                  <m:r>
                    <m:rPr>
                      <m:sty m:val="p"/>
                    </m:rPr>
                    <w:rPr>
                      <w:rFonts w:ascii="Cambria Math" w:hAnsi="Cambria Math"/>
                    </w:rPr>
                    <m:t>14</m:t>
                  </m:r>
                </m:e>
              </m:d>
              <m:ctrlPr>
                <w:rPr>
                  <w:rFonts w:ascii="Cambria Math" w:hAnsi="Cambria Math"/>
                  <w:i/>
                </w:rPr>
              </m:ctrlPr>
            </m:e>
          </m:eqArr>
        </m:oMath>
      </m:oMathPara>
    </w:p>
    <w:p w14:paraId="4F3C4E92" w14:textId="0F6B2FA8" w:rsidR="00647ADF" w:rsidRPr="00647ADF" w:rsidRDefault="00647ADF" w:rsidP="00A748F4">
      <w:pPr>
        <w:pStyle w:val="13"/>
        <w:ind w:firstLine="420"/>
      </w:pPr>
      <w:r w:rsidRPr="00647ADF">
        <w:t>即判定路径搜索成功。通过回溯父</w:t>
      </w:r>
      <w:r w:rsidRPr="00647ADF">
        <w:rPr>
          <w:rFonts w:hint="eastAsia"/>
        </w:rPr>
        <w:t>路径</w:t>
      </w:r>
      <w:r w:rsidRPr="00647ADF">
        <w:t xml:space="preserve">点即可获得从起点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647ADF">
        <w:t xml:space="preserve"> 到目标点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oMath>
      <w:r w:rsidRPr="00647ADF">
        <w:t xml:space="preserve"> 的全局可行路径：</w:t>
      </w:r>
    </w:p>
    <w:p w14:paraId="579F1692" w14:textId="1E8CA899" w:rsidR="00647ADF" w:rsidRPr="00647ADF" w:rsidRDefault="00314F43"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hint="eastAsia"/>
                    </w:rPr>
                    <m:t>i</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hint="eastAsia"/>
                    </w:rPr>
                    <m:t>i</m:t>
                  </m:r>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15</m:t>
                  </m:r>
                </m:e>
              </m:d>
            </m:e>
          </m:eqArr>
        </m:oMath>
      </m:oMathPara>
    </w:p>
    <w:p w14:paraId="0D31CF96" w14:textId="16346184" w:rsidR="00647ADF" w:rsidRDefault="00647ADF" w:rsidP="00A748F4">
      <w:pPr>
        <w:pStyle w:val="13"/>
        <w:ind w:firstLine="420"/>
      </w:pPr>
      <w:r w:rsidRPr="00647ADF">
        <w:t xml:space="preserve">该过程保证了单簇全局路径在当前可观测环境下的可行性与优化性，并通过建筑物集合 </w:t>
      </w:r>
      <m:oMath>
        <m:sSub>
          <m:sSubPr>
            <m:ctrlPr>
              <w:rPr>
                <w:rFonts w:ascii="Cambria Math" w:hAnsi="Cambria Math"/>
                <w:i/>
              </w:rPr>
            </m:ctrlPr>
          </m:sSubPr>
          <m:e>
            <m:r>
              <m:rPr>
                <m:scr m:val="script"/>
              </m:rPr>
              <w:rPr>
                <w:rFonts w:ascii="Cambria Math" w:hAnsi="Cambria Math"/>
              </w:rPr>
              <m:t>O</m:t>
            </m:r>
          </m:e>
          <m:sub>
            <m:r>
              <m:rPr>
                <m:scr m:val="script"/>
              </m:rPr>
              <w:rPr>
                <w:rFonts w:ascii="Cambria Math" w:hAnsi="Cambria Math"/>
              </w:rPr>
              <m:t>t</m:t>
            </m:r>
          </m:sub>
        </m:sSub>
        <m:r>
          <w:rPr>
            <w:rFonts w:ascii="Cambria Math" w:hAnsi="Cambria Math"/>
          </w:rPr>
          <m:t>​</m:t>
        </m:r>
      </m:oMath>
      <w:r w:rsidRPr="00647ADF">
        <w:t xml:space="preserve"> 的动态更新实现对未知区域的自适应扩展。</w:t>
      </w:r>
    </w:p>
    <w:p w14:paraId="43649490" w14:textId="35B3CE72" w:rsidR="00CA7284" w:rsidRPr="00647ADF" w:rsidRDefault="00CA7284" w:rsidP="00CA7284">
      <w:pPr>
        <w:pStyle w:val="00"/>
        <w:numPr>
          <w:ilvl w:val="2"/>
          <w:numId w:val="25"/>
        </w:numPr>
        <w:spacing w:line="360" w:lineRule="auto"/>
        <w:ind w:right="-31" w:firstLineChars="0"/>
        <w:rPr>
          <w:rFonts w:ascii="楷体" w:eastAsia="楷体" w:hAnsi="楷体"/>
          <w:sz w:val="21"/>
          <w:szCs w:val="21"/>
        </w:rPr>
      </w:pPr>
      <w:r w:rsidRPr="00CA7284">
        <w:rPr>
          <w:rFonts w:ascii="楷体" w:eastAsia="楷体" w:hAnsi="楷体" w:hint="eastAsia"/>
          <w:sz w:val="21"/>
          <w:szCs w:val="21"/>
        </w:rPr>
        <w:t>基于</w:t>
      </w:r>
      <w:r w:rsidRPr="00CA7284">
        <w:rPr>
          <w:rFonts w:eastAsia="楷体"/>
          <w:sz w:val="21"/>
          <w:szCs w:val="21"/>
        </w:rPr>
        <w:t>Fréchet</w:t>
      </w:r>
      <w:r w:rsidRPr="00CA7284">
        <w:rPr>
          <w:rFonts w:ascii="楷体" w:eastAsia="楷体" w:hAnsi="楷体" w:hint="eastAsia"/>
          <w:sz w:val="21"/>
          <w:szCs w:val="21"/>
        </w:rPr>
        <w:t>距离约束的路径确认</w:t>
      </w:r>
    </w:p>
    <w:p w14:paraId="41932768" w14:textId="37DEBEF6" w:rsidR="00647ADF" w:rsidRPr="00647ADF" w:rsidRDefault="00647ADF" w:rsidP="00A748F4">
      <w:pPr>
        <w:pStyle w:val="13"/>
        <w:ind w:firstLine="420"/>
      </w:pPr>
      <w:r w:rsidRPr="00647ADF">
        <w:t>为避免不同簇之间的独立规划</w:t>
      </w:r>
      <w:r w:rsidRPr="00647ADF">
        <w:rPr>
          <w:rFonts w:hint="eastAsia"/>
        </w:rPr>
        <w:t>的全局</w:t>
      </w:r>
      <w:r w:rsidRPr="00647ADF">
        <w:t>路径</w:t>
      </w:r>
      <w:r w:rsidRPr="00647ADF">
        <w:rPr>
          <w:rFonts w:hint="eastAsia"/>
        </w:rPr>
        <w:t>距离</w:t>
      </w:r>
      <w:r w:rsidRPr="00647ADF">
        <w:t>过近或过远而引发集群协同问题，本</w:t>
      </w:r>
      <w:r w:rsidRPr="00647ADF">
        <w:rPr>
          <w:rFonts w:hint="eastAsia"/>
        </w:rPr>
        <w:t>研究</w:t>
      </w:r>
      <w:r w:rsidRPr="00647ADF">
        <w:t>在</w:t>
      </w:r>
      <w:r w:rsidR="00AA69C4">
        <w:rPr>
          <w:rFonts w:hint="eastAsia"/>
        </w:rPr>
        <w:t xml:space="preserve"> </w:t>
      </w:r>
      <w:r w:rsidRPr="00AA69C4">
        <w:t>C-RRT*</w:t>
      </w:r>
      <w:r w:rsidR="00AA69C4">
        <w:t xml:space="preserve"> </w:t>
      </w:r>
      <w:r w:rsidRPr="00647ADF">
        <w:rPr>
          <w:rFonts w:hint="eastAsia"/>
        </w:rPr>
        <w:t>全局规划</w:t>
      </w:r>
      <w:r w:rsidRPr="00647ADF">
        <w:t>中引入了</w:t>
      </w:r>
      <w:r w:rsidR="00AA69C4">
        <w:rPr>
          <w:rFonts w:hint="eastAsia"/>
        </w:rPr>
        <w:t xml:space="preserve"> </w:t>
      </w:r>
      <w:r w:rsidRPr="00A21003">
        <w:rPr>
          <w:rFonts w:cs="Times New Roman"/>
        </w:rPr>
        <w:t>Fréchet</w:t>
      </w:r>
      <w:r w:rsidR="00AA69C4" w:rsidRPr="00AA69C4">
        <w:rPr>
          <w:rFonts w:ascii="Times New Roman" w:hAnsi="Times New Roman" w:cs="Times New Roman"/>
        </w:rPr>
        <w:t xml:space="preserve"> </w:t>
      </w:r>
      <w:r w:rsidRPr="00647ADF">
        <w:t>距离约束机制。该机制通过在全局路径层面对各簇路径之间的空间</w:t>
      </w:r>
      <w:r w:rsidRPr="00647ADF">
        <w:rPr>
          <w:rFonts w:hint="eastAsia"/>
        </w:rPr>
        <w:t>位置</w:t>
      </w:r>
      <w:r w:rsidRPr="00647ADF">
        <w:t>关系进行定量约束，使得簇间路径在保持通信连通性的同时，避免出现因路径过近导致的势场叠加或因过远造成的</w:t>
      </w:r>
      <w:r w:rsidRPr="00647ADF">
        <w:rPr>
          <w:rFonts w:hint="eastAsia"/>
        </w:rPr>
        <w:t>链路中断</w:t>
      </w:r>
      <w:r w:rsidRPr="00647ADF">
        <w:t>。</w:t>
      </w:r>
    </w:p>
    <w:p w14:paraId="455B8D6F" w14:textId="5F008A27" w:rsidR="00647ADF" w:rsidRPr="00647ADF" w:rsidRDefault="00647ADF" w:rsidP="00A748F4">
      <w:pPr>
        <w:pStyle w:val="13"/>
        <w:ind w:firstLine="420"/>
      </w:pPr>
      <w:r w:rsidRPr="00647ADF">
        <w:t>Fréchet</w:t>
      </w:r>
      <w:r w:rsidR="00A21003">
        <w:t xml:space="preserve"> </w:t>
      </w:r>
      <w:r w:rsidRPr="00647ADF">
        <w:t>距离可视为一种衡量两条曲线在空间与时间维度上整体</w:t>
      </w:r>
      <w:r w:rsidRPr="00647ADF">
        <w:rPr>
          <w:rFonts w:hint="eastAsia"/>
        </w:rPr>
        <w:t>距离</w:t>
      </w:r>
      <w:r w:rsidRPr="00647ADF">
        <w:t>的指标，相较于欧氏距离，它能更准确地反映路径的形状差异和动态</w:t>
      </w:r>
      <w:r w:rsidRPr="00647ADF">
        <w:rPr>
          <w:rFonts w:hint="eastAsia"/>
        </w:rPr>
        <w:t>距离</w:t>
      </w:r>
      <w:r w:rsidRPr="00647ADF">
        <w:t>关系。其计算过程可以形式化为：设两条</w:t>
      </w:r>
      <w:r w:rsidRPr="00647ADF">
        <w:rPr>
          <w:rFonts w:hint="eastAsia"/>
        </w:rPr>
        <w:t>不同簇对应的全局规划</w:t>
      </w:r>
      <w:r w:rsidRPr="00647ADF">
        <w:t>路径</w:t>
      </w:r>
      <w:r w:rsidRPr="00647ADF">
        <w:rPr>
          <w:rFonts w:hint="eastAsia"/>
        </w:rPr>
        <w:t>为</w:t>
      </w:r>
      <w:r w:rsidRPr="00647ADF">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,0</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Sub>
          </m:e>
        </m:d>
      </m:oMath>
      <w:r w:rsidRPr="00647ADF">
        <w:t xml:space="preserve"> 与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,0</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l</m:t>
                </m:r>
              </m:sub>
            </m:sSub>
          </m:e>
        </m:d>
      </m:oMath>
      <w:r w:rsidRPr="00647ADF">
        <w:t>，则离散 Fréchet 距离定义为</w:t>
      </w:r>
      <w:r w:rsidRPr="00647ADF">
        <w:rPr>
          <w:rFonts w:hint="eastAsia"/>
        </w:rPr>
        <w:t>：</w:t>
      </w:r>
    </w:p>
    <w:p w14:paraId="644DAE31" w14:textId="7FD97500" w:rsidR="00647ADF" w:rsidRPr="00AA69C4" w:rsidRDefault="00314F43" w:rsidP="00A748F4">
      <w:pPr>
        <w:pStyle w:val="13"/>
        <w:ind w:firstLine="400"/>
        <w:rPr>
          <w:sz w:val="20"/>
          <w:szCs w:val="20"/>
        </w:rPr>
      </w:pPr>
      <m:oMathPara>
        <m:oMath>
          <m:eqArr>
            <m:eqArrPr>
              <m:maxDist m:val="1"/>
              <m:ctrlPr>
                <w:rPr>
                  <w:rFonts w:ascii="Cambria Math" w:hAnsi="Cambria Math"/>
                  <w:i/>
                  <w:sz w:val="20"/>
                  <w:szCs w:val="20"/>
                </w:rPr>
              </m:ctrlPr>
            </m:eqArrPr>
            <m:e>
              <m:sSub>
                <m:sSubPr>
                  <m:ctrlPr>
                    <w:rPr>
                      <w:rFonts w:ascii="Cambria Math" w:hAnsi="Cambria Math"/>
                      <w:sz w:val="20"/>
                      <w:szCs w:val="20"/>
                    </w:rPr>
                  </m:ctrlPr>
                </m:sSubPr>
                <m:e>
                  <m:r>
                    <w:rPr>
                      <w:rFonts w:ascii="Cambria Math" w:hAnsi="Cambria Math"/>
                      <w:sz w:val="20"/>
                      <w:szCs w:val="20"/>
                    </w:rPr>
                    <m:t>d</m:t>
                  </m:r>
                </m:e>
                <m:sub>
                  <m:r>
                    <m:rPr>
                      <m:nor/>
                    </m:rPr>
                    <w:rPr>
                      <w:sz w:val="20"/>
                      <w:szCs w:val="20"/>
                    </w:rPr>
                    <m:t>F</m:t>
                  </m:r>
                </m:sub>
              </m:sSub>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P</m:t>
                      </m:r>
                    </m:e>
                    <m:sub>
                      <m:r>
                        <m:rPr>
                          <m:scr m:val="script"/>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P</m:t>
                      </m:r>
                    </m:e>
                    <m:sub>
                      <m:r>
                        <m:rPr>
                          <m:scr m:val="script"/>
                          <m:sty m:val="p"/>
                        </m:rPr>
                        <w:rPr>
                          <w:rFonts w:ascii="Cambria Math" w:hAnsi="Cambria Math"/>
                          <w:sz w:val="20"/>
                          <w:szCs w:val="20"/>
                        </w:rPr>
                        <m:t>j</m:t>
                      </m:r>
                    </m:sub>
                  </m:sSub>
                </m:e>
              </m:d>
              <m:r>
                <m:rPr>
                  <m:sty m:val="p"/>
                </m:rPr>
                <w:rPr>
                  <w:rFonts w:ascii="Cambria Math" w:hAnsi="Cambria Math"/>
                  <w:sz w:val="20"/>
                  <w:szCs w:val="20"/>
                </w:rPr>
                <m:t>=</m:t>
              </m:r>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min</m:t>
                      </m:r>
                    </m:e>
                    <m:lim>
                      <m:r>
                        <m:rPr>
                          <m:sty m:val="p"/>
                        </m:rPr>
                        <w:rPr>
                          <w:rFonts w:ascii="Cambria Math" w:hAnsi="Cambria Math"/>
                          <w:sz w:val="20"/>
                          <w:szCs w:val="20"/>
                        </w:rPr>
                        <m:t>α,β</m:t>
                      </m:r>
                    </m:lim>
                  </m:limLow>
                </m:fName>
                <m:e>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t</m:t>
                          </m:r>
                        </m:lim>
                      </m:limLow>
                    </m:fName>
                    <m:e>
                      <m:d>
                        <m:dPr>
                          <m:begChr m:val="‖"/>
                          <m:endChr m:val="‖"/>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P</m:t>
                              </m:r>
                            </m:e>
                            <m:sub>
                              <m:r>
                                <m:rPr>
                                  <m:scr m:val="script"/>
                                  <m:sty m:val="p"/>
                                </m:rPr>
                                <w:rPr>
                                  <w:rFonts w:ascii="Cambria Math" w:hAnsi="Cambria Math"/>
                                  <w:sz w:val="20"/>
                                  <w:szCs w:val="20"/>
                                </w:rPr>
                                <m:t>i</m:t>
                              </m:r>
                            </m:sub>
                          </m:sSub>
                          <m:d>
                            <m:dPr>
                              <m:ctrlPr>
                                <w:rPr>
                                  <w:rFonts w:ascii="Cambria Math" w:hAnsi="Cambria Math"/>
                                  <w:sz w:val="20"/>
                                  <w:szCs w:val="20"/>
                                </w:rPr>
                              </m:ctrlPr>
                            </m:dPr>
                            <m:e>
                              <m:r>
                                <w:rPr>
                                  <w:rFonts w:ascii="Cambria Math" w:hAnsi="Cambria Math"/>
                                  <w:sz w:val="20"/>
                                  <w:szCs w:val="20"/>
                                </w:rPr>
                                <m:t>α</m:t>
                              </m:r>
                              <m:d>
                                <m:dPr>
                                  <m:ctrlPr>
                                    <w:rPr>
                                      <w:rFonts w:ascii="Cambria Math" w:hAnsi="Cambria Math"/>
                                      <w:sz w:val="20"/>
                                      <w:szCs w:val="20"/>
                                    </w:rPr>
                                  </m:ctrlPr>
                                </m:dPr>
                                <m:e>
                                  <m:r>
                                    <w:rPr>
                                      <w:rFonts w:ascii="Cambria Math" w:hAnsi="Cambria Math"/>
                                      <w:sz w:val="20"/>
                                      <w:szCs w:val="20"/>
                                    </w:rPr>
                                    <m:t>t</m:t>
                                  </m:r>
                                </m:e>
                              </m:d>
                            </m:e>
                          </m:d>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P</m:t>
                              </m:r>
                            </m:e>
                            <m:sub>
                              <m:r>
                                <m:rPr>
                                  <m:scr m:val="script"/>
                                  <m:sty m:val="p"/>
                                </m:rPr>
                                <w:rPr>
                                  <w:rFonts w:ascii="Cambria Math" w:hAnsi="Cambria Math"/>
                                  <w:sz w:val="20"/>
                                  <w:szCs w:val="20"/>
                                </w:rPr>
                                <m:t>j</m:t>
                              </m:r>
                            </m:sub>
                          </m:sSub>
                          <m:d>
                            <m:dPr>
                              <m:ctrlPr>
                                <w:rPr>
                                  <w:rFonts w:ascii="Cambria Math" w:hAnsi="Cambria Math"/>
                                  <w:sz w:val="20"/>
                                  <w:szCs w:val="20"/>
                                </w:rPr>
                              </m:ctrlPr>
                            </m:dPr>
                            <m:e>
                              <m:r>
                                <w:rPr>
                                  <w:rFonts w:ascii="Cambria Math" w:hAnsi="Cambria Math"/>
                                  <w:sz w:val="20"/>
                                  <w:szCs w:val="20"/>
                                </w:rPr>
                                <m:t>β</m:t>
                              </m:r>
                              <m:d>
                                <m:dPr>
                                  <m:ctrlPr>
                                    <w:rPr>
                                      <w:rFonts w:ascii="Cambria Math" w:hAnsi="Cambria Math"/>
                                      <w:sz w:val="20"/>
                                      <w:szCs w:val="20"/>
                                    </w:rPr>
                                  </m:ctrlPr>
                                </m:dPr>
                                <m:e>
                                  <m:r>
                                    <w:rPr>
                                      <w:rFonts w:ascii="Cambria Math" w:hAnsi="Cambria Math"/>
                                      <w:sz w:val="20"/>
                                      <w:szCs w:val="20"/>
                                    </w:rPr>
                                    <m:t>t</m:t>
                                  </m:r>
                                </m:e>
                              </m:d>
                            </m:e>
                          </m:d>
                        </m:e>
                      </m:d>
                    </m:e>
                  </m:func>
                </m:e>
              </m:func>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16</m:t>
                  </m:r>
                </m:e>
              </m:d>
            </m:e>
          </m:eqArr>
        </m:oMath>
      </m:oMathPara>
    </w:p>
    <w:p w14:paraId="132089F6" w14:textId="5E4C2780" w:rsidR="00647ADF" w:rsidRPr="00647ADF" w:rsidRDefault="00647ADF" w:rsidP="00A748F4">
      <w:pPr>
        <w:pStyle w:val="13"/>
        <w:ind w:firstLine="420"/>
      </w:pPr>
      <w:r w:rsidRPr="00647ADF">
        <w:t xml:space="preserve">其中 </w:t>
      </w:r>
      <m:oMath>
        <m:r>
          <m:rPr>
            <m:sty m:val="p"/>
          </m:rPr>
          <w:rPr>
            <w:rFonts w:ascii="Cambria Math" w:hAnsi="Cambria Math"/>
          </w:rPr>
          <m:t>α</m:t>
        </m:r>
      </m:oMath>
      <w:r w:rsidRPr="00647ADF">
        <w:t xml:space="preserve"> 和 </w:t>
      </w:r>
      <m:oMath>
        <m:r>
          <m:rPr>
            <m:sty m:val="p"/>
          </m:rPr>
          <w:rPr>
            <w:rFonts w:ascii="Cambria Math" w:hAnsi="Cambria Math"/>
          </w:rPr>
          <m:t>β</m:t>
        </m:r>
      </m:oMath>
      <w:r w:rsidRPr="00647ADF">
        <w:t xml:space="preserve"> 为两条路径的重参数化函数，保证两条路径按照时间的同步方式进行比较。在本算法中，若</w:t>
      </w:r>
      <w:r w:rsidRPr="00647ADF">
        <w:rPr>
          <w:rFonts w:hint="eastAsia"/>
        </w:rPr>
        <w:t>触发重规划</w:t>
      </w:r>
      <w:r w:rsidRPr="00647ADF">
        <w:t xml:space="preserve">的路径 </w:t>
      </w:r>
      <m:oMath>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i</m:t>
            </m:r>
          </m:sub>
        </m:sSub>
      </m:oMath>
      <w:r w:rsidRPr="00647ADF">
        <w:t xml:space="preserve"> 与其余</w:t>
      </w:r>
      <w:r w:rsidRPr="00647ADF">
        <w:rPr>
          <w:rFonts w:hint="eastAsia"/>
        </w:rPr>
        <w:t>已经固定的</w:t>
      </w:r>
      <w:r w:rsidRPr="00647ADF">
        <w:t xml:space="preserve">簇路径 </w:t>
      </w:r>
      <m:oMath>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j</m:t>
            </m:r>
          </m:sub>
        </m:sSub>
      </m:oMath>
      <w:r w:rsidRPr="00647ADF">
        <w:t xml:space="preserve"> 的 </w:t>
      </w:r>
      <w:bookmarkStart w:id="152" w:name="OLE_LINK11"/>
      <w:r w:rsidRPr="00647ADF">
        <w:t>Fréchet</w:t>
      </w:r>
      <w:bookmarkEnd w:id="152"/>
      <w:r w:rsidRPr="00647ADF">
        <w:t xml:space="preserve"> 距离 </w:t>
      </w:r>
      <m:oMath>
        <m:sSub>
          <m:sSubPr>
            <m:ctrlPr>
              <w:rPr>
                <w:rFonts w:ascii="Cambria Math" w:hAnsi="Cambria Math"/>
              </w:rPr>
            </m:ctrlPr>
          </m:sSubPr>
          <m:e>
            <m:r>
              <w:rPr>
                <w:rFonts w:ascii="Cambria Math" w:hAnsi="Cambria Math"/>
              </w:rPr>
              <m:t>d</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j</m:t>
                </m:r>
              </m:sub>
            </m:sSub>
          </m:e>
        </m:d>
      </m:oMath>
      <w:r w:rsidRPr="00647ADF">
        <w:t xml:space="preserve"> 落在预设的上下界区间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rsidRPr="00647ADF">
        <w:t xml:space="preserve"> 内，则认为</w:t>
      </w:r>
      <w:r w:rsidRPr="00647ADF">
        <w:rPr>
          <w:rFonts w:hint="eastAsia"/>
        </w:rPr>
        <w:t>该新的簇</w:t>
      </w:r>
      <w:r w:rsidRPr="00647ADF">
        <w:t>路径之间保持了合理的空间</w:t>
      </w:r>
      <w:r w:rsidRPr="00647ADF">
        <w:rPr>
          <w:rFonts w:hint="eastAsia"/>
        </w:rPr>
        <w:t>分布</w:t>
      </w:r>
      <w:r w:rsidRPr="00647ADF">
        <w:t xml:space="preserve">；若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47ADF">
        <w:t xml:space="preserve"> 小于下界 </w:t>
      </w:r>
      <m:oMath>
        <m:r>
          <w:rPr>
            <w:rFonts w:ascii="Cambria Math" w:hAnsi="Cambria Math"/>
          </w:rPr>
          <m:t>L</m:t>
        </m:r>
      </m:oMath>
      <w:r w:rsidRPr="00647ADF">
        <w:t>，说明路径之间过于接近，可能导致</w:t>
      </w:r>
      <w:r w:rsidRPr="00647ADF">
        <w:rPr>
          <w:rFonts w:hint="eastAsia"/>
        </w:rPr>
        <w:t>无人机</w:t>
      </w:r>
      <w:r w:rsidRPr="00647ADF">
        <w:t>过度集中</w:t>
      </w:r>
      <w:r w:rsidRPr="00647ADF">
        <w:rPr>
          <w:rFonts w:hint="eastAsia"/>
        </w:rPr>
        <w:t>，计算底层局部规划时容易发生震荡以及无人机碰撞</w:t>
      </w:r>
      <w:r w:rsidRPr="00647ADF">
        <w:t xml:space="preserve">；若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47ADF">
        <w:t xml:space="preserve"> 大于上界 </w:t>
      </w:r>
      <m:oMath>
        <m:r>
          <w:rPr>
            <w:rFonts w:ascii="Cambria Math" w:hAnsi="Cambria Math"/>
          </w:rPr>
          <m:t>U</m:t>
        </m:r>
      </m:oMath>
      <w:r w:rsidRPr="00647ADF">
        <w:t>，则表明路径之间相距过远，</w:t>
      </w:r>
      <w:r w:rsidRPr="00647ADF">
        <w:rPr>
          <w:rFonts w:hint="eastAsia"/>
        </w:rPr>
        <w:t>从而</w:t>
      </w:r>
      <w:r w:rsidRPr="00647ADF">
        <w:t>破坏</w:t>
      </w:r>
      <w:r w:rsidRPr="00647ADF">
        <w:rPr>
          <w:rFonts w:hint="eastAsia"/>
        </w:rPr>
        <w:t>不同簇之间的</w:t>
      </w:r>
      <w:r w:rsidRPr="00647ADF">
        <w:t>网络连通性。</w:t>
      </w:r>
    </w:p>
    <w:p w14:paraId="62595504" w14:textId="404A574E" w:rsidR="00647ADF" w:rsidRPr="00647ADF" w:rsidRDefault="00647ADF" w:rsidP="00A748F4">
      <w:pPr>
        <w:pStyle w:val="13"/>
        <w:ind w:firstLine="420"/>
      </w:pPr>
      <w:r w:rsidRPr="00647ADF">
        <w:t>为适应多簇路径在空间上的布局特性，需要在 Fréchet 距离约束中为不同簇之间的路径</w:t>
      </w:r>
      <w:r w:rsidRPr="00647ADF">
        <w:rPr>
          <w:rFonts w:hint="eastAsia"/>
        </w:rPr>
        <w:t>计算</w:t>
      </w:r>
      <w:r w:rsidRPr="00647ADF">
        <w:t xml:space="preserve">合理的上下界区间 </w:t>
      </w:r>
      <m:oMath>
        <m:d>
          <m:dPr>
            <m:begChr m:val="["/>
            <m:endChr m:val="]"/>
            <m:ctrlPr>
              <w:rPr>
                <w:rFonts w:ascii="Cambria Math" w:hAnsi="Cambria Math"/>
                <w:i/>
              </w:rPr>
            </m:ctrlPr>
          </m:dPr>
          <m:e>
            <m:r>
              <w:rPr>
                <w:rFonts w:ascii="Cambria Math" w:hAnsi="Cambria Math"/>
              </w:rPr>
              <m:t>L, U</m:t>
            </m:r>
          </m:e>
        </m:d>
      </m:oMath>
      <w:r w:rsidRPr="00647ADF">
        <w:t>，以同时保证跨簇的安全</w:t>
      </w:r>
      <w:r w:rsidRPr="00647ADF">
        <w:rPr>
          <w:rFonts w:hint="eastAsia"/>
        </w:rPr>
        <w:t>距离</w:t>
      </w:r>
      <w:r w:rsidRPr="00647ADF">
        <w:t>与整体</w:t>
      </w:r>
      <w:r w:rsidRPr="00647ADF">
        <w:rPr>
          <w:rFonts w:hint="eastAsia"/>
        </w:rPr>
        <w:t>通信</w:t>
      </w:r>
      <w:r w:rsidRPr="00647ADF">
        <w:t>协同性能。本</w:t>
      </w:r>
      <w:r w:rsidRPr="00647ADF">
        <w:rPr>
          <w:rFonts w:hint="eastAsia"/>
        </w:rPr>
        <w:t>文</w:t>
      </w:r>
      <w:r w:rsidRPr="00647ADF">
        <w:t>基于无人机簇规模、单机安全距离以及外部干扰</w:t>
      </w:r>
      <w:r w:rsidRPr="00647ADF">
        <w:rPr>
          <w:rFonts w:hint="eastAsia"/>
        </w:rPr>
        <w:t>半径</w:t>
      </w:r>
      <w:r w:rsidRPr="00647ADF">
        <w:t>等因素，构建了物理意义明确的路径距离上下界设计方法。</w:t>
      </w:r>
    </w:p>
    <w:p w14:paraId="181F7291" w14:textId="697B4DE7" w:rsidR="00647ADF" w:rsidRPr="00647ADF" w:rsidRDefault="00647ADF" w:rsidP="00A748F4">
      <w:pPr>
        <w:pStyle w:val="13"/>
        <w:ind w:firstLine="420"/>
      </w:pPr>
      <w:r w:rsidRPr="00647ADF">
        <w:t xml:space="preserve">首先，下界 </w:t>
      </w:r>
      <m:oMath>
        <m:r>
          <w:rPr>
            <w:rFonts w:ascii="Cambria Math" w:hAnsi="Cambria Math"/>
          </w:rPr>
          <m:t>L</m:t>
        </m:r>
      </m:oMath>
      <w:r w:rsidRPr="00647ADF">
        <w:t xml:space="preserve"> 用于确保不同簇之间在规划过程中保持必要的最小安全距离，避免簇间过度接近导致局部拥挤、链路干扰或碰撞风险。假定簇内部呈准正方形布置，则簇尺度可近似表示为 </w:t>
      </w:r>
      <m:oMath>
        <m:rad>
          <m:radPr>
            <m:degHide m:val="1"/>
            <m:ctrlPr>
              <w:rPr>
                <w:rFonts w:ascii="Cambria Math" w:hAnsi="Cambria Math"/>
              </w:rPr>
            </m:ctrlPr>
          </m:radPr>
          <m:deg>
            <m:ctrlPr>
              <w:rPr>
                <w:rFonts w:ascii="Cambria Math" w:hAnsi="Cambria Math"/>
                <w:i/>
              </w:rPr>
            </m:ctrlPr>
          </m:deg>
          <m:e>
            <m:r>
              <w:rPr>
                <w:rFonts w:ascii="Cambria Math" w:hAnsi="Cambria Math"/>
              </w:rPr>
              <m:t>(K)</m:t>
            </m:r>
          </m:e>
        </m:rad>
        <m:sSub>
          <m:sSubPr>
            <m:ctrlPr>
              <w:rPr>
                <w:rFonts w:ascii="Cambria Math" w:hAnsi="Cambria Math"/>
                <w:i/>
              </w:rPr>
            </m:ctrlPr>
          </m:sSubPr>
          <m:e>
            <m:r>
              <w:rPr>
                <w:rFonts w:ascii="Cambria Math" w:hAnsi="Cambria Math"/>
              </w:rPr>
              <m:t>d</m:t>
            </m:r>
          </m:e>
          <m:sub>
            <m:r>
              <w:rPr>
                <w:rFonts w:ascii="Cambria Math" w:hAnsi="Cambria Math"/>
              </w:rPr>
              <m:t>safe</m:t>
            </m:r>
          </m:sub>
        </m:sSub>
      </m:oMath>
      <w:r w:rsidRPr="00647ADF">
        <w:t>。据此，</w:t>
      </w:r>
      <w:r w:rsidRPr="00647ADF">
        <w:rPr>
          <w:rFonts w:hint="eastAsia"/>
        </w:rPr>
        <w:t>本文将</w:t>
      </w:r>
      <w:r w:rsidRPr="00647ADF">
        <w:t>不同簇路径的最小</w:t>
      </w:r>
      <w:r w:rsidRPr="00647ADF">
        <w:rPr>
          <w:rFonts w:hint="eastAsia"/>
        </w:rPr>
        <w:t>约束</w:t>
      </w:r>
      <w:r w:rsidRPr="00647ADF">
        <w:t>距离设为</w:t>
      </w:r>
    </w:p>
    <w:p w14:paraId="097ADEAD" w14:textId="5DA6CA08" w:rsidR="00647ADF" w:rsidRPr="00647ADF" w:rsidRDefault="00314F43" w:rsidP="00A748F4">
      <w:pPr>
        <w:pStyle w:val="13"/>
        <w:ind w:firstLine="420"/>
      </w:pPr>
      <m:oMathPara>
        <m:oMath>
          <m:eqArr>
            <m:eqArrPr>
              <m:maxDist m:val="1"/>
              <m:ctrlPr>
                <w:rPr>
                  <w:rFonts w:ascii="Cambria Math" w:hAnsi="Cambria Math"/>
                  <w:i/>
                </w:rPr>
              </m:ctrlPr>
            </m:eqArrPr>
            <m:e>
              <m:r>
                <w:rPr>
                  <w:rFonts w:ascii="Cambria Math" w:hAnsi="Cambria Math" w:hint="eastAsia"/>
                </w:rPr>
                <m:t>L=</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ad>
                <m:radPr>
                  <m:degHide m:val="1"/>
                  <m:ctrlPr>
                    <w:rPr>
                      <w:rFonts w:ascii="Cambria Math" w:hAnsi="Cambria Math"/>
                      <w:i/>
                    </w:rPr>
                  </m:ctrlPr>
                </m:radPr>
                <m:deg/>
                <m:e>
                  <m:d>
                    <m:dPr>
                      <m:ctrlPr>
                        <w:rPr>
                          <w:rFonts w:ascii="Cambria Math" w:hAnsi="Cambria Math"/>
                          <w:i/>
                        </w:rPr>
                      </m:ctrlPr>
                    </m:dPr>
                    <m:e>
                      <m:r>
                        <w:rPr>
                          <w:rFonts w:ascii="Cambria Math" w:hAnsi="Cambria Math" w:hint="eastAsia"/>
                        </w:rPr>
                        <m:t>K</m:t>
                      </m:r>
                    </m:e>
                  </m:d>
                </m:e>
              </m:rad>
              <m:sSub>
                <m:sSubPr>
                  <m:ctrlPr>
                    <w:rPr>
                      <w:rFonts w:ascii="Cambria Math" w:hAnsi="Cambria Math"/>
                      <w:i/>
                    </w:rPr>
                  </m:ctrlPr>
                </m:sSubPr>
                <m:e>
                  <m:r>
                    <w:rPr>
                      <w:rFonts w:ascii="Cambria Math" w:hAnsi="Cambria Math"/>
                    </w:rPr>
                    <m:t>d</m:t>
                  </m:r>
                </m:e>
                <m:sub>
                  <m:r>
                    <w:rPr>
                      <w:rFonts w:ascii="Cambria Math" w:hAnsi="Cambria Math" w:hint="eastAsia"/>
                    </w:rPr>
                    <m:t>safe</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
                <w:rPr>
                  <w:rFonts w:ascii="Cambria Math" w:hAnsi="Cambria Math"/>
                </w:rPr>
                <m:t>≥1#</m:t>
              </m:r>
              <m:d>
                <m:dPr>
                  <m:ctrlPr>
                    <w:rPr>
                      <w:rFonts w:ascii="Cambria Math" w:hAnsi="Cambria Math"/>
                      <w:i/>
                    </w:rPr>
                  </m:ctrlPr>
                </m:dPr>
                <m:e>
                  <m:r>
                    <w:rPr>
                      <w:rFonts w:ascii="Cambria Math" w:hAnsi="Cambria Math"/>
                    </w:rPr>
                    <m:t>17</m:t>
                  </m:r>
                </m:e>
              </m:d>
            </m:e>
          </m:eqArr>
        </m:oMath>
      </m:oMathPara>
    </w:p>
    <w:p w14:paraId="49BD3697" w14:textId="57D8D068" w:rsidR="00647ADF" w:rsidRPr="00647ADF" w:rsidRDefault="00647ADF" w:rsidP="00A748F4">
      <w:pPr>
        <w:pStyle w:val="13"/>
        <w:ind w:firstLine="420"/>
      </w:pPr>
      <w:r w:rsidRPr="00647ADF">
        <w:t xml:space="preserve">其中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L</m:t>
            </m:r>
          </m:sub>
        </m:sSub>
      </m:oMath>
      <w:r w:rsidRPr="00647ADF">
        <w:t xml:space="preserve"> 为相关调整系数，用于根据不同安全需求设置必要的安全裕度。</w:t>
      </w:r>
    </w:p>
    <w:p w14:paraId="7AE40AFB" w14:textId="213DD21E" w:rsidR="00647ADF" w:rsidRPr="00647ADF" w:rsidRDefault="00647ADF" w:rsidP="00A748F4">
      <w:pPr>
        <w:pStyle w:val="13"/>
        <w:ind w:firstLine="420"/>
      </w:pPr>
      <w:r w:rsidRPr="00647ADF">
        <w:t xml:space="preserve">上界 </w:t>
      </w:r>
      <m:oMath>
        <m:r>
          <w:rPr>
            <w:rFonts w:ascii="Cambria Math" w:hAnsi="Cambria Math"/>
          </w:rPr>
          <m:t>U</m:t>
        </m:r>
      </m:oMath>
      <w:r w:rsidRPr="00647ADF">
        <w:t xml:space="preserve"> 用于限制跨簇路径的最大</w:t>
      </w:r>
      <w:r w:rsidRPr="00647ADF">
        <w:rPr>
          <w:rFonts w:hint="eastAsia"/>
        </w:rPr>
        <w:t>距离</w:t>
      </w:r>
      <w:r w:rsidRPr="00647ADF">
        <w:t>，从而防止在干扰环境下出现簇间路径</w:t>
      </w:r>
      <w:r w:rsidRPr="00647ADF">
        <w:rPr>
          <w:rFonts w:hint="eastAsia"/>
        </w:rPr>
        <w:t>在遇到干扰时不同的簇分别在干扰的两侧通过，</w:t>
      </w:r>
      <w:r w:rsidRPr="00647ADF">
        <w:t>导致</w:t>
      </w:r>
      <w:r w:rsidRPr="00647ADF">
        <w:rPr>
          <w:rFonts w:hint="eastAsia"/>
        </w:rPr>
        <w:t>簇间通信 难以维持</w:t>
      </w:r>
      <w:r w:rsidRPr="00647ADF">
        <w:t>。</w:t>
      </w:r>
      <w:r w:rsidRPr="00647ADF">
        <w:rPr>
          <w:rFonts w:hint="eastAsia"/>
        </w:rPr>
        <w:t>给定</w:t>
      </w:r>
      <w:r w:rsidRPr="00647ADF">
        <w:t xml:space="preserve">干扰源的有效干扰半径为 </w:t>
      </w:r>
      <m:oMath>
        <m:sSub>
          <m:sSubPr>
            <m:ctrlPr>
              <w:rPr>
                <w:rFonts w:ascii="Cambria Math" w:hAnsi="Cambria Math"/>
                <w:i/>
              </w:rPr>
            </m:ctrlPr>
          </m:sSubPr>
          <m:e>
            <m:r>
              <w:rPr>
                <w:rFonts w:ascii="Cambria Math" w:hAnsi="Cambria Math"/>
              </w:rPr>
              <m:t>J</m:t>
            </m:r>
          </m:e>
          <m:sub>
            <m:r>
              <w:rPr>
                <w:rFonts w:ascii="Cambria Math" w:hAnsi="Cambria Math"/>
              </w:rPr>
              <m:t>r</m:t>
            </m:r>
          </m:sub>
        </m:sSub>
      </m:oMath>
      <w:r w:rsidRPr="00647ADF">
        <w:t>，则</w:t>
      </w:r>
      <w:r w:rsidRPr="00647ADF">
        <w:rPr>
          <w:rFonts w:hint="eastAsia"/>
        </w:rPr>
        <w:t>最大距离约束</w:t>
      </w:r>
      <w:r w:rsidRPr="00647ADF">
        <w:t>由干扰直径决定，</w:t>
      </w:r>
      <w:r w:rsidRPr="00647ADF">
        <w:rPr>
          <w:rFonts w:hint="eastAsia"/>
        </w:rPr>
        <w:t>本文将</w:t>
      </w:r>
      <w:r w:rsidRPr="00647ADF">
        <w:t>上界设为</w:t>
      </w:r>
    </w:p>
    <w:p w14:paraId="19862E01" w14:textId="6ED51B94" w:rsidR="00647ADF" w:rsidRPr="00647ADF" w:rsidRDefault="00314F43" w:rsidP="00A748F4">
      <w:pPr>
        <w:pStyle w:val="13"/>
        <w:ind w:firstLine="420"/>
      </w:pPr>
      <m:oMathPara>
        <m:oMath>
          <m:eqArr>
            <m:eqArrPr>
              <m:maxDist m:val="1"/>
              <m:ctrlPr>
                <w:rPr>
                  <w:rFonts w:ascii="Cambria Math" w:hAnsi="Cambria Math"/>
                  <w:i/>
                </w:rPr>
              </m:ctrlPr>
            </m:eqArrPr>
            <m:e>
              <m:r>
                <w:rPr>
                  <w:rFonts w:ascii="Cambria Math" w:hAnsi="Cambria Math"/>
                </w:rPr>
                <m:t>U=</m:t>
              </m:r>
              <m:sSub>
                <m:sSubPr>
                  <m:ctrlPr>
                    <w:rPr>
                      <w:rFonts w:ascii="Cambria Math" w:hAnsi="Cambria Math"/>
                      <w:i/>
                    </w:rPr>
                  </m:ctrlPr>
                </m:sSubPr>
                <m:e>
                  <m:r>
                    <w:rPr>
                      <w:rFonts w:ascii="Cambria Math" w:hAnsi="Cambria Math"/>
                    </w:rPr>
                    <m:t>α</m:t>
                  </m:r>
                </m:e>
                <m:sub>
                  <m:r>
                    <w:rPr>
                      <w:rFonts w:ascii="Cambria Math" w:hAnsi="Cambria Math"/>
                    </w:rPr>
                    <m:t>U</m:t>
                  </m:r>
                </m:sub>
              </m:sSub>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J</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U</m:t>
                  </m:r>
                </m:sub>
              </m:sSub>
              <m:r>
                <w:rPr>
                  <w:rFonts w:ascii="Cambria Math" w:hAnsi="Cambria Math"/>
                </w:rPr>
                <m:t>≤1#</m:t>
              </m:r>
              <m:d>
                <m:dPr>
                  <m:ctrlPr>
                    <w:rPr>
                      <w:rFonts w:ascii="Cambria Math" w:hAnsi="Cambria Math"/>
                      <w:i/>
                    </w:rPr>
                  </m:ctrlPr>
                </m:dPr>
                <m:e>
                  <m:r>
                    <w:rPr>
                      <w:rFonts w:ascii="Cambria Math" w:hAnsi="Cambria Math"/>
                    </w:rPr>
                    <m:t>18</m:t>
                  </m:r>
                </m:e>
              </m:d>
            </m:e>
          </m:eqArr>
        </m:oMath>
      </m:oMathPara>
    </w:p>
    <w:p w14:paraId="4B9FA8B7" w14:textId="7C1D96FB" w:rsidR="00647ADF" w:rsidRPr="00647ADF" w:rsidRDefault="00647ADF" w:rsidP="00A748F4">
      <w:pPr>
        <w:pStyle w:val="13"/>
        <w:ind w:firstLine="420"/>
      </w:pPr>
      <w:r w:rsidRPr="00647ADF">
        <w:t xml:space="preserve">其中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U</m:t>
            </m:r>
          </m:sub>
        </m:sSub>
        <m:r>
          <w:rPr>
            <w:rFonts w:ascii="Cambria Math" w:hAnsi="Cambria Math"/>
          </w:rPr>
          <m:t>​</m:t>
        </m:r>
      </m:oMath>
      <w:r w:rsidRPr="00647ADF">
        <w:t xml:space="preserve"> 依据任务的通信覆盖需求与抗干扰要求进行</w:t>
      </w:r>
      <w:r w:rsidRPr="00647ADF">
        <w:rPr>
          <w:rFonts w:hint="eastAsia"/>
        </w:rPr>
        <w:t xml:space="preserve">适当调整，以满足 </w:t>
      </w:r>
      <m:oMath>
        <m:r>
          <w:rPr>
            <w:rFonts w:ascii="Cambria Math" w:hAnsi="Cambria Math" w:hint="eastAsia"/>
          </w:rPr>
          <m:t>L</m:t>
        </m:r>
        <m:r>
          <w:rPr>
            <w:rFonts w:ascii="Cambria Math" w:hAnsi="Cambria Math"/>
          </w:rPr>
          <m:t xml:space="preserve"> &lt; U</m:t>
        </m:r>
      </m:oMath>
      <w:r w:rsidRPr="00647ADF">
        <w:rPr>
          <w:rFonts w:hint="eastAsia"/>
        </w:rPr>
        <w:t xml:space="preserve"> 并留有一定的裕度</w:t>
      </w:r>
      <w:r w:rsidRPr="00647ADF">
        <w:t>。</w:t>
      </w:r>
    </w:p>
    <w:p w14:paraId="471851D7" w14:textId="692509D2" w:rsidR="00647ADF" w:rsidRDefault="00647ADF" w:rsidP="00A748F4">
      <w:pPr>
        <w:pStyle w:val="13"/>
        <w:ind w:firstLine="420"/>
      </w:pPr>
      <w:r w:rsidRPr="00647ADF">
        <w:rPr>
          <w:rFonts w:hint="eastAsia"/>
        </w:rPr>
        <w:t>算法执行时，在每轮障碍更新和全局路径检测后，系统都会对重新规划后的簇路径与其他已固定簇路径进行</w:t>
      </w:r>
      <w:r w:rsidRPr="00647ADF">
        <w:t>Fréchet</w:t>
      </w:r>
      <w:r w:rsidRPr="00647ADF">
        <w:rPr>
          <w:rFonts w:hint="eastAsia"/>
        </w:rPr>
        <w:t>距离校验。若与所有已固定的簇路径都满足上述约束条件，则保留当前</w:t>
      </w:r>
      <w:r w:rsidRPr="00647ADF">
        <w:rPr>
          <w:rFonts w:hint="eastAsia"/>
        </w:rPr>
        <w:lastRenderedPageBreak/>
        <w:t>全局规划结果，并加入为已固定的簇路径；若连续重规划次数超过设定阈值，系统将执行全局重新规划，重新为所有簇进行重规划。上述重规划机制确保算法能够动态调整簇间路径结构，使全局路径在复杂城市环境中实时保持合理分布与通信稳定。</w:t>
      </w:r>
    </w:p>
    <w:p w14:paraId="2EF8F1A8" w14:textId="431C8B4C" w:rsidR="00CA7284" w:rsidRPr="00647ADF" w:rsidRDefault="00CA7284" w:rsidP="00CA7284">
      <w:pPr>
        <w:pStyle w:val="00"/>
        <w:numPr>
          <w:ilvl w:val="2"/>
          <w:numId w:val="25"/>
        </w:numPr>
        <w:spacing w:line="360" w:lineRule="auto"/>
        <w:ind w:right="-31" w:firstLineChars="0"/>
        <w:rPr>
          <w:rFonts w:ascii="楷体" w:eastAsia="楷体" w:hAnsi="楷体"/>
          <w:sz w:val="21"/>
          <w:szCs w:val="21"/>
        </w:rPr>
      </w:pPr>
      <w:r w:rsidRPr="00CA7284">
        <w:rPr>
          <w:rFonts w:eastAsia="楷体"/>
          <w:sz w:val="21"/>
          <w:szCs w:val="21"/>
        </w:rPr>
        <w:t>Fréchet</w:t>
      </w:r>
      <w:r w:rsidRPr="00CA7284">
        <w:rPr>
          <w:rFonts w:ascii="楷体" w:eastAsia="楷体" w:hAnsi="楷体" w:hint="eastAsia"/>
          <w:sz w:val="21"/>
          <w:szCs w:val="21"/>
        </w:rPr>
        <w:t>距离约束下的</w:t>
      </w:r>
      <w:r w:rsidRPr="00CA7284">
        <w:rPr>
          <w:rFonts w:eastAsia="楷体"/>
          <w:sz w:val="21"/>
          <w:szCs w:val="21"/>
        </w:rPr>
        <w:t>RRT*</w:t>
      </w:r>
      <w:r w:rsidRPr="00CA7284">
        <w:rPr>
          <w:rFonts w:ascii="楷体" w:eastAsia="楷体" w:hAnsi="楷体" w:hint="eastAsia"/>
          <w:sz w:val="21"/>
          <w:szCs w:val="21"/>
        </w:rPr>
        <w:t>全局路径规划</w:t>
      </w:r>
    </w:p>
    <w:p w14:paraId="61D8061E" w14:textId="3D368815" w:rsidR="00647ADF" w:rsidRPr="00647ADF" w:rsidRDefault="00647ADF" w:rsidP="00A748F4">
      <w:pPr>
        <w:pStyle w:val="13"/>
        <w:ind w:firstLine="420"/>
      </w:pPr>
      <w:r w:rsidRPr="00AA69C4">
        <w:t>在单簇</w:t>
      </w:r>
      <w:r w:rsidR="00AA69C4" w:rsidRPr="00AA69C4">
        <w:rPr>
          <w:rFonts w:hint="eastAsia"/>
        </w:rPr>
        <w:t xml:space="preserve"> </w:t>
      </w:r>
      <w:r w:rsidRPr="00AA69C4">
        <w:t>RRT*</w:t>
      </w:r>
      <w:r w:rsidR="00AA69C4" w:rsidRPr="00AA69C4">
        <w:t xml:space="preserve"> </w:t>
      </w:r>
      <w:r w:rsidRPr="00AA69C4">
        <w:t>全局路径搜索方法与簇间Fréchet</w:t>
      </w:r>
      <w:r w:rsidR="00AA69C4">
        <w:rPr>
          <w:rFonts w:hint="eastAsia"/>
        </w:rPr>
        <w:t xml:space="preserve"> </w:t>
      </w:r>
      <w:r w:rsidRPr="00647ADF">
        <w:t>距离约束机制的基础上，本文进一步构建了二者协同运行的</w:t>
      </w:r>
      <w:r w:rsidR="00AA69C4">
        <w:rPr>
          <w:rFonts w:hint="eastAsia"/>
        </w:rPr>
        <w:t xml:space="preserve"> </w:t>
      </w:r>
      <w:r w:rsidRPr="00AA69C4">
        <w:rPr>
          <w:rFonts w:hint="eastAsia"/>
        </w:rPr>
        <w:t>C</w:t>
      </w:r>
      <w:r w:rsidRPr="00AA69C4">
        <w:t>-RRT*</w:t>
      </w:r>
      <w:r w:rsidR="00AA69C4">
        <w:t xml:space="preserve"> </w:t>
      </w:r>
      <w:r w:rsidRPr="00647ADF">
        <w:t xml:space="preserve">全局路径规划算法。具体而言，各无人机簇在簇内层面独立执行 </w:t>
      </w:r>
      <w:r w:rsidRPr="00AA69C4">
        <w:t>RRT*</w:t>
      </w:r>
      <w:r w:rsidR="00AA69C4">
        <w:t xml:space="preserve"> </w:t>
      </w:r>
      <w:r w:rsidRPr="00647ADF">
        <w:t>路径搜索，仅依赖自身的起始与目标簇中心以及共享的环境感知信息，从而保证单簇全局路径的可行性与渐进优化性；在此基础上，簇间层面对各簇生成的候选路径进行</w:t>
      </w:r>
      <w:r w:rsidR="00AA69C4">
        <w:rPr>
          <w:rFonts w:hint="eastAsia"/>
        </w:rPr>
        <w:t xml:space="preserve"> </w:t>
      </w:r>
      <w:r w:rsidRPr="00AA69C4">
        <w:t>Fréchet</w:t>
      </w:r>
      <w:r w:rsidR="00AA69C4">
        <w:t xml:space="preserve"> </w:t>
      </w:r>
      <w:r w:rsidRPr="00647ADF">
        <w:t>距离校验，用于评估不同簇路径之间的空间分布是否满足预设的安全与通信约束。当某一簇路径在簇间层面违反距离约束或因环境更新失效时，簇间约束机制并不直接干预其路径生成过程，而是以约束判定结果的形式反馈至簇内规划层，仅触发对应簇的全局路径重规划。其余簇的已验证路径保持不变，</w:t>
      </w:r>
      <w:r w:rsidRPr="00647ADF">
        <w:rPr>
          <w:rFonts w:hint="eastAsia"/>
        </w:rPr>
        <w:t>防止全局路径频繁更新带来的额外开销，</w:t>
      </w:r>
      <w:r w:rsidRPr="00647ADF">
        <w:t>并作为约束参考参与后续路径校验。通过簇内独立优化</w:t>
      </w:r>
      <w:r w:rsidRPr="00647ADF">
        <w:rPr>
          <w:rFonts w:hint="eastAsia"/>
        </w:rPr>
        <w:t>—</w:t>
      </w:r>
      <w:r w:rsidRPr="00647ADF">
        <w:t>簇间约束</w:t>
      </w:r>
      <w:r w:rsidRPr="00647ADF">
        <w:rPr>
          <w:rFonts w:hint="eastAsia"/>
        </w:rPr>
        <w:t>校验—</w:t>
      </w:r>
      <w:r w:rsidRPr="00647ADF">
        <w:t>簇级局部重规划的交互机制，算法在避免集中式全局重规划的同时，实现了多簇路径的协同调整与稳定演化。</w:t>
      </w:r>
    </w:p>
    <w:p w14:paraId="2414B678" w14:textId="20EC3476" w:rsidR="00CA7284" w:rsidRDefault="00647ADF" w:rsidP="00A748F4">
      <w:pPr>
        <w:pStyle w:val="13"/>
        <w:ind w:firstLine="420"/>
      </w:pPr>
      <w:r w:rsidRPr="00647ADF">
        <w:t xml:space="preserve">在上述交互机制下形成的基于 </w:t>
      </w:r>
      <w:r w:rsidRPr="00AA69C4">
        <w:t xml:space="preserve">Fréchet </w:t>
      </w:r>
      <w:r w:rsidRPr="00647ADF">
        <w:t xml:space="preserve">距离约束的 </w:t>
      </w:r>
      <w:r w:rsidRPr="00AA69C4">
        <w:t>C-RRT*</w:t>
      </w:r>
      <w:r w:rsidRPr="00647ADF">
        <w:t xml:space="preserve"> 全局路径规划整体流程如算法1所示。</w:t>
      </w:r>
    </w:p>
    <w:tbl>
      <w:tblPr>
        <w:tblStyle w:val="affb"/>
        <w:tblW w:w="4535" w:type="dxa"/>
        <w:tblLook w:val="04A0" w:firstRow="1" w:lastRow="0" w:firstColumn="1" w:lastColumn="0" w:noHBand="0" w:noVBand="1"/>
      </w:tblPr>
      <w:tblGrid>
        <w:gridCol w:w="4535"/>
      </w:tblGrid>
      <w:tr w:rsidR="00BC29A8" w:rsidRPr="00C11947" w14:paraId="70A250C7" w14:textId="77777777" w:rsidTr="00BC29A8">
        <w:trPr>
          <w:cnfStyle w:val="100000000000" w:firstRow="1" w:lastRow="0" w:firstColumn="0" w:lastColumn="0" w:oddVBand="0" w:evenVBand="0" w:oddHBand="0" w:evenHBand="0" w:firstRowFirstColumn="0" w:firstRowLastColumn="0" w:lastRowFirstColumn="0" w:lastRowLastColumn="0"/>
        </w:trPr>
        <w:tc>
          <w:tcPr>
            <w:tcW w:w="4535" w:type="dxa"/>
          </w:tcPr>
          <w:p w14:paraId="31C86A49" w14:textId="123FB275" w:rsidR="00BC29A8" w:rsidRPr="00C11947" w:rsidRDefault="00BC29A8" w:rsidP="009F7D90">
            <w:pPr>
              <w:spacing w:line="360" w:lineRule="auto"/>
              <w:rPr>
                <w:rFonts w:ascii="宋体" w:hAnsi="宋体"/>
                <w:color w:val="000000"/>
                <w:sz w:val="15"/>
                <w:szCs w:val="15"/>
              </w:rPr>
            </w:pPr>
            <w:r w:rsidRPr="00C11947">
              <w:rPr>
                <w:rFonts w:ascii="宋体" w:hAnsi="宋体" w:hint="eastAsia"/>
                <w:color w:val="000000"/>
                <w:sz w:val="15"/>
                <w:szCs w:val="15"/>
              </w:rPr>
              <w:t>算法1 基于 Fréchet</w:t>
            </w:r>
            <w:r w:rsidRPr="00C11947">
              <w:rPr>
                <w:rFonts w:ascii="宋体" w:hAnsi="宋体"/>
                <w:color w:val="000000"/>
                <w:sz w:val="15"/>
                <w:szCs w:val="15"/>
              </w:rPr>
              <w:t xml:space="preserve"> </w:t>
            </w:r>
            <w:r w:rsidRPr="00C11947">
              <w:rPr>
                <w:rFonts w:ascii="宋体" w:hAnsi="宋体" w:hint="eastAsia"/>
                <w:color w:val="000000"/>
                <w:sz w:val="15"/>
                <w:szCs w:val="15"/>
              </w:rPr>
              <w:t>距离约束的C-RRT* 全局规划算法</w:t>
            </w:r>
          </w:p>
        </w:tc>
      </w:tr>
      <w:tr w:rsidR="00BC29A8" w:rsidRPr="00C11947" w14:paraId="1493355F" w14:textId="77777777" w:rsidTr="00BC29A8">
        <w:tc>
          <w:tcPr>
            <w:tcW w:w="4535" w:type="dxa"/>
          </w:tcPr>
          <w:p w14:paraId="1E01CF77" w14:textId="17DC806C" w:rsidR="00BC29A8" w:rsidRPr="00C11947" w:rsidRDefault="00BC29A8" w:rsidP="009F7D90">
            <w:pPr>
              <w:spacing w:line="360" w:lineRule="auto"/>
              <w:rPr>
                <w:rFonts w:ascii="宋体" w:hAnsi="宋体"/>
                <w:color w:val="000000"/>
                <w:sz w:val="15"/>
                <w:szCs w:val="15"/>
              </w:rPr>
            </w:pPr>
            <w:r w:rsidRPr="00C11947">
              <w:rPr>
                <w:rFonts w:ascii="宋体" w:hAnsi="宋体" w:hint="eastAsia"/>
                <w:color w:val="000000"/>
                <w:sz w:val="15"/>
                <w:szCs w:val="15"/>
              </w:rPr>
              <w:t>输入：</w:t>
            </w:r>
            <w:r w:rsidRPr="00C11947">
              <w:rPr>
                <w:rFonts w:ascii="宋体" w:hAnsi="宋体"/>
                <w:color w:val="000000"/>
                <w:sz w:val="15"/>
                <w:szCs w:val="15"/>
              </w:rPr>
              <w:t>无人机</w:t>
            </w:r>
            <w:r w:rsidRPr="00C11947">
              <w:rPr>
                <w:rFonts w:ascii="宋体" w:hAnsi="宋体" w:hint="eastAsia"/>
                <w:color w:val="000000"/>
                <w:sz w:val="15"/>
                <w:szCs w:val="15"/>
              </w:rPr>
              <w:t>各</w:t>
            </w:r>
            <w:r w:rsidRPr="00C11947">
              <w:rPr>
                <w:rFonts w:ascii="宋体" w:hAnsi="宋体"/>
                <w:color w:val="000000"/>
                <w:sz w:val="15"/>
                <w:szCs w:val="15"/>
              </w:rPr>
              <w:t>簇集合</w:t>
            </w:r>
            <w:r w:rsidRPr="00C11947">
              <w:rPr>
                <w:rFonts w:ascii="宋体" w:hAnsi="宋体" w:hint="eastAsia"/>
                <w:color w:val="000000"/>
                <w:sz w:val="15"/>
                <w:szCs w:val="15"/>
              </w:rPr>
              <w:t xml:space="preserve"> </w:t>
            </w:r>
            <m:oMath>
              <m:sSub>
                <m:sSubPr>
                  <m:ctrlPr>
                    <w:rPr>
                      <w:rFonts w:ascii="Cambria Math" w:hAnsi="Cambria Math"/>
                      <w:i/>
                      <w:color w:val="000000"/>
                      <w:sz w:val="15"/>
                      <w:szCs w:val="15"/>
                    </w:rPr>
                  </m:ctrlPr>
                </m:sSubPr>
                <m:e>
                  <m:r>
                    <w:rPr>
                      <w:rFonts w:ascii="Cambria Math" w:hAnsi="Cambria Math"/>
                      <w:color w:val="000000"/>
                      <w:sz w:val="15"/>
                      <w:szCs w:val="15"/>
                    </w:rPr>
                    <m:t>C</m:t>
                  </m:r>
                </m:e>
                <m:sub>
                  <m:r>
                    <w:rPr>
                      <w:rFonts w:ascii="Cambria Math" w:hAnsi="Cambria Math"/>
                      <w:color w:val="000000"/>
                      <w:sz w:val="15"/>
                      <w:szCs w:val="15"/>
                    </w:rPr>
                    <m:t>i</m:t>
                  </m:r>
                </m:sub>
              </m:sSub>
            </m:oMath>
            <w:r w:rsidRPr="00C11947">
              <w:rPr>
                <w:rFonts w:ascii="宋体" w:hAnsi="宋体"/>
                <w:color w:val="000000"/>
                <w:sz w:val="15"/>
                <w:szCs w:val="15"/>
              </w:rPr>
              <w:t>，</w:t>
            </w:r>
            <w:r w:rsidRPr="00C11947">
              <w:rPr>
                <w:rFonts w:ascii="宋体" w:hAnsi="宋体" w:cstheme="minorBidi"/>
                <w:color w:val="000000"/>
                <w:sz w:val="15"/>
                <w:szCs w:val="15"/>
                <w14:ligatures w14:val="standardContextual"/>
              </w:rPr>
              <w:t>无人机</w:t>
            </w:r>
            <w:r w:rsidRPr="00C11947">
              <w:rPr>
                <w:rFonts w:ascii="宋体" w:hAnsi="宋体" w:cstheme="minorBidi" w:hint="eastAsia"/>
                <w:color w:val="000000"/>
                <w:sz w:val="15"/>
                <w:szCs w:val="15"/>
                <w14:ligatures w14:val="standardContextual"/>
              </w:rPr>
              <w:t>起始</w:t>
            </w:r>
            <w:r w:rsidRPr="00C11947">
              <w:rPr>
                <w:rFonts w:ascii="宋体" w:hAnsi="宋体" w:hint="eastAsia"/>
                <w:color w:val="000000"/>
                <w:sz w:val="15"/>
                <w:szCs w:val="15"/>
              </w:rPr>
              <w:t>位置</w:t>
            </w:r>
            <w:r w:rsidRPr="00C11947">
              <w:rPr>
                <w:rFonts w:ascii="宋体" w:hAnsi="宋体"/>
                <w:color w:val="000000"/>
                <w:sz w:val="15"/>
                <w:szCs w:val="15"/>
              </w:rPr>
              <w:t xml:space="preserve">集合 </w:t>
            </w:r>
            <m:oMath>
              <m:sSub>
                <m:sSubPr>
                  <m:ctrlPr>
                    <w:rPr>
                      <w:rFonts w:ascii="Cambria Math" w:hAnsi="Cambria Math"/>
                      <w:i/>
                      <w:color w:val="000000"/>
                      <w:kern w:val="0"/>
                      <w:sz w:val="15"/>
                      <w:szCs w:val="15"/>
                    </w:rPr>
                  </m:ctrlPr>
                </m:sSubPr>
                <m:e>
                  <m:r>
                    <m:rPr>
                      <m:scr m:val="script"/>
                    </m:rPr>
                    <w:rPr>
                      <w:rFonts w:ascii="Cambria Math" w:hAnsi="Cambria Math" w:cstheme="minorBidi"/>
                      <w:color w:val="000000"/>
                      <w:sz w:val="15"/>
                      <w:szCs w:val="15"/>
                      <w14:ligatures w14:val="standardContextual"/>
                    </w:rPr>
                    <m:t>O</m:t>
                  </m:r>
                </m:e>
                <m:sub>
                  <m:r>
                    <w:rPr>
                      <w:rFonts w:ascii="Cambria Math" w:hAnsi="Cambria Math" w:cstheme="minorBidi"/>
                      <w:color w:val="000000"/>
                      <w:sz w:val="15"/>
                      <w:szCs w:val="15"/>
                      <w14:ligatures w14:val="standardContextual"/>
                    </w:rPr>
                    <m:t>start</m:t>
                  </m:r>
                </m:sub>
              </m:sSub>
            </m:oMath>
            <w:r w:rsidRPr="00C11947">
              <w:rPr>
                <w:rFonts w:ascii="宋体" w:hAnsi="宋体"/>
                <w:color w:val="000000"/>
                <w:sz w:val="15"/>
                <w:szCs w:val="15"/>
              </w:rPr>
              <w:t>，目标集合</w:t>
            </w:r>
            <w:r w:rsidR="002645E5">
              <w:rPr>
                <w:rFonts w:ascii="宋体" w:hAnsi="宋体" w:hint="eastAsia"/>
                <w:color w:val="000000"/>
                <w:sz w:val="15"/>
                <w:szCs w:val="15"/>
              </w:rPr>
              <w:t xml:space="preserve"> </w:t>
            </w:r>
            <m:oMath>
              <m:sSub>
                <m:sSubPr>
                  <m:ctrlPr>
                    <w:rPr>
                      <w:rFonts w:ascii="Cambria Math" w:hAnsi="Cambria Math"/>
                      <w:i/>
                      <w:color w:val="000000"/>
                      <w:kern w:val="0"/>
                      <w:sz w:val="15"/>
                      <w:szCs w:val="15"/>
                    </w:rPr>
                  </m:ctrlPr>
                </m:sSubPr>
                <m:e>
                  <m:r>
                    <m:rPr>
                      <m:scr m:val="script"/>
                    </m:rPr>
                    <w:rPr>
                      <w:rFonts w:ascii="Cambria Math" w:hAnsi="Cambria Math" w:cstheme="minorBidi"/>
                      <w:color w:val="000000"/>
                      <w:sz w:val="15"/>
                      <w:szCs w:val="15"/>
                      <w14:ligatures w14:val="standardContextual"/>
                    </w:rPr>
                    <m:t>O</m:t>
                  </m:r>
                </m:e>
                <m:sub>
                  <m:r>
                    <w:rPr>
                      <w:rFonts w:ascii="Cambria Math" w:hAnsi="Cambria Math" w:cstheme="minorBidi"/>
                      <w:color w:val="000000"/>
                      <w:sz w:val="15"/>
                      <w:szCs w:val="15"/>
                      <w14:ligatures w14:val="standardContextual"/>
                    </w:rPr>
                    <m:t>target</m:t>
                  </m:r>
                </m:sub>
              </m:sSub>
            </m:oMath>
            <w:r w:rsidRPr="00C11947">
              <w:rPr>
                <w:rFonts w:ascii="宋体" w:hAnsi="宋体"/>
                <w:color w:val="000000"/>
                <w:sz w:val="15"/>
                <w:szCs w:val="15"/>
              </w:rPr>
              <w:t>，</w:t>
            </w:r>
            <w:r w:rsidRPr="00C11947">
              <w:rPr>
                <w:rFonts w:ascii="宋体" w:hAnsi="宋体" w:cstheme="minorBidi" w:hint="eastAsia"/>
                <w:color w:val="000000"/>
                <w:sz w:val="15"/>
                <w:szCs w:val="15"/>
                <w14:ligatures w14:val="standardContextual"/>
              </w:rPr>
              <w:t>初始</w:t>
            </w:r>
            <w:r w:rsidRPr="00C11947">
              <w:rPr>
                <w:rFonts w:ascii="宋体" w:hAnsi="宋体" w:hint="eastAsia"/>
                <w:color w:val="000000"/>
                <w:sz w:val="15"/>
                <w:szCs w:val="15"/>
              </w:rPr>
              <w:t xml:space="preserve">环境信息 </w:t>
            </w:r>
            <m:oMath>
              <m:sSub>
                <m:sSubPr>
                  <m:ctrlPr>
                    <w:rPr>
                      <w:rFonts w:ascii="Cambria Math" w:hAnsi="Cambria Math"/>
                      <w:i/>
                      <w:color w:val="000000"/>
                      <w:sz w:val="15"/>
                      <w:szCs w:val="15"/>
                    </w:rPr>
                  </m:ctrlPr>
                </m:sSubPr>
                <m:e>
                  <m:r>
                    <w:rPr>
                      <w:rFonts w:ascii="Cambria Math" w:hAnsi="Cambria Math"/>
                      <w:color w:val="000000"/>
                      <w:sz w:val="15"/>
                      <w:szCs w:val="15"/>
                    </w:rPr>
                    <m:t>M</m:t>
                  </m:r>
                </m:e>
                <m:sub>
                  <m:r>
                    <w:rPr>
                      <w:rFonts w:ascii="Cambria Math" w:hAnsi="Cambria Math" w:cstheme="minorBidi"/>
                      <w:color w:val="000000"/>
                      <w:sz w:val="15"/>
                      <w:szCs w:val="15"/>
                      <w14:ligatures w14:val="standardContextual"/>
                    </w:rPr>
                    <m:t>0</m:t>
                  </m:r>
                </m:sub>
              </m:sSub>
            </m:oMath>
            <w:r w:rsidRPr="00C11947">
              <w:rPr>
                <w:rFonts w:ascii="MS Gothic" w:eastAsia="MS Gothic" w:hAnsi="MS Gothic" w:cs="MS Gothic" w:hint="eastAsia"/>
                <w:color w:val="000000"/>
                <w:sz w:val="15"/>
                <w:szCs w:val="15"/>
              </w:rPr>
              <w:t>​</w:t>
            </w:r>
            <w:r w:rsidRPr="00C11947">
              <w:rPr>
                <w:rFonts w:ascii="宋体" w:hAnsi="宋体"/>
                <w:color w:val="000000"/>
                <w:sz w:val="15"/>
                <w:szCs w:val="15"/>
              </w:rPr>
              <w:t>，RRT*</w:t>
            </w:r>
            <w:r w:rsidRPr="00C11947">
              <w:rPr>
                <w:rFonts w:ascii="宋体" w:hAnsi="宋体" w:hint="eastAsia"/>
                <w:color w:val="000000"/>
                <w:sz w:val="15"/>
                <w:szCs w:val="15"/>
              </w:rPr>
              <w:t>规划</w:t>
            </w:r>
            <w:r w:rsidRPr="00C11947">
              <w:rPr>
                <w:rFonts w:ascii="宋体" w:hAnsi="宋体"/>
                <w:color w:val="000000"/>
                <w:sz w:val="15"/>
                <w:szCs w:val="15"/>
              </w:rPr>
              <w:t xml:space="preserve">步长 </w:t>
            </w:r>
            <m:oMath>
              <m:sSub>
                <m:sSubPr>
                  <m:ctrlPr>
                    <w:rPr>
                      <w:rFonts w:ascii="Cambria Math" w:hAnsi="Cambria Math"/>
                      <w:i/>
                      <w:color w:val="000000"/>
                      <w:sz w:val="15"/>
                      <w:szCs w:val="15"/>
                    </w:rPr>
                  </m:ctrlPr>
                </m:sSubPr>
                <m:e>
                  <m:r>
                    <w:rPr>
                      <w:rFonts w:ascii="Cambria Math" w:hAnsi="Cambria Math"/>
                      <w:color w:val="000000"/>
                      <w:sz w:val="15"/>
                      <w:szCs w:val="15"/>
                    </w:rPr>
                    <m:t>d</m:t>
                  </m:r>
                </m:e>
                <m:sub>
                  <m:r>
                    <w:rPr>
                      <w:rFonts w:ascii="Cambria Math" w:hAnsi="Cambria Math"/>
                      <w:color w:val="000000"/>
                      <w:sz w:val="15"/>
                      <w:szCs w:val="15"/>
                    </w:rPr>
                    <m:t>step</m:t>
                  </m:r>
                </m:sub>
              </m:sSub>
            </m:oMath>
            <w:r w:rsidRPr="00C11947">
              <w:rPr>
                <w:rFonts w:ascii="宋体" w:hAnsi="宋体"/>
                <w:color w:val="000000"/>
                <w:sz w:val="15"/>
                <w:szCs w:val="15"/>
              </w:rPr>
              <w:t xml:space="preserve"> </w:t>
            </w:r>
            <w:r w:rsidRPr="00C11947">
              <w:rPr>
                <w:rFonts w:ascii="MS Gothic" w:eastAsia="MS Gothic" w:hAnsi="MS Gothic" w:cs="MS Gothic" w:hint="eastAsia"/>
                <w:color w:val="000000"/>
                <w:sz w:val="15"/>
                <w:szCs w:val="15"/>
              </w:rPr>
              <w:t>​</w:t>
            </w:r>
            <w:r w:rsidRPr="00C11947">
              <w:rPr>
                <w:rFonts w:ascii="宋体" w:hAnsi="宋体"/>
                <w:color w:val="000000"/>
                <w:sz w:val="15"/>
                <w:szCs w:val="15"/>
              </w:rPr>
              <w:t>，距离约束上下界</w:t>
            </w:r>
            <m:oMath>
              <m:d>
                <m:dPr>
                  <m:begChr m:val="["/>
                  <m:endChr m:val="]"/>
                  <m:ctrlPr>
                    <w:rPr>
                      <w:rFonts w:ascii="Cambria Math" w:hAnsi="Cambria Math"/>
                      <w:i/>
                      <w:color w:val="000000"/>
                      <w:sz w:val="15"/>
                      <w:szCs w:val="15"/>
                    </w:rPr>
                  </m:ctrlPr>
                </m:dPr>
                <m:e>
                  <m:r>
                    <w:rPr>
                      <w:rFonts w:ascii="Cambria Math" w:hAnsi="Cambria Math"/>
                      <w:color w:val="000000"/>
                      <w:sz w:val="15"/>
                      <w:szCs w:val="15"/>
                    </w:rPr>
                    <m:t>L,U</m:t>
                  </m:r>
                </m:e>
              </m:d>
            </m:oMath>
          </w:p>
          <w:p w14:paraId="4680D4BB" w14:textId="77777777" w:rsidR="00BC29A8" w:rsidRPr="00C11947" w:rsidRDefault="00BC29A8" w:rsidP="009F7D90">
            <w:pPr>
              <w:spacing w:line="360" w:lineRule="auto"/>
              <w:rPr>
                <w:rFonts w:ascii="宋体" w:hAnsi="宋体"/>
                <w:i/>
                <w:color w:val="000000"/>
                <w:sz w:val="15"/>
                <w:szCs w:val="15"/>
              </w:rPr>
            </w:pPr>
            <w:r w:rsidRPr="00C11947">
              <w:rPr>
                <w:rFonts w:ascii="宋体" w:hAnsi="宋体" w:hint="eastAsia"/>
                <w:color w:val="000000"/>
                <w:sz w:val="15"/>
                <w:szCs w:val="15"/>
              </w:rPr>
              <w:t>输出：</w:t>
            </w:r>
            <w:r w:rsidRPr="00C11947">
              <w:rPr>
                <w:rFonts w:ascii="宋体" w:hAnsi="宋体"/>
                <w:color w:val="000000"/>
                <w:sz w:val="15"/>
                <w:szCs w:val="15"/>
              </w:rPr>
              <w:t>各簇</w:t>
            </w:r>
            <w:r w:rsidRPr="00C11947">
              <w:rPr>
                <w:rFonts w:ascii="宋体" w:hAnsi="宋体" w:hint="eastAsia"/>
                <w:color w:val="000000"/>
                <w:sz w:val="15"/>
                <w:szCs w:val="15"/>
              </w:rPr>
              <w:t>实时</w:t>
            </w:r>
            <w:r w:rsidRPr="00C11947">
              <w:rPr>
                <w:rFonts w:ascii="宋体" w:hAnsi="宋体"/>
                <w:color w:val="000000"/>
                <w:sz w:val="15"/>
                <w:szCs w:val="15"/>
              </w:rPr>
              <w:t>全局参考路径集合</w:t>
            </w:r>
            <w:r w:rsidRPr="00C11947">
              <w:rPr>
                <w:rFonts w:ascii="宋体" w:hAnsi="宋体" w:hint="eastAsia"/>
                <w:color w:val="000000"/>
                <w:sz w:val="15"/>
                <w:szCs w:val="15"/>
              </w:rPr>
              <w:t xml:space="preserve"> </w:t>
            </w:r>
            <m:oMath>
              <m:r>
                <m:rPr>
                  <m:scr m:val="script"/>
                </m:rPr>
                <w:rPr>
                  <w:rFonts w:ascii="Cambria Math" w:hAnsi="Cambria Math" w:cstheme="minorBidi"/>
                  <w:color w:val="000000"/>
                  <w:sz w:val="15"/>
                  <w:szCs w:val="15"/>
                  <w14:ligatures w14:val="standardContextual"/>
                </w:rPr>
                <m:t>P</m:t>
              </m:r>
              <m:d>
                <m:dPr>
                  <m:begChr m:val="（"/>
                  <m:endChr m:val="）"/>
                  <m:ctrlPr>
                    <w:rPr>
                      <w:rFonts w:ascii="Cambria Math" w:hAnsi="Cambria Math" w:cstheme="minorBidi"/>
                      <w:i/>
                      <w:color w:val="000000"/>
                      <w:sz w:val="15"/>
                      <w:szCs w:val="15"/>
                      <w14:ligatures w14:val="standardContextual"/>
                    </w:rPr>
                  </m:ctrlPr>
                </m:dPr>
                <m:e>
                  <m:r>
                    <w:rPr>
                      <w:rFonts w:ascii="Cambria Math" w:hAnsi="Cambria Math" w:cstheme="minorBidi" w:hint="eastAsia"/>
                      <w:color w:val="000000"/>
                      <w:sz w:val="15"/>
                      <w:szCs w:val="15"/>
                      <w14:ligatures w14:val="standardContextual"/>
                    </w:rPr>
                    <m:t>t</m:t>
                  </m:r>
                </m:e>
              </m:d>
            </m:oMath>
          </w:p>
          <w:p w14:paraId="576DF53B" w14:textId="7777777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初始化各簇中心 </w:t>
            </w:r>
            <m:oMath>
              <m:sSub>
                <m:sSubPr>
                  <m:ctrlPr>
                    <w:rPr>
                      <w:rFonts w:ascii="Cambria Math" w:hAnsi="Cambria Math"/>
                      <w:sz w:val="15"/>
                      <w:szCs w:val="15"/>
                    </w:rPr>
                  </m:ctrlPr>
                </m:sSubPr>
                <m:e>
                  <m:r>
                    <w:rPr>
                      <w:rFonts w:ascii="Cambria Math" w:hAnsi="Cambria Math" w:hint="eastAsia"/>
                      <w:sz w:val="15"/>
                      <w:szCs w:val="15"/>
                    </w:rPr>
                    <m:t>s</m:t>
                  </m:r>
                </m:e>
                <m:sub>
                  <m:r>
                    <w:rPr>
                      <w:rFonts w:ascii="Cambria Math" w:hAnsi="Cambria Math" w:hint="eastAsia"/>
                      <w:sz w:val="15"/>
                      <w:szCs w:val="15"/>
                    </w:rPr>
                    <m:t>i</m:t>
                  </m:r>
                </m:sub>
              </m:sSub>
            </m:oMath>
            <w:r w:rsidRPr="00C11947">
              <w:rPr>
                <w:rFonts w:ascii="宋体" w:hAnsi="宋体" w:hint="eastAsia"/>
                <w:sz w:val="15"/>
                <w:szCs w:val="15"/>
              </w:rPr>
              <w:t xml:space="preserve"> 与目标 </w:t>
            </w:r>
            <m:oMath>
              <m:sSub>
                <m:sSubPr>
                  <m:ctrlPr>
                    <w:rPr>
                      <w:rFonts w:ascii="Cambria Math" w:hAnsi="Cambria Math"/>
                      <w:i/>
                      <w:sz w:val="15"/>
                      <w:szCs w:val="15"/>
                    </w:rPr>
                  </m:ctrlPr>
                </m:sSubPr>
                <m:e>
                  <m:r>
                    <w:rPr>
                      <w:rFonts w:ascii="Cambria Math" w:hAnsi="Cambria Math"/>
                      <w:sz w:val="15"/>
                      <w:szCs w:val="15"/>
                    </w:rPr>
                    <m:t>g</m:t>
                  </m:r>
                </m:e>
                <m:sub>
                  <m:r>
                    <w:rPr>
                      <w:rFonts w:ascii="Cambria Math" w:hAnsi="Cambria Math"/>
                      <w:sz w:val="15"/>
                      <w:szCs w:val="15"/>
                    </w:rPr>
                    <m:t>i</m:t>
                  </m:r>
                </m:sub>
              </m:sSub>
            </m:oMath>
          </w:p>
          <w:p w14:paraId="3065B678" w14:textId="7777777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while 未满足所有簇到达目标区域 do</w:t>
            </w:r>
          </w:p>
          <w:p w14:paraId="4915F1DC" w14:textId="77777777"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r w:rsidRPr="002645E5">
              <w:rPr>
                <w:rFonts w:ascii="宋体" w:hAnsi="宋体"/>
                <w:sz w:val="15"/>
                <w:szCs w:val="15"/>
              </w:rPr>
              <w:t xml:space="preserve"> </w:t>
            </w:r>
            <w:r w:rsidRPr="002645E5">
              <w:rPr>
                <w:rFonts w:ascii="宋体" w:hAnsi="宋体" w:hint="eastAsia"/>
                <w:sz w:val="15"/>
                <w:szCs w:val="15"/>
              </w:rPr>
              <w:t>←</w:t>
            </w:r>
            <w:r w:rsidRPr="002645E5">
              <w:rPr>
                <w:rFonts w:ascii="宋体" w:hAnsi="宋体"/>
                <w:sz w:val="15"/>
                <w:szCs w:val="15"/>
              </w:rPr>
              <w:t xml:space="preserve"> </w:t>
            </w:r>
            <w:r w:rsidRPr="002645E5">
              <w:rPr>
                <w:rFonts w:ascii="MS Gothic" w:eastAsia="MS Gothic" w:hAnsi="MS Gothic" w:cs="MS Gothic" w:hint="eastAsia"/>
                <w:sz w:val="15"/>
                <w:szCs w:val="15"/>
              </w:rPr>
              <w:t>∅</w:t>
            </w:r>
            <w:r w:rsidRPr="002645E5">
              <w:rPr>
                <w:rFonts w:ascii="宋体" w:hAnsi="宋体"/>
                <w:sz w:val="15"/>
                <w:szCs w:val="15"/>
              </w:rPr>
              <w:t xml:space="preserve"> ，</w:t>
            </w:r>
            <m:oMath>
              <m:r>
                <w:rPr>
                  <w:rFonts w:ascii="Cambria Math" w:hAnsi="Cambria Math"/>
                  <w:sz w:val="15"/>
                  <w:szCs w:val="15"/>
                </w:rPr>
                <m:t>P</m:t>
              </m:r>
            </m:oMath>
            <w:r w:rsidRPr="002645E5">
              <w:rPr>
                <w:rFonts w:ascii="宋体" w:hAnsi="宋体"/>
                <w:sz w:val="15"/>
                <w:szCs w:val="15"/>
              </w:rPr>
              <w:t xml:space="preserve"> </w:t>
            </w:r>
            <w:r w:rsidRPr="002645E5">
              <w:rPr>
                <w:rFonts w:ascii="宋体" w:hAnsi="宋体" w:hint="eastAsia"/>
                <w:sz w:val="15"/>
                <w:szCs w:val="15"/>
              </w:rPr>
              <w:t>←</w:t>
            </w:r>
            <w:r w:rsidRPr="002645E5">
              <w:rPr>
                <w:rFonts w:ascii="宋体" w:hAnsi="宋体"/>
                <w:sz w:val="15"/>
                <w:szCs w:val="15"/>
              </w:rPr>
              <w:t xml:space="preserve"> </w:t>
            </w:r>
            <w:r w:rsidRPr="002645E5">
              <w:rPr>
                <w:rFonts w:ascii="MS Gothic" w:eastAsia="MS Gothic" w:hAnsi="MS Gothic" w:cs="MS Gothic" w:hint="eastAsia"/>
                <w:sz w:val="15"/>
                <w:szCs w:val="15"/>
              </w:rPr>
              <w:t>∅</w:t>
            </w:r>
            <w:r w:rsidRPr="002645E5">
              <w:rPr>
                <w:rFonts w:ascii="宋体" w:hAnsi="宋体"/>
                <w:sz w:val="15"/>
                <w:szCs w:val="15"/>
              </w:rPr>
              <w:t xml:space="preserve"> </w:t>
            </w:r>
          </w:p>
          <w:p w14:paraId="69EC5DB6" w14:textId="77777777"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w:r w:rsidRPr="002645E5">
              <w:rPr>
                <w:rFonts w:ascii="宋体" w:hAnsi="宋体" w:hint="eastAsia"/>
                <w:sz w:val="15"/>
                <w:szCs w:val="15"/>
              </w:rPr>
              <w:t xml:space="preserve">for 每个簇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oMath>
            <w:r w:rsidRPr="002645E5">
              <w:rPr>
                <w:rFonts w:ascii="宋体" w:hAnsi="宋体" w:hint="eastAsia"/>
                <w:sz w:val="15"/>
                <w:szCs w:val="15"/>
              </w:rPr>
              <w:t xml:space="preserve"> 顺序执行:</w:t>
            </w:r>
          </w:p>
          <w:p w14:paraId="2BD3F253" w14:textId="27A975AC"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w:r w:rsidR="002645E5">
              <w:rPr>
                <w:rFonts w:ascii="宋体" w:hAnsi="宋体"/>
                <w:sz w:val="15"/>
                <w:szCs w:val="15"/>
              </w:rPr>
              <w:t xml:space="preserve">      </w:t>
            </w:r>
            <w:r w:rsidR="002645E5" w:rsidRPr="002645E5">
              <w:rPr>
                <w:rFonts w:ascii="宋体" w:hAnsi="宋体"/>
                <w:sz w:val="15"/>
                <w:szCs w:val="15"/>
              </w:rPr>
              <w:t>I</w:t>
            </w:r>
            <w:r w:rsidRPr="002645E5">
              <w:rPr>
                <w:rFonts w:ascii="宋体" w:hAnsi="宋体"/>
                <w:sz w:val="15"/>
                <w:szCs w:val="15"/>
              </w:rPr>
              <w:t>f</w:t>
            </w:r>
            <w:r w:rsidR="002645E5">
              <w:rPr>
                <w:rFonts w:ascii="宋体" w:hAnsi="宋体"/>
                <w:sz w:val="15"/>
                <w:szCs w:val="15"/>
              </w:rPr>
              <w:t xml:space="preserve"> </w:t>
            </w:r>
            <w:r w:rsidRPr="002645E5">
              <w:rPr>
                <w:rFonts w:ascii="宋体" w:hAnsi="宋体" w:hint="eastAsia"/>
                <w:sz w:val="15"/>
                <w:szCs w:val="15"/>
              </w:rPr>
              <w:t>R</w:t>
            </w:r>
            <w:r w:rsidRPr="002645E5">
              <w:rPr>
                <w:rFonts w:ascii="宋体" w:hAnsi="宋体"/>
                <w:sz w:val="15"/>
                <w:szCs w:val="15"/>
              </w:rPr>
              <w:t>RT* 路径</w:t>
            </w:r>
            <w:r w:rsidRPr="002645E5">
              <w:rPr>
                <w:rFonts w:ascii="宋体" w:hAnsi="宋体"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i</m:t>
                  </m:r>
                </m:sub>
              </m:sSub>
            </m:oMath>
            <w:r w:rsidRPr="002645E5">
              <w:rPr>
                <w:rFonts w:ascii="宋体" w:hAnsi="宋体" w:hint="eastAsia"/>
                <w:sz w:val="15"/>
                <w:szCs w:val="15"/>
              </w:rPr>
              <w:t xml:space="preserve"> </w:t>
            </w:r>
            <w:r w:rsidRPr="002645E5">
              <w:rPr>
                <w:rFonts w:ascii="宋体" w:hAnsi="宋体"/>
                <w:sz w:val="15"/>
                <w:szCs w:val="15"/>
              </w:rPr>
              <w:t>为空或</w:t>
            </w:r>
            <w:r w:rsidRPr="002645E5">
              <w:rPr>
                <w:rFonts w:ascii="宋体" w:hAnsi="宋体" w:hint="eastAsia"/>
                <w:sz w:val="15"/>
                <w:szCs w:val="15"/>
              </w:rPr>
              <w:t xml:space="preserve">和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hint="eastAsia"/>
                      <w:sz w:val="15"/>
                      <w:szCs w:val="15"/>
                    </w:rPr>
                    <m:t>t</m:t>
                  </m:r>
                </m:sub>
              </m:sSub>
            </m:oMath>
            <w:r w:rsidRPr="002645E5">
              <w:rPr>
                <w:rFonts w:ascii="宋体" w:hAnsi="宋体" w:hint="eastAsia"/>
                <w:sz w:val="15"/>
                <w:szCs w:val="15"/>
              </w:rPr>
              <w:t xml:space="preserve"> 中当前建筑物碰撞或</w:t>
            </w:r>
            <w:r w:rsidR="002645E5">
              <w:rPr>
                <w:rFonts w:ascii="宋体" w:hAnsi="宋体" w:hint="eastAsia"/>
                <w:sz w:val="15"/>
                <w:szCs w:val="15"/>
              </w:rPr>
              <w:t xml:space="preserve"> </w:t>
            </w:r>
            <w:r w:rsidRPr="002645E5">
              <w:rPr>
                <w:rFonts w:ascii="宋体" w:hAnsi="宋体" w:hint="eastAsia"/>
                <w:sz w:val="15"/>
                <w:szCs w:val="15"/>
              </w:rPr>
              <w:t>到达下一目标点范围</w:t>
            </w:r>
          </w:p>
          <w:p w14:paraId="7D042082" w14:textId="3B52A13A"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t xml:space="preserve">           </w:t>
            </w:r>
            <w:r w:rsidR="002645E5">
              <w:rPr>
                <w:rFonts w:ascii="宋体" w:hAnsi="宋体"/>
                <w:sz w:val="15"/>
                <w:szCs w:val="15"/>
              </w:rPr>
              <w:t xml:space="preserve">  </w:t>
            </w:r>
            <w:r w:rsidRPr="00C11947">
              <w:rPr>
                <w:rFonts w:ascii="宋体" w:hAnsi="宋体"/>
                <w:sz w:val="15"/>
                <w:szCs w:val="15"/>
              </w:rPr>
              <w:t>将其加入</w:t>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p>
          <w:p w14:paraId="22600A92" w14:textId="63C6B308"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002645E5">
              <w:rPr>
                <w:rFonts w:ascii="宋体" w:hAnsi="宋体"/>
                <w:sz w:val="15"/>
                <w:szCs w:val="15"/>
              </w:rPr>
              <w:t xml:space="preserve">      </w:t>
            </w:r>
            <w:r w:rsidRPr="00C11947">
              <w:rPr>
                <w:rFonts w:ascii="宋体" w:hAnsi="宋体"/>
                <w:sz w:val="15"/>
                <w:szCs w:val="15"/>
              </w:rPr>
              <w:t xml:space="preserve">else </w:t>
            </w:r>
            <w:r w:rsidRPr="00C11947">
              <w:rPr>
                <w:rFonts w:ascii="宋体" w:hAnsi="宋体" w:hint="eastAsia"/>
                <w:sz w:val="15"/>
                <w:szCs w:val="15"/>
              </w:rPr>
              <w:t>加入</w:t>
            </w:r>
            <m:oMath>
              <m:r>
                <w:rPr>
                  <w:rFonts w:ascii="Cambria Math" w:hAnsi="Cambria Math"/>
                  <w:sz w:val="15"/>
                  <w:szCs w:val="15"/>
                </w:rPr>
                <m:t>P</m:t>
              </m:r>
            </m:oMath>
          </w:p>
          <w:p w14:paraId="598259E1" w14:textId="2CD79CDF"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w:t>
            </w:r>
            <w:r w:rsidR="002645E5">
              <w:rPr>
                <w:rFonts w:ascii="宋体" w:hAnsi="宋体"/>
                <w:sz w:val="15"/>
                <w:szCs w:val="15"/>
              </w:rPr>
              <w:t xml:space="preserve">      </w:t>
            </w:r>
            <w:r w:rsidRPr="00C11947">
              <w:rPr>
                <w:rFonts w:ascii="宋体" w:hAnsi="宋体"/>
                <w:sz w:val="15"/>
                <w:szCs w:val="15"/>
              </w:rPr>
              <w:t>end if</w:t>
            </w:r>
          </w:p>
          <w:p w14:paraId="78BEFA94" w14:textId="7B0E01AB"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for</w:t>
            </w:r>
          </w:p>
          <w:p w14:paraId="51A00AE8" w14:textId="2AFDE4F3"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for 每个簇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r>
                <m:rPr>
                  <m:sty m:val="p"/>
                </m:rPr>
                <w:rPr>
                  <w:rFonts w:ascii="Cambria Math" w:hAnsi="Cambria Math"/>
                  <w:sz w:val="15"/>
                  <w:szCs w:val="15"/>
                </w:rPr>
                <m:t xml:space="preserve"> ∈ </m:t>
              </m:r>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r w:rsidRPr="00C11947">
              <w:rPr>
                <w:rFonts w:ascii="宋体" w:hAnsi="宋体" w:hint="eastAsia"/>
                <w:sz w:val="15"/>
                <w:szCs w:val="15"/>
              </w:rPr>
              <w:t xml:space="preserve"> 顺序执行:</w:t>
            </w:r>
          </w:p>
          <w:p w14:paraId="03CF4BF7" w14:textId="6BFFF71F"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生成随机采样点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rand</m:t>
                  </m:r>
                </m:sub>
              </m:sSub>
            </m:oMath>
          </w:p>
          <w:p w14:paraId="42A1E280" w14:textId="55B86449"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寻找最近路径点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near</m:t>
                  </m:r>
                </m:sub>
              </m:sSub>
            </m:oMath>
            <w:r w:rsidRPr="00C11947">
              <w:rPr>
                <w:rFonts w:ascii="宋体" w:hAnsi="宋体" w:hint="eastAsia"/>
                <w:sz w:val="15"/>
                <w:szCs w:val="15"/>
              </w:rPr>
              <w:t xml:space="preserve"> ← </w:t>
            </w:r>
            <m:oMath>
              <m:r>
                <w:rPr>
                  <w:rFonts w:ascii="Cambria Math" w:hAnsi="Cambria Math" w:hint="eastAsia"/>
                  <w:sz w:val="15"/>
                  <w:szCs w:val="15"/>
                </w:rPr>
                <m:t>Nearest</m:t>
              </m:r>
              <m:d>
                <m:dPr>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r>
                    <m:rPr>
                      <m:sty m:val="p"/>
                    </m:rPr>
                    <w:rPr>
                      <w:rFonts w:ascii="Cambria Math" w:hAnsi="Cambria Math" w:hint="eastAsia"/>
                      <w:sz w:val="15"/>
                      <w:szCs w:val="15"/>
                    </w:rPr>
                    <m:t>,</m:t>
                  </m:r>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rand</m:t>
                      </m:r>
                    </m:sub>
                  </m:sSub>
                </m:e>
              </m:d>
            </m:oMath>
          </w:p>
          <w:p w14:paraId="577B22F0" w14:textId="1DEC2075"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沿方向扩展 </w:t>
            </w:r>
            <m:oMath>
              <m:sSub>
                <m:sSubPr>
                  <m:ctrlPr>
                    <w:rPr>
                      <w:rFonts w:ascii="Cambria Math" w:hAnsi="Cambria Math"/>
                      <w:sz w:val="15"/>
                      <w:szCs w:val="15"/>
                    </w:rPr>
                  </m:ctrlPr>
                </m:sSubPr>
                <m:e>
                  <m:r>
                    <w:rPr>
                      <w:rFonts w:ascii="Cambria Math" w:hAnsi="Cambria Math"/>
                      <w:sz w:val="15"/>
                      <w:szCs w:val="15"/>
                    </w:rPr>
                    <m:t>d</m:t>
                  </m:r>
                </m:e>
                <m:sub>
                  <m:r>
                    <w:rPr>
                      <w:rFonts w:ascii="Cambria Math" w:hAnsi="Cambria Math"/>
                      <w:sz w:val="15"/>
                      <w:szCs w:val="15"/>
                    </w:rPr>
                    <m:t>step</m:t>
                  </m:r>
                </m:sub>
              </m:sSub>
            </m:oMath>
            <w:r w:rsidRPr="00C11947">
              <w:rPr>
                <w:rFonts w:ascii="宋体" w:hAnsi="宋体" w:hint="eastAsia"/>
                <w:sz w:val="15"/>
                <w:szCs w:val="15"/>
              </w:rPr>
              <w:t xml:space="preserve"> 生成新路径点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new</m:t>
                  </m:r>
                </m:sub>
              </m:sSub>
            </m:oMath>
          </w:p>
          <w:p w14:paraId="29F8343F" w14:textId="15AE7914"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002645E5">
              <w:rPr>
                <w:rFonts w:ascii="宋体" w:hAnsi="宋体"/>
                <w:sz w:val="15"/>
                <w:szCs w:val="15"/>
              </w:rPr>
              <w:t xml:space="preserve"> </w:t>
            </w:r>
            <w:r w:rsidRPr="00C11947">
              <w:rPr>
                <w:rFonts w:ascii="宋体" w:hAnsi="宋体"/>
                <w:sz w:val="15"/>
                <w:szCs w:val="15"/>
              </w:rPr>
              <w:tab/>
            </w:r>
            <w:r w:rsidRPr="00C11947">
              <w:rPr>
                <w:rFonts w:ascii="宋体" w:hAnsi="宋体" w:hint="eastAsia"/>
                <w:sz w:val="15"/>
                <w:szCs w:val="15"/>
              </w:rPr>
              <w:t xml:space="preserve">if </w:t>
            </w:r>
            <m:oMath>
              <m:d>
                <m:dPr>
                  <m:begChr m:val="["/>
                  <m:endChr m:val="]"/>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near</m:t>
                      </m:r>
                    </m:sub>
                  </m:sSub>
                  <m:r>
                    <m:rPr>
                      <m:sty m:val="p"/>
                    </m:rPr>
                    <w:rPr>
                      <w:rFonts w:ascii="Cambria Math" w:hAnsi="Cambria Math" w:hint="eastAsia"/>
                      <w:sz w:val="15"/>
                      <w:szCs w:val="15"/>
                    </w:rPr>
                    <m:t>,</m:t>
                  </m:r>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new</m:t>
                      </m:r>
                    </m:sub>
                  </m:sSub>
                </m:e>
              </m:d>
            </m:oMath>
            <w:r w:rsidRPr="00C11947">
              <w:rPr>
                <w:rFonts w:ascii="宋体" w:hAnsi="宋体" w:hint="eastAsia"/>
                <w:sz w:val="15"/>
                <w:szCs w:val="15"/>
              </w:rPr>
              <w:t xml:space="preserve"> 与障碍物集合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t</m:t>
                  </m:r>
                </m:sub>
              </m:sSub>
            </m:oMath>
            <w:r w:rsidRPr="00C11947">
              <w:rPr>
                <w:rFonts w:ascii="宋体" w:hAnsi="宋体" w:hint="eastAsia"/>
                <w:sz w:val="15"/>
                <w:szCs w:val="15"/>
              </w:rPr>
              <w:t xml:space="preserve"> 不相交 then</w:t>
            </w:r>
          </w:p>
          <w:p w14:paraId="31F90D4F" w14:textId="7777777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Pr="00C11947">
              <w:rPr>
                <w:rFonts w:ascii="宋体" w:hAnsi="宋体" w:hint="eastAsia"/>
                <w:sz w:val="15"/>
                <w:szCs w:val="15"/>
              </w:rPr>
              <w:t xml:space="preserve">加入树结构 </w:t>
            </w:r>
            <m:oMath>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oMath>
            <w:r w:rsidRPr="00C11947">
              <w:rPr>
                <w:rFonts w:ascii="宋体" w:hAnsi="宋体" w:hint="eastAsia"/>
                <w:sz w:val="15"/>
                <w:szCs w:val="15"/>
              </w:rPr>
              <w:t xml:space="preserve"> ← </w:t>
            </w:r>
            <m:oMath>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oMath>
            <w:r w:rsidRPr="00C11947">
              <w:rPr>
                <w:rFonts w:ascii="宋体" w:hAnsi="宋体" w:hint="eastAsia"/>
                <w:sz w:val="15"/>
                <w:szCs w:val="15"/>
              </w:rPr>
              <w:t xml:space="preserve"> ∪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new</m:t>
                  </m:r>
                </m:sub>
              </m:sSub>
            </m:oMath>
          </w:p>
          <w:p w14:paraId="3A8060EC" w14:textId="7C9DC38D"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Pr="00C11947">
              <w:rPr>
                <w:rFonts w:ascii="宋体" w:hAnsi="宋体" w:hint="eastAsia"/>
                <w:sz w:val="15"/>
                <w:szCs w:val="15"/>
              </w:rPr>
              <w:t xml:space="preserve">计算路径代价 </w:t>
            </w:r>
            <m:oMath>
              <m:r>
                <w:rPr>
                  <w:rFonts w:ascii="Cambria Math" w:hAnsi="Cambria Math" w:hint="eastAsia"/>
                  <w:sz w:val="15"/>
                  <w:szCs w:val="15"/>
                </w:rPr>
                <m:t>Cost</m:t>
              </m:r>
              <m:d>
                <m:dPr>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new</m:t>
                      </m:r>
                    </m:sub>
                  </m:sSub>
                </m:e>
              </m:d>
            </m:oMath>
            <w:r w:rsidRPr="00C11947">
              <w:rPr>
                <w:rFonts w:ascii="宋体" w:hAnsi="宋体" w:hint="eastAsia"/>
                <w:sz w:val="15"/>
                <w:szCs w:val="15"/>
              </w:rPr>
              <w:t>，执行重连优化</w:t>
            </w:r>
          </w:p>
          <w:p w14:paraId="6A1313AD" w14:textId="554C9E9F"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if</w:t>
            </w:r>
          </w:p>
          <w:p w14:paraId="78E6BACC" w14:textId="578ACEBE"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002645E5">
              <w:rPr>
                <w:rFonts w:ascii="宋体" w:hAnsi="宋体"/>
                <w:sz w:val="15"/>
                <w:szCs w:val="15"/>
              </w:rPr>
              <w:t xml:space="preserve">  </w:t>
            </w:r>
            <w:r w:rsidRPr="00C11947">
              <w:rPr>
                <w:rFonts w:ascii="宋体" w:hAnsi="宋体"/>
                <w:sz w:val="15"/>
                <w:szCs w:val="15"/>
              </w:rPr>
              <w:tab/>
              <w:t xml:space="preserve">if </w:t>
            </w:r>
            <w:r w:rsidRPr="00C11947">
              <w:rPr>
                <w:rFonts w:ascii="宋体" w:hAnsi="宋体" w:hint="eastAsia"/>
                <w:sz w:val="15"/>
                <w:szCs w:val="15"/>
              </w:rPr>
              <w:t xml:space="preserve">路径 </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hint="eastAsia"/>
                      <w:sz w:val="15"/>
                      <w:szCs w:val="15"/>
                    </w:rPr>
                    <m:t>i</m:t>
                  </m:r>
                </m:sub>
              </m:sSub>
            </m:oMath>
            <w:r w:rsidRPr="00C11947">
              <w:rPr>
                <w:rFonts w:ascii="宋体" w:hAnsi="宋体" w:hint="eastAsia"/>
                <w:sz w:val="15"/>
                <w:szCs w:val="15"/>
              </w:rPr>
              <w:t xml:space="preserve"> 与其他簇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r>
                <m:rPr>
                  <m:sty m:val="p"/>
                </m:rPr>
                <w:rPr>
                  <w:rFonts w:ascii="Cambria Math" w:hAnsi="Cambria Math"/>
                  <w:sz w:val="15"/>
                  <w:szCs w:val="15"/>
                </w:rPr>
                <m:t xml:space="preserve"> ∈ </m:t>
              </m:r>
              <m:r>
                <w:rPr>
                  <w:rFonts w:ascii="Cambria Math" w:hAnsi="Cambria Math"/>
                  <w:sz w:val="15"/>
                  <w:szCs w:val="15"/>
                </w:rPr>
                <m:t>P</m:t>
              </m:r>
            </m:oMath>
            <w:r w:rsidRPr="00C11947">
              <w:rPr>
                <w:rFonts w:ascii="宋体" w:hAnsi="宋体" w:hint="eastAsia"/>
                <w:sz w:val="15"/>
                <w:szCs w:val="15"/>
              </w:rPr>
              <w:t xml:space="preserve"> 的 </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hint="eastAsia"/>
                      <w:sz w:val="15"/>
                      <w:szCs w:val="15"/>
                    </w:rPr>
                    <m:t>j</m:t>
                  </m:r>
                </m:sub>
              </m:sSub>
            </m:oMath>
            <w:r w:rsidRPr="00C11947">
              <w:rPr>
                <w:rFonts w:ascii="宋体" w:hAnsi="宋体" w:hint="eastAsia"/>
                <w:sz w:val="15"/>
                <w:szCs w:val="15"/>
              </w:rPr>
              <w:t xml:space="preserve"> 的 </w:t>
            </w:r>
            <w:r w:rsidRPr="00C11947">
              <w:rPr>
                <w:rFonts w:ascii="宋体" w:hAnsi="宋体"/>
                <w:sz w:val="15"/>
                <w:szCs w:val="15"/>
              </w:rPr>
              <w:t>Fréchet</w:t>
            </w:r>
            <w:r w:rsidRPr="00C11947">
              <w:rPr>
                <w:rFonts w:ascii="宋体" w:hAnsi="宋体" w:hint="eastAsia"/>
                <w:sz w:val="15"/>
                <w:szCs w:val="15"/>
              </w:rPr>
              <w:t xml:space="preserve"> 距离未处于 [L, U] 内</w:t>
            </w:r>
          </w:p>
          <w:p w14:paraId="469913FA" w14:textId="04BE058F"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重新规划</w:t>
            </w:r>
          </w:p>
          <w:p w14:paraId="79A03F00" w14:textId="464E69A5"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if</w:t>
            </w:r>
          </w:p>
          <w:p w14:paraId="139DD365" w14:textId="77777777"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end for</w:t>
            </w:r>
          </w:p>
          <w:p w14:paraId="28C38EDA" w14:textId="7777777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w:t>
            </w:r>
            <w:r w:rsidRPr="00C11947">
              <w:rPr>
                <w:rFonts w:ascii="宋体" w:hAnsi="宋体" w:hint="eastAsia"/>
                <w:sz w:val="15"/>
                <w:szCs w:val="15"/>
              </w:rPr>
              <w:t>输出</w:t>
            </w:r>
            <w:r w:rsidRPr="00C11947">
              <w:rPr>
                <w:rFonts w:ascii="宋体" w:hAnsi="宋体"/>
                <w:sz w:val="15"/>
                <w:szCs w:val="15"/>
              </w:rPr>
              <w:t>各簇的全局参考路径集合</w:t>
            </w:r>
            <m:oMath>
              <m:r>
                <m:rPr>
                  <m:scr m:val="script"/>
                  <m:sty m:val="p"/>
                </m:rPr>
                <w:rPr>
                  <w:rFonts w:ascii="Cambria Math" w:hAnsi="Cambria Math"/>
                  <w:sz w:val="15"/>
                  <w:szCs w:val="15"/>
                </w:rPr>
                <m:t>P</m:t>
              </m:r>
              <m:r>
                <w:rPr>
                  <w:rFonts w:ascii="Cambria Math" w:hAnsi="Cambria Math"/>
                  <w:sz w:val="15"/>
                  <w:szCs w:val="15"/>
                </w:rPr>
                <m:t>(t)</m:t>
              </m:r>
            </m:oMath>
          </w:p>
          <w:p w14:paraId="714C0DC5" w14:textId="358A5B4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执行算法</w:t>
            </w:r>
            <w:r w:rsidRPr="00C11947">
              <w:rPr>
                <w:rFonts w:ascii="宋体" w:hAnsi="宋体" w:hint="eastAsia"/>
                <w:sz w:val="15"/>
                <w:szCs w:val="15"/>
              </w:rPr>
              <w:t xml:space="preserve">2，更新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sz w:val="15"/>
                      <w:szCs w:val="15"/>
                    </w:rPr>
                    <m:t>t+1</m:t>
                  </m:r>
                </m:sub>
              </m:sSub>
            </m:oMath>
            <w:r w:rsidRPr="00C11947">
              <w:rPr>
                <w:rFonts w:ascii="宋体" w:hAnsi="宋体" w:hint="eastAsia"/>
                <w:sz w:val="15"/>
                <w:szCs w:val="15"/>
              </w:rPr>
              <w:t xml:space="preserve"> 和 </w:t>
            </w:r>
            <m:oMath>
              <m:sSub>
                <m:sSubPr>
                  <m:ctrlPr>
                    <w:rPr>
                      <w:rFonts w:ascii="Cambria Math" w:hAnsi="Cambria Math"/>
                      <w:sz w:val="15"/>
                      <w:szCs w:val="15"/>
                    </w:rPr>
                  </m:ctrlPr>
                </m:sSubPr>
                <m:e>
                  <m:r>
                    <m:rPr>
                      <m:scr m:val="script"/>
                      <m:sty m:val="p"/>
                    </m:rPr>
                    <w:rPr>
                      <w:rFonts w:ascii="Cambria Math" w:hAnsi="Cambria Math"/>
                      <w:sz w:val="15"/>
                      <w:szCs w:val="15"/>
                    </w:rPr>
                    <m:t>O</m:t>
                  </m:r>
                </m:e>
                <m:sub>
                  <m:r>
                    <w:rPr>
                      <w:rFonts w:ascii="Cambria Math" w:hAnsi="Cambria Math" w:hint="eastAsia"/>
                      <w:sz w:val="15"/>
                      <w:szCs w:val="15"/>
                    </w:rPr>
                    <m:t>t</m:t>
                  </m:r>
                  <m:r>
                    <w:rPr>
                      <w:rFonts w:ascii="Cambria Math" w:hAnsi="Cambria Math"/>
                      <w:sz w:val="15"/>
                      <w:szCs w:val="15"/>
                    </w:rPr>
                    <m:t>+1</m:t>
                  </m:r>
                </m:sub>
              </m:sSub>
            </m:oMath>
          </w:p>
          <w:p w14:paraId="0DB930D6" w14:textId="77777777" w:rsidR="00BC29A8" w:rsidRPr="00C11947" w:rsidRDefault="00BC29A8" w:rsidP="00BC29A8">
            <w:pPr>
              <w:pStyle w:val="a"/>
              <w:spacing w:line="360" w:lineRule="auto"/>
              <w:rPr>
                <w:rFonts w:ascii="宋体" w:hAnsi="宋体"/>
                <w:color w:val="000000"/>
                <w:sz w:val="15"/>
                <w:szCs w:val="15"/>
              </w:rPr>
            </w:pPr>
            <w:r w:rsidRPr="00C11947">
              <w:rPr>
                <w:rFonts w:ascii="宋体" w:hAnsi="宋体"/>
                <w:sz w:val="15"/>
                <w:szCs w:val="15"/>
              </w:rPr>
              <w:t>end while</w:t>
            </w:r>
          </w:p>
        </w:tc>
      </w:tr>
    </w:tbl>
    <w:p w14:paraId="0A5999CC" w14:textId="78A7B6CA" w:rsidR="00324596" w:rsidRDefault="00324596" w:rsidP="00324596">
      <w:pPr>
        <w:pStyle w:val="00"/>
        <w:spacing w:line="360" w:lineRule="auto"/>
        <w:ind w:right="-31" w:firstLineChars="0" w:firstLine="0"/>
        <w:rPr>
          <w:rFonts w:ascii="黑体" w:eastAsia="黑体" w:hAnsi="黑体"/>
          <w:lang w:eastAsia="zh-CN"/>
        </w:rPr>
      </w:pPr>
      <w:r w:rsidRPr="00364868">
        <w:rPr>
          <w:rFonts w:ascii="黑体" w:eastAsia="黑体" w:hAnsi="黑体" w:hint="eastAsia"/>
        </w:rPr>
        <w:t>2.</w:t>
      </w:r>
      <w:r w:rsidR="00435621">
        <w:rPr>
          <w:rFonts w:ascii="黑体" w:eastAsia="黑体" w:hAnsi="黑体"/>
        </w:rPr>
        <w:t>3</w:t>
      </w:r>
      <w:r w:rsidR="00435621" w:rsidRPr="00435621">
        <w:rPr>
          <w:rFonts w:ascii="黑体" w:eastAsia="黑体" w:hAnsi="黑体" w:hint="eastAsia"/>
          <w:lang w:eastAsia="zh-CN"/>
        </w:rPr>
        <w:t>局部MBST-APF规划</w:t>
      </w:r>
    </w:p>
    <w:p w14:paraId="762D04B5" w14:textId="77777777" w:rsidR="009F5B46" w:rsidRPr="009F5B46" w:rsidRDefault="009F5B46" w:rsidP="009F5B46">
      <w:pPr>
        <w:pStyle w:val="affa"/>
        <w:numPr>
          <w:ilvl w:val="1"/>
          <w:numId w:val="25"/>
        </w:numPr>
        <w:adjustRightInd/>
        <w:spacing w:line="360" w:lineRule="auto"/>
        <w:ind w:rightChars="-13" w:right="-31" w:firstLineChars="0"/>
        <w:jc w:val="both"/>
        <w:textAlignment w:val="center"/>
        <w:rPr>
          <w:rFonts w:eastAsia="楷体"/>
          <w:vanish/>
          <w:kern w:val="0"/>
          <w:sz w:val="21"/>
          <w:szCs w:val="21"/>
          <w:lang w:val="x-none" w:eastAsia="x-none"/>
        </w:rPr>
      </w:pPr>
    </w:p>
    <w:p w14:paraId="3AACDFB1" w14:textId="6074A6BA" w:rsidR="009F5B46" w:rsidRPr="00647ADF" w:rsidRDefault="009F5B46" w:rsidP="009F5B46">
      <w:pPr>
        <w:pStyle w:val="00"/>
        <w:numPr>
          <w:ilvl w:val="2"/>
          <w:numId w:val="25"/>
        </w:numPr>
        <w:spacing w:line="360" w:lineRule="auto"/>
        <w:ind w:right="-31" w:firstLineChars="0"/>
        <w:rPr>
          <w:rFonts w:ascii="楷体" w:eastAsia="楷体" w:hAnsi="楷体"/>
          <w:sz w:val="21"/>
          <w:szCs w:val="21"/>
        </w:rPr>
      </w:pPr>
      <w:r w:rsidRPr="009F5B46">
        <w:rPr>
          <w:rFonts w:eastAsia="楷体" w:hint="eastAsia"/>
          <w:sz w:val="21"/>
          <w:szCs w:val="21"/>
        </w:rPr>
        <w:t>基于</w:t>
      </w:r>
      <w:r w:rsidRPr="009F5B46">
        <w:rPr>
          <w:rFonts w:eastAsia="楷体" w:hint="eastAsia"/>
          <w:sz w:val="21"/>
          <w:szCs w:val="21"/>
        </w:rPr>
        <w:t>MBST</w:t>
      </w:r>
      <w:r w:rsidRPr="009F5B46">
        <w:rPr>
          <w:rFonts w:eastAsia="楷体" w:hint="eastAsia"/>
          <w:sz w:val="21"/>
          <w:szCs w:val="21"/>
        </w:rPr>
        <w:t>的通信主干构建机制</w:t>
      </w:r>
    </w:p>
    <w:p w14:paraId="49BEE5B6" w14:textId="29062915" w:rsidR="009F5B46" w:rsidRPr="00C11947" w:rsidRDefault="009F5B46" w:rsidP="00A748F4">
      <w:pPr>
        <w:pStyle w:val="13"/>
        <w:ind w:firstLine="420"/>
      </w:pPr>
      <w:r w:rsidRPr="00C11947">
        <w:t>本研究在局部规划层引入基于最大 SINR 瓶颈生成树（MBST）的通信主干构建机制，</w:t>
      </w:r>
      <w:r w:rsidRPr="00C11947">
        <w:rPr>
          <w:rFonts w:hint="eastAsia"/>
        </w:rPr>
        <w:t>以最小化网络链路维护难度为目标，实时提</w:t>
      </w:r>
      <w:r w:rsidRPr="00C11947">
        <w:t>取当前通信拓扑中的关键链路，</w:t>
      </w:r>
      <w:r w:rsidRPr="00C11947">
        <w:rPr>
          <w:rFonts w:hint="eastAsia"/>
        </w:rPr>
        <w:t>以</w:t>
      </w:r>
      <w:r w:rsidRPr="00C11947">
        <w:t>显著降低通信保持力的复杂</w:t>
      </w:r>
      <w:r w:rsidRPr="00C11947">
        <w:rPr>
          <w:rFonts w:hint="eastAsia"/>
        </w:rPr>
        <w:t>程度和因维护通信连通而产生的路径开销</w:t>
      </w:r>
      <w:r w:rsidRPr="00C11947">
        <w:t>。</w:t>
      </w:r>
      <w:r w:rsidRPr="00C11947">
        <w:rPr>
          <w:rFonts w:hint="eastAsia"/>
        </w:rPr>
        <w:t>本研究</w:t>
      </w:r>
      <w:r w:rsidRPr="00C11947">
        <w:t>采用</w:t>
      </w:r>
      <w:r w:rsidRPr="00C11947">
        <w:rPr>
          <w:rFonts w:hint="eastAsia"/>
        </w:rPr>
        <w:t>降序</w:t>
      </w:r>
      <w:r w:rsidRPr="00C11947">
        <w:t>Kruskal算法</w:t>
      </w:r>
      <w:r w:rsidRPr="00C11947">
        <w:rPr>
          <w:rFonts w:hint="eastAsia"/>
        </w:rPr>
        <w:t xml:space="preserve">为每一离散时刻 </w:t>
      </w:r>
      <m:oMath>
        <m:r>
          <w:rPr>
            <w:rFonts w:ascii="Cambria Math" w:hAnsi="Cambria Math"/>
          </w:rPr>
          <m:t>t</m:t>
        </m:r>
      </m:oMath>
      <w:r w:rsidRPr="00C11947">
        <w:rPr>
          <w:rFonts w:hint="eastAsia"/>
        </w:rPr>
        <w:t xml:space="preserve"> </w:t>
      </w:r>
      <w:r w:rsidRPr="00C11947">
        <w:t>动态</w:t>
      </w:r>
      <w:r w:rsidRPr="00C11947">
        <w:rPr>
          <w:rFonts w:hint="eastAsia"/>
        </w:rPr>
        <w:t>生成</w:t>
      </w:r>
      <w:r w:rsidRPr="00C11947">
        <w:t>最小</w:t>
      </w:r>
      <w:r w:rsidRPr="00C11947">
        <w:rPr>
          <w:rFonts w:hint="eastAsia"/>
        </w:rPr>
        <w:t>瓶颈</w:t>
      </w:r>
      <w:r w:rsidRPr="00C11947">
        <w:t>生成树</w:t>
      </w:r>
      <w:r w:rsidRPr="00C11947">
        <w:rPr>
          <w:rFonts w:hint="eastAsia"/>
        </w:rPr>
        <w:t xml:space="preserve"> </w:t>
      </w:r>
      <m:oMath>
        <m:r>
          <w:rPr>
            <w:rFonts w:ascii="Cambria Math" w:hAnsi="Cambria Math"/>
          </w:rPr>
          <m:t>MBST</m:t>
        </m:r>
        <m:d>
          <m:dPr>
            <m:ctrlPr>
              <w:rPr>
                <w:rFonts w:ascii="Cambria Math" w:hAnsi="Cambria Math"/>
                <w:i/>
              </w:rPr>
            </m:ctrlPr>
          </m:dPr>
          <m:e>
            <m:r>
              <w:rPr>
                <w:rFonts w:ascii="Cambria Math" w:hAnsi="Cambria Math"/>
              </w:rPr>
              <m:t>t</m:t>
            </m:r>
          </m:e>
        </m:d>
      </m:oMath>
      <w:r w:rsidRPr="00C11947">
        <w:rPr>
          <w:rFonts w:hint="eastAsia"/>
        </w:rPr>
        <w:t>。具体的，</w:t>
      </w:r>
      <w:r w:rsidRPr="00C11947">
        <w:t>系统首先根据当前时刻的信道状态计算所有无人机之间的</w:t>
      </w:r>
      <w:r w:rsidR="00C11947">
        <w:rPr>
          <w:rFonts w:hint="eastAsia"/>
        </w:rPr>
        <w:t xml:space="preserve"> </w:t>
      </w:r>
      <w:r w:rsidRPr="00C11947">
        <w:t xml:space="preserve">SINR，并据此构建加权图 </w:t>
      </w:r>
      <m:oMath>
        <m:r>
          <w:rPr>
            <w:rFonts w:ascii="Cambria Math" w:hAnsi="Cambria Math"/>
          </w:rPr>
          <m:t>G=</m:t>
        </m:r>
        <m:d>
          <m:dPr>
            <m:ctrlPr>
              <w:rPr>
                <w:rFonts w:ascii="Cambria Math" w:hAnsi="Cambria Math"/>
                <w:i/>
              </w:rPr>
            </m:ctrlPr>
          </m:dPr>
          <m:e>
            <m:r>
              <w:rPr>
                <w:rFonts w:ascii="Cambria Math" w:hAnsi="Cambria Math"/>
              </w:rPr>
              <m:t>U,E</m:t>
            </m:r>
          </m:e>
        </m:d>
      </m:oMath>
      <w:r w:rsidRPr="00C11947">
        <w:t xml:space="preserve">，其中节点集合 </w:t>
      </w:r>
      <m:oMath>
        <m:r>
          <w:rPr>
            <w:rFonts w:ascii="Cambria Math" w:hAnsi="Cambria Math"/>
          </w:rPr>
          <m:t>U</m:t>
        </m:r>
      </m:oMath>
      <w:r w:rsidRPr="00C11947">
        <w:t xml:space="preserve"> 表示无人机</w:t>
      </w:r>
      <w:r w:rsidRPr="00C11947">
        <w:rPr>
          <w:rFonts w:hint="eastAsia"/>
        </w:rPr>
        <w:t>节点</w:t>
      </w:r>
      <w:r w:rsidRPr="00C11947">
        <w:t xml:space="preserve">，边集合 </w:t>
      </w:r>
      <m:oMath>
        <m:r>
          <w:rPr>
            <w:rFonts w:ascii="Cambria Math" w:hAnsi="Cambria Math"/>
          </w:rPr>
          <m:t>E</m:t>
        </m:r>
      </m:oMath>
      <w:r w:rsidRPr="00C11947">
        <w:t xml:space="preserve"> 表示节点间可建立的通信链路，每条边的权值定义为 </w:t>
      </w:r>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r>
          <w:rPr>
            <w:rFonts w:ascii="Cambria Math" w:hAnsi="Cambria Math" w:hint="eastAsia"/>
          </w:rPr>
          <m:t>min</m:t>
        </m:r>
        <m:r>
          <w:rPr>
            <w:rFonts w:ascii="Cambria Math" w:hAnsi="Cambria Math"/>
          </w:rPr>
          <m:t>(SIN</m:t>
        </m:r>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,SIN</m:t>
        </m:r>
        <m:sSub>
          <m:sSubPr>
            <m:ctrlPr>
              <w:rPr>
                <w:rFonts w:ascii="Cambria Math" w:hAnsi="Cambria Math"/>
                <w:i/>
              </w:rPr>
            </m:ctrlPr>
          </m:sSubPr>
          <m:e>
            <m:r>
              <w:rPr>
                <w:rFonts w:ascii="Cambria Math" w:hAnsi="Cambria Math"/>
              </w:rPr>
              <m:t>R</m:t>
            </m:r>
          </m:e>
          <m:sub>
            <m:r>
              <w:rPr>
                <w:rFonts w:ascii="Cambria Math" w:hAnsi="Cambria Math"/>
              </w:rPr>
              <m:t>ji</m:t>
            </m:r>
          </m:sub>
        </m:sSub>
      </m:oMath>
      <w:r w:rsidRPr="00C11947">
        <w:rPr>
          <w:rFonts w:hint="eastAsia"/>
          <w:i/>
        </w:rPr>
        <w:t>)</w:t>
      </w:r>
      <w:r w:rsidRPr="00C11947">
        <w:rPr>
          <w:rFonts w:ascii="MS Gothic" w:eastAsia="MS Gothic" w:hAnsi="MS Gothic" w:cs="MS Gothic" w:hint="eastAsia"/>
          <w:i/>
        </w:rPr>
        <w:t>​</w:t>
      </w:r>
      <w:r w:rsidRPr="00C11947">
        <w:t>。</w:t>
      </w:r>
      <w:r w:rsidRPr="00C11947">
        <w:rPr>
          <w:rFonts w:hint="eastAsia"/>
        </w:rPr>
        <w:t>在此基础上执行降序</w:t>
      </w:r>
      <w:r w:rsidRPr="00C11947">
        <w:t>Kruskal算法</w:t>
      </w:r>
      <w:r w:rsidRPr="00C11947">
        <w:rPr>
          <w:rFonts w:hint="eastAsia"/>
        </w:rPr>
        <w:t>的</w:t>
      </w:r>
      <w:r w:rsidRPr="00C11947">
        <w:t>基本步骤如下：</w:t>
      </w:r>
    </w:p>
    <w:p w14:paraId="3B7F5680" w14:textId="77777777" w:rsidR="009F5B46" w:rsidRPr="00C11947" w:rsidRDefault="009F5B46" w:rsidP="00A748F4">
      <w:pPr>
        <w:pStyle w:val="13"/>
        <w:ind w:firstLine="420"/>
      </w:pPr>
      <w:r w:rsidRPr="00C11947">
        <w:rPr>
          <w:rFonts w:hint="eastAsia"/>
        </w:rPr>
        <w:t>1）</w:t>
      </w:r>
      <w:r w:rsidRPr="00C11947">
        <w:t>将所有边按权值</w:t>
      </w:r>
      <w:r w:rsidRPr="00C11947">
        <w:rPr>
          <w:rFonts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Pr="00C11947">
        <w:rPr>
          <w:rFonts w:ascii="MS Gothic" w:eastAsia="MS Gothic" w:hAnsi="MS Gothic" w:cs="MS Gothic" w:hint="eastAsia"/>
        </w:rPr>
        <w:t>​</w:t>
      </w:r>
      <w:r w:rsidRPr="00C11947">
        <w:t xml:space="preserve"> 从</w:t>
      </w:r>
      <w:r w:rsidRPr="00C11947">
        <w:rPr>
          <w:rFonts w:hint="eastAsia"/>
        </w:rPr>
        <w:t>大</w:t>
      </w:r>
      <w:r w:rsidRPr="00C11947">
        <w:t>到</w:t>
      </w:r>
      <w:r w:rsidRPr="00C11947">
        <w:rPr>
          <w:rFonts w:hint="eastAsia"/>
        </w:rPr>
        <w:t>小</w:t>
      </w:r>
      <w:r w:rsidRPr="00C11947">
        <w:t>排序；</w:t>
      </w:r>
    </w:p>
    <w:p w14:paraId="1F264F1C" w14:textId="77777777" w:rsidR="009F5B46" w:rsidRPr="00C11947" w:rsidRDefault="009F5B46" w:rsidP="00A748F4">
      <w:pPr>
        <w:pStyle w:val="13"/>
        <w:ind w:firstLine="420"/>
      </w:pPr>
      <w:r w:rsidRPr="00C11947">
        <w:rPr>
          <w:rFonts w:hint="eastAsia"/>
        </w:rPr>
        <w:t>2）</w:t>
      </w:r>
      <w:r w:rsidRPr="00C11947">
        <w:t xml:space="preserve">初始化森林集合 </w:t>
      </w:r>
      <m:oMath>
        <m:r>
          <w:rPr>
            <w:rFonts w:ascii="Cambria Math" w:hAnsi="Cambria Math"/>
          </w:rPr>
          <m:t>F=</m:t>
        </m:r>
        <m:r>
          <m:rPr>
            <m:lit/>
          </m:rPr>
          <w:rPr>
            <w:rFonts w:ascii="Cambria Math" w:hAnsi="Cambria Math"/>
          </w:rPr>
          <m:t>{</m:t>
        </m:r>
        <m:r>
          <w:rPr>
            <w:rFonts w:ascii="Cambria Math" w:hAnsi="Cambria Math"/>
          </w:rPr>
          <m:t>U</m:t>
        </m:r>
        <m:r>
          <m:rPr>
            <m:lit/>
          </m:rPr>
          <w:rPr>
            <w:rFonts w:ascii="Cambria Math" w:hAnsi="Cambria Math"/>
          </w:rPr>
          <m:t>}</m:t>
        </m:r>
      </m:oMath>
      <w:r w:rsidRPr="00C11947">
        <w:t>，逐条遍历排序后的边；</w:t>
      </w:r>
    </w:p>
    <w:p w14:paraId="1BB59A26" w14:textId="77777777" w:rsidR="009F5B46" w:rsidRPr="00C11947" w:rsidRDefault="009F5B46" w:rsidP="00A748F4">
      <w:pPr>
        <w:pStyle w:val="13"/>
        <w:ind w:firstLine="420"/>
      </w:pPr>
      <w:r w:rsidRPr="00C11947">
        <w:rPr>
          <w:rFonts w:hint="eastAsia"/>
        </w:rPr>
        <w:t>3）</w:t>
      </w:r>
      <w:r w:rsidRPr="00C11947">
        <w:t xml:space="preserve">若当前边 </w:t>
      </w:r>
      <m:oMath>
        <m:d>
          <m:dPr>
            <m:ctrlPr>
              <w:rPr>
                <w:rFonts w:ascii="Cambria Math" w:hAnsi="Cambria Math"/>
                <w:i/>
              </w:rPr>
            </m:ctrlPr>
          </m:dPr>
          <m:e>
            <m:r>
              <w:rPr>
                <w:rFonts w:ascii="Cambria Math" w:hAnsi="Cambria Math"/>
              </w:rPr>
              <m:t>i,j</m:t>
            </m:r>
          </m:e>
        </m:d>
      </m:oMath>
      <w:r w:rsidRPr="00C11947">
        <w:rPr>
          <w:rFonts w:hint="eastAsia"/>
        </w:rPr>
        <w:t xml:space="preserve"> </w:t>
      </w:r>
      <w:r w:rsidRPr="00C11947">
        <w:t xml:space="preserve">连接的两个节点属于不同子集，则将该边加入 </w:t>
      </w:r>
      <m:oMath>
        <m:r>
          <w:rPr>
            <w:rFonts w:ascii="Cambria Math" w:hAnsi="Cambria Math"/>
          </w:rPr>
          <m:t>MBST</m:t>
        </m:r>
        <m:d>
          <m:dPr>
            <m:ctrlPr>
              <w:rPr>
                <w:rFonts w:ascii="Cambria Math" w:hAnsi="Cambria Math"/>
                <w:i/>
              </w:rPr>
            </m:ctrlPr>
          </m:dPr>
          <m:e>
            <m:r>
              <w:rPr>
                <w:rFonts w:ascii="Cambria Math" w:hAnsi="Cambria Math"/>
              </w:rPr>
              <m:t>t</m:t>
            </m:r>
          </m:e>
        </m:d>
      </m:oMath>
      <w:r w:rsidRPr="00C11947">
        <w:t>，并合并对应的子集；</w:t>
      </w:r>
    </w:p>
    <w:p w14:paraId="20E76764" w14:textId="77777777" w:rsidR="009F5B46" w:rsidRPr="00C11947" w:rsidRDefault="009F5B46" w:rsidP="00A748F4">
      <w:pPr>
        <w:pStyle w:val="13"/>
        <w:ind w:firstLine="420"/>
      </w:pPr>
      <w:r w:rsidRPr="00C11947">
        <w:rPr>
          <w:rFonts w:hint="eastAsia"/>
        </w:rPr>
        <w:t>4）</w:t>
      </w:r>
      <w:r w:rsidRPr="00C11947">
        <w:t>重复步骤3，直至所有节点连通。</w:t>
      </w:r>
    </w:p>
    <w:p w14:paraId="68763B05" w14:textId="414186BE" w:rsidR="009F5B46" w:rsidRDefault="009F5B46" w:rsidP="00A748F4">
      <w:pPr>
        <w:pStyle w:val="13"/>
        <w:ind w:firstLine="420"/>
      </w:pPr>
      <w:r w:rsidRPr="00C11947">
        <w:t>该过程确保了在每个时刻生成的</w:t>
      </w:r>
      <w:r w:rsidR="00C11947">
        <w:rPr>
          <w:rFonts w:hint="eastAsia"/>
        </w:rPr>
        <w:t xml:space="preserve"> </w:t>
      </w:r>
      <w:r w:rsidR="00C11947">
        <w:t xml:space="preserve">MBST </w:t>
      </w:r>
      <w:r w:rsidRPr="00C11947">
        <w:t>拥有</w:t>
      </w:r>
      <w:r w:rsidRPr="00C11947">
        <w:rPr>
          <w:rFonts w:hint="eastAsia"/>
        </w:rPr>
        <w:t>易于维护</w:t>
      </w:r>
      <w:r w:rsidRPr="00C11947">
        <w:t>的通信主干网络结构。随着无人机的运动和信道环境的变化，系统</w:t>
      </w:r>
      <w:r w:rsidRPr="00C11947">
        <w:rPr>
          <w:rFonts w:hint="eastAsia"/>
        </w:rPr>
        <w:t>每执行完单步规划会</w:t>
      </w:r>
      <w:r w:rsidRPr="00C11947">
        <w:t xml:space="preserve">重新计算 SINR 并更新 </w:t>
      </w:r>
      <m:oMath>
        <m:r>
          <w:rPr>
            <w:rFonts w:ascii="Cambria Math" w:hAnsi="Cambria Math"/>
          </w:rPr>
          <m:t>MBST</m:t>
        </m:r>
        <m:d>
          <m:dPr>
            <m:ctrlPr>
              <w:rPr>
                <w:rFonts w:ascii="Cambria Math" w:hAnsi="Cambria Math"/>
              </w:rPr>
            </m:ctrlPr>
          </m:dPr>
          <m:e>
            <m:r>
              <w:rPr>
                <w:rFonts w:ascii="Cambria Math" w:hAnsi="Cambria Math"/>
              </w:rPr>
              <m:t>t</m:t>
            </m:r>
          </m:e>
        </m:d>
      </m:oMath>
      <w:r w:rsidRPr="00C11947">
        <w:t>，</w:t>
      </w:r>
      <w:r w:rsidRPr="00C11947">
        <w:rPr>
          <w:rFonts w:hint="eastAsia"/>
        </w:rPr>
        <w:t>为后续的</w:t>
      </w:r>
      <w:r w:rsidR="00C11947">
        <w:rPr>
          <w:rFonts w:hint="eastAsia"/>
        </w:rPr>
        <w:t xml:space="preserve"> </w:t>
      </w:r>
      <w:r w:rsidRPr="00C11947">
        <w:lastRenderedPageBreak/>
        <w:t>APF</w:t>
      </w:r>
      <w:r w:rsidR="00C11947">
        <w:t xml:space="preserve"> </w:t>
      </w:r>
      <w:r w:rsidRPr="00C11947">
        <w:rPr>
          <w:rFonts w:hint="eastAsia"/>
        </w:rPr>
        <w:t>方法的通信保持力计算提供基础。</w:t>
      </w:r>
    </w:p>
    <w:p w14:paraId="14BF709E" w14:textId="7E1CC5E8" w:rsidR="009F5B46" w:rsidRPr="009F5B46" w:rsidRDefault="009F5B46" w:rsidP="009F5B46">
      <w:pPr>
        <w:pStyle w:val="00"/>
        <w:numPr>
          <w:ilvl w:val="2"/>
          <w:numId w:val="25"/>
        </w:numPr>
        <w:spacing w:line="360" w:lineRule="auto"/>
        <w:ind w:right="-31" w:firstLineChars="0"/>
        <w:rPr>
          <w:rFonts w:ascii="楷体" w:eastAsia="楷体" w:hAnsi="楷体"/>
          <w:sz w:val="21"/>
          <w:szCs w:val="21"/>
        </w:rPr>
      </w:pPr>
      <w:r w:rsidRPr="009F5B46">
        <w:rPr>
          <w:rFonts w:eastAsia="楷体" w:hint="eastAsia"/>
          <w:sz w:val="21"/>
          <w:szCs w:val="21"/>
        </w:rPr>
        <w:t>基于</w:t>
      </w:r>
      <w:r w:rsidRPr="00C11947">
        <w:rPr>
          <w:rFonts w:ascii="宋体" w:eastAsia="宋体" w:hAnsi="宋体" w:hint="eastAsia"/>
          <w:sz w:val="21"/>
          <w:szCs w:val="21"/>
        </w:rPr>
        <w:t>MBST</w:t>
      </w:r>
      <w:r w:rsidRPr="009F5B46">
        <w:rPr>
          <w:rFonts w:eastAsia="楷体" w:hint="eastAsia"/>
          <w:sz w:val="21"/>
          <w:szCs w:val="21"/>
        </w:rPr>
        <w:t>的</w:t>
      </w:r>
      <w:r w:rsidRPr="00C11947">
        <w:rPr>
          <w:rFonts w:ascii="宋体" w:eastAsia="宋体" w:hAnsi="宋体" w:hint="eastAsia"/>
          <w:sz w:val="21"/>
          <w:szCs w:val="21"/>
        </w:rPr>
        <w:t>APF</w:t>
      </w:r>
      <w:r w:rsidRPr="009F5B46">
        <w:rPr>
          <w:rFonts w:eastAsia="楷体" w:hint="eastAsia"/>
          <w:sz w:val="21"/>
          <w:szCs w:val="21"/>
        </w:rPr>
        <w:t>局部规划</w:t>
      </w:r>
    </w:p>
    <w:p w14:paraId="4C518B9A" w14:textId="3BF61F07" w:rsidR="009F5B46" w:rsidRPr="00C11947" w:rsidRDefault="009F5B46" w:rsidP="00A748F4">
      <w:pPr>
        <w:pStyle w:val="13"/>
        <w:ind w:firstLine="420"/>
      </w:pPr>
      <w:bookmarkStart w:id="153" w:name="OLE_LINK17"/>
      <w:r w:rsidRPr="00C11947">
        <w:rPr>
          <w:rFonts w:hint="eastAsia"/>
        </w:rPr>
        <w:t>基于</w:t>
      </w:r>
      <w:r w:rsidR="00C11947">
        <w:rPr>
          <w:rFonts w:hint="eastAsia"/>
        </w:rPr>
        <w:t xml:space="preserve"> </w:t>
      </w:r>
      <w:r w:rsidRPr="00C11947">
        <w:rPr>
          <w:rFonts w:hint="eastAsia"/>
        </w:rPr>
        <w:t>M</w:t>
      </w:r>
      <w:r w:rsidRPr="00C11947">
        <w:t>BST</w:t>
      </w:r>
      <w:r w:rsidR="00C11947">
        <w:t xml:space="preserve"> </w:t>
      </w:r>
      <w:r w:rsidRPr="00C11947">
        <w:rPr>
          <w:rFonts w:hint="eastAsia"/>
        </w:rPr>
        <w:t>的</w:t>
      </w:r>
      <w:r w:rsidR="00C11947">
        <w:rPr>
          <w:rFonts w:hint="eastAsia"/>
        </w:rPr>
        <w:t xml:space="preserve"> </w:t>
      </w:r>
      <w:r w:rsidRPr="00C11947">
        <w:rPr>
          <w:rFonts w:hint="eastAsia"/>
        </w:rPr>
        <w:t>A</w:t>
      </w:r>
      <w:r w:rsidRPr="00C11947">
        <w:t>PF</w:t>
      </w:r>
      <w:r w:rsidR="00C11947">
        <w:t xml:space="preserve"> </w:t>
      </w:r>
      <w:r w:rsidRPr="00C11947">
        <w:rPr>
          <w:rFonts w:hint="eastAsia"/>
        </w:rPr>
        <w:t>局部</w:t>
      </w:r>
      <w:r w:rsidRPr="00C11947">
        <w:t>规划通过</w:t>
      </w:r>
      <w:r w:rsidRPr="00C11947">
        <w:rPr>
          <w:rFonts w:hint="eastAsia"/>
        </w:rPr>
        <w:t>基于最大S</w:t>
      </w:r>
      <w:r w:rsidRPr="00C11947">
        <w:t>INR</w:t>
      </w:r>
      <w:r w:rsidR="00C11947">
        <w:t xml:space="preserve"> </w:t>
      </w:r>
      <w:r w:rsidRPr="00C11947">
        <w:rPr>
          <w:rFonts w:hint="eastAsia"/>
        </w:rPr>
        <w:t>瓶颈生成树构建的主干通信保持网络</w:t>
      </w:r>
      <w:r w:rsidRPr="00C11947">
        <w:t>，将局部避障、路径跟随与通信保持等任务转化为可连续求解的力场叠加问题，从而实现无人机的协同控制</w:t>
      </w:r>
      <w:r w:rsidRPr="00C11947">
        <w:rPr>
          <w:rFonts w:hint="eastAsia"/>
        </w:rPr>
        <w:t>，确保无人机在</w:t>
      </w:r>
      <w:r w:rsidRPr="00C11947">
        <w:t>复杂干扰与动态环境下保持</w:t>
      </w:r>
      <w:r w:rsidRPr="00C11947">
        <w:rPr>
          <w:rFonts w:hint="eastAsia"/>
        </w:rPr>
        <w:t>单步</w:t>
      </w:r>
      <w:r w:rsidRPr="00C11947">
        <w:t>路径可行的同时维持通信连通性与运动稳定性。</w:t>
      </w:r>
    </w:p>
    <w:p w14:paraId="6F6568D0" w14:textId="6AAF57C9" w:rsidR="009F5B46" w:rsidRPr="00C11947" w:rsidRDefault="009F5B46" w:rsidP="00A748F4">
      <w:pPr>
        <w:pStyle w:val="13"/>
        <w:ind w:firstLine="420"/>
      </w:pPr>
      <w:r w:rsidRPr="00C11947">
        <w:t xml:space="preserve">在该模型中，每个无人机 </w:t>
      </w:r>
      <m:oMath>
        <m:r>
          <w:rPr>
            <w:rFonts w:ascii="Cambria Math" w:hAnsi="Cambria Math"/>
          </w:rPr>
          <m:t>i</m:t>
        </m:r>
        <m:r>
          <m:rPr>
            <m:sty m:val="p"/>
          </m:rPr>
          <w:rPr>
            <w:rFonts w:ascii="Cambria Math" w:hAnsi="Cambria Math"/>
          </w:rPr>
          <m:t xml:space="preserve"> </m:t>
        </m:r>
      </m:oMath>
      <w:r w:rsidRPr="00C11947">
        <w:rPr>
          <w:rFonts w:hint="eastAsia"/>
        </w:rPr>
        <w:t xml:space="preserve"> </w:t>
      </w:r>
      <w:r w:rsidRPr="00C11947">
        <w:t xml:space="preserve">在时刻 </w:t>
      </w:r>
      <m:oMath>
        <m:r>
          <w:rPr>
            <w:rFonts w:ascii="Cambria Math" w:hAnsi="Cambria Math"/>
          </w:rPr>
          <m:t>t</m:t>
        </m:r>
      </m:oMath>
      <w:r w:rsidRPr="00C11947">
        <w:t xml:space="preserve"> 的总作用力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被分解为三个互补的势场分量：目标导向引力 </w:t>
      </w:r>
      <m:oMath>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w:t>
      </w:r>
      <w:r w:rsidRPr="00C11947">
        <w:rPr>
          <w:rFonts w:hint="eastAsia"/>
        </w:rPr>
        <w:t>碰撞避免</w:t>
      </w:r>
      <w:r w:rsidRPr="00C11947">
        <w:t xml:space="preserve">斥力 </w:t>
      </w:r>
      <m:oMath>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与基于最</w:t>
      </w:r>
      <w:r w:rsidRPr="00C11947">
        <w:rPr>
          <w:rFonts w:hint="eastAsia"/>
        </w:rPr>
        <w:t>大S</w:t>
      </w:r>
      <w:r w:rsidRPr="00C11947">
        <w:t>INR</w:t>
      </w:r>
      <w:r w:rsidRPr="00C11947">
        <w:rPr>
          <w:rFonts w:hint="eastAsia"/>
        </w:rPr>
        <w:t>瓶颈</w:t>
      </w:r>
      <w:r w:rsidRPr="00C11947">
        <w:t>生成树的</w:t>
      </w:r>
      <w:r w:rsidRPr="00C11947">
        <w:rPr>
          <w:rFonts w:hint="eastAsia"/>
        </w:rPr>
        <w:t>连通保持引</w:t>
      </w:r>
      <w:r w:rsidRPr="00C11947">
        <w:t xml:space="preserve">力 </w:t>
      </w:r>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。第 </w:t>
      </w:r>
      <m:oMath>
        <m:r>
          <w:rPr>
            <w:rFonts w:ascii="Cambria Math" w:hAnsi="Cambria Math"/>
          </w:rPr>
          <m:t>i</m:t>
        </m:r>
      </m:oMath>
      <w:r w:rsidRPr="00C11947">
        <w:t xml:space="preserve"> 个无人机在</w:t>
      </w:r>
      <w:r w:rsidRPr="00C11947">
        <w:rPr>
          <w:rFonts w:hint="eastAsia"/>
        </w:rPr>
        <w:t>二</w:t>
      </w:r>
      <w:r w:rsidRPr="00C11947">
        <w:t>维空间中受到的总合力向量</w:t>
      </w:r>
      <w:r w:rsidRPr="00C11947">
        <w:rPr>
          <w:rFonts w:hint="eastAsia"/>
        </w:rPr>
        <w:t>为</w:t>
      </w:r>
      <w:r w:rsidR="00C11947">
        <w:rPr>
          <w:rFonts w:hint="eastAsia"/>
        </w:rPr>
        <w:t>:</w:t>
      </w:r>
    </w:p>
    <w:p w14:paraId="2072D38C" w14:textId="77777777" w:rsidR="009F5B46" w:rsidRPr="00C11947" w:rsidRDefault="00314F43"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 =</m:t>
              </m:r>
              <m:r>
                <w:rPr>
                  <w:rFonts w:ascii="Cambria Math" w:hAnsi="Cambria Math"/>
                </w:rPr>
                <m:t>α</m:t>
              </m:r>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 </m:t>
              </m:r>
              <m:r>
                <w:rPr>
                  <w:rFonts w:ascii="Cambria Math" w:hAnsi="Cambria Math"/>
                </w:rPr>
                <m:t>η</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19</m:t>
                  </m:r>
                </m:e>
              </m:d>
            </m:e>
          </m:eqArr>
        </m:oMath>
      </m:oMathPara>
    </w:p>
    <w:p w14:paraId="702A6F8F" w14:textId="77777777" w:rsidR="009F5B46" w:rsidRPr="00C11947" w:rsidRDefault="009F5B46" w:rsidP="00A748F4">
      <w:pPr>
        <w:pStyle w:val="13"/>
        <w:ind w:firstLine="420"/>
      </w:pPr>
      <w:r w:rsidRPr="00C11947">
        <w:rPr>
          <w:rFonts w:hint="eastAsia"/>
        </w:rPr>
        <w:t>其中，</w:t>
      </w:r>
      <m:oMath>
        <m:r>
          <w:rPr>
            <w:rFonts w:ascii="Cambria Math" w:hAnsi="Cambria Math"/>
          </w:rPr>
          <m:t>α,β,η</m:t>
        </m:r>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Pr="00C11947">
        <w:t xml:space="preserve"> 为吸引力、斥力与</w:t>
      </w:r>
      <w:r w:rsidRPr="00C11947">
        <w:rPr>
          <w:rFonts w:hint="eastAsia"/>
        </w:rPr>
        <w:t>保持</w:t>
      </w:r>
      <w:r w:rsidRPr="00C11947">
        <w:t>力分量的正权重系数，用以反映不同</w:t>
      </w:r>
      <w:r w:rsidRPr="00C11947">
        <w:rPr>
          <w:rFonts w:hint="eastAsia"/>
        </w:rPr>
        <w:t>任务场景</w:t>
      </w:r>
      <w:r w:rsidRPr="00C11947">
        <w:t>下各分量在总合力中的相对重要性。</w:t>
      </w:r>
      <w:r w:rsidRPr="00C11947">
        <w:rPr>
          <w:rFonts w:hint="eastAsia"/>
        </w:rPr>
        <w:t>参考文献</w:t>
      </w:r>
      <w:r w:rsidRPr="00C11947">
        <w:t>[19]</w:t>
      </w:r>
      <w:r w:rsidRPr="00C11947">
        <w:rPr>
          <w:rFonts w:hint="eastAsia"/>
        </w:rPr>
        <w:t>，</w:t>
      </w:r>
      <w:r w:rsidRPr="00C11947">
        <w:t>为体现任务优先级，</w:t>
      </w:r>
      <w:r w:rsidRPr="00C11947">
        <w:rPr>
          <w:rFonts w:hint="eastAsia"/>
        </w:rPr>
        <w:t>参考一般情况下的经验参数，</w:t>
      </w:r>
      <w:r w:rsidRPr="00C11947">
        <w:t>通过数量级控制实现力场作用的分层调节，满足</w:t>
      </w:r>
      <w:r w:rsidRPr="00C11947">
        <w:rPr>
          <w:rFonts w:hint="eastAsia"/>
        </w:rPr>
        <w:t>：</w:t>
      </w:r>
    </w:p>
    <w:p w14:paraId="2706A8A7" w14:textId="77777777" w:rsidR="009F5B46" w:rsidRPr="00C11947" w:rsidRDefault="00314F43" w:rsidP="00A748F4">
      <w:pPr>
        <w:pStyle w:val="13"/>
        <w:ind w:firstLine="420"/>
      </w:pPr>
      <m:oMathPara>
        <m:oMath>
          <m:eqArr>
            <m:eqArrPr>
              <m:maxDist m:val="1"/>
              <m:ctrlPr>
                <w:rPr>
                  <w:rFonts w:ascii="Cambria Math" w:hAnsi="Cambria Math"/>
                  <w:i/>
                </w:rPr>
              </m:ctrlPr>
            </m:eqArrPr>
            <m:e>
              <m:r>
                <w:rPr>
                  <w:rFonts w:ascii="Cambria Math" w:hAnsi="Cambria Math"/>
                </w:rPr>
                <m:t>β</m:t>
              </m:r>
              <m:r>
                <w:rPr>
                  <w:rFonts w:ascii="Cambria Math" w:hAnsi="Cambria Math" w:cs="Cambria Math"/>
                </w:rPr>
                <m:t>≫</m:t>
              </m:r>
              <m:r>
                <w:rPr>
                  <w:rFonts w:ascii="Cambria Math" w:hAnsi="Cambria Math"/>
                </w:rPr>
                <m:t>η≈α#</m:t>
              </m:r>
              <m:d>
                <m:dPr>
                  <m:ctrlPr>
                    <w:rPr>
                      <w:rFonts w:ascii="Cambria Math" w:hAnsi="Cambria Math"/>
                      <w:i/>
                    </w:rPr>
                  </m:ctrlPr>
                </m:dPr>
                <m:e>
                  <m:r>
                    <w:rPr>
                      <w:rFonts w:ascii="Cambria Math" w:hAnsi="Cambria Math"/>
                    </w:rPr>
                    <m:t>20</m:t>
                  </m:r>
                </m:e>
              </m:d>
            </m:e>
          </m:eqArr>
        </m:oMath>
      </m:oMathPara>
    </w:p>
    <w:p w14:paraId="4580D121" w14:textId="77777777" w:rsidR="009F5B46" w:rsidRPr="00C11947" w:rsidRDefault="009F5B46" w:rsidP="00A748F4">
      <w:pPr>
        <w:pStyle w:val="13"/>
        <w:ind w:firstLine="420"/>
      </w:pPr>
      <w:r w:rsidRPr="00C11947">
        <w:t>其中，</w:t>
      </w:r>
      <m:oMath>
        <m:r>
          <w:rPr>
            <w:rFonts w:ascii="Cambria Math" w:hAnsi="Cambria Math" w:cs="Cambria Math"/>
          </w:rPr>
          <m:t>≫</m:t>
        </m:r>
      </m:oMath>
      <w:r w:rsidRPr="00C11947">
        <w:rPr>
          <w:rFonts w:hint="eastAsia"/>
        </w:rPr>
        <w:t xml:space="preserve"> </w:t>
      </w:r>
      <w:r w:rsidRPr="00C11947">
        <w:t xml:space="preserve">表示在数值尺度上相差至少一个数量级以上，即满足 </w:t>
      </w:r>
      <m:oMath>
        <m:r>
          <w:rPr>
            <w:rFonts w:ascii="Cambria Math" w:hAnsi="Cambria Math"/>
          </w:rPr>
          <m:t>β</m:t>
        </m:r>
        <m:r>
          <m:rPr>
            <m:lit/>
          </m:rPr>
          <w:rPr>
            <w:rFonts w:ascii="Cambria Math" w:hAnsi="Cambria Math"/>
          </w:rPr>
          <m:t>/</m:t>
        </m:r>
        <m:r>
          <w:rPr>
            <w:rFonts w:ascii="Cambria Math" w:hAnsi="Cambria Math"/>
          </w:rPr>
          <m:t xml:space="preserve"> η</m:t>
        </m:r>
        <m:r>
          <m:rPr>
            <m:sty m:val="p"/>
          </m:rPr>
          <w:rPr>
            <w:rFonts w:ascii="Cambria Math" w:hAnsi="Cambria Math" w:hint="eastAsia"/>
          </w:rPr>
          <m:t>≥</m:t>
        </m:r>
        <m:r>
          <w:rPr>
            <w:rFonts w:ascii="Cambria Math" w:hAnsi="Cambria Math"/>
          </w:rPr>
          <m:t xml:space="preserve">10 </m:t>
        </m:r>
        <m:r>
          <m:rPr>
            <m:sty m:val="p"/>
          </m:rPr>
          <w:rPr>
            <w:rFonts w:ascii="Cambria Math" w:hAnsi="Cambria Math" w:cs="Cambria Math"/>
          </w:rPr>
          <m:t>∼</m:t>
        </m:r>
        <m:r>
          <w:rPr>
            <w:rFonts w:ascii="Cambria Math" w:hAnsi="Cambria Math"/>
          </w:rPr>
          <m:t>100</m:t>
        </m:r>
      </m:oMath>
      <w:r w:rsidRPr="00C11947">
        <w:rPr>
          <w:rFonts w:hint="eastAsia"/>
        </w:rPr>
        <w:t>；</w:t>
      </w:r>
      <m:oMath>
        <m:r>
          <w:rPr>
            <w:rFonts w:ascii="Cambria Math" w:hAnsi="Cambria Math"/>
          </w:rPr>
          <m:t>≈</m:t>
        </m:r>
      </m:oMath>
      <w:r w:rsidRPr="00C11947">
        <w:t xml:space="preserve"> 表示通信保持力的权重</w:t>
      </w:r>
      <w:r w:rsidRPr="00C11947">
        <w:rPr>
          <w:rFonts w:hint="eastAsia"/>
        </w:rPr>
        <w:t>和</w:t>
      </w:r>
      <w:r w:rsidRPr="00C11947">
        <w:t>目标引力的权重</w:t>
      </w:r>
      <w:r w:rsidRPr="00C11947">
        <w:rPr>
          <w:rFonts w:hint="eastAsia"/>
        </w:rPr>
        <w:t>基本保同一数量级</w:t>
      </w:r>
      <w:r w:rsidRPr="00C11947">
        <w:t>。通过该数量级设计，力场叠加模型能够在复杂城市环境下优先确保</w:t>
      </w:r>
      <w:r w:rsidRPr="00C11947">
        <w:rPr>
          <w:rFonts w:hint="eastAsia"/>
        </w:rPr>
        <w:t>物理</w:t>
      </w:r>
      <w:r w:rsidRPr="00C11947">
        <w:t>安全</w:t>
      </w:r>
      <w:r w:rsidRPr="00C11947">
        <w:rPr>
          <w:rFonts w:hint="eastAsia"/>
        </w:rPr>
        <w:t>，</w:t>
      </w:r>
      <w:r w:rsidRPr="00C11947">
        <w:t>再考虑路径效率与</w:t>
      </w:r>
      <w:r w:rsidRPr="00C11947">
        <w:rPr>
          <w:rFonts w:hint="eastAsia"/>
        </w:rPr>
        <w:t>通信保持</w:t>
      </w:r>
      <w:r w:rsidRPr="00C11947">
        <w:t>。</w:t>
      </w:r>
    </w:p>
    <w:p w14:paraId="79E3BD3F" w14:textId="22624874" w:rsidR="009F5B46" w:rsidRPr="00C11947" w:rsidRDefault="009F5B46" w:rsidP="00A748F4">
      <w:pPr>
        <w:pStyle w:val="13"/>
        <w:ind w:firstLine="420"/>
      </w:pPr>
      <w:bookmarkStart w:id="154" w:name="OLE_LINK9"/>
      <w:r w:rsidRPr="00C11947">
        <w:rPr>
          <w:rFonts w:hint="eastAsia"/>
        </w:rPr>
        <w:t>1）目标导向引力分量</w:t>
      </w:r>
    </w:p>
    <w:bookmarkEnd w:id="154"/>
    <w:p w14:paraId="30E0070F" w14:textId="77777777" w:rsidR="009F5B46" w:rsidRPr="00C11947" w:rsidRDefault="009F5B46" w:rsidP="00A748F4">
      <w:pPr>
        <w:pStyle w:val="13"/>
        <w:ind w:firstLine="420"/>
      </w:pPr>
      <w:r w:rsidRPr="00C11947">
        <w:t xml:space="preserve">目标导向引力分量 </w:t>
      </w:r>
      <m:oMath>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提供无人机全局运动趋势的驱动力，其作用是将</w:t>
      </w:r>
      <w:r w:rsidRPr="00C11947">
        <w:rPr>
          <w:rFonts w:hint="eastAsia"/>
        </w:rPr>
        <w:t>簇内的无人机</w:t>
      </w:r>
      <w:r w:rsidRPr="00C11947">
        <w:t>引导至</w:t>
      </w:r>
      <w:r w:rsidRPr="00C11947">
        <w:rPr>
          <w:rFonts w:hint="eastAsia"/>
        </w:rPr>
        <w:t>全局</w:t>
      </w:r>
      <w:r w:rsidRPr="00C11947">
        <w:t xml:space="preserve"> C-RRT* 所规划的下一</w:t>
      </w:r>
      <w:r w:rsidRPr="00C11947">
        <w:rPr>
          <w:rFonts w:hint="eastAsia"/>
        </w:rPr>
        <w:t>关键</w:t>
      </w:r>
      <w:r w:rsidRPr="00C11947">
        <w:t>点</w:t>
      </w:r>
      <w:r w:rsidRPr="00C11947">
        <w:rPr>
          <w:rFonts w:hint="eastAsia"/>
        </w:rPr>
        <w:t>范围内</w:t>
      </w:r>
      <w:r w:rsidRPr="00C11947">
        <w:t>。该分量由当前位置与目标点的向量差定义：</w:t>
      </w:r>
    </w:p>
    <w:p w14:paraId="1D7B96F4" w14:textId="77777777" w:rsidR="009F5B46" w:rsidRPr="00C11947" w:rsidRDefault="00314F43"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21</m:t>
                  </m:r>
                </m:e>
              </m:d>
            </m:e>
          </m:eqArr>
        </m:oMath>
      </m:oMathPara>
    </w:p>
    <w:p w14:paraId="295AD394" w14:textId="77777777" w:rsidR="009F5B46" w:rsidRPr="00C11947" w:rsidRDefault="009F5B46" w:rsidP="00A748F4">
      <w:pPr>
        <w:pStyle w:val="13"/>
        <w:ind w:firstLine="420"/>
      </w:pPr>
      <w:r w:rsidRPr="00C11947">
        <w:t xml:space="preserve">其中 </w:t>
      </w:r>
      <m:oMath>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y</m:t>
                </m:r>
              </m:sub>
            </m:sSub>
          </m:e>
        </m:d>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C11947">
        <w:t xml:space="preserve"> 表示由</w:t>
      </w:r>
      <w:r w:rsidRPr="00C11947">
        <w:rPr>
          <w:rFonts w:hint="eastAsia"/>
        </w:rPr>
        <w:t>全局C</w:t>
      </w:r>
      <w:r w:rsidRPr="00C11947">
        <w:t>-RRT* 规划得到的</w:t>
      </w:r>
      <w:r w:rsidRPr="00C11947">
        <w:rPr>
          <w:rFonts w:hint="eastAsia"/>
        </w:rPr>
        <w:t>该无人机所在簇的下一</w:t>
      </w:r>
      <w:r w:rsidRPr="00C11947">
        <w:t>目标位置；</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y</m:t>
                </m:r>
              </m:sub>
            </m:sSub>
            <m:d>
              <m:dPr>
                <m:ctrlPr>
                  <w:rPr>
                    <w:rFonts w:ascii="Cambria Math" w:hAnsi="Cambria Math"/>
                  </w:rPr>
                </m:ctrlPr>
              </m:dPr>
              <m:e>
                <m:r>
                  <w:rPr>
                    <w:rFonts w:ascii="Cambria Math" w:hAnsi="Cambria Math"/>
                  </w:rPr>
                  <m:t>t</m:t>
                </m:r>
              </m:e>
            </m:d>
          </m:e>
        </m:d>
      </m:oMath>
      <w:r w:rsidRPr="00C11947">
        <w:t xml:space="preserve"> 为当前时刻无人机的位置坐标。</w:t>
      </w:r>
    </w:p>
    <w:p w14:paraId="1C738C71" w14:textId="2F824436" w:rsidR="009F5B46" w:rsidRPr="00C11947" w:rsidRDefault="009F5B46" w:rsidP="00A748F4">
      <w:pPr>
        <w:pStyle w:val="13"/>
        <w:ind w:firstLine="420"/>
      </w:pPr>
      <w:r w:rsidRPr="00C11947">
        <w:rPr>
          <w:rFonts w:hint="eastAsia"/>
        </w:rPr>
        <w:t>2）碰撞避免斥力分量</w:t>
      </w:r>
    </w:p>
    <w:p w14:paraId="17DF7CF5" w14:textId="77777777" w:rsidR="009F5B46" w:rsidRPr="00C11947" w:rsidRDefault="009F5B46" w:rsidP="00A748F4">
      <w:pPr>
        <w:pStyle w:val="13"/>
        <w:ind w:firstLine="420"/>
      </w:pPr>
      <w:bookmarkStart w:id="155" w:name="OLE_LINK10"/>
      <w:r w:rsidRPr="00C11947">
        <w:rPr>
          <w:rFonts w:hint="eastAsia"/>
        </w:rPr>
        <w:t>碰撞避免</w:t>
      </w:r>
      <w:r w:rsidRPr="00C11947">
        <w:t>斥力分量</w:t>
      </w:r>
      <w:bookmarkEnd w:id="155"/>
      <w:r w:rsidRPr="00C11947">
        <w:t xml:space="preserve"> </w:t>
      </w:r>
      <m:oMath>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负责无人机的局部安全性控制，避免其与</w:t>
      </w:r>
      <w:r w:rsidRPr="00C11947">
        <w:rPr>
          <w:rFonts w:hint="eastAsia"/>
        </w:rPr>
        <w:t>障碍物</w:t>
      </w:r>
      <w:r w:rsidRPr="00C11947">
        <w:t>及其他无人机</w:t>
      </w:r>
      <w:r w:rsidRPr="00C11947">
        <w:t>发生碰撞。设</w:t>
      </w:r>
      <w:r w:rsidRPr="00C11947">
        <w:rPr>
          <w:rFonts w:hint="eastAsia"/>
        </w:rPr>
        <w:t xml:space="preserve"> </w:t>
      </w:r>
      <m:oMath>
        <m:sSub>
          <m:sSubPr>
            <m:ctrlPr>
              <w:rPr>
                <w:rFonts w:ascii="Cambria Math" w:hAnsi="Cambria Math"/>
                <w:i/>
                <w:iCs/>
              </w:rPr>
            </m:ctrlPr>
          </m:sSubPr>
          <m:e>
            <m:r>
              <w:rPr>
                <w:rFonts w:ascii="Cambria Math" w:hAnsi="Cambria Math"/>
              </w:rPr>
              <m:t>O</m:t>
            </m:r>
          </m:e>
          <m:sub>
            <m:r>
              <w:rPr>
                <w:rFonts w:ascii="Cambria Math" w:hAnsi="Cambria Math"/>
              </w:rPr>
              <m:t>i</m:t>
            </m:r>
          </m:sub>
        </m:sSub>
        <m:r>
          <m:rPr>
            <m:nor/>
          </m:rPr>
          <m:t>(</m:t>
        </m:r>
        <m:r>
          <m:rPr>
            <m:nor/>
          </m:rPr>
          <w:rPr>
            <w:i/>
            <w:iCs/>
          </w:rPr>
          <m:t>t</m:t>
        </m:r>
        <m:r>
          <m:rPr>
            <m:nor/>
          </m:rPr>
          <m:t>)</m:t>
        </m:r>
      </m:oMath>
      <w:r w:rsidRPr="00C11947">
        <w:rPr>
          <w:rFonts w:hint="eastAsia"/>
        </w:rPr>
        <w:t xml:space="preserve"> 为当前时刻与无人机 </w:t>
      </w:r>
      <m:oMath>
        <m:r>
          <w:rPr>
            <w:rFonts w:ascii="Cambria Math" w:hAnsi="Cambria Math" w:hint="eastAsia"/>
          </w:rPr>
          <m:t>i</m:t>
        </m:r>
      </m:oMath>
      <w:r w:rsidRPr="00C11947">
        <w:rPr>
          <w:rFonts w:hint="eastAsia"/>
        </w:rPr>
        <w:t xml:space="preserve"> 保持在安全半径 </w:t>
      </w:r>
      <m:oMath>
        <m:r>
          <w:rPr>
            <w:rFonts w:ascii="Cambria Math" w:hAnsi="Cambria Math" w:hint="eastAsia"/>
          </w:rPr>
          <m:t>s</m:t>
        </m:r>
      </m:oMath>
      <w:r w:rsidRPr="00C11947">
        <w:t xml:space="preserve"> </w:t>
      </w:r>
      <w:r w:rsidRPr="00C11947">
        <w:rPr>
          <w:rFonts w:hint="eastAsia"/>
        </w:rPr>
        <w:t>内的障碍物(包括建筑物和干扰等效的圆形区域</w:t>
      </w:r>
      <w:r w:rsidRPr="00C11947">
        <w:t>)</w:t>
      </w:r>
      <w:r w:rsidRPr="00C11947">
        <w:rPr>
          <w:rFonts w:hint="eastAsia"/>
        </w:rPr>
        <w:t>集合，</w:t>
      </w:r>
      <m:oMath>
        <m:sSub>
          <m:sSubPr>
            <m:ctrlPr>
              <w:rPr>
                <w:rFonts w:ascii="Cambria Math" w:hAnsi="Cambria Math"/>
              </w:rPr>
            </m:ctrlPr>
          </m:sSubPr>
          <m:e>
            <m:r>
              <w:rPr>
                <w:rFonts w:ascii="Cambria Math" w:hAnsi="Cambria Math"/>
              </w:rPr>
              <m:t>Neb</m:t>
            </m:r>
          </m:e>
          <m:sub>
            <m:r>
              <w:rPr>
                <w:rFonts w:ascii="Cambria Math" w:hAnsi="Cambria Math" w:hint="eastAsia"/>
              </w:rPr>
              <m:t>i</m:t>
            </m:r>
          </m:sub>
        </m:sSub>
        <m:d>
          <m:dPr>
            <m:ctrlPr>
              <w:rPr>
                <w:rFonts w:ascii="Cambria Math" w:hAnsi="Cambria Math"/>
              </w:rPr>
            </m:ctrlPr>
          </m:dPr>
          <m:e>
            <m:r>
              <w:rPr>
                <w:rFonts w:ascii="Cambria Math" w:hAnsi="Cambria Math"/>
              </w:rPr>
              <m:t>t</m:t>
            </m:r>
          </m:e>
        </m:d>
      </m:oMath>
      <w:r w:rsidRPr="00C11947">
        <w:t xml:space="preserve"> 为当前时刻与无人机 </w:t>
      </w:r>
      <m:oMath>
        <m:r>
          <w:rPr>
            <w:rFonts w:ascii="Cambria Math" w:hAnsi="Cambria Math"/>
          </w:rPr>
          <m:t>i</m:t>
        </m:r>
      </m:oMath>
      <w:r w:rsidRPr="00C11947">
        <w:rPr>
          <w:rFonts w:hint="eastAsia"/>
          <w:iCs/>
        </w:rPr>
        <w:t xml:space="preserve"> </w:t>
      </w:r>
      <w:r w:rsidRPr="00C11947">
        <w:t>保持在</w:t>
      </w:r>
      <w:r w:rsidRPr="00C11947">
        <w:rPr>
          <w:rFonts w:hint="eastAsia"/>
        </w:rPr>
        <w:t>安全</w:t>
      </w:r>
      <w:r w:rsidRPr="00C11947">
        <w:t xml:space="preserve">半径 </w:t>
      </w:r>
      <m:oMath>
        <m:r>
          <w:rPr>
            <w:rFonts w:ascii="Cambria Math" w:hAnsi="Cambria Math" w:hint="eastAsia"/>
          </w:rPr>
          <m:t>s</m:t>
        </m:r>
      </m:oMath>
      <w:r w:rsidRPr="00C11947">
        <w:rPr>
          <w:rFonts w:hint="eastAsia"/>
          <w:iCs/>
        </w:rPr>
        <w:t xml:space="preserve"> </w:t>
      </w:r>
      <w:r w:rsidRPr="00C11947">
        <w:t>内的邻居集合，则该分量定义为：</w:t>
      </w:r>
    </w:p>
    <w:p w14:paraId="73C9756E" w14:textId="335547A5" w:rsidR="009F5B46" w:rsidRPr="00C11947" w:rsidRDefault="00314F43"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d>
                    <m:dPr>
                      <m:ctrlPr>
                        <w:rPr>
                          <w:rFonts w:ascii="Cambria Math" w:hAnsi="Cambria Math"/>
                        </w:rPr>
                      </m:ctrlPr>
                    </m:dPr>
                    <m:e>
                      <m:sSub>
                        <m:sSubPr>
                          <m:ctrlPr>
                            <w:rPr>
                              <w:rFonts w:ascii="Cambria Math" w:hAnsi="Cambria Math"/>
                              <w:i/>
                              <w:iCs/>
                            </w:rPr>
                          </m:ctrlPr>
                        </m:sSubPr>
                        <m:e>
                          <m:r>
                            <w:rPr>
                              <w:rFonts w:ascii="Cambria Math" w:hAnsi="Cambria Math"/>
                            </w:rPr>
                            <m:t>O</m:t>
                          </m:r>
                        </m:e>
                        <m:sub>
                          <m:r>
                            <w:rPr>
                              <w:rFonts w:ascii="Cambria Math" w:hAnsi="Cambria Math"/>
                            </w:rPr>
                            <m:t>i</m:t>
                          </m:r>
                        </m:sub>
                      </m:sSub>
                      <m:r>
                        <m:rPr>
                          <m:nor/>
                        </m:rPr>
                        <m:t>(</m:t>
                      </m:r>
                      <m:r>
                        <m:rPr>
                          <m:nor/>
                        </m:rPr>
                        <w:rPr>
                          <w:i/>
                          <w:iCs/>
                        </w:rPr>
                        <m:t>t</m:t>
                      </m:r>
                      <m:r>
                        <m:rPr>
                          <m:nor/>
                        </m:rPr>
                        <m:t>)</m:t>
                      </m:r>
                      <m:r>
                        <m:rPr>
                          <m:nor/>
                        </m:rPr>
                        <w:rPr>
                          <w:i/>
                          <w:iCs/>
                        </w:rPr>
                        <m:t xml:space="preserve"> </m:t>
                      </m:r>
                      <m:r>
                        <m:rPr>
                          <m:sty m:val="p"/>
                        </m:rPr>
                        <w:rPr>
                          <w:rFonts w:ascii="Cambria Math" w:hAnsi="Cambria Math" w:hint="eastAsia"/>
                        </w:rPr>
                        <m:t>∪</m:t>
                      </m:r>
                      <m:r>
                        <w:rPr>
                          <w:rFonts w:ascii="Cambria Math" w:hAnsi="Cambria Math"/>
                        </w:rPr>
                        <m:t xml:space="preserve"> </m:t>
                      </m:r>
                      <m:sSub>
                        <m:sSubPr>
                          <m:ctrlPr>
                            <w:rPr>
                              <w:rFonts w:ascii="Cambria Math" w:hAnsi="Cambria Math"/>
                              <w:i/>
                              <w:iCs/>
                            </w:rPr>
                          </m:ctrlPr>
                        </m:sSubPr>
                        <m:e>
                          <m:r>
                            <m:rPr>
                              <m:nor/>
                            </m:rPr>
                            <w:rPr>
                              <w:i/>
                              <w:iCs/>
                            </w:rPr>
                            <m:t>Neb</m:t>
                          </m:r>
                        </m:e>
                        <m:sub>
                          <m:r>
                            <w:rPr>
                              <w:rFonts w:ascii="Cambria Math" w:hAnsi="Cambria Math"/>
                            </w:rPr>
                            <m:t>i</m:t>
                          </m:r>
                        </m:sub>
                      </m:sSub>
                      <m:d>
                        <m:dPr>
                          <m:ctrlPr>
                            <w:rPr>
                              <w:rFonts w:ascii="Cambria Math" w:hAnsi="Cambria Math"/>
                            </w:rPr>
                          </m:ctrlPr>
                        </m:dPr>
                        <m:e>
                          <m:r>
                            <w:rPr>
                              <w:rFonts w:ascii="Cambria Math" w:hAnsi="Cambria Math"/>
                            </w:rPr>
                            <m:t>t</m:t>
                          </m:r>
                        </m:e>
                      </m:d>
                    </m:e>
                  </m:d>
                </m:sub>
                <m:sup/>
                <m:e>
                  <m:r>
                    <m:rPr>
                      <m:sty m:val="p"/>
                    </m:rPr>
                    <w:rPr>
                      <w:rFonts w:ascii="Cambria Math" w:hAnsi="Cambria Math"/>
                    </w:rPr>
                    <m:t>ϕ</m:t>
                  </m:r>
                  <m:d>
                    <m:dPr>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e>
                  </m:d>
                </m:e>
              </m:nary>
              <m:r>
                <m:rPr>
                  <m:sty m:val="p"/>
                </m:rPr>
                <w:rPr>
                  <w:rFonts w:ascii="Cambria Math" w:hAnsi="Cambria Math"/>
                </w:rPr>
                <m:t>⋅</m:t>
              </m:r>
              <m:ctrlPr>
                <w:rPr>
                  <w:rFonts w:ascii="Cambria Math" w:hAnsi="Cambria Math" w:cs="Cambria Math"/>
                  <w:i/>
                </w:rPr>
              </m:ctrlPr>
            </m:e>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num>
                <m:den>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den>
              </m:f>
              <m:r>
                <w:rPr>
                  <w:rFonts w:ascii="Cambria Math" w:hAnsi="Cambria Math"/>
                </w:rPr>
                <m:t>#</m:t>
              </m:r>
              <m:d>
                <m:dPr>
                  <m:ctrlPr>
                    <w:rPr>
                      <w:rFonts w:ascii="Cambria Math" w:hAnsi="Cambria Math"/>
                      <w:i/>
                    </w:rPr>
                  </m:ctrlPr>
                </m:dPr>
                <m:e>
                  <m:r>
                    <w:rPr>
                      <w:rFonts w:ascii="Cambria Math" w:hAnsi="Cambria Math"/>
                    </w:rPr>
                    <m:t>22</m:t>
                  </m:r>
                </m:e>
              </m:d>
            </m:e>
          </m:eqArr>
        </m:oMath>
      </m:oMathPara>
    </w:p>
    <w:p w14:paraId="12AAE02B" w14:textId="7203D9B8" w:rsidR="009F5B46" w:rsidRPr="00C11947" w:rsidRDefault="009F5B46" w:rsidP="00A748F4">
      <w:pPr>
        <w:pStyle w:val="13"/>
        <w:ind w:firstLine="420"/>
      </w:pPr>
      <w:r w:rsidRPr="00C11947">
        <w:t>其中</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oMath>
      <w:r w:rsidRPr="00C11947">
        <w:t>表示欧几里得距离，</w:t>
      </w:r>
      <m:oMath>
        <m:r>
          <m:rPr>
            <m:sty m:val="p"/>
          </m:rPr>
          <w:rPr>
            <w:rFonts w:ascii="Cambria Math" w:hAnsi="Cambria Math"/>
          </w:rPr>
          <m:t>ϕ</m:t>
        </m:r>
        <m:d>
          <m:dPr>
            <m:ctrlPr>
              <w:rPr>
                <w:rFonts w:ascii="Cambria Math" w:hAnsi="Cambria Math"/>
              </w:rPr>
            </m:ctrlPr>
          </m:dPr>
          <m:e>
            <m:r>
              <m:rPr>
                <m:sty m:val="p"/>
              </m:rPr>
              <w:rPr>
                <w:rFonts w:ascii="Cambria Math" w:hAnsi="Cambria Math"/>
              </w:rPr>
              <m:t>⋅</m:t>
            </m:r>
          </m:e>
        </m:d>
      </m:oMath>
      <w:r w:rsidRPr="00C11947">
        <w:t xml:space="preserve"> 为分段势能函数：</w:t>
      </w:r>
    </w:p>
    <w:p w14:paraId="406697FB" w14:textId="77777777" w:rsidR="009F5B46" w:rsidRPr="00C11947" w:rsidRDefault="00314F43" w:rsidP="00A748F4">
      <w:pPr>
        <w:pStyle w:val="13"/>
        <w:ind w:firstLine="420"/>
      </w:pPr>
      <m:oMathPara>
        <m:oMath>
          <m:eqArr>
            <m:eqArrPr>
              <m:maxDist m:val="1"/>
              <m:ctrlPr>
                <w:rPr>
                  <w:rFonts w:ascii="Cambria Math" w:hAnsi="Cambria Math"/>
                  <w:i/>
                </w:rPr>
              </m:ctrlPr>
            </m:eqArrPr>
            <m:e>
              <m:r>
                <w:rPr>
                  <w:rFonts w:ascii="Cambria Math" w:hAnsi="Cambria Math"/>
                </w:rPr>
                <m:t>ϕ</m:t>
              </m:r>
              <m:d>
                <m:dPr>
                  <m:ctrlPr>
                    <w:rPr>
                      <w:rFonts w:ascii="Cambria Math" w:hAnsi="Cambria Math"/>
                    </w:rPr>
                  </m:ctrlPr>
                </m:dPr>
                <m:e>
                  <m:r>
                    <w:rPr>
                      <w:rFonts w:ascii="Cambria Math" w:hAnsi="Cambria Math"/>
                    </w:rPr>
                    <m:t>d</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d</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s</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d</m:t>
                              </m:r>
                            </m:e>
                            <m:sup>
                              <m:r>
                                <m:rPr>
                                  <m:sty m:val="p"/>
                                </m:rPr>
                                <w:rPr>
                                  <w:rFonts w:ascii="Cambria Math" w:hAnsi="Cambria Math"/>
                                </w:rPr>
                                <m:t>2</m:t>
                              </m:r>
                            </m:sup>
                          </m:sSup>
                        </m:den>
                      </m:f>
                      <m:r>
                        <m:rPr>
                          <m:sty m:val="p"/>
                        </m:rPr>
                        <w:rPr>
                          <w:rFonts w:ascii="Cambria Math" w:hAnsi="Cambria Math"/>
                        </w:rPr>
                        <m:t xml:space="preserve">, </m:t>
                      </m:r>
                      <m:r>
                        <w:rPr>
                          <w:rFonts w:ascii="Cambria Math" w:hAnsi="Cambria Math"/>
                        </w:rPr>
                        <m:t>d</m:t>
                      </m:r>
                      <m:r>
                        <m:rPr>
                          <m:sty m:val="p"/>
                        </m:rPr>
                        <w:rPr>
                          <w:rFonts w:ascii="Cambria Math" w:hAnsi="Cambria Math"/>
                        </w:rPr>
                        <m:t>≤</m:t>
                      </m:r>
                      <m:r>
                        <w:rPr>
                          <w:rFonts w:ascii="Cambria Math" w:hAnsi="Cambria Math"/>
                        </w:rPr>
                        <m:t>s</m:t>
                      </m:r>
                    </m:e>
                    <m:e>
                      <m:r>
                        <m:rPr>
                          <m:sty m:val="p"/>
                        </m:rPr>
                        <w:rPr>
                          <w:rFonts w:ascii="Cambria Math" w:hAnsi="Cambria Math"/>
                        </w:rPr>
                        <m:t>0                       ,</m:t>
                      </m:r>
                      <m:r>
                        <w:rPr>
                          <w:rFonts w:ascii="Cambria Math" w:hAnsi="Cambria Math"/>
                        </w:rPr>
                        <m:t>d</m:t>
                      </m:r>
                      <m:r>
                        <m:rPr>
                          <m:sty m:val="p"/>
                        </m:rPr>
                        <w:rPr>
                          <w:rFonts w:ascii="Cambria Math" w:hAnsi="Cambria Math"/>
                        </w:rPr>
                        <m:t>&gt;</m:t>
                      </m:r>
                      <m:r>
                        <w:rPr>
                          <w:rFonts w:ascii="Cambria Math" w:hAnsi="Cambria Math"/>
                        </w:rPr>
                        <m:t>s</m:t>
                      </m:r>
                    </m:e>
                  </m:eqArr>
                </m:e>
              </m:d>
              <m:r>
                <w:rPr>
                  <w:rFonts w:ascii="Cambria Math" w:hAnsi="Cambria Math"/>
                </w:rPr>
                <m:t>#</m:t>
              </m:r>
              <m:d>
                <m:dPr>
                  <m:ctrlPr>
                    <w:rPr>
                      <w:rFonts w:ascii="Cambria Math" w:hAnsi="Cambria Math"/>
                      <w:i/>
                    </w:rPr>
                  </m:ctrlPr>
                </m:dPr>
                <m:e>
                  <m:r>
                    <w:rPr>
                      <w:rFonts w:ascii="Cambria Math" w:hAnsi="Cambria Math"/>
                    </w:rPr>
                    <m:t>23</m:t>
                  </m:r>
                </m:e>
              </m:d>
              <m:ctrlPr>
                <w:rPr>
                  <w:rFonts w:ascii="Cambria Math" w:hAnsi="Cambria Math"/>
                  <w:i/>
                  <w:iCs/>
                </w:rPr>
              </m:ctrlPr>
            </m:e>
          </m:eqArr>
        </m:oMath>
      </m:oMathPara>
    </w:p>
    <w:p w14:paraId="3AE1412A" w14:textId="77777777" w:rsidR="009F5B46" w:rsidRPr="00C11947" w:rsidRDefault="009F5B46" w:rsidP="00A748F4">
      <w:pPr>
        <w:pStyle w:val="13"/>
        <w:ind w:firstLine="420"/>
      </w:pPr>
      <w:r w:rsidRPr="00C11947">
        <w:t>该设计确保斥力仅在无人机进入危险</w:t>
      </w:r>
      <w:r w:rsidRPr="00C11947">
        <w:rPr>
          <w:rFonts w:hint="eastAsia"/>
        </w:rPr>
        <w:t>碰撞范围内</w:t>
      </w:r>
      <w:r w:rsidRPr="00C11947">
        <w:t>时生效，并随距离减小呈非线性增强，从而实现强制性碰撞规避，同时在安全范围外避免产生</w:t>
      </w:r>
      <w:r w:rsidRPr="00C11947">
        <w:rPr>
          <w:rFonts w:hint="eastAsia"/>
        </w:rPr>
        <w:t>势场</w:t>
      </w:r>
      <w:r w:rsidRPr="00C11947">
        <w:t>干扰。</w:t>
      </w:r>
    </w:p>
    <w:p w14:paraId="6E8DBEF3" w14:textId="69AA4920" w:rsidR="009F5B46" w:rsidRPr="00C11947" w:rsidRDefault="009F5B46" w:rsidP="00A748F4">
      <w:pPr>
        <w:pStyle w:val="13"/>
        <w:ind w:firstLine="420"/>
        <w:rPr>
          <w:sz w:val="18"/>
          <w:szCs w:val="24"/>
        </w:rPr>
      </w:pPr>
      <w:r w:rsidRPr="00C11947">
        <w:t>3</w:t>
      </w:r>
      <w:r w:rsidRPr="00C11947">
        <w:rPr>
          <w:rFonts w:hint="eastAsia"/>
        </w:rPr>
        <w:t>）通信保持引力分量</w:t>
      </w:r>
      <w:bookmarkStart w:id="156" w:name="OLE_LINK16"/>
    </w:p>
    <w:p w14:paraId="4EE3502F" w14:textId="77777777" w:rsidR="009F5B46" w:rsidRPr="00C11947" w:rsidRDefault="009F5B46" w:rsidP="00A748F4">
      <w:pPr>
        <w:pStyle w:val="13"/>
        <w:ind w:firstLine="420"/>
      </w:pPr>
      <w:r w:rsidRPr="00C11947">
        <w:rPr>
          <w:rFonts w:hint="eastAsia"/>
        </w:rPr>
        <w:t>为保证通信网络中最脆弱链路质量尽可能高以提高整体连通性维护效率，</w:t>
      </w:r>
      <w:r w:rsidRPr="00C11947">
        <w:t>基于MBST的</w:t>
      </w:r>
      <w:r w:rsidRPr="00C11947">
        <w:rPr>
          <w:rFonts w:hint="eastAsia"/>
        </w:rPr>
        <w:t>通信保持</w:t>
      </w:r>
      <w:r w:rsidRPr="00C11947">
        <w:t xml:space="preserve">力分量 </w:t>
      </w:r>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是该机制的核心部分。</w:t>
      </w:r>
      <w:bookmarkEnd w:id="156"/>
      <w:r w:rsidRPr="00C11947">
        <w:rPr>
          <w:rFonts w:hint="eastAsia"/>
        </w:rPr>
        <w:t>通过构建的</w:t>
      </w:r>
      <w:r w:rsidRPr="00C11947">
        <w:t xml:space="preserve"> </w:t>
      </w:r>
      <m:oMath>
        <m:r>
          <w:rPr>
            <w:rFonts w:ascii="Cambria Math" w:hAnsi="Cambria Math"/>
          </w:rPr>
          <m:t>MBST</m:t>
        </m:r>
        <m:d>
          <m:dPr>
            <m:ctrlPr>
              <w:rPr>
                <w:rFonts w:ascii="Cambria Math" w:hAnsi="Cambria Math"/>
                <w:i/>
              </w:rPr>
            </m:ctrlPr>
          </m:dPr>
          <m:e>
            <m:r>
              <w:rPr>
                <w:rFonts w:ascii="Cambria Math" w:hAnsi="Cambria Math"/>
              </w:rPr>
              <m:t>t</m:t>
            </m:r>
          </m:e>
        </m:d>
      </m:oMath>
      <w:r w:rsidRPr="00C11947">
        <w:t xml:space="preserve"> ，每个无人机仅对其在 MBST 中的直接邻居施加通信保持引力：</w:t>
      </w:r>
      <w:r w:rsidRPr="00C11947">
        <w:rPr>
          <w:rFonts w:hint="eastAsia"/>
        </w:rPr>
        <w:t>其</w:t>
      </w:r>
      <w:r w:rsidRPr="00C11947">
        <w:t>定义为：</w:t>
      </w:r>
    </w:p>
    <w:p w14:paraId="71FB0656" w14:textId="77777777" w:rsidR="009F5B46" w:rsidRPr="00C11947" w:rsidRDefault="00314F43" w:rsidP="00A748F4">
      <w:pPr>
        <w:pStyle w:val="13"/>
        <w:ind w:firstLine="420"/>
      </w:pPr>
      <m:oMathPara>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hint="eastAsia"/>
                </w:rPr>
                <m:t>∈</m:t>
              </m:r>
              <m:r>
                <m:rPr>
                  <m:nor/>
                </m:rPr>
                <m:t>MBST</m:t>
              </m:r>
              <m:d>
                <m:dPr>
                  <m:ctrlPr>
                    <w:rPr>
                      <w:rFonts w:ascii="Cambria Math" w:hAnsi="Cambria Math"/>
                    </w:rPr>
                  </m:ctrlPr>
                </m:dPr>
                <m:e>
                  <m:r>
                    <w:rPr>
                      <w:rFonts w:ascii="Cambria Math" w:hAnsi="Cambria Math"/>
                    </w:rPr>
                    <m:t>t</m:t>
                  </m:r>
                </m:e>
              </m:d>
            </m:sub>
            <m:sup/>
            <m:e>
              <m:sSub>
                <m:sSubPr>
                  <m:ctrlPr>
                    <w:rPr>
                      <w:rFonts w:ascii="Cambria Math" w:hAnsi="Cambria Math"/>
                    </w:rPr>
                  </m:ctrlPr>
                </m:sSubPr>
                <m:e>
                  <m:r>
                    <w:rPr>
                      <w:rFonts w:ascii="Cambria Math" w:hAnsi="Cambria Math"/>
                    </w:rPr>
                    <m:t>F</m:t>
                  </m:r>
                </m:e>
                <m:sub>
                  <m:r>
                    <m:rPr>
                      <m:nor/>
                    </m:rPr>
                    <w:rPr>
                      <w:i/>
                      <w:iCs/>
                    </w:rPr>
                    <m:t>mbst</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r>
            <m:rPr>
              <m:sty m:val="p"/>
            </m:rPr>
            <w:rPr>
              <w:rFonts w:ascii="Cambria Math" w:hAnsi="Cambria Math"/>
            </w:rPr>
            <m:t>⋅</m:t>
          </m:r>
        </m:oMath>
      </m:oMathPara>
    </w:p>
    <w:p w14:paraId="01880819" w14:textId="2E13845B" w:rsidR="009F5B46" w:rsidRPr="00C11947" w:rsidRDefault="00314F43" w:rsidP="00A748F4">
      <w:pPr>
        <w:pStyle w:val="13"/>
        <w:ind w:firstLine="420"/>
        <w:rPr>
          <w:i/>
          <w:vertAlign w:val="subscript"/>
        </w:rPr>
      </w:pPr>
      <m:oMathPara>
        <m:oMath>
          <m:eqArr>
            <m:eqArrPr>
              <m:maxDist m:val="1"/>
              <m:ctrlPr>
                <w:rPr>
                  <w:rFonts w:ascii="Cambria Math" w:hAnsi="Cambria Math"/>
                  <w:i/>
                </w:rPr>
              </m:ctrlPr>
            </m:eqArrPr>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num>
                <m:den>
                  <m:d>
                    <m:dPr>
                      <m:begChr m:val="‖"/>
                      <m:endChr m:val="‖"/>
                      <m:ctrlPr>
                        <w:rPr>
                          <w:rFonts w:ascii="Cambria Math" w:hAnsi="Cambria Math"/>
                          <w:i/>
                        </w:rPr>
                      </m:ctrlPr>
                    </m:dPr>
                    <m:e>
                      <m:sSub>
                        <m:sSubPr>
                          <m:ctrlPr>
                            <w:rPr>
                              <w:rFonts w:ascii="Cambria Math" w:hAnsi="Cambria Math"/>
                            </w:rPr>
                          </m:ctrlPr>
                        </m:sSubPr>
                        <m:e>
                          <m:r>
                            <w:rPr>
                              <w:rFonts w:ascii="Cambria Math" w:hAnsi="Cambria Math"/>
                            </w:rPr>
                            <m:t>o</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e>
                  </m:d>
                </m:den>
              </m:f>
              <m:r>
                <w:rPr>
                  <w:rFonts w:ascii="Cambria Math" w:hAnsi="Cambria Math"/>
                </w:rPr>
                <m:t>#</m:t>
              </m:r>
              <m:d>
                <m:dPr>
                  <m:ctrlPr>
                    <w:rPr>
                      <w:rFonts w:ascii="Cambria Math" w:hAnsi="Cambria Math"/>
                      <w:i/>
                    </w:rPr>
                  </m:ctrlPr>
                </m:dPr>
                <m:e>
                  <m:r>
                    <w:rPr>
                      <w:rFonts w:ascii="Cambria Math" w:hAnsi="Cambria Math"/>
                    </w:rPr>
                    <m:t>24</m:t>
                  </m:r>
                </m:e>
              </m:d>
            </m:e>
          </m:eqArr>
        </m:oMath>
      </m:oMathPara>
    </w:p>
    <w:p w14:paraId="5AAB6592" w14:textId="77777777" w:rsidR="009F5B46" w:rsidRPr="00C11947" w:rsidRDefault="009F5B46" w:rsidP="00A748F4">
      <w:pPr>
        <w:pStyle w:val="13"/>
        <w:ind w:firstLine="420"/>
      </w:pPr>
      <w:r w:rsidRPr="00C11947">
        <w:t>其中</w:t>
      </w:r>
      <m:oMath>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hint="eastAsia"/>
              </w:rPr>
              <m:t>b</m:t>
            </m:r>
            <m:r>
              <w:rPr>
                <w:rFonts w:ascii="Cambria Math" w:hAnsi="Cambria Math"/>
              </w:rPr>
              <m:t>st</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Pr="00C11947">
        <w:t xml:space="preserve"> 为 </w:t>
      </w:r>
      <m:oMath>
        <m:r>
          <w:rPr>
            <w:rFonts w:ascii="Cambria Math" w:hAnsi="Cambria Math"/>
          </w:rPr>
          <m:t>i</m:t>
        </m:r>
      </m:oMath>
      <w:r w:rsidRPr="00C11947">
        <w:t xml:space="preserve"> 与邻居 </w:t>
      </w:r>
      <m:oMath>
        <m:r>
          <w:rPr>
            <w:rFonts w:ascii="Cambria Math" w:hAnsi="Cambria Math"/>
          </w:rPr>
          <m:t>j</m:t>
        </m:r>
      </m:oMath>
      <w:r w:rsidRPr="00C11947">
        <w:t xml:space="preserve"> 之间的通信自适应引力幅值，定义为：</w:t>
      </w:r>
    </w:p>
    <w:p w14:paraId="7C647E9C" w14:textId="77777777" w:rsidR="009F5B46" w:rsidRPr="00C11947" w:rsidRDefault="00314F43" w:rsidP="00A748F4">
      <w:pPr>
        <w:pStyle w:val="13"/>
        <w:ind w:firstLine="360"/>
        <w:rPr>
          <w:sz w:val="18"/>
          <w:szCs w:val="18"/>
        </w:rPr>
      </w:pPr>
      <m:oMathPara>
        <m:oMath>
          <m:eqArr>
            <m:eqArrPr>
              <m:maxDist m:val="1"/>
              <m:ctrlPr>
                <w:rPr>
                  <w:rFonts w:ascii="Cambria Math" w:hAnsi="Cambria Math"/>
                  <w:i/>
                  <w:sz w:val="18"/>
                  <w:szCs w:val="18"/>
                </w:rPr>
              </m:ctrlPr>
            </m:eqArr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m</m:t>
                  </m:r>
                  <m:r>
                    <w:rPr>
                      <w:rFonts w:ascii="Cambria Math" w:hAnsi="Cambria Math" w:hint="eastAsia"/>
                      <w:sz w:val="18"/>
                      <w:szCs w:val="18"/>
                    </w:rPr>
                    <m:t>b</m:t>
                  </m:r>
                  <m:r>
                    <w:rPr>
                      <w:rFonts w:ascii="Cambria Math" w:hAnsi="Cambria Math"/>
                      <w:sz w:val="18"/>
                      <w:szCs w:val="18"/>
                    </w:rPr>
                    <m:t>st</m:t>
                  </m:r>
                </m:sub>
              </m:sSub>
              <m:d>
                <m:dPr>
                  <m:ctrlPr>
                    <w:rPr>
                      <w:rFonts w:ascii="Cambria Math" w:hAnsi="Cambria Math"/>
                      <w:sz w:val="18"/>
                      <w:szCs w:val="18"/>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r>
                <m:rPr>
                  <m:sty m:val="p"/>
                </m:rPr>
                <w:rPr>
                  <w:rFonts w:ascii="Cambria Math" w:hAnsi="Cambria Math"/>
                  <w:sz w:val="18"/>
                  <w:szCs w:val="18"/>
                </w:rPr>
                <m:t>=</m:t>
              </m:r>
              <m:d>
                <m:dPr>
                  <m:begChr m:val="{"/>
                  <m:endChr m:val=""/>
                  <m:ctrlPr>
                    <w:rPr>
                      <w:rFonts w:ascii="Cambria Math" w:hAnsi="Cambria Math"/>
                      <w:sz w:val="18"/>
                      <w:szCs w:val="18"/>
                    </w:rPr>
                  </m:ctrlPr>
                </m:dPr>
                <m:e>
                  <m:eqArr>
                    <m:eqArrPr>
                      <m:ctrlPr>
                        <w:rPr>
                          <w:rFonts w:ascii="Cambria Math" w:hAnsi="Cambria Math"/>
                          <w:sz w:val="18"/>
                          <w:szCs w:val="18"/>
                        </w:rPr>
                      </m:ctrlPr>
                    </m:eqArrPr>
                    <m:e>
                      <m:d>
                        <m:dPr>
                          <m:ctrlPr>
                            <w:rPr>
                              <w:rFonts w:ascii="Cambria Math" w:hAnsi="Cambria Math"/>
                              <w:sz w:val="18"/>
                              <w:szCs w:val="18"/>
                            </w:rPr>
                          </m:ctrlPr>
                        </m:dPr>
                        <m:e>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eff</m:t>
                                  </m:r>
                                </m:sub>
                              </m:sSub>
                            </m:den>
                          </m:f>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r</m:t>
                                  </m:r>
                                </m:sub>
                              </m:sSub>
                            </m:den>
                          </m:f>
                        </m:e>
                      </m:d>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Sup>
                            <m:sSubSupPr>
                              <m:ctrlPr>
                                <w:rPr>
                                  <w:rFonts w:ascii="Cambria Math" w:hAnsi="Cambria Math"/>
                                  <w:sz w:val="18"/>
                                  <w:szCs w:val="18"/>
                                </w:rPr>
                              </m:ctrlPr>
                            </m:sSubSupPr>
                            <m:e>
                              <m:r>
                                <w:rPr>
                                  <w:rFonts w:ascii="Cambria Math" w:hAnsi="Cambria Math"/>
                                  <w:sz w:val="18"/>
                                  <w:szCs w:val="18"/>
                                </w:rPr>
                                <m:t>m</m:t>
                              </m:r>
                            </m:e>
                            <m:sub>
                              <m:r>
                                <w:rPr>
                                  <w:rFonts w:ascii="Cambria Math" w:hAnsi="Cambria Math"/>
                                  <w:sz w:val="18"/>
                                  <w:szCs w:val="18"/>
                                </w:rPr>
                                <m:t>eff</m:t>
                              </m:r>
                            </m:sub>
                            <m:sup>
                              <m:r>
                                <m:rPr>
                                  <m:sty m:val="p"/>
                                </m:rPr>
                                <w:rPr>
                                  <w:rFonts w:ascii="Cambria Math" w:hAnsi="Cambria Math"/>
                                  <w:sz w:val="18"/>
                                  <w:szCs w:val="18"/>
                                </w:rPr>
                                <m:t>2</m:t>
                              </m:r>
                            </m:sup>
                          </m:sSubSup>
                        </m:den>
                      </m:f>
                      <m:r>
                        <m:rPr>
                          <m:sty m:val="p"/>
                        </m:rPr>
                        <w:rPr>
                          <w:rFonts w:ascii="Cambria Math" w:hAnsi="Cambria Math"/>
                          <w:sz w:val="18"/>
                          <w:szCs w:val="18"/>
                        </w:rPr>
                        <m:t>,0&lt;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eff</m:t>
                          </m:r>
                        </m:sub>
                      </m:sSub>
                      <m:r>
                        <m:rPr>
                          <m:sty m:val="p"/>
                        </m:rPr>
                        <w:rPr>
                          <w:rFonts w:ascii="Cambria Math" w:hAnsi="Cambria Math"/>
                          <w:sz w:val="18"/>
                          <w:szCs w:val="18"/>
                        </w:rPr>
                        <m:t>​&lt;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r</m:t>
                          </m:r>
                        </m:sub>
                      </m:sSub>
                      <m:r>
                        <m:rPr>
                          <m:sty m:val="p"/>
                        </m:rPr>
                        <w:rPr>
                          <w:rFonts w:ascii="Cambria Math" w:hAnsi="Cambria Math"/>
                          <w:sz w:val="18"/>
                          <w:szCs w:val="18"/>
                        </w:rPr>
                        <m:t>​</m:t>
                      </m:r>
                    </m:e>
                    <m:e>
                      <m:r>
                        <m:rPr>
                          <m:sty m:val="p"/>
                        </m:rPr>
                        <w:rPr>
                          <w:rFonts w:ascii="Cambria Math" w:hAnsi="Cambria Math"/>
                          <w:sz w:val="18"/>
                          <w:szCs w:val="18"/>
                        </w:rPr>
                        <m:t>0                            ,</m:t>
                      </m:r>
                      <m:r>
                        <w:rPr>
                          <w:rFonts w:ascii="Cambria Math" w:hAnsi="Cambria Math"/>
                          <w:sz w:val="18"/>
                          <w:szCs w:val="18"/>
                        </w:rPr>
                        <m:t>otherwise</m:t>
                      </m:r>
                    </m:e>
                  </m:eqArr>
                </m:e>
              </m:d>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25</m:t>
                  </m:r>
                </m:e>
              </m:d>
            </m:e>
          </m:eqArr>
        </m:oMath>
      </m:oMathPara>
    </w:p>
    <w:p w14:paraId="365A138B" w14:textId="77777777" w:rsidR="009F5B46" w:rsidRPr="00C11947" w:rsidRDefault="009F5B46" w:rsidP="00A748F4">
      <w:pPr>
        <w:pStyle w:val="13"/>
        <w:ind w:firstLine="420"/>
      </w:pPr>
      <w:r w:rsidRPr="00C11947">
        <w:t xml:space="preserve">其中 </w:t>
      </w:r>
      <m:oMath>
        <m:sSub>
          <m:sSubPr>
            <m:ctrlPr>
              <w:rPr>
                <w:rFonts w:ascii="Cambria Math" w:hAnsi="Cambria Math"/>
              </w:rPr>
            </m:ctrlPr>
          </m:sSubPr>
          <m:e>
            <m:r>
              <w:rPr>
                <w:rFonts w:ascii="Cambria Math" w:hAnsi="Cambria Math"/>
              </w:rPr>
              <m:t>m</m:t>
            </m:r>
          </m:e>
          <m:sub>
            <m:r>
              <w:rPr>
                <w:rFonts w:ascii="Cambria Math" w:hAnsi="Cambria Math"/>
              </w:rPr>
              <m:t>eff</m:t>
            </m:r>
          </m:sub>
        </m:sSub>
        <m:r>
          <m:rPr>
            <m:sty m:val="p"/>
          </m:rPr>
          <w:rPr>
            <w:rFonts w:ascii="Cambria Math" w:hAnsi="Cambria Math"/>
          </w:rPr>
          <m:t>=</m:t>
        </m:r>
        <m:func>
          <m:funcPr>
            <m:ctrlPr>
              <w:rPr>
                <w:rFonts w:ascii="Cambria Math" w:hAnsi="Cambria Math"/>
                <w:i/>
              </w:rPr>
            </m:ctrlPr>
          </m:funcPr>
          <m:fName>
            <m: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th</m:t>
                    </m:r>
                  </m:sub>
                </m:sSub>
                <m:r>
                  <w:rPr>
                    <w:rFonts w:ascii="Cambria Math" w:hAnsi="Cambria Math"/>
                  </w:rPr>
                  <m:t>,ϵ</m:t>
                </m:r>
              </m:e>
            </m:d>
          </m:e>
        </m:func>
      </m:oMath>
      <w:r w:rsidRPr="00C11947">
        <w:t xml:space="preserve"> 表示有效SINR 裕度；</w:t>
      </w:r>
      <m:oMath>
        <m:sSub>
          <m:sSubPr>
            <m:ctrlPr>
              <w:rPr>
                <w:rFonts w:ascii="Cambria Math" w:hAnsi="Cambria Math"/>
              </w:rPr>
            </m:ctrlPr>
          </m:sSubPr>
          <m:e>
            <m:r>
              <w:rPr>
                <w:rFonts w:ascii="Cambria Math" w:hAnsi="Cambria Math"/>
              </w:rPr>
              <m:t>s</m:t>
            </m:r>
          </m:e>
          <m:sub>
            <m:r>
              <w:rPr>
                <w:rFonts w:ascii="Cambria Math" w:hAnsi="Cambria Math"/>
              </w:rPr>
              <m:t>th</m:t>
            </m:r>
          </m:sub>
        </m:sSub>
      </m:oMath>
      <w:r w:rsidRPr="00C11947">
        <w:t xml:space="preserve"> 为通信</w:t>
      </w:r>
      <w:r w:rsidRPr="00C11947">
        <w:rPr>
          <w:rFonts w:hint="eastAsia"/>
        </w:rPr>
        <w:t>保持</w:t>
      </w:r>
      <w:r w:rsidRPr="00C11947">
        <w:t>阈值，</w:t>
      </w:r>
      <m:oMath>
        <m:sSub>
          <m:sSubPr>
            <m:ctrlPr>
              <w:rPr>
                <w:rFonts w:ascii="Cambria Math" w:hAnsi="Cambria Math"/>
              </w:rPr>
            </m:ctrlPr>
          </m:sSubPr>
          <m:e>
            <m:r>
              <w:rPr>
                <w:rFonts w:ascii="Cambria Math" w:hAnsi="Cambria Math"/>
              </w:rPr>
              <m:t>m</m:t>
            </m:r>
          </m:e>
          <m:sub>
            <m:r>
              <w:rPr>
                <w:rFonts w:ascii="Cambria Math" w:hAnsi="Cambria Math"/>
              </w:rPr>
              <m:t>r</m:t>
            </m:r>
          </m:sub>
        </m:sSub>
      </m:oMath>
      <w:r w:rsidRPr="00C11947">
        <w:t xml:space="preserve"> 为裕度半径，</w:t>
      </w:r>
      <m:oMath>
        <m:r>
          <m:rPr>
            <m:sty m:val="p"/>
          </m:rPr>
          <w:rPr>
            <w:rFonts w:ascii="Cambria Math" w:hAnsi="Cambria Math"/>
          </w:rPr>
          <m:t>ϵ</m:t>
        </m:r>
      </m:oMath>
      <w:r w:rsidRPr="00C11947">
        <w:t xml:space="preserve"> 为数值稳定性常数</w:t>
      </w:r>
      <w:r w:rsidRPr="00C11947">
        <w:rPr>
          <w:rFonts w:hint="eastAsia"/>
        </w:rPr>
        <w:t>。</w:t>
      </w:r>
      <w:r w:rsidRPr="00C11947">
        <w:t>该机制通过动态调节引力强度，使得当通信链路接近失效时，引力增强以维持连通性，而当链路质量充足时，引力减弱直至消失，从而在保持通信拓扑稳定的同时避免</w:t>
      </w:r>
      <w:r w:rsidRPr="00C11947">
        <w:rPr>
          <w:rFonts w:hint="eastAsia"/>
        </w:rPr>
        <w:t>无人机之间过度聚集</w:t>
      </w:r>
      <w:r w:rsidRPr="00C11947">
        <w:t>。</w:t>
      </w:r>
    </w:p>
    <w:p w14:paraId="38AC927D" w14:textId="77777777" w:rsidR="009F5B46" w:rsidRPr="00C11947" w:rsidRDefault="009F5B46" w:rsidP="00A748F4">
      <w:pPr>
        <w:pStyle w:val="13"/>
        <w:ind w:firstLine="420"/>
      </w:pPr>
      <w:r w:rsidRPr="00C11947">
        <w:t>最后</w:t>
      </w:r>
      <w:r w:rsidRPr="00C11947">
        <w:rPr>
          <w:rFonts w:hint="eastAsia"/>
        </w:rPr>
        <w:t>局部 M</w:t>
      </w:r>
      <w:r w:rsidRPr="00C11947">
        <w:t xml:space="preserve">BST-APF </w:t>
      </w:r>
      <w:r w:rsidRPr="00C11947">
        <w:rPr>
          <w:rFonts w:hint="eastAsia"/>
        </w:rPr>
        <w:t>为每个节点</w:t>
      </w:r>
      <w:r w:rsidRPr="00C11947">
        <w:t>根据</w:t>
      </w:r>
      <w:r w:rsidRPr="00C11947">
        <w:rPr>
          <w:rFonts w:hint="eastAsia"/>
        </w:rPr>
        <w:t>合力以及</w:t>
      </w:r>
      <w:r w:rsidRPr="00C11947">
        <w:t>归一化速度更新</w:t>
      </w:r>
      <w:r w:rsidRPr="00C11947">
        <w:rPr>
          <w:rFonts w:hint="eastAsia"/>
        </w:rPr>
        <w:t>下一步</w:t>
      </w:r>
      <w:r w:rsidRPr="00C11947">
        <w:t>位置：</w:t>
      </w:r>
    </w:p>
    <w:p w14:paraId="4F7C9AD4" w14:textId="77777777" w:rsidR="009F5B46" w:rsidRPr="00C11947" w:rsidRDefault="00314F43" w:rsidP="00A748F4">
      <w:pPr>
        <w:pStyle w:val="13"/>
        <w:ind w:firstLine="42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o</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sSub>
                <m:sSubPr>
                  <m:ctrlPr>
                    <w:rPr>
                      <w:rFonts w:ascii="Cambria Math" w:hAnsi="Cambria Math"/>
                    </w:rPr>
                  </m:ctrlPr>
                </m:sSubPr>
                <m:e>
                  <m:r>
                    <m:rPr>
                      <m:sty m:val="p"/>
                    </m:rPr>
                    <w:rPr>
                      <w:rFonts w:ascii="Cambria Math" w:hAnsi="Cambria Math"/>
                    </w:rPr>
                    <m:t>(</m:t>
                  </m:r>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m:rPr>
                      <m:sty m:val="p"/>
                    </m:rPr>
                    <w:rPr>
                      <w:rFonts w:ascii="Cambria Math" w:hAnsi="Cambria Math"/>
                    </w:rPr>
                    <m:t>26</m:t>
                  </m:r>
                </m:e>
              </m:d>
              <m:r>
                <m:rPr>
                  <m:sty m:val="p"/>
                </m:rPr>
                <w:rPr>
                  <w:rFonts w:ascii="Cambria Math" w:hAnsi="Cambria Math"/>
                </w:rPr>
                <m:t>​</m:t>
              </m:r>
            </m:e>
          </m:eqArr>
        </m:oMath>
      </m:oMathPara>
    </w:p>
    <w:p w14:paraId="7A4C938D" w14:textId="77777777" w:rsidR="009F5B46" w:rsidRPr="00C11947" w:rsidRDefault="009F5B46" w:rsidP="00A748F4">
      <w:pPr>
        <w:pStyle w:val="13"/>
        <w:ind w:firstLine="420"/>
      </w:pPr>
      <w:r w:rsidRPr="00C11947">
        <w:lastRenderedPageBreak/>
        <w:t xml:space="preserve">其中 </w:t>
      </w:r>
      <m:oMath>
        <m:sSub>
          <m:sSubPr>
            <m:ctrlPr>
              <w:rPr>
                <w:rFonts w:ascii="Cambria Math" w:hAnsi="Cambria Math"/>
                <w:i/>
              </w:rPr>
            </m:ctrlPr>
          </m:sSubPr>
          <m:e>
            <m:r>
              <w:rPr>
                <w:rFonts w:ascii="Cambria Math" w:hAnsi="Cambria Math"/>
              </w:rPr>
              <m:t>v</m:t>
            </m:r>
          </m:e>
          <m:sub>
            <m:r>
              <w:rPr>
                <w:rFonts w:ascii="Cambria Math" w:hAnsi="Cambria Math"/>
              </w:rPr>
              <m:t>norm</m:t>
            </m:r>
          </m:sub>
        </m:sSub>
        <m:d>
          <m:dPr>
            <m:ctrlPr>
              <w:rPr>
                <w:rFonts w:ascii="Cambria Math" w:hAnsi="Cambria Math"/>
                <w:i/>
              </w:rPr>
            </m:ctrlPr>
          </m:dPr>
          <m:e>
            <m:r>
              <m:rPr>
                <m:sty m:val="p"/>
              </m:rPr>
              <w:rPr>
                <w:rFonts w:ascii="Cambria Math" w:hAnsi="Cambria Math"/>
              </w:rPr>
              <m:t>⋅</m:t>
            </m:r>
          </m:e>
        </m:d>
      </m:oMath>
      <w:r w:rsidRPr="00C11947">
        <w:t>为速度归一化函数，用于限制无人机的单步移动距离</w:t>
      </w:r>
      <w:r w:rsidRPr="00C11947">
        <w:rPr>
          <w:rFonts w:hint="eastAsia"/>
        </w:rPr>
        <w:t xml:space="preserve">不超过 </w:t>
      </w:r>
      <m:oMath>
        <m:sSub>
          <m:sSubPr>
            <m:ctrlPr>
              <w:rPr>
                <w:rFonts w:ascii="Cambria Math" w:hAnsi="Cambria Math"/>
                <w:i/>
              </w:rPr>
            </m:ctrlPr>
          </m:sSubPr>
          <m:e>
            <m:r>
              <w:rPr>
                <w:rFonts w:ascii="Cambria Math" w:hAnsi="Cambria Math" w:hint="eastAsia"/>
              </w:rPr>
              <m:t>d</m:t>
            </m:r>
          </m:e>
          <m:sub>
            <m:r>
              <w:rPr>
                <w:rFonts w:ascii="Cambria Math" w:hAnsi="Cambria Math"/>
              </w:rPr>
              <m:t>move</m:t>
            </m:r>
          </m:sub>
        </m:sSub>
      </m:oMath>
      <w:r w:rsidRPr="00C11947">
        <w:t>，保证局部运动的平滑性与稳定性。</w:t>
      </w:r>
    </w:p>
    <w:p w14:paraId="66C56E93" w14:textId="38DEB8EB" w:rsidR="009F5B46" w:rsidRDefault="009F5B46" w:rsidP="009F5B46">
      <w:pPr>
        <w:adjustRightInd/>
        <w:spacing w:line="360" w:lineRule="auto"/>
        <w:ind w:firstLineChars="196" w:firstLine="412"/>
        <w:jc w:val="both"/>
        <w:textAlignment w:val="auto"/>
        <w:rPr>
          <w:rFonts w:ascii="宋体" w:hAnsi="宋体"/>
          <w:color w:val="000000"/>
          <w:sz w:val="21"/>
          <w:szCs w:val="21"/>
        </w:rPr>
      </w:pPr>
      <w:r w:rsidRPr="00C11947">
        <w:rPr>
          <w:rFonts w:ascii="宋体" w:hAnsi="宋体" w:hint="eastAsia"/>
          <w:color w:val="000000"/>
          <w:sz w:val="21"/>
          <w:szCs w:val="21"/>
        </w:rPr>
        <w:t>具体流程如算法2所示：</w:t>
      </w:r>
    </w:p>
    <w:tbl>
      <w:tblPr>
        <w:tblStyle w:val="affb"/>
        <w:tblW w:w="4535" w:type="dxa"/>
        <w:tblLook w:val="04A0" w:firstRow="1" w:lastRow="0" w:firstColumn="1" w:lastColumn="0" w:noHBand="0" w:noVBand="1"/>
      </w:tblPr>
      <w:tblGrid>
        <w:gridCol w:w="4535"/>
      </w:tblGrid>
      <w:tr w:rsidR="00C11947" w:rsidRPr="00C11947" w14:paraId="7348C230" w14:textId="77777777" w:rsidTr="00C11947">
        <w:trPr>
          <w:cnfStyle w:val="100000000000" w:firstRow="1" w:lastRow="0" w:firstColumn="0" w:lastColumn="0" w:oddVBand="0" w:evenVBand="0" w:oddHBand="0" w:evenHBand="0" w:firstRowFirstColumn="0" w:firstRowLastColumn="0" w:lastRowFirstColumn="0" w:lastRowLastColumn="0"/>
          <w:trHeight w:val="284"/>
        </w:trPr>
        <w:tc>
          <w:tcPr>
            <w:tcW w:w="4535" w:type="dxa"/>
          </w:tcPr>
          <w:p w14:paraId="397FB4D3" w14:textId="77777777" w:rsidR="00C11947" w:rsidRPr="00C11947" w:rsidRDefault="00C11947" w:rsidP="00C11947">
            <w:pPr>
              <w:pStyle w:val="a"/>
              <w:numPr>
                <w:ilvl w:val="0"/>
                <w:numId w:val="0"/>
              </w:numPr>
              <w:spacing w:line="360" w:lineRule="auto"/>
              <w:ind w:left="420" w:hanging="420"/>
              <w:rPr>
                <w:sz w:val="15"/>
                <w:szCs w:val="15"/>
              </w:rPr>
            </w:pPr>
            <w:bookmarkStart w:id="157" w:name="_Hlk216827397"/>
            <w:r w:rsidRPr="00C11947">
              <w:rPr>
                <w:sz w:val="15"/>
                <w:szCs w:val="15"/>
              </w:rPr>
              <w:t>算法</w:t>
            </w:r>
            <w:r w:rsidRPr="00C11947">
              <w:rPr>
                <w:sz w:val="15"/>
                <w:szCs w:val="15"/>
              </w:rPr>
              <w:t xml:space="preserve">2 </w:t>
            </w:r>
            <w:r w:rsidRPr="00C11947">
              <w:rPr>
                <w:sz w:val="15"/>
                <w:szCs w:val="15"/>
              </w:rPr>
              <w:t>基于</w:t>
            </w:r>
            <w:r w:rsidRPr="002645E5">
              <w:rPr>
                <w:rFonts w:ascii="宋体" w:hAnsi="宋体"/>
                <w:sz w:val="15"/>
                <w:szCs w:val="15"/>
              </w:rPr>
              <w:t>MBST引力的APF</w:t>
            </w:r>
            <w:r w:rsidRPr="00C11947">
              <w:rPr>
                <w:rFonts w:hint="eastAsia"/>
                <w:sz w:val="15"/>
                <w:szCs w:val="15"/>
              </w:rPr>
              <w:t>通信</w:t>
            </w:r>
            <w:r w:rsidRPr="00C11947">
              <w:rPr>
                <w:sz w:val="15"/>
                <w:szCs w:val="15"/>
              </w:rPr>
              <w:t>连通保持算法</w:t>
            </w:r>
          </w:p>
        </w:tc>
      </w:tr>
      <w:tr w:rsidR="00C11947" w:rsidRPr="00C11947" w14:paraId="40059FD5" w14:textId="77777777" w:rsidTr="00C11947">
        <w:trPr>
          <w:trHeight w:val="284"/>
        </w:trPr>
        <w:tc>
          <w:tcPr>
            <w:tcW w:w="4535" w:type="dxa"/>
          </w:tcPr>
          <w:p w14:paraId="494EACD7" w14:textId="77777777" w:rsidR="00C11947" w:rsidRPr="00875218" w:rsidRDefault="00C11947" w:rsidP="00875218">
            <w:pPr>
              <w:pStyle w:val="a"/>
              <w:numPr>
                <w:ilvl w:val="0"/>
                <w:numId w:val="0"/>
              </w:numPr>
              <w:spacing w:line="360" w:lineRule="auto"/>
              <w:ind w:left="420" w:hanging="420"/>
              <w:rPr>
                <w:sz w:val="15"/>
                <w:szCs w:val="15"/>
              </w:rPr>
            </w:pPr>
            <w:r w:rsidRPr="00C11947">
              <w:rPr>
                <w:rFonts w:hint="eastAsia"/>
                <w:sz w:val="15"/>
                <w:szCs w:val="15"/>
              </w:rPr>
              <w:t>输入：</w:t>
            </w:r>
            <w:r w:rsidRPr="00C11947">
              <w:rPr>
                <w:sz w:val="15"/>
                <w:szCs w:val="15"/>
              </w:rPr>
              <w:t>当前无人机位置集合</w:t>
            </w:r>
            <w:r w:rsidRPr="00C11947">
              <w:rPr>
                <w:rFonts w:hint="eastAsia"/>
                <w:sz w:val="15"/>
                <w:szCs w:val="15"/>
              </w:rPr>
              <w:t xml:space="preserve"> </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e>
              </m:d>
            </m:oMath>
            <w:r w:rsidRPr="00C11947">
              <w:rPr>
                <w:sz w:val="15"/>
                <w:szCs w:val="15"/>
              </w:rPr>
              <w:t>，各簇全局参考路径集合</w:t>
            </w:r>
            <w:r w:rsidRPr="00C11947">
              <w:rPr>
                <w:rFonts w:hint="eastAsia"/>
                <w:sz w:val="15"/>
                <w:szCs w:val="15"/>
              </w:rPr>
              <w:t xml:space="preserve"> </w:t>
            </w:r>
            <m:oMath>
              <m:r>
                <m:rPr>
                  <m:scr m:val="script"/>
                  <m:sty m:val="p"/>
                </m:rPr>
                <w:rPr>
                  <w:rFonts w:ascii="Cambria Math" w:hAnsi="Cambria Math"/>
                  <w:sz w:val="15"/>
                  <w:szCs w:val="15"/>
                </w:rPr>
                <m:t>P</m:t>
              </m:r>
              <m:r>
                <w:rPr>
                  <w:rFonts w:ascii="Cambria Math" w:hAnsi="Cambria Math"/>
                  <w:sz w:val="15"/>
                  <w:szCs w:val="15"/>
                </w:rPr>
                <m:t>(t)</m:t>
              </m:r>
            </m:oMath>
            <w:r w:rsidRPr="00C11947">
              <w:rPr>
                <w:sz w:val="15"/>
                <w:szCs w:val="15"/>
              </w:rPr>
              <w:t>，当前环境信息</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sz w:val="15"/>
                      <w:szCs w:val="15"/>
                    </w:rPr>
                    <m:t>t</m:t>
                  </m:r>
                </m:sub>
              </m:sSub>
            </m:oMath>
            <w:r w:rsidRPr="00C11947">
              <w:rPr>
                <w:sz w:val="15"/>
                <w:szCs w:val="15"/>
              </w:rPr>
              <w:t>，</w:t>
            </w:r>
            <w:r w:rsidRPr="00C11947">
              <w:rPr>
                <w:rFonts w:hint="eastAsia"/>
                <w:sz w:val="15"/>
                <w:szCs w:val="15"/>
              </w:rPr>
              <w:t>单步</w:t>
            </w:r>
            <w:r w:rsidRPr="00C11947">
              <w:rPr>
                <w:sz w:val="15"/>
                <w:szCs w:val="15"/>
              </w:rPr>
              <w:t>移动步长</w:t>
            </w:r>
            <w:r w:rsidRPr="00C11947">
              <w:rPr>
                <w:sz w:val="15"/>
                <w:szCs w:val="15"/>
              </w:rPr>
              <w:t xml:space="preserve"> </w:t>
            </w:r>
            <m:oMath>
              <m:sSub>
                <m:sSubPr>
                  <m:ctrlPr>
                    <w:rPr>
                      <w:rFonts w:ascii="Cambria Math" w:hAnsi="Cambria Math"/>
                      <w:sz w:val="15"/>
                      <w:szCs w:val="15"/>
                    </w:rPr>
                  </m:ctrlPr>
                </m:sSubPr>
                <m:e>
                  <m:r>
                    <w:rPr>
                      <w:rFonts w:ascii="Cambria Math" w:hAnsi="Cambria Math"/>
                      <w:sz w:val="15"/>
                      <w:szCs w:val="15"/>
                    </w:rPr>
                    <m:t>d</m:t>
                  </m:r>
                </m:e>
                <m:sub>
                  <m:r>
                    <w:rPr>
                      <w:rFonts w:ascii="Cambria Math" w:hAnsi="Cambria Math"/>
                      <w:sz w:val="15"/>
                      <w:szCs w:val="15"/>
                    </w:rPr>
                    <m:t>move</m:t>
                  </m:r>
                </m:sub>
              </m:sSub>
            </m:oMath>
          </w:p>
          <w:p w14:paraId="6A498241" w14:textId="77777777" w:rsidR="00C11947" w:rsidRPr="00875218" w:rsidRDefault="00C11947" w:rsidP="00875218">
            <w:pPr>
              <w:pStyle w:val="a"/>
              <w:numPr>
                <w:ilvl w:val="0"/>
                <w:numId w:val="0"/>
              </w:numPr>
              <w:spacing w:line="360" w:lineRule="auto"/>
              <w:ind w:left="420" w:hanging="420"/>
              <w:rPr>
                <w:sz w:val="15"/>
                <w:szCs w:val="15"/>
              </w:rPr>
            </w:pPr>
            <w:r w:rsidRPr="00875218">
              <w:rPr>
                <w:rFonts w:hint="eastAsia"/>
                <w:sz w:val="15"/>
                <w:szCs w:val="15"/>
              </w:rPr>
              <w:t>输出：</w:t>
            </w:r>
            <w:r w:rsidRPr="00875218">
              <w:rPr>
                <w:sz w:val="15"/>
                <w:szCs w:val="15"/>
              </w:rPr>
              <w:t>下一时刻无人机位置集合</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oMath>
          </w:p>
          <w:p w14:paraId="2116E2C3" w14:textId="77777777" w:rsidR="00C11947" w:rsidRPr="00875218" w:rsidRDefault="00C11947" w:rsidP="00875218">
            <w:pPr>
              <w:pStyle w:val="a"/>
              <w:numPr>
                <w:ilvl w:val="0"/>
                <w:numId w:val="36"/>
              </w:numPr>
              <w:spacing w:line="360" w:lineRule="auto"/>
              <w:rPr>
                <w:sz w:val="15"/>
                <w:szCs w:val="15"/>
              </w:rPr>
            </w:pPr>
            <w:r w:rsidRPr="00875218">
              <w:rPr>
                <w:rFonts w:hint="eastAsia"/>
                <w:sz w:val="15"/>
                <w:szCs w:val="15"/>
              </w:rPr>
              <w:t>计算无人机间链路</w:t>
            </w:r>
            <w:r w:rsidRPr="00875218">
              <w:rPr>
                <w:rFonts w:hint="eastAsia"/>
                <w:sz w:val="15"/>
                <w:szCs w:val="15"/>
              </w:rPr>
              <w:t xml:space="preserve"> </w:t>
            </w:r>
            <m:oMath>
              <m:r>
                <w:rPr>
                  <w:rFonts w:ascii="Cambria Math" w:hAnsi="Cambria Math" w:hint="eastAsia"/>
                  <w:sz w:val="15"/>
                  <w:szCs w:val="15"/>
                </w:rPr>
                <m:t>SIN</m:t>
              </m:r>
              <m:sSub>
                <m:sSubPr>
                  <m:ctrlPr>
                    <w:rPr>
                      <w:rFonts w:ascii="Cambria Math" w:hAnsi="Cambria Math"/>
                      <w:sz w:val="15"/>
                      <w:szCs w:val="15"/>
                    </w:rPr>
                  </m:ctrlPr>
                </m:sSubPr>
                <m:e>
                  <m:r>
                    <w:rPr>
                      <w:rFonts w:ascii="Cambria Math" w:hAnsi="Cambria Math" w:hint="eastAsia"/>
                      <w:sz w:val="15"/>
                      <w:szCs w:val="15"/>
                    </w:rPr>
                    <m:t>R</m:t>
                  </m:r>
                </m:e>
                <m:sub>
                  <m:r>
                    <w:rPr>
                      <w:rFonts w:ascii="Cambria Math" w:hAnsi="Cambria Math"/>
                      <w:sz w:val="15"/>
                      <w:szCs w:val="15"/>
                    </w:rPr>
                    <m:t>i</m:t>
                  </m:r>
                  <m:r>
                    <m:rPr>
                      <m:sty m:val="p"/>
                    </m:rPr>
                    <w:rPr>
                      <w:rFonts w:ascii="Cambria Math" w:hAnsi="Cambria Math"/>
                      <w:sz w:val="15"/>
                      <w:szCs w:val="15"/>
                    </w:rPr>
                    <m:t>,</m:t>
                  </m:r>
                  <m:r>
                    <w:rPr>
                      <w:rFonts w:ascii="Cambria Math" w:hAnsi="Cambria Math"/>
                      <w:sz w:val="15"/>
                      <w:szCs w:val="15"/>
                    </w:rPr>
                    <m:t>j</m:t>
                  </m:r>
                </m:sub>
              </m:sSub>
            </m:oMath>
          </w:p>
          <w:p w14:paraId="060622F1" w14:textId="77777777" w:rsidR="00C11947" w:rsidRPr="00C11947" w:rsidRDefault="00C11947" w:rsidP="00C11947">
            <w:pPr>
              <w:pStyle w:val="a"/>
              <w:spacing w:line="360" w:lineRule="auto"/>
              <w:rPr>
                <w:sz w:val="15"/>
                <w:szCs w:val="15"/>
              </w:rPr>
            </w:pPr>
            <w:r w:rsidRPr="00C11947">
              <w:rPr>
                <w:rFonts w:hint="eastAsia"/>
                <w:sz w:val="15"/>
                <w:szCs w:val="15"/>
              </w:rPr>
              <w:t>基于</w:t>
            </w:r>
            <w:r w:rsidRPr="00C11947">
              <w:rPr>
                <w:rFonts w:hint="eastAsia"/>
                <w:sz w:val="15"/>
                <w:szCs w:val="15"/>
              </w:rPr>
              <w:t xml:space="preserve"> </w:t>
            </w:r>
            <w:r w:rsidRPr="002645E5">
              <w:rPr>
                <w:rFonts w:ascii="宋体" w:hAnsi="宋体" w:hint="eastAsia"/>
                <w:sz w:val="15"/>
                <w:szCs w:val="15"/>
              </w:rPr>
              <w:t>SINR</w:t>
            </w:r>
            <w:r w:rsidRPr="00C11947">
              <w:rPr>
                <w:rFonts w:hint="eastAsia"/>
                <w:sz w:val="15"/>
                <w:szCs w:val="15"/>
              </w:rPr>
              <w:t xml:space="preserve"> </w:t>
            </w:r>
            <w:r w:rsidRPr="00C11947">
              <w:rPr>
                <w:rFonts w:hint="eastAsia"/>
                <w:sz w:val="15"/>
                <w:szCs w:val="15"/>
              </w:rPr>
              <w:t>构建最小生成树</w:t>
            </w:r>
            <w:r w:rsidRPr="00C11947">
              <w:rPr>
                <w:rFonts w:hint="eastAsia"/>
                <w:sz w:val="15"/>
                <w:szCs w:val="15"/>
              </w:rPr>
              <w:t xml:space="preserve"> </w:t>
            </w:r>
            <w:r w:rsidRPr="00C11947">
              <w:rPr>
                <w:rFonts w:hint="eastAsia"/>
                <w:i/>
                <w:iCs/>
                <w:sz w:val="15"/>
                <w:szCs w:val="15"/>
              </w:rPr>
              <w:t>M</w:t>
            </w:r>
            <w:r w:rsidRPr="00C11947">
              <w:rPr>
                <w:i/>
                <w:iCs/>
                <w:sz w:val="15"/>
                <w:szCs w:val="15"/>
              </w:rPr>
              <w:t>B</w:t>
            </w:r>
            <w:r w:rsidRPr="00C11947">
              <w:rPr>
                <w:rFonts w:hint="eastAsia"/>
                <w:i/>
                <w:iCs/>
                <w:sz w:val="15"/>
                <w:szCs w:val="15"/>
              </w:rPr>
              <w:t>ST</w:t>
            </w:r>
            <w:r w:rsidRPr="00C11947">
              <w:rPr>
                <w:rFonts w:hint="eastAsia"/>
                <w:sz w:val="15"/>
                <w:szCs w:val="15"/>
              </w:rPr>
              <w:t>(t)</w:t>
            </w:r>
          </w:p>
          <w:p w14:paraId="347731B2" w14:textId="77777777" w:rsidR="00C11947" w:rsidRPr="00C11947" w:rsidRDefault="00C11947" w:rsidP="00C11947">
            <w:pPr>
              <w:pStyle w:val="a"/>
              <w:spacing w:line="360" w:lineRule="auto"/>
              <w:rPr>
                <w:sz w:val="15"/>
                <w:szCs w:val="15"/>
              </w:rPr>
            </w:pPr>
            <w:r w:rsidRPr="00C11947">
              <w:rPr>
                <w:rFonts w:hint="eastAsia"/>
                <w:sz w:val="15"/>
                <w:szCs w:val="15"/>
              </w:rPr>
              <w:t xml:space="preserve">for </w:t>
            </w:r>
            <w:r w:rsidRPr="00C11947">
              <w:rPr>
                <w:rFonts w:hint="eastAsia"/>
                <w:sz w:val="15"/>
                <w:szCs w:val="15"/>
              </w:rPr>
              <w:t>每个无人机</w:t>
            </w:r>
            <w:r w:rsidRPr="00C11947">
              <w:rPr>
                <w:rFonts w:hint="eastAsia"/>
                <w:sz w:val="15"/>
                <w:szCs w:val="15"/>
              </w:rPr>
              <w:t xml:space="preserve"> </w:t>
            </w:r>
            <m:oMath>
              <m:r>
                <w:rPr>
                  <w:rFonts w:ascii="Cambria Math" w:hAnsi="Cambria Math" w:hint="eastAsia"/>
                  <w:sz w:val="15"/>
                  <w:szCs w:val="15"/>
                </w:rPr>
                <m:t>i</m:t>
              </m:r>
            </m:oMath>
            <w:r w:rsidRPr="00C11947">
              <w:rPr>
                <w:rFonts w:hint="eastAsia"/>
                <w:sz w:val="15"/>
                <w:szCs w:val="15"/>
              </w:rPr>
              <w:t xml:space="preserve"> </w:t>
            </w:r>
            <w:r w:rsidRPr="00C11947">
              <w:rPr>
                <w:rFonts w:hint="eastAsia"/>
                <w:sz w:val="15"/>
                <w:szCs w:val="15"/>
              </w:rPr>
              <w:t>并行执行</w:t>
            </w:r>
            <w:r w:rsidRPr="00C11947">
              <w:rPr>
                <w:rFonts w:hint="eastAsia"/>
                <w:sz w:val="15"/>
                <w:szCs w:val="15"/>
              </w:rPr>
              <w:t>:</w:t>
            </w:r>
          </w:p>
          <w:p w14:paraId="5BBA51B4"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以</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sz w:val="15"/>
                      <w:szCs w:val="15"/>
                    </w:rPr>
                    <m:t>i,1</m:t>
                  </m:r>
                </m:sub>
              </m:sSub>
              <m:d>
                <m:dPr>
                  <m:ctrlPr>
                    <w:rPr>
                      <w:rFonts w:ascii="Cambria Math" w:hAnsi="Cambria Math"/>
                      <w:sz w:val="15"/>
                      <w:szCs w:val="15"/>
                    </w:rPr>
                  </m:ctrlPr>
                </m:dPr>
                <m:e>
                  <m:r>
                    <w:rPr>
                      <w:rFonts w:ascii="Cambria Math" w:hAnsi="Cambria Math" w:hint="eastAsia"/>
                      <w:sz w:val="15"/>
                      <w:szCs w:val="15"/>
                    </w:rPr>
                    <m:t>t</m:t>
                  </m:r>
                </m:e>
              </m:d>
            </m:oMath>
            <w:r w:rsidRPr="00C11947">
              <w:rPr>
                <w:sz w:val="15"/>
                <w:szCs w:val="15"/>
              </w:rPr>
              <w:t>为</w:t>
            </w:r>
            <w:r w:rsidRPr="00C11947">
              <w:rPr>
                <w:rFonts w:hint="eastAsia"/>
                <w:sz w:val="15"/>
                <w:szCs w:val="15"/>
              </w:rPr>
              <w:t>下一全局关键点计算目标导向吸引力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att</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r w:rsidRPr="00C11947">
              <w:rPr>
                <w:rFonts w:hint="eastAsia"/>
                <w:sz w:val="15"/>
                <w:szCs w:val="15"/>
              </w:rPr>
              <w:t xml:space="preserve"> </w:t>
            </w:r>
          </w:p>
          <w:p w14:paraId="15DD50A4"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计算碰撞避免斥力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rep</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p>
          <w:p w14:paraId="666B6CC8"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w:t>
            </w:r>
            <w:r w:rsidRPr="002645E5">
              <w:rPr>
                <w:rFonts w:ascii="宋体" w:hAnsi="宋体" w:hint="eastAsia"/>
                <w:sz w:val="15"/>
                <w:szCs w:val="15"/>
              </w:rPr>
              <w:t>M</w:t>
            </w:r>
            <w:r w:rsidRPr="002645E5">
              <w:rPr>
                <w:rFonts w:ascii="宋体" w:hAnsi="宋体"/>
                <w:sz w:val="15"/>
                <w:szCs w:val="15"/>
              </w:rPr>
              <w:t>B</w:t>
            </w:r>
            <w:r w:rsidRPr="002645E5">
              <w:rPr>
                <w:rFonts w:ascii="宋体" w:hAnsi="宋体" w:hint="eastAsia"/>
                <w:sz w:val="15"/>
                <w:szCs w:val="15"/>
              </w:rPr>
              <w:t>ST</w:t>
            </w:r>
            <w:r w:rsidRPr="00C11947">
              <w:rPr>
                <w:rFonts w:hint="eastAsia"/>
                <w:sz w:val="15"/>
                <w:szCs w:val="15"/>
              </w:rPr>
              <w:t>通信连通保持力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co</m:t>
                  </m:r>
                  <m:r>
                    <w:rPr>
                      <w:rFonts w:ascii="Cambria Math" w:eastAsia="MS Gothic" w:hAnsi="Cambria Math" w:cs="MS Gothic" w:hint="eastAsia"/>
                      <w:sz w:val="15"/>
                      <w:szCs w:val="15"/>
                    </w:rPr>
                    <m:t>h</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p>
          <w:p w14:paraId="42392041"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计算总合力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α</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att</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β</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rep</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η</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coh</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oMath>
          </w:p>
          <w:p w14:paraId="24973129"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更新位置</w:t>
            </w:r>
            <w:r w:rsidRPr="00C11947">
              <w:rPr>
                <w:rFonts w:hint="eastAsia"/>
                <w:sz w:val="15"/>
                <w:szCs w:val="15"/>
              </w:rPr>
              <w:t>:</w:t>
            </w:r>
            <w:r w:rsidRPr="00C11947">
              <w:rPr>
                <w:sz w:val="15"/>
                <w:szCs w:val="15"/>
              </w:rPr>
              <w:t xml:space="preserve"> </w:t>
            </w:r>
            <m:oMath>
              <m:sSub>
                <m:sSubPr>
                  <m:ctrlPr>
                    <w:rPr>
                      <w:rFonts w:ascii="Cambria Math" w:hAnsi="Cambria Math"/>
                      <w:sz w:val="15"/>
                      <w:szCs w:val="15"/>
                    </w:rPr>
                  </m:ctrlPr>
                </m:sSubPr>
                <m:e>
                  <m:r>
                    <w:rPr>
                      <w:rFonts w:ascii="Cambria Math" w:hAnsi="Cambria Math"/>
                      <w:sz w:val="15"/>
                      <w:szCs w:val="15"/>
                    </w:rPr>
                    <m:t>o</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o</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v</m:t>
                  </m:r>
                </m:e>
                <m:sub>
                  <m:r>
                    <w:rPr>
                      <w:rFonts w:ascii="Cambria Math" w:hAnsi="Cambria Math"/>
                      <w:sz w:val="15"/>
                      <w:szCs w:val="15"/>
                    </w:rPr>
                    <m:t>norm</m:t>
                  </m:r>
                </m:sub>
              </m:sSub>
              <m:d>
                <m:dPr>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e>
              </m:d>
            </m:oMath>
          </w:p>
          <w:p w14:paraId="5745B9AD" w14:textId="77777777" w:rsidR="00C11947" w:rsidRPr="00C11947" w:rsidRDefault="00C11947" w:rsidP="00C11947">
            <w:pPr>
              <w:pStyle w:val="a"/>
              <w:spacing w:line="360" w:lineRule="auto"/>
              <w:rPr>
                <w:sz w:val="15"/>
                <w:szCs w:val="15"/>
              </w:rPr>
            </w:pPr>
            <w:r w:rsidRPr="00C11947">
              <w:rPr>
                <w:sz w:val="15"/>
                <w:szCs w:val="15"/>
              </w:rPr>
              <w:t>end for</w:t>
            </w:r>
          </w:p>
          <w:p w14:paraId="28F0FC23" w14:textId="77777777" w:rsidR="00C11947" w:rsidRPr="00C11947" w:rsidRDefault="00C11947" w:rsidP="00C11947">
            <w:pPr>
              <w:pStyle w:val="a"/>
              <w:spacing w:line="360" w:lineRule="auto"/>
              <w:rPr>
                <w:sz w:val="15"/>
                <w:szCs w:val="15"/>
              </w:rPr>
            </w:pPr>
            <w:r w:rsidRPr="00C11947">
              <w:rPr>
                <w:rFonts w:hint="eastAsia"/>
                <w:sz w:val="15"/>
                <w:szCs w:val="15"/>
              </w:rPr>
              <w:t>输出</w:t>
            </w:r>
            <w:r w:rsidRPr="00C11947">
              <w:rPr>
                <w:rFonts w:hint="eastAsia"/>
                <w:sz w:val="15"/>
                <w:szCs w:val="15"/>
              </w:rPr>
              <w:t xml:space="preserve"> </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oMath>
          </w:p>
        </w:tc>
      </w:tr>
    </w:tbl>
    <w:bookmarkEnd w:id="153"/>
    <w:bookmarkEnd w:id="157"/>
    <w:p w14:paraId="1A84DD4E" w14:textId="13A6A107" w:rsidR="003900DC" w:rsidRDefault="003900DC" w:rsidP="003900DC">
      <w:pPr>
        <w:pStyle w:val="00"/>
        <w:spacing w:line="360" w:lineRule="auto"/>
        <w:ind w:left="420" w:right="-31" w:hangingChars="150" w:hanging="420"/>
        <w:rPr>
          <w:rFonts w:ascii="黑体" w:eastAsia="黑体" w:hAnsi="黑体"/>
          <w:sz w:val="28"/>
          <w:szCs w:val="28"/>
          <w:lang w:eastAsia="zh-CN"/>
        </w:rPr>
      </w:pPr>
      <w:r>
        <w:rPr>
          <w:rFonts w:ascii="黑体" w:eastAsia="黑体" w:hAnsi="黑体"/>
          <w:sz w:val="28"/>
          <w:szCs w:val="28"/>
          <w:lang w:eastAsia="zh-CN"/>
        </w:rPr>
        <w:t>3</w:t>
      </w:r>
      <w:r>
        <w:rPr>
          <w:rFonts w:ascii="黑体" w:eastAsia="黑体" w:hAnsi="黑体" w:hint="eastAsia"/>
          <w:sz w:val="28"/>
          <w:szCs w:val="28"/>
          <w:lang w:eastAsia="zh-CN"/>
        </w:rPr>
        <w:t xml:space="preserve">  仿真分析</w:t>
      </w:r>
    </w:p>
    <w:p w14:paraId="0CBC094B" w14:textId="77777777" w:rsidR="003900DC" w:rsidRPr="00467989" w:rsidRDefault="003900DC" w:rsidP="00A748F4">
      <w:pPr>
        <w:pStyle w:val="13"/>
        <w:ind w:firstLine="420"/>
      </w:pPr>
      <w:r w:rsidRPr="003900DC">
        <w:rPr>
          <w:rFonts w:hint="eastAsia"/>
        </w:rPr>
        <w:t>为验证所提 C-RRT*-APF 算法性能，本节从建筑物数量、无人机数量、干扰数量以及干扰功率四个关键环境因素出发，分别考察其对算法通信保持性能和路径规划效率的影响，并与多智能体冲突搜索类算法K-CBS</w:t>
      </w:r>
      <w:r w:rsidRPr="003900DC">
        <w:rPr>
          <w:rFonts w:hint="eastAsia"/>
          <w:vertAlign w:val="superscript"/>
        </w:rPr>
        <w:t>[10]</w:t>
      </w:r>
      <w:r w:rsidRPr="003900DC">
        <w:rPr>
          <w:rFonts w:hint="eastAsia"/>
        </w:rPr>
        <w:t>、启发式全局优化类算法PPSwarm</w:t>
      </w:r>
      <w:r w:rsidRPr="003900DC">
        <w:rPr>
          <w:rFonts w:hint="eastAsia"/>
          <w:vertAlign w:val="superscript"/>
        </w:rPr>
        <w:t>[13]</w:t>
      </w:r>
      <w:r w:rsidRPr="003900DC">
        <w:rPr>
          <w:rFonts w:hint="eastAsia"/>
        </w:rPr>
        <w:t>和人工势场类方法APF、CMUPF</w:t>
      </w:r>
      <w:r w:rsidRPr="003900DC">
        <w:rPr>
          <w:rFonts w:hint="eastAsia"/>
          <w:vertAlign w:val="superscript"/>
        </w:rPr>
        <w:t>[19]</w:t>
      </w:r>
      <w:r w:rsidRPr="003900DC">
        <w:rPr>
          <w:rFonts w:hint="eastAsia"/>
        </w:rPr>
        <w:t>等四种典型算法进行对比分析。此外，为进一步分析本文所填算法各模块的贡献，本文分别移除分簇 Fréchet 约束与 MBST 通信保持力，通过消融实验评估两者的作用。</w:t>
      </w:r>
    </w:p>
    <w:p w14:paraId="762AACBC" w14:textId="38FDC85B" w:rsidR="003900DC" w:rsidRDefault="003900DC" w:rsidP="003900DC">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.1</w:t>
      </w:r>
      <w:r>
        <w:rPr>
          <w:rFonts w:ascii="黑体" w:eastAsia="黑体" w:hAnsi="黑体" w:hint="eastAsia"/>
          <w:lang w:eastAsia="zh-CN"/>
        </w:rPr>
        <w:t xml:space="preserve"> 仿真参数设置</w:t>
      </w:r>
    </w:p>
    <w:p w14:paraId="5939430F" w14:textId="22A07D05" w:rsidR="003900DC" w:rsidRPr="003900DC" w:rsidRDefault="003900DC" w:rsidP="00A748F4">
      <w:pPr>
        <w:pStyle w:val="13"/>
        <w:ind w:firstLine="420"/>
      </w:pPr>
      <w:r w:rsidRPr="003900DC">
        <w:rPr>
          <w:rFonts w:hint="eastAsia"/>
        </w:rPr>
        <w:t>本文设</w:t>
      </w:r>
      <w:r w:rsidRPr="003900DC">
        <w:t>场景</w:t>
      </w:r>
      <w:r w:rsidRPr="003900DC">
        <w:rPr>
          <w:rFonts w:hint="eastAsia"/>
        </w:rPr>
        <w:t>为</w:t>
      </w:r>
      <w:r w:rsidRPr="003900DC">
        <w:t xml:space="preserve"> </w:t>
      </w: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=1 </m:t>
        </m:r>
        <m:r>
          <m:rPr>
            <m:nor/>
          </m:rPr>
          <m:t>km</m:t>
        </m:r>
      </m:oMath>
      <w:r w:rsidRPr="003900DC">
        <w:rPr>
          <w:rFonts w:hint="eastAsia"/>
        </w:rPr>
        <w:t xml:space="preserve"> 的正方形区域，</w:t>
      </w:r>
      <w:r w:rsidRPr="003900DC">
        <w:t>建筑物数量</w:t>
      </w:r>
      <w:r w:rsidRPr="003900DC">
        <w:rPr>
          <w:rFonts w:hint="eastAsia"/>
        </w:rPr>
        <w:t xml:space="preserve"> </w:t>
      </w:r>
      <m:oMath>
        <m:r>
          <w:rPr>
            <w:rFonts w:ascii="Cambria Math" w:hAnsi="Cambria Math"/>
          </w:rPr>
          <m:t>M</m:t>
        </m:r>
        <m:r>
          <m:rPr>
            <m:sty m:val="p"/>
          </m:rPr>
          <w:rPr>
            <w:rFonts w:ascii="Cambria Math" w:hAnsi="Cambria Math"/>
          </w:rPr>
          <m:t>=</m:t>
        </m:r>
        <m:r>
          <m:rPr>
            <m:lit/>
            <m:sty m:val="p"/>
          </m:rPr>
          <w:rPr>
            <w:rFonts w:ascii="Cambria Math" w:hAnsi="Cambria Math"/>
          </w:rPr>
          <m:t>{</m:t>
        </m:r>
        <m:r>
          <m:rPr>
            <m:sty m:val="p"/>
          </m:rPr>
          <w:rPr>
            <w:rFonts w:ascii="Cambria Math" w:hAnsi="Cambria Math"/>
          </w:rPr>
          <m:t>10,20,30</m:t>
        </m:r>
        <m:r>
          <m:rPr>
            <m:lit/>
            <m:sty m:val="p"/>
          </m:rPr>
          <w:rPr>
            <w:rFonts w:ascii="Cambria Math" w:hAnsi="Cambria Math"/>
          </w:rPr>
          <m:t>}</m:t>
        </m:r>
      </m:oMath>
      <w:r w:rsidRPr="003900DC">
        <w:rPr>
          <w:rFonts w:hint="eastAsia"/>
        </w:rPr>
        <w:t>离散可调。</w:t>
      </w:r>
      <w:r w:rsidRPr="003900DC">
        <w:t xml:space="preserve">无人机数量 </w:t>
      </w:r>
      <m:oMath>
        <m:r>
          <w:rPr>
            <w:rFonts w:ascii="Cambria Math" w:hAnsi="Cambria Math"/>
          </w:rPr>
          <m:t>N</m:t>
        </m:r>
        <m:r>
          <m:rPr>
            <m:sty m:val="p"/>
          </m:rPr>
          <w:rPr>
            <w:rFonts w:ascii="Cambria Math" w:hAnsi="Cambria Math"/>
          </w:rPr>
          <m:t>=</m:t>
        </m:r>
        <m:r>
          <m:rPr>
            <m:lit/>
            <m:sty m:val="p"/>
          </m:rPr>
          <w:rPr>
            <w:rFonts w:ascii="Cambria Math" w:hAnsi="Cambria Math"/>
          </w:rPr>
          <m:t>{</m:t>
        </m:r>
        <m:r>
          <m:rPr>
            <m:sty m:val="p"/>
          </m:rPr>
          <w:rPr>
            <w:rFonts w:ascii="Cambria Math" w:hAnsi="Cambria Math"/>
          </w:rPr>
          <m:t>12,24,36</m:t>
        </m:r>
        <m:r>
          <m:rPr>
            <m:lit/>
            <m:sty m:val="p"/>
          </m:rPr>
          <w:rPr>
            <w:rFonts w:ascii="Cambria Math" w:hAnsi="Cambria Math"/>
          </w:rPr>
          <m:t>}</m:t>
        </m:r>
      </m:oMath>
      <w:r w:rsidRPr="003900DC">
        <w:rPr>
          <w:rFonts w:hint="eastAsia"/>
        </w:rPr>
        <w:t xml:space="preserve">、干扰源数量 </w:t>
      </w:r>
      <m:oMath>
        <m:sSub>
          <m:sSubPr>
            <m:ctrlPr>
              <w:rPr>
                <w:rFonts w:ascii="Cambria Math" w:hAnsi="Cambria Math"/>
                <w:i/>
              </w:rPr>
            </m:ctrlPr>
          </m:sSubPr>
          <m:e>
            <m:r>
              <w:rPr>
                <w:rFonts w:ascii="Cambria Math" w:hAnsi="Cambria Math"/>
              </w:rPr>
              <m:t>N</m:t>
            </m:r>
          </m:e>
          <m:sub>
            <m:r>
              <w:rPr>
                <w:rFonts w:ascii="Cambria Math" w:hAnsi="Cambria Math"/>
              </w:rPr>
              <m:t>J</m:t>
            </m:r>
          </m:sub>
        </m:sSub>
        <m:r>
          <m:rPr>
            <m:sty m:val="p"/>
          </m:rPr>
          <w:rPr>
            <w:rFonts w:ascii="Cambria Math" w:hAnsi="Cambria Math"/>
          </w:rPr>
          <m:t>= </m:t>
        </m:r>
        <m:r>
          <m:rPr>
            <m:nor/>
          </m:rPr>
          <m:t>{1,2,3}</m:t>
        </m:r>
      </m:oMath>
      <w:r w:rsidRPr="003900DC">
        <w:rPr>
          <w:rFonts w:hint="eastAsia"/>
        </w:rPr>
        <w:t>、</w:t>
      </w:r>
      <w:r w:rsidRPr="003900DC">
        <w:t xml:space="preserve">干扰功率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=20</m:t>
        </m:r>
        <m:r>
          <m:rPr>
            <m:nor/>
          </m:rPr>
          <m:t>–</m:t>
        </m:r>
        <m:r>
          <m:rPr>
            <m:sty m:val="p"/>
          </m:rPr>
          <w:rPr>
            <w:rFonts w:ascii="Cambria Math" w:hAnsi="Cambria Math"/>
          </w:rPr>
          <m:t>30 </m:t>
        </m:r>
        <m:r>
          <m:rPr>
            <m:nor/>
          </m:rPr>
          <m:t>dBm</m:t>
        </m:r>
      </m:oMath>
      <w:r w:rsidRPr="003900DC">
        <w:rPr>
          <w:rFonts w:hint="eastAsia"/>
        </w:rPr>
        <w:t xml:space="preserve"> 离散可变</w:t>
      </w:r>
      <w:r w:rsidRPr="003900DC">
        <w:t>。</w:t>
      </w:r>
      <w:r w:rsidRPr="003900DC">
        <w:rPr>
          <w:rFonts w:hint="eastAsia"/>
        </w:rPr>
        <w:t>本文设</w:t>
      </w:r>
      <w:r w:rsidRPr="003900DC">
        <w:t>通信</w:t>
      </w:r>
      <w:r w:rsidRPr="003900DC">
        <w:rPr>
          <w:rFonts w:hint="eastAsia"/>
        </w:rPr>
        <w:t>系统工作频率</w:t>
      </w:r>
      <w:r w:rsidRPr="003900DC">
        <w:t xml:space="preserve"> </w:t>
      </w:r>
      <m:oMath>
        <m:r>
          <w:rPr>
            <w:rFonts w:ascii="Cambria Math" w:hAnsi="Cambria Math"/>
          </w:rPr>
          <m:t>f = 2.4</m:t>
        </m:r>
        <m:r>
          <w:rPr>
            <w:rFonts w:ascii="Cambria Math" w:eastAsia="MS Gothic" w:hAnsi="Cambria Math" w:cs="MS Gothic" w:hint="eastAsia"/>
          </w:rPr>
          <m:t> </m:t>
        </m:r>
        <m:r>
          <w:rPr>
            <w:rFonts w:ascii="Cambria Math" w:hAnsi="Cambria Math"/>
          </w:rPr>
          <m:t>GHz</m:t>
        </m:r>
      </m:oMath>
      <w:r w:rsidRPr="003900DC">
        <w:t>、</w:t>
      </w:r>
      <w:r w:rsidRPr="003900DC">
        <w:rPr>
          <w:rFonts w:hint="eastAsia"/>
        </w:rPr>
        <w:t xml:space="preserve">通信带宽 </w:t>
      </w:r>
      <m:oMath>
        <m:r>
          <w:rPr>
            <w:rFonts w:ascii="Cambria Math" w:hAnsi="Cambria Math"/>
          </w:rPr>
          <m:t>B</m:t>
        </m:r>
        <m:r>
          <m:rPr>
            <m:sty m:val="p"/>
          </m:rPr>
          <w:rPr>
            <w:rFonts w:ascii="Cambria Math" w:hAnsi="Cambria Math"/>
          </w:rPr>
          <m:t>=1 </m:t>
        </m:r>
        <m:r>
          <w:rPr>
            <w:rFonts w:ascii="Cambria Math" w:hAnsi="Cambria Math"/>
          </w:rPr>
          <m:t>MHz</m:t>
        </m:r>
      </m:oMath>
      <w:r w:rsidRPr="003900DC">
        <w:t>、</w:t>
      </w:r>
      <w:r w:rsidRPr="003900DC">
        <w:rPr>
          <w:rFonts w:hint="eastAsia"/>
        </w:rPr>
        <w:t xml:space="preserve">发射功率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=25dB</m:t>
        </m:r>
      </m:oMath>
      <w:r w:rsidRPr="003900DC">
        <w:rPr>
          <w:i/>
        </w:rPr>
        <w:t>m</w:t>
      </w:r>
      <w:r w:rsidRPr="003900DC">
        <w:t xml:space="preserve"> </w:t>
      </w:r>
      <w:r w:rsidRPr="003900DC">
        <w:rPr>
          <w:rFonts w:hint="eastAsia"/>
        </w:rPr>
        <w:t>、噪</w:t>
      </w:r>
      <w:r w:rsidRPr="003900DC">
        <w:t>声功率谱密度</w:t>
      </w:r>
      <w:r w:rsidRPr="003900DC">
        <w:rPr>
          <w:rFonts w:hint="eastAsia"/>
        </w:rPr>
        <w:t xml:space="preserve"> </w:t>
      </w:r>
      <m:oMath>
        <m:sSub>
          <m:sSubPr>
            <m:ctrlPr>
              <w:rPr>
                <w:rFonts w:ascii="Cambria Math" w:hAnsi="Cambria Math"/>
                <w:i/>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=-174 </m:t>
        </m:r>
        <m:r>
          <w:rPr>
            <w:rFonts w:ascii="Cambria Math" w:hAnsi="Cambria Math"/>
          </w:rPr>
          <m:t>dBm</m:t>
        </m:r>
        <m:r>
          <m:rPr>
            <m:lit/>
            <m:sty m:val="p"/>
          </m:rPr>
          <w:rPr>
            <w:rFonts w:ascii="Cambria Math" w:hAnsi="Cambria Math"/>
          </w:rPr>
          <m:t>/</m:t>
        </m:r>
        <m:r>
          <w:rPr>
            <w:rFonts w:ascii="Cambria Math" w:hAnsi="Cambria Math"/>
          </w:rPr>
          <m:t>Hz</m:t>
        </m:r>
      </m:oMath>
      <w:r w:rsidRPr="003900DC">
        <w:t>，并设</w:t>
      </w:r>
      <w:r w:rsidRPr="003900DC">
        <w:rPr>
          <w:rFonts w:hint="eastAsia"/>
        </w:rPr>
        <w:t xml:space="preserve">解调 </w:t>
      </w:r>
      <w:r w:rsidRPr="003900DC">
        <w:t xml:space="preserve">SINR 门限为 </w:t>
      </w:r>
      <m:oMath>
        <m:sSub>
          <m:sSubPr>
            <m:ctrlPr>
              <w:rPr>
                <w:rFonts w:ascii="Cambria Math" w:hAnsi="Cambria Math"/>
              </w:rPr>
            </m:ctrlPr>
          </m:sSubPr>
          <m:e>
            <m:r>
              <w:rPr>
                <w:rFonts w:ascii="Cambria Math" w:hAnsi="Cambria Math"/>
              </w:rPr>
              <m:t>γ</m:t>
            </m:r>
          </m:e>
          <m:sub>
            <m:r>
              <w:rPr>
                <w:rFonts w:ascii="Cambria Math" w:hAnsi="Cambria Math"/>
              </w:rPr>
              <m:t>th</m:t>
            </m:r>
          </m:sub>
        </m:sSub>
        <m:r>
          <m:rPr>
            <m:sty m:val="p"/>
          </m:rPr>
          <w:rPr>
            <w:rFonts w:ascii="Cambria Math" w:hAnsi="Cambria Math"/>
          </w:rPr>
          <m:t>=10 </m:t>
        </m:r>
        <m:r>
          <w:rPr>
            <w:rFonts w:ascii="Cambria Math" w:hAnsi="Cambria Math"/>
          </w:rPr>
          <m:t>dB</m:t>
        </m:r>
      </m:oMath>
      <w:r w:rsidRPr="003900DC">
        <w:t>。</w:t>
      </w:r>
      <w:r w:rsidRPr="003900DC">
        <w:rPr>
          <w:rFonts w:hint="eastAsia"/>
        </w:rPr>
        <w:t>设</w:t>
      </w:r>
      <w:r w:rsidRPr="003900DC">
        <w:t>无人机</w:t>
      </w:r>
      <w:r w:rsidRPr="003900DC">
        <w:rPr>
          <w:rFonts w:hint="eastAsia"/>
        </w:rPr>
        <w:t>碰撞避免</w:t>
      </w:r>
      <w:r w:rsidRPr="003900DC">
        <w:t xml:space="preserve">安全半径设为 </w:t>
      </w:r>
      <m:oMath>
        <m:r>
          <w:rPr>
            <w:rFonts w:ascii="Cambria Math" w:hAnsi="Cambria Math"/>
          </w:rPr>
          <m:t>s</m:t>
        </m:r>
        <m:r>
          <m:rPr>
            <m:sty m:val="p"/>
          </m:rPr>
          <w:rPr>
            <w:rFonts w:ascii="Cambria Math" w:hAnsi="Cambria Math"/>
          </w:rPr>
          <m:t>=10 </m:t>
        </m:r>
        <m:r>
          <w:rPr>
            <w:rFonts w:ascii="Cambria Math" w:hAnsi="Cambria Math"/>
          </w:rPr>
          <m:t>m</m:t>
        </m:r>
      </m:oMath>
      <w:r w:rsidRPr="003900DC">
        <w:t>，</w:t>
      </w:r>
      <w:r w:rsidRPr="003900DC">
        <w:rPr>
          <w:rFonts w:hint="eastAsia"/>
        </w:rPr>
        <w:t>局部规划</w:t>
      </w:r>
      <w:r w:rsidRPr="003900DC">
        <w:t xml:space="preserve">步长为 </w:t>
      </w:r>
      <m:oMath>
        <m:sSub>
          <m:sSubPr>
            <m:ctrlPr>
              <w:rPr>
                <w:rFonts w:ascii="Cambria Math" w:hAnsi="Cambria Math"/>
                <w:i/>
              </w:rPr>
            </m:ctrlPr>
          </m:sSubPr>
          <m:e>
            <m:r>
              <w:rPr>
                <w:rFonts w:ascii="Cambria Math" w:hAnsi="Cambria Math"/>
              </w:rPr>
              <m:t>d</m:t>
            </m:r>
          </m:e>
          <m:sub>
            <m:r>
              <m:rPr>
                <m:nor/>
              </m:rPr>
              <w:rPr>
                <w:i/>
              </w:rPr>
              <m:t>move</m:t>
            </m:r>
          </m:sub>
        </m:sSub>
        <m:r>
          <m:rPr>
            <m:sty m:val="p"/>
          </m:rPr>
          <w:rPr>
            <w:rFonts w:ascii="Cambria Math" w:hAnsi="Cambria Math"/>
          </w:rPr>
          <m:t>=5 </m:t>
        </m:r>
        <m:r>
          <m:rPr>
            <m:nor/>
          </m:rPr>
          <m:t>m</m:t>
        </m:r>
      </m:oMath>
      <w:r w:rsidRPr="003900DC">
        <w:t>，</w:t>
      </w:r>
      <w:r w:rsidRPr="003900DC">
        <w:rPr>
          <w:rFonts w:hint="eastAsia"/>
        </w:rPr>
        <w:t>全局规划</w:t>
      </w:r>
      <w:r w:rsidRPr="003900DC">
        <w:t xml:space="preserve">步长为 </w:t>
      </w:r>
      <m:oMath>
        <m:sSub>
          <m:sSubPr>
            <m:ctrlPr>
              <w:rPr>
                <w:rFonts w:ascii="Cambria Math" w:hAnsi="Cambria Math"/>
                <w:i/>
              </w:rPr>
            </m:ctrlPr>
          </m:sSubPr>
          <m:e>
            <m:r>
              <w:rPr>
                <w:rFonts w:ascii="Cambria Math" w:hAnsi="Cambria Math"/>
              </w:rPr>
              <m:t>d</m:t>
            </m:r>
          </m:e>
          <m:sub>
            <m:r>
              <m:rPr>
                <m:nor/>
              </m:rPr>
              <w:rPr>
                <w:i/>
              </w:rPr>
              <m:t>step</m:t>
            </m:r>
          </m:sub>
        </m:sSub>
        <m:r>
          <m:rPr>
            <m:sty m:val="p"/>
          </m:rPr>
          <w:rPr>
            <w:rFonts w:ascii="Cambria Math" w:hAnsi="Cambria Math"/>
          </w:rPr>
          <m:t>=200 </m:t>
        </m:r>
        <m:r>
          <m:rPr>
            <m:nor/>
          </m:rPr>
          <m:t>m</m:t>
        </m:r>
      </m:oMath>
      <w:r w:rsidRPr="003900DC">
        <w:rPr>
          <w:rFonts w:hint="eastAsia"/>
        </w:rPr>
        <w:t>。设三个</w:t>
      </w:r>
      <w:r w:rsidRPr="003900DC">
        <w:t>干扰</w:t>
      </w:r>
      <w:r w:rsidRPr="003900DC">
        <w:rPr>
          <w:rFonts w:hint="eastAsia"/>
        </w:rPr>
        <w:t>源</w:t>
      </w:r>
      <w:r w:rsidRPr="003900DC">
        <w:t>分</w:t>
      </w:r>
      <w:r w:rsidRPr="003900DC">
        <w:t>别位于</w:t>
      </w:r>
      <w:r w:rsidRPr="003900DC">
        <w:rPr>
          <w:rFonts w:hint="eastAsia"/>
        </w:rPr>
        <w:t>设定正方形区域场景中的</w:t>
      </w:r>
      <w:r w:rsidR="002645E5">
        <w:rPr>
          <w:rFonts w:hint="eastAsia"/>
        </w:rPr>
        <w:t xml:space="preserve"> </w:t>
      </w:r>
      <m:oMath>
        <m:d>
          <m:dPr>
            <m:ctrlPr>
              <w:rPr>
                <w:rFonts w:ascii="Cambria Math" w:hAnsi="Cambria Math"/>
                <w:i/>
              </w:rPr>
            </m:ctrlPr>
          </m:dPr>
          <m:e>
            <m:r>
              <w:rPr>
                <w:rFonts w:ascii="Cambria Math" w:hAnsi="Cambria Math"/>
              </w:rPr>
              <m:t>500</m:t>
            </m:r>
            <m:r>
              <w:rPr>
                <w:rFonts w:ascii="Cambria Math" w:hAnsi="Cambria Math" w:hint="eastAsia"/>
              </w:rPr>
              <m:t>m</m:t>
            </m:r>
            <m:r>
              <w:rPr>
                <w:rFonts w:ascii="Cambria Math" w:hAnsi="Cambria Math"/>
              </w:rPr>
              <m:t>,500m</m:t>
            </m:r>
          </m:e>
        </m:d>
      </m:oMath>
      <w:r w:rsidRPr="003900DC">
        <w:t>、</w:t>
      </w:r>
      <m:oMath>
        <m:d>
          <m:dPr>
            <m:ctrlPr>
              <w:rPr>
                <w:rFonts w:ascii="Cambria Math" w:hAnsi="Cambria Math"/>
                <w:i/>
              </w:rPr>
            </m:ctrlPr>
          </m:dPr>
          <m:e>
            <m:r>
              <w:rPr>
                <w:rFonts w:ascii="Cambria Math" w:hAnsi="Cambria Math"/>
              </w:rPr>
              <m:t>900m,200</m:t>
            </m:r>
            <m:r>
              <w:rPr>
                <w:rFonts w:ascii="Cambria Math" w:hAnsi="Cambria Math" w:hint="eastAsia"/>
              </w:rPr>
              <m:t>m</m:t>
            </m:r>
          </m:e>
        </m:d>
      </m:oMath>
      <w:r w:rsidR="002645E5">
        <w:rPr>
          <w:rFonts w:hint="eastAsia"/>
        </w:rPr>
        <w:t xml:space="preserve"> </w:t>
      </w:r>
      <w:r w:rsidRPr="003900DC">
        <w:t xml:space="preserve">与 </w:t>
      </w:r>
      <m:oMath>
        <m:d>
          <m:dPr>
            <m:ctrlPr>
              <w:rPr>
                <w:rFonts w:ascii="Cambria Math" w:hAnsi="Cambria Math"/>
                <w:i/>
              </w:rPr>
            </m:ctrlPr>
          </m:dPr>
          <m:e>
            <m:r>
              <w:rPr>
                <w:rFonts w:ascii="Cambria Math" w:hAnsi="Cambria Math"/>
              </w:rPr>
              <m:t>250m,450m</m:t>
            </m:r>
          </m:e>
        </m:d>
      </m:oMath>
      <w:r w:rsidR="002645E5">
        <w:rPr>
          <w:rFonts w:hint="eastAsia"/>
        </w:rPr>
        <w:t xml:space="preserve"> </w:t>
      </w:r>
      <w:r w:rsidRPr="003900DC">
        <w:rPr>
          <w:rFonts w:hint="eastAsia"/>
        </w:rPr>
        <w:t>处</w:t>
      </w:r>
      <w:r w:rsidRPr="003900DC">
        <w:t>，干扰功率均为 25 dBm</w:t>
      </w:r>
      <w:r w:rsidRPr="003900DC">
        <w:rPr>
          <w:rFonts w:hint="eastAsia"/>
        </w:rPr>
        <w:t>。本文</w:t>
      </w:r>
      <w:r w:rsidRPr="003900DC">
        <w:t>按</w:t>
      </w:r>
      <w:r w:rsidRPr="003900DC">
        <w:rPr>
          <w:rFonts w:hint="eastAsia"/>
        </w:rPr>
        <w:t>无人机之间相距3倍最小安全距离下（保证留有一定通信裕度为无人机绕行干扰附近建筑物提供中继能力）S</w:t>
      </w:r>
      <w:r w:rsidRPr="003900DC">
        <w:t>INR</w:t>
      </w:r>
      <w:r w:rsidR="002645E5">
        <w:t xml:space="preserve"> </w:t>
      </w:r>
      <w:r w:rsidRPr="003900DC">
        <w:rPr>
          <w:rFonts w:hint="eastAsia"/>
        </w:rPr>
        <w:t>等于解调门限情况时计算得到对应的</w:t>
      </w:r>
      <w:r w:rsidRPr="003900DC">
        <w:t>干扰半径</w:t>
      </w:r>
      <w:r w:rsidR="002645E5">
        <w:rPr>
          <w:rFonts w:hint="eastAsia"/>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r</m:t>
            </m:r>
          </m:sub>
        </m:sSub>
      </m:oMath>
      <w:r w:rsidRPr="003900DC">
        <w:t>，</w:t>
      </w:r>
      <w:r w:rsidRPr="003900DC">
        <w:rPr>
          <w:rFonts w:hint="eastAsia"/>
        </w:rPr>
        <w:t>具体的公式为</w:t>
      </w:r>
      <w:r w:rsidRPr="003900DC">
        <w:t>：</w:t>
      </w:r>
    </w:p>
    <w:p w14:paraId="04CE7FBA" w14:textId="269B1668" w:rsidR="003900DC" w:rsidRPr="003900DC" w:rsidRDefault="00314F43"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J</m:t>
                  </m:r>
                </m:e>
                <m:sub>
                  <m:r>
                    <w:rPr>
                      <w:rFonts w:ascii="Cambria Math" w:hAnsi="Cambria Math"/>
                    </w:rPr>
                    <m:t>r</m:t>
                  </m:r>
                </m:sub>
              </m:sSub>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J</m:t>
                          </m:r>
                        </m:sub>
                      </m:sSub>
                      <m:ctrlPr>
                        <w:rPr>
                          <w:rFonts w:ascii="Cambria Math" w:hAnsi="Cambria Math"/>
                          <w:i/>
                        </w:rPr>
                      </m:ctrlPr>
                    </m:num>
                    <m:den>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9γ</m:t>
                              </m:r>
                            </m:e>
                            <m:sub>
                              <m:r>
                                <w:rPr>
                                  <w:rFonts w:ascii="Cambria Math" w:hAnsi="Cambria Math"/>
                                </w:rPr>
                                <m:t>th</m:t>
                              </m:r>
                            </m:sub>
                          </m:sSub>
                          <m:sSup>
                            <m:sSupPr>
                              <m:ctrlPr>
                                <w:rPr>
                                  <w:rFonts w:ascii="Cambria Math" w:hAnsi="Cambria Math"/>
                                  <w:i/>
                                </w:rPr>
                              </m:ctrlPr>
                            </m:sSupPr>
                            <m:e>
                              <m:r>
                                <w:rPr>
                                  <w:rFonts w:ascii="Cambria Math" w:hAnsi="Cambria Math" w:hint="eastAsia"/>
                                </w:rPr>
                                <m:t>s</m:t>
                              </m:r>
                            </m:e>
                            <m:sup>
                              <m:r>
                                <w:rPr>
                                  <w:rFonts w:ascii="Cambria Math" w:hAnsi="Cambria Math"/>
                                </w:rPr>
                                <m:t>2</m:t>
                              </m:r>
                            </m:sup>
                          </m:sSup>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π</m:t>
                          </m:r>
                          <m:ctrlPr>
                            <w:rPr>
                              <w:rFonts w:ascii="Cambria Math" w:hAnsi="Cambria Math"/>
                              <w:i/>
                            </w:rPr>
                          </m:ctrlPr>
                        </m:num>
                        <m:den>
                          <m:r>
                            <m:rPr>
                              <m:sty m:val="p"/>
                            </m:rPr>
                            <w:rPr>
                              <w:rFonts w:ascii="Cambria Math" w:hAnsi="Cambria Math"/>
                            </w:rPr>
                            <m:t>λ</m:t>
                          </m:r>
                          <m:ctrlPr>
                            <w:rPr>
                              <w:rFonts w:ascii="Cambria Math" w:hAnsi="Cambria Math"/>
                              <w:i/>
                            </w:rPr>
                          </m:ctrlPr>
                        </m:den>
                      </m:f>
                      <m:sSup>
                        <m:sSupPr>
                          <m:ctrlPr>
                            <w:rPr>
                              <w:rFonts w:ascii="Cambria Math" w:hAnsi="Cambria Math"/>
                              <w:i/>
                            </w:rPr>
                          </m:ctrlPr>
                        </m:sSupPr>
                        <m:e>
                          <m:r>
                            <w:rPr>
                              <w:rFonts w:ascii="Cambria Math" w:hAnsi="Cambria Math"/>
                            </w:rPr>
                            <m:t>10</m:t>
                          </m:r>
                        </m:e>
                        <m:sup>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LOS</m:t>
                                  </m:r>
                                </m:sub>
                              </m:sSub>
                              <m:ctrlPr>
                                <w:rPr>
                                  <w:rFonts w:ascii="Cambria Math" w:hAnsi="Cambria Math"/>
                                  <w:i/>
                                </w:rPr>
                              </m:ctrlPr>
                            </m:num>
                            <m:den>
                              <m:r>
                                <w:rPr>
                                  <w:rFonts w:ascii="Cambria Math" w:hAnsi="Cambria Math"/>
                                </w:rPr>
                                <m:t>10</m:t>
                              </m:r>
                              <m:ctrlPr>
                                <w:rPr>
                                  <w:rFonts w:ascii="Cambria Math" w:hAnsi="Cambria Math"/>
                                  <w:i/>
                                </w:rPr>
                              </m:ctrlPr>
                            </m:den>
                          </m:f>
                        </m:sup>
                      </m:sSup>
                      <m:ctrlPr>
                        <w:rPr>
                          <w:rFonts w:ascii="Cambria Math" w:hAnsi="Cambria Math"/>
                          <w:i/>
                        </w:rPr>
                      </m:ctrlPr>
                    </m:den>
                  </m:f>
                </m:e>
              </m:rad>
              <m:r>
                <w:rPr>
                  <w:rFonts w:ascii="Cambria Math" w:hAnsi="Cambria Math"/>
                </w:rPr>
                <m:t>#</m:t>
              </m:r>
              <m:d>
                <m:dPr>
                  <m:ctrlPr>
                    <w:rPr>
                      <w:rFonts w:ascii="Cambria Math" w:hAnsi="Cambria Math"/>
                      <w:i/>
                    </w:rPr>
                  </m:ctrlPr>
                </m:dPr>
                <m:e>
                  <m:r>
                    <w:rPr>
                      <w:rFonts w:ascii="Cambria Math" w:hAnsi="Cambria Math"/>
                    </w:rPr>
                    <m:t>27</m:t>
                  </m:r>
                </m:e>
              </m:d>
            </m:e>
          </m:eqArr>
        </m:oMath>
      </m:oMathPara>
    </w:p>
    <w:p w14:paraId="0106BDEB" w14:textId="24436512" w:rsidR="003900DC" w:rsidRDefault="003900DC" w:rsidP="00A748F4">
      <w:pPr>
        <w:pStyle w:val="13"/>
        <w:ind w:firstLine="420"/>
      </w:pPr>
      <w:r w:rsidRPr="003900DC">
        <w:rPr>
          <w:rFonts w:hint="eastAsia"/>
        </w:rPr>
        <w:t>可以得到对应干扰功率区间内对应</w:t>
      </w:r>
      <w:r w:rsidRPr="003900DC">
        <w:t xml:space="preserve">干扰半径 </w:t>
      </w:r>
      <m:oMath>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=50-170 </m:t>
        </m:r>
        <m:r>
          <w:rPr>
            <w:rFonts w:ascii="Cambria Math" w:hAnsi="Cambria Math"/>
          </w:rPr>
          <m:t>m</m:t>
        </m:r>
      </m:oMath>
      <w:r w:rsidRPr="003900DC">
        <w:t>。</w:t>
      </w:r>
      <w:r w:rsidRPr="003900DC">
        <w:rPr>
          <w:rFonts w:hint="eastAsia"/>
        </w:rPr>
        <w:t>考虑</w:t>
      </w:r>
      <w:r w:rsidRPr="003900DC">
        <w:t>避障优先通用原则</w:t>
      </w:r>
      <w:r w:rsidRPr="003900DC">
        <w:rPr>
          <w:rFonts w:hint="eastAsia"/>
        </w:rPr>
        <w:t>，本文设</w:t>
      </w:r>
      <w:r w:rsidRPr="003900DC">
        <w:t xml:space="preserve">目标引力 </w:t>
      </w:r>
      <m:oMath>
        <m:sSub>
          <m:sSubPr>
            <m:ctrlPr>
              <w:rPr>
                <w:rFonts w:ascii="Cambria Math" w:hAnsi="Cambria Math"/>
              </w:rPr>
            </m:ctrlPr>
          </m:sSubPr>
          <m:e>
            <m:r>
              <w:rPr>
                <w:rFonts w:ascii="Cambria Math" w:hAnsi="Cambria Math"/>
              </w:rPr>
              <m:t>k</m:t>
            </m:r>
          </m:e>
          <m:sub>
            <m:r>
              <m:rPr>
                <m:nor/>
              </m:rPr>
              <m:t>att</m:t>
            </m:r>
          </m:sub>
        </m:sSub>
        <m:r>
          <m:rPr>
            <m:sty m:val="p"/>
          </m:rPr>
          <w:rPr>
            <w:rFonts w:ascii="Cambria Math" w:hAnsi="Cambria Math"/>
          </w:rPr>
          <m:t>=10</m:t>
        </m:r>
      </m:oMath>
      <w:r w:rsidRPr="003900DC">
        <w:t xml:space="preserve">、斥力 </w:t>
      </w:r>
      <m:oMath>
        <m:sSub>
          <m:sSubPr>
            <m:ctrlPr>
              <w:rPr>
                <w:rFonts w:ascii="Cambria Math" w:hAnsi="Cambria Math"/>
              </w:rPr>
            </m:ctrlPr>
          </m:sSubPr>
          <m:e>
            <m:r>
              <w:rPr>
                <w:rFonts w:ascii="Cambria Math" w:hAnsi="Cambria Math"/>
              </w:rPr>
              <m:t>k</m:t>
            </m:r>
          </m:e>
          <m:sub>
            <m:r>
              <m:rPr>
                <m:nor/>
              </m:rPr>
              <m:t>rep</m:t>
            </m:r>
          </m:sub>
        </m:sSub>
        <m:r>
          <m:rPr>
            <m:sty m:val="p"/>
          </m:rPr>
          <w:rPr>
            <w:rFonts w:ascii="Cambria Math" w:hAnsi="Cambria Math"/>
          </w:rPr>
          <m:t>=1000</m:t>
        </m:r>
      </m:oMath>
      <w:r w:rsidRPr="003900DC">
        <w:t xml:space="preserve"> </w:t>
      </w:r>
      <w:r w:rsidRPr="003900DC">
        <w:rPr>
          <w:rFonts w:hint="eastAsia"/>
        </w:rPr>
        <w:t>、</w:t>
      </w:r>
      <w:r w:rsidRPr="003900DC">
        <w:t xml:space="preserve">通信保持力 </w:t>
      </w:r>
      <m:oMath>
        <m:sSub>
          <m:sSubPr>
            <m:ctrlPr>
              <w:rPr>
                <w:rFonts w:ascii="Cambria Math" w:hAnsi="Cambria Math"/>
              </w:rPr>
            </m:ctrlPr>
          </m:sSubPr>
          <m:e>
            <m:r>
              <w:rPr>
                <w:rFonts w:ascii="Cambria Math" w:hAnsi="Cambria Math"/>
              </w:rPr>
              <m:t>k</m:t>
            </m:r>
          </m:e>
          <m:sub>
            <m:r>
              <m:rPr>
                <m:nor/>
              </m:rPr>
              <m:t>coh</m:t>
            </m:r>
          </m:sub>
        </m:sSub>
        <m:r>
          <m:rPr>
            <m:sty m:val="p"/>
          </m:rPr>
          <w:rPr>
            <w:rFonts w:ascii="Cambria Math" w:hAnsi="Cambria Math"/>
          </w:rPr>
          <m:t>=1</m:t>
        </m:r>
      </m:oMath>
      <w:r w:rsidRPr="003900DC">
        <w:t>。</w:t>
      </w:r>
      <w:r w:rsidRPr="003900DC">
        <w:rPr>
          <w:rFonts w:hint="eastAsia"/>
        </w:rPr>
        <w:t>相关仿真参数设置如表1所示。</w:t>
      </w:r>
    </w:p>
    <w:p w14:paraId="178BE7CE" w14:textId="6FE13C85" w:rsidR="003900DC" w:rsidRDefault="003900DC" w:rsidP="00A748F4">
      <w:pPr>
        <w:pStyle w:val="affe"/>
      </w:pPr>
      <w:bookmarkStart w:id="158" w:name="_Hlk216809574"/>
      <w:r w:rsidRPr="006A3A06">
        <w:rPr>
          <w:rFonts w:hint="eastAsia"/>
        </w:rPr>
        <w:t>表</w:t>
      </w:r>
      <w:r w:rsidRPr="006A3A06">
        <w:rPr>
          <w:rFonts w:hint="eastAsia"/>
        </w:rPr>
        <w:t>1</w:t>
      </w:r>
      <w:r>
        <w:rPr>
          <w:rFonts w:hint="eastAsia"/>
        </w:rPr>
        <w:t xml:space="preserve">  </w:t>
      </w:r>
      <w:r>
        <w:rPr>
          <w:rFonts w:hint="eastAsia"/>
        </w:rPr>
        <w:t>仿真参数设置</w:t>
      </w:r>
    </w:p>
    <w:p w14:paraId="48891A63" w14:textId="5F0E4FD1" w:rsidR="003900DC" w:rsidRPr="003900DC" w:rsidRDefault="003900DC" w:rsidP="00A748F4">
      <w:pPr>
        <w:pStyle w:val="affe"/>
      </w:pPr>
      <w:r w:rsidRPr="00DA7B8F">
        <w:t>Table 1</w:t>
      </w:r>
      <w:r w:rsidRPr="00DA7B8F">
        <w:rPr>
          <w:b/>
        </w:rPr>
        <w:t xml:space="preserve"> </w:t>
      </w:r>
      <w:r w:rsidRPr="00DA7B8F">
        <w:t xml:space="preserve"> Simulation </w:t>
      </w:r>
      <w:r w:rsidRPr="00DA7B8F">
        <w:rPr>
          <w:rFonts w:hint="eastAsia"/>
        </w:rPr>
        <w:t>p</w:t>
      </w:r>
      <w:r w:rsidRPr="00DA7B8F">
        <w:t xml:space="preserve">arameters </w:t>
      </w:r>
      <w:r w:rsidR="00661EA5" w:rsidRPr="00DA7B8F">
        <w:t>s</w:t>
      </w:r>
      <w:r w:rsidRPr="00DA7B8F">
        <w:t>ettings</w:t>
      </w:r>
    </w:p>
    <w:tbl>
      <w:tblPr>
        <w:tblStyle w:val="affb"/>
        <w:tblW w:w="4423" w:type="dxa"/>
        <w:jc w:val="center"/>
        <w:tblLayout w:type="fixed"/>
        <w:tblLook w:val="00A0" w:firstRow="1" w:lastRow="0" w:firstColumn="1" w:lastColumn="0" w:noHBand="0" w:noVBand="0"/>
      </w:tblPr>
      <w:tblGrid>
        <w:gridCol w:w="1963"/>
        <w:gridCol w:w="2460"/>
      </w:tblGrid>
      <w:tr w:rsidR="003900DC" w:rsidRPr="003900DC" w14:paraId="179B8CB1" w14:textId="77777777" w:rsidTr="00DA7B8F">
        <w:trPr>
          <w:cnfStyle w:val="100000000000" w:firstRow="1" w:lastRow="0" w:firstColumn="0" w:lastColumn="0" w:oddVBand="0" w:evenVBand="0" w:oddHBand="0" w:evenHBand="0" w:firstRowFirstColumn="0" w:firstRowLastColumn="0" w:lastRowFirstColumn="0" w:lastRowLastColumn="0"/>
          <w:trHeight w:val="292"/>
          <w:jc w:val="center"/>
        </w:trPr>
        <w:tc>
          <w:tcPr>
            <w:tcW w:w="1963" w:type="dxa"/>
          </w:tcPr>
          <w:bookmarkEnd w:id="158"/>
          <w:p w14:paraId="51BA4CC1" w14:textId="77777777" w:rsidR="003900DC" w:rsidRPr="003900DC" w:rsidRDefault="003900DC" w:rsidP="00DA7B8F">
            <w:pPr>
              <w:adjustRightInd/>
              <w:spacing w:line="240" w:lineRule="auto"/>
              <w:ind w:firstLineChars="49" w:firstLine="73"/>
              <w:jc w:val="center"/>
              <w:textAlignment w:val="auto"/>
              <w:rPr>
                <w:rFonts w:ascii="仿宋_GB2312" w:eastAsia="仿宋_GB2312"/>
                <w:sz w:val="15"/>
                <w:szCs w:val="15"/>
              </w:rPr>
            </w:pPr>
            <w:r w:rsidRPr="003900DC">
              <w:rPr>
                <w:rFonts w:ascii="仿宋_GB2312" w:eastAsia="仿宋_GB2312" w:hint="eastAsia"/>
                <w:sz w:val="15"/>
                <w:szCs w:val="15"/>
              </w:rPr>
              <w:t>参数</w:t>
            </w:r>
          </w:p>
        </w:tc>
        <w:tc>
          <w:tcPr>
            <w:tcW w:w="2460" w:type="dxa"/>
          </w:tcPr>
          <w:p w14:paraId="731F6CBD" w14:textId="77777777" w:rsidR="003900DC" w:rsidRPr="003900DC" w:rsidRDefault="003900DC" w:rsidP="00DA7B8F">
            <w:pPr>
              <w:adjustRightInd/>
              <w:spacing w:line="240" w:lineRule="auto"/>
              <w:jc w:val="center"/>
              <w:textAlignment w:val="auto"/>
              <w:rPr>
                <w:rFonts w:ascii="仿宋_GB2312" w:eastAsia="仿宋_GB2312"/>
                <w:sz w:val="15"/>
                <w:szCs w:val="15"/>
              </w:rPr>
            </w:pPr>
            <w:r w:rsidRPr="003900DC">
              <w:rPr>
                <w:rFonts w:ascii="仿宋_GB2312" w:eastAsia="仿宋_GB2312" w:hint="eastAsia"/>
                <w:sz w:val="15"/>
                <w:szCs w:val="15"/>
              </w:rPr>
              <w:t>值</w:t>
            </w:r>
          </w:p>
        </w:tc>
      </w:tr>
      <w:tr w:rsidR="003900DC" w:rsidRPr="003900DC" w14:paraId="6CE26BD1" w14:textId="77777777" w:rsidTr="00DA7B8F">
        <w:trPr>
          <w:trHeight w:val="292"/>
          <w:jc w:val="center"/>
        </w:trPr>
        <w:tc>
          <w:tcPr>
            <w:tcW w:w="1963" w:type="dxa"/>
          </w:tcPr>
          <w:p w14:paraId="457129DB"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场景大小</w:t>
            </w:r>
          </w:p>
        </w:tc>
        <w:tc>
          <w:tcPr>
            <w:tcW w:w="2460" w:type="dxa"/>
          </w:tcPr>
          <w:p w14:paraId="215FA24F" w14:textId="77777777" w:rsidR="003900DC" w:rsidRPr="003900DC" w:rsidRDefault="00314F43"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L</m:t>
                    </m:r>
                  </m:e>
                  <m:sub>
                    <m:r>
                      <w:rPr>
                        <w:rFonts w:ascii="Cambria Math" w:eastAsia="仿宋_GB2312" w:hAnsi="Cambria Math" w:hint="eastAsia"/>
                        <w:color w:val="000000"/>
                        <w:sz w:val="15"/>
                        <w:szCs w:val="15"/>
                      </w:rPr>
                      <m:t>x</m:t>
                    </m:r>
                  </m:sub>
                </m:sSub>
                <m:r>
                  <m:rPr>
                    <m:sty m:val="p"/>
                  </m:rPr>
                  <w:rPr>
                    <w:rFonts w:ascii="Cambria Math" w:eastAsia="仿宋_GB2312" w:hAnsi="Cambria Math" w:hint="eastAsia"/>
                    <w:color w:val="000000"/>
                    <w:sz w:val="15"/>
                    <w:szCs w:val="15"/>
                  </w:rPr>
                  <m:t>=</m:t>
                </m:r>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L</m:t>
                    </m:r>
                  </m:e>
                  <m:sub>
                    <m:r>
                      <w:rPr>
                        <w:rFonts w:ascii="Cambria Math" w:eastAsia="仿宋_GB2312" w:hAnsi="Cambria Math" w:hint="eastAsia"/>
                        <w:color w:val="000000"/>
                        <w:sz w:val="15"/>
                        <w:szCs w:val="15"/>
                      </w:rPr>
                      <m:t>y</m:t>
                    </m:r>
                  </m:sub>
                </m:sSub>
                <m:r>
                  <m:rPr>
                    <m:sty m:val="p"/>
                  </m:rPr>
                  <w:rPr>
                    <w:rFonts w:ascii="Cambria Math" w:eastAsia="仿宋_GB2312" w:hAnsi="Cambria Math" w:hint="eastAsia"/>
                    <w:color w:val="000000"/>
                    <w:sz w:val="15"/>
                    <w:szCs w:val="15"/>
                  </w:rPr>
                  <m:t>=1</m:t>
                </m:r>
                <m:r>
                  <m:rPr>
                    <m:sty m:val="p"/>
                  </m:rPr>
                  <w:rPr>
                    <w:rFonts w:ascii="MS Gothic" w:eastAsia="MS Gothic" w:hAnsi="MS Gothic" w:cs="MS Gothic" w:hint="eastAsia"/>
                    <w:color w:val="000000"/>
                    <w:sz w:val="15"/>
                    <w:szCs w:val="15"/>
                  </w:rPr>
                  <m:t> </m:t>
                </m:r>
                <m:r>
                  <m:rPr>
                    <m:nor/>
                  </m:rPr>
                  <w:rPr>
                    <w:rFonts w:ascii="仿宋_GB2312" w:eastAsia="仿宋_GB2312" w:hint="eastAsia"/>
                    <w:color w:val="000000"/>
                    <w:sz w:val="15"/>
                    <w:szCs w:val="15"/>
                  </w:rPr>
                  <m:t>km</m:t>
                </m:r>
              </m:oMath>
            </m:oMathPara>
          </w:p>
        </w:tc>
      </w:tr>
      <w:tr w:rsidR="003900DC" w:rsidRPr="003900DC" w14:paraId="525B4D29" w14:textId="77777777" w:rsidTr="00DA7B8F">
        <w:trPr>
          <w:trHeight w:val="292"/>
          <w:jc w:val="center"/>
        </w:trPr>
        <w:tc>
          <w:tcPr>
            <w:tcW w:w="1963" w:type="dxa"/>
          </w:tcPr>
          <w:p w14:paraId="454F16D4"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无人机数量</w:t>
            </w:r>
          </w:p>
        </w:tc>
        <w:tc>
          <w:tcPr>
            <w:tcW w:w="2460" w:type="dxa"/>
          </w:tcPr>
          <w:p w14:paraId="062B9E0F"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rPr>
            </w:pPr>
            <m:oMathPara>
              <m:oMath>
                <m:r>
                  <w:rPr>
                    <w:rFonts w:ascii="Cambria Math" w:eastAsia="仿宋_GB2312" w:hAnsi="Cambria Math" w:hint="eastAsia"/>
                    <w:sz w:val="15"/>
                    <w:szCs w:val="15"/>
                  </w:rPr>
                  <m:t>N=12,24,36</m:t>
                </m:r>
              </m:oMath>
            </m:oMathPara>
          </w:p>
        </w:tc>
      </w:tr>
      <w:tr w:rsidR="003900DC" w:rsidRPr="003900DC" w14:paraId="30F8F065" w14:textId="77777777" w:rsidTr="00DA7B8F">
        <w:trPr>
          <w:trHeight w:val="292"/>
          <w:jc w:val="center"/>
        </w:trPr>
        <w:tc>
          <w:tcPr>
            <w:tcW w:w="1963" w:type="dxa"/>
          </w:tcPr>
          <w:p w14:paraId="13AC0214"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无人机功率</w:t>
            </w:r>
          </w:p>
        </w:tc>
        <w:tc>
          <w:tcPr>
            <w:tcW w:w="2460" w:type="dxa"/>
          </w:tcPr>
          <w:p w14:paraId="48D8671F" w14:textId="77777777" w:rsidR="003900DC" w:rsidRPr="003900DC" w:rsidRDefault="00314F43" w:rsidP="00DA7B8F">
            <w:pPr>
              <w:adjustRightInd/>
              <w:spacing w:line="240" w:lineRule="auto"/>
              <w:ind w:firstLineChars="147" w:firstLine="220"/>
              <w:jc w:val="center"/>
              <w:textAlignment w:val="auto"/>
              <w:rPr>
                <w:rFonts w:ascii="仿宋_GB2312" w:eastAsia="仿宋_GB2312"/>
                <w:sz w:val="15"/>
                <w:szCs w:val="15"/>
              </w:rPr>
            </w:pPr>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P</m:t>
                  </m:r>
                </m:e>
                <m:sub>
                  <m:r>
                    <w:rPr>
                      <w:rFonts w:ascii="Cambria Math" w:eastAsia="仿宋_GB2312" w:hAnsi="Cambria Math" w:hint="eastAsia"/>
                      <w:color w:val="000000"/>
                      <w:sz w:val="15"/>
                      <w:szCs w:val="15"/>
                    </w:rPr>
                    <m:t>i</m:t>
                  </m:r>
                </m:sub>
              </m:sSub>
              <m:r>
                <w:rPr>
                  <w:rFonts w:ascii="Cambria Math" w:eastAsia="仿宋_GB2312" w:hAnsi="Cambria Math" w:hint="eastAsia"/>
                  <w:color w:val="000000"/>
                  <w:sz w:val="15"/>
                  <w:szCs w:val="15"/>
                </w:rPr>
                <m:t>=25dB</m:t>
              </m:r>
            </m:oMath>
            <w:r w:rsidR="003900DC" w:rsidRPr="003900DC">
              <w:rPr>
                <w:rFonts w:ascii="仿宋_GB2312" w:eastAsia="仿宋_GB2312" w:hint="eastAsia"/>
                <w:i/>
                <w:color w:val="000000"/>
                <w:sz w:val="15"/>
                <w:szCs w:val="15"/>
              </w:rPr>
              <w:t>m</w:t>
            </w:r>
          </w:p>
        </w:tc>
      </w:tr>
      <w:tr w:rsidR="003900DC" w:rsidRPr="003900DC" w14:paraId="02666F25" w14:textId="77777777" w:rsidTr="00DA7B8F">
        <w:trPr>
          <w:trHeight w:val="292"/>
          <w:jc w:val="center"/>
        </w:trPr>
        <w:tc>
          <w:tcPr>
            <w:tcW w:w="1963" w:type="dxa"/>
          </w:tcPr>
          <w:p w14:paraId="592B2E41"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建筑物数量</w:t>
            </w:r>
          </w:p>
        </w:tc>
        <w:tc>
          <w:tcPr>
            <w:tcW w:w="2460" w:type="dxa"/>
          </w:tcPr>
          <w:p w14:paraId="689A4C1A"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vertAlign w:val="subscript"/>
              </w:rPr>
            </w:pPr>
            <m:oMathPara>
              <m:oMath>
                <m:r>
                  <w:rPr>
                    <w:rFonts w:ascii="Cambria Math" w:eastAsia="仿宋_GB2312" w:hAnsi="Cambria Math" w:hint="eastAsia"/>
                    <w:sz w:val="15"/>
                    <w:szCs w:val="15"/>
                    <w:vertAlign w:val="subscript"/>
                  </w:rPr>
                  <m:t>M = 10,20,30</m:t>
                </m:r>
              </m:oMath>
            </m:oMathPara>
          </w:p>
        </w:tc>
      </w:tr>
      <w:tr w:rsidR="003900DC" w:rsidRPr="003900DC" w14:paraId="6CA828C2" w14:textId="77777777" w:rsidTr="00DA7B8F">
        <w:trPr>
          <w:trHeight w:val="292"/>
          <w:jc w:val="center"/>
        </w:trPr>
        <w:tc>
          <w:tcPr>
            <w:tcW w:w="1963" w:type="dxa"/>
          </w:tcPr>
          <w:p w14:paraId="2EC28EEC"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干扰源功率</w:t>
            </w:r>
          </w:p>
        </w:tc>
        <w:tc>
          <w:tcPr>
            <w:tcW w:w="2460" w:type="dxa"/>
          </w:tcPr>
          <w:p w14:paraId="78F1BB37" w14:textId="77777777" w:rsidR="003900DC" w:rsidRPr="003900DC" w:rsidRDefault="00314F43"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P</m:t>
                    </m:r>
                  </m:e>
                  <m:sub>
                    <m:r>
                      <w:rPr>
                        <w:rFonts w:ascii="Cambria Math" w:eastAsia="仿宋_GB2312" w:hAnsi="Cambria Math" w:hint="eastAsia"/>
                        <w:color w:val="000000"/>
                        <w:sz w:val="15"/>
                        <w:szCs w:val="15"/>
                      </w:rPr>
                      <m:t>J</m:t>
                    </m:r>
                  </m:sub>
                </m:sSub>
                <m:r>
                  <w:rPr>
                    <w:rFonts w:ascii="Cambria Math" w:eastAsia="仿宋_GB2312" w:hAnsi="Cambria Math" w:hint="eastAsia"/>
                    <w:color w:val="000000"/>
                    <w:sz w:val="15"/>
                    <w:szCs w:val="15"/>
                  </w:rPr>
                  <m:t>=20</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30dBm</m:t>
                </m:r>
              </m:oMath>
            </m:oMathPara>
          </w:p>
        </w:tc>
      </w:tr>
      <w:tr w:rsidR="003900DC" w:rsidRPr="003900DC" w14:paraId="03393018" w14:textId="77777777" w:rsidTr="00DA7B8F">
        <w:trPr>
          <w:trHeight w:val="292"/>
          <w:jc w:val="center"/>
        </w:trPr>
        <w:tc>
          <w:tcPr>
            <w:tcW w:w="1963" w:type="dxa"/>
          </w:tcPr>
          <w:p w14:paraId="0C63E231"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载波频率</w:t>
            </w:r>
          </w:p>
        </w:tc>
        <w:tc>
          <w:tcPr>
            <w:tcW w:w="2460" w:type="dxa"/>
          </w:tcPr>
          <w:p w14:paraId="6EE9323D"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vertAlign w:val="subscript"/>
              </w:rPr>
            </w:pPr>
            <m:oMathPara>
              <m:oMath>
                <m:r>
                  <w:rPr>
                    <w:rFonts w:ascii="Cambria Math" w:eastAsia="仿宋_GB2312" w:hAnsi="Cambria Math" w:hint="eastAsia"/>
                    <w:color w:val="000000"/>
                    <w:sz w:val="15"/>
                    <w:szCs w:val="15"/>
                    <w:vertAlign w:val="subscript"/>
                  </w:rPr>
                  <m:t>f = 2.4 GHz</m:t>
                </m:r>
              </m:oMath>
            </m:oMathPara>
          </w:p>
        </w:tc>
      </w:tr>
      <w:tr w:rsidR="003900DC" w:rsidRPr="003900DC" w14:paraId="58035A64" w14:textId="77777777" w:rsidTr="00DA7B8F">
        <w:trPr>
          <w:trHeight w:val="292"/>
          <w:jc w:val="center"/>
        </w:trPr>
        <w:tc>
          <w:tcPr>
            <w:tcW w:w="1963" w:type="dxa"/>
          </w:tcPr>
          <w:p w14:paraId="43F6CBC8"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SINR门限</w:t>
            </w:r>
          </w:p>
        </w:tc>
        <w:tc>
          <w:tcPr>
            <w:tcW w:w="2460" w:type="dxa"/>
          </w:tcPr>
          <w:p w14:paraId="6DF480F0" w14:textId="77777777" w:rsidR="003900DC" w:rsidRPr="003900DC" w:rsidRDefault="00314F43" w:rsidP="00DA7B8F">
            <w:pPr>
              <w:adjustRightInd/>
              <w:spacing w:line="240" w:lineRule="auto"/>
              <w:ind w:firstLineChars="147" w:firstLine="220"/>
              <w:jc w:val="center"/>
              <w:textAlignment w:val="auto"/>
              <w:rPr>
                <w:rFonts w:ascii="Cambria Math" w:eastAsia="仿宋_GB2312" w:hAnsi="Cambria Math"/>
                <w:sz w:val="15"/>
                <w:szCs w:val="15"/>
                <w:oMath/>
              </w:rPr>
            </w:pPr>
            <m:oMathPara>
              <m:oMath>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γ</m:t>
                    </m:r>
                  </m:e>
                  <m:sub>
                    <m:r>
                      <m:rPr>
                        <m:nor/>
                      </m:rPr>
                      <w:rPr>
                        <w:rFonts w:ascii="仿宋_GB2312" w:eastAsia="仿宋_GB2312" w:hint="eastAsia"/>
                        <w:color w:val="000000"/>
                        <w:sz w:val="15"/>
                        <w:szCs w:val="15"/>
                      </w:rPr>
                      <m:t>th</m:t>
                    </m:r>
                  </m:sub>
                </m:sSub>
                <m:r>
                  <w:rPr>
                    <w:rFonts w:ascii="Cambria Math" w:eastAsia="仿宋_GB2312" w:hAnsi="Cambria Math" w:hint="eastAsia"/>
                    <w:color w:val="000000"/>
                    <w:sz w:val="15"/>
                    <w:szCs w:val="15"/>
                  </w:rPr>
                  <m:t>= 10 dB</m:t>
                </m:r>
              </m:oMath>
            </m:oMathPara>
          </w:p>
        </w:tc>
      </w:tr>
      <w:tr w:rsidR="003900DC" w:rsidRPr="003900DC" w14:paraId="5E937215" w14:textId="77777777" w:rsidTr="00DA7B8F">
        <w:trPr>
          <w:trHeight w:val="292"/>
          <w:jc w:val="center"/>
        </w:trPr>
        <w:tc>
          <w:tcPr>
            <w:tcW w:w="1963" w:type="dxa"/>
          </w:tcPr>
          <w:p w14:paraId="13AF9B0D"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系统带宽</w:t>
            </w:r>
          </w:p>
        </w:tc>
        <w:tc>
          <w:tcPr>
            <w:tcW w:w="2460" w:type="dxa"/>
          </w:tcPr>
          <w:p w14:paraId="52DC0AB4"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rPr>
            </w:pPr>
            <m:oMathPara>
              <m:oMath>
                <m:r>
                  <w:rPr>
                    <w:rFonts w:ascii="Cambria Math" w:eastAsia="仿宋_GB2312" w:hAnsi="Cambria Math" w:hint="eastAsia"/>
                    <w:color w:val="000000"/>
                    <w:sz w:val="15"/>
                    <w:szCs w:val="15"/>
                  </w:rPr>
                  <m:t>B = 1 MHz</m:t>
                </m:r>
              </m:oMath>
            </m:oMathPara>
          </w:p>
        </w:tc>
      </w:tr>
      <w:tr w:rsidR="003900DC" w:rsidRPr="003900DC" w14:paraId="3BC0753D" w14:textId="77777777" w:rsidTr="00DA7B8F">
        <w:trPr>
          <w:trHeight w:val="292"/>
          <w:jc w:val="center"/>
        </w:trPr>
        <w:tc>
          <w:tcPr>
            <w:tcW w:w="1963" w:type="dxa"/>
          </w:tcPr>
          <w:p w14:paraId="598C6F89"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噪声功率谱密度</w:t>
            </w:r>
          </w:p>
        </w:tc>
        <w:tc>
          <w:tcPr>
            <w:tcW w:w="2460" w:type="dxa"/>
          </w:tcPr>
          <w:p w14:paraId="7B9FC7C9" w14:textId="77777777" w:rsidR="003900DC" w:rsidRPr="003900DC" w:rsidRDefault="00314F43"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N</m:t>
                    </m:r>
                  </m:e>
                  <m:sub>
                    <m:r>
                      <w:rPr>
                        <w:rFonts w:ascii="Cambria Math" w:eastAsia="仿宋_GB2312" w:hAnsi="Cambria Math" w:hint="eastAsia"/>
                        <w:color w:val="000000"/>
                        <w:sz w:val="15"/>
                        <w:szCs w:val="15"/>
                      </w:rPr>
                      <m:t>0</m:t>
                    </m:r>
                  </m:sub>
                </m:sSub>
                <m:r>
                  <w:rPr>
                    <w:rFonts w:ascii="Cambria Math" w:eastAsia="仿宋_GB2312" w:hAnsi="Cambria Math" w:hint="eastAsia"/>
                    <w:color w:val="000000"/>
                    <w:sz w:val="15"/>
                    <w:szCs w:val="15"/>
                  </w:rPr>
                  <m:t>=</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174dBm</m:t>
                </m:r>
                <m:r>
                  <m:rPr>
                    <m:lit/>
                  </m:rPr>
                  <w:rPr>
                    <w:rFonts w:ascii="Cambria Math" w:eastAsia="仿宋_GB2312" w:hAnsi="Cambria Math" w:hint="eastAsia"/>
                    <w:color w:val="000000"/>
                    <w:sz w:val="15"/>
                    <w:szCs w:val="15"/>
                  </w:rPr>
                  <m:t>/</m:t>
                </m:r>
                <m:r>
                  <w:rPr>
                    <w:rFonts w:ascii="Cambria Math" w:eastAsia="仿宋_GB2312" w:hAnsi="Cambria Math" w:hint="eastAsia"/>
                    <w:color w:val="000000"/>
                    <w:sz w:val="15"/>
                    <w:szCs w:val="15"/>
                  </w:rPr>
                  <m:t>Hz</m:t>
                </m:r>
              </m:oMath>
            </m:oMathPara>
          </w:p>
        </w:tc>
      </w:tr>
      <w:tr w:rsidR="003900DC" w:rsidRPr="003900DC" w14:paraId="4E45B84D" w14:textId="77777777" w:rsidTr="00DA7B8F">
        <w:trPr>
          <w:trHeight w:val="292"/>
          <w:jc w:val="center"/>
        </w:trPr>
        <w:tc>
          <w:tcPr>
            <w:tcW w:w="1963" w:type="dxa"/>
          </w:tcPr>
          <w:p w14:paraId="615E6B84"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C-RRT*规划步长</w:t>
            </w:r>
          </w:p>
        </w:tc>
        <w:tc>
          <w:tcPr>
            <w:tcW w:w="2460" w:type="dxa"/>
          </w:tcPr>
          <w:p w14:paraId="7E4F964B" w14:textId="77777777" w:rsidR="003900DC" w:rsidRPr="003900DC" w:rsidRDefault="00314F43"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d</m:t>
                    </m:r>
                  </m:e>
                  <m:sub>
                    <m:r>
                      <w:rPr>
                        <w:rFonts w:ascii="Cambria Math" w:eastAsia="仿宋_GB2312" w:hAnsi="Cambria Math" w:hint="eastAsia"/>
                        <w:color w:val="000000"/>
                        <w:sz w:val="15"/>
                        <w:szCs w:val="15"/>
                      </w:rPr>
                      <m:t>step</m:t>
                    </m:r>
                  </m:sub>
                </m:sSub>
                <m:r>
                  <w:rPr>
                    <w:rFonts w:ascii="Cambria Math" w:eastAsia="仿宋_GB2312" w:hAnsi="Cambria Math" w:hint="eastAsia"/>
                    <w:color w:val="000000"/>
                    <w:sz w:val="15"/>
                    <w:szCs w:val="15"/>
                  </w:rPr>
                  <m:t>=200m</m:t>
                </m:r>
              </m:oMath>
            </m:oMathPara>
          </w:p>
        </w:tc>
      </w:tr>
      <w:tr w:rsidR="003900DC" w:rsidRPr="003900DC" w14:paraId="1F85FE39" w14:textId="77777777" w:rsidTr="00DA7B8F">
        <w:trPr>
          <w:trHeight w:val="292"/>
          <w:jc w:val="center"/>
        </w:trPr>
        <w:tc>
          <w:tcPr>
            <w:tcW w:w="1963" w:type="dxa"/>
          </w:tcPr>
          <w:p w14:paraId="63BC41F4" w14:textId="2967BAB6"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APF规划步长</w:t>
            </w:r>
          </w:p>
        </w:tc>
        <w:tc>
          <w:tcPr>
            <w:tcW w:w="2460" w:type="dxa"/>
          </w:tcPr>
          <w:p w14:paraId="483B21A1" w14:textId="77777777" w:rsidR="003900DC" w:rsidRPr="003900DC" w:rsidRDefault="00314F43"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d</m:t>
                    </m:r>
                  </m:e>
                  <m:sub>
                    <m:r>
                      <w:rPr>
                        <w:rFonts w:ascii="Cambria Math" w:eastAsia="仿宋_GB2312" w:hAnsi="Cambria Math" w:hint="eastAsia"/>
                        <w:color w:val="000000"/>
                        <w:sz w:val="15"/>
                        <w:szCs w:val="15"/>
                      </w:rPr>
                      <m:t>move</m:t>
                    </m:r>
                  </m:sub>
                </m:sSub>
                <m:r>
                  <w:rPr>
                    <w:rFonts w:ascii="Cambria Math" w:eastAsia="仿宋_GB2312" w:hAnsi="Cambria Math" w:hint="eastAsia"/>
                    <w:color w:val="000000"/>
                    <w:sz w:val="15"/>
                    <w:szCs w:val="15"/>
                  </w:rPr>
                  <m:t>=5m</m:t>
                </m:r>
              </m:oMath>
            </m:oMathPara>
          </w:p>
        </w:tc>
      </w:tr>
      <w:tr w:rsidR="003900DC" w:rsidRPr="003900DC" w14:paraId="16AD82F9" w14:textId="77777777" w:rsidTr="00DA7B8F">
        <w:trPr>
          <w:trHeight w:val="292"/>
          <w:jc w:val="center"/>
        </w:trPr>
        <w:tc>
          <w:tcPr>
            <w:tcW w:w="1963" w:type="dxa"/>
          </w:tcPr>
          <w:p w14:paraId="72769749"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下门限系数</w:t>
            </w:r>
          </w:p>
        </w:tc>
        <w:tc>
          <w:tcPr>
            <w:tcW w:w="2460" w:type="dxa"/>
          </w:tcPr>
          <w:p w14:paraId="4A96CFC5" w14:textId="77777777" w:rsidR="003900DC" w:rsidRPr="003900DC" w:rsidRDefault="00314F43"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α</m:t>
                    </m:r>
                  </m:e>
                  <m:sub>
                    <m:r>
                      <w:rPr>
                        <w:rFonts w:ascii="Cambria Math" w:eastAsia="仿宋_GB2312" w:hAnsi="Cambria Math" w:hint="eastAsia"/>
                        <w:color w:val="000000"/>
                        <w:sz w:val="15"/>
                        <w:szCs w:val="15"/>
                      </w:rPr>
                      <m:t>L</m:t>
                    </m:r>
                  </m:sub>
                </m:sSub>
                <m:r>
                  <w:rPr>
                    <w:rFonts w:ascii="Cambria Math" w:eastAsia="仿宋_GB2312" w:hAnsi="Cambria Math" w:hint="eastAsia"/>
                    <w:color w:val="000000"/>
                    <w:sz w:val="15"/>
                    <w:szCs w:val="15"/>
                  </w:rPr>
                  <m:t>= 1.0</m:t>
                </m:r>
              </m:oMath>
            </m:oMathPara>
          </w:p>
        </w:tc>
      </w:tr>
      <w:tr w:rsidR="003900DC" w:rsidRPr="003900DC" w14:paraId="4641CDDD" w14:textId="77777777" w:rsidTr="00DA7B8F">
        <w:trPr>
          <w:trHeight w:val="292"/>
          <w:jc w:val="center"/>
        </w:trPr>
        <w:tc>
          <w:tcPr>
            <w:tcW w:w="1963" w:type="dxa"/>
          </w:tcPr>
          <w:p w14:paraId="19864C19"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上门限系数</w:t>
            </w:r>
          </w:p>
        </w:tc>
        <w:tc>
          <w:tcPr>
            <w:tcW w:w="2460" w:type="dxa"/>
          </w:tcPr>
          <w:p w14:paraId="5022130E" w14:textId="77777777" w:rsidR="003900DC" w:rsidRPr="003900DC" w:rsidRDefault="00314F43"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α</m:t>
                    </m:r>
                  </m:e>
                  <m:sub>
                    <m:r>
                      <w:rPr>
                        <w:rFonts w:ascii="Cambria Math" w:eastAsia="仿宋_GB2312" w:hAnsi="Cambria Math" w:hint="eastAsia"/>
                        <w:color w:val="000000"/>
                        <w:sz w:val="15"/>
                        <w:szCs w:val="15"/>
                      </w:rPr>
                      <m:t>U</m:t>
                    </m:r>
                  </m:sub>
                </m:sSub>
                <m:r>
                  <w:rPr>
                    <w:rFonts w:ascii="Cambria Math" w:eastAsia="仿宋_GB2312" w:hAnsi="Cambria Math" w:hint="eastAsia"/>
                    <w:color w:val="000000"/>
                    <w:sz w:val="15"/>
                    <w:szCs w:val="15"/>
                  </w:rPr>
                  <m:t>=1.0</m:t>
                </m:r>
              </m:oMath>
            </m:oMathPara>
          </w:p>
        </w:tc>
      </w:tr>
      <w:tr w:rsidR="003900DC" w:rsidRPr="003900DC" w14:paraId="4F103495" w14:textId="77777777" w:rsidTr="00DA7B8F">
        <w:trPr>
          <w:trHeight w:val="292"/>
          <w:jc w:val="center"/>
        </w:trPr>
        <w:tc>
          <w:tcPr>
            <w:tcW w:w="1963" w:type="dxa"/>
          </w:tcPr>
          <w:p w14:paraId="65835F97"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引力系数</w:t>
            </w:r>
          </w:p>
        </w:tc>
        <w:tc>
          <w:tcPr>
            <w:tcW w:w="2460" w:type="dxa"/>
          </w:tcPr>
          <w:p w14:paraId="7BF7088E" w14:textId="77777777" w:rsidR="003900DC" w:rsidRPr="003900DC" w:rsidRDefault="00314F43"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k</m:t>
                    </m:r>
                  </m:e>
                  <m:sub>
                    <m:r>
                      <w:rPr>
                        <w:rFonts w:ascii="Cambria Math" w:eastAsia="仿宋_GB2312" w:hAnsi="Cambria Math" w:hint="eastAsia"/>
                        <w:color w:val="000000"/>
                        <w:sz w:val="15"/>
                        <w:szCs w:val="15"/>
                      </w:rPr>
                      <m:t>att</m:t>
                    </m:r>
                  </m:sub>
                </m:sSub>
                <m:r>
                  <w:rPr>
                    <w:rFonts w:ascii="Cambria Math" w:eastAsia="仿宋_GB2312" w:hAnsi="Cambria Math" w:hint="eastAsia"/>
                    <w:color w:val="000000"/>
                    <w:sz w:val="15"/>
                    <w:szCs w:val="15"/>
                  </w:rPr>
                  <m:t>=10</m:t>
                </m:r>
              </m:oMath>
            </m:oMathPara>
          </w:p>
        </w:tc>
      </w:tr>
      <w:tr w:rsidR="003900DC" w:rsidRPr="003900DC" w14:paraId="23AC716A" w14:textId="77777777" w:rsidTr="00DA7B8F">
        <w:trPr>
          <w:trHeight w:val="292"/>
          <w:jc w:val="center"/>
        </w:trPr>
        <w:tc>
          <w:tcPr>
            <w:tcW w:w="1963" w:type="dxa"/>
          </w:tcPr>
          <w:p w14:paraId="3BBE21DA"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斥力系数</w:t>
            </w:r>
          </w:p>
        </w:tc>
        <w:tc>
          <w:tcPr>
            <w:tcW w:w="2460" w:type="dxa"/>
          </w:tcPr>
          <w:p w14:paraId="08258D5A" w14:textId="77777777" w:rsidR="003900DC" w:rsidRPr="003900DC" w:rsidRDefault="00314F43"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k</m:t>
                    </m:r>
                  </m:e>
                  <m:sub>
                    <m:r>
                      <w:rPr>
                        <w:rFonts w:ascii="Cambria Math" w:eastAsia="仿宋_GB2312" w:hAnsi="Cambria Math" w:hint="eastAsia"/>
                        <w:color w:val="000000"/>
                        <w:sz w:val="15"/>
                        <w:szCs w:val="15"/>
                      </w:rPr>
                      <m:t>rep</m:t>
                    </m:r>
                  </m:sub>
                </m:sSub>
                <m:r>
                  <w:rPr>
                    <w:rFonts w:ascii="Cambria Math" w:eastAsia="仿宋_GB2312" w:hAnsi="Cambria Math" w:hint="eastAsia"/>
                    <w:color w:val="000000"/>
                    <w:sz w:val="15"/>
                    <w:szCs w:val="15"/>
                  </w:rPr>
                  <m:t>=1000</m:t>
                </m:r>
              </m:oMath>
            </m:oMathPara>
          </w:p>
        </w:tc>
      </w:tr>
      <w:tr w:rsidR="003900DC" w:rsidRPr="003900DC" w14:paraId="64C41FC3" w14:textId="77777777" w:rsidTr="00DA7B8F">
        <w:trPr>
          <w:trHeight w:val="292"/>
          <w:jc w:val="center"/>
        </w:trPr>
        <w:tc>
          <w:tcPr>
            <w:tcW w:w="1963" w:type="dxa"/>
          </w:tcPr>
          <w:p w14:paraId="2987C06F"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通信保持力系数</w:t>
            </w:r>
          </w:p>
        </w:tc>
        <w:tc>
          <w:tcPr>
            <w:tcW w:w="2460" w:type="dxa"/>
          </w:tcPr>
          <w:p w14:paraId="57EE1C64" w14:textId="77777777" w:rsidR="003900DC" w:rsidRPr="003900DC" w:rsidRDefault="00314F43"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k</m:t>
                    </m:r>
                  </m:e>
                  <m:sub>
                    <m:r>
                      <w:rPr>
                        <w:rFonts w:ascii="Cambria Math" w:eastAsia="仿宋_GB2312" w:hAnsi="Cambria Math" w:hint="eastAsia"/>
                        <w:color w:val="000000"/>
                        <w:sz w:val="15"/>
                        <w:szCs w:val="15"/>
                      </w:rPr>
                      <m:t>co</m:t>
                    </m:r>
                    <m:r>
                      <w:rPr>
                        <w:rFonts w:ascii="MS Gothic" w:eastAsia="MS Gothic" w:hAnsi="MS Gothic" w:cs="MS Gothic" w:hint="eastAsia"/>
                        <w:color w:val="000000"/>
                        <w:sz w:val="15"/>
                        <w:szCs w:val="15"/>
                      </w:rPr>
                      <m:t>h</m:t>
                    </m:r>
                  </m:sub>
                </m:sSub>
                <m:r>
                  <w:rPr>
                    <w:rFonts w:ascii="Cambria Math" w:eastAsia="仿宋_GB2312" w:hAnsi="Cambria Math" w:hint="eastAsia"/>
                    <w:color w:val="000000"/>
                    <w:sz w:val="15"/>
                    <w:szCs w:val="15"/>
                  </w:rPr>
                  <m:t>=1</m:t>
                </m:r>
              </m:oMath>
            </m:oMathPara>
          </w:p>
        </w:tc>
      </w:tr>
      <w:tr w:rsidR="003900DC" w:rsidRPr="003900DC" w14:paraId="53E39E88" w14:textId="77777777" w:rsidTr="00DA7B8F">
        <w:trPr>
          <w:trHeight w:val="292"/>
          <w:jc w:val="center"/>
        </w:trPr>
        <w:tc>
          <w:tcPr>
            <w:tcW w:w="1963" w:type="dxa"/>
          </w:tcPr>
          <w:p w14:paraId="53036A35"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安全半径</w:t>
            </w:r>
          </w:p>
        </w:tc>
        <w:tc>
          <w:tcPr>
            <w:tcW w:w="2460" w:type="dxa"/>
          </w:tcPr>
          <w:p w14:paraId="450E6273" w14:textId="77777777" w:rsidR="003900DC" w:rsidRPr="003900DC" w:rsidRDefault="003900DC" w:rsidP="00DA7B8F">
            <w:pPr>
              <w:adjustRightInd/>
              <w:spacing w:line="240" w:lineRule="auto"/>
              <w:ind w:firstLineChars="147" w:firstLine="220"/>
              <w:jc w:val="center"/>
              <w:textAlignment w:val="auto"/>
              <w:rPr>
                <w:rFonts w:ascii="仿宋_GB2312" w:eastAsia="仿宋_GB2312"/>
                <w:color w:val="000000"/>
                <w:sz w:val="15"/>
                <w:szCs w:val="15"/>
              </w:rPr>
            </w:pPr>
            <m:oMathPara>
              <m:oMath>
                <m:r>
                  <w:rPr>
                    <w:rFonts w:ascii="Cambria Math" w:eastAsia="仿宋_GB2312" w:hAnsi="Cambria Math" w:hint="eastAsia"/>
                    <w:color w:val="000000"/>
                    <w:sz w:val="15"/>
                    <w:szCs w:val="15"/>
                  </w:rPr>
                  <m:t>s = 10m</m:t>
                </m:r>
              </m:oMath>
            </m:oMathPara>
          </w:p>
        </w:tc>
      </w:tr>
      <w:tr w:rsidR="003900DC" w:rsidRPr="003900DC" w14:paraId="1215AB75" w14:textId="77777777" w:rsidTr="00DA7B8F">
        <w:trPr>
          <w:trHeight w:val="292"/>
          <w:jc w:val="center"/>
        </w:trPr>
        <w:tc>
          <w:tcPr>
            <w:tcW w:w="1963" w:type="dxa"/>
          </w:tcPr>
          <w:p w14:paraId="5E45AF8E" w14:textId="77777777" w:rsidR="003900DC" w:rsidRPr="003900DC" w:rsidRDefault="003900DC" w:rsidP="00DA7B8F">
            <w:pPr>
              <w:adjustRightInd/>
              <w:spacing w:line="240" w:lineRule="auto"/>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干扰半径</w:t>
            </w:r>
          </w:p>
        </w:tc>
        <w:tc>
          <w:tcPr>
            <w:tcW w:w="2460" w:type="dxa"/>
          </w:tcPr>
          <w:p w14:paraId="326CC6DC" w14:textId="77777777" w:rsidR="003900DC" w:rsidRPr="003900DC" w:rsidRDefault="00314F43" w:rsidP="00DA7B8F">
            <w:pPr>
              <w:adjustRightInd/>
              <w:spacing w:line="240" w:lineRule="auto"/>
              <w:jc w:val="both"/>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J</m:t>
                    </m:r>
                  </m:e>
                  <m:sub>
                    <m:r>
                      <w:rPr>
                        <w:rFonts w:ascii="Cambria Math" w:eastAsia="仿宋_GB2312" w:hAnsi="Cambria Math" w:hint="eastAsia"/>
                        <w:color w:val="000000"/>
                        <w:sz w:val="15"/>
                        <w:szCs w:val="15"/>
                      </w:rPr>
                      <m:t>r</m:t>
                    </m:r>
                  </m:sub>
                </m:sSub>
                <m:r>
                  <w:rPr>
                    <w:rFonts w:ascii="Cambria Math" w:eastAsia="仿宋_GB2312" w:hAnsi="Cambria Math" w:hint="eastAsia"/>
                    <w:color w:val="000000"/>
                    <w:sz w:val="15"/>
                    <w:szCs w:val="15"/>
                  </w:rPr>
                  <m:t>=50m</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170m</m:t>
                </m:r>
              </m:oMath>
            </m:oMathPara>
          </w:p>
        </w:tc>
      </w:tr>
    </w:tbl>
    <w:p w14:paraId="2F8D28EB" w14:textId="127F1249" w:rsidR="003900DC" w:rsidRDefault="003900DC" w:rsidP="003900DC">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sidR="00661EA5">
        <w:rPr>
          <w:rFonts w:ascii="黑体" w:eastAsia="黑体" w:hAnsi="黑体"/>
        </w:rPr>
        <w:t>2</w:t>
      </w:r>
      <w:r>
        <w:rPr>
          <w:rFonts w:ascii="黑体" w:eastAsia="黑体" w:hAnsi="黑体" w:hint="eastAsia"/>
          <w:lang w:eastAsia="zh-CN"/>
        </w:rPr>
        <w:t xml:space="preserve"> </w:t>
      </w:r>
      <w:r w:rsidR="00661EA5">
        <w:rPr>
          <w:rFonts w:ascii="黑体" w:eastAsia="黑体" w:hAnsi="黑体" w:hint="eastAsia"/>
          <w:lang w:eastAsia="zh-CN"/>
        </w:rPr>
        <w:t>评价指标</w:t>
      </w:r>
    </w:p>
    <w:p w14:paraId="79CE4BCB" w14:textId="02D5D57C" w:rsidR="00661EA5" w:rsidRPr="00661EA5" w:rsidRDefault="00661EA5" w:rsidP="00A748F4">
      <w:pPr>
        <w:pStyle w:val="13"/>
        <w:ind w:firstLine="420"/>
      </w:pPr>
      <w:r w:rsidRPr="00661EA5">
        <w:t>为了定量评价算法的性能，本文采用</w:t>
      </w:r>
      <w:r w:rsidRPr="00661EA5">
        <w:rPr>
          <w:rFonts w:hint="eastAsia"/>
        </w:rPr>
        <w:t>通信</w:t>
      </w:r>
      <w:r w:rsidRPr="00661EA5">
        <w:t>连通率与</w:t>
      </w:r>
      <w:r w:rsidRPr="00661EA5">
        <w:rPr>
          <w:rFonts w:hint="eastAsia"/>
        </w:rPr>
        <w:t>平均到达时间</w:t>
      </w:r>
      <w:r w:rsidRPr="00661EA5">
        <w:t>作为主要指标。</w:t>
      </w:r>
    </w:p>
    <w:p w14:paraId="7A3EB55C" w14:textId="6BF881D9" w:rsidR="00661EA5" w:rsidRPr="00661EA5" w:rsidRDefault="00661EA5" w:rsidP="00A748F4">
      <w:pPr>
        <w:pStyle w:val="13"/>
        <w:ind w:firstLine="420"/>
      </w:pPr>
      <w:r w:rsidRPr="00661EA5">
        <w:rPr>
          <w:rFonts w:hint="eastAsia"/>
        </w:rPr>
        <w:t>通信连通</w:t>
      </w:r>
      <w:r w:rsidRPr="00661EA5">
        <w:t>率用于衡量算法在整个执行过程中保持通信连通性的稳定性，其定义为算法执行过程中</w:t>
      </w:r>
      <w:r w:rsidRPr="00661EA5">
        <w:rPr>
          <w:rFonts w:hint="eastAsia"/>
        </w:rPr>
        <w:t>无人机网络连通</w:t>
      </w:r>
      <w:r w:rsidRPr="00661EA5">
        <w:t>的</w:t>
      </w:r>
      <w:r w:rsidRPr="00661EA5">
        <w:rPr>
          <w:rFonts w:hint="eastAsia"/>
        </w:rPr>
        <w:t>时间</w:t>
      </w:r>
      <w:r w:rsidRPr="00661EA5">
        <w:t>占总</w:t>
      </w:r>
      <w:r w:rsidRPr="00661EA5">
        <w:rPr>
          <w:rFonts w:hint="eastAsia"/>
        </w:rPr>
        <w:t>时间</w:t>
      </w:r>
      <w:r w:rsidRPr="00661EA5">
        <w:t>的比例。</w:t>
      </w:r>
      <w:r w:rsidRPr="00661EA5">
        <w:rPr>
          <w:rFonts w:hint="eastAsia"/>
        </w:rPr>
        <w:t>计算方法为</w:t>
      </w:r>
      <w:r w:rsidRPr="00661EA5">
        <w:t xml:space="preserve">在每个离散时间步 </w:t>
      </w:r>
      <m:oMath>
        <m:r>
          <w:rPr>
            <w:rFonts w:ascii="Cambria Math" w:hAnsi="Cambria Math"/>
          </w:rPr>
          <m:t>t</m:t>
        </m:r>
      </m:oMath>
      <w:r w:rsidRPr="00661EA5">
        <w:rPr>
          <w:rFonts w:hint="eastAsia"/>
        </w:rPr>
        <w:t xml:space="preserve"> </w:t>
      </w:r>
      <w:r w:rsidRPr="00661EA5">
        <w:t>根据满足 SINR</w:t>
      </w:r>
      <w:r w:rsidRPr="00661EA5">
        <w:rPr>
          <w:rFonts w:hint="eastAsia"/>
        </w:rPr>
        <w:t>双向门限</w:t>
      </w:r>
      <w:r w:rsidRPr="00661EA5">
        <w:t xml:space="preserve">约束的链路构建通信图 </w:t>
      </w:r>
      <m:oMath>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t</m:t>
            </m:r>
          </m:e>
        </m:d>
      </m:oMath>
      <w:r w:rsidRPr="00661EA5">
        <w:t>。若该图仅</w:t>
      </w:r>
      <w:r w:rsidRPr="00661EA5">
        <w:lastRenderedPageBreak/>
        <w:t>包含一个连通分量，则认为无人机集群在该时间步保持全网连通；若存在两个及以上连通分量，则表示通信拓扑发生</w:t>
      </w:r>
      <w:r w:rsidRPr="00661EA5">
        <w:rPr>
          <w:rFonts w:hint="eastAsia"/>
        </w:rPr>
        <w:t>分裂</w:t>
      </w:r>
      <w:r w:rsidRPr="00661EA5">
        <w:t>。设算法</w:t>
      </w:r>
      <w:r w:rsidRPr="00661EA5">
        <w:rPr>
          <w:rFonts w:hint="eastAsia"/>
        </w:rPr>
        <w:t>路径规划执行的最大到达时间</w:t>
      </w:r>
      <w:r w:rsidRPr="00661EA5">
        <w:t xml:space="preserve">为 </w:t>
      </w:r>
      <m:oMath>
        <m:r>
          <w:rPr>
            <w:rFonts w:ascii="Cambria Math" w:hAnsi="Cambria Math"/>
          </w:rPr>
          <m:t>T</m:t>
        </m:r>
      </m:oMath>
      <w:r w:rsidRPr="00661EA5">
        <w:t xml:space="preserve">，定义指示函数 </w:t>
      </w:r>
      <m:oMath>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oMath>
      <w:r w:rsidRPr="00661EA5">
        <w:t xml:space="preserve"> 表示在第 </w:t>
      </w:r>
      <m:oMath>
        <m:r>
          <w:rPr>
            <w:rFonts w:ascii="Cambria Math" w:hAnsi="Cambria Math"/>
          </w:rPr>
          <m:t>t</m:t>
        </m:r>
      </m:oMath>
      <w:r w:rsidRPr="00661EA5">
        <w:t xml:space="preserve"> 步</w:t>
      </w:r>
      <w:r w:rsidRPr="00661EA5">
        <w:rPr>
          <w:rFonts w:hint="eastAsia"/>
        </w:rPr>
        <w:t>通信</w:t>
      </w:r>
      <w:r w:rsidRPr="00661EA5">
        <w:t>图是否连通，则算法的</w:t>
      </w:r>
      <w:r w:rsidRPr="00661EA5">
        <w:rPr>
          <w:rFonts w:hint="eastAsia"/>
        </w:rPr>
        <w:t>通信</w:t>
      </w:r>
      <w:r w:rsidRPr="00661EA5">
        <w:t>连通率可定义为：</w:t>
      </w:r>
    </w:p>
    <w:p w14:paraId="52C08C1F" w14:textId="3284D314" w:rsidR="00661EA5" w:rsidRPr="00661EA5" w:rsidRDefault="00314F43" w:rsidP="00A748F4">
      <w:pPr>
        <w:pStyle w:val="13"/>
        <w:ind w:firstLine="420"/>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m:rPr>
                      <m:nor/>
                    </m:rPr>
                    <m:t>conn</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e>
              </m:nary>
              <m:r>
                <w:rPr>
                  <w:rFonts w:ascii="Cambria Math" w:hAnsi="Cambria Math"/>
                </w:rPr>
                <m:t>#</m:t>
              </m:r>
              <m:d>
                <m:dPr>
                  <m:ctrlPr>
                    <w:rPr>
                      <w:rFonts w:ascii="Cambria Math" w:hAnsi="Cambria Math"/>
                      <w:i/>
                    </w:rPr>
                  </m:ctrlPr>
                </m:dPr>
                <m:e>
                  <m:r>
                    <w:rPr>
                      <w:rFonts w:ascii="Cambria Math" w:hAnsi="Cambria Math"/>
                    </w:rPr>
                    <m:t>28</m:t>
                  </m:r>
                </m:e>
              </m:d>
            </m:e>
          </m:eqArr>
        </m:oMath>
      </m:oMathPara>
    </w:p>
    <w:p w14:paraId="3FCC6B49" w14:textId="138D2D50" w:rsidR="00661EA5" w:rsidRPr="00661EA5" w:rsidRDefault="00661EA5" w:rsidP="00A748F4">
      <w:pPr>
        <w:pStyle w:val="13"/>
        <w:ind w:firstLine="420"/>
      </w:pPr>
      <w:r w:rsidRPr="00661EA5">
        <w:t>其中，</w:t>
      </w:r>
      <m:oMath>
        <m:r>
          <w:rPr>
            <w:rFonts w:ascii="Cambria Math" w:hAnsi="Cambria Math"/>
          </w:rPr>
          <m:t>I</m:t>
        </m:r>
        <m:d>
          <m:dPr>
            <m:begChr m:val="["/>
            <m:endChr m:val="]"/>
            <m:ctrlPr>
              <w:rPr>
                <w:rFonts w:ascii="Cambria Math" w:hAnsi="Cambria Math"/>
                <w:i/>
              </w:rPr>
            </m:ctrlPr>
          </m:dPr>
          <m:e>
            <m:r>
              <w:rPr>
                <w:rFonts w:ascii="Cambria Math" w:eastAsia="MS Gothic" w:hAnsi="Cambria Math" w:cs="MS Gothic" w:hint="eastAsia"/>
              </w:rPr>
              <m:t>⋅</m:t>
            </m:r>
          </m:e>
        </m:d>
      </m:oMath>
      <w:r w:rsidRPr="00661EA5">
        <w:t xml:space="preserve"> 为指示函数，当括号内条件成立时取值为 1，否则取值为 0。</w:t>
      </w:r>
      <w:r w:rsidRPr="00661EA5">
        <w:rPr>
          <w:rFonts w:hint="eastAsia"/>
        </w:rPr>
        <w:t>通信</w:t>
      </w:r>
      <w:r w:rsidRPr="00661EA5">
        <w:t>连通率越高，说明在算法执行过程中无人机网络保持连通的能力越强，也意味着算法在复杂环境下对局部干扰或障碍的适应性更好。</w:t>
      </w:r>
    </w:p>
    <w:p w14:paraId="203CAA2F" w14:textId="77777777" w:rsidR="00661EA5" w:rsidRPr="00661EA5" w:rsidRDefault="00661EA5" w:rsidP="00A748F4">
      <w:pPr>
        <w:pStyle w:val="13"/>
        <w:ind w:firstLine="420"/>
      </w:pPr>
      <w:r w:rsidRPr="00661EA5">
        <w:rPr>
          <w:rFonts w:hint="eastAsia"/>
        </w:rPr>
        <w:t>平均到达时间为统计无人机集群中所有无人机从起始点到目标点的所使用时间的均值：</w:t>
      </w:r>
    </w:p>
    <w:p w14:paraId="52599EAC" w14:textId="5AB13628" w:rsidR="00661EA5" w:rsidRPr="00661EA5" w:rsidRDefault="00314F43" w:rsidP="00A748F4">
      <w:pPr>
        <w:pStyle w:val="13"/>
        <w:ind w:firstLine="420"/>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T</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hAnsi="Cambria Math"/>
                </w:rPr>
                <m:t>#</m:t>
              </m:r>
              <m:d>
                <m:dPr>
                  <m:ctrlPr>
                    <w:rPr>
                      <w:rFonts w:ascii="Cambria Math" w:hAnsi="Cambria Math"/>
                      <w:i/>
                    </w:rPr>
                  </m:ctrlPr>
                </m:dPr>
                <m:e>
                  <m:r>
                    <w:rPr>
                      <w:rFonts w:ascii="Cambria Math" w:hAnsi="Cambria Math"/>
                    </w:rPr>
                    <m:t>29</m:t>
                  </m:r>
                </m:e>
              </m:d>
            </m:e>
          </m:eqArr>
        </m:oMath>
      </m:oMathPara>
    </w:p>
    <w:p w14:paraId="55679C0E" w14:textId="5328FEE8" w:rsidR="003900DC" w:rsidRPr="00467989" w:rsidRDefault="00661EA5" w:rsidP="00A748F4">
      <w:pPr>
        <w:pStyle w:val="13"/>
        <w:ind w:firstLine="420"/>
      </w:pPr>
      <w:r w:rsidRPr="00661EA5">
        <w:t>该指标能够量化算法在全局路径规划过程中无人机网络的</w:t>
      </w:r>
      <w:r w:rsidRPr="00661EA5">
        <w:rPr>
          <w:rFonts w:hint="eastAsia"/>
        </w:rPr>
        <w:t>规划效率</w:t>
      </w:r>
      <w:r w:rsidRPr="00661EA5">
        <w:t>，数值越</w:t>
      </w:r>
      <w:r w:rsidRPr="00661EA5">
        <w:rPr>
          <w:rFonts w:hint="eastAsia"/>
        </w:rPr>
        <w:t>小代表算法整体的规划效率更高</w:t>
      </w:r>
      <w:r w:rsidRPr="00661EA5">
        <w:t>。</w:t>
      </w:r>
    </w:p>
    <w:p w14:paraId="2ED8B7D7" w14:textId="0A6A0966"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3</w:t>
      </w:r>
      <w:r>
        <w:rPr>
          <w:rFonts w:ascii="黑体" w:eastAsia="黑体" w:hAnsi="黑体" w:hint="eastAsia"/>
          <w:lang w:eastAsia="zh-CN"/>
        </w:rPr>
        <w:t xml:space="preserve"> 建筑物数量影响分析</w:t>
      </w:r>
    </w:p>
    <w:p w14:paraId="798F059E" w14:textId="3B72D291" w:rsidR="00661EA5" w:rsidRDefault="00661EA5" w:rsidP="00A748F4">
      <w:pPr>
        <w:pStyle w:val="13"/>
        <w:ind w:firstLine="420"/>
      </w:pPr>
      <w:r w:rsidRPr="00661EA5">
        <w:rPr>
          <w:rFonts w:hint="eastAsia"/>
        </w:rPr>
        <w:t>不同算法通信连通率与平均到达时间随建筑数量的变化如图3-(a)与图3-(b)所示。由图可见，所有算法的连通率随着建筑数量增加而下降，到达时间随着建筑数量增加而增加。</w:t>
      </w:r>
    </w:p>
    <w:tbl>
      <w:tblPr>
        <w:tblStyle w:val="a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D11B7D" w:rsidRPr="001C378D" w14:paraId="5B74DB84" w14:textId="77777777" w:rsidTr="001C378D">
        <w:tc>
          <w:tcPr>
            <w:tcW w:w="0" w:type="auto"/>
            <w:vAlign w:val="center"/>
          </w:tcPr>
          <w:p w14:paraId="555CB421" w14:textId="77777777" w:rsidR="001C378D" w:rsidRPr="001C378D" w:rsidRDefault="001C378D" w:rsidP="001C378D">
            <w:pPr>
              <w:adjustRightInd/>
              <w:spacing w:line="360" w:lineRule="auto"/>
              <w:jc w:val="center"/>
              <w:textAlignment w:val="auto"/>
              <w:rPr>
                <w:sz w:val="18"/>
                <w:szCs w:val="24"/>
              </w:rPr>
            </w:pPr>
            <w:bookmarkStart w:id="159" w:name="_Hlk212806974"/>
            <w:r w:rsidRPr="001C378D">
              <w:rPr>
                <w:rFonts w:hint="eastAsia"/>
                <w:noProof/>
                <w:sz w:val="18"/>
                <w:szCs w:val="24"/>
              </w:rPr>
              <w:drawing>
                <wp:inline distT="0" distB="0" distL="0" distR="0" wp14:anchorId="7F8639DE" wp14:editId="57965B53">
                  <wp:extent cx="1461600" cy="1000800"/>
                  <wp:effectExtent l="0" t="0" r="571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61600" cy="1000800"/>
                          </a:xfrm>
                          <a:prstGeom prst="rect">
                            <a:avLst/>
                          </a:prstGeom>
                        </pic:spPr>
                      </pic:pic>
                    </a:graphicData>
                  </a:graphic>
                </wp:inline>
              </w:drawing>
            </w:r>
          </w:p>
        </w:tc>
        <w:tc>
          <w:tcPr>
            <w:tcW w:w="0" w:type="auto"/>
            <w:vAlign w:val="center"/>
          </w:tcPr>
          <w:p w14:paraId="60774A93" w14:textId="77777777" w:rsidR="001C378D" w:rsidRPr="001C378D" w:rsidRDefault="001C378D" w:rsidP="001C378D">
            <w:pPr>
              <w:adjustRightInd/>
              <w:spacing w:line="360" w:lineRule="auto"/>
              <w:jc w:val="center"/>
              <w:textAlignment w:val="auto"/>
              <w:rPr>
                <w:color w:val="FF0000"/>
                <w:sz w:val="18"/>
                <w:szCs w:val="24"/>
              </w:rPr>
            </w:pPr>
            <w:r w:rsidRPr="001C378D">
              <w:rPr>
                <w:rFonts w:hint="eastAsia"/>
                <w:noProof/>
                <w:color w:val="FF0000"/>
                <w:sz w:val="18"/>
                <w:szCs w:val="24"/>
              </w:rPr>
              <w:drawing>
                <wp:inline distT="0" distB="0" distL="0" distR="0" wp14:anchorId="1655AB7F" wp14:editId="3E3A5685">
                  <wp:extent cx="1465200" cy="1000800"/>
                  <wp:effectExtent l="0" t="0" r="190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65200" cy="1000800"/>
                          </a:xfrm>
                          <a:prstGeom prst="rect">
                            <a:avLst/>
                          </a:prstGeom>
                        </pic:spPr>
                      </pic:pic>
                    </a:graphicData>
                  </a:graphic>
                </wp:inline>
              </w:drawing>
            </w:r>
          </w:p>
        </w:tc>
      </w:tr>
      <w:tr w:rsidR="00F65858" w:rsidRPr="001C378D" w14:paraId="58ACFD82" w14:textId="77777777" w:rsidTr="00952EA5">
        <w:trPr>
          <w:trHeight w:val="416"/>
        </w:trPr>
        <w:tc>
          <w:tcPr>
            <w:tcW w:w="0" w:type="auto"/>
          </w:tcPr>
          <w:p w14:paraId="39E6B038" w14:textId="77777777" w:rsidR="00F65858" w:rsidRDefault="00F65858" w:rsidP="00F65858">
            <w:pPr>
              <w:pStyle w:val="affe"/>
            </w:pPr>
            <w:r w:rsidRPr="00D11B7D">
              <w:rPr>
                <w:rFonts w:eastAsia="黑体" w:hint="eastAsia"/>
              </w:rPr>
              <w:t>(</w:t>
            </w:r>
            <w:r w:rsidRPr="00D11B7D">
              <w:rPr>
                <w:rFonts w:eastAsia="黑体"/>
              </w:rPr>
              <w:t xml:space="preserve">a) </w:t>
            </w:r>
            <w:r w:rsidRPr="00D11B7D">
              <w:rPr>
                <w:rFonts w:hint="eastAsia"/>
              </w:rPr>
              <w:t>通信连通率</w:t>
            </w:r>
          </w:p>
          <w:p w14:paraId="2D16494C" w14:textId="62032185" w:rsidR="00F65858" w:rsidRPr="001C378D" w:rsidRDefault="00F65858" w:rsidP="00F65858">
            <w:pPr>
              <w:pStyle w:val="affe"/>
              <w:rPr>
                <w:b/>
                <w:bCs/>
                <w:sz w:val="20"/>
              </w:rPr>
            </w:pPr>
            <w:r>
              <w:rPr>
                <w:rFonts w:hint="eastAsia"/>
              </w:rPr>
              <w:t>(</w:t>
            </w:r>
            <w:r>
              <w:t>a) Connectivity rate</w:t>
            </w:r>
          </w:p>
        </w:tc>
        <w:tc>
          <w:tcPr>
            <w:tcW w:w="0" w:type="auto"/>
          </w:tcPr>
          <w:p w14:paraId="37019B41" w14:textId="77777777" w:rsidR="00F65858" w:rsidRDefault="00F65858" w:rsidP="00F65858">
            <w:pPr>
              <w:pStyle w:val="affe"/>
            </w:pPr>
            <w:r w:rsidRPr="00D11B7D">
              <w:rPr>
                <w:rFonts w:eastAsia="黑体" w:hint="eastAsia"/>
              </w:rPr>
              <w:t>(b</w:t>
            </w:r>
            <w:r w:rsidRPr="00D11B7D">
              <w:rPr>
                <w:rFonts w:eastAsia="黑体"/>
              </w:rPr>
              <w:t xml:space="preserve">) </w:t>
            </w:r>
            <w:r w:rsidRPr="00D11B7D">
              <w:rPr>
                <w:rFonts w:hint="eastAsia"/>
              </w:rPr>
              <w:t>平均到达时间</w:t>
            </w:r>
          </w:p>
          <w:p w14:paraId="4B06A321" w14:textId="53ADE840" w:rsidR="00F65858" w:rsidRPr="001C378D" w:rsidRDefault="00F65858" w:rsidP="00F65858">
            <w:pPr>
              <w:pStyle w:val="affe"/>
              <w:rPr>
                <w:color w:val="FF0000"/>
                <w:szCs w:val="24"/>
              </w:rPr>
            </w:pPr>
            <w:r>
              <w:rPr>
                <w:rFonts w:hint="eastAsia"/>
              </w:rPr>
              <w:t>(</w:t>
            </w:r>
            <w:r>
              <w:t>b) Average arrival time</w:t>
            </w:r>
          </w:p>
        </w:tc>
      </w:tr>
    </w:tbl>
    <w:bookmarkEnd w:id="159"/>
    <w:p w14:paraId="3F04D85F" w14:textId="20C2819B" w:rsidR="001C378D" w:rsidRDefault="00D11B7D" w:rsidP="00A748F4">
      <w:pPr>
        <w:pStyle w:val="affe"/>
        <w:rPr>
          <w:kern w:val="2"/>
        </w:rPr>
      </w:pPr>
      <w:r w:rsidRPr="00D11B7D">
        <w:rPr>
          <w:rFonts w:hint="eastAsia"/>
        </w:rPr>
        <w:t>图</w:t>
      </w:r>
      <w:r w:rsidRPr="00D11B7D">
        <w:rPr>
          <w:rFonts w:hint="eastAsia"/>
        </w:rPr>
        <w:t>3</w:t>
      </w:r>
      <w:r w:rsidR="00F65858">
        <w:t xml:space="preserve">  </w:t>
      </w:r>
      <w:r w:rsidRPr="00D11B7D">
        <w:rPr>
          <w:rFonts w:hint="eastAsia"/>
          <w:kern w:val="2"/>
        </w:rPr>
        <w:t>不同建筑数量下的指标对比</w:t>
      </w:r>
    </w:p>
    <w:p w14:paraId="5762B3ED" w14:textId="77777777" w:rsidR="00F65858" w:rsidRDefault="00F65858" w:rsidP="00F65858">
      <w:pPr>
        <w:pStyle w:val="affe"/>
        <w:rPr>
          <w:kern w:val="2"/>
        </w:rPr>
      </w:pPr>
      <w:r>
        <w:rPr>
          <w:rFonts w:hint="eastAsia"/>
          <w:kern w:val="2"/>
        </w:rPr>
        <w:t>F</w:t>
      </w:r>
      <w:r>
        <w:rPr>
          <w:kern w:val="2"/>
        </w:rPr>
        <w:t xml:space="preserve">ig.3 </w:t>
      </w:r>
      <w:r>
        <w:rPr>
          <w:rFonts w:hint="eastAsia"/>
          <w:kern w:val="2"/>
        </w:rPr>
        <w:t xml:space="preserve"> </w:t>
      </w:r>
      <w:r w:rsidRPr="00F65858">
        <w:rPr>
          <w:kern w:val="2"/>
        </w:rPr>
        <w:t xml:space="preserve">Comparison of metrics under different </w:t>
      </w:r>
    </w:p>
    <w:p w14:paraId="09EA5AEC" w14:textId="50BC0042" w:rsidR="00F65858" w:rsidRPr="00F65858" w:rsidRDefault="00F65858" w:rsidP="00F65858">
      <w:pPr>
        <w:pStyle w:val="affe"/>
        <w:rPr>
          <w:kern w:val="2"/>
        </w:rPr>
      </w:pPr>
      <w:r w:rsidRPr="00F65858">
        <w:rPr>
          <w:kern w:val="2"/>
        </w:rPr>
        <w:t>numbers of buildings</w:t>
      </w:r>
    </w:p>
    <w:p w14:paraId="7ED76E56" w14:textId="77777777" w:rsidR="00661EA5" w:rsidRPr="002645E5" w:rsidRDefault="00661EA5" w:rsidP="00A748F4">
      <w:pPr>
        <w:pStyle w:val="13"/>
        <w:ind w:firstLine="420"/>
      </w:pPr>
      <w:r w:rsidRPr="002645E5">
        <w:rPr>
          <w:rFonts w:hint="eastAsia"/>
        </w:rPr>
        <w:t>从通信连通率来看，本文所提出的 C-RRT*-APF算法在所有场景下最高，这主要得益于其全局层的簇间关键点引导能有效规避建筑遮挡与强干扰区域，局部规划中 MBST-APF 能持续维持关键链路的SINR，使得在绕行障碍时仍能保持通信拓扑不被破坏。相比之下，CMUPF 虽具备拓扑恢</w:t>
      </w:r>
      <w:r w:rsidRPr="002645E5">
        <w:rPr>
          <w:rFonts w:hint="eastAsia"/>
        </w:rPr>
        <w:t>复能力，但在复杂场景下，多源势场耦合导致其对建筑数量敏感，导致部分链路频繁失效。由于对通信保持约束效果不足或者未对其进行约束，PPSwarm 与 K-CBS 连通率较低。由于缺乏全局引导与链路保持机制，APF算法通信保持性能最差。</w:t>
      </w:r>
    </w:p>
    <w:p w14:paraId="5046C3D1" w14:textId="24217CCB" w:rsidR="00661EA5" w:rsidRPr="00661EA5" w:rsidRDefault="00661EA5" w:rsidP="00A748F4">
      <w:pPr>
        <w:pStyle w:val="13"/>
        <w:ind w:firstLine="420"/>
      </w:pPr>
      <w:r w:rsidRPr="002645E5">
        <w:rPr>
          <w:rFonts w:hint="eastAsia"/>
        </w:rPr>
        <w:t>从平均到达时间来看，C-RRT*-APF</w:t>
      </w:r>
      <w:r w:rsidR="002645E5">
        <w:t xml:space="preserve"> </w:t>
      </w:r>
      <w:r w:rsidRPr="002645E5">
        <w:rPr>
          <w:rFonts w:hint="eastAsia"/>
        </w:rPr>
        <w:t>算法在各建筑数量下均低于</w:t>
      </w:r>
      <w:r w:rsidR="002645E5">
        <w:rPr>
          <w:rFonts w:hint="eastAsia"/>
        </w:rPr>
        <w:t xml:space="preserve"> </w:t>
      </w:r>
      <w:r w:rsidRPr="002645E5">
        <w:rPr>
          <w:rFonts w:hint="eastAsia"/>
        </w:rPr>
        <w:t>APF</w:t>
      </w:r>
      <w:r w:rsidR="002645E5">
        <w:t xml:space="preserve"> </w:t>
      </w:r>
      <w:r w:rsidRPr="002645E5">
        <w:rPr>
          <w:rFonts w:hint="eastAsia"/>
        </w:rPr>
        <w:t>和</w:t>
      </w:r>
      <w:r w:rsidR="002645E5">
        <w:rPr>
          <w:rFonts w:hint="eastAsia"/>
        </w:rPr>
        <w:t xml:space="preserve"> </w:t>
      </w:r>
      <w:r w:rsidRPr="002645E5">
        <w:rPr>
          <w:rFonts w:hint="eastAsia"/>
        </w:rPr>
        <w:t>CMUPF，略高于PPSwarm</w:t>
      </w:r>
      <w:r w:rsidR="002645E5">
        <w:t xml:space="preserve"> </w:t>
      </w:r>
      <w:r w:rsidRPr="002645E5">
        <w:rPr>
          <w:rFonts w:hint="eastAsia"/>
        </w:rPr>
        <w:t>和</w:t>
      </w:r>
      <w:r w:rsidR="002645E5">
        <w:rPr>
          <w:rFonts w:hint="eastAsia"/>
        </w:rPr>
        <w:t xml:space="preserve"> </w:t>
      </w:r>
      <w:r w:rsidRPr="002645E5">
        <w:rPr>
          <w:rFonts w:hint="eastAsia"/>
        </w:rPr>
        <w:t>K-CBS。这主要得益于其分簇与全局关键点引导结合局部</w:t>
      </w:r>
      <w:r w:rsidR="002645E5">
        <w:rPr>
          <w:rFonts w:hint="eastAsia"/>
        </w:rPr>
        <w:t xml:space="preserve"> </w:t>
      </w:r>
      <w:r w:rsidRPr="002645E5">
        <w:rPr>
          <w:rFonts w:hint="eastAsia"/>
        </w:rPr>
        <w:t>MBST-APF</w:t>
      </w:r>
      <w:r w:rsidR="002645E5">
        <w:t xml:space="preserve"> </w:t>
      </w:r>
      <w:r w:rsidRPr="002645E5">
        <w:rPr>
          <w:rFonts w:hint="eastAsia"/>
        </w:rPr>
        <w:t>的规划机制，在路径规划过程中能够有效降低多源势场耦合，从而减少震荡和局部极小值死锁的发生，使路径规划效率明显高于</w:t>
      </w:r>
      <w:r w:rsidR="002645E5">
        <w:rPr>
          <w:rFonts w:hint="eastAsia"/>
        </w:rPr>
        <w:t xml:space="preserve"> </w:t>
      </w:r>
      <w:r w:rsidRPr="002645E5">
        <w:rPr>
          <w:rFonts w:hint="eastAsia"/>
        </w:rPr>
        <w:t>APF</w:t>
      </w:r>
      <w:r w:rsidR="002645E5">
        <w:t xml:space="preserve"> </w:t>
      </w:r>
      <w:r w:rsidRPr="002645E5">
        <w:rPr>
          <w:rFonts w:hint="eastAsia"/>
        </w:rPr>
        <w:t>和</w:t>
      </w:r>
      <w:r w:rsidR="002645E5">
        <w:rPr>
          <w:rFonts w:hint="eastAsia"/>
        </w:rPr>
        <w:t xml:space="preserve"> </w:t>
      </w:r>
      <w:r w:rsidRPr="002645E5">
        <w:rPr>
          <w:rFonts w:hint="eastAsia"/>
        </w:rPr>
        <w:t>CMUPF。相比之下，PPSwarm</w:t>
      </w:r>
      <w:r w:rsidR="002645E5">
        <w:t xml:space="preserve"> </w:t>
      </w:r>
      <w:r w:rsidRPr="002645E5">
        <w:rPr>
          <w:rFonts w:hint="eastAsia"/>
        </w:rPr>
        <w:t>和</w:t>
      </w:r>
      <w:r w:rsidR="002645E5">
        <w:rPr>
          <w:rFonts w:hint="eastAsia"/>
        </w:rPr>
        <w:t xml:space="preserve"> </w:t>
      </w:r>
      <w:r w:rsidRPr="002645E5">
        <w:rPr>
          <w:rFonts w:hint="eastAsia"/>
        </w:rPr>
        <w:t>K-CBS依赖全局先验信息进行路径规划，且对通信保持约束不足，因此平均到达时间较短；其中</w:t>
      </w:r>
      <w:r w:rsidR="002645E5">
        <w:rPr>
          <w:rFonts w:hint="eastAsia"/>
        </w:rPr>
        <w:t xml:space="preserve"> </w:t>
      </w:r>
      <w:r w:rsidRPr="002645E5">
        <w:rPr>
          <w:rFonts w:hint="eastAsia"/>
        </w:rPr>
        <w:t>PPSwarm</w:t>
      </w:r>
      <w:r w:rsidR="002645E5">
        <w:t xml:space="preserve"> </w:t>
      </w:r>
      <w:r w:rsidRPr="002645E5">
        <w:rPr>
          <w:rFonts w:hint="eastAsia"/>
        </w:rPr>
        <w:t>进一步通过路径开销优化函数降低了到达时间，使其略优于</w:t>
      </w:r>
      <w:r w:rsidR="002645E5">
        <w:rPr>
          <w:rFonts w:hint="eastAsia"/>
        </w:rPr>
        <w:t xml:space="preserve"> </w:t>
      </w:r>
      <w:r w:rsidRPr="002645E5">
        <w:rPr>
          <w:rFonts w:hint="eastAsia"/>
        </w:rPr>
        <w:t>K-CBS。CMUPF</w:t>
      </w:r>
      <w:r w:rsidR="002645E5">
        <w:t xml:space="preserve"> </w:t>
      </w:r>
      <w:r w:rsidRPr="002645E5">
        <w:rPr>
          <w:rFonts w:hint="eastAsia"/>
        </w:rPr>
        <w:t>算法随着建筑数量增加，其平均到达时间呈明显增长趋势，这是由于多源势场耦合加剧，在狭小区域易产生拥挤震荡，导致路径效率下降。APF算法约束较少，但在复杂场景下容易陷入局部极小值，因此平均到达时间较长。</w:t>
      </w:r>
    </w:p>
    <w:p w14:paraId="6D5ED2C5" w14:textId="77D9F6C7"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4</w:t>
      </w:r>
      <w:r>
        <w:rPr>
          <w:rFonts w:ascii="黑体" w:eastAsia="黑体" w:hAnsi="黑体" w:hint="eastAsia"/>
          <w:lang w:eastAsia="zh-CN"/>
        </w:rPr>
        <w:t xml:space="preserve"> 无人机数量影响分析</w:t>
      </w:r>
    </w:p>
    <w:p w14:paraId="3C06B5FF" w14:textId="31B628AA" w:rsidR="00661EA5" w:rsidRDefault="00661EA5" w:rsidP="00A748F4">
      <w:pPr>
        <w:pStyle w:val="13"/>
        <w:ind w:firstLine="420"/>
      </w:pPr>
      <w:r w:rsidRPr="00661EA5">
        <w:rPr>
          <w:rFonts w:hint="eastAsia"/>
        </w:rPr>
        <w:t>不同算法通信连通率与平均到达时间随无人机数量的变化如图4-(a)与图4-(b)所示。由图可见，各算法的连通率在无人机数量增加时整体保持稳定，而平均到达时间除CMUPF外在不同规模下变化较小。</w:t>
      </w:r>
    </w:p>
    <w:tbl>
      <w:tblPr>
        <w:tblStyle w:val="a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D11B7D" w:rsidRPr="00D11B7D" w14:paraId="7001FF0D" w14:textId="77777777" w:rsidTr="00D11B7D">
        <w:trPr>
          <w:jc w:val="center"/>
        </w:trPr>
        <w:tc>
          <w:tcPr>
            <w:tcW w:w="0" w:type="auto"/>
            <w:vAlign w:val="center"/>
          </w:tcPr>
          <w:p w14:paraId="18B0B842" w14:textId="77777777" w:rsidR="00D11B7D" w:rsidRPr="00D11B7D" w:rsidRDefault="00D11B7D" w:rsidP="00D11B7D">
            <w:pPr>
              <w:adjustRightInd/>
              <w:spacing w:line="360" w:lineRule="auto"/>
              <w:jc w:val="center"/>
              <w:textAlignment w:val="auto"/>
              <w:rPr>
                <w:sz w:val="18"/>
                <w:szCs w:val="24"/>
              </w:rPr>
            </w:pPr>
            <w:r w:rsidRPr="00D11B7D">
              <w:rPr>
                <w:rFonts w:hint="eastAsia"/>
                <w:noProof/>
                <w:sz w:val="18"/>
                <w:szCs w:val="24"/>
              </w:rPr>
              <w:drawing>
                <wp:inline distT="0" distB="0" distL="0" distR="0" wp14:anchorId="6A576BAC" wp14:editId="216BEF51">
                  <wp:extent cx="1357200" cy="1000800"/>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57200" cy="1000800"/>
                          </a:xfrm>
                          <a:prstGeom prst="rect">
                            <a:avLst/>
                          </a:prstGeom>
                        </pic:spPr>
                      </pic:pic>
                    </a:graphicData>
                  </a:graphic>
                </wp:inline>
              </w:drawing>
            </w:r>
          </w:p>
        </w:tc>
        <w:tc>
          <w:tcPr>
            <w:tcW w:w="0" w:type="auto"/>
            <w:vAlign w:val="center"/>
          </w:tcPr>
          <w:p w14:paraId="4E9973F3" w14:textId="77777777" w:rsidR="00D11B7D" w:rsidRPr="00D11B7D" w:rsidRDefault="00D11B7D" w:rsidP="00D11B7D">
            <w:pPr>
              <w:adjustRightInd/>
              <w:spacing w:line="360" w:lineRule="auto"/>
              <w:jc w:val="center"/>
              <w:textAlignment w:val="auto"/>
              <w:rPr>
                <w:color w:val="FF0000"/>
                <w:sz w:val="18"/>
                <w:szCs w:val="24"/>
              </w:rPr>
            </w:pPr>
            <w:r w:rsidRPr="00D11B7D">
              <w:rPr>
                <w:rFonts w:hint="eastAsia"/>
                <w:noProof/>
                <w:color w:val="FF0000"/>
                <w:sz w:val="18"/>
                <w:szCs w:val="24"/>
              </w:rPr>
              <w:drawing>
                <wp:inline distT="0" distB="0" distL="0" distR="0" wp14:anchorId="12387CAE" wp14:editId="0A3153E3">
                  <wp:extent cx="1357200" cy="1000800"/>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57200" cy="1000800"/>
                          </a:xfrm>
                          <a:prstGeom prst="rect">
                            <a:avLst/>
                          </a:prstGeom>
                        </pic:spPr>
                      </pic:pic>
                    </a:graphicData>
                  </a:graphic>
                </wp:inline>
              </w:drawing>
            </w:r>
          </w:p>
        </w:tc>
      </w:tr>
      <w:tr w:rsidR="00F65858" w:rsidRPr="00D11B7D" w14:paraId="1DA5526A" w14:textId="77777777" w:rsidTr="00D2484E">
        <w:trPr>
          <w:trHeight w:val="416"/>
          <w:jc w:val="center"/>
        </w:trPr>
        <w:tc>
          <w:tcPr>
            <w:tcW w:w="0" w:type="auto"/>
          </w:tcPr>
          <w:p w14:paraId="33164060" w14:textId="77777777" w:rsidR="00F65858" w:rsidRDefault="00F65858" w:rsidP="00F65858">
            <w:pPr>
              <w:pStyle w:val="affe"/>
            </w:pPr>
            <w:r w:rsidRPr="00D11B7D">
              <w:rPr>
                <w:rFonts w:eastAsia="黑体" w:hint="eastAsia"/>
              </w:rPr>
              <w:t>(</w:t>
            </w:r>
            <w:r w:rsidRPr="00D11B7D">
              <w:rPr>
                <w:rFonts w:eastAsia="黑体"/>
              </w:rPr>
              <w:t xml:space="preserve">a) </w:t>
            </w:r>
            <w:r w:rsidRPr="00D11B7D">
              <w:rPr>
                <w:rFonts w:hint="eastAsia"/>
              </w:rPr>
              <w:t>通信连通率</w:t>
            </w:r>
          </w:p>
          <w:p w14:paraId="17A28465" w14:textId="77B07298" w:rsidR="00F65858" w:rsidRPr="00D11B7D" w:rsidRDefault="00F65858" w:rsidP="00F65858">
            <w:pPr>
              <w:pStyle w:val="affe"/>
              <w:rPr>
                <w:b/>
                <w:bCs/>
                <w:sz w:val="20"/>
              </w:rPr>
            </w:pPr>
            <w:r>
              <w:rPr>
                <w:rFonts w:hint="eastAsia"/>
              </w:rPr>
              <w:t>(</w:t>
            </w:r>
            <w:r>
              <w:t>a) Connectivity rate</w:t>
            </w:r>
          </w:p>
        </w:tc>
        <w:tc>
          <w:tcPr>
            <w:tcW w:w="0" w:type="auto"/>
          </w:tcPr>
          <w:p w14:paraId="13E0BC65" w14:textId="77777777" w:rsidR="00F65858" w:rsidRDefault="00F65858" w:rsidP="00F65858">
            <w:pPr>
              <w:pStyle w:val="affe"/>
            </w:pPr>
            <w:r w:rsidRPr="00D11B7D">
              <w:rPr>
                <w:rFonts w:eastAsia="黑体" w:hint="eastAsia"/>
              </w:rPr>
              <w:t>(b</w:t>
            </w:r>
            <w:r w:rsidRPr="00D11B7D">
              <w:rPr>
                <w:rFonts w:eastAsia="黑体"/>
              </w:rPr>
              <w:t xml:space="preserve">) </w:t>
            </w:r>
            <w:r w:rsidRPr="00D11B7D">
              <w:rPr>
                <w:rFonts w:hint="eastAsia"/>
              </w:rPr>
              <w:t>平均到达时间</w:t>
            </w:r>
          </w:p>
          <w:p w14:paraId="50BDD51B" w14:textId="2FA837AC" w:rsidR="00F65858" w:rsidRPr="00D11B7D" w:rsidRDefault="00F65858" w:rsidP="00F65858">
            <w:pPr>
              <w:pStyle w:val="affe"/>
              <w:rPr>
                <w:color w:val="FF0000"/>
                <w:szCs w:val="24"/>
              </w:rPr>
            </w:pPr>
            <w:r>
              <w:rPr>
                <w:rFonts w:hint="eastAsia"/>
              </w:rPr>
              <w:t>(</w:t>
            </w:r>
            <w:r>
              <w:t>b) Average arrival time</w:t>
            </w:r>
          </w:p>
        </w:tc>
      </w:tr>
    </w:tbl>
    <w:p w14:paraId="350E8A1C" w14:textId="0DE13AA6" w:rsidR="00F65858" w:rsidRDefault="00F65858" w:rsidP="00F65858">
      <w:pPr>
        <w:pStyle w:val="affe"/>
        <w:rPr>
          <w:kern w:val="2"/>
        </w:rPr>
      </w:pPr>
      <w:r w:rsidRPr="00D11B7D">
        <w:rPr>
          <w:rFonts w:hint="eastAsia"/>
        </w:rPr>
        <w:t>图</w:t>
      </w:r>
      <w:r w:rsidR="00875218">
        <w:t>4</w:t>
      </w:r>
      <w:r>
        <w:t xml:space="preserve">  </w:t>
      </w:r>
      <w:r w:rsidRPr="00D11B7D">
        <w:rPr>
          <w:rFonts w:hint="eastAsia"/>
          <w:kern w:val="2"/>
        </w:rPr>
        <w:t>不同</w:t>
      </w:r>
      <w:r>
        <w:rPr>
          <w:rFonts w:hint="eastAsia"/>
          <w:kern w:val="2"/>
        </w:rPr>
        <w:t>无人机</w:t>
      </w:r>
      <w:r w:rsidRPr="00D11B7D">
        <w:rPr>
          <w:rFonts w:hint="eastAsia"/>
          <w:kern w:val="2"/>
        </w:rPr>
        <w:t>数量下的指标对比</w:t>
      </w:r>
    </w:p>
    <w:p w14:paraId="09D52446" w14:textId="02AA1489" w:rsidR="00F65858" w:rsidRDefault="00F65858" w:rsidP="00F65858">
      <w:pPr>
        <w:pStyle w:val="affe"/>
        <w:rPr>
          <w:kern w:val="2"/>
        </w:rPr>
      </w:pPr>
      <w:r>
        <w:rPr>
          <w:rFonts w:hint="eastAsia"/>
          <w:kern w:val="2"/>
        </w:rPr>
        <w:t>F</w:t>
      </w:r>
      <w:r>
        <w:rPr>
          <w:kern w:val="2"/>
        </w:rPr>
        <w:t>ig.</w:t>
      </w:r>
      <w:r w:rsidR="00875218">
        <w:rPr>
          <w:kern w:val="2"/>
        </w:rPr>
        <w:t>4</w:t>
      </w:r>
      <w:r>
        <w:rPr>
          <w:kern w:val="2"/>
        </w:rPr>
        <w:t xml:space="preserve"> </w:t>
      </w:r>
      <w:r>
        <w:rPr>
          <w:rFonts w:hint="eastAsia"/>
          <w:kern w:val="2"/>
        </w:rPr>
        <w:t xml:space="preserve"> </w:t>
      </w:r>
      <w:r w:rsidRPr="00F65858">
        <w:rPr>
          <w:kern w:val="2"/>
        </w:rPr>
        <w:t xml:space="preserve">Comparison of metrics under different </w:t>
      </w:r>
    </w:p>
    <w:p w14:paraId="50DD4B93" w14:textId="46210E34" w:rsidR="00F65858" w:rsidRPr="00F65858" w:rsidRDefault="00F65858" w:rsidP="00F65858">
      <w:pPr>
        <w:pStyle w:val="affe"/>
        <w:rPr>
          <w:kern w:val="2"/>
        </w:rPr>
      </w:pPr>
      <w:r w:rsidRPr="00F65858">
        <w:rPr>
          <w:kern w:val="2"/>
        </w:rPr>
        <w:t xml:space="preserve">numbers of </w:t>
      </w:r>
      <w:r>
        <w:rPr>
          <w:kern w:val="2"/>
        </w:rPr>
        <w:t>UAV</w:t>
      </w:r>
      <w:r>
        <w:rPr>
          <w:rFonts w:hint="eastAsia"/>
          <w:kern w:val="2"/>
        </w:rPr>
        <w:t>s</w:t>
      </w:r>
    </w:p>
    <w:p w14:paraId="6880C350" w14:textId="77777777" w:rsidR="00661EA5" w:rsidRPr="002645E5" w:rsidRDefault="00661EA5" w:rsidP="00A748F4">
      <w:pPr>
        <w:pStyle w:val="13"/>
        <w:ind w:firstLine="420"/>
      </w:pPr>
      <w:r w:rsidRPr="002645E5">
        <w:rPr>
          <w:rFonts w:hint="eastAsia"/>
        </w:rPr>
        <w:t>从通信连通率来看，C-RRT*-APF 在所有规模下均保持最高连通率，这主要得益于其固定分簇结构与簇间关键点引导机制，使得在规模增大时簇内可用中继链路增加，从而维持稳定通信；</w:t>
      </w:r>
      <w:r w:rsidRPr="002645E5">
        <w:rPr>
          <w:rFonts w:hint="eastAsia"/>
        </w:rPr>
        <w:lastRenderedPageBreak/>
        <w:t>而在规模较小时，由于每簇节点较少，中继链路有限，连通率略有下降。相比之下，CMUPF 的连通率随着无人机数量增加略微下降趋势，多源势场耦合在大规模下更容易导致链路少数节点产生死锁导致部分链路失效，从而使网络整体的连通性受到破坏。由于未对通信保持进行约束或约束不足，PPSwarm 与 K-CBS 在不同规模下连通率整体保持稳定在较低水平，受无人机数量变化影响较少。同时由于缺乏全局引导与链路保持机制，APF 在多机条件下的通信保持能力最弱。</w:t>
      </w:r>
    </w:p>
    <w:p w14:paraId="69C8B4A4" w14:textId="2ED1BF70" w:rsidR="00661EA5" w:rsidRDefault="00661EA5" w:rsidP="00A748F4">
      <w:pPr>
        <w:pStyle w:val="13"/>
        <w:ind w:firstLine="420"/>
      </w:pPr>
      <w:r w:rsidRPr="002645E5">
        <w:rPr>
          <w:rFonts w:hint="eastAsia"/>
        </w:rPr>
        <w:t>从平均到达时间来看，C-RRT*-APF 在不同无人机数量下保持较为稳定，小规模时因簇内节点较少，在建筑物附近的中继维持开销导致其到达时间略有增加，随着规模增大中继能力增强，到达时间趋于平稳。相比之下，CMUPF 的平均到达时间随无人机数量增大而明显增加，这是因为多源势场耦合在大规模下加剧，更易产生拥挤震荡与重复调整，导致路径规划效率下降。PPSwarm 与 K-CBS 的到达时间在不同规模下整体保持接近，主要由于其依赖全局先验信息且未显式考虑通信保持，使其规划过程对规模变化不敏感。APF 的到达时间在不同规模下波动较大，因其完全依赖局部势场，部分规模下易陷入局部极小或振荡区域，导致个别轨迹拖慢整体到达时间。</w:t>
      </w:r>
    </w:p>
    <w:p w14:paraId="2A700404" w14:textId="311F539F"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5</w:t>
      </w:r>
      <w:r>
        <w:rPr>
          <w:rFonts w:ascii="黑体" w:eastAsia="黑体" w:hAnsi="黑体" w:hint="eastAsia"/>
          <w:lang w:eastAsia="zh-CN"/>
        </w:rPr>
        <w:t xml:space="preserve"> 干扰节点数量影响分析</w:t>
      </w:r>
    </w:p>
    <w:p w14:paraId="2219E8FE" w14:textId="3C9E693C" w:rsidR="00661EA5" w:rsidRDefault="00661EA5" w:rsidP="00A748F4">
      <w:pPr>
        <w:pStyle w:val="13"/>
        <w:ind w:firstLine="420"/>
      </w:pPr>
      <w:r w:rsidRPr="00661EA5">
        <w:rPr>
          <w:rFonts w:hint="eastAsia"/>
        </w:rPr>
        <w:t>不同算法通信连通率与平均到达时间随干扰数量的变化如图5-(a)与图5-(b)所示。由图可见，所有算法的通信连通率随着干扰数量增加而下降，平均到达时间随着干扰数量增加有所上升。</w:t>
      </w:r>
    </w:p>
    <w:tbl>
      <w:tblPr>
        <w:tblStyle w:val="a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D11B7D" w:rsidRPr="00D11B7D" w14:paraId="53205AD9" w14:textId="77777777" w:rsidTr="00D11B7D">
        <w:trPr>
          <w:jc w:val="center"/>
        </w:trPr>
        <w:tc>
          <w:tcPr>
            <w:tcW w:w="0" w:type="auto"/>
          </w:tcPr>
          <w:p w14:paraId="46716C69" w14:textId="77777777" w:rsidR="00D11B7D" w:rsidRPr="00D11B7D" w:rsidRDefault="00D11B7D" w:rsidP="00D11B7D">
            <w:pPr>
              <w:adjustRightInd/>
              <w:spacing w:line="360" w:lineRule="auto"/>
              <w:jc w:val="center"/>
              <w:textAlignment w:val="auto"/>
              <w:rPr>
                <w:sz w:val="18"/>
                <w:szCs w:val="24"/>
              </w:rPr>
            </w:pPr>
            <w:r w:rsidRPr="00D11B7D">
              <w:rPr>
                <w:rFonts w:hint="eastAsia"/>
                <w:noProof/>
                <w:sz w:val="18"/>
                <w:szCs w:val="24"/>
              </w:rPr>
              <w:drawing>
                <wp:inline distT="0" distB="0" distL="0" distR="0" wp14:anchorId="25D850F9" wp14:editId="1ECABC78">
                  <wp:extent cx="1353600" cy="1000800"/>
                  <wp:effectExtent l="0" t="0" r="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53600" cy="1000800"/>
                          </a:xfrm>
                          <a:prstGeom prst="rect">
                            <a:avLst/>
                          </a:prstGeom>
                        </pic:spPr>
                      </pic:pic>
                    </a:graphicData>
                  </a:graphic>
                </wp:inline>
              </w:drawing>
            </w:r>
          </w:p>
        </w:tc>
        <w:tc>
          <w:tcPr>
            <w:tcW w:w="0" w:type="auto"/>
          </w:tcPr>
          <w:p w14:paraId="0858D642" w14:textId="77777777" w:rsidR="00D11B7D" w:rsidRPr="00D11B7D" w:rsidRDefault="00D11B7D" w:rsidP="00D11B7D">
            <w:pPr>
              <w:adjustRightInd/>
              <w:spacing w:line="360" w:lineRule="auto"/>
              <w:jc w:val="center"/>
              <w:textAlignment w:val="auto"/>
              <w:rPr>
                <w:color w:val="FF0000"/>
                <w:sz w:val="18"/>
                <w:szCs w:val="24"/>
              </w:rPr>
            </w:pPr>
            <w:r w:rsidRPr="00D11B7D">
              <w:rPr>
                <w:rFonts w:hint="eastAsia"/>
                <w:noProof/>
                <w:color w:val="FF0000"/>
                <w:sz w:val="18"/>
                <w:szCs w:val="24"/>
              </w:rPr>
              <w:drawing>
                <wp:inline distT="0" distB="0" distL="0" distR="0" wp14:anchorId="05F5C805" wp14:editId="21CBB425">
                  <wp:extent cx="1353600" cy="1000800"/>
                  <wp:effectExtent l="0" t="0" r="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53600" cy="1000800"/>
                          </a:xfrm>
                          <a:prstGeom prst="rect">
                            <a:avLst/>
                          </a:prstGeom>
                        </pic:spPr>
                      </pic:pic>
                    </a:graphicData>
                  </a:graphic>
                </wp:inline>
              </w:drawing>
            </w:r>
          </w:p>
        </w:tc>
      </w:tr>
      <w:tr w:rsidR="00D11B7D" w:rsidRPr="00D11B7D" w14:paraId="04A41578" w14:textId="77777777" w:rsidTr="00D11B7D">
        <w:trPr>
          <w:trHeight w:val="378"/>
          <w:jc w:val="center"/>
        </w:trPr>
        <w:tc>
          <w:tcPr>
            <w:tcW w:w="0" w:type="auto"/>
          </w:tcPr>
          <w:p w14:paraId="509A3949" w14:textId="77777777" w:rsidR="00D11B7D" w:rsidRDefault="00D11B7D" w:rsidP="00A748F4">
            <w:pPr>
              <w:pStyle w:val="affe"/>
            </w:pPr>
            <w:r w:rsidRPr="00D11B7D">
              <w:rPr>
                <w:rFonts w:eastAsia="黑体" w:hint="eastAsia"/>
              </w:rPr>
              <w:t>(</w:t>
            </w:r>
            <w:r w:rsidRPr="00D11B7D">
              <w:rPr>
                <w:rFonts w:eastAsia="黑体"/>
              </w:rPr>
              <w:t xml:space="preserve">a) </w:t>
            </w:r>
            <w:r w:rsidRPr="00D11B7D">
              <w:rPr>
                <w:rFonts w:hint="eastAsia"/>
              </w:rPr>
              <w:t>通信连通率</w:t>
            </w:r>
          </w:p>
          <w:p w14:paraId="1B4A0B81" w14:textId="0B72824B" w:rsidR="00DA7B8F" w:rsidRPr="00D11B7D" w:rsidRDefault="00DA7B8F" w:rsidP="00A748F4">
            <w:pPr>
              <w:pStyle w:val="affe"/>
              <w:rPr>
                <w:b/>
                <w:bCs/>
                <w:sz w:val="20"/>
              </w:rPr>
            </w:pPr>
            <w:r>
              <w:rPr>
                <w:rFonts w:hint="eastAsia"/>
              </w:rPr>
              <w:t>(</w:t>
            </w:r>
            <w:r>
              <w:t>a) Connectivity rate</w:t>
            </w:r>
          </w:p>
        </w:tc>
        <w:tc>
          <w:tcPr>
            <w:tcW w:w="0" w:type="auto"/>
          </w:tcPr>
          <w:p w14:paraId="05B8C8BF" w14:textId="77777777" w:rsidR="00D11B7D" w:rsidRDefault="00D11B7D" w:rsidP="00A748F4">
            <w:pPr>
              <w:pStyle w:val="affe"/>
            </w:pPr>
            <w:r w:rsidRPr="00D11B7D">
              <w:rPr>
                <w:rFonts w:eastAsia="黑体" w:hint="eastAsia"/>
              </w:rPr>
              <w:t>(b</w:t>
            </w:r>
            <w:r w:rsidRPr="00D11B7D">
              <w:rPr>
                <w:rFonts w:eastAsia="黑体"/>
              </w:rPr>
              <w:t xml:space="preserve">) </w:t>
            </w:r>
            <w:r w:rsidRPr="00D11B7D">
              <w:rPr>
                <w:rFonts w:hint="eastAsia"/>
              </w:rPr>
              <w:t>平均到达时间</w:t>
            </w:r>
          </w:p>
          <w:p w14:paraId="02A81115" w14:textId="5F11EDCB" w:rsidR="00DA7B8F" w:rsidRPr="00D11B7D" w:rsidRDefault="00DA7B8F" w:rsidP="00A748F4">
            <w:pPr>
              <w:pStyle w:val="affe"/>
              <w:rPr>
                <w:color w:val="FF0000"/>
                <w:szCs w:val="24"/>
              </w:rPr>
            </w:pPr>
            <w:r>
              <w:rPr>
                <w:rFonts w:hint="eastAsia"/>
              </w:rPr>
              <w:t>(</w:t>
            </w:r>
            <w:r>
              <w:t xml:space="preserve">b) </w:t>
            </w:r>
            <w:r w:rsidR="00F65858">
              <w:t>Average arrival time</w:t>
            </w:r>
          </w:p>
        </w:tc>
      </w:tr>
    </w:tbl>
    <w:p w14:paraId="7D2AB688" w14:textId="5F9E3053" w:rsidR="00F65858" w:rsidRDefault="00F65858" w:rsidP="00F65858">
      <w:pPr>
        <w:pStyle w:val="affe"/>
        <w:rPr>
          <w:kern w:val="2"/>
        </w:rPr>
      </w:pPr>
      <w:r w:rsidRPr="00D11B7D">
        <w:rPr>
          <w:rFonts w:hint="eastAsia"/>
        </w:rPr>
        <w:t>图</w:t>
      </w:r>
      <w:r w:rsidR="00471A6E">
        <w:t>5</w:t>
      </w:r>
      <w:r>
        <w:t xml:space="preserve">  </w:t>
      </w:r>
      <w:r w:rsidRPr="00D11B7D">
        <w:rPr>
          <w:rFonts w:hint="eastAsia"/>
          <w:kern w:val="2"/>
        </w:rPr>
        <w:t>不同</w:t>
      </w:r>
      <w:r>
        <w:rPr>
          <w:rFonts w:hint="eastAsia"/>
          <w:kern w:val="2"/>
        </w:rPr>
        <w:t>干扰节点</w:t>
      </w:r>
      <w:r w:rsidRPr="00D11B7D">
        <w:rPr>
          <w:rFonts w:hint="eastAsia"/>
          <w:kern w:val="2"/>
        </w:rPr>
        <w:t>数量下的指标对比</w:t>
      </w:r>
    </w:p>
    <w:p w14:paraId="6AA970D8" w14:textId="61E76AEB" w:rsidR="00F65858" w:rsidRDefault="00F65858" w:rsidP="00F65858">
      <w:pPr>
        <w:pStyle w:val="affe"/>
        <w:rPr>
          <w:kern w:val="2"/>
        </w:rPr>
      </w:pPr>
      <w:r>
        <w:rPr>
          <w:rFonts w:hint="eastAsia"/>
          <w:kern w:val="2"/>
        </w:rPr>
        <w:t>F</w:t>
      </w:r>
      <w:r>
        <w:rPr>
          <w:kern w:val="2"/>
        </w:rPr>
        <w:t>ig.</w:t>
      </w:r>
      <w:r w:rsidR="00471A6E">
        <w:rPr>
          <w:kern w:val="2"/>
        </w:rPr>
        <w:t>5</w:t>
      </w:r>
      <w:r>
        <w:rPr>
          <w:kern w:val="2"/>
        </w:rPr>
        <w:t xml:space="preserve"> </w:t>
      </w:r>
      <w:r>
        <w:rPr>
          <w:rFonts w:hint="eastAsia"/>
          <w:kern w:val="2"/>
        </w:rPr>
        <w:t xml:space="preserve"> </w:t>
      </w:r>
      <w:r w:rsidRPr="00F65858">
        <w:rPr>
          <w:kern w:val="2"/>
        </w:rPr>
        <w:t xml:space="preserve">Comparison of metrics under different </w:t>
      </w:r>
    </w:p>
    <w:p w14:paraId="015B0EFA" w14:textId="46309FFF" w:rsidR="00F65858" w:rsidRPr="00F65858" w:rsidRDefault="00F65858" w:rsidP="00F65858">
      <w:pPr>
        <w:pStyle w:val="affe"/>
        <w:rPr>
          <w:kern w:val="2"/>
        </w:rPr>
      </w:pPr>
      <w:r w:rsidRPr="00F65858">
        <w:rPr>
          <w:kern w:val="2"/>
        </w:rPr>
        <w:t xml:space="preserve">numbers of </w:t>
      </w:r>
      <w:r>
        <w:rPr>
          <w:kern w:val="2"/>
        </w:rPr>
        <w:t>jammers</w:t>
      </w:r>
    </w:p>
    <w:p w14:paraId="570C10D8" w14:textId="77777777" w:rsidR="00661EA5" w:rsidRPr="002645E5" w:rsidRDefault="00661EA5" w:rsidP="00A748F4">
      <w:pPr>
        <w:pStyle w:val="13"/>
        <w:ind w:firstLine="420"/>
      </w:pPr>
      <w:r w:rsidRPr="002645E5">
        <w:rPr>
          <w:rFonts w:hint="eastAsia"/>
        </w:rPr>
        <w:t>从通信连通率来看，C-RRT*-APF 在所有干扰数量下均保持最高且下降幅度最小。其全局层</w:t>
      </w:r>
      <w:r w:rsidRPr="002645E5">
        <w:rPr>
          <w:rFonts w:hint="eastAsia"/>
        </w:rPr>
        <w:t>通过 Fréchet 约束与关键点引导有效规避强干扰区，局部层通过 MBST-APF 维持关键链路的可用，使拓扑受损被显著抑制。相比之下，CMUPF 对干扰更为敏感，干扰数量增加时其连通率下降明显，多源势场耦合易导致链路失效与拓扑恢复受阻。PPSwarm 与 K-CBS 因未显式建模通信与 SINR，整体连通率保持在较低但变化较小的区间，其低且平稳的趋势来自干扰引起的链路破坏与建筑带来的屏蔽效应相互抵消。APF 缺乏全局引导以陷入局部极小值，在多干扰下通信保持性能最差且进一步恶化。</w:t>
      </w:r>
    </w:p>
    <w:p w14:paraId="2656D888" w14:textId="04EF0DA2" w:rsidR="00661EA5" w:rsidRPr="002645E5" w:rsidRDefault="00661EA5" w:rsidP="00A748F4">
      <w:pPr>
        <w:pStyle w:val="13"/>
        <w:ind w:firstLine="420"/>
      </w:pPr>
      <w:r w:rsidRPr="002645E5">
        <w:rPr>
          <w:rFonts w:hint="eastAsia"/>
        </w:rPr>
        <w:t>从平均到达时间来看，C-RRT*-APF 在不同干扰数量下的到达步数始终保持较为稳定，说明其规划效率未受多源干扰显著影响。相较之下，CMUPF 的平均到达时间随干扰数量增加明显上升，这是由于干扰增强下势场耦合加剧，更易出现震荡与死锁等问题，导致规划效率下降。PPSwarm 与 K-CBS 的到达时间随干扰数量变化较小，主要因为其路径规划更多到受主要可通行区域的影响，所设定的新增干扰分布位置未显式地影响其规划路径。APF 由于完全依赖局部势场，在干扰推力与障碍斥力共同作用下易陷入局部极小或产生振荡，其到达时间随干扰数量呈现不稳定波动，稳定性最差。</w:t>
      </w:r>
    </w:p>
    <w:p w14:paraId="51A8AE87" w14:textId="7D6ABA1F"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6</w:t>
      </w:r>
      <w:r>
        <w:rPr>
          <w:rFonts w:ascii="黑体" w:eastAsia="黑体" w:hAnsi="黑体" w:hint="eastAsia"/>
          <w:lang w:eastAsia="zh-CN"/>
        </w:rPr>
        <w:t xml:space="preserve"> 干扰功率影响分析</w:t>
      </w:r>
    </w:p>
    <w:p w14:paraId="024E5629" w14:textId="3DC3E1C5" w:rsidR="00661EA5" w:rsidRPr="002645E5" w:rsidRDefault="00661EA5" w:rsidP="00A748F4">
      <w:pPr>
        <w:pStyle w:val="13"/>
        <w:ind w:firstLine="420"/>
      </w:pPr>
      <w:r w:rsidRPr="002645E5">
        <w:rPr>
          <w:rFonts w:hint="eastAsia"/>
        </w:rPr>
        <w:t>不同算法通信连通率随干扰功率的变化如图6所示</w:t>
      </w:r>
      <w:r w:rsidR="00D11B7D" w:rsidRPr="002645E5">
        <w:rPr>
          <w:rFonts w:hint="eastAsia"/>
        </w:rPr>
        <w:t>，</w:t>
      </w:r>
      <w:r w:rsidRPr="002645E5">
        <w:rPr>
          <w:rFonts w:hint="eastAsia"/>
        </w:rPr>
        <w:t>所有算法的通信连通率均随干扰功率增大而下降，但下降幅度和性能稳定性存在显著差异。整体来看，所提出的</w:t>
      </w:r>
      <w:r w:rsidR="002645E5">
        <w:rPr>
          <w:rFonts w:hint="eastAsia"/>
        </w:rPr>
        <w:t xml:space="preserve"> </w:t>
      </w:r>
      <w:r w:rsidRPr="002645E5">
        <w:rPr>
          <w:rFonts w:hint="eastAsia"/>
        </w:rPr>
        <w:t>C-RRT*</w:t>
      </w:r>
      <w:r w:rsidR="002645E5">
        <w:rPr>
          <w:rFonts w:hint="eastAsia"/>
        </w:rPr>
        <w:t>-</w:t>
      </w:r>
      <w:r w:rsidRPr="002645E5">
        <w:rPr>
          <w:rFonts w:hint="eastAsia"/>
        </w:rPr>
        <w:t>APF</w:t>
      </w:r>
      <w:r w:rsidR="002645E5">
        <w:t xml:space="preserve"> </w:t>
      </w:r>
      <w:r w:rsidRPr="002645E5">
        <w:rPr>
          <w:rFonts w:hint="eastAsia"/>
        </w:rPr>
        <w:t>始终保持最高连通率，在不同干扰范围内保持的高值并呈现缓慢下降趋势，体现出其在复杂干扰环境下的稳健性与抗干扰能力。相比之下，CMUPF 对干扰强度极为敏感，连通率在干扰功率上升时快速下降，主要原因在于干扰区域扩大导致可通行空间显著减少，路径绕行加剧，从而使通信链路维护难度增加、关键链路频繁失效。PPSwarm</w:t>
      </w:r>
      <w:r w:rsidR="002645E5">
        <w:t xml:space="preserve"> </w:t>
      </w:r>
      <w:r w:rsidRPr="002645E5">
        <w:rPr>
          <w:rFonts w:hint="eastAsia"/>
        </w:rPr>
        <w:t>与</w:t>
      </w:r>
      <w:r w:rsidR="002645E5">
        <w:rPr>
          <w:rFonts w:hint="eastAsia"/>
        </w:rPr>
        <w:t xml:space="preserve"> </w:t>
      </w:r>
      <w:r w:rsidRPr="002645E5">
        <w:rPr>
          <w:rFonts w:hint="eastAsia"/>
        </w:rPr>
        <w:t>K-CBS在低干扰功率下表现较好，得益于其搜索效率较高和在弱干扰环境中绕行干扰区域时链路维持成本较低；但随着干扰功率提升，干扰覆盖范围扩大导致它们的路径搜索显著受限，绕行干扰区的难度提高而缺乏链路保持机制使得连通率连</w:t>
      </w:r>
      <w:r w:rsidRPr="002645E5">
        <w:rPr>
          <w:rFonts w:hint="eastAsia"/>
        </w:rPr>
        <w:lastRenderedPageBreak/>
        <w:t>续性下降并趋。APF</w:t>
      </w:r>
      <w:r w:rsidR="002645E5">
        <w:t xml:space="preserve"> </w:t>
      </w:r>
      <w:r w:rsidRPr="002645E5">
        <w:rPr>
          <w:rFonts w:hint="eastAsia"/>
        </w:rPr>
        <w:t>在全区间通信连通率均最低，其整体呈持续下降趋势。由于典型势场方法在干扰分布不均与障碍密集场景下容易陷入局部势场死锁或振荡，使其通信性能受干扰区域结构影响极大呈现出低且相对不稳定的下降特点。</w:t>
      </w:r>
    </w:p>
    <w:p w14:paraId="7FE89861" w14:textId="5498B895" w:rsidR="00D11B7D" w:rsidRDefault="00D11B7D" w:rsidP="00D11B7D">
      <w:pPr>
        <w:pStyle w:val="00"/>
        <w:spacing w:line="360" w:lineRule="auto"/>
        <w:ind w:right="-31" w:firstLineChars="0" w:firstLine="0"/>
        <w:jc w:val="center"/>
        <w:rPr>
          <w:rFonts w:ascii="宋体" w:eastAsia="宋体" w:hAnsi="宋体"/>
          <w:sz w:val="21"/>
          <w:szCs w:val="21"/>
        </w:rPr>
      </w:pPr>
      <w:r>
        <w:rPr>
          <w:rFonts w:hint="eastAsia"/>
          <w:noProof/>
        </w:rPr>
        <w:drawing>
          <wp:inline distT="0" distB="0" distL="0" distR="0" wp14:anchorId="17C1A796" wp14:editId="57055D75">
            <wp:extent cx="2763097" cy="170497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00260" cy="1727906"/>
                    </a:xfrm>
                    <a:prstGeom prst="rect">
                      <a:avLst/>
                    </a:prstGeom>
                  </pic:spPr>
                </pic:pic>
              </a:graphicData>
            </a:graphic>
          </wp:inline>
        </w:drawing>
      </w:r>
    </w:p>
    <w:p w14:paraId="01EE1735" w14:textId="73C12F6A" w:rsidR="00D11B7D" w:rsidRPr="00D11B7D" w:rsidRDefault="00D11B7D" w:rsidP="00A748F4">
      <w:pPr>
        <w:pStyle w:val="affe"/>
      </w:pPr>
      <w:r w:rsidRPr="00D11B7D">
        <w:rPr>
          <w:rFonts w:hint="eastAsia"/>
        </w:rPr>
        <w:t>图</w:t>
      </w:r>
      <w:r w:rsidRPr="00D11B7D">
        <w:rPr>
          <w:rFonts w:hint="eastAsia"/>
        </w:rPr>
        <w:t xml:space="preserve">6 </w:t>
      </w:r>
      <w:r w:rsidRPr="00D11B7D">
        <w:rPr>
          <w:rFonts w:hint="eastAsia"/>
        </w:rPr>
        <w:t>通信连通率随干扰功率变化情况</w:t>
      </w:r>
    </w:p>
    <w:p w14:paraId="124C1C11" w14:textId="117ECCAB"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7</w:t>
      </w:r>
      <w:r>
        <w:rPr>
          <w:rFonts w:ascii="黑体" w:eastAsia="黑体" w:hAnsi="黑体" w:hint="eastAsia"/>
          <w:lang w:eastAsia="zh-CN"/>
        </w:rPr>
        <w:t xml:space="preserve"> 消融实验</w:t>
      </w:r>
    </w:p>
    <w:p w14:paraId="3DA3ECCD" w14:textId="05F80C17" w:rsidR="00661EA5" w:rsidRPr="002645E5" w:rsidRDefault="00661EA5" w:rsidP="00A748F4">
      <w:pPr>
        <w:pStyle w:val="13"/>
        <w:ind w:firstLine="420"/>
      </w:pPr>
      <w:r w:rsidRPr="002645E5">
        <w:rPr>
          <w:rFonts w:hint="eastAsia"/>
        </w:rPr>
        <w:t>为进一步验证所提出 C-RRT*-APF 各关键机制对整体性能的贡献，本节在干扰数量为1、干扰功率为25dBm以及建筑数量为20的典型场景下进行了消融实验对比，如表 2 所示。从结果可以看出，所提的完整的 C-RRT*-APF 在通信连通率与平均到达时间两项指标上均取得最优表现，其中通信连通率达到95%，平均到达时间为 297S，显著优于移除任一核心机制的版本。这表明所设计的局部MBST-APF连通保持与全局 Fréchet 距离约束机制均有效提升了算法在通信保持方面的整体性能。</w:t>
      </w:r>
    </w:p>
    <w:p w14:paraId="54C039EE" w14:textId="77777777" w:rsidR="00661EA5" w:rsidRPr="002645E5" w:rsidRDefault="00661EA5" w:rsidP="00A748F4">
      <w:pPr>
        <w:pStyle w:val="13"/>
        <w:ind w:firstLine="420"/>
      </w:pPr>
      <w:r w:rsidRPr="002645E5">
        <w:rPr>
          <w:rFonts w:hint="eastAsia"/>
        </w:rPr>
        <w:t>当去除局部 MBST 引力项后（C-RRT*-APF-无 MBST），通信连通率由 95% 降至 64%，下降幅度最为显著，而平均到达时间略微有所增加。这说明局部 MBST 引力项主要用于维持邻近无人机通信链路的连通性，其缺失将导致局部拓扑无法及时恢复，从而显著降低整体网络的连通率，但对路径代价影响有限。</w:t>
      </w:r>
    </w:p>
    <w:p w14:paraId="0CDD825C" w14:textId="6C534B39" w:rsidR="00661EA5" w:rsidRPr="002645E5" w:rsidRDefault="00661EA5" w:rsidP="00A748F4">
      <w:pPr>
        <w:pStyle w:val="13"/>
        <w:ind w:firstLine="420"/>
      </w:pPr>
      <w:r w:rsidRPr="002645E5">
        <w:rPr>
          <w:rFonts w:hint="eastAsia"/>
        </w:rPr>
        <w:t>相比之下，当移除跨簇全局 Fréchet 约束机制后（C-RRT*-APF-无Fréchet），通信连通率进一步降至 59%，且平均到达时间显著增加约17%。其原因在于，缺少</w:t>
      </w:r>
      <w:r w:rsidR="002645E5">
        <w:rPr>
          <w:rFonts w:hint="eastAsia"/>
        </w:rPr>
        <w:t xml:space="preserve"> </w:t>
      </w:r>
      <w:r w:rsidRPr="002645E5">
        <w:rPr>
          <w:rFonts w:hint="eastAsia"/>
        </w:rPr>
        <w:t>Fréchet 距离约束机制会导致不同簇在经过干扰时会产生分裂的情况，并且在缺少 Fréchet 距离约束后局部 MBST 引力仍然能够在一定程度上保持连通性，但由于缺乏跨簇路径引导与全局距离控制，局部</w:t>
      </w:r>
      <w:r w:rsidR="002645E5">
        <w:rPr>
          <w:rFonts w:hint="eastAsia"/>
        </w:rPr>
        <w:t xml:space="preserve"> </w:t>
      </w:r>
      <w:r w:rsidRPr="002645E5">
        <w:rPr>
          <w:rFonts w:hint="eastAsia"/>
        </w:rPr>
        <w:t>MBST</w:t>
      </w:r>
      <w:r w:rsidR="002645E5">
        <w:t xml:space="preserve"> </w:t>
      </w:r>
      <w:r w:rsidRPr="002645E5">
        <w:rPr>
          <w:rFonts w:hint="eastAsia"/>
        </w:rPr>
        <w:t>引</w:t>
      </w:r>
      <w:r w:rsidRPr="002645E5">
        <w:rPr>
          <w:rFonts w:hint="eastAsia"/>
        </w:rPr>
        <w:t>力项易造成停滞甚至局部反复震荡的情况，导致整体规划效率下降并大幅增加无效规划开销。</w:t>
      </w:r>
    </w:p>
    <w:p w14:paraId="40D9170A" w14:textId="7F352BBC" w:rsidR="00661EA5" w:rsidRDefault="00661EA5" w:rsidP="00A748F4">
      <w:pPr>
        <w:pStyle w:val="affe"/>
      </w:pPr>
      <w:r w:rsidRPr="006A3A06">
        <w:rPr>
          <w:rFonts w:hint="eastAsia"/>
        </w:rPr>
        <w:t>表</w:t>
      </w:r>
      <w:r>
        <w:t>2</w:t>
      </w:r>
      <w:r>
        <w:rPr>
          <w:rFonts w:hint="eastAsia"/>
        </w:rPr>
        <w:t xml:space="preserve">  </w:t>
      </w:r>
      <w:r w:rsidRPr="00661EA5">
        <w:rPr>
          <w:rFonts w:hint="eastAsia"/>
        </w:rPr>
        <w:t>典型场景下的消融实验对比</w:t>
      </w:r>
    </w:p>
    <w:p w14:paraId="4C825771" w14:textId="29AB29AB" w:rsidR="00661EA5" w:rsidRPr="00661EA5" w:rsidRDefault="00661EA5" w:rsidP="00A748F4">
      <w:pPr>
        <w:pStyle w:val="affe"/>
      </w:pPr>
      <w:r w:rsidRPr="0069169A">
        <w:t>Table 1</w:t>
      </w:r>
      <w:r w:rsidRPr="00E80DDD">
        <w:rPr>
          <w:b/>
        </w:rPr>
        <w:t xml:space="preserve"> </w:t>
      </w:r>
      <w:r w:rsidRPr="00C81762">
        <w:t xml:space="preserve"> </w:t>
      </w:r>
      <w:r w:rsidRPr="00661EA5">
        <w:t xml:space="preserve">Ablation </w:t>
      </w:r>
      <w:r>
        <w:t>c</w:t>
      </w:r>
      <w:r w:rsidRPr="00661EA5">
        <w:t xml:space="preserve">omparison under </w:t>
      </w:r>
      <w:r>
        <w:t>t</w:t>
      </w:r>
      <w:r w:rsidRPr="00661EA5">
        <w:t xml:space="preserve">ypical </w:t>
      </w:r>
      <w:r>
        <w:t>s</w:t>
      </w:r>
      <w:r w:rsidRPr="00661EA5">
        <w:t>cenario</w:t>
      </w:r>
    </w:p>
    <w:tbl>
      <w:tblPr>
        <w:tblStyle w:val="affb"/>
        <w:tblW w:w="0" w:type="auto"/>
        <w:jc w:val="center"/>
        <w:tblLook w:val="04A0" w:firstRow="1" w:lastRow="0" w:firstColumn="1" w:lastColumn="0" w:noHBand="0" w:noVBand="1"/>
      </w:tblPr>
      <w:tblGrid>
        <w:gridCol w:w="1276"/>
        <w:gridCol w:w="851"/>
        <w:gridCol w:w="1134"/>
        <w:gridCol w:w="1218"/>
      </w:tblGrid>
      <w:tr w:rsidR="00661EA5" w:rsidRPr="00661EA5" w14:paraId="1C503083" w14:textId="77777777" w:rsidTr="00DA7B8F">
        <w:trPr>
          <w:cnfStyle w:val="100000000000" w:firstRow="1" w:lastRow="0" w:firstColumn="0" w:lastColumn="0" w:oddVBand="0" w:evenVBand="0" w:oddHBand="0" w:evenHBand="0" w:firstRowFirstColumn="0" w:firstRowLastColumn="0" w:lastRowFirstColumn="0" w:lastRowLastColumn="0"/>
          <w:trHeight w:val="284"/>
          <w:jc w:val="center"/>
        </w:trPr>
        <w:tc>
          <w:tcPr>
            <w:tcW w:w="1276" w:type="dxa"/>
          </w:tcPr>
          <w:p w14:paraId="66885214"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算法/指标</w:t>
            </w:r>
          </w:p>
        </w:tc>
        <w:tc>
          <w:tcPr>
            <w:tcW w:w="851" w:type="dxa"/>
          </w:tcPr>
          <w:p w14:paraId="16C1A80E"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w:t>
            </w:r>
          </w:p>
        </w:tc>
        <w:tc>
          <w:tcPr>
            <w:tcW w:w="1134" w:type="dxa"/>
          </w:tcPr>
          <w:p w14:paraId="1E58CBF3"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C-RRT*-APF-无MBST</w:t>
            </w:r>
          </w:p>
        </w:tc>
        <w:tc>
          <w:tcPr>
            <w:tcW w:w="1218" w:type="dxa"/>
          </w:tcPr>
          <w:p w14:paraId="4F94D8DB"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C-RRT*-APF-无</w:t>
            </w:r>
            <w:r w:rsidRPr="00661EA5">
              <w:rPr>
                <w:rFonts w:ascii="宋体" w:hAnsi="宋体" w:hint="eastAsia"/>
                <w:color w:val="000000"/>
                <w:sz w:val="15"/>
                <w:szCs w:val="15"/>
              </w:rPr>
              <w:t>Fréchet</w:t>
            </w:r>
          </w:p>
        </w:tc>
      </w:tr>
      <w:tr w:rsidR="00661EA5" w:rsidRPr="00661EA5" w14:paraId="60C75F0F" w14:textId="77777777" w:rsidTr="00DA7B8F">
        <w:trPr>
          <w:trHeight w:val="284"/>
          <w:jc w:val="center"/>
        </w:trPr>
        <w:tc>
          <w:tcPr>
            <w:tcW w:w="1276" w:type="dxa"/>
          </w:tcPr>
          <w:p w14:paraId="4B61DB18"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通信连通率</w:t>
            </w:r>
          </w:p>
        </w:tc>
        <w:tc>
          <w:tcPr>
            <w:tcW w:w="851" w:type="dxa"/>
          </w:tcPr>
          <w:p w14:paraId="041F08D4"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95%</w:t>
            </w:r>
          </w:p>
        </w:tc>
        <w:tc>
          <w:tcPr>
            <w:tcW w:w="1134" w:type="dxa"/>
          </w:tcPr>
          <w:p w14:paraId="35A27014"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64%</w:t>
            </w:r>
          </w:p>
        </w:tc>
        <w:tc>
          <w:tcPr>
            <w:tcW w:w="1218" w:type="dxa"/>
          </w:tcPr>
          <w:p w14:paraId="33B2788C"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59%</w:t>
            </w:r>
          </w:p>
        </w:tc>
      </w:tr>
      <w:tr w:rsidR="00661EA5" w:rsidRPr="00661EA5" w14:paraId="45C579BF" w14:textId="77777777" w:rsidTr="00DA7B8F">
        <w:trPr>
          <w:trHeight w:val="284"/>
          <w:jc w:val="center"/>
        </w:trPr>
        <w:tc>
          <w:tcPr>
            <w:tcW w:w="1276" w:type="dxa"/>
          </w:tcPr>
          <w:p w14:paraId="5B96B83C" w14:textId="58D82661"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平均到达时间</w:t>
            </w:r>
            <w:r w:rsidR="001A5D5E" w:rsidRPr="002645E5">
              <w:rPr>
                <w:rFonts w:ascii="仿宋_GB2312" w:eastAsia="仿宋_GB2312" w:hint="eastAsia"/>
                <w:color w:val="000000"/>
                <w:sz w:val="15"/>
                <w:szCs w:val="15"/>
              </w:rPr>
              <w:t>/s</w:t>
            </w:r>
          </w:p>
        </w:tc>
        <w:tc>
          <w:tcPr>
            <w:tcW w:w="851" w:type="dxa"/>
          </w:tcPr>
          <w:p w14:paraId="4026C451"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297</w:t>
            </w:r>
          </w:p>
        </w:tc>
        <w:tc>
          <w:tcPr>
            <w:tcW w:w="1134" w:type="dxa"/>
          </w:tcPr>
          <w:p w14:paraId="2A462E32"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308</w:t>
            </w:r>
          </w:p>
        </w:tc>
        <w:tc>
          <w:tcPr>
            <w:tcW w:w="1218" w:type="dxa"/>
          </w:tcPr>
          <w:p w14:paraId="6166F4AD"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351</w:t>
            </w:r>
          </w:p>
        </w:tc>
      </w:tr>
    </w:tbl>
    <w:p w14:paraId="07BA528B" w14:textId="1A37CEEB" w:rsidR="00661EA5" w:rsidRDefault="00661EA5" w:rsidP="00661EA5">
      <w:pPr>
        <w:pStyle w:val="00"/>
        <w:spacing w:line="360" w:lineRule="auto"/>
        <w:ind w:left="420" w:right="-31" w:hangingChars="150" w:hanging="420"/>
        <w:rPr>
          <w:rFonts w:ascii="黑体" w:eastAsia="黑体" w:hAnsi="黑体"/>
          <w:sz w:val="28"/>
          <w:szCs w:val="28"/>
          <w:lang w:eastAsia="zh-CN"/>
        </w:rPr>
      </w:pPr>
      <w:r>
        <w:rPr>
          <w:rFonts w:ascii="黑体" w:eastAsia="黑体" w:hAnsi="黑体"/>
          <w:sz w:val="28"/>
          <w:szCs w:val="28"/>
          <w:lang w:eastAsia="zh-CN"/>
        </w:rPr>
        <w:t>4</w:t>
      </w:r>
      <w:r>
        <w:rPr>
          <w:rFonts w:ascii="黑体" w:eastAsia="黑体" w:hAnsi="黑体" w:hint="eastAsia"/>
          <w:sz w:val="28"/>
          <w:szCs w:val="28"/>
          <w:lang w:eastAsia="zh-CN"/>
        </w:rPr>
        <w:t xml:space="preserve">  结论</w:t>
      </w:r>
    </w:p>
    <w:p w14:paraId="0BFD7151" w14:textId="018312BB" w:rsidR="00296B86" w:rsidRPr="00083F77" w:rsidRDefault="00661EA5" w:rsidP="00A748F4">
      <w:pPr>
        <w:pStyle w:val="13"/>
        <w:ind w:firstLine="420"/>
      </w:pPr>
      <w:bookmarkStart w:id="160" w:name="_Hlk216809768"/>
      <w:r w:rsidRPr="00083F77">
        <w:rPr>
          <w:rFonts w:hint="eastAsia"/>
        </w:rPr>
        <w:t>本文针对大规模无人机集群在复杂城市作战环境中的路径规划与通信保持问题，提出一种全局路径采样与局部人工势场法相结合的分簇协同通信保持路径规划方法（C-RRT*-APF）。该算法通过引入分簇分层策略，在全局规划层面结合 Fréchet 距离约束机制，在提升路径规划有效性同时为不同簇间的通信保持提供了可靠保障；在局部层面引入基于最大SINR瓶颈生成树（MBST）的引力机制，使无人机在单步执行过程中能够根据链路状态进行决策，实时保持网络连通性，从而提升了无人机集群任务执行的鲁棒性与可靠性。仿真结果表明，所提出的算法能够在完全未知的场景下完成路径规划任务，在通信连通率、平均到达时间等指标上均优于传统的 K-CBS、APF、PPSwarm</w:t>
      </w:r>
      <w:r w:rsidR="00083F77">
        <w:t xml:space="preserve"> </w:t>
      </w:r>
      <w:r w:rsidRPr="00083F77">
        <w:rPr>
          <w:rFonts w:hint="eastAsia"/>
        </w:rPr>
        <w:t>和</w:t>
      </w:r>
      <w:r w:rsidR="00083F77">
        <w:rPr>
          <w:rFonts w:hint="eastAsia"/>
        </w:rPr>
        <w:t xml:space="preserve"> </w:t>
      </w:r>
      <w:r w:rsidRPr="00083F77">
        <w:rPr>
          <w:rFonts w:hint="eastAsia"/>
        </w:rPr>
        <w:t>CMUPF</w:t>
      </w:r>
      <w:r w:rsidR="00083F77">
        <w:t xml:space="preserve"> </w:t>
      </w:r>
      <w:r w:rsidRPr="00083F77">
        <w:rPr>
          <w:rFonts w:hint="eastAsia"/>
        </w:rPr>
        <w:t>等算法，尤其在大规模集群场景中表现出较好的可扩展性与稳定性。</w:t>
      </w:r>
      <w:bookmarkEnd w:id="160"/>
    </w:p>
    <w:p w14:paraId="56DEFEEF" w14:textId="34F7ACC3" w:rsidR="00DC5C4B" w:rsidRDefault="00D46969" w:rsidP="00D46969">
      <w:pPr>
        <w:pStyle w:val="af5"/>
        <w:tabs>
          <w:tab w:val="left" w:pos="0"/>
        </w:tabs>
        <w:wordWrap/>
        <w:spacing w:after="100" w:afterAutospacing="1" w:line="300" w:lineRule="auto"/>
        <w:jc w:val="center"/>
        <w:rPr>
          <w:rFonts w:eastAsia="黑体"/>
          <w:sz w:val="24"/>
        </w:rPr>
      </w:pPr>
      <w:commentRangeStart w:id="161"/>
      <w:r w:rsidRPr="00D46969">
        <w:rPr>
          <w:rFonts w:eastAsia="黑体"/>
          <w:b/>
          <w:sz w:val="28"/>
        </w:rPr>
        <w:t>References</w:t>
      </w:r>
      <w:commentRangeEnd w:id="161"/>
      <w:r w:rsidR="002F2513">
        <w:rPr>
          <w:rStyle w:val="afa"/>
          <w:rFonts w:ascii="Times New Roman" w:hAnsi="Times New Roman"/>
          <w:lang w:val="x-none" w:eastAsia="x-none"/>
        </w:rPr>
        <w:commentReference w:id="161"/>
      </w:r>
    </w:p>
    <w:p w14:paraId="0A85E7F8"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Cao P., et al. Computational intelligence algorithms for UAV swarm networking and collaboration: A comprehensive survey and future directions[J]. IEEE Communications Surveys &amp; Tutorials, 2024, 26(4): 2684</w:t>
      </w:r>
      <w:r w:rsidRPr="009020F4">
        <w:rPr>
          <w:rFonts w:hAnsi="宋体"/>
          <w:sz w:val="18"/>
        </w:rPr>
        <w:t>–</w:t>
      </w:r>
      <w:r w:rsidRPr="009020F4">
        <w:rPr>
          <w:rFonts w:hAnsi="宋体"/>
          <w:sz w:val="18"/>
        </w:rPr>
        <w:t>2728.</w:t>
      </w:r>
    </w:p>
    <w:p w14:paraId="4E20C68C" w14:textId="0C07F1F3"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del w:id="162" w:author="运璐 何" w:date="2026-01-28T13:23:00Z">
        <w:r w:rsidRPr="009020F4" w:rsidDel="002C30FC">
          <w:rPr>
            <w:rFonts w:hAnsi="宋体"/>
            <w:sz w:val="18"/>
          </w:rPr>
          <w:delText>Wu E., Sun Y., Huang J., et al. Multi-UAV cluster control method based on virtual core in improved artificial potential field[J]. IEEE Access, 2020, 8: 131647</w:delText>
        </w:r>
        <w:r w:rsidRPr="009020F4" w:rsidDel="002C30FC">
          <w:rPr>
            <w:rFonts w:hAnsi="宋体"/>
            <w:sz w:val="18"/>
          </w:rPr>
          <w:delText>–</w:delText>
        </w:r>
        <w:r w:rsidRPr="009020F4" w:rsidDel="002C30FC">
          <w:rPr>
            <w:rFonts w:hAnsi="宋体"/>
            <w:sz w:val="18"/>
          </w:rPr>
          <w:delText>131661.</w:delText>
        </w:r>
      </w:del>
      <w:ins w:id="163" w:author="运璐 何" w:date="2026-01-28T13:23:00Z">
        <w:r w:rsidR="002C30FC" w:rsidRPr="002C30FC">
          <w:rPr>
            <w:rFonts w:hAnsi="宋体" w:hint="eastAsia"/>
            <w:sz w:val="18"/>
          </w:rPr>
          <w:t>吕茂隆</w:t>
        </w:r>
        <w:r w:rsidR="002C30FC" w:rsidRPr="002C30FC">
          <w:rPr>
            <w:rFonts w:hAnsi="宋体" w:hint="eastAsia"/>
            <w:sz w:val="18"/>
          </w:rPr>
          <w:t xml:space="preserve">, </w:t>
        </w:r>
        <w:r w:rsidR="002C30FC" w:rsidRPr="002C30FC">
          <w:rPr>
            <w:rFonts w:hAnsi="宋体" w:hint="eastAsia"/>
            <w:sz w:val="18"/>
          </w:rPr>
          <w:t>段海滨</w:t>
        </w:r>
        <w:r w:rsidR="002C30FC" w:rsidRPr="002C30FC">
          <w:rPr>
            <w:rFonts w:hAnsi="宋体" w:hint="eastAsia"/>
            <w:sz w:val="18"/>
          </w:rPr>
          <w:t xml:space="preserve">, </w:t>
        </w:r>
        <w:r w:rsidR="002C30FC" w:rsidRPr="002C30FC">
          <w:rPr>
            <w:rFonts w:hAnsi="宋体" w:hint="eastAsia"/>
            <w:sz w:val="18"/>
          </w:rPr>
          <w:t>杨任农</w:t>
        </w:r>
        <w:r w:rsidR="002C30FC" w:rsidRPr="002C30FC">
          <w:rPr>
            <w:rFonts w:hAnsi="宋体" w:hint="eastAsia"/>
            <w:sz w:val="18"/>
          </w:rPr>
          <w:t xml:space="preserve">, </w:t>
        </w:r>
        <w:r w:rsidR="002C30FC" w:rsidRPr="002C30FC">
          <w:rPr>
            <w:rFonts w:hAnsi="宋体" w:hint="eastAsia"/>
            <w:sz w:val="18"/>
          </w:rPr>
          <w:t>张群</w:t>
        </w:r>
        <w:r w:rsidR="002C30FC" w:rsidRPr="002C30FC">
          <w:rPr>
            <w:rFonts w:hAnsi="宋体" w:hint="eastAsia"/>
            <w:sz w:val="18"/>
          </w:rPr>
          <w:t xml:space="preserve">, </w:t>
        </w:r>
        <w:r w:rsidR="002C30FC" w:rsidRPr="002C30FC">
          <w:rPr>
            <w:rFonts w:hAnsi="宋体" w:hint="eastAsia"/>
            <w:sz w:val="18"/>
          </w:rPr>
          <w:t>万路军</w:t>
        </w:r>
        <w:r w:rsidR="002C30FC" w:rsidRPr="002C30FC">
          <w:rPr>
            <w:rFonts w:hAnsi="宋体" w:hint="eastAsia"/>
            <w:sz w:val="18"/>
          </w:rPr>
          <w:t xml:space="preserve">, </w:t>
        </w:r>
        <w:r w:rsidR="002C30FC" w:rsidRPr="002C30FC">
          <w:rPr>
            <w:rFonts w:hAnsi="宋体" w:hint="eastAsia"/>
            <w:sz w:val="18"/>
          </w:rPr>
          <w:t>陈希亮</w:t>
        </w:r>
        <w:r w:rsidR="002C30FC" w:rsidRPr="002C30FC">
          <w:rPr>
            <w:rFonts w:hAnsi="宋体" w:hint="eastAsia"/>
            <w:sz w:val="18"/>
          </w:rPr>
          <w:t xml:space="preserve">. </w:t>
        </w:r>
        <w:r w:rsidR="002C30FC" w:rsidRPr="002C30FC">
          <w:rPr>
            <w:rFonts w:hAnsi="宋体" w:hint="eastAsia"/>
            <w:sz w:val="18"/>
          </w:rPr>
          <w:t>无人机集群空中博弈对抗体系指挥控制模型</w:t>
        </w:r>
        <w:r w:rsidR="002C30FC" w:rsidRPr="002C30FC">
          <w:rPr>
            <w:rFonts w:hAnsi="宋体" w:hint="eastAsia"/>
            <w:sz w:val="18"/>
          </w:rPr>
          <w:t xml:space="preserve">[J]. </w:t>
        </w:r>
        <w:r w:rsidR="002C30FC" w:rsidRPr="002C30FC">
          <w:rPr>
            <w:rFonts w:hAnsi="宋体" w:hint="eastAsia"/>
            <w:sz w:val="18"/>
          </w:rPr>
          <w:t>指挥与控制学报</w:t>
        </w:r>
        <w:r w:rsidR="002C30FC" w:rsidRPr="002C30FC">
          <w:rPr>
            <w:rFonts w:hAnsi="宋体" w:hint="eastAsia"/>
            <w:sz w:val="18"/>
          </w:rPr>
          <w:t>, 2024, 10(4): 401</w:t>
        </w:r>
      </w:ins>
      <w:ins w:id="164" w:author="运璐 何" w:date="2026-01-30T13:55:00Z">
        <w:r w:rsidR="00113A12">
          <w:rPr>
            <w:rFonts w:hAnsi="宋体"/>
            <w:sz w:val="18"/>
          </w:rPr>
          <w:t xml:space="preserve"> </w:t>
        </w:r>
      </w:ins>
      <w:ins w:id="165" w:author="运璐 何" w:date="2026-01-28T13:23:00Z">
        <w:r w:rsidR="002C30FC" w:rsidRPr="002C30FC">
          <w:rPr>
            <w:rFonts w:hAnsi="宋体" w:hint="eastAsia"/>
            <w:sz w:val="18"/>
          </w:rPr>
          <w:t>-</w:t>
        </w:r>
      </w:ins>
      <w:ins w:id="166" w:author="运璐 何" w:date="2026-01-30T13:55:00Z">
        <w:r w:rsidR="00113A12">
          <w:rPr>
            <w:rFonts w:hAnsi="宋体"/>
            <w:sz w:val="18"/>
          </w:rPr>
          <w:t xml:space="preserve"> </w:t>
        </w:r>
      </w:ins>
      <w:ins w:id="167" w:author="运璐 何" w:date="2026-01-28T13:23:00Z">
        <w:r w:rsidR="002C30FC" w:rsidRPr="002C30FC">
          <w:rPr>
            <w:rFonts w:hAnsi="宋体" w:hint="eastAsia"/>
            <w:sz w:val="18"/>
          </w:rPr>
          <w:t>411.</w:t>
        </w:r>
      </w:ins>
    </w:p>
    <w:p w14:paraId="5A6DBE34"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Wang H., Zhao H., Zhang J., et al. Survey on unmanned aerial vehicle networks: A cyber physical system perspective[J]. IEEE Communications Surveys &amp; Tutorials, 2020, 22(2): 1027</w:t>
      </w:r>
      <w:r w:rsidRPr="009020F4">
        <w:rPr>
          <w:rFonts w:hAnsi="宋体"/>
          <w:sz w:val="18"/>
        </w:rPr>
        <w:t>–</w:t>
      </w:r>
      <w:r w:rsidRPr="009020F4">
        <w:rPr>
          <w:rFonts w:hAnsi="宋体"/>
          <w:sz w:val="18"/>
        </w:rPr>
        <w:t>1070.</w:t>
      </w:r>
    </w:p>
    <w:p w14:paraId="3F26A676" w14:textId="0764F411"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del w:id="168" w:author="运璐 何" w:date="2026-01-28T13:33:00Z">
        <w:r w:rsidRPr="009020F4" w:rsidDel="002C30FC">
          <w:rPr>
            <w:rFonts w:hAnsi="宋体"/>
            <w:sz w:val="18"/>
          </w:rPr>
          <w:delText>Luong N. C., et al. Applications of deep reinforcement learning in communications and networking: A survey[J]. IEEE Communications Surveys &amp; Tutorials, 2019, 21(4): 3133</w:delText>
        </w:r>
        <w:r w:rsidRPr="009020F4" w:rsidDel="002C30FC">
          <w:rPr>
            <w:rFonts w:hAnsi="宋体"/>
            <w:sz w:val="18"/>
          </w:rPr>
          <w:delText>–</w:delText>
        </w:r>
        <w:r w:rsidRPr="009020F4" w:rsidDel="002C30FC">
          <w:rPr>
            <w:rFonts w:hAnsi="宋体"/>
            <w:sz w:val="18"/>
          </w:rPr>
          <w:delText>3174.</w:delText>
        </w:r>
      </w:del>
      <w:ins w:id="169" w:author="运璐 何" w:date="2026-01-28T13:30:00Z">
        <w:r w:rsidR="002C30FC" w:rsidRPr="002C30FC">
          <w:rPr>
            <w:rFonts w:hAnsi="宋体"/>
            <w:sz w:val="18"/>
          </w:rPr>
          <w:t>H. Xu</w:t>
        </w:r>
        <w:r w:rsidR="002C30FC">
          <w:rPr>
            <w:rFonts w:hAnsi="宋体" w:hint="eastAsia"/>
            <w:sz w:val="18"/>
          </w:rPr>
          <w:t>，</w:t>
        </w:r>
        <w:r w:rsidR="002C30FC" w:rsidRPr="002C30FC">
          <w:rPr>
            <w:rFonts w:hAnsi="宋体"/>
            <w:sz w:val="18"/>
          </w:rPr>
          <w:t>et al. A Survey on UAV Applications in Smart City Management: Challenges, Advances, and Opportunities</w:t>
        </w:r>
      </w:ins>
      <w:ins w:id="170" w:author="运璐 何" w:date="2026-01-28T13:31:00Z">
        <w:r w:rsidR="002C30FC">
          <w:rPr>
            <w:rFonts w:hAnsi="宋体"/>
            <w:sz w:val="18"/>
          </w:rPr>
          <w:t>[J]</w:t>
        </w:r>
        <w:r w:rsidR="002C30FC">
          <w:rPr>
            <w:rFonts w:hAnsi="宋体" w:hint="eastAsia"/>
            <w:sz w:val="18"/>
          </w:rPr>
          <w:t>.</w:t>
        </w:r>
      </w:ins>
      <w:ins w:id="171" w:author="运璐 何" w:date="2026-01-28T13:30:00Z">
        <w:r w:rsidR="002C30FC" w:rsidRPr="002C30FC">
          <w:rPr>
            <w:rFonts w:hAnsi="宋体"/>
            <w:sz w:val="18"/>
          </w:rPr>
          <w:t xml:space="preserve"> IEEE Journal of Selected Topics in Applied Earth Observations and Remote Sensing, </w:t>
        </w:r>
      </w:ins>
      <w:ins w:id="172" w:author="运璐 何" w:date="2026-01-28T13:31:00Z">
        <w:r w:rsidR="002C30FC">
          <w:rPr>
            <w:rFonts w:hAnsi="宋体"/>
            <w:sz w:val="18"/>
          </w:rPr>
          <w:t>2023</w:t>
        </w:r>
      </w:ins>
      <w:ins w:id="173" w:author="运璐 何" w:date="2026-01-28T13:32:00Z">
        <w:r w:rsidR="002C30FC">
          <w:rPr>
            <w:rFonts w:hAnsi="宋体" w:hint="eastAsia"/>
            <w:sz w:val="18"/>
          </w:rPr>
          <w:t>,</w:t>
        </w:r>
      </w:ins>
      <w:ins w:id="174" w:author="运璐 何" w:date="2026-01-28T13:33:00Z">
        <w:r w:rsidR="002C30FC">
          <w:rPr>
            <w:rFonts w:hAnsi="宋体"/>
            <w:sz w:val="18"/>
          </w:rPr>
          <w:t xml:space="preserve"> </w:t>
        </w:r>
      </w:ins>
      <w:ins w:id="175" w:author="运璐 何" w:date="2026-01-28T13:32:00Z">
        <w:r w:rsidR="002C30FC">
          <w:rPr>
            <w:rFonts w:hAnsi="宋体"/>
            <w:sz w:val="18"/>
          </w:rPr>
          <w:t>16</w:t>
        </w:r>
      </w:ins>
      <w:ins w:id="176" w:author="运璐 何" w:date="2026-01-28T13:33:00Z">
        <w:r w:rsidR="002C30FC">
          <w:rPr>
            <w:rFonts w:hAnsi="宋体" w:hint="eastAsia"/>
            <w:sz w:val="18"/>
          </w:rPr>
          <w:t>:</w:t>
        </w:r>
        <w:r w:rsidR="002C30FC">
          <w:rPr>
            <w:rFonts w:hAnsi="宋体"/>
            <w:sz w:val="18"/>
          </w:rPr>
          <w:t xml:space="preserve"> </w:t>
        </w:r>
      </w:ins>
      <w:ins w:id="177" w:author="运璐 何" w:date="2026-01-28T13:32:00Z">
        <w:r w:rsidR="002C30FC">
          <w:rPr>
            <w:rFonts w:hAnsi="宋体" w:hint="eastAsia"/>
            <w:sz w:val="18"/>
          </w:rPr>
          <w:t>8</w:t>
        </w:r>
        <w:r w:rsidR="002C30FC">
          <w:rPr>
            <w:rFonts w:hAnsi="宋体"/>
            <w:sz w:val="18"/>
          </w:rPr>
          <w:t>982</w:t>
        </w:r>
      </w:ins>
      <w:ins w:id="178" w:author="运璐 何" w:date="2026-01-30T13:57:00Z">
        <w:r w:rsidR="00113A12">
          <w:rPr>
            <w:rFonts w:hAnsi="宋体"/>
            <w:sz w:val="18"/>
          </w:rPr>
          <w:t xml:space="preserve"> </w:t>
        </w:r>
      </w:ins>
      <w:ins w:id="179" w:author="运璐 何" w:date="2026-01-28T13:32:00Z">
        <w:r w:rsidR="002C30FC">
          <w:rPr>
            <w:rFonts w:hAnsi="宋体"/>
            <w:sz w:val="18"/>
          </w:rPr>
          <w:t>-</w:t>
        </w:r>
      </w:ins>
      <w:ins w:id="180" w:author="运璐 何" w:date="2026-01-30T13:57:00Z">
        <w:r w:rsidR="00113A12">
          <w:rPr>
            <w:rFonts w:hAnsi="宋体"/>
            <w:sz w:val="18"/>
          </w:rPr>
          <w:t xml:space="preserve"> </w:t>
        </w:r>
      </w:ins>
      <w:ins w:id="181" w:author="运璐 何" w:date="2026-01-28T13:32:00Z">
        <w:r w:rsidR="002C30FC">
          <w:rPr>
            <w:rFonts w:hAnsi="宋体"/>
            <w:sz w:val="18"/>
          </w:rPr>
          <w:t>9010.</w:t>
        </w:r>
      </w:ins>
    </w:p>
    <w:p w14:paraId="48CCC0FA" w14:textId="42CFEAE4"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del w:id="182" w:author="运璐 何" w:date="2026-01-28T13:55:00Z">
        <w:r w:rsidRPr="009020F4" w:rsidDel="00270330">
          <w:rPr>
            <w:rFonts w:hAnsi="宋体"/>
            <w:sz w:val="18"/>
          </w:rPr>
          <w:delText>Alqudsi Y., Makaraci M. UAV swarms: Research, challenges, and future directions[J]. Journal of Engineering and Applied Sciences, 2025, 72(12): 1</w:delText>
        </w:r>
        <w:r w:rsidRPr="009020F4" w:rsidDel="00270330">
          <w:rPr>
            <w:rFonts w:hAnsi="宋体"/>
            <w:sz w:val="18"/>
          </w:rPr>
          <w:delText>–</w:delText>
        </w:r>
        <w:r w:rsidRPr="009020F4" w:rsidDel="00270330">
          <w:rPr>
            <w:rFonts w:hAnsi="宋体"/>
            <w:sz w:val="18"/>
          </w:rPr>
          <w:delText>24.</w:delText>
        </w:r>
      </w:del>
      <w:ins w:id="183" w:author="运璐 何" w:date="2026-01-28T13:53:00Z">
        <w:r w:rsidR="00270330" w:rsidRPr="00270330">
          <w:rPr>
            <w:rFonts w:hAnsi="宋体"/>
            <w:sz w:val="18"/>
          </w:rPr>
          <w:t>Du</w:t>
        </w:r>
      </w:ins>
      <w:ins w:id="184" w:author="运璐 何" w:date="2026-01-30T13:55:00Z">
        <w:r w:rsidR="00113A12">
          <w:rPr>
            <w:rFonts w:hAnsi="宋体"/>
            <w:sz w:val="18"/>
          </w:rPr>
          <w:t xml:space="preserve"> Z.,</w:t>
        </w:r>
      </w:ins>
      <w:ins w:id="185" w:author="运璐 何" w:date="2026-01-30T13:56:00Z">
        <w:r w:rsidR="00113A12">
          <w:rPr>
            <w:rFonts w:hAnsi="宋体"/>
            <w:sz w:val="18"/>
          </w:rPr>
          <w:t xml:space="preserve"> </w:t>
        </w:r>
      </w:ins>
      <w:ins w:id="186" w:author="运璐 何" w:date="2026-01-30T13:55:00Z">
        <w:r w:rsidR="00113A12">
          <w:rPr>
            <w:rFonts w:hAnsi="宋体" w:hint="eastAsia"/>
            <w:sz w:val="18"/>
          </w:rPr>
          <w:t>et</w:t>
        </w:r>
        <w:r w:rsidR="00113A12">
          <w:rPr>
            <w:rFonts w:hAnsi="宋体"/>
            <w:sz w:val="18"/>
          </w:rPr>
          <w:t xml:space="preserve"> al</w:t>
        </w:r>
      </w:ins>
      <w:ins w:id="187" w:author="运璐 何" w:date="2026-01-30T13:56:00Z">
        <w:r w:rsidR="00113A12">
          <w:rPr>
            <w:rFonts w:hAnsi="宋体"/>
            <w:sz w:val="18"/>
          </w:rPr>
          <w:t>.</w:t>
        </w:r>
      </w:ins>
      <w:ins w:id="188" w:author="运璐 何" w:date="2026-01-28T13:53:00Z">
        <w:r w:rsidR="00270330" w:rsidRPr="00270330">
          <w:rPr>
            <w:rFonts w:hAnsi="宋体"/>
            <w:sz w:val="18"/>
          </w:rPr>
          <w:t xml:space="preserve"> A Survey on Autonomous and Intelligent Swarms of Uncrewed Aerial Vehicles (UAVs)</w:t>
        </w:r>
      </w:ins>
      <w:ins w:id="189" w:author="运璐 何" w:date="2026-01-28T13:54:00Z">
        <w:r w:rsidR="00270330">
          <w:rPr>
            <w:rFonts w:hAnsi="宋体"/>
            <w:sz w:val="18"/>
          </w:rPr>
          <w:t>[J].</w:t>
        </w:r>
      </w:ins>
      <w:ins w:id="190" w:author="运璐 何" w:date="2026-01-28T13:53:00Z">
        <w:r w:rsidR="00270330" w:rsidRPr="00270330">
          <w:rPr>
            <w:rFonts w:hAnsi="宋体"/>
            <w:sz w:val="18"/>
          </w:rPr>
          <w:t xml:space="preserve"> IEEE Transactions on Intelligent Transportation Systems, </w:t>
        </w:r>
      </w:ins>
      <w:ins w:id="191" w:author="运璐 何" w:date="2026-01-28T13:54:00Z">
        <w:r w:rsidR="00270330">
          <w:rPr>
            <w:rFonts w:hAnsi="宋体"/>
            <w:sz w:val="18"/>
          </w:rPr>
          <w:t>2025,26(10): 14477</w:t>
        </w:r>
      </w:ins>
      <w:ins w:id="192" w:author="运璐 何" w:date="2026-01-30T13:55:00Z">
        <w:r w:rsidR="00113A12">
          <w:rPr>
            <w:rFonts w:hAnsi="宋体"/>
            <w:sz w:val="18"/>
          </w:rPr>
          <w:t xml:space="preserve"> </w:t>
        </w:r>
      </w:ins>
      <w:ins w:id="193" w:author="运璐 何" w:date="2026-01-28T13:54:00Z">
        <w:r w:rsidR="00270330">
          <w:rPr>
            <w:rFonts w:hAnsi="宋体"/>
            <w:sz w:val="18"/>
          </w:rPr>
          <w:t>-</w:t>
        </w:r>
      </w:ins>
      <w:ins w:id="194" w:author="运璐 何" w:date="2026-01-30T13:55:00Z">
        <w:r w:rsidR="00113A12">
          <w:rPr>
            <w:rFonts w:hAnsi="宋体"/>
            <w:sz w:val="18"/>
          </w:rPr>
          <w:t xml:space="preserve"> </w:t>
        </w:r>
      </w:ins>
      <w:ins w:id="195" w:author="运璐 何" w:date="2026-01-28T13:55:00Z">
        <w:r w:rsidR="00270330">
          <w:rPr>
            <w:rFonts w:hAnsi="宋体"/>
            <w:sz w:val="18"/>
          </w:rPr>
          <w:t>14500.</w:t>
        </w:r>
      </w:ins>
    </w:p>
    <w:p w14:paraId="721414ED" w14:textId="01CF493A"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del w:id="196" w:author="运璐 何" w:date="2026-01-28T14:08:00Z">
        <w:r w:rsidRPr="009020F4" w:rsidDel="00E35BEC">
          <w:rPr>
            <w:rFonts w:hAnsi="宋体"/>
            <w:sz w:val="18"/>
          </w:rPr>
          <w:delText>Chen X., Tang J., Lao S. Review of unmanned aerial vehicle swarm communication architectures and routing protocols[J]. Applied Sciences, 2020, 10(10): 3661.</w:delText>
        </w:r>
      </w:del>
      <w:ins w:id="197" w:author="运璐 何" w:date="2026-01-28T14:04:00Z">
        <w:r w:rsidR="00E35BEC" w:rsidRPr="00E35BEC">
          <w:rPr>
            <w:rFonts w:hAnsi="宋体"/>
            <w:sz w:val="18"/>
          </w:rPr>
          <w:t>Wan</w:t>
        </w:r>
      </w:ins>
      <w:ins w:id="198" w:author="运璐 何" w:date="2026-01-28T14:05:00Z">
        <w:r w:rsidR="00E35BEC">
          <w:rPr>
            <w:rFonts w:hAnsi="宋体"/>
            <w:sz w:val="18"/>
          </w:rPr>
          <w:t>,Y.</w:t>
        </w:r>
      </w:ins>
      <w:ins w:id="199" w:author="运璐 何" w:date="2026-01-28T14:04:00Z">
        <w:r w:rsidR="00E35BEC" w:rsidRPr="00E35BEC">
          <w:rPr>
            <w:rFonts w:hAnsi="宋体"/>
            <w:sz w:val="18"/>
          </w:rPr>
          <w:t>, Chen</w:t>
        </w:r>
      </w:ins>
      <w:ins w:id="200" w:author="运璐 何" w:date="2026-01-28T14:05:00Z">
        <w:r w:rsidR="00E35BEC">
          <w:rPr>
            <w:rFonts w:hAnsi="宋体"/>
            <w:sz w:val="18"/>
          </w:rPr>
          <w:t xml:space="preserve"> X</w:t>
        </w:r>
      </w:ins>
      <w:ins w:id="201" w:author="运璐 何" w:date="2026-01-28T14:06:00Z">
        <w:r w:rsidR="00E35BEC">
          <w:rPr>
            <w:rFonts w:hAnsi="宋体"/>
            <w:sz w:val="18"/>
          </w:rPr>
          <w:t>.,</w:t>
        </w:r>
      </w:ins>
      <w:ins w:id="202" w:author="运璐 何" w:date="2026-01-28T14:04:00Z">
        <w:r w:rsidR="00E35BEC" w:rsidRPr="00E35BEC">
          <w:rPr>
            <w:rFonts w:hAnsi="宋体"/>
            <w:sz w:val="18"/>
          </w:rPr>
          <w:t xml:space="preserve"> Zhao</w:t>
        </w:r>
      </w:ins>
      <w:ins w:id="203" w:author="运璐 何" w:date="2026-01-28T14:06:00Z">
        <w:r w:rsidR="00E35BEC">
          <w:rPr>
            <w:rFonts w:hAnsi="宋体"/>
            <w:sz w:val="18"/>
          </w:rPr>
          <w:t xml:space="preserve"> Z.,</w:t>
        </w:r>
      </w:ins>
      <w:ins w:id="204" w:author="运璐 何" w:date="2026-01-28T14:05:00Z">
        <w:r w:rsidR="00E35BEC">
          <w:rPr>
            <w:rFonts w:hAnsi="宋体"/>
            <w:sz w:val="18"/>
          </w:rPr>
          <w:t xml:space="preserve"> et al.</w:t>
        </w:r>
      </w:ins>
      <w:ins w:id="205" w:author="运璐 何" w:date="2026-01-28T14:04:00Z">
        <w:r w:rsidR="00E35BEC" w:rsidRPr="00E35BEC">
          <w:rPr>
            <w:rFonts w:hAnsi="宋体"/>
            <w:sz w:val="18"/>
          </w:rPr>
          <w:t xml:space="preserve"> Imitation and Exploration: </w:t>
        </w:r>
        <w:r w:rsidR="00E35BEC" w:rsidRPr="00E35BEC">
          <w:rPr>
            <w:rFonts w:hAnsi="宋体"/>
            <w:sz w:val="18"/>
          </w:rPr>
          <w:lastRenderedPageBreak/>
          <w:t>Learning for Vision-Based Communication-Free Multi-UAV Coordination in Cluttered Environments</w:t>
        </w:r>
      </w:ins>
      <w:ins w:id="206" w:author="运璐 何" w:date="2026-01-28T14:06:00Z">
        <w:r w:rsidR="00E35BEC">
          <w:rPr>
            <w:rFonts w:hAnsi="宋体"/>
            <w:sz w:val="18"/>
          </w:rPr>
          <w:t>[J].</w:t>
        </w:r>
      </w:ins>
      <w:ins w:id="207" w:author="运璐 何" w:date="2026-01-28T14:04:00Z">
        <w:r w:rsidR="00E35BEC" w:rsidRPr="00E35BEC">
          <w:rPr>
            <w:rFonts w:hAnsi="宋体"/>
            <w:sz w:val="18"/>
          </w:rPr>
          <w:t xml:space="preserve"> IEEE Transactions on Aerospace and Electronic Systems, </w:t>
        </w:r>
      </w:ins>
      <w:ins w:id="208" w:author="运璐 何" w:date="2026-01-28T14:07:00Z">
        <w:r w:rsidR="00E35BEC">
          <w:rPr>
            <w:rFonts w:hAnsi="宋体"/>
            <w:sz w:val="18"/>
          </w:rPr>
          <w:t>2025:</w:t>
        </w:r>
      </w:ins>
      <w:ins w:id="209" w:author="运璐 何" w:date="2026-01-28T14:08:00Z">
        <w:r w:rsidR="00E35BEC">
          <w:rPr>
            <w:rFonts w:hAnsi="宋体"/>
            <w:sz w:val="18"/>
          </w:rPr>
          <w:t xml:space="preserve"> </w:t>
        </w:r>
      </w:ins>
      <w:ins w:id="210" w:author="运璐 何" w:date="2026-01-28T14:07:00Z">
        <w:r w:rsidR="00E35BEC">
          <w:rPr>
            <w:rFonts w:hAnsi="宋体"/>
            <w:sz w:val="18"/>
          </w:rPr>
          <w:t>1</w:t>
        </w:r>
      </w:ins>
      <w:ins w:id="211" w:author="运璐 何" w:date="2026-01-30T13:57:00Z">
        <w:r w:rsidR="00113A12">
          <w:rPr>
            <w:rFonts w:hAnsi="宋体"/>
            <w:sz w:val="18"/>
          </w:rPr>
          <w:t xml:space="preserve"> </w:t>
        </w:r>
      </w:ins>
      <w:ins w:id="212" w:author="运璐 何" w:date="2026-01-28T14:08:00Z">
        <w:r w:rsidR="00E35BEC">
          <w:rPr>
            <w:rFonts w:hAnsi="宋体"/>
            <w:sz w:val="18"/>
          </w:rPr>
          <w:t>-</w:t>
        </w:r>
      </w:ins>
      <w:ins w:id="213" w:author="运璐 何" w:date="2026-01-30T13:57:00Z">
        <w:r w:rsidR="00113A12">
          <w:rPr>
            <w:rFonts w:hAnsi="宋体"/>
            <w:sz w:val="18"/>
          </w:rPr>
          <w:t xml:space="preserve"> </w:t>
        </w:r>
      </w:ins>
      <w:ins w:id="214" w:author="运璐 何" w:date="2026-01-28T14:08:00Z">
        <w:r w:rsidR="00E35BEC">
          <w:rPr>
            <w:rFonts w:hAnsi="宋体"/>
            <w:sz w:val="18"/>
          </w:rPr>
          <w:t>18.</w:t>
        </w:r>
      </w:ins>
    </w:p>
    <w:p w14:paraId="0773CDB3"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Schilling F., Schiano F., Floreano D. Vision-based drone flocking in outdoor environments[J]. IEEE Robotics and Automation Letters, 2021, 6(2): 2954</w:t>
      </w:r>
      <w:r w:rsidRPr="009020F4">
        <w:rPr>
          <w:rFonts w:hAnsi="宋体"/>
          <w:sz w:val="18"/>
        </w:rPr>
        <w:t>–</w:t>
      </w:r>
      <w:r w:rsidRPr="009020F4">
        <w:rPr>
          <w:rFonts w:hAnsi="宋体"/>
          <w:sz w:val="18"/>
        </w:rPr>
        <w:t>2961.</w:t>
      </w:r>
    </w:p>
    <w:p w14:paraId="00A6FA6A" w14:textId="13A12E5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del w:id="215" w:author="运璐 何" w:date="2026-01-28T14:26:00Z">
        <w:r w:rsidRPr="009020F4" w:rsidDel="00F95E13">
          <w:rPr>
            <w:rFonts w:hAnsi="宋体"/>
            <w:sz w:val="18"/>
          </w:rPr>
          <w:delText>Arafat M. Y., Alam M. M., Moh S. Vision-based navigation techniques for unmanned aerial vehicles: Review and challenges[J]. Drones, 2023, 7(2): 89.</w:delText>
        </w:r>
      </w:del>
      <w:ins w:id="216" w:author="运璐 何" w:date="2026-01-28T14:24:00Z">
        <w:r w:rsidR="00E35BEC" w:rsidRPr="00E35BEC">
          <w:rPr>
            <w:rFonts w:hAnsi="宋体"/>
            <w:sz w:val="18"/>
          </w:rPr>
          <w:t>Zhao</w:t>
        </w:r>
        <w:r w:rsidR="00E35BEC">
          <w:rPr>
            <w:rFonts w:hAnsi="宋体"/>
            <w:sz w:val="18"/>
          </w:rPr>
          <w:t xml:space="preserve"> J</w:t>
        </w:r>
        <w:r w:rsidR="00F95E13">
          <w:rPr>
            <w:rFonts w:hAnsi="宋体"/>
            <w:sz w:val="18"/>
          </w:rPr>
          <w:t>.</w:t>
        </w:r>
        <w:r w:rsidR="00E35BEC" w:rsidRPr="00E35BEC">
          <w:rPr>
            <w:rFonts w:hAnsi="宋体"/>
            <w:sz w:val="18"/>
          </w:rPr>
          <w:t>, Li</w:t>
        </w:r>
        <w:r w:rsidR="00F95E13">
          <w:rPr>
            <w:rFonts w:hAnsi="宋体"/>
            <w:sz w:val="18"/>
          </w:rPr>
          <w:t xml:space="preserve"> Q.</w:t>
        </w:r>
        <w:r w:rsidR="00E35BEC" w:rsidRPr="00E35BEC">
          <w:rPr>
            <w:rFonts w:hAnsi="宋体"/>
            <w:sz w:val="18"/>
          </w:rPr>
          <w:t>, Chi</w:t>
        </w:r>
        <w:r w:rsidR="00F95E13">
          <w:rPr>
            <w:rFonts w:hAnsi="宋体"/>
            <w:sz w:val="18"/>
          </w:rPr>
          <w:t xml:space="preserve"> P.,</w:t>
        </w:r>
        <w:r w:rsidR="00E35BEC" w:rsidRPr="00E35BEC">
          <w:rPr>
            <w:rFonts w:hAnsi="宋体"/>
            <w:sz w:val="18"/>
          </w:rPr>
          <w:t xml:space="preserve"> </w:t>
        </w:r>
        <w:r w:rsidR="00F95E13">
          <w:rPr>
            <w:rFonts w:hAnsi="宋体"/>
            <w:sz w:val="18"/>
          </w:rPr>
          <w:t>et al.</w:t>
        </w:r>
        <w:r w:rsidR="00E35BEC" w:rsidRPr="00E35BEC">
          <w:rPr>
            <w:rFonts w:hAnsi="宋体"/>
            <w:sz w:val="18"/>
          </w:rPr>
          <w:t xml:space="preserve"> Active Vision-Based UAV Swarm With Limited FOV Flocking in Communication-Denied Scenarios</w:t>
        </w:r>
      </w:ins>
      <w:ins w:id="217" w:author="运璐 何" w:date="2026-01-28T14:25:00Z">
        <w:r w:rsidR="00F95E13">
          <w:rPr>
            <w:rFonts w:hAnsi="宋体"/>
            <w:sz w:val="18"/>
          </w:rPr>
          <w:t xml:space="preserve">[J]. </w:t>
        </w:r>
      </w:ins>
      <w:ins w:id="218" w:author="运璐 何" w:date="2026-01-28T14:24:00Z">
        <w:r w:rsidR="00E35BEC" w:rsidRPr="00E35BEC">
          <w:rPr>
            <w:rFonts w:hAnsi="宋体"/>
            <w:sz w:val="18"/>
          </w:rPr>
          <w:t xml:space="preserve">IEEE Transactions on Instrumentation and Measurement, </w:t>
        </w:r>
      </w:ins>
      <w:ins w:id="219" w:author="运璐 何" w:date="2026-01-28T14:25:00Z">
        <w:r w:rsidR="00F95E13">
          <w:rPr>
            <w:rFonts w:hAnsi="宋体"/>
            <w:sz w:val="18"/>
          </w:rPr>
          <w:t>2025,</w:t>
        </w:r>
      </w:ins>
      <w:ins w:id="220" w:author="运璐 何" w:date="2026-01-28T14:24:00Z">
        <w:r w:rsidR="00E35BEC" w:rsidRPr="00E35BEC">
          <w:rPr>
            <w:rFonts w:hAnsi="宋体"/>
            <w:sz w:val="18"/>
          </w:rPr>
          <w:t>7</w:t>
        </w:r>
      </w:ins>
      <w:ins w:id="221" w:author="运璐 何" w:date="2026-01-28T14:26:00Z">
        <w:r w:rsidR="00F95E13">
          <w:rPr>
            <w:rFonts w:hAnsi="宋体"/>
            <w:sz w:val="18"/>
          </w:rPr>
          <w:t>4</w:t>
        </w:r>
        <w:r w:rsidR="00F95E13">
          <w:rPr>
            <w:rFonts w:hAnsi="宋体" w:hint="eastAsia"/>
            <w:sz w:val="18"/>
          </w:rPr>
          <w:t>:</w:t>
        </w:r>
        <w:r w:rsidR="00F95E13">
          <w:rPr>
            <w:rFonts w:hAnsi="宋体"/>
            <w:sz w:val="18"/>
          </w:rPr>
          <w:t xml:space="preserve"> </w:t>
        </w:r>
      </w:ins>
      <w:ins w:id="222" w:author="运璐 何" w:date="2026-01-28T14:24:00Z">
        <w:r w:rsidR="00E35BEC" w:rsidRPr="00E35BEC">
          <w:rPr>
            <w:rFonts w:hAnsi="宋体"/>
            <w:sz w:val="18"/>
          </w:rPr>
          <w:t>1</w:t>
        </w:r>
      </w:ins>
      <w:ins w:id="223" w:author="运璐 何" w:date="2026-01-30T13:57:00Z">
        <w:r w:rsidR="00113A12">
          <w:rPr>
            <w:rFonts w:hAnsi="宋体"/>
            <w:sz w:val="18"/>
          </w:rPr>
          <w:t xml:space="preserve"> </w:t>
        </w:r>
      </w:ins>
      <w:ins w:id="224" w:author="运璐 何" w:date="2026-01-28T14:24:00Z">
        <w:r w:rsidR="00E35BEC" w:rsidRPr="00E35BEC">
          <w:rPr>
            <w:rFonts w:hAnsi="宋体"/>
            <w:sz w:val="18"/>
          </w:rPr>
          <w:t>-</w:t>
        </w:r>
      </w:ins>
      <w:ins w:id="225" w:author="运璐 何" w:date="2026-01-30T13:57:00Z">
        <w:r w:rsidR="00113A12">
          <w:rPr>
            <w:rFonts w:hAnsi="宋体"/>
            <w:sz w:val="18"/>
          </w:rPr>
          <w:t xml:space="preserve"> </w:t>
        </w:r>
      </w:ins>
      <w:ins w:id="226" w:author="运璐 何" w:date="2026-01-28T14:24:00Z">
        <w:r w:rsidR="00E35BEC" w:rsidRPr="00E35BEC">
          <w:rPr>
            <w:rFonts w:hAnsi="宋体"/>
            <w:sz w:val="18"/>
          </w:rPr>
          <w:t>14</w:t>
        </w:r>
      </w:ins>
      <w:ins w:id="227" w:author="运璐 何" w:date="2026-01-28T14:26:00Z">
        <w:r w:rsidR="00F95E13">
          <w:rPr>
            <w:rFonts w:hAnsi="宋体"/>
            <w:sz w:val="18"/>
          </w:rPr>
          <w:t>.</w:t>
        </w:r>
      </w:ins>
    </w:p>
    <w:p w14:paraId="20E15255" w14:textId="4636D1A5"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del w:id="228" w:author="运璐 何" w:date="2026-01-28T14:53:00Z">
        <w:r w:rsidRPr="009020F4" w:rsidDel="00517F89">
          <w:rPr>
            <w:rFonts w:hAnsi="宋体"/>
            <w:sz w:val="18"/>
          </w:rPr>
          <w:delText>Wu H., Wu K., Yang X., et al. Analysis on the operation mode of UAV swarm in urban combat[C]//Proceedings of the International Conference on Autonomous Unmanned Systems (ICAUS 2022). Singapore: Springer Nature, 2023: 2781</w:delText>
        </w:r>
        <w:r w:rsidRPr="009020F4" w:rsidDel="00517F89">
          <w:rPr>
            <w:rFonts w:hAnsi="宋体"/>
            <w:sz w:val="18"/>
          </w:rPr>
          <w:delText>–</w:delText>
        </w:r>
        <w:r w:rsidRPr="009020F4" w:rsidDel="00517F89">
          <w:rPr>
            <w:rFonts w:hAnsi="宋体"/>
            <w:sz w:val="18"/>
          </w:rPr>
          <w:delText>2788.</w:delText>
        </w:r>
      </w:del>
      <w:ins w:id="229" w:author="运璐 何" w:date="2026-01-28T14:51:00Z">
        <w:r w:rsidR="00517F89" w:rsidRPr="00517F89">
          <w:rPr>
            <w:rFonts w:hAnsi="宋体"/>
            <w:sz w:val="18"/>
          </w:rPr>
          <w:t>Chen</w:t>
        </w:r>
        <w:r w:rsidR="00517F89">
          <w:rPr>
            <w:rFonts w:hAnsi="宋体"/>
            <w:sz w:val="18"/>
          </w:rPr>
          <w:t xml:space="preserve"> M.</w:t>
        </w:r>
        <w:r w:rsidR="00517F89" w:rsidRPr="00517F89">
          <w:rPr>
            <w:rFonts w:hAnsi="宋体"/>
            <w:sz w:val="18"/>
          </w:rPr>
          <w:t>, Li</w:t>
        </w:r>
        <w:r w:rsidR="00517F89">
          <w:rPr>
            <w:rFonts w:hAnsi="宋体"/>
            <w:sz w:val="18"/>
          </w:rPr>
          <w:t xml:space="preserve"> Y.</w:t>
        </w:r>
        <w:r w:rsidR="00517F89" w:rsidRPr="00517F89">
          <w:rPr>
            <w:rFonts w:hAnsi="宋体"/>
            <w:sz w:val="18"/>
          </w:rPr>
          <w:t>, Dai</w:t>
        </w:r>
        <w:r w:rsidR="00517F89">
          <w:rPr>
            <w:rFonts w:hAnsi="宋体"/>
            <w:sz w:val="18"/>
          </w:rPr>
          <w:t xml:space="preserve"> Z.</w:t>
        </w:r>
        <w:r w:rsidR="00517F89" w:rsidRPr="00517F89">
          <w:rPr>
            <w:rFonts w:hAnsi="宋体"/>
            <w:sz w:val="18"/>
          </w:rPr>
          <w:t>,</w:t>
        </w:r>
        <w:r w:rsidR="00517F89">
          <w:rPr>
            <w:rFonts w:hAnsi="宋体"/>
            <w:sz w:val="18"/>
          </w:rPr>
          <w:t xml:space="preserve"> et al.</w:t>
        </w:r>
        <w:r w:rsidR="00517F89" w:rsidRPr="00517F89">
          <w:rPr>
            <w:rFonts w:hAnsi="宋体"/>
            <w:sz w:val="18"/>
          </w:rPr>
          <w:t xml:space="preserve"> A Robust Multi-Domain Adaptive Anti-Jamming Communication System for a UAV Swarm in Urban ITS Traffic Monitoring via Multi-Agent Deep Deterministic Policy Gradient</w:t>
        </w:r>
      </w:ins>
      <w:ins w:id="230" w:author="运璐 何" w:date="2026-01-28T14:52:00Z">
        <w:r w:rsidR="00517F89">
          <w:rPr>
            <w:rFonts w:hAnsi="宋体"/>
            <w:sz w:val="18"/>
          </w:rPr>
          <w:t>[J].</w:t>
        </w:r>
      </w:ins>
      <w:ins w:id="231" w:author="运璐 何" w:date="2026-01-28T14:51:00Z">
        <w:r w:rsidR="00517F89" w:rsidRPr="00517F89">
          <w:rPr>
            <w:rFonts w:hAnsi="宋体"/>
            <w:sz w:val="18"/>
          </w:rPr>
          <w:t xml:space="preserve"> IEEE Transactions on Intelligent Transportation Systems,</w:t>
        </w:r>
      </w:ins>
      <w:ins w:id="232" w:author="运璐 何" w:date="2026-01-28T14:52:00Z">
        <w:r w:rsidR="00517F89">
          <w:rPr>
            <w:rFonts w:hAnsi="宋体"/>
            <w:sz w:val="18"/>
          </w:rPr>
          <w:t xml:space="preserve"> </w:t>
        </w:r>
      </w:ins>
      <w:ins w:id="233" w:author="运璐 何" w:date="2026-01-28T14:53:00Z">
        <w:r w:rsidR="00517F89">
          <w:rPr>
            <w:rFonts w:hAnsi="宋体"/>
            <w:sz w:val="18"/>
          </w:rPr>
          <w:t>2025</w:t>
        </w:r>
        <w:r w:rsidR="00517F89">
          <w:rPr>
            <w:rFonts w:hAnsi="宋体" w:hint="eastAsia"/>
            <w:sz w:val="18"/>
          </w:rPr>
          <w:t>:</w:t>
        </w:r>
        <w:r w:rsidR="00517F89">
          <w:rPr>
            <w:rFonts w:hAnsi="宋体"/>
            <w:sz w:val="18"/>
          </w:rPr>
          <w:t xml:space="preserve"> 1-17.</w:t>
        </w:r>
      </w:ins>
    </w:p>
    <w:p w14:paraId="7F204597"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Sharon G., Stern R., Felner A., et al. Conflict-based search for optimal multi-agent pathfinding[J]. Artificial Intelligence, 2015, 219: 40</w:t>
      </w:r>
      <w:r w:rsidRPr="009020F4">
        <w:rPr>
          <w:rFonts w:hAnsi="宋体"/>
          <w:sz w:val="18"/>
        </w:rPr>
        <w:t>–</w:t>
      </w:r>
      <w:r w:rsidRPr="009020F4">
        <w:rPr>
          <w:rFonts w:hAnsi="宋体"/>
          <w:sz w:val="18"/>
        </w:rPr>
        <w:t>66.</w:t>
      </w:r>
    </w:p>
    <w:p w14:paraId="141ABED6"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Kottinger J., Almagor S., Lahijanian M. Conflict-based search for multi-robot motion planning with kinodynamic constraints[C]//Proceedings of the IEEE/RSJ International Conference on Intelligent Robots and Systems (IROS). Kyoto: IEEE, 2022: 13494</w:t>
      </w:r>
      <w:r w:rsidRPr="009020F4">
        <w:rPr>
          <w:rFonts w:hAnsi="宋体"/>
          <w:sz w:val="18"/>
        </w:rPr>
        <w:t>–</w:t>
      </w:r>
      <w:r w:rsidRPr="009020F4">
        <w:rPr>
          <w:rFonts w:hAnsi="宋体"/>
          <w:sz w:val="18"/>
        </w:rPr>
        <w:t>13499.</w:t>
      </w:r>
    </w:p>
    <w:p w14:paraId="6117D51B"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He W., Qi X., Liu L. A novel hybrid particle swarm optimization for multi-UAV cooperate path planning[J]. Applied Intelligence, 2021, 51: 7350</w:t>
      </w:r>
      <w:r w:rsidRPr="009020F4">
        <w:rPr>
          <w:rFonts w:hAnsi="宋体"/>
          <w:sz w:val="18"/>
        </w:rPr>
        <w:t>–</w:t>
      </w:r>
      <w:r w:rsidRPr="009020F4">
        <w:rPr>
          <w:rFonts w:hAnsi="宋体"/>
          <w:sz w:val="18"/>
        </w:rPr>
        <w:t>7364.</w:t>
      </w:r>
    </w:p>
    <w:p w14:paraId="6A5763F1"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Meng Q., Chen K., Qu Q. PPSwarm: Multi-UAV path planning based on hybrid PSO in complex scenarios[J]. Drones, 2024, 8(5): 192.</w:t>
      </w:r>
    </w:p>
    <w:p w14:paraId="35A20D69" w14:textId="56F8EC39"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del w:id="234" w:author="运璐 何" w:date="2026-01-28T18:39:00Z">
        <w:r w:rsidRPr="009020F4" w:rsidDel="00633B36">
          <w:rPr>
            <w:rFonts w:hAnsi="宋体"/>
            <w:sz w:val="18"/>
          </w:rPr>
          <w:delText>Tseng F. H., Lee C. H., Chou L. D., et al. Multi-objective genetic algorithm for civil UAV path planning using 3G communication networks[J]. Journal of Computers (Taiwan), 2017, 28(6): 26</w:delText>
        </w:r>
        <w:r w:rsidRPr="009020F4" w:rsidDel="00633B36">
          <w:rPr>
            <w:rFonts w:hAnsi="宋体"/>
            <w:sz w:val="18"/>
          </w:rPr>
          <w:delText>–</w:delText>
        </w:r>
        <w:r w:rsidRPr="009020F4" w:rsidDel="00633B36">
          <w:rPr>
            <w:rFonts w:hAnsi="宋体"/>
            <w:sz w:val="18"/>
          </w:rPr>
          <w:delText>37.</w:delText>
        </w:r>
      </w:del>
      <w:ins w:id="235" w:author="运璐 何" w:date="2026-01-28T18:39:00Z">
        <w:r w:rsidR="00633B36" w:rsidRPr="00633B36">
          <w:rPr>
            <w:rFonts w:hAnsi="宋体"/>
            <w:sz w:val="18"/>
          </w:rPr>
          <w:t>Huang</w:t>
        </w:r>
        <w:r w:rsidR="00633B36">
          <w:rPr>
            <w:rFonts w:hAnsi="宋体"/>
            <w:sz w:val="18"/>
          </w:rPr>
          <w:t xml:space="preserve"> C.</w:t>
        </w:r>
        <w:r w:rsidR="00633B36" w:rsidRPr="00633B36">
          <w:rPr>
            <w:rFonts w:hAnsi="宋体"/>
            <w:sz w:val="18"/>
          </w:rPr>
          <w:t>, Ma</w:t>
        </w:r>
        <w:r w:rsidR="00633B36">
          <w:rPr>
            <w:rFonts w:hAnsi="宋体"/>
            <w:sz w:val="18"/>
          </w:rPr>
          <w:t xml:space="preserve"> H.</w:t>
        </w:r>
        <w:r w:rsidR="00633B36" w:rsidRPr="00633B36">
          <w:rPr>
            <w:rFonts w:hAnsi="宋体"/>
            <w:sz w:val="18"/>
          </w:rPr>
          <w:t xml:space="preserve">, Zhou </w:t>
        </w:r>
        <w:r w:rsidR="00633B36">
          <w:rPr>
            <w:rFonts w:hAnsi="宋体"/>
            <w:sz w:val="18"/>
          </w:rPr>
          <w:t xml:space="preserve">X., et al. </w:t>
        </w:r>
        <w:r w:rsidR="00633B36" w:rsidRPr="00633B36">
          <w:rPr>
            <w:rFonts w:hAnsi="宋体"/>
            <w:sz w:val="18"/>
          </w:rPr>
          <w:t>Cooperative Path Planning of Multiple Unmanned Aerial Vehicles Using Cylinder Vector Particle Swarm Optimization With Gene Targeting</w:t>
        </w:r>
      </w:ins>
      <w:ins w:id="236" w:author="运璐 何" w:date="2026-01-28T18:40:00Z">
        <w:r w:rsidR="00633B36">
          <w:rPr>
            <w:rFonts w:hAnsi="宋体"/>
            <w:sz w:val="18"/>
          </w:rPr>
          <w:t>[J].</w:t>
        </w:r>
      </w:ins>
      <w:ins w:id="237" w:author="运璐 何" w:date="2026-01-28T19:03:00Z">
        <w:r w:rsidR="00D1190A">
          <w:rPr>
            <w:rFonts w:hAnsi="宋体"/>
            <w:sz w:val="18"/>
          </w:rPr>
          <w:t xml:space="preserve"> </w:t>
        </w:r>
      </w:ins>
      <w:ins w:id="238" w:author="运璐 何" w:date="2026-01-28T18:39:00Z">
        <w:r w:rsidR="00633B36" w:rsidRPr="00633B36">
          <w:rPr>
            <w:rFonts w:hAnsi="宋体"/>
            <w:sz w:val="18"/>
          </w:rPr>
          <w:t xml:space="preserve">IEEE Sensors Journal, </w:t>
        </w:r>
      </w:ins>
      <w:ins w:id="239" w:author="运璐 何" w:date="2026-01-28T18:40:00Z">
        <w:r w:rsidR="00633B36">
          <w:rPr>
            <w:rFonts w:hAnsi="宋体"/>
            <w:sz w:val="18"/>
          </w:rPr>
          <w:t>2025, 25(5): 8470</w:t>
        </w:r>
      </w:ins>
      <w:ins w:id="240" w:author="运璐 何" w:date="2026-01-30T13:49:00Z">
        <w:r w:rsidR="00113A12">
          <w:rPr>
            <w:rFonts w:hAnsi="宋体"/>
            <w:sz w:val="18"/>
          </w:rPr>
          <w:t xml:space="preserve"> </w:t>
        </w:r>
      </w:ins>
      <w:ins w:id="241" w:author="运璐 何" w:date="2026-01-28T18:40:00Z">
        <w:r w:rsidR="00633B36">
          <w:rPr>
            <w:rFonts w:hAnsi="宋体"/>
            <w:sz w:val="18"/>
          </w:rPr>
          <w:t>-</w:t>
        </w:r>
      </w:ins>
      <w:ins w:id="242" w:author="运璐 何" w:date="2026-01-30T13:49:00Z">
        <w:r w:rsidR="00113A12">
          <w:rPr>
            <w:rFonts w:hAnsi="宋体"/>
            <w:sz w:val="18"/>
          </w:rPr>
          <w:t xml:space="preserve"> </w:t>
        </w:r>
      </w:ins>
      <w:ins w:id="243" w:author="运璐 何" w:date="2026-01-28T18:40:00Z">
        <w:r w:rsidR="00633B36">
          <w:rPr>
            <w:rFonts w:hAnsi="宋体"/>
            <w:sz w:val="18"/>
          </w:rPr>
          <w:t>8480.</w:t>
        </w:r>
      </w:ins>
    </w:p>
    <w:p w14:paraId="24E94E76"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Bayerlein H., Theile M., Caccamo M., et al. Multi-UAV path planning for wireless data harvesting with deep reinforcement learning[J]. IEEE Open Journal of the Communications Society, 2021, 2: 1171</w:t>
      </w:r>
      <w:r w:rsidRPr="009020F4">
        <w:rPr>
          <w:rFonts w:hAnsi="宋体"/>
          <w:sz w:val="18"/>
        </w:rPr>
        <w:t>–</w:t>
      </w:r>
      <w:r w:rsidRPr="009020F4">
        <w:rPr>
          <w:rFonts w:hAnsi="宋体"/>
          <w:sz w:val="18"/>
        </w:rPr>
        <w:t>1187.</w:t>
      </w:r>
    </w:p>
    <w:p w14:paraId="2573CC20" w14:textId="07000BC6"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del w:id="244" w:author="运璐 何" w:date="2026-01-30T13:51:00Z">
        <w:r w:rsidRPr="009020F4" w:rsidDel="00113A12">
          <w:rPr>
            <w:rFonts w:hAnsi="宋体"/>
            <w:sz w:val="18"/>
          </w:rPr>
          <w:delText>Lin Y., Wu F., Xu Z., et al. UAV path design with connectivity constraint based on deep reinforcement learning[J]. Physical Communication, 2022, 52: 101582.</w:delText>
        </w:r>
      </w:del>
      <w:ins w:id="245" w:author="运璐 何" w:date="2026-01-28T19:37:00Z">
        <w:r w:rsidR="006C136B" w:rsidRPr="006C136B">
          <w:rPr>
            <w:rFonts w:hAnsi="宋体"/>
            <w:sz w:val="18"/>
          </w:rPr>
          <w:t>Hsu</w:t>
        </w:r>
      </w:ins>
      <w:ins w:id="246" w:author="运璐 何" w:date="2026-01-30T13:53:00Z">
        <w:r w:rsidR="00113A12">
          <w:rPr>
            <w:rFonts w:hAnsi="宋体"/>
            <w:sz w:val="18"/>
          </w:rPr>
          <w:t xml:space="preserve">, </w:t>
        </w:r>
        <w:r w:rsidR="00113A12" w:rsidRPr="00113A12">
          <w:rPr>
            <w:rFonts w:hAnsi="宋体"/>
            <w:sz w:val="18"/>
          </w:rPr>
          <w:t>Yu-Hsin</w:t>
        </w:r>
        <w:r w:rsidR="00113A12">
          <w:rPr>
            <w:rFonts w:hAnsi="宋体"/>
            <w:sz w:val="18"/>
          </w:rPr>
          <w:t xml:space="preserve">, </w:t>
        </w:r>
        <w:r w:rsidR="00113A12" w:rsidRPr="00113A12">
          <w:rPr>
            <w:rFonts w:hAnsi="宋体"/>
            <w:sz w:val="18"/>
          </w:rPr>
          <w:t>Gau</w:t>
        </w:r>
        <w:r w:rsidR="00113A12">
          <w:rPr>
            <w:rFonts w:hAnsi="宋体"/>
            <w:sz w:val="18"/>
          </w:rPr>
          <w:t>, et al.</w:t>
        </w:r>
      </w:ins>
      <w:ins w:id="247" w:author="运璐 何" w:date="2026-01-28T19:37:00Z">
        <w:r w:rsidR="006C136B" w:rsidRPr="006C136B">
          <w:rPr>
            <w:rFonts w:hAnsi="宋体"/>
            <w:sz w:val="18"/>
          </w:rPr>
          <w:t xml:space="preserve"> Reinforcement Learning-Based Collision Avoidance and Optimal Trajectory Planning in UAV Communication Networks</w:t>
        </w:r>
      </w:ins>
      <w:ins w:id="248" w:author="运璐 何" w:date="2026-01-30T13:53:00Z">
        <w:r w:rsidR="00113A12">
          <w:rPr>
            <w:rFonts w:hAnsi="宋体"/>
            <w:sz w:val="18"/>
          </w:rPr>
          <w:t>[J].</w:t>
        </w:r>
      </w:ins>
      <w:ins w:id="249" w:author="运璐 何" w:date="2026-01-28T19:37:00Z">
        <w:r w:rsidR="006C136B" w:rsidRPr="006C136B">
          <w:rPr>
            <w:rFonts w:hAnsi="宋体"/>
            <w:sz w:val="18"/>
          </w:rPr>
          <w:t xml:space="preserve"> IEEE Transactions on Mobile Computing,</w:t>
        </w:r>
      </w:ins>
      <w:ins w:id="250" w:author="运璐 何" w:date="2026-01-30T13:54:00Z">
        <w:r w:rsidR="00113A12">
          <w:rPr>
            <w:rFonts w:hAnsi="宋体"/>
            <w:sz w:val="18"/>
          </w:rPr>
          <w:t xml:space="preserve"> 2022, 21(1): </w:t>
        </w:r>
        <w:r w:rsidR="00113A12" w:rsidRPr="006C136B">
          <w:rPr>
            <w:rFonts w:hAnsi="宋体"/>
            <w:sz w:val="18"/>
          </w:rPr>
          <w:t>306</w:t>
        </w:r>
        <w:r w:rsidR="00113A12">
          <w:rPr>
            <w:rFonts w:hAnsi="宋体"/>
            <w:sz w:val="18"/>
          </w:rPr>
          <w:t xml:space="preserve"> </w:t>
        </w:r>
        <w:r w:rsidR="00113A12" w:rsidRPr="006C136B">
          <w:rPr>
            <w:rFonts w:hAnsi="宋体"/>
            <w:sz w:val="18"/>
          </w:rPr>
          <w:t>-</w:t>
        </w:r>
        <w:r w:rsidR="00113A12">
          <w:rPr>
            <w:rFonts w:hAnsi="宋体"/>
            <w:sz w:val="18"/>
          </w:rPr>
          <w:t xml:space="preserve"> </w:t>
        </w:r>
        <w:r w:rsidR="00113A12" w:rsidRPr="006C136B">
          <w:rPr>
            <w:rFonts w:hAnsi="宋体"/>
            <w:sz w:val="18"/>
          </w:rPr>
          <w:t>320</w:t>
        </w:r>
      </w:ins>
      <w:ins w:id="251" w:author="运璐 何" w:date="2026-01-28T19:37:00Z">
        <w:r w:rsidR="006C136B" w:rsidRPr="006C136B">
          <w:rPr>
            <w:rFonts w:hAnsi="宋体"/>
            <w:sz w:val="18"/>
          </w:rPr>
          <w:t>.</w:t>
        </w:r>
      </w:ins>
    </w:p>
    <w:p w14:paraId="666AB77F" w14:textId="27DD5346"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del w:id="252" w:author="运璐 何" w:date="2026-01-28T19:02:00Z">
        <w:r w:rsidRPr="009020F4" w:rsidDel="00D1190A">
          <w:rPr>
            <w:rFonts w:hAnsi="宋体"/>
            <w:sz w:val="18"/>
          </w:rPr>
          <w:delText>Cheng Y., Li D., Wong W. E., et al. Multi-UAV collaborative path planning using hierarchical reinforcement learning and simulated annealing[J]. International Journal of Performability Engineering, 2022, 18(7): 463</w:delText>
        </w:r>
        <w:r w:rsidRPr="009020F4" w:rsidDel="00D1190A">
          <w:rPr>
            <w:rFonts w:hAnsi="宋体"/>
            <w:sz w:val="18"/>
          </w:rPr>
          <w:delText>–</w:delText>
        </w:r>
        <w:r w:rsidRPr="009020F4" w:rsidDel="00D1190A">
          <w:rPr>
            <w:rFonts w:hAnsi="宋体"/>
            <w:sz w:val="18"/>
          </w:rPr>
          <w:delText>474.</w:delText>
        </w:r>
      </w:del>
      <w:ins w:id="253" w:author="运璐 何" w:date="2026-01-28T19:00:00Z">
        <w:r w:rsidR="00D1190A" w:rsidRPr="00D1190A">
          <w:rPr>
            <w:rFonts w:hAnsi="宋体"/>
            <w:sz w:val="18"/>
          </w:rPr>
          <w:t>Ao</w:t>
        </w:r>
      </w:ins>
      <w:ins w:id="254" w:author="运璐 何" w:date="2026-01-28T19:01:00Z">
        <w:r w:rsidR="00D1190A">
          <w:rPr>
            <w:rFonts w:hAnsi="宋体"/>
            <w:sz w:val="18"/>
          </w:rPr>
          <w:t xml:space="preserve"> T</w:t>
        </w:r>
      </w:ins>
      <w:ins w:id="255" w:author="运璐 何" w:date="2026-01-28T19:00:00Z">
        <w:r w:rsidR="00D1190A" w:rsidRPr="00D1190A">
          <w:rPr>
            <w:rFonts w:hAnsi="宋体"/>
            <w:sz w:val="18"/>
          </w:rPr>
          <w:t>.</w:t>
        </w:r>
      </w:ins>
      <w:ins w:id="256" w:author="运璐 何" w:date="2026-01-30T13:57:00Z">
        <w:r w:rsidR="00113A12">
          <w:rPr>
            <w:rFonts w:hAnsi="宋体"/>
            <w:sz w:val="18"/>
          </w:rPr>
          <w:t>,et al.</w:t>
        </w:r>
      </w:ins>
      <w:ins w:id="257" w:author="运璐 何" w:date="2026-01-28T19:01:00Z">
        <w:r w:rsidR="00D1190A">
          <w:rPr>
            <w:rFonts w:hAnsi="宋体"/>
            <w:sz w:val="18"/>
          </w:rPr>
          <w:t xml:space="preserve"> </w:t>
        </w:r>
      </w:ins>
      <w:ins w:id="258" w:author="运璐 何" w:date="2026-01-28T19:00:00Z">
        <w:r w:rsidR="00D1190A" w:rsidRPr="00D1190A">
          <w:rPr>
            <w:rFonts w:hAnsi="宋体"/>
            <w:sz w:val="18"/>
          </w:rPr>
          <w:t>Heterogeneous UAVs Trajectory Optimization for Post-Disaster Target Search Based on MARL With Graph Attention Network</w:t>
        </w:r>
      </w:ins>
      <w:ins w:id="259" w:author="运璐 何" w:date="2026-01-28T19:01:00Z">
        <w:r w:rsidR="00D1190A">
          <w:rPr>
            <w:rFonts w:hAnsi="宋体"/>
            <w:sz w:val="18"/>
          </w:rPr>
          <w:t>[J].</w:t>
        </w:r>
      </w:ins>
      <w:ins w:id="260" w:author="运璐 何" w:date="2026-01-28T19:00:00Z">
        <w:r w:rsidR="00D1190A" w:rsidRPr="00D1190A">
          <w:rPr>
            <w:rFonts w:hAnsi="宋体"/>
            <w:sz w:val="18"/>
          </w:rPr>
          <w:t xml:space="preserve"> IEEE Transactions on Vehicular Technology, </w:t>
        </w:r>
      </w:ins>
      <w:ins w:id="261" w:author="运璐 何" w:date="2026-01-28T19:01:00Z">
        <w:r w:rsidR="00D1190A">
          <w:rPr>
            <w:rFonts w:hAnsi="宋体"/>
            <w:sz w:val="18"/>
          </w:rPr>
          <w:t xml:space="preserve">2026, 75(1): </w:t>
        </w:r>
      </w:ins>
      <w:ins w:id="262" w:author="运璐 何" w:date="2026-01-28T19:02:00Z">
        <w:r w:rsidR="00D1190A">
          <w:rPr>
            <w:rFonts w:hAnsi="宋体"/>
            <w:sz w:val="18"/>
          </w:rPr>
          <w:t>1412</w:t>
        </w:r>
      </w:ins>
      <w:ins w:id="263" w:author="运璐 何" w:date="2026-01-30T13:57:00Z">
        <w:r w:rsidR="00113A12">
          <w:rPr>
            <w:rFonts w:hAnsi="宋体"/>
            <w:sz w:val="18"/>
          </w:rPr>
          <w:t xml:space="preserve"> </w:t>
        </w:r>
      </w:ins>
      <w:ins w:id="264" w:author="运璐 何" w:date="2026-01-28T19:02:00Z">
        <w:r w:rsidR="00D1190A">
          <w:rPr>
            <w:rFonts w:hAnsi="宋体"/>
            <w:sz w:val="18"/>
          </w:rPr>
          <w:t>-</w:t>
        </w:r>
      </w:ins>
      <w:ins w:id="265" w:author="运璐 何" w:date="2026-01-30T13:57:00Z">
        <w:r w:rsidR="00113A12">
          <w:rPr>
            <w:rFonts w:hAnsi="宋体"/>
            <w:sz w:val="18"/>
          </w:rPr>
          <w:t xml:space="preserve"> </w:t>
        </w:r>
      </w:ins>
      <w:ins w:id="266" w:author="运璐 何" w:date="2026-01-28T19:02:00Z">
        <w:r w:rsidR="00D1190A">
          <w:rPr>
            <w:rFonts w:hAnsi="宋体"/>
            <w:sz w:val="18"/>
          </w:rPr>
          <w:t>1426.</w:t>
        </w:r>
      </w:ins>
    </w:p>
    <w:p w14:paraId="270E751B"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Zhang C., Yao W., Zuo Y., et al. Robust multiple unmanned aerial vehicle network design in a dense obstacle environment[J]. Drones, 2023, 7(8): 506.</w:t>
      </w:r>
    </w:p>
    <w:p w14:paraId="70AF4AD9"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Zhu L., Ma C., Li J., et al. Connectivity-maintenance UAV formation control in complex environment[J]. Drones, 2023, 7(4): 229.</w:t>
      </w:r>
    </w:p>
    <w:p w14:paraId="0FD74FF6"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 xml:space="preserve">Gong J., Jiang B., Ma Y., et al. Distributed adaptive fault-tolerant formation control for heterogeneous multiagent </w:t>
      </w:r>
      <w:r w:rsidRPr="009020F4">
        <w:rPr>
          <w:rFonts w:hAnsi="宋体"/>
          <w:sz w:val="18"/>
        </w:rPr>
        <w:t>systems with communication link faults[J]. IEEE Transactions on Aerospace and Electronic Systems, 2023, 59(2): 784</w:t>
      </w:r>
      <w:r w:rsidRPr="009020F4">
        <w:rPr>
          <w:rFonts w:hAnsi="宋体"/>
          <w:sz w:val="18"/>
        </w:rPr>
        <w:t>–</w:t>
      </w:r>
      <w:r w:rsidRPr="009020F4">
        <w:rPr>
          <w:rFonts w:hAnsi="宋体"/>
          <w:sz w:val="18"/>
        </w:rPr>
        <w:t>795.</w:t>
      </w:r>
    </w:p>
    <w:p w14:paraId="52233DD9"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Wei H., Li S., Liu Z., et al. Multi-UAV cooperation for anti-jamming communication[C]//Proceedings of the IEEE International Conference on Unmanned Systems (ICUS 2022). Guangzhou: IEEE, 2022: 1035</w:t>
      </w:r>
      <w:r w:rsidRPr="009020F4">
        <w:rPr>
          <w:rFonts w:hAnsi="宋体"/>
          <w:sz w:val="18"/>
        </w:rPr>
        <w:t>–</w:t>
      </w:r>
      <w:r w:rsidRPr="009020F4">
        <w:rPr>
          <w:rFonts w:hAnsi="宋体"/>
          <w:sz w:val="18"/>
        </w:rPr>
        <w:t>1040.</w:t>
      </w:r>
    </w:p>
    <w:p w14:paraId="2D08917D" w14:textId="1A567915"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del w:id="267" w:author="运璐 何" w:date="2026-01-30T12:55:00Z">
        <w:r w:rsidRPr="009020F4" w:rsidDel="00AE4B17">
          <w:rPr>
            <w:rFonts w:hAnsi="宋体"/>
            <w:sz w:val="18"/>
          </w:rPr>
          <w:delText>Ma B., Ji Y., Fang L. A multi-UAV formation obstacle avoidance method combined with improved simulated annealing and an adaptive artificial potential field[J]. Drones, 2025, 9(6): 390.</w:delText>
        </w:r>
      </w:del>
      <w:ins w:id="268" w:author="运璐 何" w:date="2026-01-28T20:28:00Z">
        <w:r w:rsidR="00E17CF9" w:rsidRPr="00E17CF9">
          <w:rPr>
            <w:rFonts w:hAnsi="宋体"/>
            <w:sz w:val="18"/>
          </w:rPr>
          <w:t>Tang</w:t>
        </w:r>
      </w:ins>
      <w:ins w:id="269" w:author="运璐 何" w:date="2026-01-28T20:29:00Z">
        <w:r w:rsidR="00E17CF9">
          <w:rPr>
            <w:rFonts w:hAnsi="宋体"/>
            <w:sz w:val="18"/>
          </w:rPr>
          <w:t xml:space="preserve"> Y</w:t>
        </w:r>
        <w:r w:rsidR="00E17CF9">
          <w:rPr>
            <w:rFonts w:hAnsi="宋体" w:hint="eastAsia"/>
            <w:sz w:val="18"/>
          </w:rPr>
          <w:t>.</w:t>
        </w:r>
        <w:r w:rsidR="00E17CF9">
          <w:rPr>
            <w:rFonts w:hAnsi="宋体"/>
            <w:sz w:val="18"/>
          </w:rPr>
          <w:t>,</w:t>
        </w:r>
      </w:ins>
      <w:ins w:id="270" w:author="运璐 何" w:date="2026-01-28T20:28:00Z">
        <w:r w:rsidR="00E17CF9" w:rsidRPr="00E17CF9">
          <w:rPr>
            <w:rFonts w:hAnsi="宋体"/>
            <w:sz w:val="18"/>
          </w:rPr>
          <w:t xml:space="preserve"> Chen</w:t>
        </w:r>
      </w:ins>
      <w:ins w:id="271" w:author="运璐 何" w:date="2026-01-28T20:29:00Z">
        <w:r w:rsidR="00E17CF9">
          <w:rPr>
            <w:rFonts w:hAnsi="宋体"/>
            <w:sz w:val="18"/>
          </w:rPr>
          <w:t xml:space="preserve"> H.</w:t>
        </w:r>
      </w:ins>
      <w:ins w:id="272" w:author="运璐 何" w:date="2026-01-28T20:28:00Z">
        <w:r w:rsidR="00E17CF9" w:rsidRPr="00E17CF9">
          <w:rPr>
            <w:rFonts w:hAnsi="宋体"/>
            <w:sz w:val="18"/>
          </w:rPr>
          <w:t>, MA</w:t>
        </w:r>
      </w:ins>
      <w:ins w:id="273" w:author="运璐 何" w:date="2026-01-28T20:29:00Z">
        <w:r w:rsidR="00E17CF9">
          <w:rPr>
            <w:rFonts w:hAnsi="宋体"/>
            <w:sz w:val="18"/>
          </w:rPr>
          <w:t xml:space="preserve"> Z.</w:t>
        </w:r>
      </w:ins>
      <w:ins w:id="274" w:author="运璐 何" w:date="2026-01-28T20:28:00Z">
        <w:r w:rsidR="00E17CF9" w:rsidRPr="00E17CF9">
          <w:rPr>
            <w:rFonts w:hAnsi="宋体"/>
            <w:sz w:val="18"/>
          </w:rPr>
          <w:t xml:space="preserve">, </w:t>
        </w:r>
      </w:ins>
      <w:ins w:id="275" w:author="运璐 何" w:date="2026-01-28T20:29:00Z">
        <w:r w:rsidR="00E17CF9">
          <w:rPr>
            <w:rFonts w:hAnsi="宋体"/>
            <w:sz w:val="18"/>
          </w:rPr>
          <w:t>et al.</w:t>
        </w:r>
      </w:ins>
      <w:ins w:id="276" w:author="运璐 何" w:date="2026-01-28T20:28:00Z">
        <w:r w:rsidR="00E17CF9" w:rsidRPr="00E17CF9">
          <w:rPr>
            <w:rFonts w:hAnsi="宋体"/>
            <w:sz w:val="18"/>
          </w:rPr>
          <w:t xml:space="preserve"> Application of Artificial Potential Field Method in Three-Dimensional Path Planning for UAV Considering 5G Communication</w:t>
        </w:r>
      </w:ins>
      <w:ins w:id="277" w:author="运璐 何" w:date="2026-01-28T20:29:00Z">
        <w:r w:rsidR="00E17CF9">
          <w:rPr>
            <w:rFonts w:hAnsi="宋体"/>
            <w:sz w:val="18"/>
          </w:rPr>
          <w:t>[J].</w:t>
        </w:r>
      </w:ins>
      <w:ins w:id="278" w:author="运璐 何" w:date="2026-01-28T20:28:00Z">
        <w:r w:rsidR="00E17CF9" w:rsidRPr="00E17CF9">
          <w:rPr>
            <w:rFonts w:hAnsi="宋体"/>
            <w:sz w:val="18"/>
          </w:rPr>
          <w:t xml:space="preserve"> IEEE Access, </w:t>
        </w:r>
      </w:ins>
      <w:ins w:id="279" w:author="运璐 何" w:date="2026-01-28T20:30:00Z">
        <w:r w:rsidR="00E17CF9">
          <w:rPr>
            <w:rFonts w:hAnsi="宋体"/>
            <w:sz w:val="18"/>
          </w:rPr>
          <w:t xml:space="preserve">2024, 12: </w:t>
        </w:r>
        <w:r w:rsidR="00E17CF9" w:rsidRPr="00E17CF9">
          <w:rPr>
            <w:rFonts w:hAnsi="宋体"/>
            <w:sz w:val="18"/>
          </w:rPr>
          <w:t>79238</w:t>
        </w:r>
      </w:ins>
      <w:ins w:id="280" w:author="运璐 何" w:date="2026-01-30T13:58:00Z">
        <w:r w:rsidR="00113A12">
          <w:rPr>
            <w:rFonts w:hAnsi="宋体"/>
            <w:sz w:val="18"/>
          </w:rPr>
          <w:t xml:space="preserve"> </w:t>
        </w:r>
      </w:ins>
      <w:ins w:id="281" w:author="运璐 何" w:date="2026-01-28T20:30:00Z">
        <w:r w:rsidR="00E17CF9" w:rsidRPr="00E17CF9">
          <w:rPr>
            <w:rFonts w:hAnsi="宋体"/>
            <w:sz w:val="18"/>
          </w:rPr>
          <w:t>-</w:t>
        </w:r>
      </w:ins>
      <w:ins w:id="282" w:author="运璐 何" w:date="2026-01-30T13:58:00Z">
        <w:r w:rsidR="00113A12">
          <w:rPr>
            <w:rFonts w:hAnsi="宋体"/>
            <w:sz w:val="18"/>
          </w:rPr>
          <w:t xml:space="preserve"> </w:t>
        </w:r>
      </w:ins>
      <w:ins w:id="283" w:author="运璐 何" w:date="2026-01-28T20:30:00Z">
        <w:r w:rsidR="00E17CF9" w:rsidRPr="00E17CF9">
          <w:rPr>
            <w:rFonts w:hAnsi="宋体"/>
            <w:sz w:val="18"/>
          </w:rPr>
          <w:t>79250</w:t>
        </w:r>
        <w:r w:rsidR="00E17CF9">
          <w:rPr>
            <w:rFonts w:hAnsi="宋体"/>
            <w:sz w:val="18"/>
          </w:rPr>
          <w:t>.</w:t>
        </w:r>
      </w:ins>
    </w:p>
    <w:p w14:paraId="3CC23237"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Khuwaja A. A., Chen Y., Zhao N., et al. Survey of channel modeling for UAV communications[J]. IEEE Communications Surveys &amp; Tutorials, 2018, 20(4): 2804</w:t>
      </w:r>
      <w:r w:rsidRPr="009020F4">
        <w:rPr>
          <w:rFonts w:hAnsi="宋体"/>
          <w:sz w:val="18"/>
        </w:rPr>
        <w:t>–</w:t>
      </w:r>
      <w:r w:rsidRPr="009020F4">
        <w:rPr>
          <w:rFonts w:hAnsi="宋体"/>
          <w:sz w:val="18"/>
        </w:rPr>
        <w:t>2821.</w:t>
      </w:r>
    </w:p>
    <w:p w14:paraId="7FEC2F7F" w14:textId="3FADAE2C"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Al-Hourani A., Kandeepan S., Lardner S. Optimal LAP altitude for maximum coverage[J]. IEEE Wireless Communications Letters, 2014, 3(6): 569</w:t>
      </w:r>
      <w:r w:rsidRPr="009020F4">
        <w:rPr>
          <w:rFonts w:hAnsi="宋体"/>
          <w:sz w:val="18"/>
        </w:rPr>
        <w:t>–</w:t>
      </w:r>
      <w:r w:rsidRPr="009020F4">
        <w:rPr>
          <w:rFonts w:hAnsi="宋体"/>
          <w:sz w:val="18"/>
        </w:rPr>
        <w:t>572.</w:t>
      </w:r>
    </w:p>
    <w:sectPr w:rsidR="009020F4" w:rsidRPr="009020F4">
      <w:headerReference w:type="default" r:id="rId27"/>
      <w:type w:val="continuous"/>
      <w:pgSz w:w="11907" w:h="16840" w:code="9"/>
      <w:pgMar w:top="1701" w:right="1021" w:bottom="964" w:left="1474" w:header="1077" w:footer="720" w:gutter="0"/>
      <w:cols w:num="2" w:space="454"/>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运璐 何" w:date="2026-01-27T14:57:00Z" w:initials="运璐">
    <w:p w14:paraId="13407400" w14:textId="4757D055" w:rsidR="000C0D50" w:rsidRDefault="000C0D50">
      <w:pPr>
        <w:pStyle w:val="afb"/>
      </w:pPr>
      <w:r>
        <w:rPr>
          <w:rStyle w:val="afa"/>
        </w:rPr>
        <w:annotationRef/>
      </w:r>
      <w:r>
        <w:rPr>
          <w:rFonts w:hint="eastAsia"/>
          <w:lang w:eastAsia="zh-CN"/>
        </w:rPr>
        <w:t>复杂对抗环境下集群连通保持分簇路径规划</w:t>
      </w:r>
      <w:r w:rsidR="00BE0099">
        <w:rPr>
          <w:lang w:eastAsia="zh-CN"/>
        </w:rPr>
        <w:br/>
      </w:r>
      <w:r w:rsidR="00BE0099">
        <w:rPr>
          <w:rFonts w:hint="eastAsia"/>
          <w:lang w:eastAsia="zh-CN"/>
        </w:rPr>
        <w:t>1</w:t>
      </w:r>
      <w:r w:rsidR="00BE0099">
        <w:rPr>
          <w:lang w:eastAsia="zh-CN"/>
        </w:rPr>
        <w:t>9</w:t>
      </w:r>
      <w:r w:rsidR="00BE0099">
        <w:rPr>
          <w:rFonts w:hint="eastAsia"/>
          <w:lang w:eastAsia="zh-CN"/>
        </w:rPr>
        <w:t>字</w:t>
      </w:r>
    </w:p>
  </w:comment>
  <w:comment w:id="13" w:author="运璐 何" w:date="2026-01-27T15:28:00Z" w:initials="运璐">
    <w:p w14:paraId="26454AF0" w14:textId="2572CE7B" w:rsidR="00D971D7" w:rsidRDefault="00D971D7">
      <w:pPr>
        <w:pStyle w:val="afb"/>
      </w:pPr>
      <w:r>
        <w:rPr>
          <w:rStyle w:val="afa"/>
        </w:rPr>
        <w:annotationRef/>
      </w:r>
      <w:r>
        <w:rPr>
          <w:rFonts w:hint="eastAsia"/>
          <w:lang w:eastAsia="zh-CN"/>
        </w:rPr>
        <w:t>按照摘要模版要求：删除背景相关描述，修改</w:t>
      </w:r>
      <w:r w:rsidR="002061A3">
        <w:rPr>
          <w:rFonts w:hint="eastAsia"/>
          <w:lang w:eastAsia="zh-CN"/>
        </w:rPr>
        <w:t>语言</w:t>
      </w:r>
      <w:r>
        <w:rPr>
          <w:rFonts w:hint="eastAsia"/>
          <w:lang w:eastAsia="zh-CN"/>
        </w:rPr>
        <w:t>精简在</w:t>
      </w:r>
      <w:r>
        <w:rPr>
          <w:lang w:eastAsia="zh-CN"/>
        </w:rPr>
        <w:t>200</w:t>
      </w:r>
      <w:r>
        <w:rPr>
          <w:rFonts w:hint="eastAsia"/>
          <w:lang w:eastAsia="zh-CN"/>
        </w:rPr>
        <w:t>字以内。</w:t>
      </w:r>
    </w:p>
  </w:comment>
  <w:comment w:id="113" w:author="运璐 何" w:date="2026-01-30T13:32:00Z" w:initials="运璐">
    <w:p w14:paraId="586DD1CB" w14:textId="30D6F22A" w:rsidR="002061A3" w:rsidRDefault="002061A3">
      <w:pPr>
        <w:pStyle w:val="afb"/>
        <w:rPr>
          <w:lang w:eastAsia="zh-CN"/>
        </w:rPr>
      </w:pPr>
      <w:r>
        <w:rPr>
          <w:rStyle w:val="afa"/>
        </w:rPr>
        <w:annotationRef/>
      </w:r>
      <w:r>
        <w:rPr>
          <w:rFonts w:hint="eastAsia"/>
          <w:lang w:eastAsia="zh-CN"/>
        </w:rPr>
        <w:t>重新简化修改三类算法的描述，重点突出算法的局限。</w:t>
      </w:r>
    </w:p>
  </w:comment>
  <w:comment w:id="148" w:author="运璐 何" w:date="2026-01-27T16:09:00Z" w:initials="运璐">
    <w:p w14:paraId="1A145AC3" w14:textId="526BD661" w:rsidR="00F50F93" w:rsidRDefault="00F50F93">
      <w:pPr>
        <w:pStyle w:val="afb"/>
      </w:pPr>
      <w:r>
        <w:rPr>
          <w:rStyle w:val="afa"/>
        </w:rPr>
        <w:annotationRef/>
      </w:r>
      <w:r>
        <w:rPr>
          <w:rFonts w:hint="eastAsia"/>
          <w:lang w:eastAsia="zh-CN"/>
        </w:rPr>
        <w:t>根据意见删除最后两段</w:t>
      </w:r>
    </w:p>
  </w:comment>
  <w:comment w:id="161" w:author="运璐 何" w:date="2026-01-30T13:40:00Z" w:initials="运璐">
    <w:p w14:paraId="12016895" w14:textId="6BEA0060" w:rsidR="002F2513" w:rsidRDefault="002F2513">
      <w:pPr>
        <w:pStyle w:val="afb"/>
        <w:rPr>
          <w:lang w:eastAsia="zh-CN"/>
        </w:rPr>
      </w:pPr>
      <w:r>
        <w:rPr>
          <w:rStyle w:val="afa"/>
        </w:rPr>
        <w:annotationRef/>
      </w:r>
      <w:r>
        <w:rPr>
          <w:rFonts w:hint="eastAsia"/>
          <w:lang w:eastAsia="zh-CN"/>
        </w:rPr>
        <w:t>补充一篇本刊文献</w:t>
      </w:r>
      <w:r>
        <w:rPr>
          <w:lang w:eastAsia="zh-CN"/>
        </w:rPr>
        <w:br/>
      </w:r>
      <w:r>
        <w:rPr>
          <w:rFonts w:hint="eastAsia"/>
          <w:lang w:eastAsia="zh-CN"/>
        </w:rPr>
        <w:t>替换多篇</w:t>
      </w:r>
      <w:r>
        <w:rPr>
          <w:rFonts w:hint="eastAsia"/>
          <w:lang w:eastAsia="zh-CN"/>
        </w:rPr>
        <w:t>ieee</w:t>
      </w:r>
      <w:r>
        <w:rPr>
          <w:lang w:eastAsia="zh-CN"/>
        </w:rPr>
        <w:t xml:space="preserve"> </w:t>
      </w:r>
      <w:r>
        <w:rPr>
          <w:rFonts w:hint="eastAsia"/>
          <w:lang w:eastAsia="zh-CN"/>
        </w:rPr>
        <w:t>trans</w:t>
      </w:r>
      <w:r>
        <w:rPr>
          <w:rFonts w:hint="eastAsia"/>
          <w:lang w:eastAsia="zh-CN"/>
        </w:rPr>
        <w:t>等权威期刊文献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407400" w15:done="0"/>
  <w15:commentEx w15:paraId="26454AF0" w15:done="0"/>
  <w15:commentEx w15:paraId="586DD1CB" w15:done="0"/>
  <w15:commentEx w15:paraId="1A145AC3" w15:done="0"/>
  <w15:commentEx w15:paraId="120168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2350C7" w16cex:dateUtc="2026-01-27T06:57:00Z"/>
  <w16cex:commentExtensible w16cex:durableId="2D235818" w16cex:dateUtc="2026-01-27T07:28:00Z"/>
  <w16cex:commentExtensible w16cex:durableId="2D27316E" w16cex:dateUtc="2026-01-30T05:32:00Z"/>
  <w16cex:commentExtensible w16cex:durableId="2D23619D" w16cex:dateUtc="2026-01-27T08:09:00Z"/>
  <w16cex:commentExtensible w16cex:durableId="2D273359" w16cex:dateUtc="2026-01-30T0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407400" w16cid:durableId="2D2350C7"/>
  <w16cid:commentId w16cid:paraId="26454AF0" w16cid:durableId="2D235818"/>
  <w16cid:commentId w16cid:paraId="586DD1CB" w16cid:durableId="2D27316E"/>
  <w16cid:commentId w16cid:paraId="1A145AC3" w16cid:durableId="2D23619D"/>
  <w16cid:commentId w16cid:paraId="12016895" w16cid:durableId="2D2733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394C5" w14:textId="77777777" w:rsidR="00314F43" w:rsidRDefault="00314F43">
      <w:r>
        <w:separator/>
      </w:r>
    </w:p>
  </w:endnote>
  <w:endnote w:type="continuationSeparator" w:id="0">
    <w:p w14:paraId="2D9B850D" w14:textId="77777777" w:rsidR="00314F43" w:rsidRDefault="0031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S Sans Serif">
    <w:altName w:val="Arial"/>
    <w:charset w:val="00"/>
    <w:family w:val="swiss"/>
    <w:pitch w:val="default"/>
    <w:sig w:usb0="00000000" w:usb1="00000000" w:usb2="00000000" w:usb3="00000000" w:csb0="00000001" w:csb1="00000000"/>
  </w:font>
  <w:font w:name="楷体_GB2312">
    <w:altName w:val="楷体"/>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D31DA" w14:textId="77777777" w:rsidR="00AF3E21" w:rsidRDefault="00AF3E2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9A42F" w14:textId="77777777" w:rsidR="00AF3E21" w:rsidRDefault="00AF3E2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502D8" w14:textId="77777777" w:rsidR="00B11F12" w:rsidRDefault="00B11F12" w:rsidP="003F13CB">
    <w:pPr>
      <w:pStyle w:val="afe"/>
      <w:rPr>
        <w:b/>
      </w:rPr>
    </w:pPr>
    <w:r>
      <w:rPr>
        <w:rFonts w:hint="eastAsia"/>
        <w:b/>
      </w:rPr>
      <w:t>收稿日期</w:t>
    </w:r>
    <w:r>
      <w:rPr>
        <w:rFonts w:hint="eastAsia"/>
        <w:b/>
      </w:rPr>
      <w:t xml:space="preserve">  </w:t>
    </w:r>
    <w:r>
      <w:rPr>
        <w:szCs w:val="21"/>
      </w:rPr>
      <w:t>20</w:t>
    </w:r>
    <w:r w:rsidR="001E5C16">
      <w:rPr>
        <w:rFonts w:hint="eastAsia"/>
        <w:szCs w:val="21"/>
      </w:rPr>
      <w:t>20</w:t>
    </w:r>
    <w:r w:rsidRPr="009B7AD9">
      <w:rPr>
        <w:szCs w:val="21"/>
      </w:rPr>
      <w:t>-</w:t>
    </w:r>
    <w:r w:rsidRPr="009B7AD9">
      <w:rPr>
        <w:rFonts w:hint="eastAsia"/>
        <w:szCs w:val="21"/>
      </w:rPr>
      <w:t>0</w:t>
    </w:r>
    <w:r>
      <w:rPr>
        <w:szCs w:val="21"/>
      </w:rPr>
      <w:t>8-15</w:t>
    </w:r>
    <w:r>
      <w:rPr>
        <w:rFonts w:hint="eastAsia"/>
        <w:szCs w:val="21"/>
      </w:rPr>
      <w:t xml:space="preserve"> </w:t>
    </w:r>
    <w:r w:rsidR="001476E2">
      <w:rPr>
        <w:szCs w:val="21"/>
      </w:rPr>
      <w:t xml:space="preserve"> </w:t>
    </w:r>
    <w:r w:rsidR="000211CA">
      <w:rPr>
        <w:szCs w:val="21"/>
      </w:rPr>
      <w:t xml:space="preserve">  </w:t>
    </w:r>
    <w:r w:rsidR="001476E2">
      <w:rPr>
        <w:rFonts w:hint="eastAsia"/>
        <w:szCs w:val="21"/>
      </w:rPr>
      <w:t>录用日期</w:t>
    </w:r>
  </w:p>
  <w:p w14:paraId="6C1AE50B" w14:textId="77777777" w:rsidR="00B11F12" w:rsidRDefault="00B11F12" w:rsidP="005D1C39">
    <w:pPr>
      <w:pStyle w:val="afe"/>
      <w:rPr>
        <w:rFonts w:ascii="宋体" w:hAnsi="宋体"/>
      </w:rPr>
    </w:pPr>
    <w:r>
      <w:rPr>
        <w:rFonts w:ascii="宋体" w:hAnsi="宋体" w:hint="eastAsia"/>
      </w:rPr>
      <w:t>国家自然科学基金（</w:t>
    </w:r>
    <w:r w:rsidR="004A4E7D">
      <w:rPr>
        <w:rFonts w:ascii="宋体" w:hAnsi="宋体" w:hint="eastAsia"/>
      </w:rPr>
      <w:t>******</w:t>
    </w:r>
    <w:r>
      <w:rPr>
        <w:rFonts w:ascii="宋体" w:hAnsi="宋体" w:hint="eastAsia"/>
      </w:rPr>
      <w:t>）资助</w:t>
    </w:r>
  </w:p>
  <w:p w14:paraId="5ED1C943" w14:textId="05164210" w:rsidR="00B11F12" w:rsidRDefault="001476E2" w:rsidP="003173B7">
    <w:pPr>
      <w:pStyle w:val="a5"/>
      <w:rPr>
        <w:rFonts w:ascii="Times"/>
      </w:rPr>
    </w:pPr>
    <w:r>
      <w:rPr>
        <w:rFonts w:hint="eastAsia"/>
        <w:szCs w:val="21"/>
      </w:rPr>
      <w:t>*</w:t>
    </w:r>
    <w:r>
      <w:rPr>
        <w:rFonts w:hint="eastAsia"/>
        <w:szCs w:val="21"/>
      </w:rPr>
      <w:t>通信作者简介</w:t>
    </w:r>
    <w:r>
      <w:rPr>
        <w:rFonts w:hint="eastAsia"/>
        <w:szCs w:val="21"/>
      </w:rPr>
      <w:t xml:space="preserve"> </w:t>
    </w:r>
    <w:r>
      <w:rPr>
        <w:szCs w:val="21"/>
      </w:rPr>
      <w:t xml:space="preserve"> </w:t>
    </w:r>
    <w:r w:rsidR="0088440D" w:rsidRPr="0088440D">
      <w:rPr>
        <w:rFonts w:hint="eastAsia"/>
        <w:szCs w:val="21"/>
      </w:rPr>
      <w:t>丁良辉（</w:t>
    </w:r>
    <w:r w:rsidR="0088440D" w:rsidRPr="0088440D">
      <w:rPr>
        <w:rFonts w:hint="eastAsia"/>
        <w:szCs w:val="21"/>
      </w:rPr>
      <w:t>1981</w:t>
    </w:r>
    <w:r w:rsidR="0088440D" w:rsidRPr="0088440D">
      <w:rPr>
        <w:rFonts w:hint="eastAsia"/>
        <w:szCs w:val="21"/>
      </w:rPr>
      <w:t>—）</w:t>
    </w:r>
    <w:r w:rsidR="0088440D" w:rsidRPr="0088440D">
      <w:rPr>
        <w:rFonts w:hint="eastAsia"/>
        <w:szCs w:val="21"/>
      </w:rPr>
      <w:t>,</w:t>
    </w:r>
    <w:r w:rsidR="0088440D" w:rsidRPr="0088440D">
      <w:rPr>
        <w:rFonts w:hint="eastAsia"/>
        <w:szCs w:val="21"/>
      </w:rPr>
      <w:t>男，江苏盐城，博士，上海交通大学教授。</w:t>
    </w:r>
  </w:p>
  <w:p w14:paraId="3122E954" w14:textId="77777777" w:rsidR="00B11F12" w:rsidRDefault="00B11F12" w:rsidP="00B82069">
    <w:pPr>
      <w:pStyle w:val="a5"/>
      <w:rPr>
        <w:rFonts w:ascii="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1F9B1" w14:textId="77777777" w:rsidR="00314F43" w:rsidRDefault="00314F43">
      <w:r>
        <w:separator/>
      </w:r>
    </w:p>
  </w:footnote>
  <w:footnote w:type="continuationSeparator" w:id="0">
    <w:p w14:paraId="43B54F45" w14:textId="77777777" w:rsidR="00314F43" w:rsidRDefault="00314F43">
      <w:r>
        <w:continuationSeparator/>
      </w:r>
    </w:p>
  </w:footnote>
  <w:footnote w:id="1">
    <w:p w14:paraId="0ED15A5C" w14:textId="77777777" w:rsidR="00E811E7" w:rsidRDefault="00E811E7"/>
    <w:p w14:paraId="3A01E238" w14:textId="77777777" w:rsidR="00B11F12" w:rsidRPr="003F13CB" w:rsidRDefault="00B11F12" w:rsidP="003F13CB">
      <w:pPr>
        <w:pStyle w:val="af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70C8D" w14:textId="77777777" w:rsidR="00B11F12" w:rsidRDefault="00B11F12">
    <w:pPr>
      <w:pStyle w:val="a4"/>
      <w:pBdr>
        <w:bottom w:val="double" w:sz="4" w:space="1" w:color="auto"/>
      </w:pBdr>
      <w:jc w:val="both"/>
      <w:rPr>
        <w:sz w:val="15"/>
      </w:rPr>
    </w:pPr>
    <w:r>
      <w:rPr>
        <w:rStyle w:val="af9"/>
        <w:rFonts w:hint="eastAsia"/>
        <w:sz w:val="15"/>
      </w:rPr>
      <w:t xml:space="preserve">  </w:t>
    </w:r>
    <w:r>
      <w:rPr>
        <w:rStyle w:val="af9"/>
        <w:sz w:val="15"/>
      </w:rPr>
      <w:fldChar w:fldCharType="begin"/>
    </w:r>
    <w:r>
      <w:rPr>
        <w:rStyle w:val="af9"/>
        <w:sz w:val="15"/>
      </w:rPr>
      <w:instrText xml:space="preserve"> PAGE </w:instrText>
    </w:r>
    <w:r>
      <w:rPr>
        <w:rStyle w:val="af9"/>
        <w:sz w:val="15"/>
      </w:rPr>
      <w:fldChar w:fldCharType="separate"/>
    </w:r>
    <w:r w:rsidR="000211CA">
      <w:rPr>
        <w:rStyle w:val="af9"/>
        <w:noProof/>
        <w:sz w:val="15"/>
      </w:rPr>
      <w:t>2</w:t>
    </w:r>
    <w:r>
      <w:rPr>
        <w:rStyle w:val="af9"/>
        <w:sz w:val="15"/>
      </w:rPr>
      <w:fldChar w:fldCharType="end"/>
    </w:r>
    <w:r>
      <w:rPr>
        <w:rStyle w:val="af9"/>
        <w:rFonts w:hint="eastAsia"/>
        <w:sz w:val="15"/>
      </w:rPr>
      <w:t xml:space="preserve">                                                    </w:t>
    </w:r>
    <w:r w:rsidR="00F846BB">
      <w:rPr>
        <w:rStyle w:val="af9"/>
        <w:rFonts w:hint="eastAsia"/>
        <w:sz w:val="15"/>
      </w:rPr>
      <w:t>指</w:t>
    </w:r>
    <w:r w:rsidR="00F846BB">
      <w:rPr>
        <w:rStyle w:val="af9"/>
        <w:rFonts w:hint="eastAsia"/>
        <w:sz w:val="15"/>
      </w:rPr>
      <w:t xml:space="preserve">  </w:t>
    </w:r>
    <w:r w:rsidR="00F846BB">
      <w:rPr>
        <w:rStyle w:val="af9"/>
        <w:rFonts w:hint="eastAsia"/>
        <w:sz w:val="15"/>
      </w:rPr>
      <w:t>挥</w:t>
    </w:r>
    <w:r w:rsidR="00F846BB">
      <w:rPr>
        <w:rStyle w:val="af9"/>
        <w:rFonts w:hint="eastAsia"/>
        <w:sz w:val="15"/>
      </w:rPr>
      <w:t xml:space="preserve">  </w:t>
    </w:r>
    <w:r w:rsidR="00F846BB">
      <w:rPr>
        <w:rStyle w:val="af9"/>
        <w:rFonts w:hint="eastAsia"/>
        <w:sz w:val="15"/>
      </w:rPr>
      <w:t>与</w:t>
    </w:r>
    <w:r w:rsidR="00F846BB">
      <w:rPr>
        <w:rStyle w:val="af9"/>
        <w:rFonts w:hint="eastAsia"/>
        <w:sz w:val="15"/>
      </w:rPr>
      <w:t xml:space="preserve">  </w:t>
    </w:r>
    <w:r w:rsidR="00F846BB">
      <w:rPr>
        <w:rStyle w:val="af9"/>
        <w:rFonts w:hint="eastAsia"/>
        <w:sz w:val="15"/>
      </w:rPr>
      <w:t>控</w:t>
    </w:r>
    <w:r w:rsidR="00F846BB">
      <w:rPr>
        <w:rStyle w:val="af9"/>
        <w:rFonts w:hint="eastAsia"/>
        <w:sz w:val="15"/>
      </w:rPr>
      <w:t xml:space="preserve">  </w:t>
    </w:r>
    <w:r w:rsidR="00F846BB">
      <w:rPr>
        <w:rStyle w:val="af9"/>
        <w:rFonts w:hint="eastAsia"/>
        <w:sz w:val="15"/>
      </w:rPr>
      <w:t>制</w:t>
    </w:r>
    <w:r w:rsidR="00F846BB">
      <w:rPr>
        <w:rStyle w:val="af9"/>
        <w:rFonts w:hint="eastAsia"/>
        <w:sz w:val="15"/>
      </w:rPr>
      <w:t xml:space="preserve">  </w:t>
    </w:r>
    <w:r w:rsidR="00F846BB">
      <w:rPr>
        <w:rStyle w:val="af9"/>
        <w:rFonts w:hint="eastAsia"/>
        <w:sz w:val="15"/>
      </w:rPr>
      <w:t>学</w:t>
    </w:r>
    <w:r w:rsidR="00F846BB">
      <w:rPr>
        <w:rStyle w:val="af9"/>
        <w:rFonts w:hint="eastAsia"/>
        <w:sz w:val="15"/>
      </w:rPr>
      <w:t xml:space="preserve">  </w:t>
    </w:r>
    <w:r w:rsidR="00F846BB">
      <w:rPr>
        <w:rStyle w:val="af9"/>
        <w:rFonts w:hint="eastAsia"/>
        <w:sz w:val="15"/>
      </w:rPr>
      <w:t>报</w:t>
    </w:r>
    <w:r>
      <w:rPr>
        <w:rStyle w:val="af9"/>
        <w:rFonts w:hint="eastAsia"/>
        <w:sz w:val="15"/>
      </w:rPr>
      <w:t xml:space="preserve">          </w:t>
    </w:r>
    <w:r w:rsidR="00F846BB">
      <w:rPr>
        <w:rStyle w:val="af9"/>
        <w:rFonts w:hint="eastAsia"/>
        <w:sz w:val="15"/>
      </w:rPr>
      <w:t xml:space="preserve">                           </w:t>
    </w:r>
    <w:r>
      <w:rPr>
        <w:rStyle w:val="af9"/>
        <w:rFonts w:hint="eastAsia"/>
        <w:sz w:val="15"/>
      </w:rPr>
      <w:t>第</w:t>
    </w:r>
    <w:r>
      <w:rPr>
        <w:rStyle w:val="af9"/>
        <w:rFonts w:hint="eastAsia"/>
        <w:sz w:val="15"/>
      </w:rPr>
      <w:t xml:space="preserve">   </w:t>
    </w:r>
    <w:r>
      <w:rPr>
        <w:rStyle w:val="af9"/>
        <w:rFonts w:hint="eastAsia"/>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53D59" w14:textId="77777777" w:rsidR="00B11F12" w:rsidRPr="00F11344" w:rsidRDefault="00B11F12">
    <w:pPr>
      <w:pStyle w:val="a4"/>
      <w:pBdr>
        <w:bottom w:val="double" w:sz="6" w:space="1" w:color="auto"/>
      </w:pBdr>
      <w:rPr>
        <w:szCs w:val="18"/>
      </w:rPr>
    </w:pPr>
    <w:r w:rsidRPr="00F11344">
      <w:rPr>
        <w:rFonts w:hint="eastAsia"/>
        <w:szCs w:val="18"/>
      </w:rPr>
      <w:t>航空动力学报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A3A0E" w14:textId="77777777" w:rsidR="00B11F12" w:rsidRPr="009542BC" w:rsidRDefault="00B11F12" w:rsidP="006E2A58">
    <w:pPr>
      <w:pStyle w:val="a4"/>
      <w:pBdr>
        <w:bottom w:val="double" w:sz="4" w:space="1" w:color="auto"/>
      </w:pBdr>
      <w:ind w:left="630" w:hangingChars="350" w:hanging="630"/>
      <w:jc w:val="both"/>
      <w:rPr>
        <w:szCs w:val="18"/>
      </w:rPr>
    </w:pPr>
    <w:r>
      <w:rPr>
        <w:rFonts w:hint="eastAsia"/>
      </w:rPr>
      <w:t xml:space="preserve">  </w:t>
    </w:r>
    <w:r w:rsidRPr="00F11344">
      <w:rPr>
        <w:rFonts w:hint="eastAsia"/>
        <w:szCs w:val="18"/>
      </w:rPr>
      <w:t>第</w:t>
    </w:r>
    <w:r w:rsidRPr="00F11344">
      <w:rPr>
        <w:rFonts w:hint="eastAsia"/>
        <w:szCs w:val="18"/>
      </w:rPr>
      <w:t xml:space="preserve">  </w:t>
    </w:r>
    <w:r w:rsidRPr="00F11344">
      <w:rPr>
        <w:rFonts w:hint="eastAsia"/>
        <w:szCs w:val="18"/>
      </w:rPr>
      <w:t>卷</w:t>
    </w:r>
    <w:r w:rsidRPr="00F11344">
      <w:rPr>
        <w:rFonts w:hint="eastAsia"/>
        <w:szCs w:val="18"/>
      </w:rPr>
      <w:t xml:space="preserve">    </w:t>
    </w:r>
    <w:r w:rsidRPr="00F11344">
      <w:rPr>
        <w:rFonts w:hint="eastAsia"/>
        <w:szCs w:val="18"/>
      </w:rPr>
      <w:t>第</w:t>
    </w:r>
    <w:r>
      <w:rPr>
        <w:rFonts w:hint="eastAsia"/>
        <w:szCs w:val="18"/>
      </w:rPr>
      <w:t xml:space="preserve"> </w:t>
    </w:r>
    <w:r w:rsidRPr="00F11344">
      <w:rPr>
        <w:rFonts w:hint="eastAsia"/>
        <w:szCs w:val="18"/>
      </w:rPr>
      <w:t xml:space="preserve"> </w:t>
    </w:r>
    <w:r w:rsidRPr="00F11344">
      <w:rPr>
        <w:rFonts w:hint="eastAsia"/>
        <w:szCs w:val="18"/>
      </w:rPr>
      <w:t>期</w:t>
    </w:r>
    <w:r>
      <w:rPr>
        <w:rFonts w:hint="eastAsia"/>
        <w:szCs w:val="18"/>
      </w:rPr>
      <w:t xml:space="preserve">                      </w:t>
    </w:r>
    <w:r>
      <w:rPr>
        <w:rFonts w:eastAsia="黑体" w:hint="eastAsia"/>
        <w:sz w:val="24"/>
        <w:szCs w:val="24"/>
      </w:rPr>
      <w:t>指</w:t>
    </w:r>
    <w:r>
      <w:rPr>
        <w:rFonts w:eastAsia="黑体" w:hint="eastAsia"/>
        <w:sz w:val="24"/>
        <w:szCs w:val="24"/>
      </w:rPr>
      <w:t xml:space="preserve"> </w:t>
    </w:r>
    <w:r>
      <w:rPr>
        <w:rFonts w:eastAsia="黑体" w:hint="eastAsia"/>
        <w:sz w:val="24"/>
        <w:szCs w:val="24"/>
      </w:rPr>
      <w:t>挥</w:t>
    </w:r>
    <w:r>
      <w:rPr>
        <w:rFonts w:eastAsia="黑体" w:hint="eastAsia"/>
        <w:sz w:val="24"/>
        <w:szCs w:val="24"/>
      </w:rPr>
      <w:t xml:space="preserve"> </w:t>
    </w:r>
    <w:r>
      <w:rPr>
        <w:rFonts w:eastAsia="黑体" w:hint="eastAsia"/>
        <w:sz w:val="24"/>
        <w:szCs w:val="24"/>
      </w:rPr>
      <w:t>与</w:t>
    </w:r>
    <w:r>
      <w:rPr>
        <w:rFonts w:eastAsia="黑体" w:hint="eastAsia"/>
        <w:sz w:val="24"/>
        <w:szCs w:val="24"/>
      </w:rPr>
      <w:t xml:space="preserve"> </w:t>
    </w:r>
    <w:r>
      <w:rPr>
        <w:rFonts w:eastAsia="黑体" w:hint="eastAsia"/>
        <w:sz w:val="24"/>
        <w:szCs w:val="24"/>
      </w:rPr>
      <w:t>控</w:t>
    </w:r>
    <w:r>
      <w:rPr>
        <w:rFonts w:eastAsia="黑体" w:hint="eastAsia"/>
        <w:sz w:val="24"/>
        <w:szCs w:val="24"/>
      </w:rPr>
      <w:t xml:space="preserve"> </w:t>
    </w:r>
    <w:r>
      <w:rPr>
        <w:rFonts w:eastAsia="黑体" w:hint="eastAsia"/>
        <w:sz w:val="24"/>
        <w:szCs w:val="24"/>
      </w:rPr>
      <w:t>制</w:t>
    </w:r>
    <w:r>
      <w:rPr>
        <w:rFonts w:eastAsia="黑体" w:hint="eastAsia"/>
        <w:sz w:val="24"/>
        <w:szCs w:val="24"/>
      </w:rPr>
      <w:t xml:space="preserve"> </w:t>
    </w:r>
    <w:r w:rsidRPr="00F11344">
      <w:rPr>
        <w:rFonts w:eastAsia="黑体" w:hint="eastAsia"/>
        <w:sz w:val="24"/>
        <w:szCs w:val="24"/>
      </w:rPr>
      <w:t>学</w:t>
    </w:r>
    <w:r w:rsidRPr="00F11344">
      <w:rPr>
        <w:rFonts w:eastAsia="黑体" w:hint="eastAsia"/>
        <w:sz w:val="24"/>
        <w:szCs w:val="24"/>
      </w:rPr>
      <w:t xml:space="preserve"> </w:t>
    </w:r>
    <w:r w:rsidRPr="00F11344">
      <w:rPr>
        <w:rFonts w:eastAsia="黑体" w:hint="eastAsia"/>
        <w:sz w:val="24"/>
        <w:szCs w:val="24"/>
      </w:rPr>
      <w:t>报</w:t>
    </w:r>
    <w:r w:rsidRPr="00F11344">
      <w:rPr>
        <w:rFonts w:hint="eastAsia"/>
        <w:szCs w:val="18"/>
      </w:rPr>
      <w:t xml:space="preserve">                         </w:t>
    </w:r>
    <w:r>
      <w:rPr>
        <w:rFonts w:hint="eastAsia"/>
        <w:szCs w:val="18"/>
      </w:rPr>
      <w:t xml:space="preserve">      </w:t>
    </w:r>
    <w:r>
      <w:rPr>
        <w:szCs w:val="18"/>
      </w:rPr>
      <w:t>Vol.</w:t>
    </w:r>
    <w:r>
      <w:rPr>
        <w:rFonts w:hint="eastAsia"/>
        <w:szCs w:val="18"/>
      </w:rPr>
      <w:t xml:space="preserve"> , </w:t>
    </w:r>
    <w:r w:rsidRPr="00F11344">
      <w:rPr>
        <w:szCs w:val="18"/>
      </w:rPr>
      <w:t>No.</w:t>
    </w:r>
    <w:r>
      <w:rPr>
        <w:rFonts w:hint="eastAsia"/>
        <w:szCs w:val="18"/>
      </w:rPr>
      <w:t xml:space="preserve">   </w:t>
    </w:r>
    <w:r>
      <w:rPr>
        <w:szCs w:val="18"/>
      </w:rPr>
      <w:t xml:space="preserve">   </w:t>
    </w:r>
    <w:r w:rsidRPr="00F11344">
      <w:rPr>
        <w:rFonts w:hint="eastAsia"/>
        <w:szCs w:val="18"/>
      </w:rPr>
      <w:t>年</w:t>
    </w:r>
    <w:r w:rsidRPr="00F11344">
      <w:rPr>
        <w:rFonts w:hint="eastAsia"/>
        <w:szCs w:val="18"/>
      </w:rPr>
      <w:t xml:space="preserve">    </w:t>
    </w:r>
    <w:r w:rsidRPr="00F11344">
      <w:rPr>
        <w:szCs w:val="18"/>
      </w:rPr>
      <w:t xml:space="preserve">  </w:t>
    </w:r>
    <w:r w:rsidRPr="00F11344">
      <w:rPr>
        <w:rFonts w:hint="eastAsia"/>
        <w:szCs w:val="18"/>
      </w:rPr>
      <w:t>月</w:t>
    </w:r>
    <w:r>
      <w:rPr>
        <w:rFonts w:hint="eastAsia"/>
        <w:szCs w:val="18"/>
      </w:rPr>
      <w:t xml:space="preserve">              </w:t>
    </w:r>
    <w:r>
      <w:rPr>
        <w:rFonts w:eastAsia="黑体" w:hint="eastAsia"/>
        <w:sz w:val="21"/>
        <w:szCs w:val="21"/>
      </w:rPr>
      <w:t>JOURNAL OF COMMAND AND CONTROL</w:t>
    </w:r>
    <w:r w:rsidRPr="00F11344">
      <w:rPr>
        <w:rFonts w:eastAsia="黑体" w:hint="eastAsia"/>
        <w:sz w:val="21"/>
        <w:szCs w:val="21"/>
      </w:rPr>
      <w:t xml:space="preserve">   </w:t>
    </w:r>
    <w:r w:rsidRPr="00F11344">
      <w:rPr>
        <w:rFonts w:hint="eastAsia"/>
        <w:szCs w:val="18"/>
      </w:rPr>
      <w:t xml:space="preserve">   </w:t>
    </w:r>
    <w:r>
      <w:rPr>
        <w:rFonts w:hint="eastAsia"/>
      </w:rPr>
      <w:t xml:space="preserve">               May, 20</w:t>
    </w:r>
    <w:r w:rsidR="00FD177A">
      <w:rPr>
        <w:rFonts w:hint="eastAsia"/>
      </w:rPr>
      <w:t>2</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36BC5" w14:textId="3C81203B" w:rsidR="00B11F12" w:rsidRPr="00AF3E21" w:rsidRDefault="00B11F12">
    <w:pPr>
      <w:pStyle w:val="a4"/>
      <w:pBdr>
        <w:bottom w:val="double" w:sz="6" w:space="1" w:color="auto"/>
      </w:pBdr>
      <w:jc w:val="both"/>
      <w:rPr>
        <w:sz w:val="15"/>
      </w:rPr>
    </w:pPr>
    <w:r>
      <w:rPr>
        <w:rFonts w:hint="eastAsia"/>
        <w:sz w:val="15"/>
      </w:rPr>
      <w:t xml:space="preserve">  </w:t>
    </w:r>
    <w:r>
      <w:rPr>
        <w:rFonts w:hint="eastAsia"/>
        <w:sz w:val="15"/>
      </w:rPr>
      <w:t>第</w:t>
    </w:r>
    <w:r>
      <w:rPr>
        <w:rFonts w:hint="eastAsia"/>
        <w:sz w:val="15"/>
      </w:rPr>
      <w:t xml:space="preserve"> </w:t>
    </w:r>
    <w:r>
      <w:rPr>
        <w:rFonts w:hint="eastAsia"/>
        <w:sz w:val="15"/>
      </w:rPr>
      <w:t>期</w:t>
    </w:r>
    <w:r>
      <w:rPr>
        <w:rFonts w:hint="eastAsia"/>
        <w:sz w:val="15"/>
      </w:rPr>
      <w:t xml:space="preserve">             </w:t>
    </w:r>
    <w:r w:rsidR="00AF3E21">
      <w:rPr>
        <w:rFonts w:hint="eastAsia"/>
        <w:sz w:val="15"/>
      </w:rPr>
      <w:t xml:space="preserve">  </w:t>
    </w:r>
    <w:r>
      <w:rPr>
        <w:rFonts w:hint="eastAsia"/>
        <w:sz w:val="15"/>
      </w:rPr>
      <w:t xml:space="preserve"> </w:t>
    </w:r>
    <w:r w:rsidR="00AF3E21">
      <w:rPr>
        <w:rFonts w:hint="eastAsia"/>
        <w:sz w:val="15"/>
      </w:rPr>
      <w:t xml:space="preserve"> </w:t>
    </w:r>
    <w:r>
      <w:rPr>
        <w:rFonts w:hint="eastAsia"/>
        <w:sz w:val="15"/>
      </w:rPr>
      <w:t xml:space="preserve"> </w:t>
    </w:r>
    <w:r w:rsidR="00AF3E21">
      <w:rPr>
        <w:rFonts w:hint="eastAsia"/>
        <w:sz w:val="15"/>
      </w:rPr>
      <w:t>何云璐等</w:t>
    </w:r>
    <w:r w:rsidR="00E454BE">
      <w:rPr>
        <w:rFonts w:hint="eastAsia"/>
        <w:sz w:val="15"/>
      </w:rPr>
      <w:t>：</w:t>
    </w:r>
    <w:r w:rsidR="00AF3E21">
      <w:rPr>
        <w:rFonts w:hint="eastAsia"/>
        <w:sz w:val="15"/>
      </w:rPr>
      <w:t>面向复杂</w:t>
    </w:r>
    <w:r>
      <w:rPr>
        <w:rFonts w:hint="eastAsia"/>
        <w:sz w:val="15"/>
      </w:rPr>
      <w:t xml:space="preserve">  </w:t>
    </w:r>
    <w:r w:rsidR="00AF3E21">
      <w:rPr>
        <w:rFonts w:hint="eastAsia"/>
        <w:sz w:val="15"/>
      </w:rPr>
      <w:t>地形与电磁对抗环境的连通性保持无人集群分簇路径规划算法</w:t>
    </w:r>
    <w:r>
      <w:rPr>
        <w:rFonts w:hint="eastAsia"/>
        <w:sz w:val="15"/>
      </w:rPr>
      <w:t xml:space="preserve">  </w:t>
    </w:r>
    <w:r w:rsidR="00E454BE">
      <w:rPr>
        <w:rFonts w:hint="eastAsia"/>
        <w:sz w:val="15"/>
      </w:rPr>
      <w:t xml:space="preserve"> </w:t>
    </w:r>
    <w:r>
      <w:rPr>
        <w:rFonts w:hint="eastAsia"/>
        <w:sz w:val="15"/>
      </w:rPr>
      <w:t xml:space="preserve">  </w:t>
    </w:r>
    <w:r w:rsidR="00AF3E21">
      <w:rPr>
        <w:rFonts w:hint="eastAsia"/>
        <w:sz w:val="15"/>
      </w:rPr>
      <w:t xml:space="preserve"> </w:t>
    </w:r>
    <w:r>
      <w:rPr>
        <w:rFonts w:hint="eastAsia"/>
        <w:sz w:val="15"/>
      </w:rPr>
      <w:t xml:space="preserve">                  </w:t>
    </w:r>
    <w:r>
      <w:rPr>
        <w:rStyle w:val="af9"/>
      </w:rPr>
      <w:fldChar w:fldCharType="begin"/>
    </w:r>
    <w:r>
      <w:rPr>
        <w:rStyle w:val="af9"/>
      </w:rPr>
      <w:instrText xml:space="preserve"> PAGE </w:instrText>
    </w:r>
    <w:r>
      <w:rPr>
        <w:rStyle w:val="af9"/>
      </w:rPr>
      <w:fldChar w:fldCharType="separate"/>
    </w:r>
    <w:r w:rsidR="000211CA">
      <w:rPr>
        <w:rStyle w:val="af9"/>
        <w:noProof/>
      </w:rPr>
      <w:t>3</w:t>
    </w:r>
    <w:r>
      <w:rPr>
        <w:rStyle w:val="af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474A"/>
    <w:multiLevelType w:val="singleLevel"/>
    <w:tmpl w:val="4680EB94"/>
    <w:lvl w:ilvl="0">
      <w:start w:val="1"/>
      <w:numFmt w:val="decimal"/>
      <w:lvlText w:val="[%1]"/>
      <w:legacy w:legacy="1" w:legacySpace="0" w:legacyIndent="425"/>
      <w:lvlJc w:val="left"/>
      <w:pPr>
        <w:ind w:left="425" w:hanging="425"/>
      </w:pPr>
    </w:lvl>
  </w:abstractNum>
  <w:abstractNum w:abstractNumId="1" w15:restartNumberingAfterBreak="0">
    <w:nsid w:val="078A6522"/>
    <w:multiLevelType w:val="hybridMultilevel"/>
    <w:tmpl w:val="EF0A1CB8"/>
    <w:lvl w:ilvl="0" w:tplc="580658E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8DB6F67"/>
    <w:multiLevelType w:val="hybridMultilevel"/>
    <w:tmpl w:val="084475E8"/>
    <w:lvl w:ilvl="0" w:tplc="D4B0FBC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576DCC"/>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196616E"/>
    <w:multiLevelType w:val="hybridMultilevel"/>
    <w:tmpl w:val="BD8A05E6"/>
    <w:lvl w:ilvl="0" w:tplc="C72C9DCA">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5" w15:restartNumberingAfterBreak="0">
    <w:nsid w:val="197136AB"/>
    <w:multiLevelType w:val="hybridMultilevel"/>
    <w:tmpl w:val="F94A4554"/>
    <w:lvl w:ilvl="0" w:tplc="70F4E236">
      <w:start w:val="1"/>
      <w:numFmt w:val="decimal"/>
      <w:lvlText w:val="（%1）"/>
      <w:lvlJc w:val="left"/>
      <w:pPr>
        <w:tabs>
          <w:tab w:val="num" w:pos="1785"/>
        </w:tabs>
        <w:ind w:left="178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1FA407F0"/>
    <w:multiLevelType w:val="hybridMultilevel"/>
    <w:tmpl w:val="114289CE"/>
    <w:lvl w:ilvl="0" w:tplc="96F231C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 w15:restartNumberingAfterBreak="0">
    <w:nsid w:val="2C957BA5"/>
    <w:multiLevelType w:val="hybridMultilevel"/>
    <w:tmpl w:val="B790B66E"/>
    <w:lvl w:ilvl="0" w:tplc="3FC853F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2D456788"/>
    <w:multiLevelType w:val="hybridMultilevel"/>
    <w:tmpl w:val="EDAC7054"/>
    <w:lvl w:ilvl="0" w:tplc="70F4E236">
      <w:start w:val="1"/>
      <w:numFmt w:val="decimal"/>
      <w:lvlText w:val="（%1）"/>
      <w:lvlJc w:val="left"/>
      <w:pPr>
        <w:tabs>
          <w:tab w:val="num" w:pos="1365"/>
        </w:tabs>
        <w:ind w:left="136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2F9A71B8"/>
    <w:multiLevelType w:val="singleLevel"/>
    <w:tmpl w:val="4680EB94"/>
    <w:lvl w:ilvl="0">
      <w:start w:val="1"/>
      <w:numFmt w:val="decimal"/>
      <w:lvlText w:val="[%1]"/>
      <w:legacy w:legacy="1" w:legacySpace="0" w:legacyIndent="425"/>
      <w:lvlJc w:val="left"/>
      <w:pPr>
        <w:ind w:left="425" w:hanging="425"/>
      </w:pPr>
    </w:lvl>
  </w:abstractNum>
  <w:abstractNum w:abstractNumId="10" w15:restartNumberingAfterBreak="0">
    <w:nsid w:val="380015EC"/>
    <w:multiLevelType w:val="hybridMultilevel"/>
    <w:tmpl w:val="DBECACA2"/>
    <w:lvl w:ilvl="0" w:tplc="66729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263B19"/>
    <w:multiLevelType w:val="hybridMultilevel"/>
    <w:tmpl w:val="436A9EEA"/>
    <w:lvl w:ilvl="0" w:tplc="BF6AE5B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2" w15:restartNumberingAfterBreak="0">
    <w:nsid w:val="39AA70C8"/>
    <w:multiLevelType w:val="hybridMultilevel"/>
    <w:tmpl w:val="C1767768"/>
    <w:lvl w:ilvl="0" w:tplc="614CFDF8">
      <w:start w:val="1"/>
      <w:numFmt w:val="decimal"/>
      <w:lvlText w:val="（%1．"/>
      <w:lvlJc w:val="left"/>
      <w:pPr>
        <w:tabs>
          <w:tab w:val="num" w:pos="1145"/>
        </w:tabs>
        <w:ind w:left="1145" w:hanging="72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3" w15:restartNumberingAfterBreak="0">
    <w:nsid w:val="3DE376C3"/>
    <w:multiLevelType w:val="hybridMultilevel"/>
    <w:tmpl w:val="70723CDE"/>
    <w:lvl w:ilvl="0" w:tplc="5BCE74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8A3500F"/>
    <w:multiLevelType w:val="hybridMultilevel"/>
    <w:tmpl w:val="828A81B6"/>
    <w:lvl w:ilvl="0" w:tplc="37309272">
      <w:start w:val="1"/>
      <w:numFmt w:val="decimal"/>
      <w:lvlText w:val="%1）"/>
      <w:lvlJc w:val="left"/>
      <w:pPr>
        <w:tabs>
          <w:tab w:val="num" w:pos="990"/>
        </w:tabs>
        <w:ind w:left="990" w:hanging="630"/>
      </w:pPr>
      <w:rPr>
        <w:rFonts w:hAnsi="宋体"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5" w15:restartNumberingAfterBreak="0">
    <w:nsid w:val="4B456D2B"/>
    <w:multiLevelType w:val="hybridMultilevel"/>
    <w:tmpl w:val="4DE22742"/>
    <w:lvl w:ilvl="0" w:tplc="6076E5C2">
      <w:start w:val="1"/>
      <w:numFmt w:val="decimal"/>
      <w:pStyle w:val="a"/>
      <w:lvlText w:val="%1："/>
      <w:lvlJc w:val="left"/>
      <w:pPr>
        <w:ind w:left="420" w:hanging="420"/>
      </w:pPr>
      <w:rPr>
        <w:rFonts w:hint="eastAsia"/>
        <w:i w:val="0"/>
        <w:iCs/>
      </w:rPr>
    </w:lvl>
    <w:lvl w:ilvl="1" w:tplc="04090019">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16" w15:restartNumberingAfterBreak="0">
    <w:nsid w:val="4FCD2C4F"/>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4854A31"/>
    <w:multiLevelType w:val="hybridMultilevel"/>
    <w:tmpl w:val="20D4AB3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49C3240"/>
    <w:multiLevelType w:val="hybridMultilevel"/>
    <w:tmpl w:val="163EBB8C"/>
    <w:lvl w:ilvl="0" w:tplc="D4B0FBC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12B6CE2"/>
    <w:multiLevelType w:val="hybridMultilevel"/>
    <w:tmpl w:val="DF08B7F8"/>
    <w:lvl w:ilvl="0" w:tplc="17AEC34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1390B88"/>
    <w:multiLevelType w:val="multilevel"/>
    <w:tmpl w:val="382C6F66"/>
    <w:lvl w:ilvl="0">
      <w:start w:val="1"/>
      <w:numFmt w:val="decimal"/>
      <w:lvlText w:val="%1"/>
      <w:lvlJc w:val="left"/>
      <w:pPr>
        <w:ind w:left="705" w:hanging="705"/>
      </w:pPr>
      <w:rPr>
        <w:rFonts w:ascii="黑体" w:eastAsia="黑体" w:hAnsi="黑体" w:hint="default"/>
        <w:sz w:val="24"/>
      </w:rPr>
    </w:lvl>
    <w:lvl w:ilvl="1">
      <w:start w:val="1"/>
      <w:numFmt w:val="decimal"/>
      <w:lvlText w:val="%1.%2"/>
      <w:lvlJc w:val="left"/>
      <w:pPr>
        <w:ind w:left="705" w:hanging="705"/>
      </w:pPr>
      <w:rPr>
        <w:rFonts w:ascii="黑体" w:eastAsia="黑体" w:hAnsi="黑体" w:hint="default"/>
        <w:sz w:val="24"/>
      </w:rPr>
    </w:lvl>
    <w:lvl w:ilvl="2">
      <w:start w:val="1"/>
      <w:numFmt w:val="decimal"/>
      <w:lvlText w:val="%1.%2.%3"/>
      <w:lvlJc w:val="left"/>
      <w:pPr>
        <w:ind w:left="720" w:hanging="720"/>
      </w:pPr>
      <w:rPr>
        <w:rFonts w:ascii="黑体" w:eastAsia="黑体" w:hAnsi="黑体" w:hint="default"/>
        <w:sz w:val="24"/>
      </w:rPr>
    </w:lvl>
    <w:lvl w:ilvl="3">
      <w:start w:val="1"/>
      <w:numFmt w:val="decimal"/>
      <w:lvlText w:val="%1.%2.%3.%4"/>
      <w:lvlJc w:val="left"/>
      <w:pPr>
        <w:ind w:left="1080" w:hanging="1080"/>
      </w:pPr>
      <w:rPr>
        <w:rFonts w:ascii="黑体" w:eastAsia="黑体" w:hAnsi="黑体" w:hint="default"/>
        <w:sz w:val="24"/>
      </w:rPr>
    </w:lvl>
    <w:lvl w:ilvl="4">
      <w:start w:val="1"/>
      <w:numFmt w:val="decimal"/>
      <w:lvlText w:val="%1.%2.%3.%4.%5"/>
      <w:lvlJc w:val="left"/>
      <w:pPr>
        <w:ind w:left="1080" w:hanging="1080"/>
      </w:pPr>
      <w:rPr>
        <w:rFonts w:ascii="黑体" w:eastAsia="黑体" w:hAnsi="黑体" w:hint="default"/>
        <w:sz w:val="24"/>
      </w:rPr>
    </w:lvl>
    <w:lvl w:ilvl="5">
      <w:start w:val="1"/>
      <w:numFmt w:val="decimal"/>
      <w:lvlText w:val="%1.%2.%3.%4.%5.%6"/>
      <w:lvlJc w:val="left"/>
      <w:pPr>
        <w:ind w:left="1440" w:hanging="1440"/>
      </w:pPr>
      <w:rPr>
        <w:rFonts w:ascii="黑体" w:eastAsia="黑体" w:hAnsi="黑体" w:hint="default"/>
        <w:sz w:val="24"/>
      </w:rPr>
    </w:lvl>
    <w:lvl w:ilvl="6">
      <w:start w:val="1"/>
      <w:numFmt w:val="decimal"/>
      <w:lvlText w:val="%1.%2.%3.%4.%5.%6.%7"/>
      <w:lvlJc w:val="left"/>
      <w:pPr>
        <w:ind w:left="1800" w:hanging="1800"/>
      </w:pPr>
      <w:rPr>
        <w:rFonts w:ascii="黑体" w:eastAsia="黑体" w:hAnsi="黑体" w:hint="default"/>
        <w:sz w:val="24"/>
      </w:rPr>
    </w:lvl>
    <w:lvl w:ilvl="7">
      <w:start w:val="1"/>
      <w:numFmt w:val="decimal"/>
      <w:lvlText w:val="%1.%2.%3.%4.%5.%6.%7.%8"/>
      <w:lvlJc w:val="left"/>
      <w:pPr>
        <w:ind w:left="1800" w:hanging="1800"/>
      </w:pPr>
      <w:rPr>
        <w:rFonts w:ascii="黑体" w:eastAsia="黑体" w:hAnsi="黑体" w:hint="default"/>
        <w:sz w:val="24"/>
      </w:rPr>
    </w:lvl>
    <w:lvl w:ilvl="8">
      <w:start w:val="1"/>
      <w:numFmt w:val="decimal"/>
      <w:lvlText w:val="%1.%2.%3.%4.%5.%6.%7.%8.%9"/>
      <w:lvlJc w:val="left"/>
      <w:pPr>
        <w:ind w:left="2160" w:hanging="2160"/>
      </w:pPr>
      <w:rPr>
        <w:rFonts w:ascii="黑体" w:eastAsia="黑体" w:hAnsi="黑体" w:hint="default"/>
        <w:sz w:val="24"/>
      </w:rPr>
    </w:lvl>
  </w:abstractNum>
  <w:abstractNum w:abstractNumId="21" w15:restartNumberingAfterBreak="0">
    <w:nsid w:val="61816BCD"/>
    <w:multiLevelType w:val="hybridMultilevel"/>
    <w:tmpl w:val="074AEDF4"/>
    <w:lvl w:ilvl="0" w:tplc="FF4470FC">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64A7327F"/>
    <w:multiLevelType w:val="multilevel"/>
    <w:tmpl w:val="EF0A1CB8"/>
    <w:lvl w:ilvl="0">
      <w:start w:val="1"/>
      <w:numFmt w:val="decimal"/>
      <w:lvlText w:val="（%1）"/>
      <w:lvlJc w:val="left"/>
      <w:pPr>
        <w:tabs>
          <w:tab w:val="num" w:pos="1140"/>
        </w:tabs>
        <w:ind w:left="1140" w:hanging="72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3" w15:restartNumberingAfterBreak="0">
    <w:nsid w:val="69F352E5"/>
    <w:multiLevelType w:val="hybridMultilevel"/>
    <w:tmpl w:val="D89672FA"/>
    <w:lvl w:ilvl="0" w:tplc="CBE0EFB6">
      <w:start w:val="1"/>
      <w:numFmt w:val="decimal"/>
      <w:lvlText w:val="（%1）"/>
      <w:lvlJc w:val="left"/>
      <w:pPr>
        <w:tabs>
          <w:tab w:val="num" w:pos="57"/>
        </w:tabs>
        <w:ind w:left="851" w:hanging="794"/>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9FD6579"/>
    <w:multiLevelType w:val="hybridMultilevel"/>
    <w:tmpl w:val="A3AEC94E"/>
    <w:lvl w:ilvl="0" w:tplc="E17CF116">
      <w:start w:val="1"/>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25" w15:restartNumberingAfterBreak="0">
    <w:nsid w:val="6BB60062"/>
    <w:multiLevelType w:val="hybridMultilevel"/>
    <w:tmpl w:val="B274C446"/>
    <w:lvl w:ilvl="0" w:tplc="4142D52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6" w15:restartNumberingAfterBreak="0">
    <w:nsid w:val="6C640C82"/>
    <w:multiLevelType w:val="hybridMultilevel"/>
    <w:tmpl w:val="BDC0E024"/>
    <w:lvl w:ilvl="0" w:tplc="E542C57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704A17F5"/>
    <w:multiLevelType w:val="hybridMultilevel"/>
    <w:tmpl w:val="F800BE2A"/>
    <w:lvl w:ilvl="0" w:tplc="A814A094">
      <w:start w:val="1"/>
      <w:numFmt w:val="decimal"/>
      <w:lvlText w:val="%1."/>
      <w:lvlJc w:val="left"/>
      <w:pPr>
        <w:ind w:left="555" w:hanging="5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9783592"/>
    <w:multiLevelType w:val="hybridMultilevel"/>
    <w:tmpl w:val="624218A6"/>
    <w:lvl w:ilvl="0" w:tplc="E2F4438A">
      <w:start w:val="1"/>
      <w:numFmt w:val="decimal"/>
      <w:lvlText w:val="（%1."/>
      <w:lvlJc w:val="left"/>
      <w:pPr>
        <w:tabs>
          <w:tab w:val="num" w:pos="875"/>
        </w:tabs>
        <w:ind w:left="875" w:hanging="450"/>
      </w:pPr>
      <w:rPr>
        <w:rFonts w:hint="eastAsia"/>
        <w:lang w:val="en-US"/>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num w:numId="1">
    <w:abstractNumId w:val="0"/>
  </w:num>
  <w:num w:numId="2">
    <w:abstractNumId w:val="28"/>
  </w:num>
  <w:num w:numId="3">
    <w:abstractNumId w:val="24"/>
  </w:num>
  <w:num w:numId="4">
    <w:abstractNumId w:val="25"/>
  </w:num>
  <w:num w:numId="5">
    <w:abstractNumId w:val="8"/>
  </w:num>
  <w:num w:numId="6">
    <w:abstractNumId w:val="5"/>
  </w:num>
  <w:num w:numId="7">
    <w:abstractNumId w:val="1"/>
  </w:num>
  <w:num w:numId="8">
    <w:abstractNumId w:val="22"/>
  </w:num>
  <w:num w:numId="9">
    <w:abstractNumId w:val="23"/>
  </w:num>
  <w:num w:numId="10">
    <w:abstractNumId w:val="19"/>
  </w:num>
  <w:num w:numId="11">
    <w:abstractNumId w:val="26"/>
  </w:num>
  <w:num w:numId="12">
    <w:abstractNumId w:val="12"/>
  </w:num>
  <w:num w:numId="13">
    <w:abstractNumId w:val="11"/>
  </w:num>
  <w:num w:numId="14">
    <w:abstractNumId w:val="4"/>
  </w:num>
  <w:num w:numId="15">
    <w:abstractNumId w:val="6"/>
  </w:num>
  <w:num w:numId="16">
    <w:abstractNumId w:val="19"/>
  </w:num>
  <w:num w:numId="17">
    <w:abstractNumId w:val="7"/>
  </w:num>
  <w:num w:numId="18">
    <w:abstractNumId w:val="21"/>
  </w:num>
  <w:num w:numId="19">
    <w:abstractNumId w:val="14"/>
  </w:num>
  <w:num w:numId="20">
    <w:abstractNumId w:val="10"/>
  </w:num>
  <w:num w:numId="21">
    <w:abstractNumId w:val="16"/>
  </w:num>
  <w:num w:numId="22">
    <w:abstractNumId w:val="3"/>
  </w:num>
  <w:num w:numId="23">
    <w:abstractNumId w:val="9"/>
  </w:num>
  <w:num w:numId="24">
    <w:abstractNumId w:val="27"/>
  </w:num>
  <w:num w:numId="25">
    <w:abstractNumId w:val="20"/>
  </w:num>
  <w:num w:numId="26">
    <w:abstractNumId w:val="13"/>
  </w:num>
  <w:num w:numId="27">
    <w:abstractNumId w:val="15"/>
  </w:num>
  <w:num w:numId="28">
    <w:abstractNumId w:val="15"/>
    <w:lvlOverride w:ilvl="0">
      <w:startOverride w:val="1"/>
    </w:lvlOverride>
  </w:num>
  <w:num w:numId="29">
    <w:abstractNumId w:val="18"/>
  </w:num>
  <w:num w:numId="30">
    <w:abstractNumId w:val="2"/>
  </w:num>
  <w:num w:numId="31">
    <w:abstractNumId w:val="15"/>
    <w:lvlOverride w:ilvl="0">
      <w:startOverride w:val="1"/>
    </w:lvlOverride>
  </w:num>
  <w:num w:numId="32">
    <w:abstractNumId w:val="15"/>
    <w:lvlOverride w:ilvl="0">
      <w:startOverride w:val="1"/>
    </w:lvlOverride>
  </w:num>
  <w:num w:numId="33">
    <w:abstractNumId w:val="15"/>
    <w:lvlOverride w:ilvl="0">
      <w:lvl w:ilvl="0" w:tplc="6076E5C2">
        <w:start w:val="1"/>
        <w:numFmt w:val="decimal"/>
        <w:pStyle w:val="a"/>
        <w:lvlText w:val="%1："/>
        <w:lvlJc w:val="left"/>
        <w:pPr>
          <w:ind w:left="680" w:hanging="680"/>
        </w:pPr>
        <w:rPr>
          <w:rFonts w:hint="eastAsia"/>
          <w:i w:val="0"/>
          <w:iCs/>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4">
    <w:abstractNumId w:val="17"/>
  </w:num>
  <w:num w:numId="35">
    <w:abstractNumId w:val="15"/>
    <w:lvlOverride w:ilvl="0">
      <w:startOverride w:val="1"/>
    </w:lvlOverride>
  </w:num>
  <w:num w:numId="36">
    <w:abstractNumId w:val="15"/>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50"/>
  <w:autoHyphenation/>
  <w:hyphenationZone w:val="357"/>
  <w:doNotHyphenateCaps/>
  <w:evenAndOddHeaders/>
  <w:drawingGridHorizontalSpacing w:val="109"/>
  <w:drawingGridVerticalSpacing w:val="165"/>
  <w:displayHorizontalDrawingGridEvery w:val="0"/>
  <w:displayVerticalDrawingGridEvery w:val="2"/>
  <w:noPunctuationKerning/>
  <w:characterSpacingControl w:val="doNotCompress"/>
  <w:noLineBreaksAfter w:lang="zh-CN" w:val="([{·‘“〈《「『【〔〖（．［｛￡￥"/>
  <w:noLineBreaksBefore w:lang="zh-CN" w:val="!),.:;?D]}¨·ˇˉ‖’”…∶、。〃々〉》」』】〕〗！＂＇），．：；？］｀｜｝～￠"/>
  <w:hdrShapeDefaults>
    <o:shapedefaults v:ext="edit" spidmax="2049" stroke="f">
      <v:stroke on="f"/>
      <o:colormru v:ext="edit" colors="black"/>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271"/>
    <w:rsid w:val="00002A6E"/>
    <w:rsid w:val="00015F24"/>
    <w:rsid w:val="00020CD9"/>
    <w:rsid w:val="000211CA"/>
    <w:rsid w:val="00030179"/>
    <w:rsid w:val="000304F9"/>
    <w:rsid w:val="00041F01"/>
    <w:rsid w:val="00043640"/>
    <w:rsid w:val="00044F73"/>
    <w:rsid w:val="00045395"/>
    <w:rsid w:val="00046628"/>
    <w:rsid w:val="00047D90"/>
    <w:rsid w:val="00056529"/>
    <w:rsid w:val="000636A7"/>
    <w:rsid w:val="0006388C"/>
    <w:rsid w:val="00065902"/>
    <w:rsid w:val="00065DAD"/>
    <w:rsid w:val="00071FBB"/>
    <w:rsid w:val="00073012"/>
    <w:rsid w:val="000746AB"/>
    <w:rsid w:val="00075778"/>
    <w:rsid w:val="000766EC"/>
    <w:rsid w:val="00077620"/>
    <w:rsid w:val="000805E8"/>
    <w:rsid w:val="00083F77"/>
    <w:rsid w:val="00085B55"/>
    <w:rsid w:val="000A0051"/>
    <w:rsid w:val="000A222D"/>
    <w:rsid w:val="000A2F89"/>
    <w:rsid w:val="000B7C32"/>
    <w:rsid w:val="000C0D50"/>
    <w:rsid w:val="000E44E3"/>
    <w:rsid w:val="000E4FFF"/>
    <w:rsid w:val="000E5492"/>
    <w:rsid w:val="000F3ED4"/>
    <w:rsid w:val="001102DF"/>
    <w:rsid w:val="00110B83"/>
    <w:rsid w:val="00110CDC"/>
    <w:rsid w:val="0011225C"/>
    <w:rsid w:val="00113A12"/>
    <w:rsid w:val="0011477B"/>
    <w:rsid w:val="0011599F"/>
    <w:rsid w:val="00121820"/>
    <w:rsid w:val="001227F4"/>
    <w:rsid w:val="001246DC"/>
    <w:rsid w:val="001324E9"/>
    <w:rsid w:val="00132878"/>
    <w:rsid w:val="00133216"/>
    <w:rsid w:val="00135FA4"/>
    <w:rsid w:val="00141C6E"/>
    <w:rsid w:val="00143D52"/>
    <w:rsid w:val="001476E2"/>
    <w:rsid w:val="0014787A"/>
    <w:rsid w:val="00151478"/>
    <w:rsid w:val="0016101E"/>
    <w:rsid w:val="00161BA3"/>
    <w:rsid w:val="00162B1A"/>
    <w:rsid w:val="0016631C"/>
    <w:rsid w:val="001673EA"/>
    <w:rsid w:val="0017229B"/>
    <w:rsid w:val="0017755E"/>
    <w:rsid w:val="0018163A"/>
    <w:rsid w:val="00184EF2"/>
    <w:rsid w:val="00185A9F"/>
    <w:rsid w:val="001863AE"/>
    <w:rsid w:val="00192B38"/>
    <w:rsid w:val="00195862"/>
    <w:rsid w:val="001A1ECC"/>
    <w:rsid w:val="001A3DBD"/>
    <w:rsid w:val="001A5D5E"/>
    <w:rsid w:val="001B0ACE"/>
    <w:rsid w:val="001B504A"/>
    <w:rsid w:val="001B5CD8"/>
    <w:rsid w:val="001B5F71"/>
    <w:rsid w:val="001C2865"/>
    <w:rsid w:val="001C378D"/>
    <w:rsid w:val="001D0FA2"/>
    <w:rsid w:val="001D2800"/>
    <w:rsid w:val="001D34CF"/>
    <w:rsid w:val="001D79A3"/>
    <w:rsid w:val="001E09B2"/>
    <w:rsid w:val="001E22AA"/>
    <w:rsid w:val="001E5C16"/>
    <w:rsid w:val="001F191B"/>
    <w:rsid w:val="001F5D24"/>
    <w:rsid w:val="001F5F1C"/>
    <w:rsid w:val="00202351"/>
    <w:rsid w:val="00203895"/>
    <w:rsid w:val="002048CF"/>
    <w:rsid w:val="002061A3"/>
    <w:rsid w:val="00206409"/>
    <w:rsid w:val="00210F8E"/>
    <w:rsid w:val="00212202"/>
    <w:rsid w:val="00214A49"/>
    <w:rsid w:val="002227A4"/>
    <w:rsid w:val="00224FBC"/>
    <w:rsid w:val="00226A0A"/>
    <w:rsid w:val="00232A81"/>
    <w:rsid w:val="002408FC"/>
    <w:rsid w:val="00240F87"/>
    <w:rsid w:val="0025053D"/>
    <w:rsid w:val="002508F8"/>
    <w:rsid w:val="00250E19"/>
    <w:rsid w:val="00252DAD"/>
    <w:rsid w:val="00257726"/>
    <w:rsid w:val="0026449A"/>
    <w:rsid w:val="002645E5"/>
    <w:rsid w:val="0026591D"/>
    <w:rsid w:val="00270330"/>
    <w:rsid w:val="0027638C"/>
    <w:rsid w:val="00283BC8"/>
    <w:rsid w:val="00291290"/>
    <w:rsid w:val="00296B86"/>
    <w:rsid w:val="002B03CE"/>
    <w:rsid w:val="002B1C5F"/>
    <w:rsid w:val="002B640A"/>
    <w:rsid w:val="002B7C47"/>
    <w:rsid w:val="002C208D"/>
    <w:rsid w:val="002C30FC"/>
    <w:rsid w:val="002C6240"/>
    <w:rsid w:val="002C7F86"/>
    <w:rsid w:val="002D1353"/>
    <w:rsid w:val="002D60C2"/>
    <w:rsid w:val="002D62E5"/>
    <w:rsid w:val="002E144E"/>
    <w:rsid w:val="002E521A"/>
    <w:rsid w:val="002F2513"/>
    <w:rsid w:val="002F2657"/>
    <w:rsid w:val="002F49B1"/>
    <w:rsid w:val="00300BBA"/>
    <w:rsid w:val="00302877"/>
    <w:rsid w:val="00314F43"/>
    <w:rsid w:val="003173B7"/>
    <w:rsid w:val="00321DAB"/>
    <w:rsid w:val="00324596"/>
    <w:rsid w:val="00332853"/>
    <w:rsid w:val="00332FB5"/>
    <w:rsid w:val="00333823"/>
    <w:rsid w:val="00334A3C"/>
    <w:rsid w:val="00336C48"/>
    <w:rsid w:val="00346AF3"/>
    <w:rsid w:val="0034727B"/>
    <w:rsid w:val="003475E9"/>
    <w:rsid w:val="00347A40"/>
    <w:rsid w:val="00351F48"/>
    <w:rsid w:val="00352DFF"/>
    <w:rsid w:val="00353975"/>
    <w:rsid w:val="00362760"/>
    <w:rsid w:val="00364170"/>
    <w:rsid w:val="0036451C"/>
    <w:rsid w:val="00364868"/>
    <w:rsid w:val="00367235"/>
    <w:rsid w:val="00372205"/>
    <w:rsid w:val="00377F4C"/>
    <w:rsid w:val="003847F2"/>
    <w:rsid w:val="003900DC"/>
    <w:rsid w:val="00392AD4"/>
    <w:rsid w:val="00392B48"/>
    <w:rsid w:val="003954CF"/>
    <w:rsid w:val="003967A3"/>
    <w:rsid w:val="00397F66"/>
    <w:rsid w:val="003A0117"/>
    <w:rsid w:val="003A4BDA"/>
    <w:rsid w:val="003A6E42"/>
    <w:rsid w:val="003B0CED"/>
    <w:rsid w:val="003C0769"/>
    <w:rsid w:val="003C724B"/>
    <w:rsid w:val="003D313D"/>
    <w:rsid w:val="003D3A19"/>
    <w:rsid w:val="003D4FDA"/>
    <w:rsid w:val="003E1AA0"/>
    <w:rsid w:val="003E4A07"/>
    <w:rsid w:val="003F13CB"/>
    <w:rsid w:val="0041448E"/>
    <w:rsid w:val="00416AB2"/>
    <w:rsid w:val="0042399E"/>
    <w:rsid w:val="004249A3"/>
    <w:rsid w:val="00432640"/>
    <w:rsid w:val="00434AE7"/>
    <w:rsid w:val="00435621"/>
    <w:rsid w:val="00441F6A"/>
    <w:rsid w:val="0044674B"/>
    <w:rsid w:val="0045134B"/>
    <w:rsid w:val="00454ABF"/>
    <w:rsid w:val="00454B90"/>
    <w:rsid w:val="00461196"/>
    <w:rsid w:val="004619AE"/>
    <w:rsid w:val="0046418F"/>
    <w:rsid w:val="00465246"/>
    <w:rsid w:val="00467989"/>
    <w:rsid w:val="00470CBF"/>
    <w:rsid w:val="00471A6E"/>
    <w:rsid w:val="00474E06"/>
    <w:rsid w:val="0047542F"/>
    <w:rsid w:val="00482235"/>
    <w:rsid w:val="004840AF"/>
    <w:rsid w:val="00484823"/>
    <w:rsid w:val="00487B34"/>
    <w:rsid w:val="00487CB9"/>
    <w:rsid w:val="00490E70"/>
    <w:rsid w:val="00491D76"/>
    <w:rsid w:val="004A04F7"/>
    <w:rsid w:val="004A06A2"/>
    <w:rsid w:val="004A2369"/>
    <w:rsid w:val="004A2864"/>
    <w:rsid w:val="004A4E7D"/>
    <w:rsid w:val="004B2C63"/>
    <w:rsid w:val="004C085D"/>
    <w:rsid w:val="004C522D"/>
    <w:rsid w:val="004C5C94"/>
    <w:rsid w:val="004D1EB5"/>
    <w:rsid w:val="004D5436"/>
    <w:rsid w:val="004E29FD"/>
    <w:rsid w:val="004E6194"/>
    <w:rsid w:val="004E67BE"/>
    <w:rsid w:val="004F6202"/>
    <w:rsid w:val="004F631B"/>
    <w:rsid w:val="004F6E22"/>
    <w:rsid w:val="005028C3"/>
    <w:rsid w:val="005030EC"/>
    <w:rsid w:val="00517F89"/>
    <w:rsid w:val="00521372"/>
    <w:rsid w:val="00534FBD"/>
    <w:rsid w:val="00546769"/>
    <w:rsid w:val="00546A21"/>
    <w:rsid w:val="00550D87"/>
    <w:rsid w:val="00553A86"/>
    <w:rsid w:val="0055719F"/>
    <w:rsid w:val="00561802"/>
    <w:rsid w:val="0056499D"/>
    <w:rsid w:val="005657CE"/>
    <w:rsid w:val="005661C6"/>
    <w:rsid w:val="0056697E"/>
    <w:rsid w:val="00571FB9"/>
    <w:rsid w:val="00572F19"/>
    <w:rsid w:val="00574A86"/>
    <w:rsid w:val="005764A1"/>
    <w:rsid w:val="00576928"/>
    <w:rsid w:val="00576FE4"/>
    <w:rsid w:val="00586138"/>
    <w:rsid w:val="00590336"/>
    <w:rsid w:val="0059402B"/>
    <w:rsid w:val="00595557"/>
    <w:rsid w:val="005A291E"/>
    <w:rsid w:val="005A4E16"/>
    <w:rsid w:val="005A66BD"/>
    <w:rsid w:val="005B042C"/>
    <w:rsid w:val="005B171D"/>
    <w:rsid w:val="005B5100"/>
    <w:rsid w:val="005B71F1"/>
    <w:rsid w:val="005B7AEA"/>
    <w:rsid w:val="005C1C26"/>
    <w:rsid w:val="005C1CC4"/>
    <w:rsid w:val="005C22D2"/>
    <w:rsid w:val="005C4913"/>
    <w:rsid w:val="005C5640"/>
    <w:rsid w:val="005C7A59"/>
    <w:rsid w:val="005C7DEB"/>
    <w:rsid w:val="005D1C39"/>
    <w:rsid w:val="005D513A"/>
    <w:rsid w:val="005D5285"/>
    <w:rsid w:val="005E43F3"/>
    <w:rsid w:val="005E600B"/>
    <w:rsid w:val="005E75AD"/>
    <w:rsid w:val="005F5B78"/>
    <w:rsid w:val="005F60A3"/>
    <w:rsid w:val="005F6678"/>
    <w:rsid w:val="005F72E1"/>
    <w:rsid w:val="005F7F9E"/>
    <w:rsid w:val="0060163A"/>
    <w:rsid w:val="00605E3E"/>
    <w:rsid w:val="00606590"/>
    <w:rsid w:val="00611A83"/>
    <w:rsid w:val="006254A3"/>
    <w:rsid w:val="006321C5"/>
    <w:rsid w:val="00632271"/>
    <w:rsid w:val="00633B36"/>
    <w:rsid w:val="0063690C"/>
    <w:rsid w:val="00636E22"/>
    <w:rsid w:val="00644956"/>
    <w:rsid w:val="006463C7"/>
    <w:rsid w:val="00647235"/>
    <w:rsid w:val="00647ADF"/>
    <w:rsid w:val="00647B4C"/>
    <w:rsid w:val="0065083D"/>
    <w:rsid w:val="00651A79"/>
    <w:rsid w:val="00653EE1"/>
    <w:rsid w:val="00661A8E"/>
    <w:rsid w:val="00661EA5"/>
    <w:rsid w:val="00665066"/>
    <w:rsid w:val="00665E66"/>
    <w:rsid w:val="006715CE"/>
    <w:rsid w:val="00672B11"/>
    <w:rsid w:val="0067654C"/>
    <w:rsid w:val="006819A6"/>
    <w:rsid w:val="006836B6"/>
    <w:rsid w:val="00683898"/>
    <w:rsid w:val="006850E0"/>
    <w:rsid w:val="00686421"/>
    <w:rsid w:val="00687AD7"/>
    <w:rsid w:val="00691059"/>
    <w:rsid w:val="0069169A"/>
    <w:rsid w:val="006A051D"/>
    <w:rsid w:val="006A2D3C"/>
    <w:rsid w:val="006B5B61"/>
    <w:rsid w:val="006B5E39"/>
    <w:rsid w:val="006B600F"/>
    <w:rsid w:val="006C136B"/>
    <w:rsid w:val="006C5D01"/>
    <w:rsid w:val="006D5CE1"/>
    <w:rsid w:val="006E24AA"/>
    <w:rsid w:val="006E2A58"/>
    <w:rsid w:val="006E36A1"/>
    <w:rsid w:val="006E4B15"/>
    <w:rsid w:val="006F0680"/>
    <w:rsid w:val="006F27D7"/>
    <w:rsid w:val="006F4D93"/>
    <w:rsid w:val="00702755"/>
    <w:rsid w:val="00705362"/>
    <w:rsid w:val="0070663E"/>
    <w:rsid w:val="007135CF"/>
    <w:rsid w:val="00715B56"/>
    <w:rsid w:val="00725771"/>
    <w:rsid w:val="007264A6"/>
    <w:rsid w:val="00732105"/>
    <w:rsid w:val="00734BE7"/>
    <w:rsid w:val="00736D00"/>
    <w:rsid w:val="0074149D"/>
    <w:rsid w:val="00743284"/>
    <w:rsid w:val="007438CC"/>
    <w:rsid w:val="00745023"/>
    <w:rsid w:val="007500DF"/>
    <w:rsid w:val="0075260A"/>
    <w:rsid w:val="00753A1B"/>
    <w:rsid w:val="007578B6"/>
    <w:rsid w:val="00757A8C"/>
    <w:rsid w:val="00761075"/>
    <w:rsid w:val="007655AC"/>
    <w:rsid w:val="00766826"/>
    <w:rsid w:val="00772191"/>
    <w:rsid w:val="007752C6"/>
    <w:rsid w:val="0077723F"/>
    <w:rsid w:val="007867AB"/>
    <w:rsid w:val="00790480"/>
    <w:rsid w:val="0079114B"/>
    <w:rsid w:val="00791A25"/>
    <w:rsid w:val="007923CE"/>
    <w:rsid w:val="00793500"/>
    <w:rsid w:val="007956C1"/>
    <w:rsid w:val="007973EA"/>
    <w:rsid w:val="0079770C"/>
    <w:rsid w:val="00797FED"/>
    <w:rsid w:val="007A4457"/>
    <w:rsid w:val="007C0A4E"/>
    <w:rsid w:val="007C5939"/>
    <w:rsid w:val="007D7A84"/>
    <w:rsid w:val="007E4809"/>
    <w:rsid w:val="007F3FCD"/>
    <w:rsid w:val="007F6541"/>
    <w:rsid w:val="0080219A"/>
    <w:rsid w:val="00812271"/>
    <w:rsid w:val="00816FB0"/>
    <w:rsid w:val="00822FC0"/>
    <w:rsid w:val="00824086"/>
    <w:rsid w:val="00831713"/>
    <w:rsid w:val="008334AF"/>
    <w:rsid w:val="0083373F"/>
    <w:rsid w:val="00834F29"/>
    <w:rsid w:val="00836EDC"/>
    <w:rsid w:val="00840DF0"/>
    <w:rsid w:val="00841AC6"/>
    <w:rsid w:val="008443A0"/>
    <w:rsid w:val="008469A1"/>
    <w:rsid w:val="00851FF0"/>
    <w:rsid w:val="00856EC1"/>
    <w:rsid w:val="0085736F"/>
    <w:rsid w:val="00857B26"/>
    <w:rsid w:val="00857C9C"/>
    <w:rsid w:val="00870E54"/>
    <w:rsid w:val="00873AED"/>
    <w:rsid w:val="00875218"/>
    <w:rsid w:val="0087571B"/>
    <w:rsid w:val="00882663"/>
    <w:rsid w:val="00883277"/>
    <w:rsid w:val="0088440D"/>
    <w:rsid w:val="0088523D"/>
    <w:rsid w:val="00886317"/>
    <w:rsid w:val="00887B5B"/>
    <w:rsid w:val="00887B94"/>
    <w:rsid w:val="00890C6F"/>
    <w:rsid w:val="00892231"/>
    <w:rsid w:val="008938F5"/>
    <w:rsid w:val="008948CC"/>
    <w:rsid w:val="00894C4F"/>
    <w:rsid w:val="00895538"/>
    <w:rsid w:val="00896972"/>
    <w:rsid w:val="0089715A"/>
    <w:rsid w:val="008A2115"/>
    <w:rsid w:val="008A3829"/>
    <w:rsid w:val="008B1712"/>
    <w:rsid w:val="008B37C4"/>
    <w:rsid w:val="008B3CFD"/>
    <w:rsid w:val="008B6339"/>
    <w:rsid w:val="008C4EA1"/>
    <w:rsid w:val="008D04D4"/>
    <w:rsid w:val="008D089F"/>
    <w:rsid w:val="008D19C7"/>
    <w:rsid w:val="008D460F"/>
    <w:rsid w:val="008E0275"/>
    <w:rsid w:val="008E131E"/>
    <w:rsid w:val="008E1462"/>
    <w:rsid w:val="008E3999"/>
    <w:rsid w:val="008E695F"/>
    <w:rsid w:val="008E6CFC"/>
    <w:rsid w:val="008E7350"/>
    <w:rsid w:val="008E7B9B"/>
    <w:rsid w:val="008F131B"/>
    <w:rsid w:val="008F77A1"/>
    <w:rsid w:val="00900285"/>
    <w:rsid w:val="009014EA"/>
    <w:rsid w:val="0090156C"/>
    <w:rsid w:val="009020F4"/>
    <w:rsid w:val="0090381C"/>
    <w:rsid w:val="0090462D"/>
    <w:rsid w:val="00907809"/>
    <w:rsid w:val="00910E04"/>
    <w:rsid w:val="0091153D"/>
    <w:rsid w:val="00915586"/>
    <w:rsid w:val="009231E2"/>
    <w:rsid w:val="00933E6F"/>
    <w:rsid w:val="0093481C"/>
    <w:rsid w:val="009361E1"/>
    <w:rsid w:val="00940C6F"/>
    <w:rsid w:val="00943245"/>
    <w:rsid w:val="00943B7C"/>
    <w:rsid w:val="009525DB"/>
    <w:rsid w:val="009542BC"/>
    <w:rsid w:val="0095666C"/>
    <w:rsid w:val="00957108"/>
    <w:rsid w:val="0096259A"/>
    <w:rsid w:val="00963BA1"/>
    <w:rsid w:val="009650E1"/>
    <w:rsid w:val="0097227B"/>
    <w:rsid w:val="00975BE6"/>
    <w:rsid w:val="00980E0A"/>
    <w:rsid w:val="0098287E"/>
    <w:rsid w:val="00987D74"/>
    <w:rsid w:val="009927CB"/>
    <w:rsid w:val="00997B26"/>
    <w:rsid w:val="009A5607"/>
    <w:rsid w:val="009A6C97"/>
    <w:rsid w:val="009B0CA0"/>
    <w:rsid w:val="009B1634"/>
    <w:rsid w:val="009B4742"/>
    <w:rsid w:val="009B5988"/>
    <w:rsid w:val="009C0A4E"/>
    <w:rsid w:val="009C60DA"/>
    <w:rsid w:val="009C6E2C"/>
    <w:rsid w:val="009C7C8D"/>
    <w:rsid w:val="009D6AB6"/>
    <w:rsid w:val="009D7460"/>
    <w:rsid w:val="009E63C7"/>
    <w:rsid w:val="009F1451"/>
    <w:rsid w:val="009F378E"/>
    <w:rsid w:val="009F3857"/>
    <w:rsid w:val="009F393F"/>
    <w:rsid w:val="009F5B46"/>
    <w:rsid w:val="009F7CC5"/>
    <w:rsid w:val="00A017CA"/>
    <w:rsid w:val="00A01BD9"/>
    <w:rsid w:val="00A022A1"/>
    <w:rsid w:val="00A03474"/>
    <w:rsid w:val="00A03802"/>
    <w:rsid w:val="00A15408"/>
    <w:rsid w:val="00A1562C"/>
    <w:rsid w:val="00A20205"/>
    <w:rsid w:val="00A20702"/>
    <w:rsid w:val="00A21003"/>
    <w:rsid w:val="00A2229F"/>
    <w:rsid w:val="00A2479A"/>
    <w:rsid w:val="00A26B89"/>
    <w:rsid w:val="00A35B97"/>
    <w:rsid w:val="00A43FB1"/>
    <w:rsid w:val="00A50030"/>
    <w:rsid w:val="00A5200E"/>
    <w:rsid w:val="00A5479B"/>
    <w:rsid w:val="00A558EE"/>
    <w:rsid w:val="00A67519"/>
    <w:rsid w:val="00A723B0"/>
    <w:rsid w:val="00A73425"/>
    <w:rsid w:val="00A748F4"/>
    <w:rsid w:val="00A74B15"/>
    <w:rsid w:val="00A750A5"/>
    <w:rsid w:val="00A8022B"/>
    <w:rsid w:val="00A808A6"/>
    <w:rsid w:val="00A830D4"/>
    <w:rsid w:val="00A83ED0"/>
    <w:rsid w:val="00A93A9E"/>
    <w:rsid w:val="00A95F42"/>
    <w:rsid w:val="00AA052A"/>
    <w:rsid w:val="00AA5822"/>
    <w:rsid w:val="00AA63A8"/>
    <w:rsid w:val="00AA69C4"/>
    <w:rsid w:val="00AA77A0"/>
    <w:rsid w:val="00AC46C6"/>
    <w:rsid w:val="00AC580A"/>
    <w:rsid w:val="00AD5344"/>
    <w:rsid w:val="00AE0ABD"/>
    <w:rsid w:val="00AE116D"/>
    <w:rsid w:val="00AE37C7"/>
    <w:rsid w:val="00AE4B17"/>
    <w:rsid w:val="00AF096C"/>
    <w:rsid w:val="00AF1DBA"/>
    <w:rsid w:val="00AF1E4A"/>
    <w:rsid w:val="00AF3E21"/>
    <w:rsid w:val="00AF5EED"/>
    <w:rsid w:val="00AF619E"/>
    <w:rsid w:val="00AF73D5"/>
    <w:rsid w:val="00AF7580"/>
    <w:rsid w:val="00B06B91"/>
    <w:rsid w:val="00B11EE4"/>
    <w:rsid w:val="00B11F12"/>
    <w:rsid w:val="00B12D82"/>
    <w:rsid w:val="00B13100"/>
    <w:rsid w:val="00B141D9"/>
    <w:rsid w:val="00B34077"/>
    <w:rsid w:val="00B4387E"/>
    <w:rsid w:val="00B4494D"/>
    <w:rsid w:val="00B47A90"/>
    <w:rsid w:val="00B50705"/>
    <w:rsid w:val="00B51164"/>
    <w:rsid w:val="00B5157A"/>
    <w:rsid w:val="00B528AA"/>
    <w:rsid w:val="00B52F47"/>
    <w:rsid w:val="00B544E5"/>
    <w:rsid w:val="00B64409"/>
    <w:rsid w:val="00B64D2C"/>
    <w:rsid w:val="00B65976"/>
    <w:rsid w:val="00B66DC1"/>
    <w:rsid w:val="00B66F17"/>
    <w:rsid w:val="00B70236"/>
    <w:rsid w:val="00B73369"/>
    <w:rsid w:val="00B7583B"/>
    <w:rsid w:val="00B8069D"/>
    <w:rsid w:val="00B82069"/>
    <w:rsid w:val="00B827E7"/>
    <w:rsid w:val="00B83DDC"/>
    <w:rsid w:val="00B841B2"/>
    <w:rsid w:val="00B86774"/>
    <w:rsid w:val="00B8721F"/>
    <w:rsid w:val="00B945C6"/>
    <w:rsid w:val="00B95A6E"/>
    <w:rsid w:val="00B96313"/>
    <w:rsid w:val="00BA1186"/>
    <w:rsid w:val="00BA3656"/>
    <w:rsid w:val="00BA40A4"/>
    <w:rsid w:val="00BA450B"/>
    <w:rsid w:val="00BA53B4"/>
    <w:rsid w:val="00BB3034"/>
    <w:rsid w:val="00BB77EF"/>
    <w:rsid w:val="00BC08D9"/>
    <w:rsid w:val="00BC27D6"/>
    <w:rsid w:val="00BC29A8"/>
    <w:rsid w:val="00BC3049"/>
    <w:rsid w:val="00BC637F"/>
    <w:rsid w:val="00BD01D8"/>
    <w:rsid w:val="00BD5A72"/>
    <w:rsid w:val="00BD7651"/>
    <w:rsid w:val="00BE0099"/>
    <w:rsid w:val="00BE4896"/>
    <w:rsid w:val="00BF4458"/>
    <w:rsid w:val="00C02BB1"/>
    <w:rsid w:val="00C03810"/>
    <w:rsid w:val="00C11947"/>
    <w:rsid w:val="00C1546E"/>
    <w:rsid w:val="00C163AE"/>
    <w:rsid w:val="00C22DA6"/>
    <w:rsid w:val="00C233D7"/>
    <w:rsid w:val="00C2437E"/>
    <w:rsid w:val="00C243DD"/>
    <w:rsid w:val="00C245F9"/>
    <w:rsid w:val="00C251D5"/>
    <w:rsid w:val="00C25584"/>
    <w:rsid w:val="00C30F53"/>
    <w:rsid w:val="00C31610"/>
    <w:rsid w:val="00C403AB"/>
    <w:rsid w:val="00C40FB4"/>
    <w:rsid w:val="00C44B07"/>
    <w:rsid w:val="00C46F7C"/>
    <w:rsid w:val="00C47217"/>
    <w:rsid w:val="00C509B3"/>
    <w:rsid w:val="00C517A0"/>
    <w:rsid w:val="00C53797"/>
    <w:rsid w:val="00C560FB"/>
    <w:rsid w:val="00C61F79"/>
    <w:rsid w:val="00C651AF"/>
    <w:rsid w:val="00C669BB"/>
    <w:rsid w:val="00C73E58"/>
    <w:rsid w:val="00C7628F"/>
    <w:rsid w:val="00C81762"/>
    <w:rsid w:val="00C84033"/>
    <w:rsid w:val="00C92BC8"/>
    <w:rsid w:val="00C94DFA"/>
    <w:rsid w:val="00C95858"/>
    <w:rsid w:val="00C96D8C"/>
    <w:rsid w:val="00C9783F"/>
    <w:rsid w:val="00CA4176"/>
    <w:rsid w:val="00CA7284"/>
    <w:rsid w:val="00CB1882"/>
    <w:rsid w:val="00CB3DC5"/>
    <w:rsid w:val="00CB49C3"/>
    <w:rsid w:val="00CB702A"/>
    <w:rsid w:val="00CD65D7"/>
    <w:rsid w:val="00CE6CBB"/>
    <w:rsid w:val="00CF00C0"/>
    <w:rsid w:val="00CF346B"/>
    <w:rsid w:val="00CF4FD7"/>
    <w:rsid w:val="00CF521F"/>
    <w:rsid w:val="00CF67A1"/>
    <w:rsid w:val="00D00B87"/>
    <w:rsid w:val="00D1190A"/>
    <w:rsid w:val="00D11B7D"/>
    <w:rsid w:val="00D217FD"/>
    <w:rsid w:val="00D2791D"/>
    <w:rsid w:val="00D33E17"/>
    <w:rsid w:val="00D35006"/>
    <w:rsid w:val="00D37031"/>
    <w:rsid w:val="00D376B9"/>
    <w:rsid w:val="00D40212"/>
    <w:rsid w:val="00D40B8E"/>
    <w:rsid w:val="00D435F2"/>
    <w:rsid w:val="00D46969"/>
    <w:rsid w:val="00D51D53"/>
    <w:rsid w:val="00D57602"/>
    <w:rsid w:val="00D60471"/>
    <w:rsid w:val="00D60C8B"/>
    <w:rsid w:val="00D63881"/>
    <w:rsid w:val="00D63EEC"/>
    <w:rsid w:val="00D77E0D"/>
    <w:rsid w:val="00D81932"/>
    <w:rsid w:val="00D82287"/>
    <w:rsid w:val="00D83922"/>
    <w:rsid w:val="00D867C0"/>
    <w:rsid w:val="00D90823"/>
    <w:rsid w:val="00D93BF3"/>
    <w:rsid w:val="00D941C8"/>
    <w:rsid w:val="00D95462"/>
    <w:rsid w:val="00D971D7"/>
    <w:rsid w:val="00DA2ED2"/>
    <w:rsid w:val="00DA30A0"/>
    <w:rsid w:val="00DA65E3"/>
    <w:rsid w:val="00DA6FD7"/>
    <w:rsid w:val="00DA7B8F"/>
    <w:rsid w:val="00DB4BE4"/>
    <w:rsid w:val="00DB728B"/>
    <w:rsid w:val="00DB7BA5"/>
    <w:rsid w:val="00DC492B"/>
    <w:rsid w:val="00DC5C4B"/>
    <w:rsid w:val="00DD6544"/>
    <w:rsid w:val="00DD6CE4"/>
    <w:rsid w:val="00DD73E1"/>
    <w:rsid w:val="00DE4ED1"/>
    <w:rsid w:val="00DF0F67"/>
    <w:rsid w:val="00DF2993"/>
    <w:rsid w:val="00DF6823"/>
    <w:rsid w:val="00E06A6C"/>
    <w:rsid w:val="00E06E9B"/>
    <w:rsid w:val="00E07DD0"/>
    <w:rsid w:val="00E14B42"/>
    <w:rsid w:val="00E17CF9"/>
    <w:rsid w:val="00E20602"/>
    <w:rsid w:val="00E21EA9"/>
    <w:rsid w:val="00E220DC"/>
    <w:rsid w:val="00E245AE"/>
    <w:rsid w:val="00E27082"/>
    <w:rsid w:val="00E274F6"/>
    <w:rsid w:val="00E307C7"/>
    <w:rsid w:val="00E31CC2"/>
    <w:rsid w:val="00E34F00"/>
    <w:rsid w:val="00E35BEC"/>
    <w:rsid w:val="00E37759"/>
    <w:rsid w:val="00E404F7"/>
    <w:rsid w:val="00E454BE"/>
    <w:rsid w:val="00E52430"/>
    <w:rsid w:val="00E63673"/>
    <w:rsid w:val="00E80A00"/>
    <w:rsid w:val="00E811E7"/>
    <w:rsid w:val="00E81DCD"/>
    <w:rsid w:val="00E839FF"/>
    <w:rsid w:val="00E83AC0"/>
    <w:rsid w:val="00E85796"/>
    <w:rsid w:val="00E85EC1"/>
    <w:rsid w:val="00E95695"/>
    <w:rsid w:val="00E97613"/>
    <w:rsid w:val="00EA4867"/>
    <w:rsid w:val="00EA793B"/>
    <w:rsid w:val="00EB00FE"/>
    <w:rsid w:val="00EB58AE"/>
    <w:rsid w:val="00EB5E84"/>
    <w:rsid w:val="00EB65A3"/>
    <w:rsid w:val="00ED0A2F"/>
    <w:rsid w:val="00ED4478"/>
    <w:rsid w:val="00ED44D1"/>
    <w:rsid w:val="00ED5737"/>
    <w:rsid w:val="00ED7CEF"/>
    <w:rsid w:val="00EE03CD"/>
    <w:rsid w:val="00EE2B69"/>
    <w:rsid w:val="00EE3704"/>
    <w:rsid w:val="00EE5ACD"/>
    <w:rsid w:val="00EF3592"/>
    <w:rsid w:val="00EF4CF9"/>
    <w:rsid w:val="00F02351"/>
    <w:rsid w:val="00F02B91"/>
    <w:rsid w:val="00F03CCE"/>
    <w:rsid w:val="00F11344"/>
    <w:rsid w:val="00F11A8C"/>
    <w:rsid w:val="00F11A9C"/>
    <w:rsid w:val="00F13AD2"/>
    <w:rsid w:val="00F13E3C"/>
    <w:rsid w:val="00F17593"/>
    <w:rsid w:val="00F31909"/>
    <w:rsid w:val="00F32464"/>
    <w:rsid w:val="00F36E9D"/>
    <w:rsid w:val="00F376EC"/>
    <w:rsid w:val="00F4175C"/>
    <w:rsid w:val="00F4200F"/>
    <w:rsid w:val="00F44623"/>
    <w:rsid w:val="00F4497C"/>
    <w:rsid w:val="00F4668E"/>
    <w:rsid w:val="00F50F93"/>
    <w:rsid w:val="00F51DEF"/>
    <w:rsid w:val="00F53838"/>
    <w:rsid w:val="00F5743C"/>
    <w:rsid w:val="00F60666"/>
    <w:rsid w:val="00F65858"/>
    <w:rsid w:val="00F74049"/>
    <w:rsid w:val="00F75146"/>
    <w:rsid w:val="00F75B7D"/>
    <w:rsid w:val="00F76A14"/>
    <w:rsid w:val="00F846BB"/>
    <w:rsid w:val="00F8729D"/>
    <w:rsid w:val="00F87650"/>
    <w:rsid w:val="00F90F59"/>
    <w:rsid w:val="00F91060"/>
    <w:rsid w:val="00F92AAA"/>
    <w:rsid w:val="00F94EEA"/>
    <w:rsid w:val="00F95E13"/>
    <w:rsid w:val="00FA2105"/>
    <w:rsid w:val="00FA2E05"/>
    <w:rsid w:val="00FA2E57"/>
    <w:rsid w:val="00FA51FA"/>
    <w:rsid w:val="00FA66EF"/>
    <w:rsid w:val="00FB5DE3"/>
    <w:rsid w:val="00FB69E3"/>
    <w:rsid w:val="00FC08FF"/>
    <w:rsid w:val="00FC1111"/>
    <w:rsid w:val="00FC1503"/>
    <w:rsid w:val="00FC3776"/>
    <w:rsid w:val="00FC554F"/>
    <w:rsid w:val="00FD177A"/>
    <w:rsid w:val="00FD25EA"/>
    <w:rsid w:val="00FE45F9"/>
    <w:rsid w:val="00FF034C"/>
    <w:rsid w:val="00FF2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f">
      <v:stroke on="f"/>
      <o:colormru v:ext="edit" colors="black"/>
    </o:shapedefaults>
    <o:shapelayout v:ext="edit">
      <o:idmap v:ext="edit" data="1"/>
    </o:shapelayout>
  </w:shapeDefaults>
  <w:decimalSymbol w:val="."/>
  <w:listSeparator w:val=","/>
  <w14:docId w14:val="2E0404F7"/>
  <w15:chartTrackingRefBased/>
  <w15:docId w15:val="{7A2A3923-E396-439D-8FD8-72380B4F2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5743C"/>
    <w:pPr>
      <w:widowControl w:val="0"/>
      <w:adjustRightInd w:val="0"/>
      <w:textAlignment w:val="baseline"/>
    </w:pPr>
    <w:rPr>
      <w:kern w:val="2"/>
      <w:sz w:val="24"/>
    </w:rPr>
  </w:style>
  <w:style w:type="paragraph" w:styleId="1">
    <w:name w:val="heading 1"/>
    <w:basedOn w:val="a0"/>
    <w:next w:val="a0"/>
    <w:qFormat/>
    <w:pPr>
      <w:keepNext/>
      <w:ind w:left="425" w:right="425"/>
      <w:jc w:val="center"/>
      <w:outlineLvl w:val="0"/>
    </w:pPr>
    <w:rPr>
      <w:b/>
    </w:rPr>
  </w:style>
  <w:style w:type="paragraph" w:styleId="2">
    <w:name w:val="heading 2"/>
    <w:basedOn w:val="a0"/>
    <w:next w:val="a0"/>
    <w:qFormat/>
    <w:rsid w:val="00A03802"/>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qFormat/>
    <w:rsid w:val="00A03802"/>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3">
    <w:name w:val="No List"/>
    <w:uiPriority w:val="99"/>
    <w:semiHidden/>
    <w:unhideWhenUsed/>
  </w:style>
  <w:style w:type="paragraph" w:styleId="a4">
    <w:name w:val="header"/>
    <w:basedOn w:val="a0"/>
    <w:pPr>
      <w:pBdr>
        <w:bottom w:val="single" w:sz="6" w:space="1" w:color="auto"/>
      </w:pBdr>
      <w:tabs>
        <w:tab w:val="center" w:pos="4153"/>
        <w:tab w:val="right" w:pos="8306"/>
      </w:tabs>
      <w:spacing w:line="240" w:lineRule="atLeast"/>
      <w:jc w:val="center"/>
    </w:pPr>
    <w:rPr>
      <w:kern w:val="0"/>
      <w:sz w:val="18"/>
    </w:rPr>
  </w:style>
  <w:style w:type="paragraph" w:styleId="a5">
    <w:name w:val="footer"/>
    <w:basedOn w:val="a0"/>
    <w:pPr>
      <w:tabs>
        <w:tab w:val="center" w:pos="4153"/>
        <w:tab w:val="right" w:pos="8306"/>
      </w:tabs>
    </w:pPr>
    <w:rPr>
      <w:sz w:val="18"/>
    </w:rPr>
  </w:style>
  <w:style w:type="paragraph" w:customStyle="1" w:styleId="a6">
    <w:name w:val="文章编号"/>
    <w:basedOn w:val="a0"/>
    <w:pPr>
      <w:wordWrap w:val="0"/>
      <w:overflowPunct w:val="0"/>
      <w:autoSpaceDE w:val="0"/>
      <w:autoSpaceDN w:val="0"/>
      <w:ind w:left="425" w:right="425"/>
    </w:pPr>
    <w:rPr>
      <w:sz w:val="18"/>
    </w:rPr>
  </w:style>
  <w:style w:type="paragraph" w:styleId="a7">
    <w:name w:val="Title"/>
    <w:basedOn w:val="a0"/>
    <w:qFormat/>
    <w:pPr>
      <w:spacing w:before="240" w:after="200"/>
      <w:ind w:left="425" w:right="425"/>
      <w:jc w:val="center"/>
    </w:pPr>
    <w:rPr>
      <w:rFonts w:eastAsia="黑体"/>
      <w:sz w:val="42"/>
    </w:rPr>
  </w:style>
  <w:style w:type="paragraph" w:customStyle="1" w:styleId="a8">
    <w:name w:val="作者姓名中文"/>
    <w:basedOn w:val="a0"/>
    <w:pPr>
      <w:spacing w:after="60"/>
      <w:ind w:left="425" w:right="425"/>
      <w:jc w:val="center"/>
    </w:pPr>
    <w:rPr>
      <w:sz w:val="22"/>
    </w:rPr>
  </w:style>
  <w:style w:type="paragraph" w:customStyle="1" w:styleId="a9">
    <w:name w:val="作者单位中文"/>
    <w:basedOn w:val="a0"/>
    <w:pPr>
      <w:spacing w:after="20"/>
      <w:ind w:left="425" w:right="425"/>
      <w:jc w:val="center"/>
    </w:pPr>
    <w:rPr>
      <w:rFonts w:ascii="宋体"/>
      <w:sz w:val="18"/>
    </w:rPr>
  </w:style>
  <w:style w:type="paragraph" w:customStyle="1" w:styleId="aa">
    <w:name w:val="英文标题"/>
    <w:basedOn w:val="a0"/>
    <w:pPr>
      <w:spacing w:after="60"/>
      <w:ind w:left="425" w:right="425"/>
      <w:jc w:val="center"/>
    </w:pPr>
    <w:rPr>
      <w:b/>
    </w:rPr>
  </w:style>
  <w:style w:type="paragraph" w:customStyle="1" w:styleId="ab">
    <w:name w:val="作者姓名拼音"/>
    <w:basedOn w:val="a0"/>
    <w:pPr>
      <w:spacing w:after="40"/>
      <w:ind w:left="425" w:right="425"/>
      <w:jc w:val="center"/>
    </w:pPr>
    <w:rPr>
      <w:sz w:val="23"/>
    </w:rPr>
  </w:style>
  <w:style w:type="paragraph" w:customStyle="1" w:styleId="ac">
    <w:name w:val="作者单位英文名称"/>
    <w:basedOn w:val="a0"/>
    <w:pPr>
      <w:spacing w:after="240"/>
      <w:ind w:left="425" w:right="425"/>
      <w:jc w:val="center"/>
    </w:pPr>
    <w:rPr>
      <w:sz w:val="19"/>
    </w:rPr>
  </w:style>
  <w:style w:type="paragraph" w:customStyle="1" w:styleId="ad">
    <w:name w:val="中文摘要"/>
    <w:basedOn w:val="a0"/>
    <w:pPr>
      <w:spacing w:line="300" w:lineRule="exact"/>
      <w:ind w:left="425" w:right="425"/>
    </w:pPr>
    <w:rPr>
      <w:rFonts w:ascii="宋体" w:hAnsi="MS Sans Serif"/>
      <w:sz w:val="18"/>
    </w:rPr>
  </w:style>
  <w:style w:type="paragraph" w:customStyle="1" w:styleId="ae">
    <w:name w:val="中图分类号"/>
    <w:basedOn w:val="a0"/>
    <w:pPr>
      <w:spacing w:line="300" w:lineRule="exact"/>
      <w:ind w:left="425" w:right="425"/>
    </w:pPr>
    <w:rPr>
      <w:rFonts w:ascii="宋体" w:hAnsi="MS Sans Serif"/>
      <w:sz w:val="18"/>
    </w:rPr>
  </w:style>
  <w:style w:type="paragraph" w:customStyle="1" w:styleId="af">
    <w:name w:val="英文关键词"/>
    <w:basedOn w:val="a0"/>
    <w:pPr>
      <w:spacing w:after="397" w:line="300" w:lineRule="exact"/>
      <w:ind w:left="425" w:right="425"/>
    </w:pPr>
    <w:rPr>
      <w:sz w:val="19"/>
    </w:rPr>
  </w:style>
  <w:style w:type="paragraph" w:customStyle="1" w:styleId="af0">
    <w:name w:val="英文摘要"/>
    <w:basedOn w:val="a0"/>
    <w:pPr>
      <w:spacing w:line="300" w:lineRule="exact"/>
      <w:ind w:left="425" w:right="425"/>
    </w:pPr>
    <w:rPr>
      <w:sz w:val="19"/>
    </w:rPr>
  </w:style>
  <w:style w:type="paragraph" w:customStyle="1" w:styleId="af1">
    <w:name w:val="中文关键词"/>
    <w:basedOn w:val="ad"/>
  </w:style>
  <w:style w:type="paragraph" w:customStyle="1" w:styleId="af2">
    <w:name w:val="分类号及标识码"/>
    <w:basedOn w:val="a0"/>
    <w:pPr>
      <w:spacing w:line="300" w:lineRule="exact"/>
      <w:ind w:left="425" w:right="425"/>
    </w:pPr>
    <w:rPr>
      <w:rFonts w:ascii="宋体" w:hAnsi="MS Sans Serif"/>
      <w:sz w:val="18"/>
    </w:rPr>
  </w:style>
  <w:style w:type="paragraph" w:customStyle="1" w:styleId="10">
    <w:name w:val="标题1"/>
    <w:basedOn w:val="a0"/>
    <w:pPr>
      <w:wordWrap w:val="0"/>
      <w:overflowPunct w:val="0"/>
      <w:autoSpaceDE w:val="0"/>
      <w:autoSpaceDN w:val="0"/>
      <w:spacing w:before="170" w:after="170" w:line="314" w:lineRule="exact"/>
    </w:pPr>
    <w:rPr>
      <w:rFonts w:ascii="宋体" w:hAnsi="MS Sans Serif"/>
    </w:rPr>
  </w:style>
  <w:style w:type="paragraph" w:customStyle="1" w:styleId="af3">
    <w:name w:val="参考文献"/>
    <w:basedOn w:val="a0"/>
    <w:pPr>
      <w:wordWrap w:val="0"/>
      <w:overflowPunct w:val="0"/>
      <w:autoSpaceDE w:val="0"/>
      <w:autoSpaceDN w:val="0"/>
      <w:spacing w:line="260" w:lineRule="exact"/>
      <w:ind w:left="425" w:hanging="425"/>
    </w:pPr>
    <w:rPr>
      <w:sz w:val="16"/>
    </w:rPr>
  </w:style>
  <w:style w:type="paragraph" w:customStyle="1" w:styleId="af4">
    <w:name w:val="中文标题"/>
    <w:basedOn w:val="a7"/>
  </w:style>
  <w:style w:type="paragraph" w:customStyle="1" w:styleId="11">
    <w:name w:val="小标题1"/>
    <w:basedOn w:val="10"/>
  </w:style>
  <w:style w:type="paragraph" w:customStyle="1" w:styleId="20">
    <w:name w:val="小标题2"/>
    <w:basedOn w:val="11"/>
    <w:rPr>
      <w:b/>
      <w:sz w:val="21"/>
    </w:rPr>
  </w:style>
  <w:style w:type="paragraph" w:customStyle="1" w:styleId="af5">
    <w:name w:val="论文正文"/>
    <w:basedOn w:val="a0"/>
    <w:pPr>
      <w:wordWrap w:val="0"/>
      <w:overflowPunct w:val="0"/>
      <w:autoSpaceDE w:val="0"/>
      <w:autoSpaceDN w:val="0"/>
      <w:spacing w:line="314" w:lineRule="exact"/>
    </w:pPr>
    <w:rPr>
      <w:rFonts w:ascii="宋体" w:hAnsi="MS Sans Serif"/>
      <w:sz w:val="21"/>
    </w:rPr>
  </w:style>
  <w:style w:type="paragraph" w:customStyle="1" w:styleId="af6">
    <w:name w:val="表头"/>
    <w:basedOn w:val="af5"/>
    <w:pPr>
      <w:jc w:val="center"/>
    </w:pPr>
    <w:rPr>
      <w:b/>
      <w:sz w:val="18"/>
    </w:rPr>
  </w:style>
  <w:style w:type="paragraph" w:customStyle="1" w:styleId="af7">
    <w:name w:val="表内文字"/>
    <w:basedOn w:val="af5"/>
    <w:pPr>
      <w:jc w:val="center"/>
    </w:pPr>
    <w:rPr>
      <w:sz w:val="15"/>
    </w:rPr>
  </w:style>
  <w:style w:type="paragraph" w:customStyle="1" w:styleId="af8">
    <w:name w:val="图的说明"/>
    <w:basedOn w:val="af5"/>
    <w:pPr>
      <w:jc w:val="center"/>
    </w:pPr>
    <w:rPr>
      <w:sz w:val="18"/>
    </w:rPr>
  </w:style>
  <w:style w:type="character" w:styleId="af9">
    <w:name w:val="page number"/>
    <w:basedOn w:val="a1"/>
  </w:style>
  <w:style w:type="character" w:styleId="afa">
    <w:name w:val="annotation reference"/>
    <w:semiHidden/>
    <w:rPr>
      <w:sz w:val="21"/>
    </w:rPr>
  </w:style>
  <w:style w:type="paragraph" w:styleId="afb">
    <w:name w:val="annotation text"/>
    <w:basedOn w:val="a0"/>
    <w:link w:val="afc"/>
    <w:semiHidden/>
    <w:rPr>
      <w:lang w:val="x-none" w:eastAsia="x-none"/>
    </w:rPr>
  </w:style>
  <w:style w:type="paragraph" w:styleId="12">
    <w:name w:val="index 1"/>
    <w:basedOn w:val="a0"/>
    <w:next w:val="a0"/>
    <w:autoRedefine/>
    <w:semiHidden/>
  </w:style>
  <w:style w:type="paragraph" w:styleId="21">
    <w:name w:val="index 2"/>
    <w:basedOn w:val="a0"/>
    <w:next w:val="a0"/>
    <w:autoRedefine/>
    <w:semiHidden/>
    <w:pPr>
      <w:ind w:left="420"/>
    </w:pPr>
  </w:style>
  <w:style w:type="paragraph" w:styleId="30">
    <w:name w:val="index 3"/>
    <w:basedOn w:val="a0"/>
    <w:next w:val="a0"/>
    <w:autoRedefine/>
    <w:semiHidden/>
    <w:pPr>
      <w:ind w:left="840"/>
    </w:pPr>
  </w:style>
  <w:style w:type="paragraph" w:styleId="4">
    <w:name w:val="index 4"/>
    <w:basedOn w:val="a0"/>
    <w:next w:val="a0"/>
    <w:autoRedefine/>
    <w:semiHidden/>
    <w:pPr>
      <w:ind w:left="1260"/>
    </w:pPr>
  </w:style>
  <w:style w:type="paragraph" w:styleId="5">
    <w:name w:val="index 5"/>
    <w:basedOn w:val="a0"/>
    <w:next w:val="a0"/>
    <w:autoRedefine/>
    <w:semiHidden/>
    <w:pPr>
      <w:ind w:left="1680"/>
    </w:pPr>
  </w:style>
  <w:style w:type="paragraph" w:styleId="6">
    <w:name w:val="index 6"/>
    <w:basedOn w:val="a0"/>
    <w:next w:val="a0"/>
    <w:autoRedefine/>
    <w:semiHidden/>
    <w:pPr>
      <w:ind w:left="2100"/>
    </w:pPr>
  </w:style>
  <w:style w:type="paragraph" w:styleId="7">
    <w:name w:val="index 7"/>
    <w:basedOn w:val="a0"/>
    <w:next w:val="a0"/>
    <w:autoRedefine/>
    <w:semiHidden/>
    <w:pPr>
      <w:ind w:left="2520"/>
    </w:pPr>
  </w:style>
  <w:style w:type="paragraph" w:styleId="8">
    <w:name w:val="index 8"/>
    <w:basedOn w:val="a0"/>
    <w:next w:val="a0"/>
    <w:autoRedefine/>
    <w:semiHidden/>
    <w:pPr>
      <w:ind w:left="2940"/>
    </w:pPr>
  </w:style>
  <w:style w:type="paragraph" w:styleId="9">
    <w:name w:val="index 9"/>
    <w:basedOn w:val="a0"/>
    <w:next w:val="a0"/>
    <w:autoRedefine/>
    <w:semiHidden/>
    <w:pPr>
      <w:ind w:left="3360"/>
    </w:pPr>
  </w:style>
  <w:style w:type="paragraph" w:styleId="afd">
    <w:name w:val="index heading"/>
    <w:basedOn w:val="a0"/>
    <w:next w:val="12"/>
    <w:semiHidden/>
  </w:style>
  <w:style w:type="paragraph" w:styleId="afe">
    <w:name w:val="footnote text"/>
    <w:basedOn w:val="a0"/>
    <w:semiHidden/>
    <w:pPr>
      <w:snapToGrid w:val="0"/>
    </w:pPr>
    <w:rPr>
      <w:sz w:val="18"/>
    </w:rPr>
  </w:style>
  <w:style w:type="character" w:styleId="aff">
    <w:name w:val="footnote reference"/>
    <w:semiHidden/>
    <w:rPr>
      <w:vertAlign w:val="superscript"/>
    </w:rPr>
  </w:style>
  <w:style w:type="paragraph" w:styleId="aff0">
    <w:name w:val="Balloon Text"/>
    <w:basedOn w:val="a0"/>
    <w:semiHidden/>
    <w:pPr>
      <w:adjustRightInd/>
      <w:jc w:val="both"/>
      <w:textAlignment w:val="auto"/>
    </w:pPr>
    <w:rPr>
      <w:rFonts w:ascii="Arial" w:hAnsi="Arial"/>
      <w:sz w:val="18"/>
      <w:szCs w:val="18"/>
    </w:rPr>
  </w:style>
  <w:style w:type="paragraph" w:styleId="aff1">
    <w:name w:val="Document Map"/>
    <w:basedOn w:val="a0"/>
    <w:semiHidden/>
    <w:pPr>
      <w:shd w:val="clear" w:color="auto" w:fill="000080"/>
    </w:pPr>
  </w:style>
  <w:style w:type="paragraph" w:customStyle="1" w:styleId="Textof">
    <w:name w:val="Text of 中文参考文献"/>
    <w:basedOn w:val="a0"/>
    <w:link w:val="Textof0"/>
    <w:rsid w:val="004F6202"/>
    <w:pPr>
      <w:widowControl/>
      <w:tabs>
        <w:tab w:val="left" w:pos="346"/>
      </w:tabs>
      <w:adjustRightInd/>
      <w:spacing w:line="260" w:lineRule="exact"/>
      <w:ind w:left="258" w:hangingChars="258" w:hanging="258"/>
      <w:jc w:val="both"/>
      <w:textAlignment w:val="auto"/>
    </w:pPr>
    <w:rPr>
      <w:kern w:val="0"/>
      <w:sz w:val="15"/>
    </w:rPr>
  </w:style>
  <w:style w:type="paragraph" w:styleId="aff2">
    <w:name w:val="Body Text"/>
    <w:basedOn w:val="a0"/>
    <w:rsid w:val="00F03CCE"/>
    <w:pPr>
      <w:tabs>
        <w:tab w:val="left" w:pos="357"/>
      </w:tabs>
      <w:overflowPunct w:val="0"/>
      <w:adjustRightInd/>
      <w:ind w:firstLineChars="200" w:firstLine="200"/>
      <w:jc w:val="both"/>
      <w:textAlignment w:val="auto"/>
    </w:pPr>
    <w:rPr>
      <w:sz w:val="18"/>
    </w:rPr>
  </w:style>
  <w:style w:type="paragraph" w:customStyle="1" w:styleId="TextofReference">
    <w:name w:val="Text of Reference"/>
    <w:rsid w:val="00F03CCE"/>
    <w:pPr>
      <w:numPr>
        <w:numId w:val="10"/>
      </w:numPr>
      <w:spacing w:line="260" w:lineRule="exact"/>
      <w:jc w:val="both"/>
    </w:pPr>
    <w:rPr>
      <w:sz w:val="15"/>
    </w:rPr>
  </w:style>
  <w:style w:type="paragraph" w:styleId="aff3">
    <w:name w:val="Normal Indent"/>
    <w:basedOn w:val="a0"/>
    <w:rsid w:val="00F03CCE"/>
    <w:pPr>
      <w:adjustRightInd/>
      <w:ind w:firstLine="420"/>
      <w:jc w:val="both"/>
      <w:textAlignment w:val="auto"/>
    </w:pPr>
    <w:rPr>
      <w:sz w:val="21"/>
    </w:rPr>
  </w:style>
  <w:style w:type="paragraph" w:customStyle="1" w:styleId="aff4">
    <w:name w:val="摘要"/>
    <w:basedOn w:val="aff2"/>
    <w:next w:val="a0"/>
    <w:rsid w:val="00FE45F9"/>
    <w:pPr>
      <w:tabs>
        <w:tab w:val="clear" w:pos="357"/>
        <w:tab w:val="left" w:pos="798"/>
      </w:tabs>
      <w:adjustRightInd w:val="0"/>
      <w:ind w:firstLineChars="0" w:firstLine="0"/>
    </w:pPr>
    <w:rPr>
      <w:rFonts w:eastAsia="楷体_GB2312"/>
      <w:snapToGrid w:val="0"/>
    </w:rPr>
  </w:style>
  <w:style w:type="paragraph" w:customStyle="1" w:styleId="aff5">
    <w:name w:val="致谢"/>
    <w:basedOn w:val="a0"/>
    <w:next w:val="a0"/>
    <w:rsid w:val="009650E1"/>
    <w:pPr>
      <w:overflowPunct w:val="0"/>
      <w:adjustRightInd/>
      <w:spacing w:beforeLines="100" w:before="100"/>
      <w:jc w:val="both"/>
      <w:textAlignment w:val="auto"/>
    </w:pPr>
    <w:rPr>
      <w:bCs/>
      <w:sz w:val="18"/>
    </w:rPr>
  </w:style>
  <w:style w:type="character" w:styleId="aff6">
    <w:name w:val="Hyperlink"/>
    <w:rsid w:val="009650E1"/>
    <w:rPr>
      <w:color w:val="0000FF"/>
      <w:u w:val="single"/>
    </w:rPr>
  </w:style>
  <w:style w:type="character" w:customStyle="1" w:styleId="hps">
    <w:name w:val="hps"/>
    <w:basedOn w:val="a1"/>
    <w:rsid w:val="00214A49"/>
  </w:style>
  <w:style w:type="paragraph" w:customStyle="1" w:styleId="00">
    <w:name w:val="00 报告正文"/>
    <w:basedOn w:val="a0"/>
    <w:link w:val="00Char"/>
    <w:qFormat/>
    <w:rsid w:val="00046628"/>
    <w:pPr>
      <w:adjustRightInd/>
      <w:spacing w:line="420" w:lineRule="exact"/>
      <w:ind w:rightChars="-13" w:right="-13" w:firstLineChars="200" w:firstLine="480"/>
      <w:jc w:val="both"/>
      <w:textAlignment w:val="center"/>
    </w:pPr>
    <w:rPr>
      <w:rFonts w:eastAsia="仿宋_GB2312"/>
      <w:kern w:val="0"/>
      <w:szCs w:val="24"/>
      <w:lang w:val="x-none" w:eastAsia="x-none"/>
    </w:rPr>
  </w:style>
  <w:style w:type="character" w:customStyle="1" w:styleId="00Char">
    <w:name w:val="00 报告正文 Char"/>
    <w:link w:val="00"/>
    <w:rsid w:val="00046628"/>
    <w:rPr>
      <w:rFonts w:eastAsia="仿宋_GB2312"/>
      <w:sz w:val="24"/>
      <w:szCs w:val="24"/>
      <w:lang w:val="x-none" w:eastAsia="x-none"/>
    </w:rPr>
  </w:style>
  <w:style w:type="paragraph" w:customStyle="1" w:styleId="061">
    <w:name w:val="06 一、样式1"/>
    <w:basedOn w:val="00"/>
    <w:next w:val="00"/>
    <w:link w:val="061Char"/>
    <w:qFormat/>
    <w:rsid w:val="008443A0"/>
    <w:pPr>
      <w:spacing w:beforeLines="20" w:afterLines="20"/>
      <w:ind w:firstLine="200"/>
    </w:pPr>
    <w:rPr>
      <w:b/>
    </w:rPr>
  </w:style>
  <w:style w:type="character" w:customStyle="1" w:styleId="061Char">
    <w:name w:val="06 一、样式1 Char"/>
    <w:link w:val="061"/>
    <w:rsid w:val="008443A0"/>
    <w:rPr>
      <w:rFonts w:eastAsia="仿宋_GB2312"/>
      <w:b/>
      <w:sz w:val="24"/>
      <w:szCs w:val="24"/>
      <w:lang w:val="x-none" w:eastAsia="x-none"/>
    </w:rPr>
  </w:style>
  <w:style w:type="paragraph" w:customStyle="1" w:styleId="08">
    <w:name w:val="08 表格正文"/>
    <w:basedOn w:val="a0"/>
    <w:next w:val="00"/>
    <w:link w:val="08Char"/>
    <w:qFormat/>
    <w:rsid w:val="00D93BF3"/>
    <w:pPr>
      <w:adjustRightInd/>
      <w:ind w:rightChars="-13" w:right="-13"/>
      <w:jc w:val="center"/>
      <w:textAlignment w:val="auto"/>
    </w:pPr>
    <w:rPr>
      <w:rFonts w:eastAsia="仿宋_GB2312"/>
      <w:kern w:val="0"/>
      <w:sz w:val="20"/>
      <w:szCs w:val="24"/>
      <w:lang w:val="x-none" w:eastAsia="x-none"/>
    </w:rPr>
  </w:style>
  <w:style w:type="character" w:customStyle="1" w:styleId="08Char">
    <w:name w:val="08 表格正文 Char"/>
    <w:link w:val="08"/>
    <w:rsid w:val="00D93BF3"/>
    <w:rPr>
      <w:rFonts w:eastAsia="仿宋_GB2312"/>
      <w:szCs w:val="24"/>
      <w:lang w:val="x-none" w:eastAsia="x-none"/>
    </w:rPr>
  </w:style>
  <w:style w:type="paragraph" w:styleId="aff7">
    <w:name w:val="annotation subject"/>
    <w:basedOn w:val="afb"/>
    <w:next w:val="afb"/>
    <w:link w:val="aff8"/>
    <w:rsid w:val="00B827E7"/>
    <w:rPr>
      <w:b/>
      <w:bCs/>
    </w:rPr>
  </w:style>
  <w:style w:type="character" w:customStyle="1" w:styleId="afc">
    <w:name w:val="批注文字 字符"/>
    <w:link w:val="afb"/>
    <w:semiHidden/>
    <w:rsid w:val="00B827E7"/>
    <w:rPr>
      <w:kern w:val="2"/>
      <w:sz w:val="24"/>
    </w:rPr>
  </w:style>
  <w:style w:type="character" w:customStyle="1" w:styleId="aff8">
    <w:name w:val="批注主题 字符"/>
    <w:basedOn w:val="afc"/>
    <w:link w:val="aff7"/>
    <w:rsid w:val="00B827E7"/>
    <w:rPr>
      <w:kern w:val="2"/>
      <w:sz w:val="24"/>
    </w:rPr>
  </w:style>
  <w:style w:type="character" w:styleId="aff9">
    <w:name w:val="Placeholder Text"/>
    <w:basedOn w:val="a1"/>
    <w:uiPriority w:val="99"/>
    <w:semiHidden/>
    <w:rsid w:val="00E34F00"/>
    <w:rPr>
      <w:color w:val="808080"/>
    </w:rPr>
  </w:style>
  <w:style w:type="paragraph" w:styleId="affa">
    <w:name w:val="List Paragraph"/>
    <w:basedOn w:val="a0"/>
    <w:uiPriority w:val="34"/>
    <w:qFormat/>
    <w:rsid w:val="00647ADF"/>
    <w:pPr>
      <w:ind w:firstLineChars="200" w:firstLine="420"/>
    </w:pPr>
  </w:style>
  <w:style w:type="table" w:customStyle="1" w:styleId="affb">
    <w:name w:val="三线表"/>
    <w:basedOn w:val="a2"/>
    <w:uiPriority w:val="99"/>
    <w:rsid w:val="00CA7284"/>
    <w:pPr>
      <w:spacing w:line="400" w:lineRule="exact"/>
    </w:pPr>
    <w:rPr>
      <w:sz w:val="24"/>
    </w:rPr>
    <w:tblPr>
      <w:tblBorders>
        <w:top w:val="single" w:sz="12" w:space="0" w:color="auto"/>
        <w:bottom w:val="single" w:sz="12" w:space="0" w:color="auto"/>
      </w:tblBorders>
    </w:tblPr>
    <w:trPr>
      <w:hidden/>
    </w:trPr>
    <w:tcPr>
      <w:vAlign w:val="center"/>
    </w:tcPr>
    <w:tblStylePr w:type="firstRow">
      <w:tblPr/>
      <w:trPr>
        <w:hidden/>
      </w:tr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c"/>
    <w:qFormat/>
    <w:rsid w:val="00AA69C4"/>
    <w:pPr>
      <w:numPr>
        <w:numId w:val="27"/>
      </w:numPr>
      <w:adjustRightInd/>
      <w:jc w:val="both"/>
      <w:textAlignment w:val="auto"/>
    </w:pPr>
    <w:rPr>
      <w:sz w:val="21"/>
      <w:szCs w:val="21"/>
    </w:rPr>
  </w:style>
  <w:style w:type="table" w:styleId="affd">
    <w:name w:val="Table Grid"/>
    <w:basedOn w:val="a2"/>
    <w:rsid w:val="001C37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13">
    <w:name w:val="正文1"/>
    <w:basedOn w:val="a0"/>
    <w:link w:val="14"/>
    <w:qFormat/>
    <w:rsid w:val="00A21003"/>
    <w:pPr>
      <w:autoSpaceDE w:val="0"/>
      <w:autoSpaceDN w:val="0"/>
      <w:spacing w:line="300" w:lineRule="auto"/>
      <w:ind w:firstLineChars="200" w:firstLine="200"/>
      <w:jc w:val="both"/>
      <w:textAlignment w:val="auto"/>
    </w:pPr>
    <w:rPr>
      <w:rFonts w:ascii="宋体" w:hAnsi="宋体" w:cs="宋体"/>
      <w:kern w:val="0"/>
      <w:sz w:val="21"/>
      <w:szCs w:val="21"/>
    </w:rPr>
  </w:style>
  <w:style w:type="paragraph" w:customStyle="1" w:styleId="affe">
    <w:name w:val="图表标题"/>
    <w:basedOn w:val="Textof"/>
    <w:link w:val="afff"/>
    <w:qFormat/>
    <w:rsid w:val="00A748F4"/>
    <w:pPr>
      <w:spacing w:line="300" w:lineRule="auto"/>
      <w:ind w:left="0" w:firstLineChars="0" w:firstLine="0"/>
      <w:jc w:val="center"/>
    </w:pPr>
    <w:rPr>
      <w:sz w:val="18"/>
      <w:szCs w:val="18"/>
    </w:rPr>
  </w:style>
  <w:style w:type="character" w:customStyle="1" w:styleId="14">
    <w:name w:val="正文1 字符"/>
    <w:basedOn w:val="a1"/>
    <w:link w:val="13"/>
    <w:rsid w:val="00A21003"/>
    <w:rPr>
      <w:rFonts w:ascii="宋体" w:hAnsi="宋体" w:cs="宋体"/>
      <w:sz w:val="21"/>
      <w:szCs w:val="21"/>
    </w:rPr>
  </w:style>
  <w:style w:type="character" w:customStyle="1" w:styleId="affc">
    <w:name w:val="伪代码 字符"/>
    <w:basedOn w:val="a1"/>
    <w:link w:val="a"/>
    <w:rsid w:val="00BC29A8"/>
    <w:rPr>
      <w:kern w:val="2"/>
      <w:sz w:val="21"/>
      <w:szCs w:val="21"/>
    </w:rPr>
  </w:style>
  <w:style w:type="character" w:customStyle="1" w:styleId="Textof0">
    <w:name w:val="Text of 中文参考文献 字符"/>
    <w:basedOn w:val="a1"/>
    <w:link w:val="Textof"/>
    <w:rsid w:val="00F5743C"/>
    <w:rPr>
      <w:sz w:val="15"/>
    </w:rPr>
  </w:style>
  <w:style w:type="character" w:customStyle="1" w:styleId="afff">
    <w:name w:val="图表标题 字符"/>
    <w:basedOn w:val="Textof0"/>
    <w:link w:val="affe"/>
    <w:rsid w:val="00A748F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23454">
      <w:bodyDiv w:val="1"/>
      <w:marLeft w:val="0"/>
      <w:marRight w:val="0"/>
      <w:marTop w:val="0"/>
      <w:marBottom w:val="0"/>
      <w:divBdr>
        <w:top w:val="none" w:sz="0" w:space="0" w:color="auto"/>
        <w:left w:val="none" w:sz="0" w:space="0" w:color="auto"/>
        <w:bottom w:val="none" w:sz="0" w:space="0" w:color="auto"/>
        <w:right w:val="none" w:sz="0" w:space="0" w:color="auto"/>
      </w:divBdr>
    </w:div>
    <w:div w:id="1008019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1.emf"/><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2.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A479D-D4C5-4ED4-9DB3-D38EC07C3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1529</TotalTime>
  <Pages>12</Pages>
  <Words>12205</Words>
  <Characters>18675</Characters>
  <Application>Microsoft Office Word</Application>
  <DocSecurity>0</DocSecurity>
  <Lines>848</Lines>
  <Paragraphs>441</Paragraphs>
  <ScaleCrop>false</ScaleCrop>
  <Company>Microsoft</Company>
  <LinksUpToDate>false</LinksUpToDate>
  <CharactersWithSpaces>30439</CharactersWithSpaces>
  <SharedDoc>false</SharedDoc>
  <HLinks>
    <vt:vector size="6" baseType="variant">
      <vt:variant>
        <vt:i4>7209063</vt:i4>
      </vt:variant>
      <vt:variant>
        <vt:i4>3</vt:i4>
      </vt:variant>
      <vt:variant>
        <vt:i4>0</vt:i4>
      </vt:variant>
      <vt:variant>
        <vt:i4>5</vt:i4>
      </vt:variant>
      <vt:variant>
        <vt:lpwstr>http://arxiv.org/pdf/0711.1409.pdf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中文版样板</dc:title>
  <dc:subject/>
  <dc:creator>王娟</dc:creator>
  <cp:keywords/>
  <cp:lastModifiedBy>运璐 何</cp:lastModifiedBy>
  <cp:revision>47</cp:revision>
  <cp:lastPrinted>2025-12-18T06:51:00Z</cp:lastPrinted>
  <dcterms:created xsi:type="dcterms:W3CDTF">2025-12-16T07:42:00Z</dcterms:created>
  <dcterms:modified xsi:type="dcterms:W3CDTF">2026-01-30T05:58:00Z</dcterms:modified>
</cp:coreProperties>
</file>