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13896" w14:textId="729F0D3A" w:rsidR="008D33C0" w:rsidDel="008725F9" w:rsidRDefault="007A37FB" w:rsidP="00C631A8">
      <w:pPr>
        <w:spacing w:line="360" w:lineRule="auto"/>
        <w:jc w:val="center"/>
        <w:rPr>
          <w:del w:id="0" w:author="Lianghui Ding" w:date="2025-10-25T11:32:00Z"/>
          <w:rFonts w:ascii="宋体" w:hAnsi="宋体"/>
          <w:b/>
          <w:color w:val="000000"/>
          <w:sz w:val="44"/>
          <w:szCs w:val="44"/>
        </w:rPr>
      </w:pPr>
      <w:ins w:id="1" w:author="Lianghui Ding" w:date="2025-10-25T11:32:00Z">
        <w:r>
          <w:rPr>
            <w:rFonts w:ascii="宋体" w:hAnsi="宋体" w:hint="eastAsia"/>
            <w:b/>
            <w:color w:val="000000"/>
            <w:sz w:val="44"/>
            <w:szCs w:val="44"/>
          </w:rPr>
          <w:t>面向</w:t>
        </w:r>
      </w:ins>
      <w:del w:id="2" w:author="Lianghui Ding" w:date="2025-10-25T11:29:00Z">
        <w:r w:rsidR="008D33C0" w:rsidDel="0075256F">
          <w:rPr>
            <w:rFonts w:ascii="宋体" w:hAnsi="宋体" w:hint="eastAsia"/>
            <w:b/>
            <w:color w:val="000000"/>
            <w:sz w:val="44"/>
            <w:szCs w:val="44"/>
          </w:rPr>
          <w:delText>城市作战</w:delText>
        </w:r>
      </w:del>
      <w:ins w:id="3" w:author="Lianghui Ding" w:date="2025-10-25T11:29:00Z">
        <w:r w:rsidR="0075256F">
          <w:rPr>
            <w:rFonts w:ascii="宋体" w:hAnsi="宋体" w:hint="eastAsia"/>
            <w:b/>
            <w:color w:val="000000"/>
            <w:sz w:val="44"/>
            <w:szCs w:val="44"/>
          </w:rPr>
          <w:t>复杂地形与电磁</w:t>
        </w:r>
      </w:ins>
      <w:ins w:id="4" w:author="Lianghui Ding" w:date="2025-10-25T11:30:00Z">
        <w:r w:rsidR="0075256F">
          <w:rPr>
            <w:rFonts w:ascii="宋体" w:hAnsi="宋体" w:hint="eastAsia"/>
            <w:b/>
            <w:color w:val="000000"/>
            <w:sz w:val="44"/>
            <w:szCs w:val="44"/>
          </w:rPr>
          <w:t>对抗</w:t>
        </w:r>
        <w:r w:rsidR="002E49AB">
          <w:rPr>
            <w:rFonts w:ascii="宋体" w:hAnsi="宋体" w:hint="eastAsia"/>
            <w:b/>
            <w:color w:val="000000"/>
            <w:sz w:val="44"/>
            <w:szCs w:val="44"/>
          </w:rPr>
          <w:t>环境</w:t>
        </w:r>
      </w:ins>
      <w:ins w:id="5" w:author="Lianghui Ding" w:date="2025-10-25T11:32:00Z">
        <w:r w:rsidR="006A15E5">
          <w:rPr>
            <w:rFonts w:ascii="宋体" w:hAnsi="宋体" w:hint="eastAsia"/>
            <w:b/>
            <w:color w:val="000000"/>
            <w:sz w:val="44"/>
            <w:szCs w:val="44"/>
          </w:rPr>
          <w:t>的</w:t>
        </w:r>
        <w:r w:rsidR="0001165D">
          <w:rPr>
            <w:rFonts w:ascii="宋体" w:hAnsi="宋体" w:hint="eastAsia"/>
            <w:b/>
            <w:color w:val="000000"/>
            <w:sz w:val="44"/>
            <w:szCs w:val="44"/>
          </w:rPr>
          <w:t>连通性保持</w:t>
        </w:r>
      </w:ins>
      <w:del w:id="6" w:author="Lianghui Ding" w:date="2025-10-25T11:29:00Z">
        <w:r w:rsidR="008D33C0" w:rsidDel="0075256F">
          <w:rPr>
            <w:rFonts w:ascii="宋体" w:hAnsi="宋体" w:hint="eastAsia"/>
            <w:b/>
            <w:color w:val="000000"/>
            <w:sz w:val="44"/>
            <w:szCs w:val="44"/>
          </w:rPr>
          <w:delText>场</w:delText>
        </w:r>
      </w:del>
      <w:del w:id="7" w:author="Lianghui Ding" w:date="2025-10-25T11:30:00Z">
        <w:r w:rsidR="008D33C0" w:rsidDel="0075256F">
          <w:rPr>
            <w:rFonts w:ascii="宋体" w:hAnsi="宋体" w:hint="eastAsia"/>
            <w:b/>
            <w:color w:val="000000"/>
            <w:sz w:val="44"/>
            <w:szCs w:val="44"/>
          </w:rPr>
          <w:delText>景下</w:delText>
        </w:r>
      </w:del>
      <w:r w:rsidR="008D33C0">
        <w:rPr>
          <w:rFonts w:ascii="宋体" w:hAnsi="宋体" w:hint="eastAsia"/>
          <w:b/>
          <w:color w:val="000000"/>
          <w:sz w:val="44"/>
          <w:szCs w:val="44"/>
        </w:rPr>
        <w:t>无人</w:t>
      </w:r>
      <w:del w:id="8" w:author="Lianghui Ding" w:date="2025-10-25T11:32:00Z">
        <w:r w:rsidR="008D33C0" w:rsidDel="002A1FB2">
          <w:rPr>
            <w:rFonts w:ascii="宋体" w:hAnsi="宋体" w:hint="eastAsia"/>
            <w:b/>
            <w:color w:val="000000"/>
            <w:sz w:val="44"/>
            <w:szCs w:val="44"/>
          </w:rPr>
          <w:delText>机</w:delText>
        </w:r>
      </w:del>
      <w:r w:rsidR="008D33C0">
        <w:rPr>
          <w:rFonts w:ascii="宋体" w:hAnsi="宋体" w:hint="eastAsia"/>
          <w:b/>
          <w:color w:val="000000"/>
          <w:sz w:val="44"/>
          <w:szCs w:val="44"/>
        </w:rPr>
        <w:t>集</w:t>
      </w:r>
      <w:ins w:id="9" w:author="Lianghui Ding" w:date="2025-10-25T11:32:00Z">
        <w:r w:rsidR="00AA3564">
          <w:rPr>
            <w:rFonts w:ascii="宋体" w:hAnsi="宋体" w:hint="eastAsia"/>
            <w:b/>
            <w:color w:val="000000"/>
            <w:sz w:val="44"/>
            <w:szCs w:val="44"/>
          </w:rPr>
          <w:t>群</w:t>
        </w:r>
      </w:ins>
      <w:del w:id="10" w:author="Lianghui Ding" w:date="2025-10-25T11:32:00Z">
        <w:r w:rsidR="008D33C0" w:rsidDel="0001165D">
          <w:rPr>
            <w:rFonts w:ascii="宋体" w:hAnsi="宋体" w:hint="eastAsia"/>
            <w:b/>
            <w:color w:val="000000"/>
            <w:sz w:val="44"/>
            <w:szCs w:val="44"/>
          </w:rPr>
          <w:delText>群通信保持</w:delText>
        </w:r>
      </w:del>
    </w:p>
    <w:p w14:paraId="0A14B51A" w14:textId="59107A7F" w:rsidR="00C421E5" w:rsidRPr="00807F35" w:rsidRDefault="002E49AB" w:rsidP="00C631A8">
      <w:pPr>
        <w:spacing w:line="360" w:lineRule="auto"/>
        <w:jc w:val="center"/>
        <w:rPr>
          <w:rFonts w:ascii="宋体" w:hAnsi="宋体"/>
          <w:color w:val="000000"/>
          <w:sz w:val="44"/>
          <w:szCs w:val="44"/>
        </w:rPr>
      </w:pPr>
      <w:ins w:id="11" w:author="Lianghui Ding" w:date="2025-10-25T11:31:00Z">
        <w:r>
          <w:rPr>
            <w:rFonts w:ascii="宋体" w:hAnsi="宋体" w:hint="eastAsia"/>
            <w:b/>
            <w:color w:val="000000"/>
            <w:sz w:val="44"/>
            <w:szCs w:val="44"/>
          </w:rPr>
          <w:t>分簇</w:t>
        </w:r>
      </w:ins>
      <w:r w:rsidR="008D33C0">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2DF87CD6"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8D33C0">
        <w:rPr>
          <w:rFonts w:ascii="楷体_GB2312" w:eastAsia="楷体_GB2312" w:hAnsi="宋体"/>
          <w:szCs w:val="18"/>
        </w:rPr>
        <w:t>在</w:t>
      </w:r>
      <w:r w:rsidR="008D33C0">
        <w:rPr>
          <w:rFonts w:ascii="楷体_GB2312" w:eastAsia="楷体_GB2312" w:hAnsi="宋体" w:hint="eastAsia"/>
          <w:szCs w:val="18"/>
        </w:rPr>
        <w:t>建筑</w:t>
      </w:r>
      <w:r w:rsidR="0013068A">
        <w:rPr>
          <w:rFonts w:ascii="楷体_GB2312" w:eastAsia="楷体_GB2312" w:hAnsi="宋体" w:hint="eastAsia"/>
          <w:szCs w:val="18"/>
        </w:rPr>
        <w:t>物</w:t>
      </w:r>
      <w:r w:rsidR="008D33C0">
        <w:rPr>
          <w:rFonts w:ascii="楷体_GB2312" w:eastAsia="楷体_GB2312" w:hAnsi="宋体" w:hint="eastAsia"/>
          <w:szCs w:val="18"/>
        </w:rPr>
        <w:t>密集且存在电磁干扰</w:t>
      </w:r>
      <w:r w:rsidR="008D33C0" w:rsidRPr="008D33C0">
        <w:rPr>
          <w:rFonts w:ascii="楷体_GB2312" w:eastAsia="楷体_GB2312" w:hAnsi="宋体"/>
          <w:szCs w:val="18"/>
        </w:rPr>
        <w:t>的城市作战环境下，大规模无人机集群在执行任务过程中不仅需要完成高效的路径规划，还必须保持</w:t>
      </w:r>
      <w:r w:rsidR="00171134">
        <w:rPr>
          <w:rFonts w:ascii="楷体_GB2312" w:eastAsia="楷体_GB2312" w:hAnsi="宋体" w:hint="eastAsia"/>
          <w:szCs w:val="18"/>
        </w:rPr>
        <w:t>无人机之间的</w:t>
      </w:r>
      <w:r w:rsidR="008D33C0" w:rsidRPr="008D33C0">
        <w:rPr>
          <w:rFonts w:ascii="楷体_GB2312" w:eastAsia="楷体_GB2312" w:hAnsi="宋体"/>
          <w:szCs w:val="18"/>
        </w:rPr>
        <w:t>通信连通，以保障</w:t>
      </w:r>
      <w:r w:rsidR="00FE72B5">
        <w:rPr>
          <w:rFonts w:ascii="楷体_GB2312" w:eastAsia="楷体_GB2312" w:hAnsi="宋体" w:hint="eastAsia"/>
          <w:szCs w:val="18"/>
        </w:rPr>
        <w:t>打击和侦查等</w:t>
      </w:r>
      <w:r w:rsidR="008D33C0" w:rsidRPr="008D33C0">
        <w:rPr>
          <w:rFonts w:ascii="楷体_GB2312" w:eastAsia="楷体_GB2312" w:hAnsi="宋体"/>
          <w:szCs w:val="18"/>
        </w:rPr>
        <w:t>任务的协同与信息交互。针对</w:t>
      </w:r>
      <w:del w:id="12" w:author="Lianghui Ding" w:date="2025-10-25T11:33:00Z">
        <w:r w:rsidR="008D33C0" w:rsidRPr="008D33C0" w:rsidDel="00406B0B">
          <w:rPr>
            <w:rFonts w:ascii="楷体_GB2312" w:eastAsia="楷体_GB2312" w:hAnsi="宋体" w:hint="eastAsia"/>
            <w:szCs w:val="18"/>
          </w:rPr>
          <w:delText>传统路径规划方法在</w:delText>
        </w:r>
        <w:r w:rsidR="00FE72B5" w:rsidDel="00406B0B">
          <w:rPr>
            <w:rFonts w:ascii="楷体_GB2312" w:eastAsia="楷体_GB2312" w:hAnsi="宋体" w:hint="eastAsia"/>
            <w:szCs w:val="18"/>
          </w:rPr>
          <w:delText>通信</w:delText>
        </w:r>
        <w:r w:rsidR="008D33C0" w:rsidRPr="008D33C0" w:rsidDel="00406B0B">
          <w:rPr>
            <w:rFonts w:ascii="楷体_GB2312" w:eastAsia="楷体_GB2312" w:hAnsi="宋体" w:hint="eastAsia"/>
            <w:szCs w:val="18"/>
          </w:rPr>
          <w:delText>保持方面不足的</w:delText>
        </w:r>
      </w:del>
      <w:ins w:id="13" w:author="Lianghui Ding" w:date="2025-10-25T11:33:00Z">
        <w:r w:rsidR="00406B0B">
          <w:rPr>
            <w:rFonts w:ascii="楷体_GB2312" w:eastAsia="楷体_GB2312" w:hAnsi="宋体" w:hint="eastAsia"/>
            <w:szCs w:val="18"/>
          </w:rPr>
          <w:t>该</w:t>
        </w:r>
      </w:ins>
      <w:r w:rsidR="008D33C0" w:rsidRPr="008D33C0">
        <w:rPr>
          <w:rFonts w:ascii="楷体_GB2312" w:eastAsia="楷体_GB2312" w:hAnsi="宋体"/>
          <w:szCs w:val="18"/>
        </w:rPr>
        <w:t>问题，本文提出</w:t>
      </w:r>
      <w:del w:id="14" w:author="Lianghui Ding" w:date="2025-10-25T11:33:00Z">
        <w:r w:rsidR="008D33C0" w:rsidRPr="008D33C0" w:rsidDel="00087FBB">
          <w:rPr>
            <w:rFonts w:ascii="楷体_GB2312" w:eastAsia="楷体_GB2312" w:hAnsi="宋体"/>
            <w:szCs w:val="18"/>
          </w:rPr>
          <w:delText>了</w:delText>
        </w:r>
      </w:del>
      <w:r w:rsidR="008D33C0" w:rsidRPr="008D33C0">
        <w:rPr>
          <w:rFonts w:ascii="楷体_GB2312" w:eastAsia="楷体_GB2312" w:hAnsi="宋体"/>
          <w:szCs w:val="18"/>
        </w:rPr>
        <w:t>一种</w:t>
      </w:r>
      <w:r w:rsidR="0013068A">
        <w:rPr>
          <w:rFonts w:ascii="楷体_GB2312" w:eastAsia="楷体_GB2312" w:hAnsi="宋体" w:hint="eastAsia"/>
          <w:szCs w:val="18"/>
        </w:rPr>
        <w:t>基于</w:t>
      </w:r>
      <w:commentRangeStart w:id="15"/>
      <w:r w:rsidR="008D33C0" w:rsidRPr="0013068A">
        <w:rPr>
          <w:rFonts w:ascii="楷体_GB2312" w:eastAsia="楷体_GB2312" w:hAnsi="宋体"/>
          <w:szCs w:val="18"/>
        </w:rPr>
        <w:t>分簇</w:t>
      </w:r>
      <w:commentRangeEnd w:id="15"/>
      <w:r w:rsidR="00747B55">
        <w:rPr>
          <w:rStyle w:val="ac"/>
        </w:rPr>
        <w:commentReference w:id="15"/>
      </w:r>
      <w:r w:rsidR="008D33C0" w:rsidRPr="0013068A">
        <w:rPr>
          <w:rFonts w:ascii="楷体_GB2312" w:eastAsia="楷体_GB2312" w:hAnsi="宋体"/>
          <w:szCs w:val="18"/>
        </w:rPr>
        <w:t>的无人机集群通信保持路径规划方法</w:t>
      </w:r>
      <w:r w:rsidR="008D33C0" w:rsidRPr="0013068A">
        <w:rPr>
          <w:rFonts w:eastAsia="楷体_GB2312"/>
          <w:szCs w:val="18"/>
        </w:rPr>
        <w:t>（</w:t>
      </w:r>
      <w:r w:rsidR="008D33C0" w:rsidRPr="0013068A">
        <w:rPr>
          <w:rFonts w:eastAsia="楷体_GB2312"/>
          <w:szCs w:val="18"/>
        </w:rPr>
        <w:t>CL-RRT*-APF</w:t>
      </w:r>
      <w:r w:rsidR="008D33C0" w:rsidRPr="0013068A">
        <w:rPr>
          <w:rFonts w:eastAsia="楷体_GB2312"/>
          <w:szCs w:val="18"/>
        </w:rPr>
        <w:t>）</w:t>
      </w:r>
      <w:r w:rsidR="008D33C0" w:rsidRPr="008D33C0">
        <w:rPr>
          <w:rFonts w:ascii="楷体_GB2312" w:eastAsia="楷体_GB2312" w:hAnsi="宋体"/>
          <w:szCs w:val="18"/>
        </w:rPr>
        <w:t>。</w:t>
      </w:r>
      <w:commentRangeStart w:id="16"/>
      <w:r w:rsidR="008D33C0" w:rsidRPr="008D33C0">
        <w:rPr>
          <w:rFonts w:ascii="楷体_GB2312" w:eastAsia="楷体_GB2312" w:hAnsi="宋体"/>
          <w:szCs w:val="18"/>
        </w:rPr>
        <w:t>该方法首先对无人机集群进行分簇，以</w:t>
      </w:r>
      <w:r w:rsidR="00374195">
        <w:rPr>
          <w:rFonts w:ascii="楷体_GB2312" w:eastAsia="楷体_GB2312" w:hAnsi="宋体" w:hint="eastAsia"/>
          <w:szCs w:val="18"/>
        </w:rPr>
        <w:t>各</w:t>
      </w:r>
      <w:r w:rsidR="008D33C0" w:rsidRPr="008D33C0">
        <w:rPr>
          <w:rFonts w:ascii="楷体_GB2312" w:eastAsia="楷体_GB2312" w:hAnsi="宋体"/>
          <w:szCs w:val="18"/>
        </w:rPr>
        <w:t>簇</w:t>
      </w:r>
      <w:ins w:id="17" w:author="Lianghui Ding" w:date="2025-10-25T11:40:00Z">
        <w:r w:rsidR="00F66B21">
          <w:rPr>
            <w:rFonts w:ascii="楷体_GB2312" w:eastAsia="楷体_GB2312" w:hAnsi="宋体" w:hint="eastAsia"/>
            <w:szCs w:val="18"/>
          </w:rPr>
          <w:t>虚拟</w:t>
        </w:r>
      </w:ins>
      <w:r w:rsidR="008D33C0" w:rsidRPr="008D33C0">
        <w:rPr>
          <w:rFonts w:ascii="楷体_GB2312" w:eastAsia="楷体_GB2312" w:hAnsi="宋体"/>
          <w:szCs w:val="18"/>
        </w:rPr>
        <w:t>中心为</w:t>
      </w:r>
      <w:r w:rsidR="008D33C0">
        <w:rPr>
          <w:rFonts w:ascii="楷体_GB2312" w:eastAsia="楷体_GB2312" w:hAnsi="宋体" w:hint="eastAsia"/>
          <w:szCs w:val="18"/>
        </w:rPr>
        <w:t>全局</w:t>
      </w:r>
      <w:r w:rsidR="008D33C0" w:rsidRPr="008D33C0">
        <w:rPr>
          <w:rFonts w:ascii="楷体_GB2312" w:eastAsia="楷体_GB2312" w:hAnsi="宋体"/>
          <w:szCs w:val="18"/>
        </w:rPr>
        <w:t>规划</w:t>
      </w:r>
      <w:r w:rsidR="008D33C0">
        <w:rPr>
          <w:rFonts w:ascii="楷体_GB2312" w:eastAsia="楷体_GB2312" w:hAnsi="宋体" w:hint="eastAsia"/>
          <w:szCs w:val="18"/>
        </w:rPr>
        <w:t>起始位置</w:t>
      </w:r>
      <w:r w:rsidR="008D33C0" w:rsidRPr="008D33C0">
        <w:rPr>
          <w:rFonts w:ascii="楷体_GB2312" w:eastAsia="楷体_GB2312" w:hAnsi="宋体"/>
          <w:szCs w:val="18"/>
        </w:rPr>
        <w:t>，</w:t>
      </w:r>
      <w:r w:rsidR="00FE72B5">
        <w:rPr>
          <w:rFonts w:ascii="楷体_GB2312" w:eastAsia="楷体_GB2312" w:hAnsi="宋体" w:hint="eastAsia"/>
          <w:szCs w:val="18"/>
        </w:rPr>
        <w:t>通过</w:t>
      </w:r>
      <w:r w:rsidR="00FE72B5" w:rsidRPr="0013068A">
        <w:rPr>
          <w:rFonts w:eastAsia="楷体_GB2312"/>
          <w:szCs w:val="18"/>
        </w:rPr>
        <w:t>RRT*</w:t>
      </w:r>
      <w:r w:rsidR="00FE72B5">
        <w:rPr>
          <w:rFonts w:ascii="楷体_GB2312" w:eastAsia="楷体_GB2312" w:hAnsi="宋体" w:hint="eastAsia"/>
          <w:szCs w:val="18"/>
        </w:rPr>
        <w:t>算法实时计算满足</w:t>
      </w:r>
      <w:r w:rsidR="00DE3777" w:rsidRPr="0013068A">
        <w:rPr>
          <w:rFonts w:eastAsia="楷体_GB2312"/>
          <w:szCs w:val="18"/>
        </w:rPr>
        <w:t>Fréchet</w:t>
      </w:r>
      <w:r w:rsidR="00FE72B5">
        <w:rPr>
          <w:rFonts w:ascii="楷体_GB2312" w:eastAsia="楷体_GB2312" w:hAnsi="宋体" w:hint="eastAsia"/>
          <w:szCs w:val="18"/>
        </w:rPr>
        <w:t>距离的路径规划解集</w:t>
      </w:r>
      <w:r w:rsidR="008D33C0" w:rsidRPr="008D33C0">
        <w:rPr>
          <w:rFonts w:ascii="楷体_GB2312" w:eastAsia="楷体_GB2312" w:hAnsi="宋体"/>
          <w:szCs w:val="18"/>
        </w:rPr>
        <w:t>；随后在</w:t>
      </w:r>
      <w:r w:rsidR="00FE72B5">
        <w:rPr>
          <w:rFonts w:ascii="楷体_GB2312" w:eastAsia="楷体_GB2312" w:hAnsi="宋体" w:hint="eastAsia"/>
          <w:szCs w:val="18"/>
        </w:rPr>
        <w:t>采用人工势场法进行局部规划</w:t>
      </w:r>
      <w:r w:rsidR="008D33C0" w:rsidRPr="008D33C0">
        <w:rPr>
          <w:rFonts w:ascii="楷体_GB2312" w:eastAsia="楷体_GB2312" w:hAnsi="宋体"/>
          <w:szCs w:val="18"/>
        </w:rPr>
        <w:t>过程中引入</w:t>
      </w:r>
      <w:r w:rsidR="00FE72B5">
        <w:rPr>
          <w:rFonts w:ascii="楷体_GB2312" w:eastAsia="楷体_GB2312" w:hAnsi="宋体" w:hint="eastAsia"/>
          <w:szCs w:val="18"/>
        </w:rPr>
        <w:t>基于最小生成树的引力项</w:t>
      </w:r>
      <w:r w:rsidR="008D33C0" w:rsidRPr="008D33C0">
        <w:rPr>
          <w:rFonts w:ascii="楷体_GB2312" w:eastAsia="楷体_GB2312" w:hAnsi="宋体"/>
          <w:szCs w:val="18"/>
        </w:rPr>
        <w:t>，确保无人机在规避障碍和干扰的同时，维持网络的整体连通性</w:t>
      </w:r>
      <w:commentRangeEnd w:id="16"/>
      <w:r w:rsidR="004F179D">
        <w:rPr>
          <w:rStyle w:val="ac"/>
        </w:rPr>
        <w:commentReference w:id="16"/>
      </w:r>
      <w:r w:rsidR="008D33C0" w:rsidRPr="008D33C0">
        <w:rPr>
          <w:rFonts w:ascii="楷体_GB2312" w:eastAsia="楷体_GB2312" w:hAnsi="宋体"/>
          <w:szCs w:val="18"/>
        </w:rPr>
        <w:t>。实验结果表明，所提方法在</w:t>
      </w:r>
      <w:r w:rsidR="00FE72B5">
        <w:rPr>
          <w:rFonts w:ascii="楷体_GB2312" w:eastAsia="楷体_GB2312" w:hAnsi="宋体" w:hint="eastAsia"/>
          <w:szCs w:val="18"/>
        </w:rPr>
        <w:t>不同的建筑密度</w:t>
      </w:r>
      <w:r w:rsidR="001D27EE">
        <w:rPr>
          <w:rFonts w:ascii="楷体_GB2312" w:eastAsia="楷体_GB2312" w:hAnsi="宋体" w:hint="eastAsia"/>
          <w:szCs w:val="18"/>
        </w:rPr>
        <w:t>、无人机数目</w:t>
      </w:r>
      <w:r w:rsidR="00FE72B5">
        <w:rPr>
          <w:rFonts w:ascii="楷体_GB2312" w:eastAsia="楷体_GB2312" w:hAnsi="宋体" w:hint="eastAsia"/>
          <w:szCs w:val="18"/>
        </w:rPr>
        <w:t>与干扰强度的</w:t>
      </w:r>
      <w:r w:rsidR="008D33C0" w:rsidRPr="008D33C0">
        <w:rPr>
          <w:rFonts w:ascii="楷体_GB2312" w:eastAsia="楷体_GB2312" w:hAnsi="宋体"/>
          <w:szCs w:val="18"/>
        </w:rPr>
        <w:t>城市场景下</w:t>
      </w:r>
      <w:r w:rsidR="00FE72B5">
        <w:rPr>
          <w:rFonts w:ascii="楷体_GB2312" w:eastAsia="楷体_GB2312" w:hAnsi="宋体" w:hint="eastAsia"/>
          <w:szCs w:val="18"/>
        </w:rPr>
        <w:t>都</w:t>
      </w:r>
      <w:r w:rsidR="008D33C0" w:rsidRPr="008D33C0">
        <w:rPr>
          <w:rFonts w:ascii="楷体_GB2312" w:eastAsia="楷体_GB2312" w:hAnsi="宋体"/>
          <w:szCs w:val="18"/>
        </w:rPr>
        <w:t>能够实现高效的路径规划，并且在连通率与代数连通度等指标上显著优于传统算法，验证了该方法在大规模无人机协同作战中的有效性与实用价值。</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C631A8">
      <w:pPr>
        <w:spacing w:line="360" w:lineRule="auto"/>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38E4983A"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ins w:id="18" w:author="Lianghui Ding" w:date="2025-10-25T11:41:00Z">
        <w:r w:rsidR="00C60928">
          <w:rPr>
            <w:color w:val="000000"/>
            <w:sz w:val="21"/>
            <w:szCs w:val="21"/>
          </w:rPr>
          <w:t xml:space="preserve"> </w:t>
        </w:r>
      </w:ins>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del w:id="19" w:author="Lianghui Ding" w:date="2025-10-25T11:41:00Z">
        <w:r w:rsidRPr="0013068A" w:rsidDel="00BE2009">
          <w:rPr>
            <w:rFonts w:hint="eastAsia"/>
            <w:color w:val="000000"/>
            <w:sz w:val="21"/>
            <w:szCs w:val="21"/>
          </w:rPr>
          <w:delText>场景</w:delText>
        </w:r>
      </w:del>
      <w:ins w:id="20" w:author="Lianghui Ding" w:date="2025-10-25T11:41:00Z">
        <w:r w:rsidR="00BE2009">
          <w:rPr>
            <w:rFonts w:hint="eastAsia"/>
            <w:color w:val="000000"/>
            <w:sz w:val="21"/>
            <w:szCs w:val="21"/>
          </w:rPr>
          <w:t>应用</w:t>
        </w:r>
      </w:ins>
      <w:r w:rsidRPr="0013068A">
        <w:rPr>
          <w:color w:val="000000"/>
          <w:sz w:val="21"/>
          <w:szCs w:val="21"/>
        </w:rPr>
        <w:t>包括遥感监测、城市巡检、通信覆盖以及军事侦察等</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627782" w:rsidRPr="0013068A">
        <w:rPr>
          <w:color w:val="000000"/>
          <w:sz w:val="21"/>
          <w:szCs w:val="21"/>
          <w:vertAlign w:val="superscript"/>
        </w:rPr>
        <w:t>[</w:t>
      </w:r>
      <w:r w:rsidR="00627782">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627782">
        <w:rPr>
          <w:color w:val="000000"/>
          <w:sz w:val="21"/>
          <w:szCs w:val="21"/>
          <w:vertAlign w:val="superscript"/>
        </w:rPr>
        <w:t>4</w:t>
      </w:r>
      <w:r w:rsidR="00627782" w:rsidRPr="0013068A">
        <w:rPr>
          <w:color w:val="000000"/>
          <w:sz w:val="21"/>
          <w:szCs w:val="21"/>
          <w:vertAlign w:val="superscript"/>
        </w:rPr>
        <w:t>]</w:t>
      </w:r>
      <w:r w:rsidR="00FE307A" w:rsidRPr="0013068A">
        <w:rPr>
          <w:color w:val="000000"/>
          <w:sz w:val="21"/>
          <w:szCs w:val="21"/>
          <w:vertAlign w:val="superscript"/>
        </w:rPr>
        <w:fldChar w:fldCharType="end"/>
      </w:r>
      <w:r w:rsidR="00FE307A" w:rsidRPr="0013068A">
        <w:rPr>
          <w:rFonts w:hint="eastAsia"/>
          <w:color w:val="000000"/>
          <w:sz w:val="21"/>
          <w:szCs w:val="21"/>
        </w:rPr>
        <w:t>。</w:t>
      </w:r>
      <w:del w:id="21" w:author="Lianghui Ding" w:date="2025-10-25T11:42:00Z">
        <w:r w:rsidR="00FE307A" w:rsidRPr="0013068A" w:rsidDel="00B843E1">
          <w:rPr>
            <w:rFonts w:hint="eastAsia"/>
            <w:color w:val="000000"/>
            <w:sz w:val="21"/>
            <w:szCs w:val="21"/>
          </w:rPr>
          <w:delText>在</w:delText>
        </w:r>
        <w:r w:rsidR="0013068A" w:rsidRPr="0013068A" w:rsidDel="00B843E1">
          <w:rPr>
            <w:rFonts w:hint="eastAsia"/>
            <w:color w:val="000000"/>
            <w:sz w:val="21"/>
            <w:szCs w:val="21"/>
          </w:rPr>
          <w:delText>具体的</w:delText>
        </w:r>
        <w:r w:rsidRPr="0013068A" w:rsidDel="00B843E1">
          <w:rPr>
            <w:rFonts w:hint="eastAsia"/>
            <w:color w:val="000000"/>
            <w:sz w:val="21"/>
            <w:szCs w:val="21"/>
          </w:rPr>
          <w:delText>城市作战环境中</w:delText>
        </w:r>
        <w:r w:rsidRPr="0013068A" w:rsidDel="00B843E1">
          <w:rPr>
            <w:color w:val="000000"/>
            <w:sz w:val="21"/>
            <w:szCs w:val="21"/>
          </w:rPr>
          <w:delText>，</w:delText>
        </w:r>
      </w:del>
      <w:r w:rsidRPr="0013068A">
        <w:rPr>
          <w:color w:val="000000"/>
          <w:sz w:val="21"/>
          <w:szCs w:val="21"/>
        </w:rPr>
        <w:t>无人机集群在执行任务时不仅需要通过自主路径规划避开建筑障碍，还必须在飞行过程中保障</w:t>
      </w:r>
      <w:del w:id="22" w:author="Lianghui Ding" w:date="2025-10-25T11:43:00Z">
        <w:r w:rsidRPr="0013068A" w:rsidDel="00B843E1">
          <w:rPr>
            <w:rFonts w:hint="eastAsia"/>
            <w:color w:val="000000"/>
            <w:sz w:val="21"/>
            <w:szCs w:val="21"/>
          </w:rPr>
          <w:delText>关键</w:delText>
        </w:r>
      </w:del>
      <w:ins w:id="23" w:author="Lianghui Ding" w:date="2025-10-25T11:43:00Z">
        <w:r w:rsidR="00B843E1">
          <w:rPr>
            <w:rFonts w:hint="eastAsia"/>
            <w:color w:val="000000"/>
            <w:sz w:val="21"/>
            <w:szCs w:val="21"/>
          </w:rPr>
          <w:t>协同</w:t>
        </w:r>
      </w:ins>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627782">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。因此，维持无人机之间的稳定可靠通信对集群</w:t>
      </w:r>
      <w:del w:id="24" w:author="Lianghui Ding" w:date="2025-10-25T11:43:00Z">
        <w:r w:rsidRPr="0013068A" w:rsidDel="00315169">
          <w:rPr>
            <w:rFonts w:hint="eastAsia"/>
            <w:color w:val="000000"/>
            <w:sz w:val="21"/>
            <w:szCs w:val="21"/>
          </w:rPr>
          <w:delText>整体</w:delText>
        </w:r>
      </w:del>
      <w:ins w:id="25" w:author="Lianghui Ding" w:date="2025-10-25T11:43:00Z">
        <w:r w:rsidR="00315169">
          <w:rPr>
            <w:rFonts w:hint="eastAsia"/>
            <w:color w:val="000000"/>
            <w:sz w:val="21"/>
            <w:szCs w:val="21"/>
          </w:rPr>
          <w:t>协同</w:t>
        </w:r>
      </w:ins>
      <w:r w:rsidRPr="0013068A">
        <w:rPr>
          <w:color w:val="000000"/>
          <w:sz w:val="21"/>
          <w:szCs w:val="21"/>
        </w:rPr>
        <w:t>任务的成功执行具有决定性作用。</w:t>
      </w:r>
    </w:p>
    <w:p w14:paraId="09FF7501" w14:textId="6E258943" w:rsidR="0006331C" w:rsidRPr="0013068A" w:rsidRDefault="00B2200C" w:rsidP="008A2710">
      <w:pPr>
        <w:spacing w:line="360" w:lineRule="auto"/>
        <w:ind w:firstLineChars="196" w:firstLine="412"/>
        <w:rPr>
          <w:color w:val="000000"/>
          <w:sz w:val="21"/>
          <w:szCs w:val="21"/>
        </w:rPr>
      </w:pPr>
      <w:r w:rsidRPr="0013068A">
        <w:rPr>
          <w:color w:val="000000"/>
          <w:sz w:val="21"/>
          <w:szCs w:val="21"/>
        </w:rPr>
        <w:t>然而，城市作战环境对通信保持提出了更高挑战：一方面，密集的高楼与复杂的街区结构会造成严重的信号遮挡和多径效应，</w:t>
      </w:r>
      <w:del w:id="26" w:author="Lianghui Ding" w:date="2025-10-25T11:45:00Z">
        <w:r w:rsidRPr="0013068A" w:rsidDel="00B308E2">
          <w:rPr>
            <w:rFonts w:hint="eastAsia"/>
            <w:color w:val="000000"/>
            <w:sz w:val="21"/>
            <w:szCs w:val="21"/>
          </w:rPr>
          <w:delText>使</w:delText>
        </w:r>
      </w:del>
      <w:ins w:id="27" w:author="Lianghui Ding" w:date="2025-10-25T11:45:00Z">
        <w:r w:rsidR="00B308E2">
          <w:rPr>
            <w:rFonts w:hint="eastAsia"/>
            <w:color w:val="000000"/>
            <w:sz w:val="21"/>
            <w:szCs w:val="21"/>
          </w:rPr>
          <w:t>造成</w:t>
        </w:r>
      </w:ins>
      <w:r w:rsidRPr="0013068A">
        <w:rPr>
          <w:color w:val="000000"/>
          <w:sz w:val="21"/>
          <w:szCs w:val="21"/>
        </w:rPr>
        <w:t>无人机</w:t>
      </w:r>
      <w:ins w:id="28" w:author="Lianghui Ding" w:date="2025-10-25T11:45:00Z">
        <w:r w:rsidR="00B308E2">
          <w:rPr>
            <w:rFonts w:hint="eastAsia"/>
            <w:color w:val="000000"/>
            <w:sz w:val="21"/>
            <w:szCs w:val="21"/>
          </w:rPr>
          <w:t>之</w:t>
        </w:r>
      </w:ins>
      <w:r w:rsidRPr="0013068A">
        <w:rPr>
          <w:color w:val="000000"/>
          <w:sz w:val="21"/>
          <w:szCs w:val="21"/>
        </w:rPr>
        <w:t>间的通信链路</w:t>
      </w:r>
      <w:del w:id="29" w:author="Lianghui Ding" w:date="2025-10-25T11:45:00Z">
        <w:r w:rsidRPr="0013068A" w:rsidDel="00B308E2">
          <w:rPr>
            <w:rFonts w:hint="eastAsia"/>
            <w:color w:val="000000"/>
            <w:sz w:val="21"/>
            <w:szCs w:val="21"/>
          </w:rPr>
          <w:delText>处于非视距（</w:delText>
        </w:r>
        <w:r w:rsidR="0013068A" w:rsidRPr="0013068A" w:rsidDel="00B308E2">
          <w:rPr>
            <w:rFonts w:hint="eastAsia"/>
            <w:color w:val="000000"/>
            <w:sz w:val="21"/>
            <w:szCs w:val="21"/>
          </w:rPr>
          <w:delText>Non-Line-of-Sight,</w:delText>
        </w:r>
        <w:r w:rsidRPr="0013068A" w:rsidDel="00B308E2">
          <w:rPr>
            <w:rFonts w:hint="eastAsia"/>
            <w:color w:val="000000"/>
            <w:sz w:val="21"/>
            <w:szCs w:val="21"/>
          </w:rPr>
          <w:delText>NLOS</w:delText>
        </w:r>
        <w:r w:rsidRPr="0013068A" w:rsidDel="00B308E2">
          <w:rPr>
            <w:rFonts w:hint="eastAsia"/>
            <w:color w:val="000000"/>
            <w:sz w:val="21"/>
            <w:szCs w:val="21"/>
          </w:rPr>
          <w:delText>）状态</w:delText>
        </w:r>
      </w:del>
      <w:ins w:id="30" w:author="Lianghui Ding" w:date="2025-10-25T11:45:00Z">
        <w:r w:rsidR="00B308E2">
          <w:rPr>
            <w:rFonts w:hint="eastAsia"/>
            <w:color w:val="000000"/>
            <w:sz w:val="21"/>
            <w:szCs w:val="21"/>
          </w:rPr>
          <w:t>中断</w:t>
        </w:r>
      </w:ins>
      <w:r w:rsidRPr="0013068A">
        <w:rPr>
          <w:color w:val="000000"/>
          <w:sz w:val="21"/>
          <w:szCs w:val="21"/>
        </w:rPr>
        <w:t>；另一方面，敌对电磁干扰</w:t>
      </w:r>
      <w:del w:id="31" w:author="Lianghui Ding" w:date="2025-10-25T11:45:00Z">
        <w:r w:rsidRPr="0013068A" w:rsidDel="00FD7356">
          <w:rPr>
            <w:color w:val="000000"/>
            <w:sz w:val="21"/>
            <w:szCs w:val="21"/>
          </w:rPr>
          <w:delText>与通信压制</w:delText>
        </w:r>
      </w:del>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627782" w:rsidRPr="00627782">
        <w:rPr>
          <w:color w:val="000000"/>
          <w:sz w:val="21"/>
          <w:szCs w:val="21"/>
          <w:vertAlign w:val="superscript"/>
        </w:rPr>
        <w:t>[6]</w:t>
      </w:r>
      <w:r w:rsidR="00627782" w:rsidRPr="00627782">
        <w:rPr>
          <w:color w:val="000000"/>
          <w:sz w:val="21"/>
          <w:szCs w:val="21"/>
          <w:vertAlign w:val="superscript"/>
        </w:rPr>
        <w:fldChar w:fldCharType="end"/>
      </w:r>
      <w:r w:rsidRPr="0013068A">
        <w:rPr>
          <w:color w:val="000000"/>
          <w:sz w:val="21"/>
          <w:szCs w:val="21"/>
        </w:rPr>
        <w:t>。</w:t>
      </w:r>
      <w:commentRangeStart w:id="32"/>
      <w:del w:id="33" w:author="Lianghui Ding" w:date="2025-10-25T11:45:00Z">
        <w:r w:rsidRPr="0013068A" w:rsidDel="00125EB5">
          <w:rPr>
            <w:rFonts w:hint="eastAsia"/>
            <w:color w:val="000000"/>
            <w:sz w:val="21"/>
            <w:szCs w:val="21"/>
          </w:rPr>
          <w:delText>这些因素使</w:delText>
        </w:r>
      </w:del>
      <w:ins w:id="34" w:author="Lianghui Ding" w:date="2025-10-25T11:45:00Z">
        <w:r w:rsidR="00125EB5">
          <w:rPr>
            <w:rFonts w:hint="eastAsia"/>
            <w:color w:val="000000"/>
            <w:sz w:val="21"/>
            <w:szCs w:val="21"/>
          </w:rPr>
          <w:t>因此，</w:t>
        </w:r>
      </w:ins>
      <w:r w:rsidRPr="0013068A">
        <w:rPr>
          <w:color w:val="000000"/>
          <w:sz w:val="21"/>
          <w:szCs w:val="21"/>
        </w:rPr>
        <w:t>无人机集群</w:t>
      </w:r>
      <w:r w:rsidR="0013068A" w:rsidRPr="0013068A">
        <w:rPr>
          <w:rFonts w:hint="eastAsia"/>
          <w:color w:val="000000"/>
          <w:sz w:val="21"/>
          <w:szCs w:val="21"/>
        </w:rPr>
        <w:t>在</w:t>
      </w:r>
      <w:r w:rsidRPr="0013068A">
        <w:rPr>
          <w:color w:val="000000"/>
          <w:sz w:val="21"/>
          <w:szCs w:val="21"/>
        </w:rPr>
        <w:t>规避物理障碍和</w:t>
      </w:r>
      <w:r w:rsidR="0013068A" w:rsidRPr="0013068A">
        <w:rPr>
          <w:rFonts w:hint="eastAsia"/>
          <w:color w:val="000000"/>
          <w:sz w:val="21"/>
          <w:szCs w:val="21"/>
        </w:rPr>
        <w:t>电磁</w:t>
      </w:r>
      <w:r w:rsidRPr="0013068A">
        <w:rPr>
          <w:color w:val="000000"/>
          <w:sz w:val="21"/>
          <w:szCs w:val="21"/>
        </w:rPr>
        <w:t>干扰</w:t>
      </w:r>
      <w:r w:rsidR="0013068A" w:rsidRPr="0013068A">
        <w:rPr>
          <w:rFonts w:hint="eastAsia"/>
          <w:color w:val="000000"/>
          <w:sz w:val="21"/>
          <w:szCs w:val="21"/>
        </w:rPr>
        <w:t>的</w:t>
      </w:r>
      <w:r w:rsidRPr="0013068A">
        <w:rPr>
          <w:color w:val="000000"/>
          <w:sz w:val="21"/>
          <w:szCs w:val="21"/>
        </w:rPr>
        <w:t>同时保持通信连通成为一项复杂而现实的技术难题。</w:t>
      </w:r>
      <w:commentRangeEnd w:id="32"/>
      <w:r w:rsidR="00ED51A4">
        <w:rPr>
          <w:rStyle w:val="ac"/>
        </w:rPr>
        <w:commentReference w:id="32"/>
      </w:r>
    </w:p>
    <w:p w14:paraId="2D995DAF" w14:textId="3477703D" w:rsidR="008A2710" w:rsidRPr="0013068A" w:rsidRDefault="008A2710" w:rsidP="008A2710">
      <w:pPr>
        <w:spacing w:line="360" w:lineRule="auto"/>
        <w:ind w:firstLineChars="196" w:firstLine="412"/>
        <w:rPr>
          <w:color w:val="000000"/>
          <w:sz w:val="21"/>
          <w:szCs w:val="21"/>
        </w:rPr>
      </w:pPr>
      <w:commentRangeStart w:id="35"/>
      <w:commentRangeStart w:id="36"/>
      <w:r w:rsidRPr="0013068A">
        <w:rPr>
          <w:color w:val="000000"/>
          <w:sz w:val="21"/>
          <w:szCs w:val="21"/>
        </w:rPr>
        <w:t>当前无人机集群在城市环境下的路径规划与通信保持研究已形成多条技术路线</w:t>
      </w:r>
      <w:r w:rsidRPr="0013068A">
        <w:rPr>
          <w:rFonts w:hint="eastAsia"/>
          <w:color w:val="000000"/>
          <w:sz w:val="21"/>
          <w:szCs w:val="21"/>
        </w:rPr>
        <w:t>。</w:t>
      </w:r>
      <w:commentRangeEnd w:id="35"/>
      <w:r w:rsidR="00B04056">
        <w:rPr>
          <w:rStyle w:val="ac"/>
        </w:rPr>
        <w:commentReference w:id="35"/>
      </w:r>
      <w:commentRangeEnd w:id="36"/>
      <w:r w:rsidR="00D24BF5">
        <w:rPr>
          <w:rStyle w:val="ac"/>
        </w:rPr>
        <w:commentReference w:id="36"/>
      </w:r>
      <w:r w:rsidRPr="0013068A">
        <w:rPr>
          <w:color w:val="000000"/>
          <w:sz w:val="21"/>
          <w:szCs w:val="21"/>
        </w:rPr>
        <w:t>基于冲突的搜索（</w:t>
      </w:r>
      <w:r w:rsidR="0013068A" w:rsidRPr="0013068A">
        <w:rPr>
          <w:color w:val="000000"/>
          <w:sz w:val="21"/>
          <w:szCs w:val="21"/>
        </w:rPr>
        <w:t xml:space="preserve">Conflict-Based Search </w:t>
      </w:r>
      <w:r w:rsidR="0013068A">
        <w:rPr>
          <w:color w:val="000000"/>
          <w:sz w:val="21"/>
          <w:szCs w:val="21"/>
        </w:rPr>
        <w:t>,</w:t>
      </w:r>
      <w:r w:rsidRPr="0013068A">
        <w:rPr>
          <w:color w:val="000000"/>
          <w:sz w:val="21"/>
          <w:szCs w:val="21"/>
        </w:rPr>
        <w:t>CBS</w:t>
      </w:r>
      <w:r w:rsidRPr="0013068A">
        <w:rPr>
          <w:color w:val="000000"/>
          <w:sz w:val="21"/>
          <w:szCs w:val="21"/>
        </w:rPr>
        <w:t>）与</w:t>
      </w:r>
      <w:r w:rsidRPr="0013068A">
        <w:rPr>
          <w:color w:val="000000"/>
          <w:sz w:val="21"/>
          <w:szCs w:val="21"/>
        </w:rPr>
        <w:t>A*</w:t>
      </w:r>
      <w:r w:rsidRPr="0013068A">
        <w:rPr>
          <w:color w:val="000000"/>
          <w:sz w:val="21"/>
          <w:szCs w:val="21"/>
        </w:rPr>
        <w:t>、</w:t>
      </w:r>
      <w:r w:rsidRPr="0013068A">
        <w:rPr>
          <w:color w:val="000000"/>
          <w:sz w:val="21"/>
          <w:szCs w:val="21"/>
        </w:rPr>
        <w:t>RRT*</w:t>
      </w:r>
      <w:r w:rsidRPr="0013068A">
        <w:rPr>
          <w:color w:val="000000"/>
          <w:sz w:val="21"/>
          <w:szCs w:val="21"/>
        </w:rPr>
        <w:t>等单智能体路径规划的融合算法通过分层约束处理解决了多智能体路径冲突问题</w:t>
      </w:r>
      <w:r w:rsidRPr="0013068A">
        <w:rPr>
          <w:rFonts w:hint="eastAsia"/>
          <w:color w:val="000000"/>
          <w:sz w:val="21"/>
          <w:szCs w:val="21"/>
        </w:rPr>
        <w:t>。</w:t>
      </w:r>
      <w:commentRangeStart w:id="37"/>
      <w:r w:rsidRPr="0013068A">
        <w:rPr>
          <w:color w:val="000000"/>
          <w:sz w:val="21"/>
          <w:szCs w:val="21"/>
        </w:rPr>
        <w:t>然而，此类算法普遍缺乏对集群协同通信的建模，使得规划路径虽能实现避障，却难以维持网络连通性</w:t>
      </w:r>
      <w:r w:rsidR="00924D79" w:rsidRPr="00627782">
        <w:rPr>
          <w:color w:val="000000"/>
          <w:sz w:val="21"/>
          <w:szCs w:val="21"/>
          <w:vertAlign w:val="superscript"/>
        </w:rPr>
        <w:fldChar w:fldCharType="begin"/>
      </w:r>
      <w:r w:rsidR="00924D79" w:rsidRPr="00627782">
        <w:rPr>
          <w:color w:val="000000"/>
          <w:sz w:val="21"/>
          <w:szCs w:val="21"/>
          <w:vertAlign w:val="superscript"/>
        </w:rPr>
        <w:instrText xml:space="preserve"> REF _Ref210899161 \r \h</w:instrText>
      </w:r>
      <w:r w:rsidR="00627782" w:rsidRPr="00627782">
        <w:rPr>
          <w:color w:val="000000"/>
          <w:sz w:val="21"/>
          <w:szCs w:val="21"/>
          <w:vertAlign w:val="superscript"/>
        </w:rPr>
        <w:instrText xml:space="preserve"> \#"[0" \* MERGEFORMAT </w:instrText>
      </w:r>
      <w:r w:rsidR="00924D79" w:rsidRPr="00627782">
        <w:rPr>
          <w:color w:val="000000"/>
          <w:sz w:val="21"/>
          <w:szCs w:val="21"/>
          <w:vertAlign w:val="superscript"/>
        </w:rPr>
      </w:r>
      <w:r w:rsidR="00924D79" w:rsidRPr="00627782">
        <w:rPr>
          <w:color w:val="000000"/>
          <w:sz w:val="21"/>
          <w:szCs w:val="21"/>
          <w:vertAlign w:val="superscript"/>
        </w:rPr>
        <w:fldChar w:fldCharType="separate"/>
      </w:r>
      <w:r w:rsidR="00627782" w:rsidRPr="00627782">
        <w:rPr>
          <w:color w:val="000000"/>
          <w:sz w:val="21"/>
          <w:szCs w:val="21"/>
          <w:vertAlign w:val="superscript"/>
        </w:rPr>
        <w:t>[</w:t>
      </w:r>
      <w:r w:rsidR="00627782">
        <w:rPr>
          <w:color w:val="000000"/>
          <w:sz w:val="21"/>
          <w:szCs w:val="21"/>
          <w:vertAlign w:val="superscript"/>
        </w:rPr>
        <w:t>7</w:t>
      </w:r>
      <w:r w:rsidR="00924D79" w:rsidRPr="00627782">
        <w:rPr>
          <w:color w:val="000000"/>
          <w:sz w:val="21"/>
          <w:szCs w:val="21"/>
          <w:vertAlign w:val="superscript"/>
        </w:rPr>
        <w:fldChar w:fldCharType="end"/>
      </w:r>
      <w:r w:rsidR="00627782" w:rsidRPr="00627782">
        <w:rPr>
          <w:color w:val="000000"/>
          <w:sz w:val="21"/>
          <w:szCs w:val="21"/>
          <w:vertAlign w:val="superscript"/>
        </w:rPr>
        <w:t>-</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_Ref211074835 \r \h \#"0</w:instrText>
      </w:r>
      <w:r w:rsidR="00627782" w:rsidRPr="00627782">
        <w:rPr>
          <w:rFonts w:hint="eastAsia"/>
          <w:color w:val="000000"/>
          <w:sz w:val="21"/>
          <w:szCs w:val="21"/>
          <w:vertAlign w:val="superscript"/>
        </w:rPr>
        <w:instrText>]</w:instrText>
      </w:r>
      <w:r w:rsidR="00627782" w:rsidRPr="00627782">
        <w:rPr>
          <w:color w:val="000000"/>
          <w:sz w:val="21"/>
          <w:szCs w:val="21"/>
          <w:vertAlign w:val="superscript"/>
        </w:rPr>
        <w:instrText xml:space="preserve">"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627782">
        <w:rPr>
          <w:color w:val="000000"/>
          <w:sz w:val="21"/>
          <w:szCs w:val="21"/>
          <w:vertAlign w:val="superscript"/>
        </w:rPr>
        <w:t>8</w:t>
      </w:r>
      <w:r w:rsidR="00627782" w:rsidRPr="00627782">
        <w:rPr>
          <w:rFonts w:hint="eastAsia"/>
          <w:color w:val="000000"/>
          <w:sz w:val="21"/>
          <w:szCs w:val="21"/>
          <w:vertAlign w:val="superscript"/>
        </w:rPr>
        <w:t>]</w:t>
      </w:r>
      <w:r w:rsidR="00627782" w:rsidRPr="00627782">
        <w:rPr>
          <w:color w:val="000000"/>
          <w:sz w:val="21"/>
          <w:szCs w:val="21"/>
          <w:vertAlign w:val="superscript"/>
        </w:rPr>
        <w:fldChar w:fldCharType="end"/>
      </w:r>
      <w:r w:rsidRPr="0013068A">
        <w:rPr>
          <w:color w:val="000000"/>
          <w:sz w:val="21"/>
          <w:szCs w:val="21"/>
        </w:rPr>
        <w:t>。</w:t>
      </w:r>
      <w:commentRangeEnd w:id="37"/>
      <w:r w:rsidR="00D24BF5">
        <w:rPr>
          <w:rStyle w:val="ac"/>
        </w:rPr>
        <w:commentReference w:id="37"/>
      </w:r>
      <w:r w:rsidRPr="0013068A">
        <w:rPr>
          <w:color w:val="000000"/>
          <w:sz w:val="21"/>
          <w:szCs w:val="21"/>
        </w:rPr>
        <w:t>在人工势场法（</w:t>
      </w:r>
      <w:r w:rsidR="0013068A" w:rsidRPr="0013068A">
        <w:rPr>
          <w:color w:val="000000"/>
          <w:sz w:val="21"/>
          <w:szCs w:val="21"/>
        </w:rPr>
        <w:t>Artificial Potential Field</w:t>
      </w:r>
      <w:r w:rsidR="0013068A" w:rsidRPr="0013068A">
        <w:rPr>
          <w:rFonts w:hint="eastAsia"/>
          <w:color w:val="000000"/>
          <w:sz w:val="21"/>
          <w:szCs w:val="21"/>
        </w:rPr>
        <w:t>,</w:t>
      </w:r>
      <w:r w:rsidRPr="0013068A">
        <w:rPr>
          <w:color w:val="000000"/>
          <w:sz w:val="21"/>
          <w:szCs w:val="21"/>
        </w:rPr>
        <w:t>APF</w:t>
      </w:r>
      <w:r w:rsidRPr="0013068A">
        <w:rPr>
          <w:color w:val="000000"/>
          <w:sz w:val="21"/>
          <w:szCs w:val="21"/>
        </w:rPr>
        <w:t>）改进方向，</w:t>
      </w:r>
      <w:r w:rsidRPr="0013068A">
        <w:rPr>
          <w:color w:val="000000"/>
          <w:sz w:val="21"/>
          <w:szCs w:val="21"/>
        </w:rPr>
        <w:t>Wang</w:t>
      </w:r>
      <w:r w:rsidRPr="0013068A">
        <w:rPr>
          <w:color w:val="000000"/>
          <w:sz w:val="21"/>
          <w:szCs w:val="21"/>
        </w:rPr>
        <w:t>等人提出的</w:t>
      </w:r>
      <w:r w:rsidRPr="0013068A">
        <w:rPr>
          <w:color w:val="000000"/>
          <w:sz w:val="21"/>
          <w:szCs w:val="21"/>
        </w:rPr>
        <w:t>APF-CPP</w:t>
      </w:r>
      <w:r w:rsidRPr="0013068A">
        <w:rPr>
          <w:color w:val="000000"/>
          <w:sz w:val="21"/>
          <w:szCs w:val="21"/>
        </w:rPr>
        <w:t>算法通过构建覆盖与避障兼顾的势场模型，实现了多机器人系统的在线覆盖路径规划，在动态环境中具备</w:t>
      </w:r>
      <w:r w:rsidR="00627782">
        <w:rPr>
          <w:rFonts w:hint="eastAsia"/>
          <w:color w:val="000000"/>
          <w:sz w:val="21"/>
          <w:szCs w:val="21"/>
        </w:rPr>
        <w:t>比较</w:t>
      </w:r>
      <w:r w:rsidRPr="0013068A">
        <w:rPr>
          <w:color w:val="000000"/>
          <w:sz w:val="21"/>
          <w:szCs w:val="21"/>
        </w:rPr>
        <w:t>好的鲁棒性</w:t>
      </w:r>
      <w:r w:rsidR="00BB781A" w:rsidRPr="0013068A">
        <w:rPr>
          <w:color w:val="000000"/>
          <w:sz w:val="21"/>
          <w:szCs w:val="21"/>
          <w:vertAlign w:val="superscript"/>
        </w:rPr>
        <w:fldChar w:fldCharType="begin"/>
      </w:r>
      <w:r w:rsidR="00BB781A" w:rsidRPr="0013068A">
        <w:rPr>
          <w:color w:val="000000"/>
          <w:sz w:val="21"/>
          <w:szCs w:val="21"/>
          <w:vertAlign w:val="superscript"/>
        </w:rPr>
        <w:instrText xml:space="preserve"> REF _Ref210899238 \r \h  \* MERGEFORMAT </w:instrText>
      </w:r>
      <w:r w:rsidR="00BB781A" w:rsidRPr="0013068A">
        <w:rPr>
          <w:color w:val="000000"/>
          <w:sz w:val="21"/>
          <w:szCs w:val="21"/>
          <w:vertAlign w:val="superscript"/>
        </w:rPr>
      </w:r>
      <w:r w:rsidR="00BB781A" w:rsidRPr="0013068A">
        <w:rPr>
          <w:color w:val="000000"/>
          <w:sz w:val="21"/>
          <w:szCs w:val="21"/>
          <w:vertAlign w:val="superscript"/>
        </w:rPr>
        <w:fldChar w:fldCharType="separate"/>
      </w:r>
      <w:r w:rsidR="00627782">
        <w:rPr>
          <w:color w:val="000000"/>
          <w:sz w:val="21"/>
          <w:szCs w:val="21"/>
          <w:vertAlign w:val="superscript"/>
        </w:rPr>
        <w:t>[9]</w:t>
      </w:r>
      <w:r w:rsidR="00BB781A" w:rsidRPr="0013068A">
        <w:rPr>
          <w:color w:val="000000"/>
          <w:sz w:val="21"/>
          <w:szCs w:val="21"/>
          <w:vertAlign w:val="superscript"/>
        </w:rPr>
        <w:fldChar w:fldCharType="end"/>
      </w:r>
      <w:r w:rsidRPr="0013068A">
        <w:rPr>
          <w:color w:val="000000"/>
          <w:sz w:val="21"/>
          <w:szCs w:val="21"/>
        </w:rPr>
        <w:t>。同时，</w:t>
      </w:r>
      <w:r w:rsidRPr="0013068A">
        <w:rPr>
          <w:color w:val="000000"/>
          <w:sz w:val="21"/>
          <w:szCs w:val="21"/>
        </w:rPr>
        <w:t>Wang</w:t>
      </w:r>
      <w:r w:rsidRPr="0013068A">
        <w:rPr>
          <w:color w:val="000000"/>
          <w:sz w:val="21"/>
          <w:szCs w:val="21"/>
        </w:rPr>
        <w:t>等人早期的研究将虚拟领航者机制与人工势场相结合，实现了多机器人系统的连通性控制</w:t>
      </w:r>
      <w:r w:rsidR="00BB781A" w:rsidRPr="0013068A">
        <w:rPr>
          <w:color w:val="000000"/>
          <w:sz w:val="21"/>
          <w:szCs w:val="21"/>
          <w:vertAlign w:val="superscript"/>
        </w:rPr>
        <w:fldChar w:fldCharType="begin"/>
      </w:r>
      <w:r w:rsidR="00BB781A" w:rsidRPr="0013068A">
        <w:rPr>
          <w:color w:val="000000"/>
          <w:sz w:val="21"/>
          <w:szCs w:val="21"/>
          <w:vertAlign w:val="superscript"/>
        </w:rPr>
        <w:instrText xml:space="preserve"> REF _Ref210899309 \r \h  \* MERGEFORMAT </w:instrText>
      </w:r>
      <w:r w:rsidR="00BB781A" w:rsidRPr="0013068A">
        <w:rPr>
          <w:color w:val="000000"/>
          <w:sz w:val="21"/>
          <w:szCs w:val="21"/>
          <w:vertAlign w:val="superscript"/>
        </w:rPr>
      </w:r>
      <w:r w:rsidR="00BB781A" w:rsidRPr="0013068A">
        <w:rPr>
          <w:color w:val="000000"/>
          <w:sz w:val="21"/>
          <w:szCs w:val="21"/>
          <w:vertAlign w:val="superscript"/>
        </w:rPr>
        <w:fldChar w:fldCharType="separate"/>
      </w:r>
      <w:r w:rsidR="00627782">
        <w:rPr>
          <w:color w:val="000000"/>
          <w:sz w:val="21"/>
          <w:szCs w:val="21"/>
          <w:vertAlign w:val="superscript"/>
        </w:rPr>
        <w:t>[10]</w:t>
      </w:r>
      <w:r w:rsidR="00BB781A" w:rsidRPr="0013068A">
        <w:rPr>
          <w:color w:val="000000"/>
          <w:sz w:val="21"/>
          <w:szCs w:val="21"/>
          <w:vertAlign w:val="superscript"/>
        </w:rPr>
        <w:fldChar w:fldCharType="end"/>
      </w:r>
      <w:r w:rsidRPr="0013068A">
        <w:rPr>
          <w:color w:val="000000"/>
          <w:sz w:val="21"/>
          <w:szCs w:val="21"/>
        </w:rPr>
        <w:t>。然而，这类</w:t>
      </w:r>
      <w:commentRangeStart w:id="38"/>
      <w:r w:rsidRPr="0013068A">
        <w:rPr>
          <w:color w:val="000000"/>
          <w:sz w:val="21"/>
          <w:szCs w:val="21"/>
        </w:rPr>
        <w:t>基于</w:t>
      </w:r>
      <w:r w:rsidR="00C7408C">
        <w:rPr>
          <w:rFonts w:hint="eastAsia"/>
          <w:color w:val="000000"/>
          <w:sz w:val="21"/>
          <w:szCs w:val="21"/>
        </w:rPr>
        <w:t>完全分布式</w:t>
      </w:r>
      <w:commentRangeEnd w:id="38"/>
      <w:r w:rsidR="009D09DB">
        <w:rPr>
          <w:rStyle w:val="ac"/>
        </w:rPr>
        <w:commentReference w:id="38"/>
      </w:r>
      <w:r w:rsidR="00C7408C">
        <w:rPr>
          <w:rFonts w:hint="eastAsia"/>
          <w:color w:val="000000"/>
          <w:sz w:val="21"/>
          <w:szCs w:val="21"/>
        </w:rPr>
        <w:t>的</w:t>
      </w:r>
      <w:r w:rsidR="00627782">
        <w:rPr>
          <w:rFonts w:hint="eastAsia"/>
          <w:color w:val="000000"/>
          <w:sz w:val="21"/>
          <w:szCs w:val="21"/>
        </w:rPr>
        <w:t>人工</w:t>
      </w:r>
      <w:r w:rsidRPr="0013068A">
        <w:rPr>
          <w:color w:val="000000"/>
          <w:sz w:val="21"/>
          <w:szCs w:val="21"/>
        </w:rPr>
        <w:t>势场的算法在大规模无人机集群和</w:t>
      </w:r>
      <w:r w:rsidR="00C7408C">
        <w:rPr>
          <w:rFonts w:hint="eastAsia"/>
          <w:color w:val="000000"/>
          <w:sz w:val="21"/>
          <w:szCs w:val="21"/>
        </w:rPr>
        <w:t>复杂</w:t>
      </w:r>
      <w:r w:rsidRPr="0013068A">
        <w:rPr>
          <w:color w:val="000000"/>
          <w:sz w:val="21"/>
          <w:szCs w:val="21"/>
        </w:rPr>
        <w:t>强干扰环境下</w:t>
      </w:r>
      <w:r w:rsidR="00BB781A" w:rsidRPr="0013068A">
        <w:rPr>
          <w:rFonts w:hint="eastAsia"/>
          <w:color w:val="000000"/>
          <w:sz w:val="21"/>
          <w:szCs w:val="21"/>
        </w:rPr>
        <w:t>容易陷入</w:t>
      </w:r>
      <w:r w:rsidR="00C7408C">
        <w:rPr>
          <w:rFonts w:hint="eastAsia"/>
          <w:color w:val="000000"/>
          <w:sz w:val="21"/>
          <w:szCs w:val="21"/>
        </w:rPr>
        <w:t>局部的</w:t>
      </w:r>
      <w:r w:rsidR="00BB781A" w:rsidRPr="0013068A">
        <w:rPr>
          <w:rFonts w:hint="eastAsia"/>
          <w:color w:val="000000"/>
          <w:sz w:val="21"/>
          <w:szCs w:val="21"/>
        </w:rPr>
        <w:t>震荡与死锁，</w:t>
      </w:r>
      <w:r w:rsidR="00627782">
        <w:rPr>
          <w:rFonts w:hint="eastAsia"/>
          <w:color w:val="000000"/>
          <w:sz w:val="21"/>
          <w:szCs w:val="21"/>
        </w:rPr>
        <w:t>对复杂场景的</w:t>
      </w:r>
      <w:r w:rsidRPr="0013068A">
        <w:rPr>
          <w:color w:val="000000"/>
          <w:sz w:val="21"/>
          <w:szCs w:val="21"/>
        </w:rPr>
        <w:t>适应性仍显不足。在启发式智能优化算法方面，</w:t>
      </w:r>
      <w:r w:rsidRPr="0013068A">
        <w:rPr>
          <w:color w:val="000000"/>
          <w:sz w:val="21"/>
          <w:szCs w:val="21"/>
        </w:rPr>
        <w:t>Li</w:t>
      </w:r>
      <w:r w:rsidRPr="0013068A">
        <w:rPr>
          <w:color w:val="000000"/>
          <w:sz w:val="21"/>
          <w:szCs w:val="21"/>
        </w:rPr>
        <w:t>等人提出的混合粒子群优化算法结合了局部搜索与全局搜索机制，通过</w:t>
      </w:r>
      <w:r w:rsidRPr="0013068A">
        <w:rPr>
          <w:color w:val="000000"/>
          <w:sz w:val="21"/>
          <w:szCs w:val="21"/>
        </w:rPr>
        <w:t>Pareto</w:t>
      </w:r>
      <w:r w:rsidRPr="0013068A">
        <w:rPr>
          <w:color w:val="000000"/>
          <w:sz w:val="21"/>
          <w:szCs w:val="21"/>
        </w:rPr>
        <w:t>最优解集与拥挤度计算，有效提升了</w:t>
      </w:r>
      <w:r w:rsidRPr="0013068A">
        <w:rPr>
          <w:color w:val="000000"/>
          <w:sz w:val="21"/>
          <w:szCs w:val="21"/>
        </w:rPr>
        <w:lastRenderedPageBreak/>
        <w:t>多无人机协同路径规划的收敛性能与多目标平衡性</w:t>
      </w:r>
      <w:r w:rsidR="00BB781A" w:rsidRPr="0013068A">
        <w:rPr>
          <w:color w:val="000000"/>
          <w:sz w:val="21"/>
          <w:szCs w:val="21"/>
          <w:vertAlign w:val="superscript"/>
        </w:rPr>
        <w:fldChar w:fldCharType="begin"/>
      </w:r>
      <w:r w:rsidR="00BB781A" w:rsidRPr="0013068A">
        <w:rPr>
          <w:color w:val="000000"/>
          <w:sz w:val="21"/>
          <w:szCs w:val="21"/>
          <w:vertAlign w:val="superscript"/>
        </w:rPr>
        <w:instrText xml:space="preserve"> REF _Ref210899454 \r \h  \* MERGEFORMAT </w:instrText>
      </w:r>
      <w:r w:rsidR="00BB781A" w:rsidRPr="0013068A">
        <w:rPr>
          <w:color w:val="000000"/>
          <w:sz w:val="21"/>
          <w:szCs w:val="21"/>
          <w:vertAlign w:val="superscript"/>
        </w:rPr>
      </w:r>
      <w:r w:rsidR="00BB781A" w:rsidRPr="0013068A">
        <w:rPr>
          <w:color w:val="000000"/>
          <w:sz w:val="21"/>
          <w:szCs w:val="21"/>
          <w:vertAlign w:val="superscript"/>
        </w:rPr>
        <w:fldChar w:fldCharType="separate"/>
      </w:r>
      <w:r w:rsidR="00627782">
        <w:rPr>
          <w:color w:val="000000"/>
          <w:sz w:val="21"/>
          <w:szCs w:val="21"/>
          <w:vertAlign w:val="superscript"/>
        </w:rPr>
        <w:t>[11]</w:t>
      </w:r>
      <w:r w:rsidR="00BB781A" w:rsidRPr="0013068A">
        <w:rPr>
          <w:color w:val="000000"/>
          <w:sz w:val="21"/>
          <w:szCs w:val="21"/>
          <w:vertAlign w:val="superscript"/>
        </w:rPr>
        <w:fldChar w:fldCharType="end"/>
      </w:r>
      <w:r w:rsidR="00627782">
        <w:rPr>
          <w:rFonts w:hint="eastAsia"/>
          <w:color w:val="000000"/>
          <w:sz w:val="21"/>
          <w:szCs w:val="21"/>
        </w:rPr>
        <w:t>，</w:t>
      </w:r>
      <w:r w:rsidR="00627782">
        <w:rPr>
          <w:rFonts w:hint="eastAsia"/>
          <w:color w:val="000000"/>
          <w:sz w:val="21"/>
          <w:szCs w:val="21"/>
        </w:rPr>
        <w:t>M</w:t>
      </w:r>
      <w:r w:rsidR="00627782">
        <w:rPr>
          <w:color w:val="000000"/>
          <w:sz w:val="21"/>
          <w:szCs w:val="21"/>
        </w:rPr>
        <w:t>eng</w:t>
      </w:r>
      <w:r w:rsidR="00627782">
        <w:rPr>
          <w:rFonts w:hint="eastAsia"/>
          <w:color w:val="000000"/>
          <w:sz w:val="21"/>
          <w:szCs w:val="21"/>
        </w:rPr>
        <w:t>等人提出的</w:t>
      </w:r>
      <w:r w:rsidR="00627782">
        <w:rPr>
          <w:rFonts w:hint="eastAsia"/>
          <w:color w:val="000000"/>
          <w:sz w:val="21"/>
          <w:szCs w:val="21"/>
        </w:rPr>
        <w:t>P</w:t>
      </w:r>
      <w:r w:rsidR="00627782">
        <w:rPr>
          <w:color w:val="000000"/>
          <w:sz w:val="21"/>
          <w:szCs w:val="21"/>
        </w:rPr>
        <w:t>PS</w:t>
      </w:r>
      <w:r w:rsidR="00627782">
        <w:rPr>
          <w:rFonts w:hint="eastAsia"/>
          <w:color w:val="000000"/>
          <w:sz w:val="21"/>
          <w:szCs w:val="21"/>
        </w:rPr>
        <w:t>warm</w:t>
      </w:r>
      <w:r w:rsidR="00627782">
        <w:rPr>
          <w:rFonts w:hint="eastAsia"/>
          <w:color w:val="000000"/>
          <w:sz w:val="21"/>
          <w:szCs w:val="21"/>
        </w:rPr>
        <w:t>算法通过引入优先级</w:t>
      </w:r>
      <w:r w:rsidR="00627782">
        <w:rPr>
          <w:rFonts w:hint="eastAsia"/>
          <w:color w:val="000000"/>
          <w:sz w:val="21"/>
          <w:szCs w:val="21"/>
        </w:rPr>
        <w:t>R</w:t>
      </w:r>
      <w:r w:rsidR="00627782">
        <w:rPr>
          <w:color w:val="000000"/>
          <w:sz w:val="21"/>
          <w:szCs w:val="21"/>
        </w:rPr>
        <w:t>RT*</w:t>
      </w:r>
      <w:r w:rsidR="00627782">
        <w:rPr>
          <w:rFonts w:hint="eastAsia"/>
          <w:color w:val="000000"/>
          <w:sz w:val="21"/>
          <w:szCs w:val="21"/>
        </w:rPr>
        <w:t>规划为粒子群优化算法生成初步可行解，再通过优化迭代搜索通信保持的最优解，</w:t>
      </w:r>
      <w:commentRangeStart w:id="39"/>
      <w:r w:rsidR="00627782">
        <w:rPr>
          <w:rFonts w:hint="eastAsia"/>
          <w:color w:val="000000"/>
          <w:sz w:val="21"/>
          <w:szCs w:val="21"/>
        </w:rPr>
        <w:t>可以一定程度上加快计算效率</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w:instrText>
      </w:r>
      <w:r w:rsidR="00627782" w:rsidRPr="00627782">
        <w:rPr>
          <w:rFonts w:hint="eastAsia"/>
          <w:color w:val="000000"/>
          <w:sz w:val="21"/>
          <w:szCs w:val="21"/>
          <w:vertAlign w:val="superscript"/>
        </w:rPr>
        <w:instrText>REF _Ref212053055 \r \h</w:instrText>
      </w:r>
      <w:r w:rsidR="00627782" w:rsidRPr="00627782">
        <w:rPr>
          <w:color w:val="000000"/>
          <w:sz w:val="21"/>
          <w:szCs w:val="21"/>
          <w:vertAlign w:val="superscript"/>
        </w:rPr>
        <w:instrText xml:space="preserve"> </w:instrText>
      </w:r>
      <w:r w:rsidR="00627782">
        <w:rPr>
          <w:color w:val="000000"/>
          <w:sz w:val="21"/>
          <w:szCs w:val="21"/>
          <w:vertAlign w:val="superscript"/>
        </w:rPr>
        <w:instrText xml:space="preserve">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627782">
        <w:rPr>
          <w:color w:val="000000"/>
          <w:sz w:val="21"/>
          <w:szCs w:val="21"/>
          <w:vertAlign w:val="superscript"/>
        </w:rPr>
        <w:t>[12]</w:t>
      </w:r>
      <w:r w:rsidR="00627782" w:rsidRPr="00627782">
        <w:rPr>
          <w:color w:val="000000"/>
          <w:sz w:val="21"/>
          <w:szCs w:val="21"/>
          <w:vertAlign w:val="superscript"/>
        </w:rPr>
        <w:fldChar w:fldCharType="end"/>
      </w:r>
      <w:r w:rsidR="00627782">
        <w:rPr>
          <w:rFonts w:hint="eastAsia"/>
          <w:color w:val="000000"/>
          <w:sz w:val="21"/>
          <w:szCs w:val="21"/>
        </w:rPr>
        <w:t>。</w:t>
      </w:r>
      <w:commentRangeEnd w:id="39"/>
      <w:r w:rsidR="001137D4">
        <w:rPr>
          <w:rStyle w:val="ac"/>
        </w:rPr>
        <w:commentReference w:id="39"/>
      </w:r>
      <w:commentRangeStart w:id="40"/>
      <w:r w:rsidR="004A6827" w:rsidRPr="0013068A">
        <w:rPr>
          <w:color w:val="000000"/>
          <w:sz w:val="21"/>
          <w:szCs w:val="21"/>
        </w:rPr>
        <w:t>此外，</w:t>
      </w:r>
      <w:r w:rsidR="004A6827" w:rsidRPr="0013068A">
        <w:rPr>
          <w:color w:val="000000"/>
          <w:sz w:val="21"/>
          <w:szCs w:val="21"/>
        </w:rPr>
        <w:t xml:space="preserve">Lin </w:t>
      </w:r>
      <w:r w:rsidR="004A6827" w:rsidRPr="0013068A">
        <w:rPr>
          <w:color w:val="000000"/>
          <w:sz w:val="21"/>
          <w:szCs w:val="21"/>
        </w:rPr>
        <w:t>等人提出了一种基于多目标遗传算法的路径规划方法，在优化飞行路径长度的同时引入接收信号强度指标，以保持多无人机之间的通信连通性，从而在复杂城市环境中实现了路径规划与通信质量的联合优化</w:t>
      </w:r>
      <w:r w:rsidR="004A6827" w:rsidRPr="0013068A">
        <w:rPr>
          <w:color w:val="000000"/>
          <w:sz w:val="21"/>
          <w:szCs w:val="21"/>
          <w:vertAlign w:val="superscript"/>
        </w:rPr>
        <w:fldChar w:fldCharType="begin"/>
      </w:r>
      <w:r w:rsidR="004A6827" w:rsidRPr="0013068A">
        <w:rPr>
          <w:color w:val="000000"/>
          <w:sz w:val="21"/>
          <w:szCs w:val="21"/>
          <w:vertAlign w:val="superscript"/>
        </w:rPr>
        <w:instrText xml:space="preserve"> REF _Ref210900116 \r \h  \* MERGEFORMAT </w:instrText>
      </w:r>
      <w:r w:rsidR="004A6827" w:rsidRPr="0013068A">
        <w:rPr>
          <w:color w:val="000000"/>
          <w:sz w:val="21"/>
          <w:szCs w:val="21"/>
          <w:vertAlign w:val="superscript"/>
        </w:rPr>
      </w:r>
      <w:r w:rsidR="004A6827" w:rsidRPr="0013068A">
        <w:rPr>
          <w:color w:val="000000"/>
          <w:sz w:val="21"/>
          <w:szCs w:val="21"/>
          <w:vertAlign w:val="superscript"/>
        </w:rPr>
        <w:fldChar w:fldCharType="separate"/>
      </w:r>
      <w:r w:rsidR="00627782">
        <w:rPr>
          <w:color w:val="000000"/>
          <w:sz w:val="21"/>
          <w:szCs w:val="21"/>
          <w:vertAlign w:val="superscript"/>
        </w:rPr>
        <w:t>[13]</w:t>
      </w:r>
      <w:r w:rsidR="004A6827" w:rsidRPr="0013068A">
        <w:rPr>
          <w:color w:val="000000"/>
          <w:sz w:val="21"/>
          <w:szCs w:val="21"/>
          <w:vertAlign w:val="superscript"/>
        </w:rPr>
        <w:fldChar w:fldCharType="end"/>
      </w:r>
      <w:r w:rsidR="004A6827" w:rsidRPr="0013068A">
        <w:rPr>
          <w:rFonts w:hint="eastAsia"/>
          <w:color w:val="000000"/>
          <w:sz w:val="21"/>
          <w:szCs w:val="21"/>
        </w:rPr>
        <w:t>。</w:t>
      </w:r>
      <w:commentRangeEnd w:id="40"/>
      <w:r w:rsidR="008074C8">
        <w:rPr>
          <w:rStyle w:val="ac"/>
        </w:rPr>
        <w:commentReference w:id="40"/>
      </w:r>
      <w:r w:rsidRPr="0013068A">
        <w:rPr>
          <w:color w:val="000000"/>
          <w:sz w:val="21"/>
          <w:szCs w:val="21"/>
        </w:rPr>
        <w:t>尽管如此，启发式算法</w:t>
      </w:r>
      <w:r w:rsidR="00627782">
        <w:rPr>
          <w:rFonts w:hint="eastAsia"/>
          <w:color w:val="000000"/>
          <w:sz w:val="21"/>
          <w:szCs w:val="21"/>
        </w:rPr>
        <w:t>在优化时</w:t>
      </w:r>
      <w:r w:rsidRPr="0013068A">
        <w:rPr>
          <w:color w:val="000000"/>
          <w:sz w:val="21"/>
          <w:szCs w:val="21"/>
        </w:rPr>
        <w:t>普遍依赖全局环境信息，在部分</w:t>
      </w:r>
      <w:r w:rsidR="00C7408C">
        <w:rPr>
          <w:rFonts w:hint="eastAsia"/>
          <w:color w:val="000000"/>
          <w:sz w:val="21"/>
          <w:szCs w:val="21"/>
        </w:rPr>
        <w:t>场景</w:t>
      </w:r>
      <w:r w:rsidRPr="0013068A">
        <w:rPr>
          <w:color w:val="000000"/>
          <w:sz w:val="21"/>
          <w:szCs w:val="21"/>
        </w:rPr>
        <w:t>可观测的城市</w:t>
      </w:r>
      <w:r w:rsidR="00627782">
        <w:rPr>
          <w:rFonts w:hint="eastAsia"/>
          <w:color w:val="000000"/>
          <w:sz w:val="21"/>
          <w:szCs w:val="21"/>
        </w:rPr>
        <w:t>作战</w:t>
      </w:r>
      <w:r w:rsidRPr="0013068A">
        <w:rPr>
          <w:color w:val="000000"/>
          <w:sz w:val="21"/>
          <w:szCs w:val="21"/>
        </w:rPr>
        <w:t>场景中应用受限</w:t>
      </w:r>
      <w:r w:rsidR="00C7408C">
        <w:rPr>
          <w:rFonts w:hint="eastAsia"/>
          <w:color w:val="000000"/>
          <w:sz w:val="21"/>
          <w:szCs w:val="21"/>
        </w:rPr>
        <w:t>，并且搜索效率在无人机规模增加时急剧下降，导致算法的扩展性不足</w:t>
      </w:r>
      <w:r w:rsidRPr="0013068A">
        <w:rPr>
          <w:color w:val="000000"/>
          <w:sz w:val="21"/>
          <w:szCs w:val="21"/>
        </w:rPr>
        <w:t>。在强化学习路径规划方法方面，</w:t>
      </w:r>
      <w:r w:rsidRPr="0013068A">
        <w:rPr>
          <w:color w:val="000000"/>
          <w:sz w:val="21"/>
          <w:szCs w:val="21"/>
        </w:rPr>
        <w:t>Bayerlein</w:t>
      </w:r>
      <w:r w:rsidRPr="0013068A">
        <w:rPr>
          <w:color w:val="000000"/>
          <w:sz w:val="21"/>
          <w:szCs w:val="21"/>
        </w:rPr>
        <w:t>等人利用深度强化学习实现了多无人机数据采集任务的协同路径规划，在保证能源效率的同时维持了通信覆盖的稳定性</w:t>
      </w:r>
      <w:r w:rsidR="004A6827" w:rsidRPr="0013068A">
        <w:rPr>
          <w:color w:val="000000"/>
          <w:sz w:val="21"/>
          <w:szCs w:val="21"/>
          <w:vertAlign w:val="superscript"/>
        </w:rPr>
        <w:fldChar w:fldCharType="begin"/>
      </w:r>
      <w:r w:rsidR="004A6827" w:rsidRPr="0013068A">
        <w:rPr>
          <w:color w:val="000000"/>
          <w:sz w:val="21"/>
          <w:szCs w:val="21"/>
          <w:vertAlign w:val="superscript"/>
        </w:rPr>
        <w:instrText xml:space="preserve"> REF _Ref210900250 \r \h  \* MERGEFORMAT </w:instrText>
      </w:r>
      <w:r w:rsidR="004A6827" w:rsidRPr="0013068A">
        <w:rPr>
          <w:color w:val="000000"/>
          <w:sz w:val="21"/>
          <w:szCs w:val="21"/>
          <w:vertAlign w:val="superscript"/>
        </w:rPr>
      </w:r>
      <w:r w:rsidR="004A6827" w:rsidRPr="0013068A">
        <w:rPr>
          <w:color w:val="000000"/>
          <w:sz w:val="21"/>
          <w:szCs w:val="21"/>
          <w:vertAlign w:val="superscript"/>
        </w:rPr>
        <w:fldChar w:fldCharType="separate"/>
      </w:r>
      <w:r w:rsidR="00627782">
        <w:rPr>
          <w:color w:val="000000"/>
          <w:sz w:val="21"/>
          <w:szCs w:val="21"/>
          <w:vertAlign w:val="superscript"/>
        </w:rPr>
        <w:t>[14]</w:t>
      </w:r>
      <w:r w:rsidR="004A6827" w:rsidRPr="0013068A">
        <w:rPr>
          <w:color w:val="000000"/>
          <w:sz w:val="21"/>
          <w:szCs w:val="21"/>
          <w:vertAlign w:val="superscript"/>
        </w:rPr>
        <w:fldChar w:fldCharType="end"/>
      </w:r>
      <w:r w:rsidRPr="0013068A">
        <w:rPr>
          <w:color w:val="000000"/>
          <w:sz w:val="21"/>
          <w:szCs w:val="21"/>
        </w:rPr>
        <w:t>。此外，</w:t>
      </w:r>
      <w:r w:rsidR="004A6827" w:rsidRPr="0013068A">
        <w:rPr>
          <w:rFonts w:hint="eastAsia"/>
          <w:color w:val="000000"/>
          <w:sz w:val="21"/>
          <w:szCs w:val="21"/>
        </w:rPr>
        <w:t>L</w:t>
      </w:r>
      <w:r w:rsidR="004A6827" w:rsidRPr="0013068A">
        <w:rPr>
          <w:color w:val="000000"/>
          <w:sz w:val="21"/>
          <w:szCs w:val="21"/>
        </w:rPr>
        <w:t>in</w:t>
      </w:r>
      <w:r w:rsidR="004A6827" w:rsidRPr="0013068A">
        <w:rPr>
          <w:rFonts w:hint="eastAsia"/>
          <w:color w:val="000000"/>
          <w:sz w:val="21"/>
          <w:szCs w:val="21"/>
        </w:rPr>
        <w:t>等人</w:t>
      </w:r>
      <w:r w:rsidRPr="0013068A">
        <w:rPr>
          <w:color w:val="000000"/>
          <w:sz w:val="21"/>
          <w:szCs w:val="21"/>
        </w:rPr>
        <w:t>提出了将通信约束直接引入奖励函数的深度强化学习模型，有效提升了在复杂城市信道环境中的连通性保持能力</w:t>
      </w:r>
      <w:r w:rsidR="004A6827" w:rsidRPr="0013068A">
        <w:rPr>
          <w:color w:val="000000"/>
          <w:sz w:val="21"/>
          <w:szCs w:val="21"/>
          <w:vertAlign w:val="superscript"/>
        </w:rPr>
        <w:fldChar w:fldCharType="begin"/>
      </w:r>
      <w:r w:rsidR="004A6827" w:rsidRPr="0013068A">
        <w:rPr>
          <w:color w:val="000000"/>
          <w:sz w:val="21"/>
          <w:szCs w:val="21"/>
          <w:vertAlign w:val="superscript"/>
        </w:rPr>
        <w:instrText xml:space="preserve"> REF _Ref210900389 \r \h  \* MERGEFORMAT </w:instrText>
      </w:r>
      <w:r w:rsidR="004A6827" w:rsidRPr="0013068A">
        <w:rPr>
          <w:color w:val="000000"/>
          <w:sz w:val="21"/>
          <w:szCs w:val="21"/>
          <w:vertAlign w:val="superscript"/>
        </w:rPr>
      </w:r>
      <w:r w:rsidR="004A6827" w:rsidRPr="0013068A">
        <w:rPr>
          <w:color w:val="000000"/>
          <w:sz w:val="21"/>
          <w:szCs w:val="21"/>
          <w:vertAlign w:val="superscript"/>
        </w:rPr>
        <w:fldChar w:fldCharType="separate"/>
      </w:r>
      <w:r w:rsidR="00627782">
        <w:rPr>
          <w:color w:val="000000"/>
          <w:sz w:val="21"/>
          <w:szCs w:val="21"/>
          <w:vertAlign w:val="superscript"/>
        </w:rPr>
        <w:t>[15]</w:t>
      </w:r>
      <w:r w:rsidR="004A6827" w:rsidRPr="0013068A">
        <w:rPr>
          <w:color w:val="000000"/>
          <w:sz w:val="21"/>
          <w:szCs w:val="21"/>
          <w:vertAlign w:val="superscript"/>
        </w:rPr>
        <w:fldChar w:fldCharType="end"/>
      </w:r>
      <w:r w:rsidRPr="0013068A">
        <w:rPr>
          <w:color w:val="000000"/>
          <w:sz w:val="21"/>
          <w:szCs w:val="21"/>
        </w:rPr>
        <w:t>。与此同时，</w:t>
      </w:r>
      <w:r w:rsidRPr="0013068A">
        <w:rPr>
          <w:color w:val="000000"/>
          <w:sz w:val="21"/>
          <w:szCs w:val="21"/>
        </w:rPr>
        <w:t>Gong</w:t>
      </w:r>
      <w:r w:rsidRPr="0013068A">
        <w:rPr>
          <w:color w:val="000000"/>
          <w:sz w:val="21"/>
          <w:szCs w:val="21"/>
        </w:rPr>
        <w:t>等人提出的分层强化学习与模拟退火融合算法通过全局</w:t>
      </w:r>
      <w:r w:rsidRPr="0013068A">
        <w:rPr>
          <w:color w:val="000000"/>
          <w:sz w:val="21"/>
          <w:szCs w:val="21"/>
        </w:rPr>
        <w:t>–</w:t>
      </w:r>
      <w:r w:rsidRPr="0013068A">
        <w:rPr>
          <w:color w:val="000000"/>
          <w:sz w:val="21"/>
          <w:szCs w:val="21"/>
        </w:rPr>
        <w:t>局部分层规划框架提升了路径平滑性与协作效率</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_Ref210900498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627782">
        <w:rPr>
          <w:color w:val="000000"/>
          <w:sz w:val="21"/>
          <w:szCs w:val="21"/>
          <w:vertAlign w:val="superscript"/>
        </w:rPr>
        <w:t>[16]</w:t>
      </w:r>
      <w:r w:rsidR="00F06EB0" w:rsidRPr="0013068A">
        <w:rPr>
          <w:color w:val="000000"/>
          <w:sz w:val="21"/>
          <w:szCs w:val="21"/>
          <w:vertAlign w:val="superscript"/>
        </w:rPr>
        <w:fldChar w:fldCharType="end"/>
      </w:r>
      <w:r w:rsidRPr="0013068A">
        <w:rPr>
          <w:color w:val="000000"/>
          <w:sz w:val="21"/>
          <w:szCs w:val="21"/>
        </w:rPr>
        <w:t>。</w:t>
      </w:r>
      <w:commentRangeStart w:id="41"/>
      <w:r w:rsidRPr="0013068A">
        <w:rPr>
          <w:color w:val="000000"/>
          <w:sz w:val="21"/>
          <w:szCs w:val="21"/>
        </w:rPr>
        <w:t>然而，这类方法在智能体数量增加时面临状态空间指数增长问题，导致训练复杂度高</w:t>
      </w:r>
      <w:r w:rsidR="00C7408C">
        <w:rPr>
          <w:rFonts w:hint="eastAsia"/>
          <w:color w:val="000000"/>
          <w:sz w:val="21"/>
          <w:szCs w:val="21"/>
        </w:rPr>
        <w:t>，</w:t>
      </w:r>
      <w:r w:rsidRPr="0013068A">
        <w:rPr>
          <w:color w:val="000000"/>
          <w:sz w:val="21"/>
          <w:szCs w:val="21"/>
        </w:rPr>
        <w:t>且</w:t>
      </w:r>
      <w:r w:rsidR="00C7408C">
        <w:rPr>
          <w:rFonts w:hint="eastAsia"/>
          <w:color w:val="000000"/>
          <w:sz w:val="21"/>
          <w:szCs w:val="21"/>
        </w:rPr>
        <w:t>训练好的</w:t>
      </w:r>
      <w:r w:rsidRPr="0013068A">
        <w:rPr>
          <w:color w:val="000000"/>
          <w:sz w:val="21"/>
          <w:szCs w:val="21"/>
        </w:rPr>
        <w:t>模型</w:t>
      </w:r>
      <w:r w:rsidRPr="0013068A">
        <w:rPr>
          <w:rFonts w:hint="eastAsia"/>
          <w:color w:val="000000"/>
          <w:sz w:val="21"/>
          <w:szCs w:val="21"/>
        </w:rPr>
        <w:t>在新环境下的</w:t>
      </w:r>
      <w:r w:rsidRPr="0013068A">
        <w:rPr>
          <w:color w:val="000000"/>
          <w:sz w:val="21"/>
          <w:szCs w:val="21"/>
        </w:rPr>
        <w:t>泛化能力</w:t>
      </w:r>
      <w:r w:rsidR="00627782">
        <w:rPr>
          <w:rFonts w:hint="eastAsia"/>
          <w:color w:val="000000"/>
          <w:sz w:val="21"/>
          <w:szCs w:val="21"/>
        </w:rPr>
        <w:t>严重</w:t>
      </w:r>
      <w:r w:rsidRPr="0013068A">
        <w:rPr>
          <w:color w:val="000000"/>
          <w:sz w:val="21"/>
          <w:szCs w:val="21"/>
        </w:rPr>
        <w:t>不足。</w:t>
      </w:r>
      <w:commentRangeEnd w:id="41"/>
      <w:r w:rsidR="00AD0260">
        <w:rPr>
          <w:rStyle w:val="ac"/>
        </w:rPr>
        <w:commentReference w:id="41"/>
      </w:r>
    </w:p>
    <w:p w14:paraId="4962956C" w14:textId="7C8B76D8" w:rsidR="008A2710" w:rsidRPr="0013068A" w:rsidRDefault="008A2710" w:rsidP="008A2710">
      <w:pPr>
        <w:spacing w:line="360" w:lineRule="auto"/>
        <w:ind w:firstLineChars="196" w:firstLine="412"/>
        <w:rPr>
          <w:color w:val="000000"/>
          <w:sz w:val="21"/>
          <w:szCs w:val="21"/>
        </w:rPr>
      </w:pPr>
      <w:commentRangeStart w:id="42"/>
      <w:commentRangeStart w:id="43"/>
      <w:r w:rsidRPr="0013068A">
        <w:rPr>
          <w:color w:val="000000"/>
          <w:sz w:val="21"/>
          <w:szCs w:val="21"/>
        </w:rPr>
        <w:t>在通信保持与拓扑控制研究方面</w:t>
      </w:r>
      <w:commentRangeEnd w:id="42"/>
      <w:r w:rsidR="00271A00">
        <w:rPr>
          <w:rStyle w:val="ac"/>
        </w:rPr>
        <w:commentReference w:id="42"/>
      </w:r>
      <w:commentRangeEnd w:id="43"/>
      <w:r w:rsidR="002B011D">
        <w:rPr>
          <w:rStyle w:val="ac"/>
        </w:rPr>
        <w:commentReference w:id="43"/>
      </w:r>
      <w:r w:rsidRPr="0013068A">
        <w:rPr>
          <w:color w:val="000000"/>
          <w:sz w:val="21"/>
          <w:szCs w:val="21"/>
        </w:rPr>
        <w:t>，</w:t>
      </w:r>
      <w:r w:rsidRPr="0013068A">
        <w:rPr>
          <w:color w:val="000000"/>
          <w:sz w:val="21"/>
          <w:szCs w:val="21"/>
        </w:rPr>
        <w:t>Lin</w:t>
      </w:r>
      <w:r w:rsidRPr="0013068A">
        <w:rPr>
          <w:color w:val="000000"/>
          <w:sz w:val="21"/>
          <w:szCs w:val="21"/>
        </w:rPr>
        <w:t>等人通过拓扑优化增强了障碍密集环境下的多无人机通信鲁棒性，但其假设通信距离固定，难以应对</w:t>
      </w:r>
      <w:r w:rsidR="00F06EB0" w:rsidRPr="0013068A">
        <w:rPr>
          <w:rFonts w:hint="eastAsia"/>
          <w:color w:val="000000"/>
          <w:sz w:val="21"/>
          <w:szCs w:val="21"/>
        </w:rPr>
        <w:t>干扰存在下的</w:t>
      </w:r>
      <w:r w:rsidRPr="0013068A">
        <w:rPr>
          <w:color w:val="000000"/>
          <w:sz w:val="21"/>
          <w:szCs w:val="21"/>
        </w:rPr>
        <w:t>复杂信道变化</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_Ref210900867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627782">
        <w:rPr>
          <w:color w:val="000000"/>
          <w:sz w:val="21"/>
          <w:szCs w:val="21"/>
          <w:vertAlign w:val="superscript"/>
        </w:rPr>
        <w:t>[17]</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Chen</w:t>
      </w:r>
      <w:r w:rsidRPr="0013068A">
        <w:rPr>
          <w:color w:val="000000"/>
          <w:sz w:val="21"/>
          <w:szCs w:val="21"/>
        </w:rPr>
        <w:t>等人提出的基于图约束的编队控制算法能够在复杂环境中维持连通性，但仅适用于中小规模集群，难以扩展至大规模无人机群</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_Ref210900992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627782">
        <w:rPr>
          <w:color w:val="000000"/>
          <w:sz w:val="21"/>
          <w:szCs w:val="21"/>
          <w:vertAlign w:val="superscript"/>
        </w:rPr>
        <w:t>[18]</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Gong</w:t>
      </w:r>
      <w:r w:rsidRPr="0013068A">
        <w:rPr>
          <w:color w:val="000000"/>
          <w:sz w:val="21"/>
          <w:szCs w:val="21"/>
        </w:rPr>
        <w:t>等人提出的分布式自适应容错编队控制方法在异构无人机系统中实现了链路故障补偿与容错保持</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_Ref210901050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627782">
        <w:rPr>
          <w:color w:val="000000"/>
          <w:sz w:val="21"/>
          <w:szCs w:val="21"/>
          <w:vertAlign w:val="superscript"/>
        </w:rPr>
        <w:t>[19]</w:t>
      </w:r>
      <w:r w:rsidR="00F06EB0" w:rsidRPr="0013068A">
        <w:rPr>
          <w:color w:val="000000"/>
          <w:sz w:val="21"/>
          <w:szCs w:val="21"/>
          <w:vertAlign w:val="superscript"/>
        </w:rPr>
        <w:fldChar w:fldCharType="end"/>
      </w:r>
      <w:r w:rsidRPr="0013068A">
        <w:rPr>
          <w:color w:val="000000"/>
          <w:sz w:val="21"/>
          <w:szCs w:val="21"/>
        </w:rPr>
        <w:t>。</w:t>
      </w:r>
      <w:r w:rsidR="007B50FB" w:rsidRPr="0013068A">
        <w:rPr>
          <w:color w:val="000000"/>
          <w:sz w:val="21"/>
          <w:szCs w:val="21"/>
        </w:rPr>
        <w:t>此外，</w:t>
      </w:r>
      <w:r w:rsidR="007B50FB" w:rsidRPr="0013068A">
        <w:rPr>
          <w:color w:val="000000"/>
          <w:sz w:val="21"/>
          <w:szCs w:val="21"/>
        </w:rPr>
        <w:t>Wei</w:t>
      </w:r>
      <w:r w:rsidR="007B50FB" w:rsidRPr="0013068A">
        <w:rPr>
          <w:color w:val="000000"/>
          <w:sz w:val="21"/>
          <w:szCs w:val="21"/>
        </w:rPr>
        <w:t>等人提出的基于改进人工势场的多无人机协同抗干扰通信算法，将通信质量引入势场设计，有效提升了集群在干扰环境下的连通性与鲁棒性</w:t>
      </w:r>
      <w:r w:rsidR="007B50FB" w:rsidRPr="0013068A">
        <w:rPr>
          <w:color w:val="000000"/>
          <w:sz w:val="21"/>
          <w:szCs w:val="21"/>
          <w:vertAlign w:val="superscript"/>
        </w:rPr>
        <w:fldChar w:fldCharType="begin"/>
      </w:r>
      <w:r w:rsidR="007B50FB" w:rsidRPr="0013068A">
        <w:rPr>
          <w:color w:val="000000"/>
          <w:sz w:val="21"/>
          <w:szCs w:val="21"/>
          <w:vertAlign w:val="superscript"/>
        </w:rPr>
        <w:instrText xml:space="preserve"> REF _Ref210901592 \r \h  \* MERGEFORMAT </w:instrText>
      </w:r>
      <w:r w:rsidR="007B50FB" w:rsidRPr="0013068A">
        <w:rPr>
          <w:color w:val="000000"/>
          <w:sz w:val="21"/>
          <w:szCs w:val="21"/>
          <w:vertAlign w:val="superscript"/>
        </w:rPr>
      </w:r>
      <w:r w:rsidR="007B50FB" w:rsidRPr="0013068A">
        <w:rPr>
          <w:color w:val="000000"/>
          <w:sz w:val="21"/>
          <w:szCs w:val="21"/>
          <w:vertAlign w:val="superscript"/>
        </w:rPr>
        <w:fldChar w:fldCharType="separate"/>
      </w:r>
      <w:r w:rsidR="00627782">
        <w:rPr>
          <w:color w:val="000000"/>
          <w:sz w:val="21"/>
          <w:szCs w:val="21"/>
          <w:vertAlign w:val="superscript"/>
        </w:rPr>
        <w:t>[20]</w:t>
      </w:r>
      <w:r w:rsidR="007B50FB" w:rsidRPr="0013068A">
        <w:rPr>
          <w:color w:val="000000"/>
          <w:sz w:val="21"/>
          <w:szCs w:val="21"/>
          <w:vertAlign w:val="superscript"/>
        </w:rPr>
        <w:fldChar w:fldCharType="end"/>
      </w:r>
      <w:r w:rsidRPr="0013068A">
        <w:rPr>
          <w:color w:val="000000"/>
          <w:sz w:val="21"/>
          <w:szCs w:val="21"/>
        </w:rPr>
        <w:t>。</w:t>
      </w:r>
      <w:commentRangeStart w:id="44"/>
      <w:r w:rsidRPr="0013068A">
        <w:rPr>
          <w:color w:val="000000"/>
          <w:sz w:val="21"/>
          <w:szCs w:val="21"/>
        </w:rPr>
        <w:t>然而，上述方法</w:t>
      </w:r>
      <w:r w:rsidR="007B50FB" w:rsidRPr="0013068A">
        <w:rPr>
          <w:rFonts w:hint="eastAsia"/>
          <w:color w:val="000000"/>
          <w:sz w:val="21"/>
          <w:szCs w:val="21"/>
        </w:rPr>
        <w:t>所</w:t>
      </w:r>
      <w:r w:rsidR="00C7408C">
        <w:rPr>
          <w:rFonts w:hint="eastAsia"/>
          <w:color w:val="000000"/>
          <w:sz w:val="21"/>
          <w:szCs w:val="21"/>
        </w:rPr>
        <w:t>针对</w:t>
      </w:r>
      <w:r w:rsidR="007B50FB" w:rsidRPr="0013068A">
        <w:rPr>
          <w:rFonts w:hint="eastAsia"/>
          <w:color w:val="000000"/>
          <w:sz w:val="21"/>
          <w:szCs w:val="21"/>
        </w:rPr>
        <w:t>的都是无人机数目较少</w:t>
      </w:r>
      <w:r w:rsidR="00C7408C">
        <w:rPr>
          <w:rFonts w:hint="eastAsia"/>
          <w:color w:val="000000"/>
          <w:sz w:val="21"/>
          <w:szCs w:val="21"/>
        </w:rPr>
        <w:t>的场景下对</w:t>
      </w:r>
      <w:r w:rsidR="00C7408C">
        <w:rPr>
          <w:rFonts w:hint="eastAsia"/>
          <w:color w:val="000000"/>
          <w:sz w:val="21"/>
          <w:szCs w:val="21"/>
        </w:rPr>
        <w:t>A</w:t>
      </w:r>
      <w:r w:rsidR="00C7408C">
        <w:rPr>
          <w:color w:val="000000"/>
          <w:sz w:val="21"/>
          <w:szCs w:val="21"/>
        </w:rPr>
        <w:t>PF</w:t>
      </w:r>
      <w:r w:rsidR="00C7408C">
        <w:rPr>
          <w:rFonts w:hint="eastAsia"/>
          <w:color w:val="000000"/>
          <w:sz w:val="21"/>
          <w:szCs w:val="21"/>
        </w:rPr>
        <w:t>算法进行改进，</w:t>
      </w:r>
      <w:r w:rsidRPr="0013068A">
        <w:rPr>
          <w:color w:val="000000"/>
          <w:sz w:val="21"/>
          <w:szCs w:val="21"/>
        </w:rPr>
        <w:t>缺乏</w:t>
      </w:r>
      <w:r w:rsidR="007B50FB" w:rsidRPr="0013068A">
        <w:rPr>
          <w:rFonts w:hint="eastAsia"/>
          <w:color w:val="000000"/>
          <w:sz w:val="21"/>
          <w:szCs w:val="21"/>
        </w:rPr>
        <w:t>对大规模集群</w:t>
      </w:r>
      <w:r w:rsidR="00C7408C">
        <w:rPr>
          <w:rFonts w:hint="eastAsia"/>
          <w:color w:val="000000"/>
          <w:sz w:val="21"/>
          <w:szCs w:val="21"/>
        </w:rPr>
        <w:t>下</w:t>
      </w:r>
      <w:r w:rsidR="007B50FB" w:rsidRPr="0013068A">
        <w:rPr>
          <w:rFonts w:hint="eastAsia"/>
          <w:color w:val="000000"/>
          <w:sz w:val="21"/>
          <w:szCs w:val="21"/>
        </w:rPr>
        <w:t>的拓展性研究</w:t>
      </w:r>
      <w:r w:rsidR="00C7408C">
        <w:rPr>
          <w:rFonts w:hint="eastAsia"/>
          <w:color w:val="000000"/>
          <w:sz w:val="21"/>
          <w:szCs w:val="21"/>
        </w:rPr>
        <w:t>，</w:t>
      </w:r>
      <w:commentRangeEnd w:id="44"/>
      <w:r w:rsidR="00277338">
        <w:rPr>
          <w:rStyle w:val="ac"/>
        </w:rPr>
        <w:commentReference w:id="44"/>
      </w:r>
      <w:r w:rsidR="00C7408C">
        <w:rPr>
          <w:rFonts w:hint="eastAsia"/>
          <w:color w:val="000000"/>
          <w:sz w:val="21"/>
          <w:szCs w:val="21"/>
        </w:rPr>
        <w:t>仍旧存在传统</w:t>
      </w:r>
      <w:r w:rsidR="00C7408C">
        <w:rPr>
          <w:rFonts w:hint="eastAsia"/>
          <w:color w:val="000000"/>
          <w:sz w:val="21"/>
          <w:szCs w:val="21"/>
        </w:rPr>
        <w:t>A</w:t>
      </w:r>
      <w:r w:rsidR="00C7408C">
        <w:rPr>
          <w:color w:val="000000"/>
          <w:sz w:val="21"/>
          <w:szCs w:val="21"/>
        </w:rPr>
        <w:t>PF</w:t>
      </w:r>
      <w:r w:rsidR="00C7408C">
        <w:rPr>
          <w:rFonts w:hint="eastAsia"/>
          <w:color w:val="000000"/>
          <w:sz w:val="21"/>
          <w:szCs w:val="21"/>
        </w:rPr>
        <w:t>算法在大规模场景下的</w:t>
      </w:r>
      <w:commentRangeStart w:id="45"/>
      <w:r w:rsidR="00C7408C">
        <w:rPr>
          <w:rFonts w:hint="eastAsia"/>
          <w:color w:val="000000"/>
          <w:sz w:val="21"/>
          <w:szCs w:val="21"/>
        </w:rPr>
        <w:t>震荡与死锁问题</w:t>
      </w:r>
      <w:commentRangeEnd w:id="45"/>
      <w:r w:rsidR="0006671B">
        <w:rPr>
          <w:rStyle w:val="ac"/>
        </w:rPr>
        <w:commentReference w:id="45"/>
      </w:r>
      <w:r w:rsidR="00C7408C">
        <w:rPr>
          <w:rFonts w:hint="eastAsia"/>
          <w:color w:val="000000"/>
          <w:sz w:val="21"/>
          <w:szCs w:val="21"/>
        </w:rPr>
        <w:t>需要解决</w:t>
      </w:r>
      <w:r w:rsidRPr="0013068A">
        <w:rPr>
          <w:color w:val="000000"/>
          <w:sz w:val="21"/>
          <w:szCs w:val="21"/>
        </w:rPr>
        <w:t>。</w:t>
      </w:r>
    </w:p>
    <w:p w14:paraId="4CCD052F" w14:textId="2E128C47" w:rsidR="00530D73" w:rsidRPr="0013068A" w:rsidRDefault="00530D73" w:rsidP="00B2200C">
      <w:pPr>
        <w:spacing w:line="360" w:lineRule="auto"/>
        <w:ind w:firstLineChars="196" w:firstLine="412"/>
        <w:rPr>
          <w:color w:val="000000"/>
          <w:sz w:val="21"/>
          <w:szCs w:val="21"/>
        </w:rPr>
      </w:pPr>
      <w:commentRangeStart w:id="46"/>
      <w:r w:rsidRPr="0013068A">
        <w:rPr>
          <w:rFonts w:hint="eastAsia"/>
          <w:color w:val="000000"/>
          <w:sz w:val="21"/>
          <w:szCs w:val="21"/>
        </w:rPr>
        <w:t>由上述可知</w:t>
      </w:r>
      <w:r w:rsidRPr="0013068A">
        <w:rPr>
          <w:color w:val="000000"/>
          <w:sz w:val="21"/>
          <w:szCs w:val="21"/>
        </w:rPr>
        <w:t>当前研究</w:t>
      </w:r>
      <w:r w:rsidRPr="0013068A">
        <w:rPr>
          <w:rFonts w:hint="eastAsia"/>
          <w:color w:val="000000"/>
          <w:sz w:val="21"/>
          <w:szCs w:val="21"/>
        </w:rPr>
        <w:t>主要</w:t>
      </w:r>
      <w:r w:rsidRPr="0013068A">
        <w:rPr>
          <w:color w:val="000000"/>
          <w:sz w:val="21"/>
          <w:szCs w:val="21"/>
        </w:rPr>
        <w:t>存在</w:t>
      </w:r>
      <w:r w:rsidR="008A2710" w:rsidRPr="0013068A">
        <w:rPr>
          <w:rFonts w:hint="eastAsia"/>
          <w:color w:val="000000"/>
          <w:sz w:val="21"/>
          <w:szCs w:val="21"/>
        </w:rPr>
        <w:t>以下</w:t>
      </w:r>
      <w:r w:rsidR="00C7408C">
        <w:rPr>
          <w:rFonts w:hint="eastAsia"/>
          <w:color w:val="000000"/>
          <w:sz w:val="21"/>
          <w:szCs w:val="21"/>
        </w:rPr>
        <w:t>三</w:t>
      </w:r>
      <w:r w:rsidRPr="0013068A">
        <w:rPr>
          <w:rFonts w:hint="eastAsia"/>
          <w:color w:val="000000"/>
          <w:sz w:val="21"/>
          <w:szCs w:val="21"/>
        </w:rPr>
        <w:t>个</w:t>
      </w:r>
      <w:r w:rsidRPr="0013068A">
        <w:rPr>
          <w:color w:val="000000"/>
          <w:sz w:val="21"/>
          <w:szCs w:val="21"/>
        </w:rPr>
        <w:t>方面</w:t>
      </w:r>
      <w:r w:rsidRPr="0013068A">
        <w:rPr>
          <w:rFonts w:hint="eastAsia"/>
          <w:color w:val="000000"/>
          <w:sz w:val="21"/>
          <w:szCs w:val="21"/>
        </w:rPr>
        <w:t>的</w:t>
      </w:r>
      <w:r w:rsidRPr="0013068A">
        <w:rPr>
          <w:color w:val="000000"/>
          <w:sz w:val="21"/>
          <w:szCs w:val="21"/>
        </w:rPr>
        <w:t>不足：</w:t>
      </w:r>
      <w:commentRangeEnd w:id="46"/>
      <w:r w:rsidR="003C4994">
        <w:rPr>
          <w:rStyle w:val="ac"/>
        </w:rPr>
        <w:commentReference w:id="46"/>
      </w:r>
      <w:r w:rsidR="008A2710" w:rsidRPr="0013068A">
        <w:rPr>
          <w:color w:val="000000"/>
          <w:sz w:val="21"/>
          <w:szCs w:val="21"/>
        </w:rPr>
        <w:t>1</w:t>
      </w:r>
      <w:r w:rsidR="008A2710" w:rsidRPr="0013068A">
        <w:rPr>
          <w:rFonts w:hint="eastAsia"/>
          <w:color w:val="000000"/>
          <w:sz w:val="21"/>
          <w:szCs w:val="21"/>
        </w:rPr>
        <w:t>）</w:t>
      </w:r>
      <w:r w:rsidRPr="0013068A">
        <w:rPr>
          <w:color w:val="000000"/>
          <w:sz w:val="21"/>
          <w:szCs w:val="21"/>
        </w:rPr>
        <w:t>协同规划缺失：</w:t>
      </w:r>
      <w:commentRangeStart w:id="47"/>
      <w:r w:rsidRPr="0013068A">
        <w:rPr>
          <w:color w:val="000000"/>
          <w:sz w:val="21"/>
          <w:szCs w:val="21"/>
        </w:rPr>
        <w:t>现有</w:t>
      </w:r>
      <w:r w:rsidR="00BE7D2F">
        <w:rPr>
          <w:rFonts w:hint="eastAsia"/>
          <w:color w:val="000000"/>
          <w:sz w:val="21"/>
          <w:szCs w:val="21"/>
        </w:rPr>
        <w:t>大部分</w:t>
      </w:r>
      <w:commentRangeEnd w:id="47"/>
      <w:r w:rsidR="0002468C">
        <w:rPr>
          <w:rStyle w:val="ac"/>
        </w:rPr>
        <w:commentReference w:id="47"/>
      </w:r>
      <w:r w:rsidR="00C7408C">
        <w:rPr>
          <w:rFonts w:hint="eastAsia"/>
          <w:color w:val="000000"/>
          <w:sz w:val="21"/>
          <w:szCs w:val="21"/>
        </w:rPr>
        <w:t>传统</w:t>
      </w:r>
      <w:r w:rsidRPr="0013068A">
        <w:rPr>
          <w:color w:val="000000"/>
          <w:sz w:val="21"/>
          <w:szCs w:val="21"/>
        </w:rPr>
        <w:t>多智能体规划算法以避障为核心，未充分集成通信保持约束；</w:t>
      </w:r>
      <w:r w:rsidR="008A2710" w:rsidRPr="0013068A">
        <w:rPr>
          <w:rFonts w:hint="eastAsia"/>
          <w:color w:val="000000"/>
          <w:sz w:val="21"/>
          <w:szCs w:val="21"/>
        </w:rPr>
        <w:t>2</w:t>
      </w:r>
      <w:r w:rsidR="008A2710" w:rsidRPr="0013068A">
        <w:rPr>
          <w:rFonts w:hint="eastAsia"/>
          <w:color w:val="000000"/>
          <w:sz w:val="21"/>
          <w:szCs w:val="21"/>
        </w:rPr>
        <w:t>）</w:t>
      </w:r>
      <w:r w:rsidRPr="0013068A">
        <w:rPr>
          <w:color w:val="000000"/>
          <w:sz w:val="21"/>
          <w:szCs w:val="21"/>
        </w:rPr>
        <w:t>算法</w:t>
      </w:r>
      <w:r w:rsidR="00C7408C">
        <w:rPr>
          <w:rFonts w:hint="eastAsia"/>
          <w:color w:val="000000"/>
          <w:sz w:val="21"/>
          <w:szCs w:val="21"/>
        </w:rPr>
        <w:t>可扩展性</w:t>
      </w:r>
      <w:r w:rsidRPr="0013068A">
        <w:rPr>
          <w:color w:val="000000"/>
          <w:sz w:val="21"/>
          <w:szCs w:val="21"/>
        </w:rPr>
        <w:t>不足：</w:t>
      </w:r>
      <w:r w:rsidRPr="0013068A">
        <w:rPr>
          <w:color w:val="000000"/>
          <w:sz w:val="21"/>
          <w:szCs w:val="21"/>
        </w:rPr>
        <w:t>APF</w:t>
      </w:r>
      <w:r w:rsidRPr="0013068A">
        <w:rPr>
          <w:color w:val="000000"/>
          <w:sz w:val="21"/>
          <w:szCs w:val="21"/>
        </w:rPr>
        <w:t>、</w:t>
      </w:r>
      <w:r w:rsidRPr="0013068A">
        <w:rPr>
          <w:color w:val="000000"/>
          <w:sz w:val="21"/>
          <w:szCs w:val="21"/>
        </w:rPr>
        <w:t>PSO</w:t>
      </w:r>
      <w:r w:rsidRPr="0013068A">
        <w:rPr>
          <w:color w:val="000000"/>
          <w:sz w:val="21"/>
          <w:szCs w:val="21"/>
        </w:rPr>
        <w:t>等在复杂环境中易出现死锁或</w:t>
      </w:r>
      <w:r w:rsidR="001D27EE" w:rsidRPr="0013068A">
        <w:rPr>
          <w:rFonts w:hint="eastAsia"/>
          <w:color w:val="000000"/>
          <w:sz w:val="21"/>
          <w:szCs w:val="21"/>
        </w:rPr>
        <w:t>震荡导致</w:t>
      </w:r>
      <w:r w:rsidR="00C7408C">
        <w:rPr>
          <w:rFonts w:hint="eastAsia"/>
          <w:color w:val="000000"/>
          <w:sz w:val="21"/>
          <w:szCs w:val="21"/>
        </w:rPr>
        <w:t>算法性能和</w:t>
      </w:r>
      <w:r w:rsidRPr="0013068A">
        <w:rPr>
          <w:color w:val="000000"/>
          <w:sz w:val="21"/>
          <w:szCs w:val="21"/>
        </w:rPr>
        <w:t>效率下降；</w:t>
      </w:r>
      <w:r w:rsidR="008A2710" w:rsidRPr="0013068A">
        <w:rPr>
          <w:rFonts w:hint="eastAsia"/>
          <w:color w:val="000000"/>
          <w:sz w:val="21"/>
          <w:szCs w:val="21"/>
        </w:rPr>
        <w:t>3</w:t>
      </w:r>
      <w:r w:rsidR="008A2710" w:rsidRPr="0013068A">
        <w:rPr>
          <w:rFonts w:hint="eastAsia"/>
          <w:color w:val="000000"/>
          <w:sz w:val="21"/>
          <w:szCs w:val="21"/>
        </w:rPr>
        <w:t>）</w:t>
      </w:r>
      <w:r w:rsidRPr="0013068A">
        <w:rPr>
          <w:color w:val="000000"/>
          <w:sz w:val="21"/>
          <w:szCs w:val="21"/>
        </w:rPr>
        <w:t>场景适应性差：强化学习方法严重依赖训练环境，泛化能力有限</w:t>
      </w:r>
      <w:r w:rsidR="00C7408C">
        <w:rPr>
          <w:rFonts w:hint="eastAsia"/>
          <w:color w:val="000000"/>
          <w:sz w:val="21"/>
          <w:szCs w:val="21"/>
        </w:rPr>
        <w:t>。</w:t>
      </w:r>
      <w:r w:rsidR="00C7408C" w:rsidRPr="0013068A">
        <w:rPr>
          <w:color w:val="000000"/>
          <w:sz w:val="21"/>
          <w:szCs w:val="21"/>
        </w:rPr>
        <w:t xml:space="preserve"> </w:t>
      </w:r>
    </w:p>
    <w:p w14:paraId="03BD2F2E" w14:textId="77777777" w:rsidR="00BE7D2F" w:rsidRDefault="001A5B6D" w:rsidP="00BE7D2F">
      <w:pPr>
        <w:spacing w:line="360" w:lineRule="auto"/>
        <w:ind w:firstLineChars="196" w:firstLine="412"/>
        <w:rPr>
          <w:color w:val="000000"/>
          <w:sz w:val="21"/>
          <w:szCs w:val="21"/>
        </w:rPr>
      </w:pPr>
      <w:r w:rsidRPr="0013068A">
        <w:rPr>
          <w:color w:val="000000"/>
          <w:sz w:val="21"/>
          <w:szCs w:val="21"/>
        </w:rPr>
        <w:t>针对上述研究</w:t>
      </w:r>
      <w:r w:rsidR="00530D73" w:rsidRPr="0013068A">
        <w:rPr>
          <w:rFonts w:hint="eastAsia"/>
          <w:color w:val="000000"/>
          <w:sz w:val="21"/>
          <w:szCs w:val="21"/>
        </w:rPr>
        <w:t>以及</w:t>
      </w:r>
      <w:r w:rsidRPr="0013068A">
        <w:rPr>
          <w:color w:val="000000"/>
          <w:sz w:val="21"/>
          <w:szCs w:val="21"/>
        </w:rPr>
        <w:t>不足，本文提出了一种针对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环境下无人机集群的</w:t>
      </w:r>
      <w:r w:rsidRPr="00BE7D2F">
        <w:rPr>
          <w:color w:val="000000"/>
          <w:sz w:val="21"/>
          <w:szCs w:val="21"/>
        </w:rPr>
        <w:t>通信抗干扰</w:t>
      </w:r>
      <w:r w:rsidRPr="00BE7D2F">
        <w:rPr>
          <w:rFonts w:hint="eastAsia"/>
          <w:color w:val="000000"/>
          <w:sz w:val="21"/>
          <w:szCs w:val="21"/>
        </w:rPr>
        <w:t>分簇</w:t>
      </w:r>
      <w:r w:rsidRPr="00BE7D2F">
        <w:rPr>
          <w:color w:val="000000"/>
          <w:sz w:val="21"/>
          <w:szCs w:val="21"/>
        </w:rPr>
        <w:t>路径规划算法</w:t>
      </w:r>
      <w:r w:rsidRPr="00BE7D2F">
        <w:rPr>
          <w:rFonts w:hint="eastAsia"/>
          <w:color w:val="000000"/>
          <w:sz w:val="21"/>
          <w:szCs w:val="21"/>
        </w:rPr>
        <w:t>（</w:t>
      </w:r>
      <w:r w:rsidRPr="00BE7D2F">
        <w:rPr>
          <w:rFonts w:hint="eastAsia"/>
          <w:color w:val="000000"/>
          <w:sz w:val="21"/>
          <w:szCs w:val="21"/>
        </w:rPr>
        <w:t>C</w:t>
      </w:r>
      <w:r w:rsidRPr="00BE7D2F">
        <w:rPr>
          <w:color w:val="000000"/>
          <w:sz w:val="21"/>
          <w:szCs w:val="21"/>
        </w:rPr>
        <w:t>L-RRT*-APF</w:t>
      </w:r>
      <w:r w:rsidRPr="00BE7D2F">
        <w:rPr>
          <w:rFonts w:hint="eastAsia"/>
          <w:color w:val="000000"/>
          <w:sz w:val="21"/>
          <w:szCs w:val="21"/>
        </w:rPr>
        <w:t>）</w:t>
      </w:r>
      <w:r w:rsidRPr="0013068A">
        <w:rPr>
          <w:color w:val="000000"/>
          <w:sz w:val="21"/>
          <w:szCs w:val="21"/>
        </w:rPr>
        <w:t>。该算法通过分层分簇的规划思想，将全局规划与局部规划有效结合，以同时兼顾避障效率与通信连通性。具体而言，</w:t>
      </w:r>
      <w:r w:rsidRPr="00BE7D2F">
        <w:rPr>
          <w:color w:val="000000"/>
          <w:sz w:val="21"/>
          <w:szCs w:val="21"/>
        </w:rPr>
        <w:t>全局规划部分采用</w:t>
      </w:r>
      <w:r w:rsidRPr="00BE7D2F">
        <w:rPr>
          <w:color w:val="000000"/>
          <w:sz w:val="21"/>
          <w:szCs w:val="21"/>
        </w:rPr>
        <w:t>RRT*</w:t>
      </w:r>
      <w:r w:rsidRPr="0013068A">
        <w:rPr>
          <w:color w:val="000000"/>
          <w:sz w:val="21"/>
          <w:szCs w:val="21"/>
        </w:rPr>
        <w:t>算法，为</w:t>
      </w:r>
      <w:r w:rsidR="001D27EE" w:rsidRPr="0013068A">
        <w:rPr>
          <w:rFonts w:hint="eastAsia"/>
          <w:color w:val="000000"/>
          <w:sz w:val="21"/>
          <w:szCs w:val="21"/>
        </w:rPr>
        <w:t>各个</w:t>
      </w:r>
      <w:r w:rsidRPr="0013068A">
        <w:rPr>
          <w:color w:val="000000"/>
          <w:sz w:val="21"/>
          <w:szCs w:val="21"/>
        </w:rPr>
        <w:t>簇生成实时</w:t>
      </w:r>
      <w:r w:rsidR="00545C9A" w:rsidRPr="0013068A">
        <w:rPr>
          <w:rFonts w:hint="eastAsia"/>
          <w:color w:val="000000"/>
          <w:sz w:val="21"/>
          <w:szCs w:val="21"/>
        </w:rPr>
        <w:t>的全局</w:t>
      </w:r>
      <w:r w:rsidRPr="0013068A">
        <w:rPr>
          <w:color w:val="000000"/>
          <w:sz w:val="21"/>
          <w:szCs w:val="21"/>
        </w:rPr>
        <w:t>规划</w:t>
      </w:r>
      <w:r w:rsidR="00545C9A" w:rsidRPr="0013068A">
        <w:rPr>
          <w:rFonts w:hint="eastAsia"/>
          <w:color w:val="000000"/>
          <w:sz w:val="21"/>
          <w:szCs w:val="21"/>
        </w:rPr>
        <w:t>路径</w:t>
      </w:r>
      <w:r w:rsidRPr="0013068A">
        <w:rPr>
          <w:color w:val="000000"/>
          <w:sz w:val="21"/>
          <w:szCs w:val="21"/>
        </w:rPr>
        <w:t>，并引入</w:t>
      </w:r>
      <w:r w:rsidRPr="00BE7D2F">
        <w:rPr>
          <w:color w:val="000000"/>
          <w:sz w:val="21"/>
          <w:szCs w:val="21"/>
        </w:rPr>
        <w:t>Fréchet</w:t>
      </w:r>
      <w:r w:rsidRPr="00BE7D2F">
        <w:rPr>
          <w:color w:val="000000"/>
          <w:sz w:val="21"/>
          <w:szCs w:val="21"/>
        </w:rPr>
        <w:t>距离约束</w:t>
      </w:r>
      <w:r w:rsidR="00BE7D2F" w:rsidRPr="00BE7D2F">
        <w:rPr>
          <w:rFonts w:hint="eastAsia"/>
          <w:color w:val="000000"/>
          <w:sz w:val="21"/>
          <w:szCs w:val="21"/>
        </w:rPr>
        <w:t>机制</w:t>
      </w:r>
      <w:r w:rsidRPr="0013068A">
        <w:rPr>
          <w:color w:val="000000"/>
          <w:sz w:val="21"/>
          <w:szCs w:val="21"/>
        </w:rPr>
        <w:t>，以确保不同簇之间的路径规划</w:t>
      </w:r>
      <w:r w:rsidRPr="0013068A">
        <w:rPr>
          <w:rFonts w:hint="eastAsia"/>
          <w:color w:val="000000"/>
          <w:sz w:val="21"/>
          <w:szCs w:val="21"/>
        </w:rPr>
        <w:t>合理</w:t>
      </w:r>
      <w:r w:rsidR="00545C9A" w:rsidRPr="0013068A">
        <w:rPr>
          <w:rFonts w:hint="eastAsia"/>
          <w:color w:val="000000"/>
          <w:sz w:val="21"/>
          <w:szCs w:val="21"/>
        </w:rPr>
        <w:t>性</w:t>
      </w:r>
      <w:r w:rsidRPr="0013068A">
        <w:rPr>
          <w:color w:val="000000"/>
          <w:sz w:val="21"/>
          <w:szCs w:val="21"/>
        </w:rPr>
        <w:t>；</w:t>
      </w:r>
      <w:r w:rsidRPr="00BE7D2F">
        <w:rPr>
          <w:color w:val="000000"/>
          <w:sz w:val="21"/>
          <w:szCs w:val="21"/>
        </w:rPr>
        <w:t>局部规划部分基于人工势场方法</w:t>
      </w:r>
      <w:r w:rsidRPr="0013068A">
        <w:rPr>
          <w:color w:val="000000"/>
          <w:sz w:val="21"/>
          <w:szCs w:val="21"/>
        </w:rPr>
        <w:t>，在单步规划中结合最小生成树（</w:t>
      </w:r>
      <w:r w:rsidR="00BE7D2F" w:rsidRPr="00BE7D2F">
        <w:rPr>
          <w:color w:val="000000"/>
          <w:sz w:val="21"/>
          <w:szCs w:val="21"/>
        </w:rPr>
        <w:t>Minimum Spanning Tree</w:t>
      </w:r>
      <w:r w:rsidR="00BE7D2F">
        <w:rPr>
          <w:rFonts w:hint="eastAsia"/>
          <w:color w:val="000000"/>
          <w:sz w:val="21"/>
          <w:szCs w:val="21"/>
        </w:rPr>
        <w:t>,</w:t>
      </w:r>
      <w:r w:rsidRPr="0013068A">
        <w:rPr>
          <w:color w:val="000000"/>
          <w:sz w:val="21"/>
          <w:szCs w:val="21"/>
        </w:rPr>
        <w:t>MST</w:t>
      </w:r>
      <w:r w:rsidRPr="0013068A">
        <w:rPr>
          <w:color w:val="000000"/>
          <w:sz w:val="21"/>
          <w:szCs w:val="21"/>
        </w:rPr>
        <w:t>）引力机制，实现无人机</w:t>
      </w:r>
      <w:r w:rsidRPr="0013068A">
        <w:rPr>
          <w:rFonts w:hint="eastAsia"/>
          <w:color w:val="000000"/>
          <w:sz w:val="21"/>
          <w:szCs w:val="21"/>
        </w:rPr>
        <w:t>之间</w:t>
      </w:r>
      <w:r w:rsidRPr="0013068A">
        <w:rPr>
          <w:color w:val="000000"/>
          <w:sz w:val="21"/>
          <w:szCs w:val="21"/>
        </w:rPr>
        <w:t>的碰撞避免与通信保持。</w:t>
      </w:r>
    </w:p>
    <w:p w14:paraId="5661C82C" w14:textId="2DBB4119" w:rsidR="001A5B6D" w:rsidRPr="0013068A" w:rsidRDefault="001A5B6D" w:rsidP="00BE7D2F">
      <w:pPr>
        <w:spacing w:line="360" w:lineRule="auto"/>
        <w:ind w:firstLineChars="196" w:firstLine="412"/>
        <w:rPr>
          <w:color w:val="000000"/>
          <w:sz w:val="21"/>
          <w:szCs w:val="21"/>
        </w:rPr>
      </w:pPr>
      <w:commentRangeStart w:id="48"/>
      <w:r w:rsidRPr="0013068A">
        <w:rPr>
          <w:color w:val="000000"/>
          <w:sz w:val="21"/>
          <w:szCs w:val="21"/>
        </w:rPr>
        <w:t>该算法的主要创新点包括：</w:t>
      </w:r>
      <w:commentRangeEnd w:id="48"/>
      <w:r w:rsidR="000E4327">
        <w:rPr>
          <w:rStyle w:val="ac"/>
        </w:rPr>
        <w:commentReference w:id="48"/>
      </w:r>
    </w:p>
    <w:p w14:paraId="004932C7" w14:textId="7AA79349" w:rsidR="001A5B6D" w:rsidRPr="0013068A" w:rsidRDefault="001A5B6D" w:rsidP="001A5B6D">
      <w:pPr>
        <w:spacing w:line="360" w:lineRule="auto"/>
        <w:ind w:firstLineChars="196" w:firstLine="412"/>
        <w:rPr>
          <w:color w:val="000000"/>
          <w:sz w:val="21"/>
          <w:szCs w:val="21"/>
        </w:rPr>
      </w:pPr>
      <w:r w:rsidRPr="0013068A">
        <w:rPr>
          <w:color w:val="000000"/>
          <w:sz w:val="21"/>
          <w:szCs w:val="21"/>
        </w:rPr>
        <w:t>1</w:t>
      </w:r>
      <w:r w:rsidRPr="0013068A">
        <w:rPr>
          <w:rFonts w:hint="eastAsia"/>
          <w:color w:val="000000"/>
          <w:sz w:val="21"/>
          <w:szCs w:val="21"/>
        </w:rPr>
        <w:t>）</w:t>
      </w:r>
      <w:ins w:id="49" w:author="运璐 何" w:date="2025-10-14T14:12:00Z">
        <w:r w:rsidR="00006250">
          <w:rPr>
            <w:rFonts w:hint="eastAsia"/>
            <w:color w:val="000000"/>
            <w:sz w:val="21"/>
            <w:szCs w:val="21"/>
          </w:rPr>
          <w:t>构建</w:t>
        </w:r>
      </w:ins>
      <w:r w:rsidR="00C7408C">
        <w:rPr>
          <w:rFonts w:hint="eastAsia"/>
          <w:color w:val="000000"/>
          <w:sz w:val="21"/>
          <w:szCs w:val="21"/>
        </w:rPr>
        <w:t>完善的</w:t>
      </w:r>
      <w:r w:rsidRPr="00BE7D2F">
        <w:rPr>
          <w:color w:val="000000"/>
          <w:sz w:val="21"/>
          <w:szCs w:val="21"/>
        </w:rPr>
        <w:t>分簇分层路径规划</w:t>
      </w:r>
      <w:ins w:id="50" w:author="运璐 何" w:date="2025-10-14T14:12:00Z">
        <w:r w:rsidR="00006250">
          <w:rPr>
            <w:rFonts w:hint="eastAsia"/>
            <w:color w:val="000000"/>
            <w:sz w:val="21"/>
            <w:szCs w:val="21"/>
          </w:rPr>
          <w:t>机制</w:t>
        </w:r>
      </w:ins>
      <w:r w:rsidRPr="00BE7D2F">
        <w:rPr>
          <w:color w:val="000000"/>
          <w:sz w:val="21"/>
          <w:szCs w:val="21"/>
        </w:rPr>
        <w:t>：</w:t>
      </w:r>
      <w:r w:rsidRPr="0013068A">
        <w:rPr>
          <w:color w:val="000000"/>
          <w:sz w:val="21"/>
          <w:szCs w:val="21"/>
        </w:rPr>
        <w:t>通过将无人机集群划分为若干簇并进行分层规划，算法能够将</w:t>
      </w:r>
      <w:r w:rsidRPr="0013068A">
        <w:rPr>
          <w:color w:val="000000"/>
          <w:sz w:val="21"/>
          <w:szCs w:val="21"/>
        </w:rPr>
        <w:lastRenderedPageBreak/>
        <w:t>全局复杂路径规划问题分解为簇级局部规划问题，提升大规模集群的规划效率与可扩展性。</w:t>
      </w:r>
    </w:p>
    <w:p w14:paraId="132DBA43" w14:textId="07864AD5" w:rsidR="001A5B6D" w:rsidDel="00C40520" w:rsidRDefault="001A5B6D" w:rsidP="001A5B6D">
      <w:pPr>
        <w:spacing w:line="360" w:lineRule="auto"/>
        <w:ind w:firstLineChars="196" w:firstLine="413"/>
        <w:rPr>
          <w:del w:id="51" w:author="运璐 何" w:date="2025-10-13T15:47:00Z"/>
          <w:color w:val="000000"/>
          <w:sz w:val="21"/>
          <w:szCs w:val="21"/>
        </w:rPr>
      </w:pPr>
      <w:commentRangeStart w:id="52"/>
      <w:commentRangeStart w:id="53"/>
      <w:del w:id="54" w:author="运璐 何" w:date="2025-10-13T15:47:00Z">
        <w:r w:rsidRPr="0013068A" w:rsidDel="00C40520">
          <w:rPr>
            <w:b/>
            <w:bCs/>
            <w:color w:val="000000"/>
            <w:sz w:val="21"/>
            <w:szCs w:val="21"/>
          </w:rPr>
          <w:delText>2</w:delText>
        </w:r>
        <w:r w:rsidRPr="0013068A" w:rsidDel="00C40520">
          <w:rPr>
            <w:rFonts w:hint="eastAsia"/>
            <w:b/>
            <w:bCs/>
            <w:color w:val="000000"/>
            <w:sz w:val="21"/>
            <w:szCs w:val="21"/>
          </w:rPr>
          <w:delText>）</w:delText>
        </w:r>
        <w:r w:rsidRPr="00BE7D2F" w:rsidDel="00C40520">
          <w:rPr>
            <w:color w:val="000000"/>
            <w:sz w:val="21"/>
            <w:szCs w:val="21"/>
          </w:rPr>
          <w:delText>全局规划引入</w:delText>
        </w:r>
        <w:r w:rsidRPr="00BE7D2F" w:rsidDel="00C40520">
          <w:rPr>
            <w:color w:val="000000"/>
            <w:sz w:val="21"/>
            <w:szCs w:val="21"/>
          </w:rPr>
          <w:delText>Fréchet</w:delText>
        </w:r>
        <w:r w:rsidRPr="00BE7D2F" w:rsidDel="00C40520">
          <w:rPr>
            <w:color w:val="000000"/>
            <w:sz w:val="21"/>
            <w:szCs w:val="21"/>
          </w:rPr>
          <w:delText>距离约束：</w:delText>
        </w:r>
        <w:r w:rsidRPr="0013068A" w:rsidDel="00C40520">
          <w:rPr>
            <w:color w:val="000000"/>
            <w:sz w:val="21"/>
            <w:szCs w:val="21"/>
          </w:rPr>
          <w:delText>在全局</w:delText>
        </w:r>
        <w:r w:rsidRPr="0013068A" w:rsidDel="00C40520">
          <w:rPr>
            <w:color w:val="000000"/>
            <w:sz w:val="21"/>
            <w:szCs w:val="21"/>
          </w:rPr>
          <w:delText>RRT*</w:delText>
        </w:r>
        <w:r w:rsidRPr="0013068A" w:rsidDel="00C40520">
          <w:rPr>
            <w:color w:val="000000"/>
            <w:sz w:val="21"/>
            <w:szCs w:val="21"/>
          </w:rPr>
          <w:delText>规划中引入</w:delText>
        </w:r>
        <w:bookmarkStart w:id="55" w:name="_Hlk210920416"/>
        <w:r w:rsidRPr="0013068A" w:rsidDel="00C40520">
          <w:rPr>
            <w:color w:val="000000"/>
            <w:sz w:val="21"/>
            <w:szCs w:val="21"/>
          </w:rPr>
          <w:delText>Fréchet</w:delText>
        </w:r>
        <w:bookmarkEnd w:id="55"/>
        <w:r w:rsidRPr="0013068A" w:rsidDel="00C40520">
          <w:rPr>
            <w:color w:val="000000"/>
            <w:sz w:val="21"/>
            <w:szCs w:val="21"/>
          </w:rPr>
          <w:delText>距离约束</w:delText>
        </w:r>
        <w:r w:rsidR="00BE7D2F" w:rsidDel="00C40520">
          <w:rPr>
            <w:rFonts w:hint="eastAsia"/>
            <w:color w:val="000000"/>
            <w:sz w:val="21"/>
            <w:szCs w:val="21"/>
          </w:rPr>
          <w:delText>机制</w:delText>
        </w:r>
        <w:r w:rsidRPr="0013068A" w:rsidDel="00C40520">
          <w:rPr>
            <w:color w:val="000000"/>
            <w:sz w:val="21"/>
            <w:szCs w:val="21"/>
          </w:rPr>
          <w:delText>，可以有效保证不同簇生成的路径在</w:delText>
        </w:r>
        <w:r w:rsidR="00DB00F8" w:rsidRPr="0013068A" w:rsidDel="00C40520">
          <w:rPr>
            <w:rFonts w:hint="eastAsia"/>
            <w:color w:val="000000"/>
            <w:sz w:val="21"/>
            <w:szCs w:val="21"/>
          </w:rPr>
          <w:delText>空间上的距离在合理范围内</w:delText>
        </w:r>
        <w:r w:rsidRPr="0013068A" w:rsidDel="00C40520">
          <w:rPr>
            <w:color w:val="000000"/>
            <w:sz w:val="21"/>
            <w:szCs w:val="21"/>
          </w:rPr>
          <w:delText>，避免簇间路径</w:delText>
        </w:r>
        <w:r w:rsidR="00DB00F8" w:rsidRPr="0013068A" w:rsidDel="00C40520">
          <w:rPr>
            <w:rFonts w:hint="eastAsia"/>
            <w:color w:val="000000"/>
            <w:sz w:val="21"/>
            <w:szCs w:val="21"/>
          </w:rPr>
          <w:delText>过近或过远，防止无人机之间互相挤压或距离过远导致链路中断。</w:delText>
        </w:r>
      </w:del>
    </w:p>
    <w:p w14:paraId="45F191CA" w14:textId="464972F2" w:rsidR="00C40520" w:rsidRPr="00C40520" w:rsidRDefault="00C40520" w:rsidP="00C40520">
      <w:pPr>
        <w:spacing w:line="360" w:lineRule="auto"/>
        <w:ind w:firstLineChars="196" w:firstLine="412"/>
        <w:rPr>
          <w:ins w:id="56" w:author="运璐 何" w:date="2025-10-13T15:47:00Z"/>
          <w:color w:val="000000"/>
          <w:sz w:val="21"/>
          <w:szCs w:val="21"/>
        </w:rPr>
      </w:pPr>
      <w:ins w:id="57" w:author="运璐 何" w:date="2025-10-13T15:48:00Z">
        <w:r>
          <w:rPr>
            <w:rFonts w:hint="eastAsia"/>
            <w:color w:val="000000"/>
            <w:sz w:val="21"/>
            <w:szCs w:val="21"/>
          </w:rPr>
          <w:t>2</w:t>
        </w:r>
        <w:r>
          <w:rPr>
            <w:rFonts w:hint="eastAsia"/>
            <w:color w:val="000000"/>
            <w:sz w:val="21"/>
            <w:szCs w:val="21"/>
          </w:rPr>
          <w:t>）</w:t>
        </w:r>
        <w:r w:rsidRPr="00C40520">
          <w:rPr>
            <w:color w:val="000000"/>
            <w:sz w:val="21"/>
            <w:szCs w:val="21"/>
          </w:rPr>
          <w:t>提出基于</w:t>
        </w:r>
        <w:r w:rsidRPr="00C40520">
          <w:rPr>
            <w:color w:val="000000"/>
            <w:sz w:val="21"/>
            <w:szCs w:val="21"/>
          </w:rPr>
          <w:t>Fréchet</w:t>
        </w:r>
        <w:r w:rsidRPr="00C40520">
          <w:rPr>
            <w:color w:val="000000"/>
            <w:sz w:val="21"/>
            <w:szCs w:val="21"/>
          </w:rPr>
          <w:t>距离约束的全局路径规划机制：在全局</w:t>
        </w:r>
        <w:r w:rsidRPr="00C40520">
          <w:rPr>
            <w:color w:val="000000"/>
            <w:sz w:val="21"/>
            <w:szCs w:val="21"/>
          </w:rPr>
          <w:t xml:space="preserve"> RRT* </w:t>
        </w:r>
        <w:r w:rsidRPr="00C40520">
          <w:rPr>
            <w:color w:val="000000"/>
            <w:sz w:val="21"/>
            <w:szCs w:val="21"/>
          </w:rPr>
          <w:t>规划框架中构建</w:t>
        </w:r>
        <w:r w:rsidRPr="00C40520">
          <w:rPr>
            <w:color w:val="000000"/>
            <w:sz w:val="21"/>
            <w:szCs w:val="21"/>
          </w:rPr>
          <w:t xml:space="preserve"> Fréchet </w:t>
        </w:r>
        <w:r w:rsidRPr="00C40520">
          <w:rPr>
            <w:color w:val="000000"/>
            <w:sz w:val="21"/>
            <w:szCs w:val="21"/>
          </w:rPr>
          <w:t>距离约束模型，以定量约束不同簇间路径的空间相似度与距离分布，从而在全局层面实现簇间路径的协调与安全间距保持，避免过近造成的干扰或过远导致的</w:t>
        </w:r>
        <w:r>
          <w:rPr>
            <w:rFonts w:hint="eastAsia"/>
            <w:color w:val="000000"/>
            <w:sz w:val="21"/>
            <w:szCs w:val="21"/>
          </w:rPr>
          <w:t>簇间</w:t>
        </w:r>
        <w:r w:rsidRPr="00C40520">
          <w:rPr>
            <w:color w:val="000000"/>
            <w:sz w:val="21"/>
            <w:szCs w:val="21"/>
          </w:rPr>
          <w:t>通信链路中断。</w:t>
        </w:r>
      </w:ins>
    </w:p>
    <w:p w14:paraId="5C4F5822" w14:textId="2C7998CA" w:rsidR="00ED07A2" w:rsidDel="00C40520" w:rsidRDefault="001A5B6D" w:rsidP="00545C9A">
      <w:pPr>
        <w:spacing w:line="360" w:lineRule="auto"/>
        <w:ind w:firstLineChars="196" w:firstLine="412"/>
        <w:rPr>
          <w:del w:id="58" w:author="运璐 何" w:date="2025-10-13T15:48:00Z"/>
          <w:color w:val="000000"/>
          <w:sz w:val="21"/>
          <w:szCs w:val="21"/>
        </w:rPr>
      </w:pPr>
      <w:del w:id="59" w:author="运璐 何" w:date="2025-10-13T15:48:00Z">
        <w:r w:rsidRPr="00BE7D2F" w:rsidDel="00C40520">
          <w:rPr>
            <w:color w:val="000000"/>
            <w:sz w:val="21"/>
            <w:szCs w:val="21"/>
          </w:rPr>
          <w:delText>3</w:delText>
        </w:r>
        <w:r w:rsidRPr="00BE7D2F" w:rsidDel="00C40520">
          <w:rPr>
            <w:rFonts w:hint="eastAsia"/>
            <w:color w:val="000000"/>
            <w:sz w:val="21"/>
            <w:szCs w:val="21"/>
          </w:rPr>
          <w:delText>）</w:delText>
        </w:r>
        <w:r w:rsidRPr="00BE7D2F" w:rsidDel="00C40520">
          <w:rPr>
            <w:color w:val="000000"/>
            <w:sz w:val="21"/>
            <w:szCs w:val="21"/>
          </w:rPr>
          <w:delText>局部规划引入</w:delText>
        </w:r>
        <w:r w:rsidRPr="00BE7D2F" w:rsidDel="00C40520">
          <w:rPr>
            <w:color w:val="000000"/>
            <w:sz w:val="21"/>
            <w:szCs w:val="21"/>
          </w:rPr>
          <w:delText>MST</w:delText>
        </w:r>
        <w:r w:rsidRPr="00BE7D2F" w:rsidDel="00C40520">
          <w:rPr>
            <w:color w:val="000000"/>
            <w:sz w:val="21"/>
            <w:szCs w:val="21"/>
          </w:rPr>
          <w:delText>引力机制：</w:delText>
        </w:r>
        <w:r w:rsidRPr="0013068A" w:rsidDel="00C40520">
          <w:rPr>
            <w:color w:val="000000"/>
            <w:sz w:val="21"/>
            <w:szCs w:val="21"/>
          </w:rPr>
          <w:delText>在基于人工势场的局部路径规划中加入最小生成树引力项，使无人机在执行单步规划时能够主动维持通信链路，实现簇内及簇间的连通性保持。</w:delText>
        </w:r>
        <w:commentRangeEnd w:id="52"/>
        <w:r w:rsidR="002101B0" w:rsidDel="00C40520">
          <w:rPr>
            <w:rStyle w:val="ac"/>
          </w:rPr>
          <w:commentReference w:id="52"/>
        </w:r>
        <w:commentRangeEnd w:id="53"/>
        <w:r w:rsidR="009F39B9" w:rsidDel="00C40520">
          <w:rPr>
            <w:rStyle w:val="ac"/>
          </w:rPr>
          <w:commentReference w:id="53"/>
        </w:r>
      </w:del>
    </w:p>
    <w:p w14:paraId="4FE7422B" w14:textId="095B498E" w:rsidR="00C40520" w:rsidRPr="0013068A" w:rsidRDefault="00C40520" w:rsidP="00545C9A">
      <w:pPr>
        <w:spacing w:line="360" w:lineRule="auto"/>
        <w:ind w:firstLineChars="196" w:firstLine="412"/>
        <w:rPr>
          <w:ins w:id="60" w:author="运璐 何" w:date="2025-10-13T15:48:00Z"/>
          <w:color w:val="000000"/>
          <w:sz w:val="21"/>
          <w:szCs w:val="21"/>
        </w:rPr>
      </w:pPr>
      <w:ins w:id="61" w:author="运璐 何" w:date="2025-10-13T15:48:00Z">
        <w:r>
          <w:rPr>
            <w:rFonts w:hint="eastAsia"/>
            <w:color w:val="000000"/>
            <w:sz w:val="21"/>
            <w:szCs w:val="21"/>
          </w:rPr>
          <w:t>3</w:t>
        </w:r>
        <w:r>
          <w:rPr>
            <w:rFonts w:hint="eastAsia"/>
            <w:color w:val="000000"/>
            <w:sz w:val="21"/>
            <w:szCs w:val="21"/>
          </w:rPr>
          <w:t>）</w:t>
        </w:r>
      </w:ins>
      <w:ins w:id="62" w:author="运璐 何" w:date="2025-10-13T15:49:00Z">
        <w:r w:rsidRPr="00C40520">
          <w:rPr>
            <w:color w:val="000000"/>
            <w:sz w:val="21"/>
            <w:szCs w:val="21"/>
          </w:rPr>
          <w:t>提出融合</w:t>
        </w:r>
        <w:r w:rsidRPr="00C40520">
          <w:rPr>
            <w:color w:val="000000"/>
            <w:sz w:val="21"/>
            <w:szCs w:val="21"/>
          </w:rPr>
          <w:t>MST</w:t>
        </w:r>
        <w:r w:rsidRPr="00C40520">
          <w:rPr>
            <w:color w:val="000000"/>
            <w:sz w:val="21"/>
            <w:szCs w:val="21"/>
          </w:rPr>
          <w:t>引力项的连通保持</w:t>
        </w:r>
      </w:ins>
      <w:ins w:id="63" w:author="运璐 何" w:date="2025-10-13T15:52:00Z">
        <w:r>
          <w:rPr>
            <w:rFonts w:hint="eastAsia"/>
            <w:color w:val="000000"/>
            <w:sz w:val="21"/>
            <w:szCs w:val="21"/>
          </w:rPr>
          <w:t>局部</w:t>
        </w:r>
      </w:ins>
      <w:ins w:id="64" w:author="运璐 何" w:date="2025-10-13T15:49:00Z">
        <w:r w:rsidRPr="00C40520">
          <w:rPr>
            <w:color w:val="000000"/>
            <w:sz w:val="21"/>
            <w:szCs w:val="21"/>
          </w:rPr>
          <w:t>规划方法：在基于人工势场的局部路径规划模型中引入最小生成树引力函数，以量化节点间的通信连通性势能，使无人机在局部决策时能够自适应调整相对位置，主动维持簇内及簇间的通信链路，实现路径规划与网络连通性的协同优化。</w:t>
        </w:r>
      </w:ins>
    </w:p>
    <w:p w14:paraId="6AF4F69C" w14:textId="117E6AA5" w:rsidR="00986484" w:rsidRDefault="0079034F" w:rsidP="00C631A8">
      <w:pPr>
        <w:spacing w:line="360" w:lineRule="auto"/>
        <w:rPr>
          <w:ins w:id="65" w:author="运璐 何" w:date="2025-10-13T16:07:00Z"/>
          <w:rFonts w:ascii="宋体" w:hAnsi="宋体"/>
          <w:b/>
          <w:color w:val="000000"/>
          <w:sz w:val="28"/>
          <w:szCs w:val="28"/>
        </w:rPr>
      </w:pPr>
      <w:commentRangeStart w:id="66"/>
      <w:commentRangeStart w:id="67"/>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commentRangeEnd w:id="66"/>
      <w:r w:rsidR="00457565">
        <w:rPr>
          <w:rStyle w:val="ac"/>
        </w:rPr>
        <w:commentReference w:id="66"/>
      </w:r>
      <w:commentRangeEnd w:id="67"/>
      <w:r w:rsidR="009F39B9">
        <w:rPr>
          <w:rStyle w:val="ac"/>
        </w:rPr>
        <w:commentReference w:id="67"/>
      </w:r>
    </w:p>
    <w:p w14:paraId="39CE02E6" w14:textId="5168771A" w:rsidR="00191DE7" w:rsidRPr="00000CF1" w:rsidDel="006A1923" w:rsidRDefault="00191DE7" w:rsidP="00000CF1">
      <w:pPr>
        <w:spacing w:line="360" w:lineRule="auto"/>
        <w:ind w:firstLineChars="196" w:firstLine="412"/>
        <w:rPr>
          <w:ins w:id="68" w:author="运璐 何" w:date="2025-10-13T16:06:00Z"/>
          <w:del w:id="69" w:author="Lianghui Ding" w:date="2025-10-25T12:54:00Z"/>
          <w:rFonts w:ascii="宋体" w:hAnsi="宋体"/>
          <w:color w:val="000000"/>
          <w:sz w:val="21"/>
          <w:szCs w:val="21"/>
        </w:rPr>
      </w:pPr>
      <w:commentRangeStart w:id="70"/>
      <w:ins w:id="71" w:author="运璐 何" w:date="2025-10-13T16:08:00Z">
        <w:del w:id="72" w:author="Lianghui Ding" w:date="2025-10-25T12:54:00Z">
          <w:r w:rsidRPr="00000CF1" w:rsidDel="006A1923">
            <w:rPr>
              <w:rFonts w:ascii="宋体" w:hAnsi="宋体"/>
              <w:color w:val="000000"/>
              <w:sz w:val="21"/>
              <w:szCs w:val="21"/>
            </w:rPr>
            <w:delText>为了验证所提CL-RRT*-APF算法在城市作战环境下的有效性，本文构建了一个综合的无人机集群作战场景模型，并建立了相应的通信信道与链路连通性模型。场景模型描述了建筑物、干扰源及无人机集群在二维空间中的分布特征与运动约束；信道模型则从物理层定义了无人机之间的通信特性，为后续连通性指标计算与路径规划提供理论基础。以下分别对这两部分进行说明。</w:delText>
          </w:r>
        </w:del>
      </w:ins>
    </w:p>
    <w:p w14:paraId="71B6F0EA" w14:textId="6BC29258" w:rsidR="00191DE7" w:rsidRDefault="00191DE7" w:rsidP="00C631A8">
      <w:pPr>
        <w:spacing w:line="360" w:lineRule="auto"/>
        <w:rPr>
          <w:rFonts w:ascii="宋体" w:hAnsi="宋体"/>
          <w:b/>
          <w:color w:val="000000"/>
          <w:sz w:val="28"/>
          <w:szCs w:val="28"/>
        </w:rPr>
      </w:pPr>
      <w:ins w:id="73" w:author="运璐 何" w:date="2025-10-13T16:07:00Z">
        <w:r>
          <w:rPr>
            <w:rFonts w:ascii="宋体" w:hAnsi="宋体"/>
            <w:b/>
            <w:sz w:val="21"/>
            <w:szCs w:val="21"/>
          </w:rPr>
          <w:t>2</w:t>
        </w:r>
        <w:r>
          <w:rPr>
            <w:rFonts w:ascii="宋体" w:hAnsi="宋体" w:hint="eastAsia"/>
            <w:b/>
            <w:sz w:val="21"/>
            <w:szCs w:val="21"/>
          </w:rPr>
          <w:t xml:space="preserve">.1 </w:t>
        </w:r>
      </w:ins>
      <w:ins w:id="74" w:author="运璐 何" w:date="2025-10-13T16:28:00Z">
        <w:r w:rsidR="00000CF1">
          <w:rPr>
            <w:rFonts w:ascii="宋体" w:hAnsi="宋体" w:hint="eastAsia"/>
            <w:b/>
            <w:sz w:val="21"/>
            <w:szCs w:val="21"/>
          </w:rPr>
          <w:t>场景</w:t>
        </w:r>
      </w:ins>
      <w:ins w:id="75" w:author="运璐 何" w:date="2025-10-13T16:07:00Z">
        <w:r>
          <w:rPr>
            <w:rFonts w:ascii="宋体" w:hAnsi="宋体" w:hint="eastAsia"/>
            <w:b/>
            <w:sz w:val="21"/>
            <w:szCs w:val="21"/>
          </w:rPr>
          <w:t>模型</w:t>
        </w:r>
      </w:ins>
      <w:commentRangeEnd w:id="70"/>
      <w:r w:rsidR="0004023F">
        <w:rPr>
          <w:rStyle w:val="ac"/>
        </w:rPr>
        <w:commentReference w:id="70"/>
      </w:r>
    </w:p>
    <w:p w14:paraId="1EC39682" w14:textId="77777777" w:rsidR="00F548C2" w:rsidRDefault="00B2357F" w:rsidP="00A239C0">
      <w:pPr>
        <w:spacing w:line="360" w:lineRule="auto"/>
        <w:ind w:firstLineChars="196" w:firstLine="412"/>
        <w:rPr>
          <w:ins w:id="76" w:author="Lianghui Ding" w:date="2025-10-25T12:59:00Z"/>
          <w:rFonts w:ascii="宋体" w:hAnsi="宋体"/>
          <w:color w:val="000000"/>
          <w:sz w:val="21"/>
          <w:szCs w:val="21"/>
        </w:rPr>
      </w:pPr>
      <w:bookmarkStart w:id="77" w:name="_Hlk210482643"/>
      <w:del w:id="78" w:author="Lianghui Ding" w:date="2025-10-25T12:54:00Z">
        <w:r w:rsidRPr="00B2357F" w:rsidDel="006A1923">
          <w:rPr>
            <w:rFonts w:ascii="宋体" w:hAnsi="宋体"/>
            <w:color w:val="000000"/>
            <w:sz w:val="21"/>
            <w:szCs w:val="21"/>
          </w:rPr>
          <w:delText>在</w:delText>
        </w:r>
      </w:del>
      <w:r w:rsidRPr="00B2357F">
        <w:rPr>
          <w:rFonts w:ascii="宋体" w:hAnsi="宋体"/>
          <w:color w:val="000000"/>
          <w:sz w:val="21"/>
          <w:szCs w:val="21"/>
        </w:rPr>
        <w:t>本文</w:t>
      </w:r>
      <w:ins w:id="79" w:author="Lianghui Ding" w:date="2025-10-25T12:54:00Z">
        <w:r w:rsidR="006A1923">
          <w:rPr>
            <w:rFonts w:ascii="宋体" w:hAnsi="宋体" w:hint="eastAsia"/>
            <w:color w:val="000000"/>
            <w:sz w:val="21"/>
            <w:szCs w:val="21"/>
          </w:rPr>
          <w:t>将</w:t>
        </w:r>
      </w:ins>
      <w:r w:rsidRPr="00B2357F">
        <w:rPr>
          <w:rFonts w:ascii="宋体" w:hAnsi="宋体"/>
          <w:color w:val="000000"/>
          <w:sz w:val="21"/>
          <w:szCs w:val="21"/>
        </w:rPr>
        <w:t>所研究的城市</w:t>
      </w:r>
      <w:r>
        <w:rPr>
          <w:rFonts w:ascii="宋体" w:hAnsi="宋体" w:hint="eastAsia"/>
          <w:color w:val="000000"/>
          <w:sz w:val="21"/>
          <w:szCs w:val="21"/>
        </w:rPr>
        <w:t>作战</w:t>
      </w:r>
      <w:r w:rsidRPr="00B2357F">
        <w:rPr>
          <w:rFonts w:ascii="宋体" w:hAnsi="宋体"/>
          <w:color w:val="000000"/>
          <w:sz w:val="21"/>
          <w:szCs w:val="21"/>
        </w:rPr>
        <w:t>场景</w:t>
      </w:r>
      <w:ins w:id="80" w:author="Lianghui Ding" w:date="2025-10-25T12:54:00Z">
        <w:r w:rsidR="006A1923">
          <w:rPr>
            <w:rFonts w:ascii="宋体" w:hAnsi="宋体" w:hint="eastAsia"/>
            <w:color w:val="000000"/>
            <w:sz w:val="21"/>
            <w:szCs w:val="21"/>
          </w:rPr>
          <w:t>建模为</w:t>
        </w:r>
        <w:moveToRangeStart w:id="81" w:author="Lianghui Ding" w:date="2025-10-25T12:54:00Z" w:name="move212289311"/>
        <w:r w:rsidR="006A1923" w:rsidRPr="00B2357F">
          <w:rPr>
            <w:rFonts w:ascii="宋体" w:hAnsi="宋体"/>
            <w:color w:val="000000"/>
            <w:sz w:val="21"/>
            <w:szCs w:val="21"/>
          </w:rPr>
          <w:t>二维</w:t>
        </w:r>
      </w:ins>
      <w:ins w:id="82" w:author="Lianghui Ding" w:date="2025-10-25T12:55:00Z">
        <w:r w:rsidR="00312450">
          <w:rPr>
            <w:rFonts w:ascii="宋体" w:hAnsi="宋体" w:hint="eastAsia"/>
            <w:color w:val="000000"/>
            <w:sz w:val="21"/>
            <w:szCs w:val="21"/>
          </w:rPr>
          <w:t>矩形</w:t>
        </w:r>
      </w:ins>
      <w:ins w:id="83" w:author="Lianghui Ding" w:date="2025-10-25T12:54:00Z">
        <w:r w:rsidR="006A1923" w:rsidRPr="00B2357F">
          <w:rPr>
            <w:rFonts w:ascii="宋体" w:hAnsi="宋体"/>
            <w:color w:val="000000"/>
            <w:sz w:val="21"/>
            <w:szCs w:val="21"/>
          </w:rPr>
          <w:t>区域</w:t>
        </w:r>
      </w:ins>
      <m:oMath>
        <m:r>
          <w:ins w:id="84" w:author="Lianghui Ding" w:date="2025-10-25T12:54:00Z">
            <m:rPr>
              <m:scr m:val="script"/>
              <m:sty m:val="p"/>
            </m:rPr>
            <w:rPr>
              <w:rFonts w:ascii="Cambria Math" w:hAnsi="Cambria Math"/>
              <w:color w:val="000000"/>
              <w:sz w:val="21"/>
              <w:szCs w:val="21"/>
            </w:rPr>
            <m:t>A⊂</m:t>
          </w:ins>
        </m:r>
        <m:sSup>
          <m:sSupPr>
            <m:ctrlPr>
              <w:ins w:id="85" w:author="Lianghui Ding" w:date="2025-10-25T12:54:00Z">
                <w:rPr>
                  <w:rFonts w:ascii="Cambria Math" w:hAnsi="Cambria Math"/>
                  <w:color w:val="000000"/>
                  <w:sz w:val="21"/>
                  <w:szCs w:val="21"/>
                </w:rPr>
              </w:ins>
            </m:ctrlPr>
          </m:sSupPr>
          <m:e>
            <m:r>
              <w:ins w:id="86" w:author="Lianghui Ding" w:date="2025-10-25T12:54:00Z">
                <w:rPr>
                  <w:rFonts w:ascii="Cambria Math" w:hAnsi="Cambria Math"/>
                  <w:color w:val="000000"/>
                  <w:sz w:val="21"/>
                  <w:szCs w:val="21"/>
                </w:rPr>
                <m:t>R</m:t>
              </w:ins>
            </m:r>
          </m:e>
          <m:sup>
            <m:r>
              <w:ins w:id="87" w:author="Lianghui Ding" w:date="2025-10-25T12:54:00Z">
                <m:rPr>
                  <m:scr m:val="double-struck"/>
                  <m:sty m:val="p"/>
                </m:rPr>
                <w:rPr>
                  <w:rFonts w:ascii="Cambria Math" w:hAnsi="Cambria Math"/>
                  <w:color w:val="000000"/>
                  <w:sz w:val="21"/>
                  <w:szCs w:val="21"/>
                </w:rPr>
                <m:t>2</m:t>
              </w:ins>
            </m:r>
          </m:sup>
        </m:sSup>
      </m:oMath>
      <w:ins w:id="88" w:author="Lianghui Ding" w:date="2025-10-25T12:54:00Z">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w:ins>
      <m:oMath>
        <m:d>
          <m:dPr>
            <m:begChr m:val="["/>
            <m:endChr m:val="]"/>
            <m:ctrlPr>
              <w:ins w:id="89" w:author="Lianghui Ding" w:date="2025-10-25T12:54:00Z">
                <w:rPr>
                  <w:rFonts w:ascii="Cambria Math" w:hAnsi="Cambria Math"/>
                  <w:color w:val="000000"/>
                  <w:sz w:val="21"/>
                  <w:szCs w:val="21"/>
                </w:rPr>
              </w:ins>
            </m:ctrlPr>
          </m:dPr>
          <m:e>
            <m:r>
              <w:ins w:id="90" w:author="Lianghui Ding" w:date="2025-10-25T12:54:00Z">
                <m:rPr>
                  <m:sty m:val="p"/>
                </m:rPr>
                <w:rPr>
                  <w:rFonts w:ascii="Cambria Math" w:hAnsi="Cambria Math"/>
                  <w:color w:val="000000"/>
                  <w:sz w:val="21"/>
                  <w:szCs w:val="21"/>
                </w:rPr>
                <m:t>0,</m:t>
              </w:ins>
            </m:r>
            <m:sSub>
              <m:sSubPr>
                <m:ctrlPr>
                  <w:ins w:id="91" w:author="Lianghui Ding" w:date="2025-10-25T12:54:00Z">
                    <w:rPr>
                      <w:rFonts w:ascii="Cambria Math" w:hAnsi="Cambria Math"/>
                      <w:color w:val="000000"/>
                      <w:sz w:val="21"/>
                      <w:szCs w:val="21"/>
                    </w:rPr>
                  </w:ins>
                </m:ctrlPr>
              </m:sSubPr>
              <m:e>
                <m:r>
                  <w:ins w:id="92" w:author="Lianghui Ding" w:date="2025-10-25T12:54:00Z">
                    <w:rPr>
                      <w:rFonts w:ascii="Cambria Math" w:hAnsi="Cambria Math"/>
                      <w:color w:val="000000"/>
                      <w:sz w:val="21"/>
                      <w:szCs w:val="21"/>
                    </w:rPr>
                    <m:t>L</m:t>
                  </w:ins>
                </m:r>
              </m:e>
              <m:sub>
                <m:r>
                  <w:ins w:id="93" w:author="Lianghui Ding" w:date="2025-10-25T12:54:00Z">
                    <w:rPr>
                      <w:rFonts w:ascii="Cambria Math" w:hAnsi="Cambria Math"/>
                      <w:color w:val="000000"/>
                      <w:sz w:val="21"/>
                      <w:szCs w:val="21"/>
                    </w:rPr>
                    <m:t>x</m:t>
                  </w:ins>
                </m:r>
              </m:sub>
            </m:sSub>
          </m:e>
        </m:d>
        <m:r>
          <w:ins w:id="94" w:author="Lianghui Ding" w:date="2025-10-25T12:54:00Z">
            <m:rPr>
              <m:sty m:val="p"/>
            </m:rPr>
            <w:rPr>
              <w:rFonts w:ascii="Cambria Math" w:hAnsi="Cambria Math" w:hint="eastAsia"/>
              <w:color w:val="000000"/>
              <w:sz w:val="21"/>
              <w:szCs w:val="21"/>
            </w:rPr>
            <m:t>×</m:t>
          </w:ins>
        </m:r>
        <m:d>
          <m:dPr>
            <m:begChr m:val="["/>
            <m:endChr m:val="]"/>
            <m:ctrlPr>
              <w:ins w:id="95" w:author="Lianghui Ding" w:date="2025-10-25T12:54:00Z">
                <w:rPr>
                  <w:rFonts w:ascii="Cambria Math" w:hAnsi="Cambria Math"/>
                  <w:color w:val="000000"/>
                  <w:sz w:val="21"/>
                  <w:szCs w:val="21"/>
                </w:rPr>
              </w:ins>
            </m:ctrlPr>
          </m:dPr>
          <m:e>
            <m:r>
              <w:ins w:id="96" w:author="Lianghui Ding" w:date="2025-10-25T12:54:00Z">
                <m:rPr>
                  <m:sty m:val="p"/>
                </m:rPr>
                <w:rPr>
                  <w:rFonts w:ascii="Cambria Math" w:hAnsi="Cambria Math"/>
                  <w:color w:val="000000"/>
                  <w:sz w:val="21"/>
                  <w:szCs w:val="21"/>
                </w:rPr>
                <m:t>0,</m:t>
              </w:ins>
            </m:r>
            <m:sSub>
              <m:sSubPr>
                <m:ctrlPr>
                  <w:ins w:id="97" w:author="Lianghui Ding" w:date="2025-10-25T12:54:00Z">
                    <w:rPr>
                      <w:rFonts w:ascii="Cambria Math" w:hAnsi="Cambria Math"/>
                      <w:color w:val="000000"/>
                      <w:sz w:val="21"/>
                      <w:szCs w:val="21"/>
                    </w:rPr>
                  </w:ins>
                </m:ctrlPr>
              </m:sSubPr>
              <m:e>
                <m:r>
                  <w:ins w:id="98" w:author="Lianghui Ding" w:date="2025-10-25T12:54:00Z">
                    <w:rPr>
                      <w:rFonts w:ascii="Cambria Math" w:hAnsi="Cambria Math"/>
                      <w:color w:val="000000"/>
                      <w:sz w:val="21"/>
                      <w:szCs w:val="21"/>
                    </w:rPr>
                    <m:t>L</m:t>
                  </w:ins>
                </m:r>
              </m:e>
              <m:sub>
                <m:r>
                  <w:ins w:id="99" w:author="Lianghui Ding" w:date="2025-10-25T12:54:00Z">
                    <w:rPr>
                      <w:rFonts w:ascii="Cambria Math" w:hAnsi="Cambria Math"/>
                      <w:color w:val="000000"/>
                      <w:sz w:val="21"/>
                      <w:szCs w:val="21"/>
                    </w:rPr>
                    <m:t>y</m:t>
                  </w:ins>
                </m:r>
              </m:sub>
            </m:sSub>
          </m:e>
        </m:d>
      </m:oMath>
      <w:moveToRangeEnd w:id="81"/>
      <w:del w:id="100" w:author="Lianghui Ding" w:date="2025-10-25T12:55:00Z">
        <w:r w:rsidRPr="00B2357F" w:rsidDel="00223546">
          <w:rPr>
            <w:rFonts w:ascii="宋体" w:hAnsi="宋体"/>
            <w:color w:val="000000"/>
            <w:sz w:val="21"/>
            <w:szCs w:val="21"/>
          </w:rPr>
          <w:delText>下</w:delText>
        </w:r>
      </w:del>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ins w:id="101" w:author="Lianghui Ding" w:date="2025-10-25T12:56:00Z">
        <w:r w:rsidR="008155C7">
          <w:rPr>
            <w:rFonts w:ascii="宋体" w:hAnsi="宋体" w:hint="eastAsia"/>
            <w:color w:val="000000"/>
            <w:sz w:val="21"/>
            <w:szCs w:val="21"/>
          </w:rPr>
          <w:t>，</w:t>
        </w:r>
      </w:ins>
      <w:del w:id="102" w:author="Lianghui Ding" w:date="2025-10-25T12:55:00Z">
        <w:r w:rsidR="000D5AC0" w:rsidDel="00223546">
          <w:rPr>
            <w:rFonts w:ascii="宋体" w:hAnsi="宋体" w:hint="eastAsia"/>
            <w:color w:val="000000"/>
            <w:sz w:val="21"/>
            <w:szCs w:val="21"/>
          </w:rPr>
          <w:delText>，</w:delText>
        </w:r>
      </w:del>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del w:id="103" w:author="Lianghui Ding" w:date="2025-10-25T12:56:00Z">
        <w:r w:rsidRPr="00B2357F" w:rsidDel="008155C7">
          <w:rPr>
            <w:rFonts w:ascii="宋体" w:hAnsi="宋体" w:hint="eastAsia"/>
            <w:color w:val="000000"/>
            <w:sz w:val="21"/>
            <w:szCs w:val="21"/>
          </w:rPr>
          <w:delText>，</w:delText>
        </w:r>
      </w:del>
      <w:ins w:id="104" w:author="Lianghui Ding" w:date="2025-10-25T12:56:00Z">
        <w:r w:rsidR="008155C7">
          <w:rPr>
            <w:rFonts w:ascii="宋体" w:hAnsi="宋体" w:hint="eastAsia"/>
            <w:color w:val="000000"/>
            <w:sz w:val="21"/>
            <w:szCs w:val="21"/>
          </w:rPr>
          <w:t>。</w:t>
        </w:r>
      </w:ins>
      <w:del w:id="105" w:author="Lianghui Ding" w:date="2025-10-25T12:57:00Z">
        <w:r w:rsidRPr="00B2357F" w:rsidDel="008155C7">
          <w:rPr>
            <w:rFonts w:ascii="宋体" w:hAnsi="宋体"/>
            <w:color w:val="000000"/>
            <w:sz w:val="21"/>
            <w:szCs w:val="21"/>
          </w:rPr>
          <w:delText>记</w:delText>
        </w:r>
      </w:del>
      <w:del w:id="106" w:author="Lianghui Ding" w:date="2025-10-25T12:54:00Z">
        <w:r w:rsidRPr="00B2357F" w:rsidDel="006A1923">
          <w:rPr>
            <w:rFonts w:ascii="宋体" w:hAnsi="宋体"/>
            <w:color w:val="000000"/>
            <w:sz w:val="21"/>
            <w:szCs w:val="21"/>
          </w:rPr>
          <w:delText xml:space="preserve">整个二维区域为 </w:delText>
        </w:r>
      </w:del>
      <m:oMath>
        <m:r>
          <w:del w:id="107" w:author="Lianghui Ding" w:date="2025-10-25T12:54:00Z">
            <m:rPr>
              <m:scr m:val="script"/>
              <m:sty m:val="p"/>
            </m:rPr>
            <w:rPr>
              <w:rFonts w:ascii="Cambria Math" w:hAnsi="Cambria Math"/>
              <w:color w:val="000000"/>
              <w:sz w:val="21"/>
              <w:szCs w:val="21"/>
            </w:rPr>
            <m:t>A⊂</m:t>
          </w:del>
        </m:r>
        <m:sSup>
          <m:sSupPr>
            <m:ctrlPr>
              <w:del w:id="108" w:author="Lianghui Ding" w:date="2025-10-25T12:54:00Z">
                <w:rPr>
                  <w:rFonts w:ascii="Cambria Math" w:hAnsi="Cambria Math"/>
                  <w:color w:val="000000"/>
                  <w:sz w:val="21"/>
                  <w:szCs w:val="21"/>
                </w:rPr>
              </w:del>
            </m:ctrlPr>
          </m:sSupPr>
          <m:e>
            <m:r>
              <w:del w:id="109" w:author="Lianghui Ding" w:date="2025-10-25T12:54:00Z">
                <w:rPr>
                  <w:rFonts w:ascii="Cambria Math" w:hAnsi="Cambria Math"/>
                  <w:color w:val="000000"/>
                  <w:sz w:val="21"/>
                  <w:szCs w:val="21"/>
                </w:rPr>
                <m:t>R</m:t>
              </w:del>
            </m:r>
          </m:e>
          <m:sup>
            <m:r>
              <w:del w:id="110" w:author="Lianghui Ding" w:date="2025-10-25T12:54:00Z">
                <m:rPr>
                  <m:scr m:val="double-struck"/>
                  <m:sty m:val="p"/>
                </m:rPr>
                <w:rPr>
                  <w:rFonts w:ascii="Cambria Math" w:hAnsi="Cambria Math"/>
                  <w:color w:val="000000"/>
                  <w:sz w:val="21"/>
                  <w:szCs w:val="21"/>
                </w:rPr>
                <m:t>2</m:t>
              </w:del>
            </m:r>
          </m:sup>
        </m:sSup>
      </m:oMath>
      <w:del w:id="111" w:author="Lianghui Ding" w:date="2025-10-25T12:54:00Z">
        <w:r w:rsidRPr="00B2357F" w:rsidDel="006A1923">
          <w:rPr>
            <w:rFonts w:ascii="宋体" w:hAnsi="宋体"/>
            <w:color w:val="000000"/>
            <w:sz w:val="21"/>
            <w:szCs w:val="21"/>
          </w:rPr>
          <w:delText>，其</w:delText>
        </w:r>
        <w:r w:rsidDel="006A1923">
          <w:rPr>
            <w:rFonts w:ascii="宋体" w:hAnsi="宋体" w:hint="eastAsia"/>
            <w:color w:val="000000"/>
            <w:sz w:val="21"/>
            <w:szCs w:val="21"/>
          </w:rPr>
          <w:delText>大小</w:delText>
        </w:r>
        <w:r w:rsidRPr="00B2357F" w:rsidDel="006A1923">
          <w:rPr>
            <w:rFonts w:ascii="宋体" w:hAnsi="宋体"/>
            <w:color w:val="000000"/>
            <w:sz w:val="21"/>
            <w:szCs w:val="21"/>
          </w:rPr>
          <w:delText xml:space="preserve">为矩形区域 </w:delText>
        </w:r>
      </w:del>
      <m:oMath>
        <m:d>
          <m:dPr>
            <m:begChr m:val="["/>
            <m:endChr m:val="]"/>
            <m:ctrlPr>
              <w:del w:id="112" w:author="Lianghui Ding" w:date="2025-10-25T12:54:00Z">
                <w:rPr>
                  <w:rFonts w:ascii="Cambria Math" w:hAnsi="Cambria Math"/>
                  <w:color w:val="000000"/>
                  <w:sz w:val="21"/>
                  <w:szCs w:val="21"/>
                </w:rPr>
              </w:del>
            </m:ctrlPr>
          </m:dPr>
          <m:e>
            <m:r>
              <w:del w:id="113" w:author="Lianghui Ding" w:date="2025-10-25T12:54:00Z">
                <m:rPr>
                  <m:sty m:val="p"/>
                </m:rPr>
                <w:rPr>
                  <w:rFonts w:ascii="Cambria Math" w:hAnsi="Cambria Math"/>
                  <w:color w:val="000000"/>
                  <w:sz w:val="21"/>
                  <w:szCs w:val="21"/>
                </w:rPr>
                <m:t>0,</m:t>
              </w:del>
            </m:r>
            <m:sSub>
              <m:sSubPr>
                <m:ctrlPr>
                  <w:del w:id="114" w:author="Lianghui Ding" w:date="2025-10-25T12:54:00Z">
                    <w:rPr>
                      <w:rFonts w:ascii="Cambria Math" w:hAnsi="Cambria Math"/>
                      <w:color w:val="000000"/>
                      <w:sz w:val="21"/>
                      <w:szCs w:val="21"/>
                    </w:rPr>
                  </w:del>
                </m:ctrlPr>
              </m:sSubPr>
              <m:e>
                <m:r>
                  <w:del w:id="115" w:author="Lianghui Ding" w:date="2025-10-25T12:54:00Z">
                    <w:rPr>
                      <w:rFonts w:ascii="Cambria Math" w:hAnsi="Cambria Math"/>
                      <w:color w:val="000000"/>
                      <w:sz w:val="21"/>
                      <w:szCs w:val="21"/>
                    </w:rPr>
                    <m:t>L</m:t>
                  </w:del>
                </m:r>
              </m:e>
              <m:sub>
                <m:r>
                  <w:del w:id="116" w:author="Lianghui Ding" w:date="2025-10-25T12:54:00Z">
                    <w:rPr>
                      <w:rFonts w:ascii="Cambria Math" w:hAnsi="Cambria Math"/>
                      <w:color w:val="000000"/>
                      <w:sz w:val="21"/>
                      <w:szCs w:val="21"/>
                    </w:rPr>
                    <m:t>x</m:t>
                  </w:del>
                </m:r>
              </m:sub>
            </m:sSub>
          </m:e>
        </m:d>
        <m:r>
          <w:del w:id="117" w:author="Lianghui Ding" w:date="2025-10-25T12:54:00Z">
            <m:rPr>
              <m:sty m:val="p"/>
            </m:rPr>
            <w:rPr>
              <w:rFonts w:ascii="Cambria Math" w:hAnsi="Cambria Math" w:hint="eastAsia"/>
              <w:color w:val="000000"/>
              <w:sz w:val="21"/>
              <w:szCs w:val="21"/>
            </w:rPr>
            <m:t>×</m:t>
          </w:del>
        </m:r>
        <m:d>
          <m:dPr>
            <m:begChr m:val="["/>
            <m:endChr m:val="]"/>
            <m:ctrlPr>
              <w:del w:id="118" w:author="Lianghui Ding" w:date="2025-10-25T12:54:00Z">
                <w:rPr>
                  <w:rFonts w:ascii="Cambria Math" w:hAnsi="Cambria Math"/>
                  <w:color w:val="000000"/>
                  <w:sz w:val="21"/>
                  <w:szCs w:val="21"/>
                </w:rPr>
              </w:del>
            </m:ctrlPr>
          </m:dPr>
          <m:e>
            <m:r>
              <w:del w:id="119" w:author="Lianghui Ding" w:date="2025-10-25T12:54:00Z">
                <m:rPr>
                  <m:sty m:val="p"/>
                </m:rPr>
                <w:rPr>
                  <w:rFonts w:ascii="Cambria Math" w:hAnsi="Cambria Math"/>
                  <w:color w:val="000000"/>
                  <w:sz w:val="21"/>
                  <w:szCs w:val="21"/>
                </w:rPr>
                <m:t>0,</m:t>
              </w:del>
            </m:r>
            <m:sSub>
              <m:sSubPr>
                <m:ctrlPr>
                  <w:del w:id="120" w:author="Lianghui Ding" w:date="2025-10-25T12:54:00Z">
                    <w:rPr>
                      <w:rFonts w:ascii="Cambria Math" w:hAnsi="Cambria Math"/>
                      <w:color w:val="000000"/>
                      <w:sz w:val="21"/>
                      <w:szCs w:val="21"/>
                    </w:rPr>
                  </w:del>
                </m:ctrlPr>
              </m:sSubPr>
              <m:e>
                <m:r>
                  <w:del w:id="121" w:author="Lianghui Ding" w:date="2025-10-25T12:54:00Z">
                    <w:rPr>
                      <w:rFonts w:ascii="Cambria Math" w:hAnsi="Cambria Math"/>
                      <w:color w:val="000000"/>
                      <w:sz w:val="21"/>
                      <w:szCs w:val="21"/>
                    </w:rPr>
                    <m:t>L</m:t>
                  </w:del>
                </m:r>
              </m:e>
              <m:sub>
                <m:r>
                  <w:del w:id="122" w:author="Lianghui Ding" w:date="2025-10-25T12:54:00Z">
                    <w:rPr>
                      <w:rFonts w:ascii="Cambria Math" w:hAnsi="Cambria Math"/>
                      <w:color w:val="000000"/>
                      <w:sz w:val="21"/>
                      <w:szCs w:val="21"/>
                    </w:rPr>
                    <m:t>y</m:t>
                  </w:del>
                </m:r>
              </m:sub>
            </m:sSub>
          </m:e>
        </m:d>
      </m:oMath>
      <w:del w:id="123" w:author="Lianghui Ding" w:date="2025-10-25T12:54:00Z">
        <w:r w:rsidRPr="00B2357F" w:rsidDel="006A1923">
          <w:rPr>
            <w:rFonts w:ascii="宋体" w:hAnsi="宋体"/>
            <w:color w:val="000000"/>
            <w:sz w:val="21"/>
            <w:szCs w:val="21"/>
          </w:rPr>
          <w:delText>。</w:delText>
        </w:r>
      </w:del>
      <w:del w:id="124" w:author="Lianghui Ding" w:date="2025-10-25T12:57:00Z">
        <w:r w:rsidDel="008155C7">
          <w:rPr>
            <w:rFonts w:ascii="宋体" w:hAnsi="宋体" w:hint="eastAsia"/>
            <w:color w:val="000000"/>
            <w:sz w:val="21"/>
            <w:szCs w:val="21"/>
          </w:rPr>
          <w:delText>其中数量为</w:delText>
        </w:r>
        <w:r w:rsidR="00BE7D2F" w:rsidDel="008155C7">
          <w:rPr>
            <w:rFonts w:ascii="宋体" w:hAnsi="宋体" w:hint="eastAsia"/>
            <w:color w:val="000000"/>
            <w:sz w:val="21"/>
            <w:szCs w:val="21"/>
          </w:rPr>
          <w:delText xml:space="preserve"> </w:delText>
        </w:r>
      </w:del>
      <m:oMath>
        <m:r>
          <w:del w:id="125" w:author="Lianghui Ding" w:date="2025-10-25T12:57:00Z">
            <w:rPr>
              <w:rFonts w:ascii="Cambria Math" w:hAnsi="Cambria Math"/>
              <w:color w:val="000000"/>
              <w:sz w:val="21"/>
              <w:szCs w:val="21"/>
            </w:rPr>
            <m:t>M</m:t>
          </w:del>
        </m:r>
      </m:oMath>
      <w:del w:id="126" w:author="Lianghui Ding" w:date="2025-10-25T12:57:00Z">
        <w:r w:rsidDel="008155C7">
          <w:rPr>
            <w:rFonts w:ascii="宋体" w:hAnsi="宋体" w:hint="eastAsia"/>
            <w:color w:val="000000"/>
            <w:sz w:val="21"/>
            <w:szCs w:val="21"/>
          </w:rPr>
          <w:delText xml:space="preserve"> 的</w:delText>
        </w:r>
      </w:del>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ins w:id="127" w:author="Lianghui Ding" w:date="2025-10-25T12:57:00Z">
        <w:r w:rsidR="008155C7">
          <w:rPr>
            <w:rFonts w:ascii="宋体" w:hAnsi="宋体" w:hint="eastAsia"/>
            <w:color w:val="000000"/>
            <w:sz w:val="21"/>
            <w:szCs w:val="21"/>
          </w:rPr>
          <w:t>，</w:t>
        </w:r>
        <w:r w:rsidR="008155C7">
          <w:rPr>
            <w:rFonts w:ascii="宋体" w:hAnsi="宋体" w:hint="eastAsia"/>
            <w:color w:val="000000"/>
            <w:sz w:val="21"/>
            <w:szCs w:val="21"/>
          </w:rPr>
          <w:t xml:space="preserve"> </w:t>
        </w:r>
      </w:ins>
      <m:oMath>
        <m:r>
          <w:ins w:id="128" w:author="Lianghui Ding" w:date="2025-10-25T12:57:00Z">
            <w:rPr>
              <w:rFonts w:ascii="Cambria Math" w:hAnsi="Cambria Math"/>
              <w:color w:val="000000"/>
              <w:sz w:val="21"/>
              <w:szCs w:val="21"/>
            </w:rPr>
            <m:t>M</m:t>
          </w:ins>
        </m:r>
      </m:oMath>
      <w:ins w:id="129" w:author="Lianghui Ding" w:date="2025-10-25T12:57:00Z">
        <w:r w:rsidR="008155C7">
          <w:rPr>
            <w:rFonts w:ascii="宋体" w:hAnsi="宋体" w:hint="eastAsia"/>
            <w:color w:val="000000"/>
            <w:sz w:val="21"/>
            <w:szCs w:val="21"/>
          </w:rPr>
          <w:t>为建筑物数量，</w:t>
        </w:r>
      </w:ins>
      <w:del w:id="130" w:author="Lianghui Ding" w:date="2025-10-25T12:57:00Z">
        <w:r w:rsidDel="000D02C0">
          <w:rPr>
            <w:rFonts w:ascii="宋体" w:hAnsi="宋体" w:hint="eastAsia"/>
            <w:color w:val="000000"/>
            <w:sz w:val="21"/>
            <w:szCs w:val="21"/>
          </w:rPr>
          <w:delText>任一建筑</w:delText>
        </w:r>
        <w:r w:rsidRPr="00B2357F" w:rsidDel="000D02C0">
          <w:rPr>
            <w:rFonts w:ascii="宋体" w:hAnsi="宋体" w:hint="eastAsia"/>
            <w:color w:val="000000"/>
            <w:sz w:val="21"/>
            <w:szCs w:val="21"/>
          </w:rPr>
          <w:delText>物</w:delText>
        </w:r>
      </w:del>
      <w:ins w:id="131" w:author="Lianghui Ding" w:date="2025-10-25T12:57:00Z">
        <w:r w:rsidR="000D02C0">
          <w:rPr>
            <w:rFonts w:ascii="宋体" w:hAnsi="宋体" w:hint="eastAsia"/>
            <w:color w:val="000000"/>
            <w:sz w:val="21"/>
            <w:szCs w:val="21"/>
          </w:rPr>
          <w:t>建筑物</w:t>
        </w:r>
      </w:ins>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del w:id="132" w:author="Lianghui Ding" w:date="2025-10-25T12:57:00Z">
        <w:r w:rsidDel="000D02C0">
          <w:rPr>
            <w:rFonts w:ascii="宋体" w:hAnsi="宋体" w:hint="eastAsia"/>
            <w:color w:val="000000"/>
            <w:sz w:val="21"/>
            <w:szCs w:val="21"/>
          </w:rPr>
          <w:delText>且</w:delText>
        </w:r>
      </w:del>
      <w:ins w:id="133" w:author="Lianghui Ding" w:date="2025-10-25T12:57:00Z">
        <w:r w:rsidR="000D02C0">
          <w:rPr>
            <w:rFonts w:ascii="宋体" w:hAnsi="宋体" w:hint="eastAsia"/>
            <w:color w:val="000000"/>
            <w:sz w:val="21"/>
            <w:szCs w:val="21"/>
          </w:rPr>
          <w:t>简化为</w:t>
        </w:r>
      </w:ins>
      <w:del w:id="134" w:author="Lianghui Ding" w:date="2025-10-25T12:57:00Z">
        <w:r w:rsidDel="000D02C0">
          <w:rPr>
            <w:rFonts w:ascii="宋体" w:hAnsi="宋体" w:hint="eastAsia"/>
            <w:color w:val="000000"/>
            <w:sz w:val="21"/>
            <w:szCs w:val="21"/>
          </w:rPr>
          <w:delText>形状为</w:delText>
        </w:r>
      </w:del>
      <w:r>
        <w:rPr>
          <w:rFonts w:ascii="宋体" w:hAnsi="宋体" w:hint="eastAsia"/>
          <w:color w:val="000000"/>
          <w:sz w:val="21"/>
          <w:szCs w:val="21"/>
        </w:rPr>
        <w:t>矩形</w:t>
      </w:r>
      <w:del w:id="135" w:author="Lianghui Ding" w:date="2025-10-25T12:56:00Z">
        <w:r w:rsidDel="008155C7">
          <w:rPr>
            <w:rFonts w:ascii="宋体" w:hAnsi="宋体" w:hint="eastAsia"/>
            <w:color w:val="000000"/>
            <w:sz w:val="21"/>
            <w:szCs w:val="21"/>
          </w:rPr>
          <w:delText>，</w:delText>
        </w:r>
        <w:r w:rsidRPr="00B2357F" w:rsidDel="008155C7">
          <w:rPr>
            <w:rFonts w:ascii="宋体" w:hAnsi="宋体" w:hint="eastAsia"/>
            <w:color w:val="000000"/>
            <w:sz w:val="21"/>
            <w:szCs w:val="21"/>
          </w:rPr>
          <w:delText>表示</w:delText>
        </w:r>
        <w:r w:rsidDel="008155C7">
          <w:rPr>
            <w:rFonts w:ascii="宋体" w:hAnsi="宋体" w:hint="eastAsia"/>
            <w:color w:val="000000"/>
            <w:sz w:val="21"/>
            <w:szCs w:val="21"/>
          </w:rPr>
          <w:delText>实际</w:delText>
        </w:r>
        <w:r w:rsidRPr="00B2357F" w:rsidDel="008155C7">
          <w:rPr>
            <w:rFonts w:ascii="宋体" w:hAnsi="宋体"/>
            <w:color w:val="000000"/>
            <w:sz w:val="21"/>
            <w:szCs w:val="21"/>
          </w:rPr>
          <w:delText>建筑物</w:delText>
        </w:r>
        <w:r w:rsidDel="008155C7">
          <w:rPr>
            <w:rFonts w:ascii="宋体" w:hAnsi="宋体" w:hint="eastAsia"/>
            <w:color w:val="000000"/>
            <w:sz w:val="21"/>
            <w:szCs w:val="21"/>
          </w:rPr>
          <w:delText>简化后</w:delText>
        </w:r>
        <w:r w:rsidRPr="00B2357F" w:rsidDel="008155C7">
          <w:rPr>
            <w:rFonts w:ascii="宋体" w:hAnsi="宋体"/>
            <w:color w:val="000000"/>
            <w:sz w:val="21"/>
            <w:szCs w:val="21"/>
          </w:rPr>
          <w:delText>的分布</w:delText>
        </w:r>
      </w:del>
      <w:r w:rsidR="00F06742">
        <w:rPr>
          <w:rFonts w:ascii="宋体" w:hAnsi="宋体" w:hint="eastAsia"/>
          <w:color w:val="000000"/>
          <w:sz w:val="21"/>
          <w:szCs w:val="21"/>
        </w:rPr>
        <w:t>；干扰源</w:t>
      </w:r>
      <w:r w:rsidR="00C6178A" w:rsidRPr="00C6178A">
        <w:rPr>
          <w:rFonts w:ascii="宋体" w:hAnsi="宋体" w:hint="eastAsia"/>
          <w:i/>
          <w:color w:val="000000"/>
          <w:sz w:val="21"/>
          <w:szCs w:val="21"/>
        </w:rPr>
        <w:t xml:space="preserve"> </w:t>
      </w:r>
      <m:oMath>
        <m:r>
          <w:rPr>
            <w:rFonts w:ascii="Cambria Math" w:hAnsi="Cambria Math"/>
            <w:color w:val="000000"/>
            <w:sz w:val="21"/>
            <w:szCs w:val="21"/>
          </w:rPr>
          <m:t>p</m:t>
        </m:r>
      </m:oMath>
      <w:del w:id="136" w:author="Lianghui Ding" w:date="2025-10-25T12:57:00Z">
        <w:r w:rsidR="00C6178A" w:rsidRPr="00C6178A" w:rsidDel="00CC7509">
          <w:rPr>
            <w:rFonts w:ascii="宋体" w:hAnsi="宋体" w:hint="eastAsia"/>
            <w:i/>
            <w:color w:val="000000"/>
            <w:sz w:val="21"/>
            <w:szCs w:val="21"/>
          </w:rPr>
          <w:delText xml:space="preserve"> </w:delText>
        </w:r>
        <w:r w:rsidR="00F06742" w:rsidDel="00CC7509">
          <w:rPr>
            <w:rFonts w:ascii="宋体" w:hAnsi="宋体" w:hint="eastAsia"/>
            <w:color w:val="000000"/>
            <w:sz w:val="21"/>
            <w:szCs w:val="21"/>
          </w:rPr>
          <w:delText>位于场景中</w:delText>
        </w:r>
      </w:del>
      <w:r w:rsidR="00F06742">
        <w:rPr>
          <w:rFonts w:ascii="宋体" w:hAnsi="宋体" w:hint="eastAsia"/>
          <w:color w:val="000000"/>
          <w:sz w:val="21"/>
          <w:szCs w:val="21"/>
        </w:rPr>
        <w:t>的位置</w:t>
      </w:r>
      <w:del w:id="137" w:author="Lianghui Ding" w:date="2025-10-25T12:58:00Z">
        <w:r w:rsidR="000D5AC0" w:rsidDel="00CC7509">
          <w:rPr>
            <w:rFonts w:ascii="宋体" w:hAnsi="宋体" w:hint="eastAsia"/>
            <w:color w:val="000000"/>
            <w:sz w:val="21"/>
            <w:szCs w:val="21"/>
          </w:rPr>
          <w:delText>向量</w:delText>
        </w:r>
      </w:del>
      <w:ins w:id="138" w:author="Lianghui Ding" w:date="2025-10-25T12:58:00Z">
        <w:r w:rsidR="00CC7509">
          <w:rPr>
            <w:rFonts w:ascii="宋体" w:hAnsi="宋体" w:hint="eastAsia"/>
            <w:color w:val="000000"/>
            <w:sz w:val="21"/>
            <w:szCs w:val="21"/>
          </w:rPr>
          <w:t>为</w:t>
        </w:r>
      </w:ins>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del w:id="139" w:author="Lianghui Ding" w:date="2025-10-25T12:58:00Z">
        <w:r w:rsidR="00F06742" w:rsidDel="002575E1">
          <w:rPr>
            <w:rFonts w:ascii="宋体" w:hAnsi="宋体" w:hint="eastAsia"/>
            <w:color w:val="000000"/>
            <w:sz w:val="21"/>
            <w:szCs w:val="21"/>
          </w:rPr>
          <w:delText>以</w:delText>
        </w:r>
      </w:del>
      <w:ins w:id="140" w:author="Lianghui Ding" w:date="2025-10-25T12:58:00Z">
        <w:r w:rsidR="002575E1">
          <w:rPr>
            <w:rFonts w:ascii="宋体" w:hAnsi="宋体" w:hint="eastAsia"/>
            <w:color w:val="000000"/>
            <w:sz w:val="21"/>
            <w:szCs w:val="21"/>
          </w:rPr>
          <w:t>干扰</w:t>
        </w:r>
      </w:ins>
      <w:r w:rsidR="00F06742">
        <w:rPr>
          <w:rFonts w:ascii="宋体" w:hAnsi="宋体" w:hint="eastAsia"/>
          <w:color w:val="000000"/>
          <w:sz w:val="21"/>
          <w:szCs w:val="21"/>
        </w:rPr>
        <w:t>功率</w:t>
      </w:r>
      <w:ins w:id="141" w:author="Lianghui Ding" w:date="2025-10-25T12:58:00Z">
        <w:r w:rsidR="002575E1">
          <w:rPr>
            <w:rFonts w:ascii="宋体" w:hAnsi="宋体" w:hint="eastAsia"/>
            <w:color w:val="000000"/>
            <w:sz w:val="21"/>
            <w:szCs w:val="21"/>
          </w:rPr>
          <w:t>为</w:t>
        </w:r>
      </w:ins>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del w:id="142" w:author="Lianghui Ding" w:date="2025-10-25T12:58:00Z">
        <w:r w:rsidR="00F06742" w:rsidDel="002575E1">
          <w:rPr>
            <w:rFonts w:ascii="宋体" w:hAnsi="宋体" w:hint="eastAsia"/>
            <w:color w:val="000000"/>
            <w:sz w:val="21"/>
            <w:szCs w:val="21"/>
          </w:rPr>
          <w:delText xml:space="preserve"> </w:delText>
        </w:r>
        <w:r w:rsidR="000D5AC0" w:rsidDel="002575E1">
          <w:rPr>
            <w:rFonts w:ascii="宋体" w:hAnsi="宋体" w:hint="eastAsia"/>
            <w:color w:val="000000"/>
            <w:sz w:val="21"/>
            <w:szCs w:val="21"/>
          </w:rPr>
          <w:delText>发射压制干扰信号</w:delText>
        </w:r>
      </w:del>
      <w:r w:rsidR="00F06742">
        <w:rPr>
          <w:rFonts w:ascii="宋体" w:hAnsi="宋体" w:hint="eastAsia"/>
          <w:color w:val="000000"/>
          <w:sz w:val="21"/>
          <w:szCs w:val="21"/>
        </w:rPr>
        <w:t>；</w:t>
      </w:r>
      <w:r>
        <w:rPr>
          <w:rFonts w:ascii="宋体" w:hAnsi="宋体" w:hint="eastAsia"/>
          <w:color w:val="000000"/>
          <w:sz w:val="21"/>
          <w:szCs w:val="21"/>
        </w:rPr>
        <w:t>无人机集群</w:t>
      </w:r>
      <w:del w:id="143" w:author="Lianghui Ding" w:date="2025-10-25T12:58:00Z">
        <w:r w:rsidRPr="00B2357F" w:rsidDel="00ED67FC">
          <w:rPr>
            <w:rFonts w:ascii="宋体" w:hAnsi="宋体"/>
            <w:color w:val="000000"/>
            <w:sz w:val="21"/>
            <w:szCs w:val="21"/>
          </w:rPr>
          <w:delText>由</w:delText>
        </w:r>
      </w:del>
      <m:oMath>
        <m:r>
          <w:del w:id="144" w:author="Lianghui Ding" w:date="2025-10-25T12:58:00Z">
            <w:rPr>
              <w:rFonts w:ascii="Cambria Math" w:hAnsi="Cambria Math"/>
              <w:color w:val="000000"/>
              <w:sz w:val="21"/>
              <w:szCs w:val="21"/>
            </w:rPr>
            <m:t>N</m:t>
          </w:del>
        </m:r>
      </m:oMath>
      <w:del w:id="145" w:author="Lianghui Ding" w:date="2025-10-25T12:58:00Z">
        <w:r w:rsidRPr="00B2357F" w:rsidDel="00ED67FC">
          <w:rPr>
            <w:rFonts w:ascii="宋体" w:hAnsi="宋体"/>
            <w:color w:val="000000"/>
            <w:sz w:val="21"/>
            <w:szCs w:val="21"/>
          </w:rPr>
          <w:delText>架无人机组成，集合记</w:delText>
        </w:r>
      </w:del>
      <w:ins w:id="146" w:author="Lianghui Ding" w:date="2025-10-25T12:58:00Z">
        <w:r w:rsidR="00ED67FC">
          <w:rPr>
            <w:rFonts w:ascii="宋体" w:hAnsi="宋体" w:hint="eastAsia"/>
            <w:color w:val="000000"/>
            <w:sz w:val="21"/>
            <w:szCs w:val="21"/>
          </w:rPr>
          <w:t>表示</w:t>
        </w:r>
      </w:ins>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ins w:id="147" w:author="Lianghui Ding" w:date="2025-10-25T12:58:00Z">
        <w:r w:rsidR="00ED67FC">
          <w:rPr>
            <w:rFonts w:ascii="宋体" w:hAnsi="宋体" w:hint="eastAsia"/>
            <w:color w:val="000000"/>
            <w:sz w:val="21"/>
            <w:szCs w:val="21"/>
          </w:rPr>
          <w:t>，其中</w:t>
        </w:r>
      </w:ins>
      <m:oMath>
        <m:r>
          <w:ins w:id="148" w:author="Lianghui Ding" w:date="2025-10-25T12:58:00Z">
            <w:rPr>
              <w:rFonts w:ascii="Cambria Math" w:hAnsi="Cambria Math"/>
              <w:color w:val="000000"/>
              <w:sz w:val="21"/>
              <w:szCs w:val="21"/>
            </w:rPr>
            <m:t>N</m:t>
          </w:ins>
        </m:r>
      </m:oMath>
      <w:ins w:id="149" w:author="Lianghui Ding" w:date="2025-10-25T12:58:00Z">
        <w:r w:rsidR="00ED67FC">
          <w:rPr>
            <w:rFonts w:ascii="宋体" w:hAnsi="宋体" w:hint="eastAsia"/>
            <w:color w:val="000000"/>
            <w:sz w:val="21"/>
            <w:szCs w:val="21"/>
          </w:rPr>
          <w:t>为</w:t>
        </w:r>
        <w:r w:rsidR="00ED67FC">
          <w:rPr>
            <w:rFonts w:ascii="宋体" w:hAnsi="宋体" w:hint="eastAsia"/>
            <w:color w:val="000000"/>
            <w:sz w:val="21"/>
            <w:szCs w:val="21"/>
          </w:rPr>
          <w:t>无人机</w:t>
        </w:r>
        <w:r w:rsidR="00ED67FC">
          <w:rPr>
            <w:rFonts w:ascii="宋体" w:hAnsi="宋体" w:hint="eastAsia"/>
            <w:color w:val="000000"/>
            <w:sz w:val="21"/>
            <w:szCs w:val="21"/>
          </w:rPr>
          <w:t>数量</w:t>
        </w:r>
      </w:ins>
      <w:ins w:id="150" w:author="Lianghui Ding" w:date="2025-10-25T12:59:00Z">
        <w:r w:rsidR="001175A3">
          <w:rPr>
            <w:rFonts w:ascii="宋体" w:hAnsi="宋体" w:hint="eastAsia"/>
            <w:color w:val="000000"/>
            <w:sz w:val="21"/>
            <w:szCs w:val="21"/>
          </w:rPr>
          <w:t>，</w:t>
        </w:r>
      </w:ins>
      <w:del w:id="151" w:author="Lianghui Ding" w:date="2025-10-25T12:58:00Z">
        <w:r w:rsidRPr="00B2357F" w:rsidDel="00ED67FC">
          <w:rPr>
            <w:rFonts w:ascii="宋体" w:hAnsi="宋体"/>
            <w:color w:val="000000"/>
            <w:sz w:val="21"/>
            <w:szCs w:val="21"/>
          </w:rPr>
          <w:delText>。</w:delText>
        </w:r>
      </w:del>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del w:id="152" w:author="Lianghui Ding" w:date="2025-10-25T12:59:00Z">
        <w:r w:rsidRPr="00B2357F" w:rsidDel="00F3192E">
          <w:rPr>
            <w:rFonts w:ascii="宋体" w:hAnsi="宋体"/>
            <w:color w:val="000000"/>
            <w:sz w:val="21"/>
            <w:szCs w:val="21"/>
          </w:rPr>
          <w:delText>状态由</w:delText>
        </w:r>
      </w:del>
      <w:r w:rsidRPr="00B2357F">
        <w:rPr>
          <w:rFonts w:ascii="宋体" w:hAnsi="宋体"/>
          <w:color w:val="000000"/>
          <w:sz w:val="21"/>
          <w:szCs w:val="21"/>
        </w:rPr>
        <w:t>位置</w:t>
      </w:r>
      <w:del w:id="153" w:author="Lianghui Ding" w:date="2025-10-25T12:59:00Z">
        <w:r w:rsidRPr="00B2357F" w:rsidDel="00F3192E">
          <w:rPr>
            <w:rFonts w:ascii="宋体" w:hAnsi="宋体" w:hint="eastAsia"/>
            <w:color w:val="000000"/>
            <w:sz w:val="21"/>
            <w:szCs w:val="21"/>
          </w:rPr>
          <w:delText>向量</w:delText>
        </w:r>
      </w:del>
      <w:ins w:id="154" w:author="Lianghui Ding" w:date="2025-10-25T12:59:00Z">
        <w:r w:rsidR="00F3192E">
          <w:rPr>
            <w:rFonts w:ascii="宋体" w:hAnsi="宋体" w:hint="eastAsia"/>
            <w:color w:val="000000"/>
            <w:sz w:val="21"/>
            <w:szCs w:val="21"/>
          </w:rPr>
          <w:t>为</w:t>
        </w:r>
      </w:ins>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Pr="00B2357F">
        <w:rPr>
          <w:rFonts w:ascii="宋体" w:hAnsi="宋体"/>
          <w:color w:val="000000"/>
          <w:sz w:val="21"/>
          <w:szCs w:val="21"/>
        </w:rPr>
        <w:t xml:space="preserve"> </w:t>
      </w:r>
      <w:del w:id="155" w:author="Lianghui Ding" w:date="2025-10-25T12:59:00Z">
        <w:r w:rsidRPr="00B2357F" w:rsidDel="004640D6">
          <w:rPr>
            <w:rFonts w:ascii="宋体" w:hAnsi="宋体"/>
            <w:color w:val="000000"/>
            <w:sz w:val="21"/>
            <w:szCs w:val="21"/>
          </w:rPr>
          <w:delText>表示</w:delText>
        </w:r>
      </w:del>
      <w:r w:rsidR="00C4069E">
        <w:rPr>
          <w:rFonts w:ascii="宋体" w:hAnsi="宋体" w:hint="eastAsia"/>
          <w:color w:val="000000"/>
          <w:sz w:val="21"/>
          <w:szCs w:val="21"/>
        </w:rPr>
        <w:t>。</w:t>
      </w:r>
    </w:p>
    <w:p w14:paraId="4AA3C4B7" w14:textId="0D90950F" w:rsidR="00B2357F" w:rsidRDefault="00C4069E" w:rsidP="00A239C0">
      <w:pPr>
        <w:spacing w:line="360" w:lineRule="auto"/>
        <w:ind w:firstLineChars="196" w:firstLine="412"/>
        <w:rPr>
          <w:rFonts w:ascii="宋体" w:hAnsi="宋体"/>
          <w:color w:val="000000"/>
          <w:sz w:val="21"/>
          <w:szCs w:val="21"/>
        </w:rPr>
      </w:pPr>
      <w:r w:rsidRPr="00C4069E">
        <w:rPr>
          <w:rFonts w:ascii="宋体" w:hAnsi="宋体"/>
          <w:color w:val="000000"/>
          <w:sz w:val="21"/>
          <w:szCs w:val="21"/>
        </w:rPr>
        <w:t>为便于算法实现与通信拓扑演化分析，本文采用离散时间建模方式，记</w:t>
      </w:r>
      <w:ins w:id="156" w:author="Lianghui Ding" w:date="2025-10-25T12:59:00Z">
        <w:r w:rsidR="002D709D" w:rsidRPr="00C4069E">
          <w:rPr>
            <w:rFonts w:ascii="宋体" w:hAnsi="宋体"/>
            <w:color w:val="000000"/>
            <w:sz w:val="21"/>
            <w:szCs w:val="21"/>
          </w:rPr>
          <w:t xml:space="preserve">每个时间步对应物理时间间隔 </w:t>
        </w:r>
      </w:ins>
      <m:oMath>
        <m:r>
          <w:ins w:id="157" w:author="Lianghui Ding" w:date="2025-10-25T12:59:00Z">
            <m:rPr>
              <m:sty m:val="p"/>
            </m:rPr>
            <w:rPr>
              <w:rFonts w:ascii="Cambria Math" w:hAnsi="Cambria Math" w:hint="eastAsia"/>
              <w:color w:val="000000"/>
              <w:sz w:val="21"/>
              <w:szCs w:val="21"/>
            </w:rPr>
            <m:t>Δ</m:t>
          </w:ins>
        </m:r>
        <m:r>
          <w:ins w:id="158" w:author="Lianghui Ding" w:date="2025-10-25T12:59:00Z">
            <w:rPr>
              <w:rFonts w:ascii="Cambria Math" w:hAnsi="Cambria Math"/>
              <w:color w:val="000000"/>
              <w:sz w:val="21"/>
              <w:szCs w:val="21"/>
            </w:rPr>
            <m:t>t</m:t>
          </w:ins>
        </m:r>
      </m:oMath>
      <w:ins w:id="159" w:author="Lianghui Ding" w:date="2025-10-25T12:59:00Z">
        <w:r w:rsidR="002D709D">
          <w:rPr>
            <w:rFonts w:ascii="宋体" w:hAnsi="宋体" w:hint="eastAsia"/>
            <w:color w:val="000000"/>
            <w:sz w:val="21"/>
            <w:szCs w:val="21"/>
          </w:rPr>
          <w:t>，</w:t>
        </w:r>
      </w:ins>
      <w:r w:rsidRPr="00C4069E">
        <w:rPr>
          <w:rFonts w:ascii="宋体" w:hAnsi="宋体"/>
          <w:color w:val="000000"/>
          <w:sz w:val="21"/>
          <w:szCs w:val="21"/>
        </w:rPr>
        <w:t>时间步</w:t>
      </w:r>
      <w:r>
        <w:rPr>
          <w:rFonts w:ascii="宋体" w:hAnsi="宋体" w:hint="eastAsia"/>
          <w:color w:val="000000"/>
          <w:sz w:val="21"/>
          <w:szCs w:val="21"/>
        </w:rPr>
        <w:t xml:space="preserve"> </w:t>
      </w:r>
      <m:oMath>
        <m:r>
          <w:rPr>
            <w:rFonts w:ascii="Cambria Math" w:hAnsi="Cambria Math"/>
            <w:color w:val="000000"/>
            <w:sz w:val="21"/>
            <w:szCs w:val="21"/>
          </w:rPr>
          <m:t>t=0,1,2,…,T</m:t>
        </m:r>
      </m:oMath>
      <w:ins w:id="160" w:author="Lianghui Ding" w:date="2025-10-25T12:59:00Z">
        <w:r w:rsidR="00382010">
          <w:rPr>
            <w:rFonts w:ascii="宋体" w:hAnsi="宋体" w:hint="eastAsia"/>
            <w:color w:val="000000"/>
            <w:sz w:val="21"/>
            <w:szCs w:val="21"/>
          </w:rPr>
          <w:t>。</w:t>
        </w:r>
      </w:ins>
      <w:del w:id="161" w:author="Lianghui Ding" w:date="2025-10-25T12:59:00Z">
        <w:r w:rsidDel="00382010">
          <w:rPr>
            <w:rFonts w:ascii="宋体" w:hAnsi="宋体" w:hint="eastAsia"/>
            <w:color w:val="000000"/>
            <w:sz w:val="21"/>
            <w:szCs w:val="21"/>
          </w:rPr>
          <w:delText>，</w:delText>
        </w:r>
        <w:r w:rsidRPr="00C4069E" w:rsidDel="002D709D">
          <w:rPr>
            <w:rFonts w:ascii="宋体" w:hAnsi="宋体"/>
            <w:color w:val="000000"/>
            <w:sz w:val="21"/>
            <w:szCs w:val="21"/>
          </w:rPr>
          <w:delText xml:space="preserve">每个时间步对应物理时间间隔 </w:delText>
        </w:r>
      </w:del>
      <m:oMath>
        <m:r>
          <w:del w:id="162" w:author="Lianghui Ding" w:date="2025-10-25T12:59:00Z">
            <m:rPr>
              <m:sty m:val="p"/>
            </m:rPr>
            <w:rPr>
              <w:rFonts w:ascii="Cambria Math" w:hAnsi="Cambria Math" w:hint="eastAsia"/>
              <w:color w:val="000000"/>
              <w:sz w:val="21"/>
              <w:szCs w:val="21"/>
            </w:rPr>
            <m:t>Δ</m:t>
          </w:del>
        </m:r>
        <m:r>
          <w:del w:id="163" w:author="Lianghui Ding" w:date="2025-10-25T12:59:00Z">
            <w:rPr>
              <w:rFonts w:ascii="Cambria Math" w:hAnsi="Cambria Math"/>
              <w:color w:val="000000"/>
              <w:sz w:val="21"/>
              <w:szCs w:val="21"/>
            </w:rPr>
            <m:t>t</m:t>
          </w:del>
        </m:r>
      </m:oMath>
      <w:del w:id="164" w:author="Lianghui Ding" w:date="2025-10-25T12:59:00Z">
        <w:r w:rsidRPr="00C4069E" w:rsidDel="002D709D">
          <w:rPr>
            <w:rFonts w:ascii="宋体" w:hAnsi="宋体"/>
            <w:color w:val="000000"/>
            <w:sz w:val="21"/>
            <w:szCs w:val="21"/>
          </w:rPr>
          <w:delText>。</w:delText>
        </w:r>
      </w:del>
      <w:r w:rsidR="000D5AC0">
        <w:rPr>
          <w:rFonts w:ascii="宋体" w:hAnsi="宋体" w:hint="eastAsia"/>
          <w:color w:val="000000"/>
          <w:sz w:val="21"/>
          <w:szCs w:val="21"/>
        </w:rPr>
        <w:t>无人机集群</w:t>
      </w:r>
      <w:r w:rsidR="00A239C0" w:rsidRPr="00B2357F">
        <w:rPr>
          <w:rFonts w:ascii="宋体" w:hAnsi="宋体"/>
          <w:color w:val="000000"/>
          <w:sz w:val="21"/>
          <w:szCs w:val="21"/>
        </w:rPr>
        <w:t>需</w:t>
      </w:r>
      <w:r w:rsidR="00A239C0">
        <w:rPr>
          <w:rFonts w:ascii="宋体" w:hAnsi="宋体" w:hint="eastAsia"/>
          <w:color w:val="000000"/>
          <w:sz w:val="21"/>
          <w:szCs w:val="21"/>
        </w:rPr>
        <w:t>要</w:t>
      </w:r>
      <w:r w:rsidR="00A239C0" w:rsidRPr="00B2357F">
        <w:rPr>
          <w:rFonts w:ascii="宋体" w:hAnsi="宋体"/>
          <w:color w:val="000000"/>
          <w:sz w:val="21"/>
          <w:szCs w:val="21"/>
        </w:rPr>
        <w:t>从给定的初始位置</w:t>
      </w:r>
      <w:del w:id="165" w:author="Lianghui Ding" w:date="2025-10-25T12:59:00Z">
        <w:r w:rsidR="00A239C0" w:rsidRPr="00B2357F" w:rsidDel="00640479">
          <w:rPr>
            <w:rFonts w:ascii="宋体" w:hAnsi="宋体"/>
            <w:color w:val="000000"/>
            <w:sz w:val="21"/>
            <w:szCs w:val="21"/>
          </w:rPr>
          <w:delText xml:space="preserve">集合 </w:delText>
        </w:r>
      </w:del>
      <w:r w:rsidR="00A239C0"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BE7D2F">
        <w:rPr>
          <w:rFonts w:ascii="MS Gothic" w:eastAsiaTheme="minorEastAsia" w:hAnsi="MS Gothic" w:cs="MS Gothic" w:hint="eastAsia"/>
          <w:color w:val="000000"/>
          <w:sz w:val="21"/>
          <w:szCs w:val="21"/>
        </w:rPr>
        <w:t xml:space="preserve"> </w:t>
      </w:r>
      <w:r w:rsidR="00A239C0" w:rsidRPr="00B2357F">
        <w:rPr>
          <w:rFonts w:ascii="宋体" w:hAnsi="宋体"/>
          <w:color w:val="000000"/>
          <w:sz w:val="21"/>
          <w:szCs w:val="21"/>
        </w:rPr>
        <w:t>出发，前往目标位置集合</w:t>
      </w:r>
      <w:r w:rsidR="00A239C0">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A239C0">
        <w:rPr>
          <w:rFonts w:ascii="宋体" w:hAnsi="宋体" w:hint="eastAsia"/>
          <w:color w:val="000000"/>
          <w:sz w:val="21"/>
          <w:szCs w:val="21"/>
        </w:rPr>
        <w:t xml:space="preserve"> </w:t>
      </w:r>
      <w:r w:rsidR="00EC5E0F">
        <w:rPr>
          <w:rFonts w:ascii="宋体" w:hAnsi="宋体" w:hint="eastAsia"/>
          <w:color w:val="000000"/>
          <w:sz w:val="21"/>
          <w:szCs w:val="21"/>
        </w:rPr>
        <w:t>。</w:t>
      </w:r>
      <w:commentRangeStart w:id="166"/>
      <w:r w:rsidR="00EC5E0F">
        <w:rPr>
          <w:rFonts w:ascii="宋体" w:hAnsi="宋体" w:hint="eastAsia"/>
          <w:color w:val="000000"/>
          <w:sz w:val="21"/>
          <w:szCs w:val="21"/>
        </w:rPr>
        <w:t xml:space="preserve">每架无人机单个时间步长移动的距离不超过 </w:t>
      </w:r>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oMath>
      <w:r w:rsidR="00A239C0">
        <w:rPr>
          <w:rFonts w:ascii="宋体" w:hAnsi="宋体" w:hint="eastAsia"/>
          <w:color w:val="000000"/>
          <w:sz w:val="21"/>
          <w:szCs w:val="21"/>
        </w:rPr>
        <w:t>，</w:t>
      </w:r>
      <w:commentRangeEnd w:id="166"/>
      <w:r w:rsidR="00640479">
        <w:rPr>
          <w:rStyle w:val="ac"/>
        </w:rPr>
        <w:commentReference w:id="166"/>
      </w:r>
      <w:commentRangeStart w:id="167"/>
      <w:r w:rsidR="00EC5E0F">
        <w:rPr>
          <w:rFonts w:ascii="宋体" w:hAnsi="宋体" w:hint="eastAsia"/>
          <w:color w:val="000000"/>
          <w:sz w:val="21"/>
          <w:szCs w:val="21"/>
        </w:rPr>
        <w:t>且</w:t>
      </w:r>
      <w:r w:rsidR="00A239C0">
        <w:rPr>
          <w:rFonts w:ascii="宋体" w:hAnsi="宋体" w:hint="eastAsia"/>
          <w:color w:val="000000"/>
          <w:sz w:val="21"/>
          <w:szCs w:val="21"/>
        </w:rPr>
        <w:t>整个过程中</w:t>
      </w:r>
      <w:r w:rsidR="00B2357F" w:rsidRPr="00B2357F">
        <w:rPr>
          <w:rFonts w:ascii="宋体" w:hAnsi="宋体"/>
          <w:color w:val="000000"/>
          <w:sz w:val="21"/>
          <w:szCs w:val="21"/>
        </w:rPr>
        <w:t>无人机的运动受到</w:t>
      </w:r>
      <w:r w:rsidR="00B2357F">
        <w:rPr>
          <w:rFonts w:ascii="宋体" w:hAnsi="宋体" w:hint="eastAsia"/>
          <w:color w:val="000000"/>
          <w:sz w:val="21"/>
          <w:szCs w:val="21"/>
        </w:rPr>
        <w:t>建筑</w:t>
      </w:r>
      <w:r w:rsidR="00B2357F" w:rsidRPr="00B2357F">
        <w:rPr>
          <w:rFonts w:ascii="宋体" w:hAnsi="宋体"/>
          <w:color w:val="000000"/>
          <w:sz w:val="21"/>
          <w:szCs w:val="21"/>
        </w:rPr>
        <w:t>物和</w:t>
      </w:r>
      <w:r w:rsidR="00B2357F">
        <w:rPr>
          <w:rFonts w:ascii="宋体" w:hAnsi="宋体" w:hint="eastAsia"/>
          <w:color w:val="000000"/>
          <w:sz w:val="21"/>
          <w:szCs w:val="21"/>
        </w:rPr>
        <w:t>无人机之间的</w:t>
      </w:r>
      <w:r w:rsidR="00B2357F"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00B2357F" w:rsidRPr="00B2357F">
        <w:rPr>
          <w:rFonts w:ascii="宋体" w:hAnsi="宋体"/>
          <w:color w:val="000000"/>
          <w:sz w:val="21"/>
          <w:szCs w:val="21"/>
        </w:rPr>
        <w:t>时刻均需满足以下条件：</w:t>
      </w:r>
    </w:p>
    <w:p w14:paraId="23E2C217" w14:textId="672FE164" w:rsidR="00B2357F" w:rsidRPr="00B2357F" w:rsidRDefault="000B4BA5"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0B4BA5"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w:commentRangeEnd w:id="167"/>
          <m:r>
            <m:rPr>
              <m:sty m:val="p"/>
            </m:rPr>
            <w:rPr>
              <w:rStyle w:val="ac"/>
            </w:rPr>
            <w:commentReference w:id="167"/>
          </m: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2F90B54A" w14:textId="7F1B5A7F" w:rsidR="00FE3A49" w:rsidRDefault="00EC5E0F"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在本文研究的场景下，除了集群目标位置坐标已知，其余场景信息在初始阶段都未知。</w:t>
      </w:r>
      <w:del w:id="168" w:author="Lianghui Ding" w:date="2025-10-25T13:00:00Z">
        <w:r w:rsidDel="003C134A">
          <w:rPr>
            <w:rFonts w:ascii="宋体" w:hAnsi="宋体" w:hint="eastAsia"/>
            <w:color w:val="000000"/>
            <w:sz w:val="21"/>
            <w:szCs w:val="21"/>
          </w:rPr>
          <w:delText>相应的</w:delText>
        </w:r>
        <w:r w:rsidR="003F304A" w:rsidDel="003C134A">
          <w:rPr>
            <w:rFonts w:ascii="宋体" w:hAnsi="宋体" w:hint="eastAsia"/>
            <w:color w:val="000000"/>
            <w:sz w:val="21"/>
            <w:szCs w:val="21"/>
          </w:rPr>
          <w:delText>无人机集群中</w:delText>
        </w:r>
      </w:del>
      <w:r w:rsidR="003F304A">
        <w:rPr>
          <w:rFonts w:ascii="宋体" w:hAnsi="宋体" w:hint="eastAsia"/>
          <w:color w:val="000000"/>
          <w:sz w:val="21"/>
          <w:szCs w:val="21"/>
        </w:rPr>
        <w:t>每架无人机都携带</w:t>
      </w:r>
      <w:ins w:id="169" w:author="Lianghui Ding" w:date="2025-10-25T13:00:00Z">
        <w:r w:rsidR="003C134A">
          <w:rPr>
            <w:rFonts w:ascii="宋体" w:hAnsi="宋体" w:hint="eastAsia"/>
            <w:color w:val="000000"/>
            <w:sz w:val="21"/>
            <w:szCs w:val="21"/>
          </w:rPr>
          <w:t>有限</w:t>
        </w:r>
      </w:ins>
      <w:ins w:id="170" w:author="Lianghui Ding" w:date="2025-10-25T13:01:00Z">
        <w:r w:rsidR="009D07DB">
          <w:rPr>
            <w:rFonts w:ascii="宋体" w:hAnsi="宋体" w:hint="eastAsia"/>
            <w:color w:val="000000"/>
            <w:sz w:val="21"/>
            <w:szCs w:val="21"/>
          </w:rPr>
          <w:t>感知设备</w:t>
        </w:r>
      </w:ins>
      <w:del w:id="171" w:author="Lianghui Ding" w:date="2025-10-25T13:00:00Z">
        <w:r w:rsidR="003F304A" w:rsidDel="003C134A">
          <w:rPr>
            <w:rFonts w:ascii="宋体" w:hAnsi="宋体" w:hint="eastAsia"/>
            <w:color w:val="000000"/>
            <w:sz w:val="21"/>
            <w:szCs w:val="21"/>
          </w:rPr>
          <w:delText>有</w:delText>
        </w:r>
      </w:del>
      <w:del w:id="172" w:author="Lianghui Ding" w:date="2025-10-25T13:01:00Z">
        <w:r w:rsidR="003F304A" w:rsidDel="003C134A">
          <w:rPr>
            <w:rFonts w:ascii="宋体" w:hAnsi="宋体" w:hint="eastAsia"/>
            <w:color w:val="000000"/>
            <w:sz w:val="21"/>
            <w:szCs w:val="21"/>
          </w:rPr>
          <w:delText>雷达</w:delText>
        </w:r>
      </w:del>
      <w:r w:rsidR="003F304A">
        <w:rPr>
          <w:rFonts w:ascii="宋体" w:hAnsi="宋体" w:hint="eastAsia"/>
          <w:color w:val="000000"/>
          <w:sz w:val="21"/>
          <w:szCs w:val="21"/>
        </w:rPr>
        <w:t>，能够探测</w:t>
      </w:r>
      <w:del w:id="173" w:author="Lianghui Ding" w:date="2025-10-25T13:01:00Z">
        <w:r w:rsidR="003F304A" w:rsidDel="00454253">
          <w:rPr>
            <w:rFonts w:ascii="宋体" w:hAnsi="宋体" w:hint="eastAsia"/>
            <w:color w:val="000000"/>
            <w:sz w:val="21"/>
            <w:szCs w:val="21"/>
          </w:rPr>
          <w:delText xml:space="preserve">以 </w:delText>
        </w:r>
      </w:del>
      <m:oMath>
        <m:r>
          <w:del w:id="174" w:author="Lianghui Ding" w:date="2025-10-25T13:01:00Z">
            <w:rPr>
              <w:rFonts w:ascii="Cambria Math" w:hAnsi="Cambria Math"/>
              <w:color w:val="000000"/>
              <w:sz w:val="21"/>
              <w:szCs w:val="21"/>
            </w:rPr>
            <m:t>l</m:t>
          </w:del>
        </m:r>
      </m:oMath>
      <w:del w:id="175" w:author="Lianghui Ding" w:date="2025-10-25T13:01:00Z">
        <w:r w:rsidR="003F304A" w:rsidDel="00454253">
          <w:rPr>
            <w:rFonts w:ascii="宋体" w:hAnsi="宋体" w:hint="eastAsia"/>
            <w:color w:val="000000"/>
            <w:sz w:val="21"/>
            <w:szCs w:val="21"/>
          </w:rPr>
          <w:delText xml:space="preserve"> 为</w:delText>
        </w:r>
      </w:del>
      <w:r w:rsidR="003F304A">
        <w:rPr>
          <w:rFonts w:ascii="宋体" w:hAnsi="宋体" w:hint="eastAsia"/>
          <w:color w:val="000000"/>
          <w:sz w:val="21"/>
          <w:szCs w:val="21"/>
        </w:rPr>
        <w:t>半径</w:t>
      </w:r>
      <w:ins w:id="176" w:author="Lianghui Ding" w:date="2025-10-25T13:01:00Z">
        <w:r w:rsidR="00454253">
          <w:rPr>
            <w:rFonts w:ascii="宋体" w:hAnsi="宋体" w:hint="eastAsia"/>
            <w:color w:val="000000"/>
            <w:sz w:val="21"/>
            <w:szCs w:val="21"/>
          </w:rPr>
          <w:t>为</w:t>
        </w:r>
        <w:r w:rsidR="00454253">
          <w:rPr>
            <w:rFonts w:ascii="宋体" w:hAnsi="宋体" w:hint="eastAsia"/>
            <w:color w:val="000000"/>
            <w:sz w:val="21"/>
            <w:szCs w:val="21"/>
          </w:rPr>
          <w:t xml:space="preserve"> </w:t>
        </w:r>
      </w:ins>
      <m:oMath>
        <m:r>
          <w:ins w:id="177" w:author="Lianghui Ding" w:date="2025-10-25T13:01:00Z">
            <w:rPr>
              <w:rFonts w:ascii="Cambria Math" w:hAnsi="Cambria Math"/>
              <w:color w:val="000000"/>
              <w:sz w:val="21"/>
              <w:szCs w:val="21"/>
            </w:rPr>
            <m:t>l</m:t>
          </w:ins>
        </m:r>
      </m:oMath>
      <w:ins w:id="178" w:author="Lianghui Ding" w:date="2025-10-25T13:01:00Z">
        <w:r w:rsidR="00454253">
          <w:rPr>
            <w:rFonts w:ascii="宋体" w:hAnsi="宋体" w:hint="eastAsia"/>
            <w:color w:val="000000"/>
            <w:sz w:val="21"/>
            <w:szCs w:val="21"/>
          </w:rPr>
          <w:t xml:space="preserve"> </w:t>
        </w:r>
      </w:ins>
      <w:del w:id="179" w:author="Lianghui Ding" w:date="2025-10-25T13:01:00Z">
        <w:r w:rsidR="003F304A" w:rsidDel="00032093">
          <w:rPr>
            <w:rFonts w:ascii="宋体" w:hAnsi="宋体" w:hint="eastAsia"/>
            <w:color w:val="000000"/>
            <w:sz w:val="21"/>
            <w:szCs w:val="21"/>
          </w:rPr>
          <w:delText>的</w:delText>
        </w:r>
      </w:del>
      <w:r w:rsidR="003F304A">
        <w:rPr>
          <w:rFonts w:ascii="宋体" w:hAnsi="宋体" w:hint="eastAsia"/>
          <w:color w:val="000000"/>
          <w:sz w:val="21"/>
          <w:szCs w:val="21"/>
        </w:rPr>
        <w:t>圆形</w:t>
      </w:r>
      <w:del w:id="180" w:author="Lianghui Ding" w:date="2025-10-25T13:01:00Z">
        <w:r w:rsidR="003F304A" w:rsidDel="00032093">
          <w:rPr>
            <w:rFonts w:ascii="宋体" w:hAnsi="宋体" w:hint="eastAsia"/>
            <w:color w:val="000000"/>
            <w:sz w:val="21"/>
            <w:szCs w:val="21"/>
          </w:rPr>
          <w:delText>范围</w:delText>
        </w:r>
      </w:del>
      <w:ins w:id="181" w:author="Lianghui Ding" w:date="2025-10-25T13:01:00Z">
        <w:r w:rsidR="00032093">
          <w:rPr>
            <w:rFonts w:ascii="宋体" w:hAnsi="宋体" w:hint="eastAsia"/>
            <w:color w:val="000000"/>
            <w:sz w:val="21"/>
            <w:szCs w:val="21"/>
          </w:rPr>
          <w:t>区域</w:t>
        </w:r>
      </w:ins>
      <w:r w:rsidR="003F304A">
        <w:rPr>
          <w:rFonts w:ascii="宋体" w:hAnsi="宋体" w:hint="eastAsia"/>
          <w:color w:val="000000"/>
          <w:sz w:val="21"/>
          <w:szCs w:val="21"/>
        </w:rPr>
        <w:t>内</w:t>
      </w:r>
      <w:r>
        <w:rPr>
          <w:rFonts w:ascii="宋体" w:hAnsi="宋体" w:hint="eastAsia"/>
          <w:color w:val="000000"/>
          <w:sz w:val="21"/>
          <w:szCs w:val="21"/>
        </w:rPr>
        <w:t>的</w:t>
      </w:r>
      <w:r w:rsidR="003F304A">
        <w:rPr>
          <w:rFonts w:ascii="宋体" w:hAnsi="宋体" w:hint="eastAsia"/>
          <w:color w:val="000000"/>
          <w:sz w:val="21"/>
          <w:szCs w:val="21"/>
        </w:rPr>
        <w:t>干扰源以及建筑物</w:t>
      </w:r>
      <w:del w:id="182" w:author="Lianghui Ding" w:date="2025-10-25T13:01:00Z">
        <w:r w:rsidDel="00E25D2B">
          <w:rPr>
            <w:rFonts w:ascii="宋体" w:hAnsi="宋体" w:hint="eastAsia"/>
            <w:color w:val="000000"/>
            <w:sz w:val="21"/>
            <w:szCs w:val="21"/>
          </w:rPr>
          <w:delText>等环境</w:delText>
        </w:r>
      </w:del>
      <w:r>
        <w:rPr>
          <w:rFonts w:ascii="宋体" w:hAnsi="宋体" w:hint="eastAsia"/>
          <w:color w:val="000000"/>
          <w:sz w:val="21"/>
          <w:szCs w:val="21"/>
        </w:rPr>
        <w:t>信息</w:t>
      </w:r>
      <w:r w:rsidR="003F304A">
        <w:rPr>
          <w:rFonts w:ascii="宋体" w:hAnsi="宋体" w:hint="eastAsia"/>
          <w:color w:val="000000"/>
          <w:sz w:val="21"/>
          <w:szCs w:val="21"/>
        </w:rPr>
        <w:t>。</w:t>
      </w:r>
      <w:commentRangeStart w:id="183"/>
      <w:r w:rsidR="00A239C0">
        <w:rPr>
          <w:rFonts w:ascii="宋体" w:hAnsi="宋体" w:hint="eastAsia"/>
          <w:color w:val="000000"/>
          <w:sz w:val="21"/>
          <w:szCs w:val="21"/>
        </w:rPr>
        <w:t>在</w:t>
      </w:r>
      <w:r w:rsidR="00A239C0" w:rsidRPr="00B2357F">
        <w:rPr>
          <w:rFonts w:ascii="宋体" w:hAnsi="宋体"/>
          <w:color w:val="000000"/>
          <w:sz w:val="21"/>
          <w:szCs w:val="21"/>
        </w:rPr>
        <w:t>初始时刻</w:t>
      </w:r>
      <w:r w:rsidR="003F304A">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sidR="003F304A">
        <w:rPr>
          <w:rFonts w:ascii="宋体" w:hAnsi="宋体" w:hint="eastAsia"/>
          <w:color w:val="000000"/>
          <w:sz w:val="21"/>
          <w:szCs w:val="21"/>
        </w:rPr>
        <w:t>无人机集群</w:t>
      </w:r>
      <w:r>
        <w:rPr>
          <w:rFonts w:ascii="宋体" w:hAnsi="宋体" w:hint="eastAsia"/>
          <w:color w:val="000000"/>
          <w:sz w:val="21"/>
          <w:szCs w:val="21"/>
        </w:rPr>
        <w:t>只能获知初始位置雷达探测范围内的环境信息</w:t>
      </w:r>
      <w:r w:rsidR="000D5AC0">
        <w:rPr>
          <w:rFonts w:ascii="宋体" w:hAnsi="宋体" w:hint="eastAsia"/>
          <w:color w:val="000000"/>
          <w:sz w:val="21"/>
          <w:szCs w:val="21"/>
        </w:rPr>
        <w:t>，</w:t>
      </w:r>
      <w:r w:rsidR="003F304A">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sidR="003F304A">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sidR="003F304A">
        <w:rPr>
          <w:rFonts w:ascii="宋体" w:hAnsi="宋体" w:hint="eastAsia"/>
          <w:color w:val="000000"/>
          <w:sz w:val="21"/>
          <w:szCs w:val="21"/>
        </w:rPr>
        <w:t>，其</w:t>
      </w:r>
      <w:r w:rsidR="00A239C0" w:rsidRPr="00B2357F">
        <w:rPr>
          <w:rFonts w:ascii="宋体" w:hAnsi="宋体"/>
          <w:color w:val="000000"/>
          <w:sz w:val="21"/>
          <w:szCs w:val="21"/>
        </w:rPr>
        <w:t>随</w:t>
      </w:r>
      <w:r w:rsidR="003F304A">
        <w:rPr>
          <w:rFonts w:ascii="宋体" w:hAnsi="宋体" w:hint="eastAsia"/>
          <w:color w:val="000000"/>
          <w:sz w:val="21"/>
          <w:szCs w:val="21"/>
        </w:rPr>
        <w:t>无人机集群的位置而</w:t>
      </w:r>
      <w:r w:rsidR="00F06742">
        <w:rPr>
          <w:rFonts w:ascii="宋体" w:hAnsi="宋体" w:hint="eastAsia"/>
          <w:color w:val="000000"/>
          <w:sz w:val="21"/>
          <w:szCs w:val="21"/>
        </w:rPr>
        <w:t>实时</w:t>
      </w:r>
      <w:r w:rsidR="003F304A">
        <w:rPr>
          <w:rFonts w:ascii="宋体" w:hAnsi="宋体" w:hint="eastAsia"/>
          <w:color w:val="000000"/>
          <w:sz w:val="21"/>
          <w:szCs w:val="21"/>
        </w:rPr>
        <w:t>更新</w:t>
      </w:r>
      <w:r w:rsidR="00A239C0" w:rsidRPr="00B2357F">
        <w:rPr>
          <w:rFonts w:ascii="宋体" w:hAnsi="宋体"/>
          <w:color w:val="000000"/>
          <w:sz w:val="21"/>
          <w:szCs w:val="21"/>
        </w:rPr>
        <w:t>。</w:t>
      </w:r>
      <w:commentRangeEnd w:id="183"/>
      <w:r w:rsidR="00846A33">
        <w:rPr>
          <w:rStyle w:val="ac"/>
        </w:rPr>
        <w:commentReference w:id="183"/>
      </w:r>
    </w:p>
    <w:p w14:paraId="1473F611" w14:textId="2E591786" w:rsidR="001D27EE" w:rsidRDefault="00E34906" w:rsidP="001D27EE">
      <w:pPr>
        <w:pStyle w:val="aff0"/>
      </w:pPr>
      <w:r w:rsidRPr="001D27EE">
        <w:object w:dxaOrig="17506" w:dyaOrig="10306" w14:anchorId="0CF53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6pt;height:182.9pt" o:ole="">
            <v:imagedata r:id="rId12" o:title=""/>
          </v:shape>
          <o:OLEObject Type="Embed" ProgID="Visio.Drawing.15" ShapeID="_x0000_i1025" DrawAspect="Content" ObjectID="_1822903681" r:id="rId13"/>
        </w:object>
      </w:r>
    </w:p>
    <w:p w14:paraId="3BE30404" w14:textId="345EC391"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000CF1">
      <w:pPr>
        <w:spacing w:line="360" w:lineRule="auto"/>
        <w:rPr>
          <w:ins w:id="184" w:author="运璐 何" w:date="2025-10-13T16:09:00Z"/>
          <w:rFonts w:ascii="宋体" w:hAnsi="宋体"/>
          <w:b/>
          <w:color w:val="000000"/>
          <w:sz w:val="28"/>
          <w:szCs w:val="28"/>
        </w:rPr>
      </w:pPr>
      <w:ins w:id="185" w:author="运璐 何" w:date="2025-10-13T16:09:00Z">
        <w:r>
          <w:rPr>
            <w:rFonts w:ascii="宋体" w:hAnsi="宋体"/>
            <w:b/>
            <w:sz w:val="21"/>
            <w:szCs w:val="21"/>
          </w:rPr>
          <w:t>2</w:t>
        </w:r>
        <w:r>
          <w:rPr>
            <w:rFonts w:ascii="宋体" w:hAnsi="宋体" w:hint="eastAsia"/>
            <w:b/>
            <w:sz w:val="21"/>
            <w:szCs w:val="21"/>
          </w:rPr>
          <w:t>.</w:t>
        </w:r>
      </w:ins>
      <w:ins w:id="186" w:author="运璐 何" w:date="2025-10-13T16:28:00Z">
        <w:r w:rsidR="00000CF1">
          <w:rPr>
            <w:rFonts w:ascii="宋体" w:hAnsi="宋体"/>
            <w:b/>
            <w:sz w:val="21"/>
            <w:szCs w:val="21"/>
          </w:rPr>
          <w:t>2</w:t>
        </w:r>
      </w:ins>
      <w:ins w:id="187" w:author="运璐 何" w:date="2025-10-13T16:09:00Z">
        <w:r>
          <w:rPr>
            <w:rFonts w:ascii="宋体" w:hAnsi="宋体" w:hint="eastAsia"/>
            <w:b/>
            <w:sz w:val="21"/>
            <w:szCs w:val="21"/>
          </w:rPr>
          <w:t xml:space="preserve"> </w:t>
        </w:r>
      </w:ins>
      <w:ins w:id="188" w:author="运璐 何" w:date="2025-10-13T16:24:00Z">
        <w:r w:rsidR="00EC5E0F">
          <w:rPr>
            <w:rFonts w:ascii="宋体" w:hAnsi="宋体" w:hint="eastAsia"/>
            <w:b/>
            <w:sz w:val="21"/>
            <w:szCs w:val="21"/>
          </w:rPr>
          <w:t>通信</w:t>
        </w:r>
      </w:ins>
      <w:ins w:id="189" w:author="运璐 何" w:date="2025-10-13T16:09:00Z">
        <w:r>
          <w:rPr>
            <w:rFonts w:ascii="宋体" w:hAnsi="宋体" w:hint="eastAsia"/>
            <w:b/>
            <w:sz w:val="21"/>
            <w:szCs w:val="21"/>
          </w:rPr>
          <w:t>模型</w:t>
        </w:r>
      </w:ins>
    </w:p>
    <w:p w14:paraId="2939E95A" w14:textId="10BBFD2D" w:rsidR="00FE3A49" w:rsidRDefault="00FE3A49"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无人机之间的通</w:t>
      </w:r>
      <w:del w:id="190" w:author="Lianghui Ding" w:date="2025-10-25T13:03:00Z">
        <w:r w:rsidDel="00923EB9">
          <w:rPr>
            <w:rFonts w:ascii="宋体" w:hAnsi="宋体" w:hint="eastAsia"/>
            <w:color w:val="000000"/>
            <w:sz w:val="21"/>
            <w:szCs w:val="21"/>
          </w:rPr>
          <w:delText>信模型由两部分组成，分别是信道模型以及链路模型。</w:delText>
        </w:r>
      </w:del>
      <w:r>
        <w:rPr>
          <w:rFonts w:ascii="宋体" w:hAnsi="宋体" w:hint="eastAsia"/>
          <w:color w:val="000000"/>
          <w:sz w:val="21"/>
          <w:szCs w:val="21"/>
        </w:rPr>
        <w:t>信道模型分为视距信道(</w:t>
      </w:r>
      <w:r>
        <w:rPr>
          <w:rFonts w:ascii="宋体" w:hAnsi="宋体"/>
          <w:color w:val="000000"/>
          <w:sz w:val="21"/>
          <w:szCs w:val="21"/>
        </w:rPr>
        <w:t>LOS)</w:t>
      </w:r>
      <w:r>
        <w:rPr>
          <w:rFonts w:ascii="宋体" w:hAnsi="宋体" w:hint="eastAsia"/>
          <w:color w:val="000000"/>
          <w:sz w:val="21"/>
          <w:szCs w:val="21"/>
        </w:rPr>
        <w:t>和</w:t>
      </w:r>
      <w:commentRangeStart w:id="191"/>
      <w:r>
        <w:rPr>
          <w:rFonts w:ascii="宋体" w:hAnsi="宋体" w:hint="eastAsia"/>
          <w:color w:val="000000"/>
          <w:sz w:val="21"/>
          <w:szCs w:val="21"/>
        </w:rPr>
        <w:t>非视距信道（</w:t>
      </w:r>
      <w:r>
        <w:rPr>
          <w:rFonts w:ascii="宋体" w:hAnsi="宋体"/>
          <w:color w:val="000000"/>
          <w:sz w:val="21"/>
          <w:szCs w:val="21"/>
        </w:rPr>
        <w:t>NLOS</w:t>
      </w:r>
      <w:r>
        <w:rPr>
          <w:rFonts w:ascii="宋体" w:hAnsi="宋体" w:hint="eastAsia"/>
          <w:color w:val="000000"/>
          <w:sz w:val="21"/>
          <w:szCs w:val="21"/>
        </w:rPr>
        <w:t>）：</w:t>
      </w:r>
      <w:commentRangeEnd w:id="191"/>
      <w:r w:rsidR="001D4618">
        <w:rPr>
          <w:rStyle w:val="ac"/>
        </w:rPr>
        <w:commentReference w:id="191"/>
      </w:r>
      <w:r>
        <w:rPr>
          <w:rFonts w:ascii="宋体" w:hAnsi="宋体" w:hint="eastAsia"/>
          <w:color w:val="000000"/>
          <w:sz w:val="21"/>
          <w:szCs w:val="21"/>
        </w:rPr>
        <w:t>若接收机和发射机之间无建筑物遮挡，则为视距信道，采用自由空间传播模型：</w:t>
      </w:r>
    </w:p>
    <w:p w14:paraId="2BDE9E1F" w14:textId="688ACE92" w:rsidR="00FE3A49" w:rsidRPr="00F80692" w:rsidRDefault="000B4BA5" w:rsidP="00FE3A49">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λ</m:t>
                          </m:r>
                        </m:num>
                        <m:den>
                          <m:r>
                            <w:rPr>
                              <w:rFonts w:ascii="Cambria Math" w:hAnsi="Cambria Math"/>
                              <w:color w:val="000000"/>
                              <w:sz w:val="21"/>
                              <w:szCs w:val="21"/>
                            </w:rPr>
                            <m:t>4π</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EDCF4D4"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λ</m:t>
        </m:r>
      </m:oMath>
      <w:r>
        <w:rPr>
          <w:rFonts w:ascii="宋体" w:hAnsi="宋体" w:hint="eastAsia"/>
          <w:color w:val="000000"/>
          <w:sz w:val="21"/>
          <w:szCs w:val="21"/>
        </w:rPr>
        <w:t xml:space="preserve"> 为波长，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oMath>
      <w:r>
        <w:rPr>
          <w:rFonts w:ascii="宋体" w:hAnsi="宋体" w:hint="eastAsia"/>
          <w:color w:val="000000"/>
          <w:sz w:val="21"/>
          <w:szCs w:val="21"/>
        </w:rPr>
        <w:t xml:space="preserve"> 为接收机的接收功率。</w:t>
      </w:r>
    </w:p>
    <w:p w14:paraId="4C4117AC" w14:textId="21D29E8A" w:rsidR="00FE3A49" w:rsidRDefault="00FE3A49" w:rsidP="00FE3A49">
      <w:pPr>
        <w:spacing w:line="360" w:lineRule="auto"/>
        <w:ind w:firstLineChars="196" w:firstLine="412"/>
        <w:rPr>
          <w:rFonts w:ascii="宋体" w:hAnsi="宋体"/>
          <w:color w:val="000000"/>
          <w:sz w:val="21"/>
          <w:szCs w:val="21"/>
        </w:rPr>
      </w:pPr>
      <w:commentRangeStart w:id="192"/>
      <w:r>
        <w:rPr>
          <w:rFonts w:ascii="宋体" w:hAnsi="宋体" w:hint="eastAsia"/>
          <w:color w:val="000000"/>
          <w:sz w:val="21"/>
          <w:szCs w:val="21"/>
        </w:rPr>
        <w:t>如果接收机和发射机之间有建筑物遮挡，则</w:t>
      </w:r>
      <w:r w:rsidR="000D5AC0">
        <w:rPr>
          <w:rFonts w:ascii="宋体" w:hAnsi="宋体" w:hint="eastAsia"/>
          <w:color w:val="000000"/>
          <w:sz w:val="21"/>
          <w:szCs w:val="21"/>
        </w:rPr>
        <w:t>为</w:t>
      </w:r>
      <w:r>
        <w:rPr>
          <w:rFonts w:ascii="宋体" w:hAnsi="宋体" w:hint="eastAsia"/>
          <w:color w:val="000000"/>
          <w:sz w:val="21"/>
          <w:szCs w:val="21"/>
        </w:rPr>
        <w:t>非视距信道，采用简化后的路径损耗模型：</w:t>
      </w:r>
    </w:p>
    <w:p w14:paraId="4E6B3E38" w14:textId="3658DEA6" w:rsidR="00F80692" w:rsidRDefault="000B4BA5" w:rsidP="00FE3A49">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NLOS</m:t>
                  </m:r>
                </m:sup>
              </m:sSubSup>
              <m:r>
                <w:rPr>
                  <w:rFonts w:ascii="Cambria Math" w:hAnsi="Cambria Math"/>
                  <w:color w:val="000000"/>
                  <w:sz w:val="21"/>
                  <w:szCs w:val="21"/>
                </w:rPr>
                <m:t>=</m:t>
              </m:r>
              <m:f>
                <m:fPr>
                  <m:ctrlPr>
                    <w:rPr>
                      <w:rFonts w:ascii="Cambria Math" w:hAnsi="Cambria Math"/>
                      <w:i/>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num>
                <m:den>
                  <m:sSubSup>
                    <m:sSubSupPr>
                      <m:ctrlPr>
                        <w:rPr>
                          <w:rFonts w:ascii="Cambria Math" w:hAnsi="Cambria Math"/>
                          <w:i/>
                          <w:color w:val="000000"/>
                          <w:sz w:val="21"/>
                          <w:szCs w:val="21"/>
                        </w:rPr>
                      </m:ctrlPr>
                    </m:sSubSupPr>
                    <m:e>
                      <m:r>
                        <w:rPr>
                          <w:rFonts w:ascii="Cambria Math" w:hAnsi="Cambria Math"/>
                          <w:color w:val="000000"/>
                          <w:sz w:val="21"/>
                          <w:szCs w:val="21"/>
                        </w:rPr>
                        <m:t>d</m:t>
                      </m:r>
                    </m:e>
                    <m:sub>
                      <m:r>
                        <w:rPr>
                          <w:rFonts w:ascii="Cambria Math" w:hAnsi="Cambria Math"/>
                          <w:color w:val="000000"/>
                          <w:sz w:val="21"/>
                          <w:szCs w:val="21"/>
                        </w:rPr>
                        <m:t>ij</m:t>
                      </m:r>
                    </m:sub>
                    <m:sup>
                      <m:r>
                        <w:rPr>
                          <w:rFonts w:ascii="Cambria Math" w:hAnsi="Cambria Math"/>
                          <w:color w:val="000000"/>
                          <w:sz w:val="21"/>
                          <w:szCs w:val="21"/>
                        </w:rPr>
                        <m:t>α</m:t>
                      </m:r>
                    </m:sup>
                  </m:sSubSup>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4</m:t>
                  </m:r>
                </m:e>
              </m:d>
            </m:e>
          </m:eqArr>
          <w:commentRangeEnd w:id="192"/>
          <m:r>
            <m:rPr>
              <m:sty m:val="p"/>
            </m:rPr>
            <w:rPr>
              <w:rStyle w:val="ac"/>
            </w:rPr>
            <w:commentReference w:id="192"/>
          </m:r>
        </m:oMath>
      </m:oMathPara>
    </w:p>
    <w:p w14:paraId="4BEB1FF9" w14:textId="2E5371E0" w:rsidR="00FE3A49"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r>
          <w:rPr>
            <w:rFonts w:ascii="Cambria Math" w:hAnsi="Cambria Math"/>
            <w:color w:val="000000"/>
            <w:sz w:val="21"/>
            <w:szCs w:val="21"/>
          </w:rPr>
          <m:t>α</m:t>
        </m:r>
      </m:oMath>
      <w:r>
        <w:rPr>
          <w:rFonts w:ascii="宋体" w:hAnsi="宋体" w:hint="eastAsia"/>
          <w:color w:val="000000"/>
          <w:sz w:val="21"/>
          <w:szCs w:val="21"/>
        </w:rPr>
        <w:t xml:space="preserve"> 为路径损耗指数，</w:t>
      </w:r>
      <w:r w:rsidR="00FE3A49" w:rsidRPr="00FE3A49">
        <w:rPr>
          <w:rFonts w:ascii="宋体" w:hAnsi="宋体"/>
          <w:color w:val="000000"/>
          <w:sz w:val="21"/>
          <w:szCs w:val="21"/>
        </w:rPr>
        <w:t>该简化模型忽略随机阴影衰落，仅通过</w:t>
      </w:r>
      <w:r w:rsidR="00FE3A49">
        <w:rPr>
          <w:rFonts w:ascii="宋体" w:hAnsi="宋体"/>
          <w:color w:val="000000"/>
          <w:sz w:val="21"/>
          <w:szCs w:val="21"/>
        </w:rPr>
        <w:t xml:space="preserve"> </w:t>
      </w:r>
      <m:oMath>
        <m:r>
          <w:rPr>
            <w:rFonts w:ascii="Cambria Math" w:hAnsi="Cambria Math"/>
            <w:color w:val="000000"/>
            <w:sz w:val="21"/>
            <w:szCs w:val="21"/>
          </w:rPr>
          <m:t>α</m:t>
        </m:r>
      </m:oMath>
      <w:r w:rsidR="00FE3A49">
        <w:rPr>
          <w:rFonts w:ascii="宋体" w:hAnsi="宋体" w:hint="eastAsia"/>
          <w:color w:val="000000"/>
          <w:sz w:val="21"/>
          <w:szCs w:val="21"/>
        </w:rPr>
        <w:t xml:space="preserve"> </w:t>
      </w:r>
      <w:r w:rsidR="00FE3A49" w:rsidRPr="00FE3A49">
        <w:rPr>
          <w:rFonts w:ascii="宋体" w:hAnsi="宋体"/>
          <w:color w:val="000000"/>
          <w:sz w:val="21"/>
          <w:szCs w:val="21"/>
        </w:rPr>
        <w:t>调节损耗程度，以</w:t>
      </w:r>
      <w:r>
        <w:rPr>
          <w:rFonts w:ascii="宋体" w:hAnsi="宋体" w:hint="eastAsia"/>
          <w:color w:val="000000"/>
          <w:sz w:val="21"/>
          <w:szCs w:val="21"/>
        </w:rPr>
        <w:t>提供确定性的路径损耗</w:t>
      </w:r>
      <w:r w:rsidR="00FE3A49" w:rsidRPr="00FE3A49">
        <w:rPr>
          <w:rFonts w:ascii="宋体" w:hAnsi="宋体"/>
          <w:color w:val="000000"/>
          <w:sz w:val="21"/>
          <w:szCs w:val="21"/>
        </w:rPr>
        <w:t>。</w:t>
      </w:r>
    </w:p>
    <w:p w14:paraId="191DDE0F" w14:textId="70068E7D" w:rsidR="00FE3A49" w:rsidRDefault="00F80692" w:rsidP="00FE3A49">
      <w:pPr>
        <w:spacing w:line="360" w:lineRule="auto"/>
        <w:ind w:firstLineChars="196" w:firstLine="412"/>
        <w:rPr>
          <w:rFonts w:ascii="宋体" w:hAnsi="宋体"/>
          <w:color w:val="000000"/>
          <w:sz w:val="21"/>
          <w:szCs w:val="21"/>
        </w:rPr>
      </w:pPr>
      <w:commentRangeStart w:id="193"/>
      <w:r>
        <w:rPr>
          <w:rFonts w:ascii="宋体" w:hAnsi="宋体" w:hint="eastAsia"/>
          <w:color w:val="000000"/>
          <w:sz w:val="21"/>
          <w:szCs w:val="21"/>
        </w:rPr>
        <w:t>在</w:t>
      </w:r>
      <w:r w:rsidR="00FE3A49">
        <w:rPr>
          <w:rFonts w:ascii="宋体" w:hAnsi="宋体" w:hint="eastAsia"/>
          <w:color w:val="000000"/>
          <w:sz w:val="21"/>
          <w:szCs w:val="21"/>
        </w:rPr>
        <w:t>链路模型中，</w:t>
      </w:r>
      <w:commentRangeEnd w:id="193"/>
      <w:r w:rsidR="00923EB9">
        <w:rPr>
          <w:rStyle w:val="ac"/>
        </w:rPr>
        <w:commentReference w:id="193"/>
      </w:r>
      <w:r w:rsidR="00FE3A49">
        <w:rPr>
          <w:rFonts w:ascii="宋体" w:hAnsi="宋体" w:hint="eastAsia"/>
          <w:color w:val="000000"/>
          <w:sz w:val="21"/>
          <w:szCs w:val="21"/>
        </w:rPr>
        <w:t>通过计算收发双</w:t>
      </w:r>
      <w:r>
        <w:rPr>
          <w:rFonts w:ascii="宋体" w:hAnsi="宋体" w:hint="eastAsia"/>
          <w:color w:val="000000"/>
          <w:sz w:val="21"/>
          <w:szCs w:val="21"/>
        </w:rPr>
        <w:t>方</w:t>
      </w:r>
      <w:r w:rsidR="00FE3A49">
        <w:rPr>
          <w:rFonts w:ascii="宋体" w:hAnsi="宋体" w:hint="eastAsia"/>
          <w:color w:val="000000"/>
          <w:sz w:val="21"/>
          <w:szCs w:val="21"/>
        </w:rPr>
        <w:t>的</w:t>
      </w:r>
      <w:r>
        <w:rPr>
          <w:rFonts w:ascii="宋体" w:hAnsi="宋体" w:hint="eastAsia"/>
          <w:color w:val="000000"/>
          <w:sz w:val="21"/>
          <w:szCs w:val="21"/>
        </w:rPr>
        <w:t>双向</w:t>
      </w:r>
      <w:r>
        <w:rPr>
          <w:rFonts w:ascii="宋体" w:hAnsi="宋体"/>
          <w:color w:val="000000"/>
          <w:sz w:val="21"/>
          <w:szCs w:val="21"/>
        </w:rPr>
        <w:t>SINR</w:t>
      </w:r>
      <w:r w:rsidR="00FE3A49">
        <w:rPr>
          <w:rFonts w:ascii="宋体" w:hAnsi="宋体" w:hint="eastAsia"/>
          <w:color w:val="000000"/>
          <w:sz w:val="21"/>
          <w:szCs w:val="21"/>
        </w:rPr>
        <w:t>以及门限</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Pr>
          <w:rFonts w:ascii="宋体" w:hAnsi="宋体" w:hint="eastAsia"/>
          <w:color w:val="000000"/>
          <w:sz w:val="21"/>
          <w:szCs w:val="21"/>
        </w:rPr>
        <w:t xml:space="preserve"> 作为是否通信连通的机制</w:t>
      </w:r>
      <w:r w:rsidR="00FE3A49">
        <w:rPr>
          <w:rFonts w:ascii="宋体" w:hAnsi="宋体" w:hint="eastAsia"/>
          <w:color w:val="000000"/>
          <w:sz w:val="21"/>
          <w:szCs w:val="21"/>
        </w:rPr>
        <w:t>。</w:t>
      </w:r>
      <w:r w:rsidR="00C6178A">
        <w:rPr>
          <w:rFonts w:ascii="宋体" w:hAnsi="宋体" w:hint="eastAsia"/>
          <w:color w:val="000000"/>
          <w:sz w:val="21"/>
          <w:szCs w:val="21"/>
        </w:rPr>
        <w:t xml:space="preserve">对于从发射机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5319DFD" w:rsidR="00F80692" w:rsidRPr="00946478" w:rsidRDefault="000B4BA5"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0B4BA5"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194"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194"/>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77777777"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p>
    <w:p w14:paraId="5FD8510A" w14:textId="05DFAEEC" w:rsidR="0098510E" w:rsidRDefault="0098510E" w:rsidP="0098510E">
      <w:pPr>
        <w:spacing w:line="360" w:lineRule="auto"/>
        <w:ind w:firstLineChars="196" w:firstLine="412"/>
        <w:rPr>
          <w:rFonts w:ascii="宋体" w:hAnsi="宋体"/>
          <w:color w:val="000000"/>
          <w:sz w:val="21"/>
          <w:szCs w:val="21"/>
        </w:rPr>
      </w:pPr>
      <w:r w:rsidRPr="0098510E">
        <w:rPr>
          <w:rFonts w:ascii="宋体" w:hAnsi="宋体"/>
          <w:color w:val="000000"/>
          <w:sz w:val="21"/>
          <w:szCs w:val="21"/>
        </w:rPr>
        <w:t>为了量化无人机集群的整体连通性，本研究采用代数连通度作为评价指标</w:t>
      </w:r>
      <w:r>
        <w:rPr>
          <w:rFonts w:ascii="宋体" w:hAnsi="宋体" w:hint="eastAsia"/>
          <w:color w:val="000000"/>
          <w:sz w:val="21"/>
          <w:szCs w:val="21"/>
        </w:rPr>
        <w:t>。</w:t>
      </w:r>
      <w:r w:rsidRPr="0098510E">
        <w:rPr>
          <w:rFonts w:ascii="宋体" w:hAnsi="宋体"/>
          <w:color w:val="000000"/>
          <w:sz w:val="21"/>
          <w:szCs w:val="21"/>
        </w:rPr>
        <w:t>设无人机集群形成的通信网络可表示为无向图</w:t>
      </w:r>
      <w:r>
        <w:rPr>
          <w:rFonts w:ascii="宋体" w:hAnsi="宋体" w:hint="eastAsia"/>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V,E</m:t>
            </m:r>
          </m:e>
        </m:d>
      </m:oMath>
      <w:r w:rsidRPr="0098510E">
        <w:rPr>
          <w:rFonts w:ascii="宋体" w:hAnsi="宋体"/>
          <w:color w:val="000000"/>
          <w:sz w:val="21"/>
          <w:szCs w:val="21"/>
        </w:rPr>
        <w:t xml:space="preserve">，其中 </w:t>
      </w:r>
      <m:oMath>
        <m:r>
          <w:rPr>
            <w:rFonts w:ascii="Cambria Math" w:hAnsi="Cambria Math"/>
            <w:color w:val="000000"/>
            <w:sz w:val="21"/>
            <w:szCs w:val="21"/>
          </w:rPr>
          <m:t>V</m:t>
        </m:r>
      </m:oMath>
      <w:r>
        <w:rPr>
          <w:rFonts w:ascii="宋体" w:hAnsi="宋体" w:hint="eastAsia"/>
          <w:color w:val="000000"/>
          <w:sz w:val="21"/>
          <w:szCs w:val="21"/>
        </w:rPr>
        <w:t xml:space="preserve"> </w:t>
      </w:r>
      <w:r w:rsidRPr="0098510E">
        <w:rPr>
          <w:rFonts w:ascii="宋体" w:hAnsi="宋体"/>
          <w:color w:val="000000"/>
          <w:sz w:val="21"/>
          <w:szCs w:val="21"/>
        </w:rPr>
        <w:t>为无人机节点集合，</w:t>
      </w:r>
      <m:oMath>
        <m:r>
          <w:rPr>
            <w:rFonts w:ascii="Cambria Math" w:hAnsi="Cambria Math"/>
            <w:color w:val="000000"/>
            <w:sz w:val="21"/>
            <w:szCs w:val="21"/>
          </w:rPr>
          <m:t>E</m:t>
        </m:r>
      </m:oMath>
      <w:r>
        <w:rPr>
          <w:rFonts w:ascii="宋体" w:hAnsi="宋体" w:hint="eastAsia"/>
          <w:color w:val="000000"/>
          <w:sz w:val="21"/>
          <w:szCs w:val="21"/>
        </w:rPr>
        <w:t xml:space="preserve"> </w:t>
      </w:r>
      <w:r w:rsidRPr="0098510E">
        <w:rPr>
          <w:rFonts w:ascii="宋体" w:hAnsi="宋体"/>
          <w:color w:val="000000"/>
          <w:sz w:val="21"/>
          <w:szCs w:val="21"/>
        </w:rPr>
        <w:t>为满足双向SINR门限条件的有效链路集合。</w:t>
      </w:r>
      <w:commentRangeStart w:id="195"/>
      <w:r w:rsidRPr="0098510E">
        <w:rPr>
          <w:rFonts w:ascii="宋体" w:hAnsi="宋体"/>
          <w:color w:val="000000"/>
          <w:sz w:val="21"/>
          <w:szCs w:val="21"/>
        </w:rPr>
        <w:t xml:space="preserve">记 </w:t>
      </w:r>
      <m:oMath>
        <m:r>
          <w:rPr>
            <w:rFonts w:ascii="Cambria Math" w:hAnsi="Cambria Math"/>
            <w:color w:val="000000"/>
            <w:sz w:val="21"/>
            <w:szCs w:val="21"/>
          </w:rPr>
          <m:t>L</m:t>
        </m:r>
      </m:oMath>
      <w:r>
        <w:rPr>
          <w:rFonts w:ascii="宋体" w:hAnsi="宋体" w:hint="eastAsia"/>
          <w:color w:val="000000"/>
          <w:sz w:val="21"/>
          <w:szCs w:val="21"/>
        </w:rPr>
        <w:t xml:space="preserve"> </w:t>
      </w:r>
      <w:r w:rsidRPr="0098510E">
        <w:rPr>
          <w:rFonts w:ascii="宋体" w:hAnsi="宋体"/>
          <w:color w:val="000000"/>
          <w:sz w:val="21"/>
          <w:szCs w:val="21"/>
        </w:rPr>
        <w:t>为图</w:t>
      </w:r>
      <w:r w:rsidR="00BE7D2F">
        <w:rPr>
          <w:rFonts w:ascii="宋体" w:hAnsi="宋体" w:hint="eastAsia"/>
          <w:color w:val="000000"/>
          <w:sz w:val="21"/>
          <w:szCs w:val="21"/>
        </w:rPr>
        <w:t xml:space="preserve"> </w:t>
      </w:r>
      <m:oMath>
        <m:r>
          <w:rPr>
            <w:rFonts w:ascii="Cambria Math" w:hAnsi="Cambria Math"/>
            <w:color w:val="000000"/>
            <w:sz w:val="21"/>
            <w:szCs w:val="21"/>
          </w:rPr>
          <m:t xml:space="preserve"> G</m:t>
        </m:r>
      </m:oMath>
      <w:r>
        <w:rPr>
          <w:rFonts w:ascii="宋体" w:hAnsi="宋体" w:hint="eastAsia"/>
          <w:color w:val="000000"/>
          <w:sz w:val="21"/>
          <w:szCs w:val="21"/>
        </w:rPr>
        <w:t xml:space="preserve"> </w:t>
      </w:r>
      <w:r w:rsidRPr="0098510E">
        <w:rPr>
          <w:rFonts w:ascii="宋体" w:hAnsi="宋体"/>
          <w:color w:val="000000"/>
          <w:sz w:val="21"/>
          <w:szCs w:val="21"/>
        </w:rPr>
        <w:t>的拉普拉斯矩阵，其元素定义为：</w:t>
      </w:r>
      <w:commentRangeEnd w:id="195"/>
      <w:r w:rsidR="00DD3B18">
        <w:rPr>
          <w:rStyle w:val="ac"/>
        </w:rPr>
        <w:commentReference w:id="195"/>
      </w:r>
    </w:p>
    <w:p w14:paraId="48486C1C" w14:textId="5FC08A56" w:rsidR="00634331" w:rsidRDefault="000B4BA5" w:rsidP="0098510E">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ij</m:t>
                  </m:r>
                </m:sub>
              </m:sSub>
              <m:r>
                <w:rPr>
                  <w:rFonts w:ascii="Cambria Math" w:hAnsi="Cambria Math"/>
                  <w:color w:val="000000"/>
                  <w:sz w:val="21"/>
                  <w:szCs w:val="21"/>
                </w:rPr>
                <m:t> =</m:t>
              </m:r>
              <m:d>
                <m:dPr>
                  <m:begChr m:val="{"/>
                  <m:endChr m:val=""/>
                  <m:ctrlPr>
                    <w:rPr>
                      <w:rFonts w:ascii="Cambria Math" w:hAnsi="Cambria Math"/>
                      <w:i/>
                      <w:color w:val="000000"/>
                      <w:sz w:val="21"/>
                      <w:szCs w:val="21"/>
                    </w:rPr>
                  </m:ctrlPr>
                </m:dPr>
                <m:e>
                  <m:eqArr>
                    <m:eqArrPr>
                      <m:ctrlPr>
                        <w:rPr>
                          <w:rFonts w:ascii="Cambria Math" w:hAnsi="Cambria Math"/>
                          <w:i/>
                          <w:color w:val="000000"/>
                          <w:sz w:val="21"/>
                          <w:szCs w:val="21"/>
                        </w:rPr>
                      </m:ctrlPr>
                    </m:eqArrPr>
                    <m:e>
                      <m:r>
                        <m:rPr>
                          <m:nor/>
                        </m:rPr>
                        <w:rPr>
                          <w:rFonts w:ascii="Cambria Math" w:hAnsi="Cambria Math"/>
                          <w:color w:val="000000"/>
                          <w:sz w:val="21"/>
                          <w:szCs w:val="21"/>
                        </w:rPr>
                        <m:t>deg</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e>
                      </m:d>
                      <m:r>
                        <w:rPr>
                          <w:rFonts w:ascii="Cambria Math" w:hAnsi="Cambria Math"/>
                          <w:color w:val="000000"/>
                          <w:sz w:val="21"/>
                          <w:szCs w:val="21"/>
                        </w:rPr>
                        <m:t>,                                i = j</m:t>
                      </m:r>
                    </m:e>
                    <m:e>
                      <m:r>
                        <w:rPr>
                          <w:rFonts w:ascii="Cambria Math" w:hAnsi="Cambria Math"/>
                          <w:color w:val="000000"/>
                          <w:sz w:val="21"/>
                          <w:szCs w:val="21"/>
                        </w:rPr>
                        <m:t>-1,            i</m:t>
                      </m:r>
                      <m:r>
                        <m:rPr>
                          <m:sty m:val="p"/>
                        </m:rPr>
                        <w:rPr>
                          <w:rFonts w:ascii="Cambria Math" w:hAnsi="Cambria Math" w:hint="eastAsia"/>
                          <w:color w:val="000000"/>
                          <w:sz w:val="21"/>
                          <w:szCs w:val="21"/>
                        </w:rPr>
                        <m:t>≠</m:t>
                      </m:r>
                      <m:r>
                        <w:rPr>
                          <w:rFonts w:ascii="Cambria Math" w:hAnsi="Cambria Math"/>
                          <w:color w:val="000000"/>
                          <w:sz w:val="21"/>
                          <w:szCs w:val="21"/>
                        </w:rPr>
                        <m:t>j</m:t>
                      </m:r>
                      <m:r>
                        <m:rPr>
                          <m:nor/>
                        </m:rPr>
                        <w:rPr>
                          <w:rFonts w:ascii="Cambria Math" w:hAnsi="Cambria Math"/>
                          <w:color w:val="000000"/>
                          <w:sz w:val="21"/>
                          <w:szCs w:val="21"/>
                        </w:rPr>
                        <m:t xml:space="preserve"> and </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j</m:t>
                              </m:r>
                            </m:sub>
                          </m:sSub>
                        </m:e>
                      </m:d>
                      <m:r>
                        <m:rPr>
                          <m:sty m:val="p"/>
                        </m:rPr>
                        <w:rPr>
                          <w:rFonts w:ascii="Cambria Math" w:hAnsi="Cambria Math" w:hint="eastAsia"/>
                          <w:color w:val="000000"/>
                          <w:sz w:val="21"/>
                          <w:szCs w:val="21"/>
                        </w:rPr>
                        <m:t>∈</m:t>
                      </m:r>
                      <m:r>
                        <w:rPr>
                          <w:rFonts w:ascii="Cambria Math" w:hAnsi="Cambria Math"/>
                          <w:color w:val="000000"/>
                          <w:sz w:val="21"/>
                          <w:szCs w:val="21"/>
                        </w:rPr>
                        <m:t>E</m:t>
                      </m:r>
                    </m:e>
                    <m:e>
                      <m:r>
                        <w:rPr>
                          <w:rFonts w:ascii="Cambria Math" w:hAnsi="Cambria Math"/>
                          <w:color w:val="000000"/>
                          <w:sz w:val="21"/>
                          <w:szCs w:val="21"/>
                        </w:rPr>
                        <m:t xml:space="preserve">0,                                    </m:t>
                      </m:r>
                      <m:r>
                        <m:rPr>
                          <m:nor/>
                        </m:rP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52A59E0E" w14:textId="3041DA95" w:rsidR="006B1A67" w:rsidRPr="00634331" w:rsidRDefault="0098510E" w:rsidP="00634331">
      <w:pPr>
        <w:spacing w:line="360" w:lineRule="auto"/>
        <w:ind w:firstLineChars="196" w:firstLine="412"/>
        <w:rPr>
          <w:rFonts w:ascii="宋体" w:hAnsi="宋体"/>
          <w:color w:val="000000"/>
          <w:sz w:val="21"/>
          <w:szCs w:val="21"/>
        </w:rPr>
      </w:pPr>
      <w:r w:rsidRPr="0098510E">
        <w:rPr>
          <w:rFonts w:ascii="宋体" w:hAnsi="宋体"/>
          <w:color w:val="000000"/>
          <w:sz w:val="21"/>
          <w:szCs w:val="21"/>
        </w:rPr>
        <w:t>拉普拉斯矩阵的</w:t>
      </w:r>
      <w:r w:rsidRPr="00BE7D2F">
        <w:rPr>
          <w:rFonts w:ascii="宋体" w:hAnsi="宋体"/>
          <w:color w:val="000000"/>
          <w:sz w:val="21"/>
          <w:szCs w:val="21"/>
        </w:rPr>
        <w:t xml:space="preserve">第二小特征值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L</m:t>
            </m:r>
          </m:e>
        </m:d>
      </m:oMath>
      <w:r w:rsidRPr="0098510E">
        <w:rPr>
          <w:rFonts w:ascii="宋体" w:hAnsi="宋体"/>
          <w:color w:val="000000"/>
          <w:sz w:val="21"/>
          <w:szCs w:val="21"/>
        </w:rPr>
        <w:t xml:space="preserve"> 即为代数连通度</w:t>
      </w:r>
      <w:r w:rsidR="00BE7D2F">
        <w:rPr>
          <w:rFonts w:ascii="宋体" w:hAnsi="宋体" w:hint="eastAsia"/>
          <w:color w:val="000000"/>
          <w:sz w:val="21"/>
          <w:szCs w:val="21"/>
        </w:rPr>
        <w:t>：</w:t>
      </w:r>
      <w:r w:rsidR="00634331">
        <w:rPr>
          <w:rFonts w:ascii="宋体" w:hAnsi="宋体" w:hint="eastAsia"/>
          <w:color w:val="000000"/>
          <w:sz w:val="21"/>
          <w:szCs w:val="21"/>
        </w:rPr>
        <w:t>代数连通度为0则代表无人机中存在多个子图,无人机集群网络不连通；</w:t>
      </w:r>
      <w:r w:rsidRPr="0098510E">
        <w:rPr>
          <w:rFonts w:ascii="宋体" w:hAnsi="宋体"/>
          <w:color w:val="000000"/>
          <w:sz w:val="21"/>
          <w:szCs w:val="21"/>
        </w:rPr>
        <w:t>代数连通度越大，说明无人机网络的连通性越强。</w:t>
      </w:r>
      <w:r w:rsidR="00634331">
        <w:rPr>
          <w:rFonts w:ascii="宋体" w:hAnsi="宋体" w:hint="eastAsia"/>
          <w:color w:val="000000"/>
          <w:sz w:val="21"/>
          <w:szCs w:val="21"/>
        </w:rPr>
        <w:t>本研究的</w:t>
      </w:r>
      <w:r w:rsidRPr="0098510E">
        <w:rPr>
          <w:rFonts w:ascii="宋体" w:hAnsi="宋体"/>
          <w:color w:val="000000"/>
          <w:sz w:val="21"/>
          <w:szCs w:val="21"/>
        </w:rPr>
        <w:t>目标</w:t>
      </w:r>
      <w:r w:rsidR="00634331">
        <w:rPr>
          <w:rFonts w:ascii="宋体" w:hAnsi="宋体" w:hint="eastAsia"/>
          <w:color w:val="000000"/>
          <w:sz w:val="21"/>
          <w:szCs w:val="21"/>
        </w:rPr>
        <w:t>是为无人机集群进行实时</w:t>
      </w:r>
      <w:r w:rsidRPr="0098510E">
        <w:rPr>
          <w:rFonts w:ascii="宋体" w:hAnsi="宋体"/>
          <w:color w:val="000000"/>
          <w:sz w:val="21"/>
          <w:szCs w:val="21"/>
        </w:rPr>
        <w:t>路径规划</w:t>
      </w:r>
      <w:r w:rsidR="00634331">
        <w:rPr>
          <w:rFonts w:ascii="宋体" w:hAnsi="宋体" w:hint="eastAsia"/>
          <w:color w:val="000000"/>
          <w:sz w:val="21"/>
          <w:szCs w:val="21"/>
        </w:rPr>
        <w:t>，保障集群到达目标位置的同时提高网络代数连通度，以</w:t>
      </w:r>
      <w:r w:rsidRPr="0098510E">
        <w:rPr>
          <w:rFonts w:ascii="宋体" w:hAnsi="宋体"/>
          <w:color w:val="000000"/>
          <w:sz w:val="21"/>
          <w:szCs w:val="21"/>
        </w:rPr>
        <w:t>保证在城市</w:t>
      </w:r>
      <w:r w:rsidR="00634331">
        <w:rPr>
          <w:rFonts w:ascii="宋体" w:hAnsi="宋体" w:hint="eastAsia"/>
          <w:color w:val="000000"/>
          <w:sz w:val="21"/>
          <w:szCs w:val="21"/>
        </w:rPr>
        <w:t>作战</w:t>
      </w:r>
      <w:r w:rsidRPr="0098510E">
        <w:rPr>
          <w:rFonts w:ascii="宋体" w:hAnsi="宋体"/>
          <w:color w:val="000000"/>
          <w:sz w:val="21"/>
          <w:szCs w:val="21"/>
        </w:rPr>
        <w:t>环境下的通信可靠性和协同作战能力。</w:t>
      </w:r>
      <w:bookmarkEnd w:id="77"/>
    </w:p>
    <w:p w14:paraId="36AD61C4" w14:textId="66C4F163"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196" w:name="_Hlk210638954"/>
      <w:r w:rsidR="00D03B5B">
        <w:rPr>
          <w:rFonts w:ascii="宋体" w:hAnsi="宋体" w:hint="eastAsia"/>
          <w:b/>
          <w:color w:val="000000"/>
          <w:sz w:val="28"/>
          <w:szCs w:val="28"/>
        </w:rPr>
        <w:t>C</w:t>
      </w:r>
      <w:r w:rsidR="00D03B5B">
        <w:rPr>
          <w:rFonts w:ascii="宋体" w:hAnsi="宋体"/>
          <w:b/>
          <w:color w:val="000000"/>
          <w:sz w:val="28"/>
          <w:szCs w:val="28"/>
        </w:rPr>
        <w:t>L-RRT*-APF</w:t>
      </w:r>
      <w:bookmarkEnd w:id="196"/>
      <w:r w:rsidR="00D03B5B">
        <w:rPr>
          <w:rFonts w:ascii="宋体" w:hAnsi="宋体" w:hint="eastAsia"/>
          <w:b/>
          <w:color w:val="000000"/>
          <w:sz w:val="28"/>
          <w:szCs w:val="28"/>
        </w:rPr>
        <w:t>算法</w:t>
      </w:r>
    </w:p>
    <w:p w14:paraId="4E2D92DD" w14:textId="2818A9D7" w:rsidR="008C0516" w:rsidRPr="00A9585A" w:rsidRDefault="000F4F18" w:rsidP="00697207">
      <w:pPr>
        <w:spacing w:line="360" w:lineRule="auto"/>
        <w:ind w:firstLineChars="196" w:firstLine="412"/>
        <w:rPr>
          <w:color w:val="000000"/>
          <w:sz w:val="21"/>
          <w:szCs w:val="21"/>
        </w:rPr>
      </w:pPr>
      <w:bookmarkStart w:id="197" w:name="OLE_LINK5"/>
      <w:commentRangeStart w:id="198"/>
      <w:del w:id="199" w:author="Lianghui Ding" w:date="2025-10-25T13:07:00Z">
        <w:r w:rsidRPr="00A9585A" w:rsidDel="009F6F0D">
          <w:rPr>
            <w:rFonts w:hint="eastAsia"/>
            <w:color w:val="000000"/>
            <w:sz w:val="21"/>
            <w:szCs w:val="21"/>
          </w:rPr>
          <w:delText>为了实现以上</w:delText>
        </w:r>
        <w:r w:rsidR="00583115" w:rsidRPr="00A9585A" w:rsidDel="009F6F0D">
          <w:rPr>
            <w:rFonts w:hint="eastAsia"/>
            <w:color w:val="000000"/>
            <w:sz w:val="21"/>
            <w:szCs w:val="21"/>
          </w:rPr>
          <w:delText>城市作战</w:delText>
        </w:r>
        <w:r w:rsidRPr="00A9585A" w:rsidDel="009F6F0D">
          <w:rPr>
            <w:rFonts w:hint="eastAsia"/>
            <w:color w:val="000000"/>
            <w:sz w:val="21"/>
            <w:szCs w:val="21"/>
          </w:rPr>
          <w:delText>场景下无人机集群通信</w:delText>
        </w:r>
        <w:r w:rsidR="00583115" w:rsidRPr="00A9585A" w:rsidDel="009F6F0D">
          <w:rPr>
            <w:rFonts w:hint="eastAsia"/>
            <w:color w:val="000000"/>
            <w:sz w:val="21"/>
            <w:szCs w:val="21"/>
          </w:rPr>
          <w:delText>保持</w:delText>
        </w:r>
        <w:r w:rsidRPr="00A9585A" w:rsidDel="009F6F0D">
          <w:rPr>
            <w:rFonts w:hint="eastAsia"/>
            <w:color w:val="000000"/>
            <w:sz w:val="21"/>
            <w:szCs w:val="21"/>
          </w:rPr>
          <w:delText>路径规划任务，</w:delText>
        </w:r>
        <w:r w:rsidR="00583115" w:rsidRPr="00A9585A" w:rsidDel="009F6F0D">
          <w:rPr>
            <w:rFonts w:hint="eastAsia"/>
            <w:color w:val="000000"/>
            <w:sz w:val="21"/>
            <w:szCs w:val="21"/>
          </w:rPr>
          <w:delText>提出</w:delText>
        </w:r>
        <w:r w:rsidR="00697207" w:rsidRPr="00A9585A" w:rsidDel="009F6F0D">
          <w:rPr>
            <w:rFonts w:hint="eastAsia"/>
            <w:color w:val="000000" w:themeColor="text1"/>
            <w:sz w:val="21"/>
            <w:szCs w:val="21"/>
          </w:rPr>
          <w:delText>如图</w:delText>
        </w:r>
        <w:r w:rsidR="00697207" w:rsidRPr="00A9585A" w:rsidDel="009F6F0D">
          <w:rPr>
            <w:rFonts w:hint="eastAsia"/>
            <w:color w:val="000000" w:themeColor="text1"/>
            <w:sz w:val="21"/>
            <w:szCs w:val="21"/>
          </w:rPr>
          <w:delText>2</w:delText>
        </w:r>
        <w:r w:rsidR="00697207" w:rsidRPr="00A9585A" w:rsidDel="009F6F0D">
          <w:rPr>
            <w:rFonts w:hint="eastAsia"/>
            <w:color w:val="000000"/>
            <w:sz w:val="21"/>
            <w:szCs w:val="21"/>
          </w:rPr>
          <w:delText>所示</w:delText>
        </w:r>
        <w:r w:rsidR="00BE7D2F" w:rsidRPr="00A9585A" w:rsidDel="009F6F0D">
          <w:rPr>
            <w:rFonts w:hint="eastAsia"/>
            <w:color w:val="000000"/>
            <w:sz w:val="21"/>
            <w:szCs w:val="21"/>
          </w:rPr>
          <w:delText>的</w:delText>
        </w:r>
      </w:del>
      <w:r w:rsidR="0079034F" w:rsidRPr="00A9585A">
        <w:rPr>
          <w:color w:val="000000"/>
          <w:sz w:val="21"/>
          <w:szCs w:val="21"/>
        </w:rPr>
        <w:t>CL-RRT*-APF</w:t>
      </w:r>
      <w:commentRangeEnd w:id="198"/>
      <w:r w:rsidR="00874A3C">
        <w:rPr>
          <w:rStyle w:val="ac"/>
        </w:rPr>
        <w:commentReference w:id="198"/>
      </w:r>
      <w:ins w:id="200" w:author="Lianghui Ding" w:date="2025-10-25T13:07:00Z">
        <w:r w:rsidR="009F6F0D">
          <w:rPr>
            <w:rFonts w:hint="eastAsia"/>
            <w:color w:val="000000"/>
            <w:sz w:val="21"/>
            <w:szCs w:val="21"/>
          </w:rPr>
          <w:t>无人集群路径</w:t>
        </w:r>
      </w:ins>
      <w:r w:rsidRPr="00A9585A">
        <w:rPr>
          <w:rFonts w:hint="eastAsia"/>
          <w:color w:val="000000"/>
          <w:sz w:val="21"/>
          <w:szCs w:val="21"/>
        </w:rPr>
        <w:t>规划算法</w:t>
      </w:r>
      <w:ins w:id="201" w:author="Lianghui Ding" w:date="2025-10-25T13:07:00Z">
        <w:r w:rsidR="009F6F0D">
          <w:rPr>
            <w:rFonts w:hint="eastAsia"/>
            <w:color w:val="000000"/>
            <w:sz w:val="21"/>
            <w:szCs w:val="21"/>
          </w:rPr>
          <w:t>架构</w:t>
        </w:r>
        <w:r w:rsidR="009F6F0D" w:rsidRPr="00A9585A">
          <w:rPr>
            <w:rFonts w:hint="eastAsia"/>
            <w:color w:val="000000" w:themeColor="text1"/>
            <w:sz w:val="21"/>
            <w:szCs w:val="21"/>
          </w:rPr>
          <w:t>如图</w:t>
        </w:r>
        <w:r w:rsidR="009F6F0D" w:rsidRPr="00A9585A">
          <w:rPr>
            <w:rFonts w:hint="eastAsia"/>
            <w:color w:val="000000" w:themeColor="text1"/>
            <w:sz w:val="21"/>
            <w:szCs w:val="21"/>
          </w:rPr>
          <w:t>2</w:t>
        </w:r>
        <w:r w:rsidR="009F6F0D" w:rsidRPr="00A9585A">
          <w:rPr>
            <w:rFonts w:hint="eastAsia"/>
            <w:color w:val="000000"/>
            <w:sz w:val="21"/>
            <w:szCs w:val="21"/>
          </w:rPr>
          <w:t>所示</w:t>
        </w:r>
      </w:ins>
      <w:del w:id="202" w:author="Lianghui Ding" w:date="2025-10-25T13:07:00Z">
        <w:r w:rsidR="0079034F" w:rsidRPr="00A9585A" w:rsidDel="00411635">
          <w:rPr>
            <w:rFonts w:hint="eastAsia"/>
            <w:color w:val="000000"/>
            <w:sz w:val="21"/>
            <w:szCs w:val="21"/>
          </w:rPr>
          <w:delText>:</w:delText>
        </w:r>
      </w:del>
      <w:ins w:id="203" w:author="Lianghui Ding" w:date="2025-10-25T13:07:00Z">
        <w:r w:rsidR="00411635">
          <w:rPr>
            <w:rFonts w:hint="eastAsia"/>
            <w:color w:val="000000"/>
            <w:sz w:val="21"/>
            <w:szCs w:val="21"/>
          </w:rPr>
          <w:t>。</w:t>
        </w:r>
      </w:ins>
      <w:r w:rsidRPr="00A9585A">
        <w:rPr>
          <w:rFonts w:hint="eastAsia"/>
          <w:color w:val="000000"/>
          <w:sz w:val="21"/>
          <w:szCs w:val="21"/>
        </w:rPr>
        <w:t>算法主要分为</w:t>
      </w:r>
      <w:r w:rsidR="0079034F" w:rsidRPr="00A9585A">
        <w:rPr>
          <w:rFonts w:hint="eastAsia"/>
          <w:color w:val="000000"/>
          <w:sz w:val="21"/>
          <w:szCs w:val="21"/>
        </w:rPr>
        <w:t>层次化的</w:t>
      </w:r>
      <w:r w:rsidRPr="00A9585A">
        <w:rPr>
          <w:rFonts w:hint="eastAsia"/>
          <w:color w:val="000000"/>
          <w:sz w:val="21"/>
          <w:szCs w:val="21"/>
        </w:rPr>
        <w:t>两部分，</w:t>
      </w:r>
      <w:commentRangeStart w:id="204"/>
      <w:r w:rsidR="00A9585A" w:rsidRPr="00A9585A">
        <w:rPr>
          <w:rFonts w:hint="eastAsia"/>
          <w:color w:val="000000"/>
          <w:sz w:val="21"/>
          <w:szCs w:val="21"/>
        </w:rPr>
        <w:t>顶层</w:t>
      </w:r>
      <w:commentRangeEnd w:id="204"/>
      <w:r w:rsidR="00744696">
        <w:rPr>
          <w:rStyle w:val="ac"/>
        </w:rPr>
        <w:commentReference w:id="204"/>
      </w:r>
      <w:r w:rsidRPr="00A9585A">
        <w:rPr>
          <w:rFonts w:hint="eastAsia"/>
          <w:color w:val="000000"/>
          <w:sz w:val="21"/>
          <w:szCs w:val="21"/>
        </w:rPr>
        <w:t>是全局</w:t>
      </w:r>
      <w:r w:rsidRPr="00A9585A">
        <w:rPr>
          <w:rFonts w:hint="eastAsia"/>
          <w:color w:val="000000"/>
          <w:sz w:val="21"/>
          <w:szCs w:val="21"/>
        </w:rPr>
        <w:t>R</w:t>
      </w:r>
      <w:r w:rsidRPr="00A9585A">
        <w:rPr>
          <w:color w:val="000000"/>
          <w:sz w:val="21"/>
          <w:szCs w:val="21"/>
        </w:rPr>
        <w:t>RT*</w:t>
      </w:r>
      <w:r w:rsidRPr="00A9585A">
        <w:rPr>
          <w:rFonts w:hint="eastAsia"/>
          <w:color w:val="000000"/>
          <w:sz w:val="21"/>
          <w:szCs w:val="21"/>
        </w:rPr>
        <w:t>规划，利用</w:t>
      </w:r>
      <w:r w:rsidR="00A9585A" w:rsidRPr="00A9585A">
        <w:rPr>
          <w:color w:val="000000"/>
          <w:sz w:val="21"/>
          <w:szCs w:val="21"/>
        </w:rPr>
        <w:t>RRT*</w:t>
      </w:r>
      <w:r w:rsidRPr="00A9585A">
        <w:rPr>
          <w:rFonts w:hint="eastAsia"/>
          <w:color w:val="000000"/>
          <w:sz w:val="21"/>
          <w:szCs w:val="21"/>
        </w:rPr>
        <w:t>实现分簇实时</w:t>
      </w:r>
      <w:r w:rsidR="0079034F" w:rsidRPr="00A9585A">
        <w:rPr>
          <w:rFonts w:hint="eastAsia"/>
          <w:color w:val="000000"/>
          <w:sz w:val="21"/>
          <w:szCs w:val="21"/>
        </w:rPr>
        <w:t>全局</w:t>
      </w:r>
      <w:r w:rsidRPr="00A9585A">
        <w:rPr>
          <w:rFonts w:hint="eastAsia"/>
          <w:color w:val="000000"/>
          <w:sz w:val="21"/>
          <w:szCs w:val="21"/>
        </w:rPr>
        <w:t>规划</w:t>
      </w:r>
      <w:r w:rsidR="0079034F" w:rsidRPr="00A9585A">
        <w:rPr>
          <w:rFonts w:hint="eastAsia"/>
          <w:color w:val="000000"/>
          <w:sz w:val="21"/>
          <w:szCs w:val="21"/>
        </w:rPr>
        <w:t>路径</w:t>
      </w:r>
      <w:r w:rsidRPr="00A9585A">
        <w:rPr>
          <w:rFonts w:hint="eastAsia"/>
          <w:color w:val="000000"/>
          <w:sz w:val="21"/>
          <w:szCs w:val="21"/>
        </w:rPr>
        <w:t>作为</w:t>
      </w:r>
      <w:r w:rsidR="0079034F" w:rsidRPr="00A9585A">
        <w:rPr>
          <w:rFonts w:hint="eastAsia"/>
          <w:color w:val="000000"/>
          <w:sz w:val="21"/>
          <w:szCs w:val="21"/>
        </w:rPr>
        <w:t>局部规划每个阶段的</w:t>
      </w:r>
      <w:r w:rsidRPr="00A9585A">
        <w:rPr>
          <w:rFonts w:hint="eastAsia"/>
          <w:color w:val="000000"/>
          <w:sz w:val="21"/>
          <w:szCs w:val="21"/>
        </w:rPr>
        <w:t>目标点，并通过加入</w:t>
      </w:r>
      <w:r w:rsidRPr="00A9585A">
        <w:rPr>
          <w:color w:val="000000"/>
          <w:sz w:val="21"/>
          <w:szCs w:val="21"/>
        </w:rPr>
        <w:t>Fréchet</w:t>
      </w:r>
      <w:r w:rsidRPr="00A9585A">
        <w:rPr>
          <w:rFonts w:hint="eastAsia"/>
          <w:color w:val="000000"/>
          <w:sz w:val="21"/>
          <w:szCs w:val="21"/>
        </w:rPr>
        <w:t>距离限制机制，为</w:t>
      </w:r>
      <w:r w:rsidR="0079034F" w:rsidRPr="00A9585A">
        <w:rPr>
          <w:rFonts w:hint="eastAsia"/>
          <w:color w:val="000000"/>
          <w:sz w:val="21"/>
          <w:szCs w:val="21"/>
        </w:rPr>
        <w:t>各个</w:t>
      </w:r>
      <w:r w:rsidR="00583115" w:rsidRPr="00A9585A">
        <w:rPr>
          <w:rFonts w:hint="eastAsia"/>
          <w:color w:val="000000"/>
          <w:sz w:val="21"/>
          <w:szCs w:val="21"/>
        </w:rPr>
        <w:t>簇</w:t>
      </w:r>
      <w:r w:rsidRPr="00A9585A">
        <w:rPr>
          <w:rFonts w:hint="eastAsia"/>
          <w:color w:val="000000"/>
          <w:sz w:val="21"/>
          <w:szCs w:val="21"/>
        </w:rPr>
        <w:t>提供合理的</w:t>
      </w:r>
      <w:r w:rsidR="0079034F" w:rsidRPr="00A9585A">
        <w:rPr>
          <w:rFonts w:hint="eastAsia"/>
          <w:color w:val="000000"/>
          <w:sz w:val="21"/>
          <w:szCs w:val="21"/>
        </w:rPr>
        <w:t>全局</w:t>
      </w:r>
      <w:r w:rsidRPr="00A9585A">
        <w:rPr>
          <w:rFonts w:hint="eastAsia"/>
          <w:color w:val="000000"/>
          <w:sz w:val="21"/>
          <w:szCs w:val="21"/>
        </w:rPr>
        <w:t>规划路径</w:t>
      </w:r>
      <w:r w:rsidR="00583115" w:rsidRPr="00A9585A">
        <w:rPr>
          <w:rFonts w:hint="eastAsia"/>
          <w:color w:val="000000"/>
          <w:sz w:val="21"/>
          <w:szCs w:val="21"/>
        </w:rPr>
        <w:t>集合</w:t>
      </w:r>
      <w:r w:rsidR="00A9585A">
        <w:rPr>
          <w:rFonts w:hint="eastAsia"/>
          <w:color w:val="000000"/>
          <w:sz w:val="21"/>
          <w:szCs w:val="21"/>
        </w:rPr>
        <w:t>；</w:t>
      </w:r>
      <w:r w:rsidRPr="00A9585A">
        <w:rPr>
          <w:rFonts w:hint="eastAsia"/>
          <w:color w:val="000000"/>
          <w:sz w:val="21"/>
          <w:szCs w:val="21"/>
        </w:rPr>
        <w:t>第二部分是局部</w:t>
      </w:r>
      <w:r w:rsidRPr="00A9585A">
        <w:rPr>
          <w:rFonts w:hint="eastAsia"/>
          <w:color w:val="000000"/>
          <w:sz w:val="21"/>
          <w:szCs w:val="21"/>
        </w:rPr>
        <w:t>A</w:t>
      </w:r>
      <w:r w:rsidRPr="00A9585A">
        <w:rPr>
          <w:color w:val="000000"/>
          <w:sz w:val="21"/>
          <w:szCs w:val="21"/>
        </w:rPr>
        <w:t>PF</w:t>
      </w:r>
      <w:r w:rsidRPr="00A9585A">
        <w:rPr>
          <w:rFonts w:hint="eastAsia"/>
          <w:color w:val="000000"/>
          <w:sz w:val="21"/>
          <w:szCs w:val="21"/>
        </w:rPr>
        <w:t>规划，利用</w:t>
      </w:r>
      <w:r w:rsidRPr="00A9585A">
        <w:rPr>
          <w:rFonts w:hint="eastAsia"/>
          <w:color w:val="000000"/>
          <w:sz w:val="21"/>
          <w:szCs w:val="21"/>
        </w:rPr>
        <w:t>A</w:t>
      </w:r>
      <w:r w:rsidRPr="00A9585A">
        <w:rPr>
          <w:color w:val="000000"/>
          <w:sz w:val="21"/>
          <w:szCs w:val="21"/>
        </w:rPr>
        <w:t>PF</w:t>
      </w:r>
      <w:r w:rsidRPr="00A9585A">
        <w:rPr>
          <w:rFonts w:hint="eastAsia"/>
          <w:color w:val="000000"/>
          <w:sz w:val="21"/>
          <w:szCs w:val="21"/>
        </w:rPr>
        <w:t>人工势场法实现单步具体规划，并通过加入</w:t>
      </w:r>
      <w:r w:rsidR="0079034F" w:rsidRPr="00A9585A">
        <w:rPr>
          <w:rFonts w:hint="eastAsia"/>
          <w:color w:val="000000"/>
          <w:sz w:val="21"/>
          <w:szCs w:val="21"/>
        </w:rPr>
        <w:t>最小生成树</w:t>
      </w:r>
      <w:r w:rsidRPr="00A9585A">
        <w:rPr>
          <w:rFonts w:hint="eastAsia"/>
          <w:color w:val="000000"/>
          <w:sz w:val="21"/>
          <w:szCs w:val="21"/>
        </w:rPr>
        <w:t>引力机制，</w:t>
      </w:r>
      <w:r w:rsidR="0079034F" w:rsidRPr="00A9585A">
        <w:rPr>
          <w:rFonts w:hint="eastAsia"/>
          <w:color w:val="000000"/>
          <w:sz w:val="21"/>
          <w:szCs w:val="21"/>
        </w:rPr>
        <w:t>实时为将要断开的链路施加对应方向的连通引力，从而</w:t>
      </w:r>
      <w:r w:rsidRPr="00A9585A">
        <w:rPr>
          <w:rFonts w:hint="eastAsia"/>
          <w:color w:val="000000"/>
          <w:sz w:val="21"/>
          <w:szCs w:val="21"/>
        </w:rPr>
        <w:t>实现碰撞避免和通信保持功能。</w:t>
      </w:r>
    </w:p>
    <w:p w14:paraId="47437FA6" w14:textId="64BD981E" w:rsidR="009A7A73" w:rsidRDefault="009A7A73" w:rsidP="00697207">
      <w:pPr>
        <w:pStyle w:val="aff0"/>
        <w:rPr>
          <w:ins w:id="205" w:author="运璐 何" w:date="2025-10-23T20:25:00Z"/>
        </w:rPr>
      </w:pPr>
      <w:commentRangeStart w:id="206"/>
      <w:commentRangeStart w:id="207"/>
      <w:del w:id="208" w:author="运璐 何" w:date="2025-10-23T20:25:00Z">
        <w:r w:rsidRPr="00A9585A" w:rsidDel="00C731F8">
          <w:rPr>
            <w:rFonts w:hint="eastAsia"/>
            <w:noProof/>
          </w:rPr>
          <w:drawing>
            <wp:inline distT="0" distB="0" distL="0" distR="0" wp14:anchorId="4F68A40D" wp14:editId="571BE8C4">
              <wp:extent cx="4330700" cy="2143333"/>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41580" cy="2148718"/>
                      </a:xfrm>
                      <a:prstGeom prst="rect">
                        <a:avLst/>
                      </a:prstGeom>
                    </pic:spPr>
                  </pic:pic>
                </a:graphicData>
              </a:graphic>
            </wp:inline>
          </w:drawing>
        </w:r>
      </w:del>
      <w:commentRangeEnd w:id="206"/>
      <w:r w:rsidR="00AA1A77">
        <w:rPr>
          <w:rStyle w:val="ac"/>
        </w:rPr>
        <w:commentReference w:id="206"/>
      </w:r>
      <w:commentRangeEnd w:id="207"/>
      <w:r w:rsidR="005F5588">
        <w:rPr>
          <w:rStyle w:val="ac"/>
        </w:rPr>
        <w:commentReference w:id="207"/>
      </w:r>
    </w:p>
    <w:p w14:paraId="5881ACD6" w14:textId="7E5B61D2" w:rsidR="00C731F8" w:rsidRPr="00C731F8" w:rsidRDefault="00C731F8" w:rsidP="00C731F8">
      <w:pPr>
        <w:pStyle w:val="aff0"/>
      </w:pPr>
      <w:commentRangeStart w:id="209"/>
      <w:commentRangeStart w:id="210"/>
      <w:commentRangeStart w:id="211"/>
      <w:ins w:id="212" w:author="运璐 何" w:date="2025-10-23T20:26:00Z">
        <w:r>
          <w:rPr>
            <w:rFonts w:hint="eastAsia"/>
            <w:noProof/>
          </w:rPr>
          <w:drawing>
            <wp:inline distT="0" distB="0" distL="0" distR="0" wp14:anchorId="12C4BD10" wp14:editId="21913C20">
              <wp:extent cx="5777230" cy="270878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1665" cy="2710867"/>
                      </a:xfrm>
                      <a:prstGeom prst="rect">
                        <a:avLst/>
                      </a:prstGeom>
                    </pic:spPr>
                  </pic:pic>
                </a:graphicData>
              </a:graphic>
            </wp:inline>
          </w:drawing>
        </w:r>
      </w:ins>
      <w:commentRangeEnd w:id="209"/>
      <w:commentRangeEnd w:id="210"/>
      <w:commentRangeEnd w:id="211"/>
      <w:r w:rsidR="00844A72">
        <w:rPr>
          <w:rStyle w:val="ac"/>
        </w:rPr>
        <w:commentReference w:id="211"/>
      </w:r>
      <w:r w:rsidR="00214CA7">
        <w:rPr>
          <w:rStyle w:val="ac"/>
        </w:rPr>
        <w:commentReference w:id="209"/>
      </w:r>
      <w:ins w:id="213" w:author="运璐 何" w:date="2025-10-23T20:28:00Z">
        <w:r>
          <w:rPr>
            <w:rStyle w:val="ac"/>
          </w:rPr>
          <w:commentReference w:id="210"/>
        </w:r>
      </w:ins>
    </w:p>
    <w:p w14:paraId="5AA83B0A" w14:textId="56E1E7FA" w:rsidR="00697207" w:rsidRPr="00A9585A" w:rsidRDefault="00697207" w:rsidP="00A9585A">
      <w:pPr>
        <w:pStyle w:val="aff2"/>
      </w:pPr>
      <w:r w:rsidRPr="00A9585A">
        <w:rPr>
          <w:rFonts w:hint="eastAsia"/>
        </w:rPr>
        <w:t>图</w:t>
      </w:r>
      <w:r w:rsidRPr="00A9585A">
        <w:t>2  CL-RRT*-APF</w:t>
      </w:r>
      <w:r w:rsidRPr="00A9585A">
        <w:rPr>
          <w:rFonts w:hint="eastAsia"/>
        </w:rPr>
        <w:t>算法框架示意图</w:t>
      </w:r>
    </w:p>
    <w:p w14:paraId="4248302E" w14:textId="418785DA" w:rsidR="000F4F18" w:rsidRPr="00A9585A" w:rsidRDefault="0079034F" w:rsidP="00583115">
      <w:pPr>
        <w:spacing w:line="360" w:lineRule="auto"/>
        <w:outlineLvl w:val="0"/>
        <w:rPr>
          <w:b/>
          <w:sz w:val="21"/>
          <w:szCs w:val="21"/>
        </w:rPr>
      </w:pPr>
      <w:bookmarkStart w:id="214" w:name="OLE_LINK6"/>
      <w:commentRangeStart w:id="215"/>
      <w:commentRangeStart w:id="216"/>
      <w:commentRangeStart w:id="217"/>
      <w:r w:rsidRPr="00A9585A">
        <w:rPr>
          <w:b/>
          <w:sz w:val="21"/>
          <w:szCs w:val="21"/>
        </w:rPr>
        <w:t>3</w:t>
      </w:r>
      <w:r w:rsidR="00583115" w:rsidRPr="00A9585A">
        <w:rPr>
          <w:rFonts w:hint="eastAsia"/>
          <w:b/>
          <w:sz w:val="21"/>
          <w:szCs w:val="21"/>
        </w:rPr>
        <w:t xml:space="preserve">.1 </w:t>
      </w:r>
      <w:del w:id="218" w:author="运璐 何" w:date="2025-10-13T17:00:00Z">
        <w:r w:rsidR="00583115" w:rsidRPr="00A9585A" w:rsidDel="005C66CA">
          <w:rPr>
            <w:rFonts w:hint="eastAsia"/>
            <w:b/>
            <w:sz w:val="21"/>
            <w:szCs w:val="21"/>
          </w:rPr>
          <w:delText>全局</w:delText>
        </w:r>
        <w:r w:rsidR="00583115" w:rsidRPr="00A9585A" w:rsidDel="005C66CA">
          <w:rPr>
            <w:rFonts w:hint="eastAsia"/>
            <w:b/>
            <w:sz w:val="21"/>
            <w:szCs w:val="21"/>
          </w:rPr>
          <w:delText>R</w:delText>
        </w:r>
        <w:r w:rsidR="00583115" w:rsidRPr="00A9585A" w:rsidDel="005C66CA">
          <w:rPr>
            <w:b/>
            <w:sz w:val="21"/>
            <w:szCs w:val="21"/>
          </w:rPr>
          <w:delText>RT*</w:delText>
        </w:r>
        <w:r w:rsidR="00583115" w:rsidRPr="00A9585A" w:rsidDel="005C66CA">
          <w:rPr>
            <w:rFonts w:hint="eastAsia"/>
            <w:b/>
            <w:sz w:val="21"/>
            <w:szCs w:val="21"/>
          </w:rPr>
          <w:delText>规划</w:delText>
        </w:r>
        <w:commentRangeEnd w:id="215"/>
        <w:r w:rsidR="00B8739F" w:rsidDel="005C66CA">
          <w:rPr>
            <w:rStyle w:val="ac"/>
          </w:rPr>
          <w:commentReference w:id="215"/>
        </w:r>
        <w:commentRangeEnd w:id="216"/>
        <w:r w:rsidR="009F39B9" w:rsidDel="005C66CA">
          <w:rPr>
            <w:rStyle w:val="ac"/>
          </w:rPr>
          <w:commentReference w:id="216"/>
        </w:r>
      </w:del>
      <w:ins w:id="219" w:author="运璐 何" w:date="2025-10-13T17:00:00Z">
        <w:r w:rsidR="005C66CA" w:rsidRPr="005C66CA">
          <w:rPr>
            <w:b/>
            <w:sz w:val="21"/>
            <w:szCs w:val="21"/>
          </w:rPr>
          <w:t>Fréchet</w:t>
        </w:r>
        <w:r w:rsidR="005C66CA" w:rsidRPr="005C66CA">
          <w:rPr>
            <w:b/>
            <w:sz w:val="21"/>
            <w:szCs w:val="21"/>
          </w:rPr>
          <w:t>距离约束全局规划</w:t>
        </w:r>
      </w:ins>
      <w:commentRangeEnd w:id="217"/>
      <w:r w:rsidR="000C5341">
        <w:rPr>
          <w:rStyle w:val="ac"/>
        </w:rPr>
        <w:commentReference w:id="217"/>
      </w:r>
    </w:p>
    <w:bookmarkEnd w:id="214"/>
    <w:p w14:paraId="666D1AC4" w14:textId="4A520A9E" w:rsidR="000F4F18" w:rsidDel="00493F10" w:rsidRDefault="000F4F18" w:rsidP="000F4F18">
      <w:pPr>
        <w:spacing w:line="360" w:lineRule="auto"/>
        <w:ind w:firstLineChars="196" w:firstLine="412"/>
        <w:rPr>
          <w:del w:id="220" w:author="运璐 何" w:date="2025-10-13T17:11:00Z"/>
          <w:color w:val="000000"/>
          <w:sz w:val="21"/>
          <w:szCs w:val="21"/>
        </w:rPr>
      </w:pPr>
      <w:commentRangeStart w:id="221"/>
      <w:commentRangeStart w:id="222"/>
      <w:del w:id="223" w:author="运璐 何" w:date="2025-10-13T17:11:00Z">
        <w:r w:rsidRPr="00A9585A" w:rsidDel="00493F10">
          <w:rPr>
            <w:color w:val="000000"/>
            <w:sz w:val="21"/>
            <w:szCs w:val="21"/>
          </w:rPr>
          <w:delText>在本研究的分层规划框架中，</w:delText>
        </w:r>
        <w:r w:rsidRPr="00A9585A" w:rsidDel="00493F10">
          <w:rPr>
            <w:rFonts w:hint="eastAsia"/>
            <w:color w:val="000000"/>
            <w:sz w:val="21"/>
            <w:szCs w:val="21"/>
          </w:rPr>
          <w:delText>顶层全局</w:delText>
        </w:r>
        <w:r w:rsidRPr="00A9585A" w:rsidDel="00493F10">
          <w:rPr>
            <w:color w:val="000000"/>
            <w:sz w:val="21"/>
            <w:szCs w:val="21"/>
          </w:rPr>
          <w:delText>路径规划采用快速探索随机树改进算法（</w:delText>
        </w:r>
        <w:r w:rsidRPr="00A9585A" w:rsidDel="00493F10">
          <w:rPr>
            <w:color w:val="000000"/>
            <w:sz w:val="21"/>
            <w:szCs w:val="21"/>
          </w:rPr>
          <w:delText>RRT*</w:delText>
        </w:r>
        <w:r w:rsidRPr="00A9585A" w:rsidDel="00493F10">
          <w:rPr>
            <w:color w:val="000000"/>
            <w:sz w:val="21"/>
            <w:szCs w:val="21"/>
          </w:rPr>
          <w:delText>）实现，其主要功能是在未知环境下为无人机集群的不同簇生成从簇中心位置到目标簇中心位置的全局参考路径。设簇</w:delText>
        </w:r>
        <w:r w:rsidRPr="00A9585A" w:rsidDel="00493F10">
          <w:rPr>
            <w:color w:val="000000"/>
            <w:sz w:val="21"/>
            <w:szCs w:val="21"/>
          </w:rPr>
          <w:delText xml:space="preserve"> </w:delText>
        </w:r>
      </w:del>
      <m:oMath>
        <m:sSub>
          <m:sSubPr>
            <m:ctrlPr>
              <w:del w:id="224" w:author="运璐 何" w:date="2025-10-13T17:11:00Z">
                <w:rPr>
                  <w:rFonts w:ascii="Cambria Math" w:hAnsi="Cambria Math"/>
                  <w:color w:val="000000"/>
                  <w:sz w:val="21"/>
                  <w:szCs w:val="21"/>
                </w:rPr>
              </w:del>
            </m:ctrlPr>
          </m:sSubPr>
          <m:e>
            <m:r>
              <w:del w:id="225" w:author="运璐 何" w:date="2025-10-13T17:11:00Z">
                <w:rPr>
                  <w:rFonts w:ascii="Cambria Math" w:hAnsi="Cambria Math"/>
                  <w:color w:val="000000"/>
                  <w:sz w:val="21"/>
                  <w:szCs w:val="21"/>
                </w:rPr>
                <m:t>C</m:t>
              </w:del>
            </m:r>
          </m:e>
          <m:sub>
            <m:r>
              <w:del w:id="226" w:author="运璐 何" w:date="2025-10-13T17:11:00Z">
                <w:rPr>
                  <w:rFonts w:ascii="Cambria Math" w:hAnsi="Cambria Math"/>
                  <w:color w:val="000000"/>
                  <w:sz w:val="21"/>
                  <w:szCs w:val="21"/>
                </w:rPr>
                <m:t>i</m:t>
              </w:del>
            </m:r>
          </m:sub>
        </m:sSub>
      </m:oMath>
      <w:del w:id="227" w:author="运璐 何" w:date="2025-10-13T17:11:00Z">
        <w:r w:rsidRPr="00A9585A" w:rsidDel="00493F10">
          <w:rPr>
            <w:color w:val="000000"/>
            <w:sz w:val="21"/>
            <w:szCs w:val="21"/>
          </w:rPr>
          <w:delText xml:space="preserve"> </w:delText>
        </w:r>
        <w:r w:rsidRPr="00A9585A" w:rsidDel="00493F10">
          <w:rPr>
            <w:color w:val="000000"/>
            <w:sz w:val="21"/>
            <w:szCs w:val="21"/>
          </w:rPr>
          <w:delText>的初始中心为</w:delText>
        </w:r>
      </w:del>
      <m:oMath>
        <m:r>
          <w:del w:id="228" w:author="运璐 何" w:date="2025-10-13T17:11:00Z">
            <m:rPr>
              <m:sty m:val="p"/>
            </m:rPr>
            <w:rPr>
              <w:rFonts w:ascii="Cambria Math" w:hAnsi="Cambria Math"/>
              <w:color w:val="000000"/>
              <w:sz w:val="21"/>
              <w:szCs w:val="21"/>
            </w:rPr>
            <m:t xml:space="preserve"> </m:t>
          </w:del>
        </m:r>
        <m:sSub>
          <m:sSubPr>
            <m:ctrlPr>
              <w:del w:id="229" w:author="运璐 何" w:date="2025-10-13T17:11:00Z">
                <w:rPr>
                  <w:rFonts w:ascii="Cambria Math" w:hAnsi="Cambria Math"/>
                  <w:color w:val="000000"/>
                  <w:sz w:val="21"/>
                  <w:szCs w:val="21"/>
                </w:rPr>
              </w:del>
            </m:ctrlPr>
          </m:sSubPr>
          <m:e>
            <m:r>
              <w:del w:id="230" w:author="运璐 何" w:date="2025-10-13T17:11:00Z">
                <w:rPr>
                  <w:rFonts w:ascii="Cambria Math" w:hAnsi="Cambria Math"/>
                  <w:color w:val="000000"/>
                  <w:sz w:val="21"/>
                  <w:szCs w:val="21"/>
                </w:rPr>
                <m:t>S</m:t>
              </w:del>
            </m:r>
          </m:e>
          <m:sub>
            <m:r>
              <w:del w:id="231" w:author="运璐 何" w:date="2025-10-13T17:11:00Z">
                <w:rPr>
                  <w:rFonts w:ascii="Cambria Math" w:hAnsi="Cambria Math" w:hint="eastAsia"/>
                  <w:color w:val="000000"/>
                  <w:sz w:val="21"/>
                  <w:szCs w:val="21"/>
                </w:rPr>
                <m:t>i</m:t>
              </w:del>
            </m:r>
          </m:sub>
        </m:sSub>
      </m:oMath>
      <w:del w:id="232" w:author="运璐 何" w:date="2025-10-13T17:11:00Z">
        <w:r w:rsidRPr="00A9585A" w:rsidDel="00493F10">
          <w:rPr>
            <w:color w:val="000000"/>
            <w:sz w:val="21"/>
            <w:szCs w:val="21"/>
          </w:rPr>
          <w:delText>，目标中心为</w:delText>
        </w:r>
        <w:r w:rsidRPr="00A9585A" w:rsidDel="00493F10">
          <w:rPr>
            <w:color w:val="000000"/>
            <w:sz w:val="21"/>
            <w:szCs w:val="21"/>
          </w:rPr>
          <w:delText xml:space="preserve"> </w:delText>
        </w:r>
      </w:del>
      <m:oMath>
        <m:sSub>
          <m:sSubPr>
            <m:ctrlPr>
              <w:del w:id="233" w:author="运璐 何" w:date="2025-10-13T17:11:00Z">
                <w:rPr>
                  <w:rFonts w:ascii="Cambria Math" w:hAnsi="Cambria Math"/>
                  <w:color w:val="000000"/>
                  <w:sz w:val="21"/>
                  <w:szCs w:val="21"/>
                </w:rPr>
              </w:del>
            </m:ctrlPr>
          </m:sSubPr>
          <m:e>
            <m:r>
              <w:del w:id="234" w:author="运璐 何" w:date="2025-10-13T17:11:00Z">
                <w:rPr>
                  <w:rFonts w:ascii="Cambria Math" w:hAnsi="Cambria Math"/>
                  <w:color w:val="000000"/>
                  <w:sz w:val="21"/>
                  <w:szCs w:val="21"/>
                </w:rPr>
                <m:t>g</m:t>
              </w:del>
            </m:r>
          </m:e>
          <m:sub>
            <m:r>
              <w:del w:id="235" w:author="运璐 何" w:date="2025-10-13T17:11:00Z">
                <w:rPr>
                  <w:rFonts w:ascii="Cambria Math" w:hAnsi="Cambria Math"/>
                  <w:color w:val="000000"/>
                  <w:sz w:val="21"/>
                  <w:szCs w:val="21"/>
                </w:rPr>
                <m:t>i</m:t>
              </w:del>
            </m:r>
          </m:sub>
        </m:sSub>
      </m:oMath>
      <w:del w:id="236" w:author="运璐 何" w:date="2025-10-13T17:11:00Z">
        <w:r w:rsidRPr="00A9585A" w:rsidDel="00493F10">
          <w:rPr>
            <w:color w:val="000000"/>
            <w:sz w:val="21"/>
            <w:szCs w:val="21"/>
          </w:rPr>
          <w:delText>，规划空间为二维欧式空间</w:delText>
        </w:r>
        <w:r w:rsidRPr="00A9585A" w:rsidDel="00493F10">
          <w:rPr>
            <w:color w:val="000000"/>
            <w:sz w:val="21"/>
            <w:szCs w:val="21"/>
          </w:rPr>
          <w:delText xml:space="preserve"> </w:delText>
        </w:r>
      </w:del>
      <m:oMath>
        <m:sSup>
          <m:sSupPr>
            <m:ctrlPr>
              <w:del w:id="237" w:author="运璐 何" w:date="2025-10-13T17:11:00Z">
                <w:rPr>
                  <w:rFonts w:ascii="Cambria Math" w:hAnsi="Cambria Math"/>
                  <w:color w:val="000000"/>
                  <w:sz w:val="21"/>
                  <w:szCs w:val="21"/>
                </w:rPr>
              </w:del>
            </m:ctrlPr>
          </m:sSupPr>
          <m:e>
            <m:r>
              <w:del w:id="238" w:author="运璐 何" w:date="2025-10-13T17:11:00Z">
                <w:rPr>
                  <w:rFonts w:ascii="Cambria Math" w:hAnsi="Cambria Math"/>
                  <w:color w:val="000000"/>
                  <w:sz w:val="21"/>
                  <w:szCs w:val="21"/>
                </w:rPr>
                <m:t>R</m:t>
              </w:del>
            </m:r>
          </m:e>
          <m:sup>
            <m:r>
              <w:del w:id="239" w:author="运璐 何" w:date="2025-10-13T17:11:00Z">
                <m:rPr>
                  <m:scr m:val="double-struck"/>
                  <m:sty m:val="p"/>
                </m:rPr>
                <w:rPr>
                  <w:rFonts w:ascii="Cambria Math" w:hAnsi="Cambria Math"/>
                  <w:color w:val="000000"/>
                  <w:sz w:val="21"/>
                  <w:szCs w:val="21"/>
                </w:rPr>
                <m:t>2</m:t>
              </w:del>
            </m:r>
          </m:sup>
        </m:sSup>
      </m:oMath>
      <w:del w:id="240" w:author="运璐 何" w:date="2025-10-13T17:11:00Z">
        <w:r w:rsidRPr="00A9585A" w:rsidDel="00493F10">
          <w:rPr>
            <w:color w:val="000000"/>
            <w:sz w:val="21"/>
            <w:szCs w:val="21"/>
          </w:rPr>
          <w:delText>，则顶层规划的任务为在给定的步长</w:delText>
        </w:r>
        <w:r w:rsidRPr="00A9585A" w:rsidDel="00493F10">
          <w:rPr>
            <w:color w:val="000000"/>
            <w:sz w:val="21"/>
            <w:szCs w:val="21"/>
          </w:rPr>
          <w:delText xml:space="preserve"> </w:delText>
        </w:r>
      </w:del>
      <m:oMath>
        <m:r>
          <w:del w:id="241" w:author="运璐 何" w:date="2025-10-13T17:11:00Z">
            <w:rPr>
              <w:rFonts w:ascii="Cambria Math" w:hAnsi="Cambria Math"/>
              <w:color w:val="000000"/>
              <w:sz w:val="21"/>
              <w:szCs w:val="21"/>
            </w:rPr>
            <m:t>Len</m:t>
          </w:del>
        </m:r>
      </m:oMath>
      <w:del w:id="242" w:author="运璐 何" w:date="2025-10-13T17:11:00Z">
        <w:r w:rsidRPr="00A9585A" w:rsidDel="00493F10">
          <w:rPr>
            <w:color w:val="000000"/>
            <w:sz w:val="21"/>
            <w:szCs w:val="21"/>
          </w:rPr>
          <w:delText xml:space="preserve"> </w:delText>
        </w:r>
        <w:r w:rsidRPr="00A9585A" w:rsidDel="00493F10">
          <w:rPr>
            <w:color w:val="000000"/>
            <w:sz w:val="21"/>
            <w:szCs w:val="21"/>
          </w:rPr>
          <w:delText>下，为每一簇</w:delText>
        </w:r>
        <w:r w:rsidRPr="00A9585A" w:rsidDel="00493F10">
          <w:rPr>
            <w:color w:val="000000"/>
            <w:sz w:val="21"/>
            <w:szCs w:val="21"/>
          </w:rPr>
          <w:delText xml:space="preserve"> </w:delText>
        </w:r>
      </w:del>
      <m:oMath>
        <m:sSub>
          <m:sSubPr>
            <m:ctrlPr>
              <w:del w:id="243" w:author="运璐 何" w:date="2025-10-13T17:11:00Z">
                <w:rPr>
                  <w:rFonts w:ascii="Cambria Math" w:hAnsi="Cambria Math"/>
                  <w:color w:val="000000"/>
                  <w:sz w:val="21"/>
                  <w:szCs w:val="21"/>
                </w:rPr>
              </w:del>
            </m:ctrlPr>
          </m:sSubPr>
          <m:e>
            <m:r>
              <w:del w:id="244" w:author="运璐 何" w:date="2025-10-13T17:11:00Z">
                <w:rPr>
                  <w:rFonts w:ascii="Cambria Math" w:hAnsi="Cambria Math"/>
                  <w:color w:val="000000"/>
                  <w:sz w:val="21"/>
                  <w:szCs w:val="21"/>
                </w:rPr>
                <m:t>C</m:t>
              </w:del>
            </m:r>
          </m:e>
          <m:sub>
            <m:r>
              <w:del w:id="245" w:author="运璐 何" w:date="2025-10-13T17:11:00Z">
                <w:rPr>
                  <w:rFonts w:ascii="Cambria Math" w:hAnsi="Cambria Math"/>
                  <w:color w:val="000000"/>
                  <w:sz w:val="21"/>
                  <w:szCs w:val="21"/>
                </w:rPr>
                <m:t>i</m:t>
              </w:del>
            </m:r>
          </m:sub>
        </m:sSub>
      </m:oMath>
      <w:del w:id="246" w:author="运璐 何" w:date="2025-10-13T17:11:00Z">
        <w:r w:rsidRPr="00A9585A" w:rsidDel="00493F10">
          <w:rPr>
            <w:color w:val="000000"/>
            <w:sz w:val="21"/>
            <w:szCs w:val="21"/>
          </w:rPr>
          <w:delText xml:space="preserve"> </w:delText>
        </w:r>
        <w:r w:rsidRPr="00A9585A" w:rsidDel="00493F10">
          <w:rPr>
            <w:color w:val="000000"/>
            <w:sz w:val="21"/>
            <w:szCs w:val="21"/>
          </w:rPr>
          <w:delText>生成一条从</w:delText>
        </w:r>
        <w:r w:rsidRPr="00A9585A" w:rsidDel="00493F10">
          <w:rPr>
            <w:color w:val="000000"/>
            <w:sz w:val="21"/>
            <w:szCs w:val="21"/>
          </w:rPr>
          <w:delText xml:space="preserve"> </w:delText>
        </w:r>
      </w:del>
      <m:oMath>
        <m:sSub>
          <m:sSubPr>
            <m:ctrlPr>
              <w:del w:id="247" w:author="运璐 何" w:date="2025-10-13T17:11:00Z">
                <w:rPr>
                  <w:rFonts w:ascii="Cambria Math" w:hAnsi="Cambria Math"/>
                  <w:color w:val="000000"/>
                  <w:sz w:val="21"/>
                  <w:szCs w:val="21"/>
                </w:rPr>
              </w:del>
            </m:ctrlPr>
          </m:sSubPr>
          <m:e>
            <m:r>
              <w:del w:id="248" w:author="运璐 何" w:date="2025-10-13T17:11:00Z">
                <w:rPr>
                  <w:rFonts w:ascii="Cambria Math" w:hAnsi="Cambria Math"/>
                  <w:color w:val="000000"/>
                  <w:sz w:val="21"/>
                  <w:szCs w:val="21"/>
                </w:rPr>
                <m:t>s</m:t>
              </w:del>
            </m:r>
          </m:e>
          <m:sub>
            <m:r>
              <w:del w:id="249" w:author="运璐 何" w:date="2025-10-13T17:11:00Z">
                <w:rPr>
                  <w:rFonts w:ascii="Cambria Math" w:hAnsi="Cambria Math"/>
                  <w:color w:val="000000"/>
                  <w:sz w:val="21"/>
                  <w:szCs w:val="21"/>
                </w:rPr>
                <m:t>i</m:t>
              </w:del>
            </m:r>
          </m:sub>
        </m:sSub>
      </m:oMath>
      <w:del w:id="250" w:author="运璐 何" w:date="2025-10-13T17:11:00Z">
        <w:r w:rsidRPr="00A9585A" w:rsidDel="00493F10">
          <w:rPr>
            <w:color w:val="000000"/>
            <w:sz w:val="21"/>
            <w:szCs w:val="21"/>
          </w:rPr>
          <w:delText xml:space="preserve"> </w:delText>
        </w:r>
        <w:r w:rsidRPr="00A9585A" w:rsidDel="00493F10">
          <w:rPr>
            <w:color w:val="000000"/>
            <w:sz w:val="21"/>
            <w:szCs w:val="21"/>
          </w:rPr>
          <w:delText>到</w:delText>
        </w:r>
        <w:r w:rsidRPr="00A9585A" w:rsidDel="00493F10">
          <w:rPr>
            <w:color w:val="000000"/>
            <w:sz w:val="21"/>
            <w:szCs w:val="21"/>
          </w:rPr>
          <w:delText xml:space="preserve"> </w:delText>
        </w:r>
      </w:del>
      <m:oMath>
        <m:sSub>
          <m:sSubPr>
            <m:ctrlPr>
              <w:del w:id="251" w:author="运璐 何" w:date="2025-10-13T17:11:00Z">
                <w:rPr>
                  <w:rFonts w:ascii="Cambria Math" w:hAnsi="Cambria Math"/>
                  <w:color w:val="000000"/>
                  <w:sz w:val="21"/>
                  <w:szCs w:val="21"/>
                </w:rPr>
              </w:del>
            </m:ctrlPr>
          </m:sSubPr>
          <m:e>
            <m:r>
              <w:del w:id="252" w:author="运璐 何" w:date="2025-10-13T17:11:00Z">
                <w:rPr>
                  <w:rFonts w:ascii="Cambria Math" w:hAnsi="Cambria Math"/>
                  <w:color w:val="000000"/>
                  <w:sz w:val="21"/>
                  <w:szCs w:val="21"/>
                </w:rPr>
                <m:t>g</m:t>
              </w:del>
            </m:r>
          </m:e>
          <m:sub>
            <m:r>
              <w:del w:id="253" w:author="运璐 何" w:date="2025-10-13T17:11:00Z">
                <w:rPr>
                  <w:rFonts w:ascii="Cambria Math" w:hAnsi="Cambria Math"/>
                  <w:color w:val="000000"/>
                  <w:sz w:val="21"/>
                  <w:szCs w:val="21"/>
                </w:rPr>
                <m:t>i</m:t>
              </w:del>
            </m:r>
          </m:sub>
        </m:sSub>
      </m:oMath>
      <w:del w:id="254" w:author="运璐 何" w:date="2025-10-13T17:11:00Z">
        <w:r w:rsidRPr="00A9585A" w:rsidDel="00493F10">
          <w:rPr>
            <w:color w:val="000000"/>
            <w:sz w:val="21"/>
            <w:szCs w:val="21"/>
          </w:rPr>
          <w:delText xml:space="preserve"> </w:delText>
        </w:r>
        <w:r w:rsidRPr="00A9585A" w:rsidDel="00493F10">
          <w:rPr>
            <w:color w:val="000000"/>
            <w:sz w:val="21"/>
            <w:szCs w:val="21"/>
          </w:rPr>
          <w:delText>的路径</w:delText>
        </w:r>
        <w:r w:rsidRPr="00A9585A" w:rsidDel="00493F10">
          <w:rPr>
            <w:color w:val="000000"/>
            <w:sz w:val="21"/>
            <w:szCs w:val="21"/>
          </w:rPr>
          <w:delText xml:space="preserve"> </w:delText>
        </w:r>
      </w:del>
      <m:oMath>
        <m:r>
          <w:del w:id="255" w:author="运璐 何" w:date="2025-10-13T17:11:00Z">
            <m:rPr>
              <m:scr m:val="script"/>
              <m:sty m:val="p"/>
            </m:rPr>
            <w:rPr>
              <w:rFonts w:ascii="Cambria Math" w:hAnsi="Cambria Math"/>
              <w:color w:val="000000"/>
              <w:sz w:val="21"/>
              <w:szCs w:val="21"/>
            </w:rPr>
            <m:t>P</m:t>
          </w:del>
        </m:r>
        <m:r>
          <w:del w:id="256" w:author="运璐 何" w:date="2025-10-13T17:11:00Z">
            <w:rPr>
              <w:rFonts w:ascii="Cambria Math" w:hAnsi="Cambria Math"/>
              <w:color w:val="000000"/>
              <w:sz w:val="21"/>
              <w:szCs w:val="21"/>
            </w:rPr>
            <m:t>i</m:t>
          </w:del>
        </m:r>
        <m:r>
          <w:del w:id="257" w:author="运璐 何" w:date="2025-10-13T17:11:00Z">
            <m:rPr>
              <m:sty m:val="p"/>
            </m:rPr>
            <w:rPr>
              <w:rFonts w:ascii="Cambria Math" w:hAnsi="Cambria Math"/>
              <w:color w:val="000000"/>
              <w:sz w:val="21"/>
              <w:szCs w:val="21"/>
            </w:rPr>
            <m:t>=</m:t>
          </w:del>
        </m:r>
        <m:sSub>
          <m:sSubPr>
            <m:ctrlPr>
              <w:del w:id="258" w:author="运璐 何" w:date="2025-10-13T17:11:00Z">
                <w:rPr>
                  <w:rFonts w:ascii="Cambria Math" w:hAnsi="Cambria Math"/>
                  <w:color w:val="000000"/>
                  <w:sz w:val="21"/>
                  <w:szCs w:val="21"/>
                </w:rPr>
              </w:del>
            </m:ctrlPr>
          </m:sSubPr>
          <m:e>
            <m:r>
              <w:del w:id="259" w:author="运璐 何" w:date="2025-10-13T17:11:00Z">
                <w:rPr>
                  <w:rFonts w:ascii="Cambria Math" w:hAnsi="Cambria Math"/>
                  <w:color w:val="000000"/>
                  <w:sz w:val="21"/>
                  <w:szCs w:val="21"/>
                </w:rPr>
                <m:t>p</m:t>
              </w:del>
            </m:r>
          </m:e>
          <m:sub>
            <m:r>
              <w:del w:id="260" w:author="运璐 何" w:date="2025-10-13T17:11:00Z">
                <w:rPr>
                  <w:rFonts w:ascii="Cambria Math" w:hAnsi="Cambria Math"/>
                  <w:color w:val="000000"/>
                  <w:sz w:val="21"/>
                  <w:szCs w:val="21"/>
                </w:rPr>
                <m:t>i</m:t>
              </w:del>
            </m:r>
            <m:r>
              <w:del w:id="261" w:author="运璐 何" w:date="2025-10-13T17:11:00Z">
                <m:rPr>
                  <m:sty m:val="p"/>
                </m:rPr>
                <w:rPr>
                  <w:rFonts w:ascii="Cambria Math" w:hAnsi="Cambria Math"/>
                  <w:color w:val="000000"/>
                  <w:sz w:val="21"/>
                  <w:szCs w:val="21"/>
                </w:rPr>
                <m:t>,0</m:t>
              </w:del>
            </m:r>
          </m:sub>
        </m:sSub>
        <m:r>
          <w:del w:id="262" w:author="运璐 何" w:date="2025-10-13T17:11:00Z">
            <m:rPr>
              <m:sty m:val="p"/>
            </m:rPr>
            <w:rPr>
              <w:rFonts w:ascii="Cambria Math" w:hAnsi="Cambria Math"/>
              <w:color w:val="000000"/>
              <w:sz w:val="21"/>
              <w:szCs w:val="21"/>
            </w:rPr>
            <m:t>,</m:t>
          </w:del>
        </m:r>
        <m:sSub>
          <m:sSubPr>
            <m:ctrlPr>
              <w:del w:id="263" w:author="运璐 何" w:date="2025-10-13T17:11:00Z">
                <w:rPr>
                  <w:rFonts w:ascii="Cambria Math" w:hAnsi="Cambria Math"/>
                  <w:color w:val="000000"/>
                  <w:sz w:val="21"/>
                  <w:szCs w:val="21"/>
                </w:rPr>
              </w:del>
            </m:ctrlPr>
          </m:sSubPr>
          <m:e>
            <m:r>
              <w:del w:id="264" w:author="运璐 何" w:date="2025-10-13T17:11:00Z">
                <w:rPr>
                  <w:rFonts w:ascii="Cambria Math" w:hAnsi="Cambria Math"/>
                  <w:color w:val="000000"/>
                  <w:sz w:val="21"/>
                  <w:szCs w:val="21"/>
                </w:rPr>
                <m:t>p</m:t>
              </w:del>
            </m:r>
          </m:e>
          <m:sub>
            <m:r>
              <w:del w:id="265" w:author="运璐 何" w:date="2025-10-13T17:11:00Z">
                <w:rPr>
                  <w:rFonts w:ascii="Cambria Math" w:hAnsi="Cambria Math"/>
                  <w:color w:val="000000"/>
                  <w:sz w:val="21"/>
                  <w:szCs w:val="21"/>
                </w:rPr>
                <m:t>i</m:t>
              </w:del>
            </m:r>
            <m:r>
              <w:del w:id="266" w:author="运璐 何" w:date="2025-10-13T17:11:00Z">
                <m:rPr>
                  <m:sty m:val="p"/>
                </m:rPr>
                <w:rPr>
                  <w:rFonts w:ascii="Cambria Math" w:hAnsi="Cambria Math"/>
                  <w:color w:val="000000"/>
                  <w:sz w:val="21"/>
                  <w:szCs w:val="21"/>
                </w:rPr>
                <m:t>,1</m:t>
              </w:del>
            </m:r>
          </m:sub>
        </m:sSub>
        <m:r>
          <w:del w:id="267" w:author="运璐 何" w:date="2025-10-13T17:11:00Z">
            <m:rPr>
              <m:sty m:val="p"/>
            </m:rPr>
            <w:rPr>
              <w:rFonts w:ascii="Cambria Math" w:hAnsi="Cambria Math"/>
              <w:color w:val="000000"/>
              <w:sz w:val="21"/>
              <w:szCs w:val="21"/>
            </w:rPr>
            <m:t>,</m:t>
          </w:del>
        </m:r>
        <m:r>
          <w:del w:id="268" w:author="运璐 何" w:date="2025-10-13T17:11:00Z">
            <m:rPr>
              <m:sty m:val="p"/>
            </m:rPr>
            <w:rPr>
              <w:rFonts w:ascii="Cambria Math" w:hAnsi="Cambria Math" w:hint="eastAsia"/>
              <w:color w:val="000000"/>
              <w:sz w:val="21"/>
              <w:szCs w:val="21"/>
            </w:rPr>
            <m:t>…</m:t>
          </w:del>
        </m:r>
        <m:r>
          <w:del w:id="269" w:author="运璐 何" w:date="2025-10-13T17:11:00Z">
            <m:rPr>
              <m:sty m:val="p"/>
            </m:rPr>
            <w:rPr>
              <w:rFonts w:ascii="Cambria Math" w:hAnsi="Cambria Math"/>
              <w:color w:val="000000"/>
              <w:sz w:val="21"/>
              <w:szCs w:val="21"/>
            </w:rPr>
            <m:t>,</m:t>
          </w:del>
        </m:r>
        <m:sSub>
          <m:sSubPr>
            <m:ctrlPr>
              <w:del w:id="270" w:author="运璐 何" w:date="2025-10-13T17:11:00Z">
                <w:rPr>
                  <w:rFonts w:ascii="Cambria Math" w:hAnsi="Cambria Math"/>
                  <w:color w:val="000000"/>
                  <w:sz w:val="21"/>
                  <w:szCs w:val="21"/>
                </w:rPr>
              </w:del>
            </m:ctrlPr>
          </m:sSubPr>
          <m:e>
            <m:r>
              <w:del w:id="271" w:author="运璐 何" w:date="2025-10-13T17:11:00Z">
                <w:rPr>
                  <w:rFonts w:ascii="Cambria Math" w:hAnsi="Cambria Math"/>
                  <w:color w:val="000000"/>
                  <w:sz w:val="21"/>
                  <w:szCs w:val="21"/>
                </w:rPr>
                <m:t>p</m:t>
              </w:del>
            </m:r>
          </m:e>
          <m:sub>
            <m:r>
              <w:del w:id="272" w:author="运璐 何" w:date="2025-10-13T17:11:00Z">
                <w:rPr>
                  <w:rFonts w:ascii="Cambria Math" w:hAnsi="Cambria Math"/>
                  <w:color w:val="000000"/>
                  <w:sz w:val="21"/>
                  <w:szCs w:val="21"/>
                </w:rPr>
                <m:t>i</m:t>
              </w:del>
            </m:r>
            <m:r>
              <w:del w:id="273" w:author="运璐 何" w:date="2025-10-13T17:11:00Z">
                <m:rPr>
                  <m:sty m:val="p"/>
                </m:rPr>
                <w:rPr>
                  <w:rFonts w:ascii="Cambria Math" w:hAnsi="Cambria Math"/>
                  <w:color w:val="000000"/>
                  <w:sz w:val="21"/>
                  <w:szCs w:val="21"/>
                </w:rPr>
                <m:t>,</m:t>
              </w:del>
            </m:r>
            <m:r>
              <w:del w:id="274" w:author="运璐 何" w:date="2025-10-13T17:11:00Z">
                <w:rPr>
                  <w:rFonts w:ascii="Cambria Math" w:hAnsi="Cambria Math"/>
                  <w:color w:val="000000"/>
                  <w:sz w:val="21"/>
                  <w:szCs w:val="21"/>
                </w:rPr>
                <m:t>k</m:t>
              </w:del>
            </m:r>
          </m:sub>
        </m:sSub>
      </m:oMath>
      <w:del w:id="275" w:author="运璐 何" w:date="2025-10-13T17:11:00Z">
        <w:r w:rsidRPr="00A9585A" w:rsidDel="00493F10">
          <w:rPr>
            <w:color w:val="000000"/>
            <w:sz w:val="21"/>
            <w:szCs w:val="21"/>
          </w:rPr>
          <w:delText>，其中</w:delText>
        </w:r>
        <w:r w:rsidRPr="00A9585A" w:rsidDel="00493F10">
          <w:rPr>
            <w:color w:val="000000"/>
            <w:sz w:val="21"/>
            <w:szCs w:val="21"/>
          </w:rPr>
          <w:delText xml:space="preserve"> </w:delText>
        </w:r>
      </w:del>
      <m:oMath>
        <m:sSub>
          <m:sSubPr>
            <m:ctrlPr>
              <w:del w:id="276" w:author="运璐 何" w:date="2025-10-13T17:11:00Z">
                <w:rPr>
                  <w:rFonts w:ascii="Cambria Math" w:hAnsi="Cambria Math"/>
                  <w:color w:val="000000"/>
                  <w:sz w:val="21"/>
                  <w:szCs w:val="21"/>
                </w:rPr>
              </w:del>
            </m:ctrlPr>
          </m:sSubPr>
          <m:e>
            <m:r>
              <w:del w:id="277" w:author="运璐 何" w:date="2025-10-13T17:11:00Z">
                <w:rPr>
                  <w:rFonts w:ascii="Cambria Math" w:hAnsi="Cambria Math"/>
                  <w:color w:val="000000"/>
                  <w:sz w:val="21"/>
                  <w:szCs w:val="21"/>
                </w:rPr>
                <m:t>p</m:t>
              </w:del>
            </m:r>
          </m:e>
          <m:sub>
            <m:r>
              <w:del w:id="278" w:author="运璐 何" w:date="2025-10-13T17:11:00Z">
                <w:rPr>
                  <w:rFonts w:ascii="Cambria Math" w:hAnsi="Cambria Math"/>
                  <w:color w:val="000000"/>
                  <w:sz w:val="21"/>
                  <w:szCs w:val="21"/>
                </w:rPr>
                <m:t>i</m:t>
              </w:del>
            </m:r>
            <m:r>
              <w:del w:id="279" w:author="运璐 何" w:date="2025-10-13T17:11:00Z">
                <m:rPr>
                  <m:sty m:val="p"/>
                </m:rPr>
                <w:rPr>
                  <w:rFonts w:ascii="Cambria Math" w:hAnsi="Cambria Math"/>
                  <w:color w:val="000000"/>
                  <w:sz w:val="21"/>
                  <w:szCs w:val="21"/>
                </w:rPr>
                <m:t>,0</m:t>
              </w:del>
            </m:r>
          </m:sub>
        </m:sSub>
        <m:r>
          <w:del w:id="280" w:author="运璐 何" w:date="2025-10-13T17:11:00Z">
            <m:rPr>
              <m:sty m:val="p"/>
            </m:rPr>
            <w:rPr>
              <w:rFonts w:ascii="Cambria Math" w:hAnsi="Cambria Math"/>
              <w:color w:val="000000"/>
              <w:sz w:val="21"/>
              <w:szCs w:val="21"/>
            </w:rPr>
            <m:t>=</m:t>
          </w:del>
        </m:r>
        <m:sSub>
          <m:sSubPr>
            <m:ctrlPr>
              <w:del w:id="281" w:author="运璐 何" w:date="2025-10-13T17:11:00Z">
                <w:rPr>
                  <w:rFonts w:ascii="Cambria Math" w:hAnsi="Cambria Math"/>
                  <w:color w:val="000000"/>
                  <w:sz w:val="21"/>
                  <w:szCs w:val="21"/>
                </w:rPr>
              </w:del>
            </m:ctrlPr>
          </m:sSubPr>
          <m:e>
            <m:r>
              <w:del w:id="282" w:author="运璐 何" w:date="2025-10-13T17:11:00Z">
                <w:rPr>
                  <w:rFonts w:ascii="Cambria Math" w:hAnsi="Cambria Math"/>
                  <w:color w:val="000000"/>
                  <w:sz w:val="21"/>
                  <w:szCs w:val="21"/>
                </w:rPr>
                <m:t>s</m:t>
              </w:del>
            </m:r>
          </m:e>
          <m:sub>
            <m:r>
              <w:del w:id="283" w:author="运璐 何" w:date="2025-10-13T17:11:00Z">
                <w:rPr>
                  <w:rFonts w:ascii="Cambria Math" w:hAnsi="Cambria Math"/>
                  <w:color w:val="000000"/>
                  <w:sz w:val="21"/>
                  <w:szCs w:val="21"/>
                </w:rPr>
                <m:t>i</m:t>
              </w:del>
            </m:r>
          </m:sub>
        </m:sSub>
      </m:oMath>
      <w:del w:id="284" w:author="运璐 何" w:date="2025-10-13T17:11:00Z">
        <w:r w:rsidRPr="00A9585A" w:rsidDel="00493F10">
          <w:rPr>
            <w:color w:val="000000"/>
            <w:sz w:val="21"/>
            <w:szCs w:val="21"/>
          </w:rPr>
          <w:delText xml:space="preserve"> </w:delText>
        </w:r>
        <w:r w:rsidRPr="00A9585A" w:rsidDel="00493F10">
          <w:rPr>
            <w:color w:val="000000"/>
            <w:sz w:val="21"/>
            <w:szCs w:val="21"/>
          </w:rPr>
          <w:delText>且</w:delText>
        </w:r>
        <w:r w:rsidRPr="00A9585A" w:rsidDel="00493F10">
          <w:rPr>
            <w:color w:val="000000"/>
            <w:sz w:val="21"/>
            <w:szCs w:val="21"/>
          </w:rPr>
          <w:delText xml:space="preserve"> </w:delText>
        </w:r>
      </w:del>
      <m:oMath>
        <m:sSub>
          <m:sSubPr>
            <m:ctrlPr>
              <w:del w:id="285" w:author="运璐 何" w:date="2025-10-13T17:11:00Z">
                <w:rPr>
                  <w:rFonts w:ascii="Cambria Math" w:hAnsi="Cambria Math"/>
                  <w:color w:val="000000"/>
                  <w:sz w:val="21"/>
                  <w:szCs w:val="21"/>
                </w:rPr>
              </w:del>
            </m:ctrlPr>
          </m:sSubPr>
          <m:e>
            <m:r>
              <w:del w:id="286" w:author="运璐 何" w:date="2025-10-13T17:11:00Z">
                <w:rPr>
                  <w:rFonts w:ascii="Cambria Math" w:hAnsi="Cambria Math"/>
                  <w:color w:val="000000"/>
                  <w:sz w:val="21"/>
                  <w:szCs w:val="21"/>
                </w:rPr>
                <m:t>p</m:t>
              </w:del>
            </m:r>
          </m:e>
          <m:sub>
            <m:r>
              <w:del w:id="287" w:author="运璐 何" w:date="2025-10-13T17:11:00Z">
                <w:rPr>
                  <w:rFonts w:ascii="Cambria Math" w:hAnsi="Cambria Math"/>
                  <w:color w:val="000000"/>
                  <w:sz w:val="21"/>
                  <w:szCs w:val="21"/>
                </w:rPr>
                <m:t>i</m:t>
              </w:del>
            </m:r>
            <m:r>
              <w:del w:id="288" w:author="运璐 何" w:date="2025-10-13T17:11:00Z">
                <m:rPr>
                  <m:sty m:val="p"/>
                </m:rPr>
                <w:rPr>
                  <w:rFonts w:ascii="Cambria Math" w:hAnsi="Cambria Math"/>
                  <w:color w:val="000000"/>
                  <w:sz w:val="21"/>
                  <w:szCs w:val="21"/>
                </w:rPr>
                <m:t>,</m:t>
              </w:del>
            </m:r>
            <m:r>
              <w:del w:id="289" w:author="运璐 何" w:date="2025-10-13T17:11:00Z">
                <w:rPr>
                  <w:rFonts w:ascii="Cambria Math" w:hAnsi="Cambria Math"/>
                  <w:color w:val="000000"/>
                  <w:sz w:val="21"/>
                  <w:szCs w:val="21"/>
                </w:rPr>
                <m:t>k</m:t>
              </w:del>
            </m:r>
          </m:sub>
        </m:sSub>
        <m:r>
          <w:del w:id="290" w:author="运璐 何" w:date="2025-10-13T17:11:00Z">
            <m:rPr>
              <m:sty m:val="p"/>
            </m:rPr>
            <w:rPr>
              <w:rFonts w:ascii="Cambria Math" w:hAnsi="Cambria Math"/>
              <w:color w:val="000000"/>
              <w:sz w:val="21"/>
              <w:szCs w:val="21"/>
            </w:rPr>
            <m:t>=</m:t>
          </w:del>
        </m:r>
        <m:sSub>
          <m:sSubPr>
            <m:ctrlPr>
              <w:del w:id="291" w:author="运璐 何" w:date="2025-10-13T17:11:00Z">
                <w:rPr>
                  <w:rFonts w:ascii="Cambria Math" w:hAnsi="Cambria Math"/>
                  <w:color w:val="000000"/>
                  <w:sz w:val="21"/>
                  <w:szCs w:val="21"/>
                </w:rPr>
              </w:del>
            </m:ctrlPr>
          </m:sSubPr>
          <m:e>
            <m:r>
              <w:del w:id="292" w:author="运璐 何" w:date="2025-10-13T17:11:00Z">
                <w:rPr>
                  <w:rFonts w:ascii="Cambria Math" w:hAnsi="Cambria Math"/>
                  <w:color w:val="000000"/>
                  <w:sz w:val="21"/>
                  <w:szCs w:val="21"/>
                </w:rPr>
                <m:t>g</m:t>
              </w:del>
            </m:r>
          </m:e>
          <m:sub>
            <m:r>
              <w:del w:id="293" w:author="运璐 何" w:date="2025-10-13T17:11:00Z">
                <w:rPr>
                  <w:rFonts w:ascii="Cambria Math" w:hAnsi="Cambria Math"/>
                  <w:color w:val="000000"/>
                  <w:sz w:val="21"/>
                  <w:szCs w:val="21"/>
                </w:rPr>
                <m:t>i</m:t>
              </w:del>
            </m:r>
          </m:sub>
        </m:sSub>
      </m:oMath>
      <w:del w:id="294" w:author="运璐 何" w:date="2025-10-13T17:11:00Z">
        <w:r w:rsidRPr="00A9585A" w:rsidDel="00493F10">
          <w:rPr>
            <w:color w:val="000000"/>
            <w:sz w:val="21"/>
            <w:szCs w:val="21"/>
          </w:rPr>
          <w:delText>。在地图初始信息未知的情况下，规划空间中未被探测到的区域假定为无</w:delText>
        </w:r>
        <w:r w:rsidR="0079034F" w:rsidRPr="00A9585A" w:rsidDel="00493F10">
          <w:rPr>
            <w:rFonts w:hint="eastAsia"/>
            <w:color w:val="000000"/>
            <w:sz w:val="21"/>
            <w:szCs w:val="21"/>
          </w:rPr>
          <w:delText>建筑物</w:delText>
        </w:r>
        <w:r w:rsidRPr="00A9585A" w:rsidDel="00493F10">
          <w:rPr>
            <w:color w:val="000000"/>
            <w:sz w:val="21"/>
            <w:szCs w:val="21"/>
          </w:rPr>
          <w:delText>区域，随着无人机携带的</w:delText>
        </w:r>
        <w:r w:rsidRPr="00A9585A" w:rsidDel="00493F10">
          <w:rPr>
            <w:rFonts w:hint="eastAsia"/>
            <w:color w:val="000000"/>
            <w:sz w:val="21"/>
            <w:szCs w:val="21"/>
          </w:rPr>
          <w:delText>雷达传感器</w:delText>
        </w:r>
        <w:r w:rsidRPr="00A9585A" w:rsidDel="00493F10">
          <w:rPr>
            <w:color w:val="000000"/>
            <w:sz w:val="21"/>
            <w:szCs w:val="21"/>
          </w:rPr>
          <w:delText>逐步探测环境信息，</w:delText>
        </w:r>
        <w:r w:rsidR="0042304C" w:rsidRPr="00A9585A" w:rsidDel="00493F10">
          <w:rPr>
            <w:rFonts w:hint="eastAsia"/>
            <w:color w:val="000000"/>
            <w:sz w:val="21"/>
            <w:szCs w:val="21"/>
          </w:rPr>
          <w:delText>建筑</w:delText>
        </w:r>
        <w:r w:rsidRPr="00A9585A" w:rsidDel="00493F10">
          <w:rPr>
            <w:color w:val="000000"/>
            <w:sz w:val="21"/>
            <w:szCs w:val="21"/>
          </w:rPr>
          <w:delText>物集合</w:delText>
        </w:r>
        <w:r w:rsidRPr="00A9585A" w:rsidDel="00493F10">
          <w:rPr>
            <w:color w:val="000000"/>
            <w:sz w:val="21"/>
            <w:szCs w:val="21"/>
          </w:rPr>
          <w:delText xml:space="preserve"> </w:delText>
        </w:r>
      </w:del>
      <m:oMath>
        <m:sSub>
          <m:sSubPr>
            <m:ctrlPr>
              <w:del w:id="295" w:author="运璐 何" w:date="2025-10-13T17:11:00Z">
                <w:rPr>
                  <w:rFonts w:ascii="Cambria Math" w:hAnsi="Cambria Math"/>
                  <w:color w:val="000000"/>
                  <w:sz w:val="21"/>
                  <w:szCs w:val="21"/>
                </w:rPr>
              </w:del>
            </m:ctrlPr>
          </m:sSubPr>
          <m:e>
            <m:r>
              <w:del w:id="296" w:author="运璐 何" w:date="2025-10-13T17:11:00Z">
                <m:rPr>
                  <m:scr m:val="script"/>
                  <m:sty m:val="p"/>
                </m:rPr>
                <w:rPr>
                  <w:rFonts w:ascii="Cambria Math" w:hAnsi="Cambria Math"/>
                  <w:color w:val="000000"/>
                  <w:sz w:val="21"/>
                  <w:szCs w:val="21"/>
                </w:rPr>
                <m:t>O</m:t>
              </w:del>
            </m:r>
          </m:e>
          <m:sub>
            <m:r>
              <w:del w:id="297" w:author="运璐 何" w:date="2025-10-13T17:11:00Z">
                <w:rPr>
                  <w:rFonts w:ascii="Cambria Math" w:hAnsi="Cambria Math" w:hint="eastAsia"/>
                  <w:color w:val="000000"/>
                  <w:sz w:val="21"/>
                  <w:szCs w:val="21"/>
                </w:rPr>
                <m:t>t</m:t>
              </w:del>
            </m:r>
          </m:sub>
        </m:sSub>
      </m:oMath>
      <w:del w:id="298" w:author="运璐 何" w:date="2025-10-13T17:11:00Z">
        <w:r w:rsidRPr="00A9585A" w:rsidDel="00493F10">
          <w:rPr>
            <w:color w:val="000000"/>
            <w:sz w:val="21"/>
            <w:szCs w:val="21"/>
          </w:rPr>
          <w:delText xml:space="preserve"> </w:delText>
        </w:r>
        <w:r w:rsidRPr="00A9585A" w:rsidDel="00493F10">
          <w:rPr>
            <w:color w:val="000000"/>
            <w:sz w:val="21"/>
            <w:szCs w:val="21"/>
          </w:rPr>
          <w:delText>会实时更新。若生成的路径</w:delText>
        </w:r>
        <w:r w:rsidRPr="00A9585A" w:rsidDel="00493F10">
          <w:rPr>
            <w:color w:val="000000"/>
            <w:sz w:val="21"/>
            <w:szCs w:val="21"/>
          </w:rPr>
          <w:delText xml:space="preserve"> </w:delText>
        </w:r>
      </w:del>
      <m:oMath>
        <m:sSub>
          <m:sSubPr>
            <m:ctrlPr>
              <w:del w:id="299" w:author="运璐 何" w:date="2025-10-13T17:11:00Z">
                <w:rPr>
                  <w:rFonts w:ascii="Cambria Math" w:hAnsi="Cambria Math"/>
                  <w:color w:val="000000"/>
                  <w:sz w:val="21"/>
                  <w:szCs w:val="21"/>
                </w:rPr>
              </w:del>
            </m:ctrlPr>
          </m:sSubPr>
          <m:e>
            <m:r>
              <w:del w:id="300" w:author="运璐 何" w:date="2025-10-13T17:11:00Z">
                <m:rPr>
                  <m:scr m:val="script"/>
                  <m:sty m:val="p"/>
                </m:rPr>
                <w:rPr>
                  <w:rFonts w:ascii="Cambria Math" w:hAnsi="Cambria Math"/>
                  <w:color w:val="000000"/>
                  <w:sz w:val="21"/>
                  <w:szCs w:val="21"/>
                </w:rPr>
                <m:t>P</m:t>
              </w:del>
            </m:r>
          </m:e>
          <m:sub>
            <m:r>
              <w:del w:id="301" w:author="运璐 何" w:date="2025-10-13T17:11:00Z">
                <m:rPr>
                  <m:scr m:val="script"/>
                  <m:sty m:val="p"/>
                </m:rPr>
                <w:rPr>
                  <w:rFonts w:ascii="Cambria Math" w:hAnsi="Cambria Math"/>
                  <w:color w:val="000000"/>
                  <w:sz w:val="21"/>
                  <w:szCs w:val="21"/>
                </w:rPr>
                <m:t>i</m:t>
              </w:del>
            </m:r>
          </m:sub>
        </m:sSub>
      </m:oMath>
      <w:del w:id="302" w:author="运璐 何" w:date="2025-10-13T17:11:00Z">
        <w:r w:rsidRPr="00A9585A" w:rsidDel="00493F10">
          <w:rPr>
            <w:color w:val="000000"/>
            <w:sz w:val="21"/>
            <w:szCs w:val="21"/>
          </w:rPr>
          <w:delText xml:space="preserve"> </w:delText>
        </w:r>
        <w:r w:rsidRPr="00A9585A" w:rsidDel="00493F10">
          <w:rPr>
            <w:color w:val="000000"/>
            <w:sz w:val="21"/>
            <w:szCs w:val="21"/>
          </w:rPr>
          <w:delText>与更新后的障碍物区域发生</w:delText>
        </w:r>
        <w:r w:rsidRPr="00A9585A" w:rsidDel="00493F10">
          <w:rPr>
            <w:rFonts w:hint="eastAsia"/>
            <w:color w:val="000000"/>
            <w:sz w:val="21"/>
            <w:szCs w:val="21"/>
          </w:rPr>
          <w:delText>碰撞</w:delText>
        </w:r>
        <w:r w:rsidRPr="00A9585A" w:rsidDel="00493F10">
          <w:rPr>
            <w:color w:val="000000"/>
            <w:sz w:val="21"/>
            <w:szCs w:val="21"/>
          </w:rPr>
          <w:delText>，则立即触发重新规划机制，</w:delText>
        </w:r>
        <w:r w:rsidRPr="00A9585A" w:rsidDel="00493F10">
          <w:rPr>
            <w:rFonts w:hint="eastAsia"/>
            <w:color w:val="000000"/>
            <w:sz w:val="21"/>
            <w:szCs w:val="21"/>
          </w:rPr>
          <w:delText>以</w:delText>
        </w:r>
        <w:r w:rsidRPr="00A9585A" w:rsidDel="00493F10">
          <w:rPr>
            <w:color w:val="000000"/>
            <w:sz w:val="21"/>
            <w:szCs w:val="21"/>
          </w:rPr>
          <w:delText>保证路径的可行性。</w:delText>
        </w:r>
        <w:commentRangeEnd w:id="221"/>
        <w:r w:rsidR="00813823" w:rsidDel="00493F10">
          <w:rPr>
            <w:rStyle w:val="ac"/>
          </w:rPr>
          <w:commentReference w:id="221"/>
        </w:r>
      </w:del>
      <w:commentRangeEnd w:id="222"/>
      <w:r w:rsidR="00806474">
        <w:rPr>
          <w:rStyle w:val="ac"/>
        </w:rPr>
        <w:commentReference w:id="222"/>
      </w:r>
    </w:p>
    <w:p w14:paraId="486E19BA" w14:textId="15E73E8D" w:rsidR="00493F10" w:rsidRPr="00493F10" w:rsidRDefault="00493F10" w:rsidP="00493F10">
      <w:pPr>
        <w:spacing w:line="360" w:lineRule="auto"/>
        <w:ind w:firstLineChars="196" w:firstLine="412"/>
        <w:rPr>
          <w:ins w:id="303" w:author="运璐 何" w:date="2025-10-13T17:11:00Z"/>
          <w:color w:val="000000"/>
          <w:sz w:val="21"/>
          <w:szCs w:val="21"/>
        </w:rPr>
      </w:pPr>
      <w:ins w:id="304" w:author="运璐 何" w:date="2025-10-13T17:11:00Z">
        <w:r w:rsidRPr="00493F10">
          <w:rPr>
            <w:color w:val="000000"/>
            <w:sz w:val="21"/>
            <w:szCs w:val="21"/>
          </w:rPr>
          <w:t>在</w:t>
        </w:r>
        <w:r>
          <w:rPr>
            <w:rFonts w:hint="eastAsia"/>
            <w:color w:val="000000"/>
            <w:sz w:val="21"/>
            <w:szCs w:val="21"/>
          </w:rPr>
          <w:t>本研究的</w:t>
        </w:r>
        <w:r w:rsidRPr="00493F10">
          <w:rPr>
            <w:color w:val="000000"/>
            <w:sz w:val="21"/>
            <w:szCs w:val="21"/>
          </w:rPr>
          <w:t>分层规划框架中，</w:t>
        </w:r>
        <w:commentRangeStart w:id="305"/>
        <w:r w:rsidRPr="00493F10">
          <w:rPr>
            <w:color w:val="000000"/>
            <w:sz w:val="21"/>
            <w:szCs w:val="21"/>
          </w:rPr>
          <w:t>顶层</w:t>
        </w:r>
      </w:ins>
      <w:commentRangeEnd w:id="305"/>
      <w:r w:rsidR="00FD6FB0">
        <w:rPr>
          <w:rStyle w:val="ac"/>
        </w:rPr>
        <w:commentReference w:id="305"/>
      </w:r>
      <w:ins w:id="306" w:author="运璐 何" w:date="2025-10-13T17:11:00Z">
        <w:r w:rsidRPr="00493F10">
          <w:rPr>
            <w:color w:val="000000"/>
            <w:sz w:val="21"/>
            <w:szCs w:val="21"/>
          </w:rPr>
          <w:t>全局路径规划针对各簇中心位置采用</w:t>
        </w:r>
        <w:commentRangeStart w:id="307"/>
        <w:r>
          <w:rPr>
            <w:rFonts w:hint="eastAsia"/>
            <w:color w:val="000000"/>
            <w:sz w:val="21"/>
            <w:szCs w:val="21"/>
          </w:rPr>
          <w:t>基</w:t>
        </w:r>
        <w:r w:rsidRPr="00493F10">
          <w:rPr>
            <w:bCs/>
            <w:sz w:val="21"/>
            <w:szCs w:val="21"/>
          </w:rPr>
          <w:t>Fréchet</w:t>
        </w:r>
        <w:r w:rsidRPr="00493F10">
          <w:rPr>
            <w:bCs/>
            <w:sz w:val="21"/>
            <w:szCs w:val="21"/>
          </w:rPr>
          <w:t>距离</w:t>
        </w:r>
        <w:r w:rsidRPr="00493F10">
          <w:rPr>
            <w:rFonts w:hint="eastAsia"/>
            <w:bCs/>
            <w:sz w:val="21"/>
            <w:szCs w:val="21"/>
          </w:rPr>
          <w:t>约束</w:t>
        </w:r>
      </w:ins>
      <w:ins w:id="308" w:author="运璐 何" w:date="2025-10-13T17:12:00Z">
        <w:r w:rsidRPr="00493F10">
          <w:rPr>
            <w:rFonts w:hint="eastAsia"/>
            <w:bCs/>
            <w:sz w:val="21"/>
            <w:szCs w:val="21"/>
          </w:rPr>
          <w:t>机制</w:t>
        </w:r>
      </w:ins>
      <w:ins w:id="309" w:author="运璐 何" w:date="2025-10-13T17:11:00Z">
        <w:r w:rsidRPr="00493F10">
          <w:rPr>
            <w:color w:val="000000"/>
            <w:sz w:val="21"/>
            <w:szCs w:val="21"/>
          </w:rPr>
          <w:t>的</w:t>
        </w:r>
        <w:r w:rsidRPr="00493F10">
          <w:rPr>
            <w:color w:val="000000"/>
            <w:sz w:val="21"/>
            <w:szCs w:val="21"/>
          </w:rPr>
          <w:t xml:space="preserve"> RRT*</w:t>
        </w:r>
        <w:r w:rsidRPr="00493F10">
          <w:rPr>
            <w:color w:val="000000"/>
            <w:sz w:val="21"/>
            <w:szCs w:val="21"/>
          </w:rPr>
          <w:t>算法</w:t>
        </w:r>
      </w:ins>
      <w:commentRangeEnd w:id="307"/>
      <w:r w:rsidR="00C246D8">
        <w:rPr>
          <w:rStyle w:val="ac"/>
        </w:rPr>
        <w:commentReference w:id="307"/>
      </w:r>
      <w:ins w:id="310" w:author="运璐 何" w:date="2025-10-13T17:11:00Z">
        <w:r w:rsidRPr="00493F10">
          <w:rPr>
            <w:color w:val="000000"/>
            <w:sz w:val="21"/>
            <w:szCs w:val="21"/>
          </w:rPr>
          <w:t>实现，以在未知环境下</w:t>
        </w:r>
      </w:ins>
      <w:ins w:id="311" w:author="运璐 何" w:date="2025-10-24T11:06:00Z">
        <w:r w:rsidR="00C63DF8">
          <w:rPr>
            <w:rFonts w:hint="eastAsia"/>
            <w:color w:val="000000"/>
            <w:sz w:val="21"/>
            <w:szCs w:val="21"/>
          </w:rPr>
          <w:t>实时</w:t>
        </w:r>
      </w:ins>
      <w:ins w:id="312" w:author="运璐 何" w:date="2025-10-13T17:11:00Z">
        <w:r w:rsidRPr="00493F10">
          <w:rPr>
            <w:color w:val="000000"/>
            <w:sz w:val="21"/>
            <w:szCs w:val="21"/>
          </w:rPr>
          <w:t>为不同簇生成从起点到目标的全局参考路径。</w:t>
        </w:r>
      </w:ins>
      <w:ins w:id="313" w:author="运璐 何" w:date="2025-10-13T17:16:00Z">
        <w:r w:rsidR="00806474">
          <w:rPr>
            <w:rFonts w:hint="eastAsia"/>
            <w:color w:val="000000"/>
            <w:sz w:val="21"/>
            <w:szCs w:val="21"/>
          </w:rPr>
          <w:t>在采用</w:t>
        </w:r>
        <w:r w:rsidR="00806474" w:rsidRPr="00493F10">
          <w:rPr>
            <w:color w:val="000000"/>
            <w:sz w:val="21"/>
            <w:szCs w:val="21"/>
          </w:rPr>
          <w:t>RRT*</w:t>
        </w:r>
      </w:ins>
      <w:ins w:id="314" w:author="运璐 何" w:date="2025-10-13T17:11:00Z">
        <w:r w:rsidRPr="00493F10">
          <w:rPr>
            <w:color w:val="000000"/>
            <w:sz w:val="21"/>
            <w:szCs w:val="21"/>
          </w:rPr>
          <w:t>规划</w:t>
        </w:r>
      </w:ins>
      <w:ins w:id="315" w:author="运璐 何" w:date="2025-10-13T17:16:00Z">
        <w:r w:rsidR="00806474">
          <w:rPr>
            <w:rFonts w:hint="eastAsia"/>
            <w:color w:val="000000"/>
            <w:sz w:val="21"/>
            <w:szCs w:val="21"/>
          </w:rPr>
          <w:t>路径</w:t>
        </w:r>
      </w:ins>
      <w:ins w:id="316" w:author="运璐 何" w:date="2025-10-13T17:11:00Z">
        <w:r w:rsidRPr="00493F10">
          <w:rPr>
            <w:color w:val="000000"/>
            <w:sz w:val="21"/>
            <w:szCs w:val="21"/>
          </w:rPr>
          <w:t>过程中，</w:t>
        </w:r>
      </w:ins>
      <w:ins w:id="317" w:author="运璐 何" w:date="2025-10-13T17:12:00Z">
        <w:r>
          <w:rPr>
            <w:rFonts w:hint="eastAsia"/>
            <w:color w:val="000000"/>
            <w:sz w:val="21"/>
            <w:szCs w:val="21"/>
          </w:rPr>
          <w:t>当前时刻</w:t>
        </w:r>
      </w:ins>
      <w:ins w:id="318" w:author="运璐 何" w:date="2025-10-13T17:11:00Z">
        <w:r w:rsidRPr="00493F10">
          <w:rPr>
            <w:color w:val="000000"/>
            <w:sz w:val="21"/>
            <w:szCs w:val="21"/>
          </w:rPr>
          <w:t>未知的区域被假定为</w:t>
        </w:r>
      </w:ins>
      <w:ins w:id="319" w:author="运璐 何" w:date="2025-10-24T11:07:00Z">
        <w:r w:rsidR="00C63DF8">
          <w:rPr>
            <w:rFonts w:hint="eastAsia"/>
            <w:color w:val="000000"/>
            <w:sz w:val="21"/>
            <w:szCs w:val="21"/>
          </w:rPr>
          <w:t>无障碍</w:t>
        </w:r>
      </w:ins>
      <w:ins w:id="320" w:author="运璐 何" w:date="2025-10-13T17:11:00Z">
        <w:r w:rsidRPr="00493F10">
          <w:rPr>
            <w:color w:val="000000"/>
            <w:sz w:val="21"/>
            <w:szCs w:val="21"/>
          </w:rPr>
          <w:t>可通行区域，随着无人机搭载的</w:t>
        </w:r>
      </w:ins>
      <w:ins w:id="321" w:author="运璐 何" w:date="2025-10-24T11:07:00Z">
        <w:r w:rsidR="00C63DF8">
          <w:rPr>
            <w:rFonts w:hint="eastAsia"/>
            <w:color w:val="000000"/>
            <w:sz w:val="21"/>
            <w:szCs w:val="21"/>
          </w:rPr>
          <w:t>雷达</w:t>
        </w:r>
      </w:ins>
      <w:ins w:id="322" w:author="运璐 何" w:date="2025-10-13T17:11:00Z">
        <w:r w:rsidRPr="00493F10">
          <w:rPr>
            <w:color w:val="000000"/>
            <w:sz w:val="21"/>
            <w:szCs w:val="21"/>
          </w:rPr>
          <w:t>持续探测，建筑物与干扰源信息会实时更新为障碍集合。当已生成</w:t>
        </w:r>
      </w:ins>
      <w:ins w:id="323" w:author="运璐 何" w:date="2025-10-14T14:19:00Z">
        <w:r w:rsidR="00006250">
          <w:rPr>
            <w:rFonts w:hint="eastAsia"/>
            <w:color w:val="000000"/>
            <w:sz w:val="21"/>
            <w:szCs w:val="21"/>
          </w:rPr>
          <w:t>的</w:t>
        </w:r>
      </w:ins>
      <w:ins w:id="324" w:author="运璐 何" w:date="2025-10-13T17:11:00Z">
        <w:r w:rsidRPr="00493F10">
          <w:rPr>
            <w:color w:val="000000"/>
            <w:sz w:val="21"/>
            <w:szCs w:val="21"/>
          </w:rPr>
          <w:t>路径与更新后的障碍或干扰区域发生冲突时，系统将自动触发重规划机制，以确保路径的可行性与安全性。</w:t>
        </w:r>
      </w:ins>
      <w:ins w:id="325" w:author="运璐 何" w:date="2025-10-13T17:12:00Z">
        <w:r>
          <w:rPr>
            <w:rFonts w:hint="eastAsia"/>
            <w:color w:val="000000"/>
            <w:sz w:val="21"/>
            <w:szCs w:val="21"/>
          </w:rPr>
          <w:t>同时</w:t>
        </w:r>
      </w:ins>
      <w:ins w:id="326" w:author="运璐 何" w:date="2025-10-13T17:11:00Z">
        <w:r w:rsidRPr="00493F10">
          <w:rPr>
            <w:color w:val="000000"/>
            <w:sz w:val="21"/>
            <w:szCs w:val="21"/>
          </w:rPr>
          <w:t>为避免不同簇路径之间过近造成拥挤震荡或过远导致通信中断，全局规划引入</w:t>
        </w:r>
        <w:r w:rsidRPr="00493F10">
          <w:rPr>
            <w:color w:val="000000"/>
            <w:sz w:val="21"/>
            <w:szCs w:val="21"/>
          </w:rPr>
          <w:t xml:space="preserve"> Fréchet </w:t>
        </w:r>
        <w:r w:rsidRPr="00493F10">
          <w:rPr>
            <w:color w:val="000000"/>
            <w:sz w:val="21"/>
            <w:szCs w:val="21"/>
          </w:rPr>
          <w:t>距离约束以调节</w:t>
        </w:r>
      </w:ins>
      <w:ins w:id="327" w:author="运璐 何" w:date="2025-10-24T11:07:00Z">
        <w:r w:rsidR="00C63DF8">
          <w:rPr>
            <w:rFonts w:hint="eastAsia"/>
            <w:color w:val="000000"/>
            <w:sz w:val="21"/>
            <w:szCs w:val="21"/>
          </w:rPr>
          <w:t>不同簇</w:t>
        </w:r>
      </w:ins>
      <w:ins w:id="328" w:author="运璐 何" w:date="2025-10-13T17:11:00Z">
        <w:r w:rsidRPr="00493F10">
          <w:rPr>
            <w:color w:val="000000"/>
            <w:sz w:val="21"/>
            <w:szCs w:val="21"/>
          </w:rPr>
          <w:t>路径间的空间分布。当路径间距离超出预设区间时，将重新进行规划。通过结合</w:t>
        </w:r>
        <w:r w:rsidRPr="00493F10">
          <w:rPr>
            <w:color w:val="000000"/>
            <w:sz w:val="21"/>
            <w:szCs w:val="21"/>
          </w:rPr>
          <w:t xml:space="preserve"> RRT* </w:t>
        </w:r>
        <w:r w:rsidRPr="00493F10">
          <w:rPr>
            <w:color w:val="000000"/>
            <w:sz w:val="21"/>
            <w:szCs w:val="21"/>
          </w:rPr>
          <w:t>的随机探索特性与</w:t>
        </w:r>
        <w:r w:rsidRPr="00493F10">
          <w:rPr>
            <w:color w:val="000000"/>
            <w:sz w:val="21"/>
            <w:szCs w:val="21"/>
          </w:rPr>
          <w:t xml:space="preserve"> Fréchet </w:t>
        </w:r>
        <w:r w:rsidRPr="00493F10">
          <w:rPr>
            <w:color w:val="000000"/>
            <w:sz w:val="21"/>
            <w:szCs w:val="21"/>
          </w:rPr>
          <w:t>距离约束机制，算法能够在动态城市环</w:t>
        </w:r>
        <w:r w:rsidRPr="00493F10">
          <w:rPr>
            <w:color w:val="000000"/>
            <w:sz w:val="21"/>
            <w:szCs w:val="21"/>
          </w:rPr>
          <w:lastRenderedPageBreak/>
          <w:t>境中持续生成可行、分布合理且具备通信连通性的全局路径。</w:t>
        </w:r>
      </w:ins>
    </w:p>
    <w:p w14:paraId="02A8CB0A" w14:textId="309BB71C" w:rsidR="000F4F18" w:rsidRPr="00A9585A" w:rsidRDefault="00006250" w:rsidP="000F4F18">
      <w:pPr>
        <w:spacing w:line="360" w:lineRule="auto"/>
        <w:ind w:firstLineChars="196" w:firstLine="412"/>
        <w:rPr>
          <w:color w:val="000000"/>
          <w:sz w:val="21"/>
          <w:szCs w:val="21"/>
        </w:rPr>
      </w:pPr>
      <w:commentRangeStart w:id="329"/>
      <w:commentRangeStart w:id="330"/>
      <w:ins w:id="331" w:author="运璐 何" w:date="2025-10-14T14:19:00Z">
        <w:r>
          <w:rPr>
            <w:rFonts w:hint="eastAsia"/>
            <w:color w:val="000000"/>
            <w:sz w:val="21"/>
            <w:szCs w:val="21"/>
          </w:rPr>
          <w:t>各个簇</w:t>
        </w:r>
      </w:ins>
      <w:commentRangeEnd w:id="329"/>
      <w:r w:rsidR="002B01C1">
        <w:rPr>
          <w:rStyle w:val="ac"/>
        </w:rPr>
        <w:commentReference w:id="329"/>
      </w:r>
      <w:ins w:id="332" w:author="运璐 何" w:date="2025-10-14T14:19:00Z">
        <w:r>
          <w:rPr>
            <w:rFonts w:hint="eastAsia"/>
            <w:color w:val="000000"/>
            <w:sz w:val="21"/>
            <w:szCs w:val="21"/>
          </w:rPr>
          <w:t>单独规划时使用</w:t>
        </w:r>
        <w:r w:rsidRPr="00A9585A">
          <w:rPr>
            <w:color w:val="000000"/>
            <w:sz w:val="21"/>
            <w:szCs w:val="21"/>
          </w:rPr>
          <w:t>快速探索随机树改进算法</w:t>
        </w:r>
        <w:r w:rsidRPr="00A9585A">
          <w:rPr>
            <w:rFonts w:hint="eastAsia"/>
            <w:color w:val="000000"/>
            <w:sz w:val="21"/>
            <w:szCs w:val="21"/>
          </w:rPr>
          <w:t>（</w:t>
        </w:r>
        <w:r w:rsidRPr="00A9585A">
          <w:rPr>
            <w:color w:val="000000"/>
            <w:sz w:val="21"/>
            <w:szCs w:val="21"/>
          </w:rPr>
          <w:t>RRT*</w:t>
        </w:r>
        <w:r w:rsidRPr="00A9585A">
          <w:rPr>
            <w:rFonts w:hint="eastAsia"/>
            <w:color w:val="000000"/>
            <w:sz w:val="21"/>
            <w:szCs w:val="21"/>
          </w:rPr>
          <w:t>）</w:t>
        </w:r>
      </w:ins>
      <w:ins w:id="333" w:author="运璐 何" w:date="2025-10-14T14:20:00Z">
        <w:r>
          <w:rPr>
            <w:rFonts w:hint="eastAsia"/>
            <w:color w:val="000000"/>
            <w:sz w:val="21"/>
            <w:szCs w:val="21"/>
          </w:rPr>
          <w:t>。</w:t>
        </w:r>
      </w:ins>
      <w:r w:rsidR="0042304C" w:rsidRPr="00A9585A">
        <w:rPr>
          <w:color w:val="000000"/>
          <w:sz w:val="21"/>
          <w:szCs w:val="21"/>
        </w:rPr>
        <w:t>快速探索随机树改进算法</w:t>
      </w:r>
      <w:r w:rsidR="0042304C" w:rsidRPr="00A9585A">
        <w:rPr>
          <w:rFonts w:hint="eastAsia"/>
          <w:color w:val="000000"/>
          <w:sz w:val="21"/>
          <w:szCs w:val="21"/>
        </w:rPr>
        <w:t>（</w:t>
      </w:r>
      <w:r w:rsidR="000F4F18" w:rsidRPr="00A9585A">
        <w:rPr>
          <w:color w:val="000000"/>
          <w:sz w:val="21"/>
          <w:szCs w:val="21"/>
        </w:rPr>
        <w:t>RRT*</w:t>
      </w:r>
      <w:r w:rsidR="0042304C" w:rsidRPr="00A9585A">
        <w:rPr>
          <w:rFonts w:hint="eastAsia"/>
          <w:color w:val="000000"/>
          <w:sz w:val="21"/>
          <w:szCs w:val="21"/>
        </w:rPr>
        <w:t>）</w:t>
      </w:r>
      <w:r w:rsidR="000F4F18" w:rsidRPr="00A9585A">
        <w:rPr>
          <w:color w:val="000000"/>
          <w:sz w:val="21"/>
          <w:szCs w:val="21"/>
        </w:rPr>
        <w:t>的基本原理在于通过在状态空间内进行随机采样，不断扩展树结构以逐渐逼近目标点，同时通过重连操作优化路径的代价。在每一轮迭代中，从采样空间中随机采样一个点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，寻找当前树</w:t>
      </w:r>
      <w:r w:rsidR="000F4F18" w:rsidRPr="00A9585A">
        <w:rPr>
          <w:color w:val="000000"/>
          <w:sz w:val="21"/>
          <w:szCs w:val="21"/>
        </w:rPr>
        <w:t xml:space="preserve"> </w:t>
      </w:r>
      <m:oMath>
        <m:r>
          <m:rPr>
            <m:scr m:val="script"/>
            <m:sty m:val="p"/>
          </m:rPr>
          <w:rPr>
            <w:rFonts w:ascii="Cambria Math" w:hAnsi="Cambria Math"/>
            <w:color w:val="000000"/>
            <w:sz w:val="21"/>
            <w:szCs w:val="21"/>
          </w:rPr>
          <m:t>T</m:t>
        </m:r>
      </m:oMath>
      <w:r w:rsidR="000F4F18" w:rsidRPr="00A9585A">
        <w:rPr>
          <w:color w:val="000000"/>
          <w:sz w:val="21"/>
          <w:szCs w:val="21"/>
        </w:rPr>
        <w:t xml:space="preserve"> </w:t>
      </w:r>
      <w:r w:rsidR="000F4F18" w:rsidRPr="00A9585A">
        <w:rPr>
          <w:color w:val="000000"/>
          <w:sz w:val="21"/>
          <w:szCs w:val="21"/>
        </w:rPr>
        <w:t>中距离</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 xml:space="preserve"> </w:t>
      </w:r>
      <w:r w:rsidR="000F4F18" w:rsidRPr="00A9585A">
        <w:rPr>
          <w:color w:val="000000"/>
          <w:sz w:val="21"/>
          <w:szCs w:val="21"/>
        </w:rPr>
        <w:t>最近的节点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A9585A">
        <w:rPr>
          <w:color w:val="000000"/>
          <w:sz w:val="21"/>
          <w:szCs w:val="21"/>
        </w:rPr>
        <w:t>，然后按照步长</w:t>
      </w:r>
      <w:r w:rsidR="000F4F18" w:rsidRPr="00A9585A">
        <w:rPr>
          <w:color w:val="000000"/>
          <w:sz w:val="21"/>
          <w:szCs w:val="21"/>
        </w:rPr>
        <w:t xml:space="preserve"> </w:t>
      </w:r>
      <m:oMath>
        <m:r>
          <w:rPr>
            <w:rFonts w:ascii="Cambria Math" w:hAnsi="Cambria Math"/>
            <w:color w:val="000000"/>
            <w:sz w:val="21"/>
            <w:szCs w:val="21"/>
          </w:rPr>
          <m:t>Len</m:t>
        </m:r>
      </m:oMath>
      <w:r w:rsidR="000F4F18" w:rsidRPr="00A9585A">
        <w:rPr>
          <w:color w:val="000000"/>
          <w:sz w:val="21"/>
          <w:szCs w:val="21"/>
        </w:rPr>
        <w:t xml:space="preserve"> </w:t>
      </w:r>
      <w:r w:rsidR="000F4F18" w:rsidRPr="00A9585A">
        <w:rPr>
          <w:color w:val="000000"/>
          <w:sz w:val="21"/>
          <w:szCs w:val="21"/>
        </w:rPr>
        <w:t>沿</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A9585A">
        <w:rPr>
          <w:color w:val="000000"/>
          <w:sz w:val="21"/>
          <w:szCs w:val="21"/>
        </w:rPr>
        <w:t xml:space="preserve"> </w:t>
      </w:r>
      <w:r w:rsidR="000F4F18" w:rsidRPr="00A9585A">
        <w:rPr>
          <w:color w:val="000000"/>
          <w:sz w:val="21"/>
          <w:szCs w:val="21"/>
        </w:rPr>
        <w:t>指向</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 xml:space="preserve"> </w:t>
      </w:r>
      <w:r w:rsidR="000F4F18" w:rsidRPr="00A9585A">
        <w:rPr>
          <w:color w:val="000000"/>
          <w:sz w:val="21"/>
          <w:szCs w:val="21"/>
        </w:rPr>
        <w:t>的方向生成新节点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。若</w:t>
      </w:r>
      <w:r w:rsidR="000F4F18" w:rsidRPr="00A9585A">
        <w:rPr>
          <w:color w:val="000000"/>
          <w:sz w:val="21"/>
          <w:szCs w:val="21"/>
        </w:rPr>
        <w:t xml:space="preserve"> </w:t>
      </w:r>
      <m:oMath>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e>
        </m:d>
      </m:oMath>
      <w:r w:rsidR="000F4F18" w:rsidRPr="00A9585A">
        <w:rPr>
          <w:color w:val="000000"/>
          <w:sz w:val="21"/>
          <w:szCs w:val="21"/>
        </w:rPr>
        <w:t xml:space="preserve"> </w:t>
      </w:r>
      <w:r w:rsidR="000F4F18" w:rsidRPr="00A9585A">
        <w:rPr>
          <w:color w:val="000000"/>
          <w:sz w:val="21"/>
          <w:szCs w:val="21"/>
        </w:rPr>
        <w:t>与障碍物集合</w:t>
      </w:r>
      <w:r w:rsidR="000F4F18"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w:rPr>
                <w:rFonts w:ascii="Cambria Math" w:hAnsi="Cambria Math" w:hint="eastAsia"/>
                <w:color w:val="000000"/>
                <w:sz w:val="21"/>
                <w:szCs w:val="21"/>
              </w:rPr>
              <m:t>t</m:t>
            </m:r>
          </m:sub>
        </m:sSub>
      </m:oMath>
      <w:r w:rsidR="000F4F18" w:rsidRPr="00A9585A">
        <w:rPr>
          <w:color w:val="000000"/>
          <w:sz w:val="21"/>
          <w:szCs w:val="21"/>
        </w:rPr>
        <w:t xml:space="preserve"> </w:t>
      </w:r>
      <w:r w:rsidR="000F4F18" w:rsidRPr="00A9585A">
        <w:rPr>
          <w:color w:val="000000"/>
          <w:sz w:val="21"/>
          <w:szCs w:val="21"/>
        </w:rPr>
        <w:t>不相交，则将</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 xml:space="preserve"> </w:t>
      </w:r>
      <w:r w:rsidR="000F4F18" w:rsidRPr="00A9585A">
        <w:rPr>
          <w:color w:val="000000"/>
          <w:sz w:val="21"/>
          <w:szCs w:val="21"/>
        </w:rPr>
        <w:t>加入到</w:t>
      </w:r>
      <w:r w:rsidR="000F4F18" w:rsidRPr="00A9585A">
        <w:rPr>
          <w:color w:val="000000"/>
          <w:sz w:val="21"/>
          <w:szCs w:val="21"/>
        </w:rPr>
        <w:t xml:space="preserve"> </w:t>
      </w:r>
      <m:oMath>
        <m:r>
          <m:rPr>
            <m:scr m:val="script"/>
            <m:sty m:val="p"/>
          </m:rPr>
          <w:rPr>
            <w:rFonts w:ascii="Cambria Math" w:hAnsi="Cambria Math"/>
            <w:color w:val="000000"/>
            <w:sz w:val="21"/>
            <w:szCs w:val="21"/>
          </w:rPr>
          <m:t>T</m:t>
        </m:r>
      </m:oMath>
      <w:r w:rsidR="000F4F18" w:rsidRPr="00A9585A">
        <w:rPr>
          <w:color w:val="000000"/>
          <w:sz w:val="21"/>
          <w:szCs w:val="21"/>
        </w:rPr>
        <w:t xml:space="preserve"> </w:t>
      </w:r>
      <w:r w:rsidR="000F4F18" w:rsidRPr="00A9585A">
        <w:rPr>
          <w:color w:val="000000"/>
          <w:sz w:val="21"/>
          <w:szCs w:val="21"/>
        </w:rPr>
        <w:t>中，并通过计算代价函数</w:t>
      </w:r>
      <w:r w:rsidR="000F4F18" w:rsidRPr="00A9585A">
        <w:rPr>
          <w:color w:val="000000"/>
          <w:sz w:val="21"/>
          <w:szCs w:val="21"/>
        </w:rPr>
        <w:t xml:space="preserve"> </w:t>
      </w:r>
      <m:oMath>
        <m:r>
          <w:rPr>
            <w:rFonts w:ascii="Cambria Math" w:hAnsi="Cambria Math"/>
            <w:color w:val="000000"/>
            <w:sz w:val="21"/>
            <w:szCs w:val="21"/>
          </w:rPr>
          <m:t>Cost</m:t>
        </m:r>
        <m:d>
          <m:dPr>
            <m:ctrlPr>
              <w:rPr>
                <w:rFonts w:ascii="Cambria Math" w:hAnsi="Cambria Math"/>
                <w:color w:val="000000"/>
                <w:sz w:val="21"/>
                <w:szCs w:val="21"/>
              </w:rPr>
            </m:ctrlPr>
          </m:dPr>
          <m:e>
            <m:r>
              <w:rPr>
                <w:rFonts w:ascii="Cambria Math" w:hAnsi="Cambria Math"/>
                <w:color w:val="000000"/>
                <w:sz w:val="21"/>
                <w:szCs w:val="21"/>
              </w:rPr>
              <m:t>x</m:t>
            </m:r>
          </m:e>
        </m:d>
      </m:oMath>
      <w:r w:rsidR="000F4F18" w:rsidRPr="00A9585A">
        <w:rPr>
          <w:color w:val="000000"/>
          <w:sz w:val="21"/>
          <w:szCs w:val="21"/>
        </w:rPr>
        <w:t xml:space="preserve"> </w:t>
      </w:r>
      <w:r w:rsidR="000F4F18" w:rsidRPr="00A9585A">
        <w:rPr>
          <w:color w:val="000000"/>
          <w:sz w:val="21"/>
          <w:szCs w:val="21"/>
        </w:rPr>
        <w:t>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 xml:space="preserve"> </w:t>
      </w:r>
      <w:r w:rsidR="000F4F18" w:rsidRPr="00A9585A">
        <w:rPr>
          <w:color w:val="000000"/>
          <w:sz w:val="21"/>
          <w:szCs w:val="21"/>
        </w:rPr>
        <w:t>进行父节点选择与路径优化。最终，当树中某一节点</w:t>
      </w:r>
      <w:r w:rsidR="000F4F18" w:rsidRPr="00A9585A">
        <w:rPr>
          <w:color w:val="000000"/>
          <w:sz w:val="21"/>
          <w:szCs w:val="21"/>
        </w:rPr>
        <w:t xml:space="preserve"> </w:t>
      </w:r>
      <m:oMath>
        <m:r>
          <w:rPr>
            <w:rFonts w:ascii="Cambria Math" w:hAnsi="Cambria Math"/>
            <w:color w:val="000000"/>
            <w:sz w:val="21"/>
            <w:szCs w:val="21"/>
          </w:rPr>
          <m:t>x</m:t>
        </m:r>
      </m:oMath>
      <w:r w:rsidR="000F4F18" w:rsidRPr="00A9585A">
        <w:rPr>
          <w:color w:val="000000"/>
          <w:sz w:val="21"/>
          <w:szCs w:val="21"/>
        </w:rPr>
        <w:t xml:space="preserve"> </w:t>
      </w:r>
      <w:r w:rsidR="000F4F18" w:rsidRPr="00A9585A">
        <w:rPr>
          <w:color w:val="000000"/>
          <w:sz w:val="21"/>
          <w:szCs w:val="21"/>
        </w:rPr>
        <w:t>与目标点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的距离小于给定阈值</w:t>
      </w:r>
      <w:r w:rsidR="000F4F18" w:rsidRPr="00A9585A">
        <w:rPr>
          <w:color w:val="000000"/>
          <w:sz w:val="21"/>
          <w:szCs w:val="21"/>
        </w:rPr>
        <w:t xml:space="preserve"> </w:t>
      </w:r>
      <m:oMath>
        <m:r>
          <m:rPr>
            <m:sty m:val="p"/>
          </m:rPr>
          <w:rPr>
            <w:rFonts w:ascii="Cambria Math" w:hAnsi="Cambria Math"/>
            <w:color w:val="000000"/>
            <w:sz w:val="21"/>
            <w:szCs w:val="21"/>
          </w:rPr>
          <m:t>ϵ</m:t>
        </m:r>
      </m:oMath>
      <w:r w:rsidR="000F4F18" w:rsidRPr="00A9585A">
        <w:rPr>
          <w:color w:val="000000"/>
          <w:sz w:val="21"/>
          <w:szCs w:val="21"/>
        </w:rPr>
        <w:t xml:space="preserve"> </w:t>
      </w:r>
      <w:r w:rsidR="000F4F18" w:rsidRPr="00A9585A">
        <w:rPr>
          <w:color w:val="000000"/>
          <w:sz w:val="21"/>
          <w:szCs w:val="21"/>
        </w:rPr>
        <w:t>时，路径搜索成功，得到从</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到</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的可行路径。</w:t>
      </w:r>
      <w:commentRangeEnd w:id="330"/>
      <w:r w:rsidR="00553343">
        <w:rPr>
          <w:rStyle w:val="ac"/>
        </w:rPr>
        <w:commentReference w:id="330"/>
      </w:r>
    </w:p>
    <w:p w14:paraId="2081FF73" w14:textId="2F31F2D0" w:rsidR="000F4F18" w:rsidRPr="00A9585A" w:rsidRDefault="000F4F18" w:rsidP="000F4F18">
      <w:pPr>
        <w:spacing w:line="360" w:lineRule="auto"/>
        <w:ind w:firstLineChars="196" w:firstLine="412"/>
        <w:rPr>
          <w:color w:val="000000"/>
          <w:sz w:val="21"/>
          <w:szCs w:val="21"/>
        </w:rPr>
      </w:pPr>
      <w:r w:rsidRPr="00A9585A">
        <w:rPr>
          <w:color w:val="000000"/>
          <w:sz w:val="21"/>
          <w:szCs w:val="21"/>
        </w:rPr>
        <w:t>为了进一步保证不同簇之间</w:t>
      </w:r>
      <w:r w:rsidR="0042304C" w:rsidRPr="00A9585A">
        <w:rPr>
          <w:rFonts w:hint="eastAsia"/>
          <w:color w:val="000000"/>
          <w:sz w:val="21"/>
          <w:szCs w:val="21"/>
        </w:rPr>
        <w:t>独立规划的</w:t>
      </w:r>
      <w:r w:rsidRPr="00A9585A">
        <w:rPr>
          <w:color w:val="000000"/>
          <w:sz w:val="21"/>
          <w:szCs w:val="21"/>
        </w:rPr>
        <w:t>路径的合理分布，避免路径之间产生过于接近</w:t>
      </w:r>
      <w:r w:rsidR="0042304C" w:rsidRPr="00A9585A">
        <w:rPr>
          <w:rFonts w:hint="eastAsia"/>
          <w:color w:val="000000"/>
          <w:sz w:val="21"/>
          <w:szCs w:val="21"/>
        </w:rPr>
        <w:t>导致拥挤</w:t>
      </w:r>
      <w:r w:rsidR="00A9585A">
        <w:rPr>
          <w:rFonts w:hint="eastAsia"/>
          <w:color w:val="000000"/>
          <w:sz w:val="21"/>
          <w:szCs w:val="21"/>
        </w:rPr>
        <w:t>震荡</w:t>
      </w:r>
      <w:r w:rsidRPr="00A9585A">
        <w:rPr>
          <w:color w:val="000000"/>
          <w:sz w:val="21"/>
          <w:szCs w:val="21"/>
        </w:rPr>
        <w:t>或</w:t>
      </w:r>
      <w:r w:rsidRPr="00A9585A">
        <w:rPr>
          <w:rFonts w:hint="eastAsia"/>
          <w:color w:val="000000"/>
          <w:sz w:val="21"/>
          <w:szCs w:val="21"/>
        </w:rPr>
        <w:t>太远</w:t>
      </w:r>
      <w:r w:rsidR="0042304C" w:rsidRPr="00A9585A">
        <w:rPr>
          <w:rFonts w:hint="eastAsia"/>
          <w:color w:val="000000"/>
          <w:sz w:val="21"/>
          <w:szCs w:val="21"/>
        </w:rPr>
        <w:t>导致通信断开</w:t>
      </w:r>
      <w:r w:rsidRPr="00A9585A">
        <w:rPr>
          <w:color w:val="000000"/>
          <w:sz w:val="21"/>
          <w:szCs w:val="21"/>
        </w:rPr>
        <w:t>的情况，</w:t>
      </w:r>
      <w:r w:rsidR="0042304C" w:rsidRPr="00A9585A">
        <w:rPr>
          <w:rFonts w:hint="eastAsia"/>
          <w:color w:val="000000"/>
          <w:sz w:val="21"/>
          <w:szCs w:val="21"/>
        </w:rPr>
        <w:t>全局</w:t>
      </w:r>
      <w:r w:rsidRPr="00A9585A">
        <w:rPr>
          <w:color w:val="000000"/>
          <w:sz w:val="21"/>
          <w:szCs w:val="21"/>
        </w:rPr>
        <w:t>规划中引入了</w:t>
      </w:r>
      <w:r w:rsidRPr="00A9585A">
        <w:rPr>
          <w:color w:val="000000"/>
          <w:sz w:val="21"/>
          <w:szCs w:val="21"/>
        </w:rPr>
        <w:t xml:space="preserve">Fréchet </w:t>
      </w:r>
      <w:r w:rsidRPr="00A9585A">
        <w:rPr>
          <w:color w:val="000000"/>
          <w:sz w:val="21"/>
          <w:szCs w:val="21"/>
        </w:rPr>
        <w:t>距离作为路径间约束机制。</w:t>
      </w:r>
      <w:r w:rsidRPr="00A9585A">
        <w:rPr>
          <w:color w:val="000000"/>
          <w:sz w:val="21"/>
          <w:szCs w:val="21"/>
        </w:rPr>
        <w:t>Fréchet</w:t>
      </w:r>
      <w:r w:rsidRPr="00A9585A">
        <w:rPr>
          <w:color w:val="000000"/>
          <w:sz w:val="21"/>
          <w:szCs w:val="21"/>
        </w:rPr>
        <w:t>距离是一种用于度量</w:t>
      </w:r>
      <w:r w:rsidR="0042304C" w:rsidRPr="00A9585A">
        <w:rPr>
          <w:rFonts w:hint="eastAsia"/>
          <w:color w:val="000000"/>
          <w:sz w:val="21"/>
          <w:szCs w:val="21"/>
        </w:rPr>
        <w:t>平面中</w:t>
      </w:r>
      <w:r w:rsidRPr="00A9585A">
        <w:rPr>
          <w:color w:val="000000"/>
          <w:sz w:val="21"/>
          <w:szCs w:val="21"/>
        </w:rPr>
        <w:t>两条曲线相似性的指标，其计算过程可以形式化为：设两条路径</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Pr="00A9585A">
        <w:rPr>
          <w:color w:val="000000"/>
          <w:sz w:val="21"/>
          <w:szCs w:val="21"/>
        </w:rPr>
        <w:t xml:space="preserve"> </w:t>
      </w:r>
      <w:r w:rsidRPr="00A9585A">
        <w:rPr>
          <w:color w:val="000000"/>
          <w:sz w:val="21"/>
          <w:szCs w:val="21"/>
        </w:rPr>
        <w:t>与</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Pr="00A9585A">
        <w:rPr>
          <w:color w:val="000000"/>
          <w:sz w:val="21"/>
          <w:szCs w:val="21"/>
        </w:rPr>
        <w:t>，</w:t>
      </w:r>
      <w:commentRangeStart w:id="334"/>
      <w:r w:rsidRPr="00A9585A">
        <w:rPr>
          <w:color w:val="000000"/>
          <w:sz w:val="21"/>
          <w:szCs w:val="21"/>
        </w:rPr>
        <w:t>则离散</w:t>
      </w:r>
      <w:r w:rsidRPr="00A9585A">
        <w:rPr>
          <w:color w:val="000000"/>
          <w:sz w:val="21"/>
          <w:szCs w:val="21"/>
        </w:rPr>
        <w:t xml:space="preserve"> Fréchet </w:t>
      </w:r>
      <w:r w:rsidRPr="00A9585A">
        <w:rPr>
          <w:color w:val="000000"/>
          <w:sz w:val="21"/>
          <w:szCs w:val="21"/>
        </w:rPr>
        <w:t>距离定义为</w:t>
      </w:r>
      <w:r w:rsidRPr="00A9585A">
        <w:rPr>
          <w:rFonts w:hint="eastAsia"/>
          <w:color w:val="000000"/>
          <w:sz w:val="21"/>
          <w:szCs w:val="21"/>
        </w:rPr>
        <w:t>：</w:t>
      </w:r>
    </w:p>
    <w:p w14:paraId="363196D4" w14:textId="71477B81" w:rsidR="000F4F18" w:rsidRPr="00A9585A" w:rsidRDefault="000B4BA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8</m:t>
                  </m:r>
                </m:e>
              </m:d>
            </m:e>
          </m:eqArr>
          <w:commentRangeEnd w:id="334"/>
          <m:r>
            <m:rPr>
              <m:sty m:val="p"/>
            </m:rPr>
            <w:rPr>
              <w:rStyle w:val="ac"/>
            </w:rPr>
            <w:commentReference w:id="334"/>
          </m:r>
        </m:oMath>
      </m:oMathPara>
    </w:p>
    <w:p w14:paraId="27740867" w14:textId="5684D727" w:rsidR="000F4F18" w:rsidRDefault="000F4F18" w:rsidP="000F4F18">
      <w:pPr>
        <w:spacing w:line="360" w:lineRule="auto"/>
        <w:ind w:firstLineChars="196" w:firstLine="412"/>
        <w:rPr>
          <w:ins w:id="335" w:author="运璐 何" w:date="2025-10-13T20:23:00Z"/>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为两条路径的重参数化函数，保证两条路径按照时间的同步方式进行比较。通过动态规划的方法，可以在</w:t>
      </w:r>
      <w:r w:rsidRPr="00A9585A">
        <w:rPr>
          <w:rFonts w:hint="eastAsia"/>
          <w:color w:val="000000"/>
          <w:sz w:val="21"/>
          <w:szCs w:val="21"/>
        </w:rPr>
        <w:t>低</w:t>
      </w:r>
      <w:r w:rsidRPr="00A9585A">
        <w:rPr>
          <w:color w:val="000000"/>
          <w:sz w:val="21"/>
          <w:szCs w:val="21"/>
        </w:rPr>
        <w:t>时间复杂度下有效计算离散</w:t>
      </w:r>
      <w:r w:rsidRPr="00A9585A">
        <w:rPr>
          <w:color w:val="000000"/>
          <w:sz w:val="21"/>
          <w:szCs w:val="21"/>
        </w:rPr>
        <w:t xml:space="preserve"> Fréchet </w:t>
      </w:r>
      <w:r w:rsidRPr="00A9585A">
        <w:rPr>
          <w:color w:val="000000"/>
          <w:sz w:val="21"/>
          <w:szCs w:val="21"/>
        </w:rPr>
        <w:t>距离。在本算法中，若新生成的路径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w:t>
      </w:r>
      <w:commentRangeStart w:id="336"/>
      <w:r w:rsidRPr="00A9585A">
        <w:rPr>
          <w:color w:val="000000"/>
          <w:sz w:val="21"/>
          <w:szCs w:val="21"/>
        </w:rPr>
        <w:t>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w:t>
      </w:r>
      <w:commentRangeEnd w:id="336"/>
      <w:r w:rsidR="009D704F">
        <w:rPr>
          <w:rStyle w:val="ac"/>
        </w:rPr>
        <w:commentReference w:id="336"/>
      </w:r>
      <w:r w:rsidRPr="00A9585A">
        <w:rPr>
          <w:color w:val="000000"/>
          <w:sz w:val="21"/>
          <w:szCs w:val="21"/>
        </w:rPr>
        <w:t>，则认为路径之间保持了合理的空间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，人工势场法计算单步规划震荡以及无人机碰撞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网络连通性。在这两种情况下，路径将触发重新规划过程，直至</w:t>
      </w:r>
      <w:r w:rsidR="0042304C" w:rsidRPr="00A9585A">
        <w:rPr>
          <w:rFonts w:hint="eastAsia"/>
          <w:color w:val="000000"/>
          <w:sz w:val="21"/>
          <w:szCs w:val="21"/>
        </w:rPr>
        <w:t>找到</w:t>
      </w:r>
      <w:r w:rsidRPr="00A9585A">
        <w:rPr>
          <w:color w:val="000000"/>
          <w:sz w:val="21"/>
          <w:szCs w:val="21"/>
        </w:rPr>
        <w:t>满足约束条件</w:t>
      </w:r>
      <w:r w:rsidR="0042304C" w:rsidRPr="00A9585A">
        <w:rPr>
          <w:rFonts w:hint="eastAsia"/>
          <w:color w:val="000000"/>
          <w:sz w:val="21"/>
          <w:szCs w:val="21"/>
        </w:rPr>
        <w:t>的路径</w:t>
      </w:r>
      <w:r w:rsidRPr="00A9585A">
        <w:rPr>
          <w:color w:val="000000"/>
          <w:sz w:val="21"/>
          <w:szCs w:val="21"/>
        </w:rPr>
        <w:t>。</w:t>
      </w:r>
      <w:commentRangeStart w:id="337"/>
      <w:ins w:id="338" w:author="运璐 何" w:date="2025-10-13T21:05:00Z">
        <w:r w:rsidR="00E33182">
          <w:rPr>
            <w:rFonts w:hint="eastAsia"/>
            <w:color w:val="000000"/>
            <w:sz w:val="21"/>
            <w:szCs w:val="21"/>
          </w:rPr>
          <w:t>具体</w:t>
        </w:r>
      </w:ins>
      <w:commentRangeEnd w:id="337"/>
      <w:ins w:id="339" w:author="运璐 何" w:date="2025-10-24T15:55:00Z">
        <w:r w:rsidR="002E16A0">
          <w:rPr>
            <w:rStyle w:val="ac"/>
          </w:rPr>
          <w:commentReference w:id="337"/>
        </w:r>
      </w:ins>
      <w:ins w:id="340" w:author="运璐 何" w:date="2025-10-13T21:05:00Z">
        <w:r w:rsidR="00E33182">
          <w:rPr>
            <w:rFonts w:hint="eastAsia"/>
            <w:color w:val="000000"/>
            <w:sz w:val="21"/>
            <w:szCs w:val="21"/>
          </w:rPr>
          <w:t>算法流程如算法</w:t>
        </w:r>
        <w:r w:rsidR="00E33182">
          <w:rPr>
            <w:rFonts w:hint="eastAsia"/>
            <w:color w:val="000000"/>
            <w:sz w:val="21"/>
            <w:szCs w:val="21"/>
          </w:rPr>
          <w:t>1</w:t>
        </w:r>
        <w:r w:rsidR="00E33182">
          <w:rPr>
            <w:rFonts w:hint="eastAsia"/>
            <w:color w:val="000000"/>
            <w:sz w:val="21"/>
            <w:szCs w:val="21"/>
          </w:rPr>
          <w:t>所示。</w:t>
        </w:r>
      </w:ins>
    </w:p>
    <w:tbl>
      <w:tblPr>
        <w:tblStyle w:val="afe"/>
        <w:tblW w:w="0" w:type="auto"/>
        <w:tblLook w:val="04A0" w:firstRow="1" w:lastRow="0" w:firstColumn="1" w:lastColumn="0" w:noHBand="0" w:noVBand="1"/>
      </w:tblPr>
      <w:tblGrid>
        <w:gridCol w:w="9628"/>
      </w:tblGrid>
      <w:tr w:rsidR="00E33182" w14:paraId="4A22EC01" w14:textId="77777777" w:rsidTr="00E33182">
        <w:trPr>
          <w:cnfStyle w:val="100000000000" w:firstRow="1" w:lastRow="0" w:firstColumn="0" w:lastColumn="0" w:oddVBand="0" w:evenVBand="0" w:oddHBand="0" w:evenHBand="0" w:firstRowFirstColumn="0" w:firstRowLastColumn="0" w:lastRowFirstColumn="0" w:lastRowLastColumn="0"/>
          <w:ins w:id="341" w:author="运璐 何" w:date="2025-10-13T21:02:00Z"/>
        </w:trPr>
        <w:tc>
          <w:tcPr>
            <w:tcW w:w="9628" w:type="dxa"/>
          </w:tcPr>
          <w:p w14:paraId="5E49A3EF" w14:textId="0AB6C21C" w:rsidR="00E33182" w:rsidRDefault="00E33182" w:rsidP="000F4F18">
            <w:pPr>
              <w:spacing w:line="360" w:lineRule="auto"/>
              <w:rPr>
                <w:ins w:id="342" w:author="运璐 何" w:date="2025-10-13T21:02:00Z"/>
                <w:color w:val="000000"/>
                <w:sz w:val="21"/>
                <w:szCs w:val="21"/>
              </w:rPr>
            </w:pPr>
            <w:commentRangeStart w:id="343"/>
            <w:ins w:id="344" w:author="运璐 何" w:date="2025-10-13T21:02:00Z">
              <w:r w:rsidRPr="00E33182">
                <w:rPr>
                  <w:rFonts w:hint="eastAsia"/>
                  <w:color w:val="000000"/>
                  <w:sz w:val="21"/>
                  <w:szCs w:val="21"/>
                </w:rPr>
                <w:t>算法</w:t>
              </w:r>
              <w:r w:rsidRPr="00E33182">
                <w:rPr>
                  <w:rFonts w:hint="eastAsia"/>
                  <w:color w:val="000000"/>
                  <w:sz w:val="21"/>
                  <w:szCs w:val="21"/>
                </w:rPr>
                <w:t>1 Fr</w:t>
              </w:r>
              <w:r w:rsidRPr="00E33182">
                <w:rPr>
                  <w:rFonts w:hint="eastAsia"/>
                  <w:color w:val="000000"/>
                  <w:sz w:val="21"/>
                  <w:szCs w:val="21"/>
                </w:rPr>
                <w:t>é</w:t>
              </w:r>
              <w:r w:rsidRPr="00E33182">
                <w:rPr>
                  <w:rFonts w:hint="eastAsia"/>
                  <w:color w:val="000000"/>
                  <w:sz w:val="21"/>
                  <w:szCs w:val="21"/>
                </w:rPr>
                <w:t>chet</w:t>
              </w:r>
              <w:r w:rsidRPr="00E33182">
                <w:rPr>
                  <w:rFonts w:hint="eastAsia"/>
                  <w:color w:val="000000"/>
                  <w:sz w:val="21"/>
                  <w:szCs w:val="21"/>
                </w:rPr>
                <w:t>约束</w:t>
              </w:r>
              <w:r w:rsidRPr="00E33182">
                <w:rPr>
                  <w:rFonts w:hint="eastAsia"/>
                  <w:color w:val="000000"/>
                  <w:sz w:val="21"/>
                  <w:szCs w:val="21"/>
                </w:rPr>
                <w:t>RRT*</w:t>
              </w:r>
              <w:r w:rsidRPr="00E33182">
                <w:rPr>
                  <w:rFonts w:hint="eastAsia"/>
                  <w:color w:val="000000"/>
                  <w:sz w:val="21"/>
                  <w:szCs w:val="21"/>
                </w:rPr>
                <w:t>全局规划算法</w:t>
              </w:r>
            </w:ins>
            <w:commentRangeEnd w:id="343"/>
            <w:r w:rsidR="00447D9B">
              <w:rPr>
                <w:rStyle w:val="ac"/>
              </w:rPr>
              <w:commentReference w:id="343"/>
            </w:r>
          </w:p>
        </w:tc>
      </w:tr>
      <w:tr w:rsidR="00E33182" w14:paraId="6D9D5242" w14:textId="77777777" w:rsidTr="00E33182">
        <w:trPr>
          <w:ins w:id="345" w:author="运璐 何" w:date="2025-10-13T21:02:00Z"/>
        </w:trPr>
        <w:tc>
          <w:tcPr>
            <w:tcW w:w="9628" w:type="dxa"/>
          </w:tcPr>
          <w:p w14:paraId="1943AEDB" w14:textId="77777777" w:rsidR="00E33182" w:rsidRPr="00E33182" w:rsidRDefault="00E33182" w:rsidP="00E33182">
            <w:pPr>
              <w:spacing w:line="360" w:lineRule="auto"/>
              <w:rPr>
                <w:ins w:id="346" w:author="运璐 何" w:date="2025-10-13T21:03:00Z"/>
                <w:color w:val="000000"/>
                <w:sz w:val="21"/>
                <w:szCs w:val="21"/>
              </w:rPr>
            </w:pPr>
            <w:ins w:id="347" w:author="运璐 何" w:date="2025-10-13T21:03:00Z">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w:ins>
            <m:oMath>
              <m:sSub>
                <m:sSubPr>
                  <m:ctrlPr>
                    <w:ins w:id="348" w:author="运璐 何" w:date="2025-10-13T21:03:00Z">
                      <w:rPr>
                        <w:rFonts w:ascii="Cambria Math" w:hAnsi="Cambria Math"/>
                        <w:i/>
                        <w:color w:val="000000"/>
                        <w:sz w:val="21"/>
                        <w:szCs w:val="21"/>
                      </w:rPr>
                    </w:ins>
                  </m:ctrlPr>
                </m:sSubPr>
                <m:e>
                  <m:r>
                    <w:ins w:id="349" w:author="运璐 何" w:date="2025-10-13T21:03:00Z">
                      <w:rPr>
                        <w:rFonts w:ascii="Cambria Math" w:hAnsi="Cambria Math"/>
                        <w:color w:val="000000"/>
                        <w:sz w:val="21"/>
                        <w:szCs w:val="21"/>
                      </w:rPr>
                      <m:t>C</m:t>
                    </w:ins>
                  </m:r>
                </m:e>
                <m:sub>
                  <m:r>
                    <w:ins w:id="350" w:author="运璐 何" w:date="2025-10-13T21:03:00Z">
                      <w:rPr>
                        <w:rFonts w:ascii="Cambria Math" w:hAnsi="Cambria Math"/>
                        <w:color w:val="000000"/>
                        <w:sz w:val="21"/>
                        <w:szCs w:val="21"/>
                      </w:rPr>
                      <m:t>i</m:t>
                    </w:ins>
                  </m:r>
                </m:sub>
              </m:sSub>
            </m:oMath>
            <w:ins w:id="351" w:author="运璐 何" w:date="2025-10-13T21:03:00Z">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w:ins>
            <m:oMath>
              <m:sSub>
                <m:sSubPr>
                  <m:ctrlPr>
                    <w:ins w:id="352" w:author="运璐 何" w:date="2025-10-13T21:03:00Z">
                      <w:rPr>
                        <w:rFonts w:ascii="Cambria Math" w:hAnsi="Cambria Math"/>
                        <w:i/>
                        <w:color w:val="000000"/>
                        <w:kern w:val="0"/>
                        <w:sz w:val="24"/>
                        <w:szCs w:val="21"/>
                      </w:rPr>
                    </w:ins>
                  </m:ctrlPr>
                </m:sSubPr>
                <m:e>
                  <m:r>
                    <w:ins w:id="353" w:author="运璐 何" w:date="2025-10-13T21:03:00Z">
                      <m:rPr>
                        <m:scr m:val="script"/>
                      </m:rPr>
                      <w:rPr>
                        <w:rFonts w:ascii="Cambria Math" w:eastAsiaTheme="minorEastAsia" w:hAnsi="Cambria Math" w:cstheme="minorBidi"/>
                        <w:color w:val="000000"/>
                        <w:sz w:val="21"/>
                        <w:szCs w:val="21"/>
                        <w14:ligatures w14:val="standardContextual"/>
                      </w:rPr>
                      <m:t>O</m:t>
                    </w:ins>
                  </m:r>
                </m:e>
                <m:sub>
                  <m:r>
                    <w:ins w:id="354" w:author="运璐 何" w:date="2025-10-13T21:03:00Z">
                      <w:rPr>
                        <w:rFonts w:ascii="Cambria Math" w:eastAsiaTheme="minorEastAsia" w:hAnsi="Cambria Math" w:cstheme="minorBidi"/>
                        <w:color w:val="000000"/>
                        <w:sz w:val="21"/>
                        <w:szCs w:val="21"/>
                        <w14:ligatures w14:val="standardContextual"/>
                      </w:rPr>
                      <m:t>start</m:t>
                    </w:ins>
                  </m:r>
                </m:sub>
              </m:sSub>
            </m:oMath>
            <w:ins w:id="355" w:author="运璐 何" w:date="2025-10-13T21:03:00Z">
              <w:r w:rsidRPr="00E33182">
                <w:rPr>
                  <w:color w:val="000000"/>
                  <w:sz w:val="21"/>
                  <w:szCs w:val="21"/>
                </w:rPr>
                <w:t>，目标集合</w:t>
              </w:r>
            </w:ins>
            <m:oMath>
              <m:sSub>
                <m:sSubPr>
                  <m:ctrlPr>
                    <w:ins w:id="356" w:author="运璐 何" w:date="2025-10-13T21:03:00Z">
                      <w:rPr>
                        <w:rFonts w:ascii="Cambria Math" w:hAnsi="Cambria Math"/>
                        <w:i/>
                        <w:color w:val="000000"/>
                        <w:kern w:val="0"/>
                        <w:sz w:val="24"/>
                        <w:szCs w:val="21"/>
                      </w:rPr>
                    </w:ins>
                  </m:ctrlPr>
                </m:sSubPr>
                <m:e>
                  <m:r>
                    <w:ins w:id="357" w:author="运璐 何" w:date="2025-10-13T21:03:00Z">
                      <m:rPr>
                        <m:scr m:val="script"/>
                      </m:rPr>
                      <w:rPr>
                        <w:rFonts w:ascii="Cambria Math" w:eastAsiaTheme="minorEastAsia" w:hAnsi="Cambria Math" w:cstheme="minorBidi"/>
                        <w:color w:val="000000"/>
                        <w:sz w:val="21"/>
                        <w:szCs w:val="21"/>
                        <w14:ligatures w14:val="standardContextual"/>
                      </w:rPr>
                      <m:t>O</m:t>
                    </w:ins>
                  </m:r>
                </m:e>
                <m:sub>
                  <m:r>
                    <w:ins w:id="358" w:author="运璐 何" w:date="2025-10-13T21:03:00Z">
                      <w:rPr>
                        <w:rFonts w:ascii="Cambria Math" w:eastAsiaTheme="minorEastAsia" w:hAnsi="Cambria Math" w:cstheme="minorBidi"/>
                        <w:color w:val="000000"/>
                        <w:sz w:val="21"/>
                        <w:szCs w:val="21"/>
                        <w14:ligatures w14:val="standardContextual"/>
                      </w:rPr>
                      <m:t>target</m:t>
                    </w:ins>
                  </m:r>
                </m:sub>
              </m:sSub>
            </m:oMath>
            <w:ins w:id="359" w:author="运璐 何" w:date="2025-10-13T21:03:00Z">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w:ins>
            <m:oMath>
              <m:sSub>
                <m:sSubPr>
                  <m:ctrlPr>
                    <w:ins w:id="360" w:author="运璐 何" w:date="2025-10-13T21:03:00Z">
                      <w:rPr>
                        <w:rFonts w:ascii="Cambria Math" w:hAnsi="Cambria Math"/>
                        <w:i/>
                        <w:color w:val="000000"/>
                        <w:sz w:val="21"/>
                        <w:szCs w:val="21"/>
                      </w:rPr>
                    </w:ins>
                  </m:ctrlPr>
                </m:sSubPr>
                <m:e>
                  <m:r>
                    <w:ins w:id="361" w:author="运璐 何" w:date="2025-10-13T21:03:00Z">
                      <w:rPr>
                        <w:rFonts w:ascii="Cambria Math" w:hAnsi="Cambria Math"/>
                        <w:color w:val="000000"/>
                        <w:sz w:val="21"/>
                        <w:szCs w:val="21"/>
                      </w:rPr>
                      <m:t>M</m:t>
                    </w:ins>
                  </m:r>
                </m:e>
                <m:sub>
                  <m:r>
                    <w:ins w:id="362" w:author="运璐 何" w:date="2025-10-13T21:03:00Z">
                      <w:rPr>
                        <w:rFonts w:ascii="Cambria Math" w:eastAsiaTheme="minorEastAsia" w:hAnsi="Cambria Math" w:cstheme="minorBidi"/>
                        <w:color w:val="000000"/>
                        <w:sz w:val="21"/>
                        <w:szCs w:val="21"/>
                        <w14:ligatures w14:val="standardContextual"/>
                      </w:rPr>
                      <m:t>0</m:t>
                    </w:ins>
                  </m:r>
                </m:sub>
              </m:sSub>
            </m:oMath>
            <w:ins w:id="363" w:author="运璐 何" w:date="2025-10-13T21:03:00Z">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w:ins>
            <m:oMath>
              <m:sSub>
                <m:sSubPr>
                  <m:ctrlPr>
                    <w:ins w:id="364" w:author="运璐 何" w:date="2025-10-13T21:03:00Z">
                      <w:rPr>
                        <w:rFonts w:ascii="Cambria Math" w:hAnsi="Cambria Math"/>
                        <w:i/>
                        <w:color w:val="000000"/>
                        <w:sz w:val="21"/>
                        <w:szCs w:val="21"/>
                      </w:rPr>
                    </w:ins>
                  </m:ctrlPr>
                </m:sSubPr>
                <m:e>
                  <m:r>
                    <w:ins w:id="365" w:author="运璐 何" w:date="2025-10-13T21:03:00Z">
                      <w:rPr>
                        <w:rFonts w:ascii="Cambria Math" w:hAnsi="Cambria Math"/>
                        <w:color w:val="000000"/>
                        <w:sz w:val="21"/>
                        <w:szCs w:val="21"/>
                      </w:rPr>
                      <m:t>d</m:t>
                    </w:ins>
                  </m:r>
                </m:e>
                <m:sub>
                  <m:r>
                    <w:ins w:id="366" w:author="运璐 何" w:date="2025-10-13T21:03:00Z">
                      <w:rPr>
                        <w:rFonts w:ascii="Cambria Math" w:hAnsi="Cambria Math"/>
                        <w:color w:val="000000"/>
                        <w:sz w:val="21"/>
                        <w:szCs w:val="21"/>
                      </w:rPr>
                      <m:t>step</m:t>
                    </w:ins>
                  </m:r>
                </m:sub>
              </m:sSub>
            </m:oMath>
            <w:ins w:id="367" w:author="运璐 何" w:date="2025-10-13T21:03:00Z">
              <w:r w:rsidRPr="00E33182">
                <w:rPr>
                  <w:color w:val="000000"/>
                  <w:sz w:val="21"/>
                  <w:szCs w:val="21"/>
                </w:rPr>
                <w:t xml:space="preserve"> ​</w:t>
              </w:r>
              <w:r w:rsidRPr="00E33182">
                <w:rPr>
                  <w:color w:val="000000"/>
                  <w:sz w:val="21"/>
                  <w:szCs w:val="21"/>
                </w:rPr>
                <w:t>，距离约束上下界</w:t>
              </w:r>
            </w:ins>
            <m:oMath>
              <m:d>
                <m:dPr>
                  <m:begChr m:val="["/>
                  <m:endChr m:val="]"/>
                  <m:ctrlPr>
                    <w:ins w:id="368" w:author="运璐 何" w:date="2025-10-13T21:03:00Z">
                      <w:rPr>
                        <w:rFonts w:ascii="Cambria Math" w:hAnsi="Cambria Math"/>
                        <w:i/>
                        <w:color w:val="000000"/>
                        <w:sz w:val="21"/>
                        <w:szCs w:val="21"/>
                      </w:rPr>
                    </w:ins>
                  </m:ctrlPr>
                </m:dPr>
                <m:e>
                  <m:r>
                    <w:ins w:id="369" w:author="运璐 何" w:date="2025-10-13T21:03:00Z">
                      <w:rPr>
                        <w:rFonts w:ascii="Cambria Math" w:hAnsi="Cambria Math"/>
                        <w:color w:val="000000"/>
                        <w:sz w:val="21"/>
                        <w:szCs w:val="21"/>
                      </w:rPr>
                      <m:t>L,U</m:t>
                    </w:ins>
                  </m:r>
                </m:e>
              </m:d>
            </m:oMath>
          </w:p>
          <w:p w14:paraId="5497C91F" w14:textId="08AF01C6" w:rsidR="00E33182" w:rsidRPr="00E33182" w:rsidRDefault="00E33182" w:rsidP="00E33182">
            <w:pPr>
              <w:spacing w:line="360" w:lineRule="auto"/>
              <w:rPr>
                <w:ins w:id="370" w:author="运璐 何" w:date="2025-10-13T21:03:00Z"/>
                <w:i/>
                <w:color w:val="000000"/>
                <w:sz w:val="21"/>
                <w:szCs w:val="21"/>
              </w:rPr>
            </w:pPr>
            <w:ins w:id="371" w:author="运璐 何" w:date="2025-10-13T21:03:00Z">
              <w:r w:rsidRPr="00E33182">
                <w:rPr>
                  <w:rFonts w:hint="eastAsia"/>
                  <w:color w:val="000000"/>
                  <w:sz w:val="21"/>
                  <w:szCs w:val="21"/>
                </w:rPr>
                <w:t>输出：</w:t>
              </w:r>
              <w:r w:rsidRPr="00E33182">
                <w:rPr>
                  <w:color w:val="000000"/>
                  <w:sz w:val="21"/>
                  <w:szCs w:val="21"/>
                </w:rPr>
                <w:t>各簇</w:t>
              </w:r>
            </w:ins>
            <w:ins w:id="372" w:author="运璐 何" w:date="2025-10-24T11:08:00Z">
              <w:r w:rsidR="00C63DF8">
                <w:rPr>
                  <w:rFonts w:hint="eastAsia"/>
                  <w:color w:val="000000"/>
                  <w:sz w:val="21"/>
                  <w:szCs w:val="21"/>
                </w:rPr>
                <w:t>实时</w:t>
              </w:r>
            </w:ins>
            <w:ins w:id="373" w:author="运璐 何" w:date="2025-10-13T21:03:00Z">
              <w:r w:rsidRPr="00E33182">
                <w:rPr>
                  <w:color w:val="000000"/>
                  <w:sz w:val="21"/>
                  <w:szCs w:val="21"/>
                </w:rPr>
                <w:t>全局参考路径集合</w:t>
              </w:r>
            </w:ins>
            <m:oMath>
              <m:r>
                <w:ins w:id="374" w:author="运璐 何" w:date="2025-10-13T21:03:00Z">
                  <m:rPr>
                    <m:scr m:val="script"/>
                  </m:rPr>
                  <w:rPr>
                    <w:rFonts w:ascii="Cambria Math" w:eastAsiaTheme="minorEastAsia" w:hAnsi="Cambria Math" w:cstheme="minorBidi"/>
                    <w:color w:val="000000"/>
                    <w:sz w:val="21"/>
                    <w:szCs w:val="21"/>
                    <w14:ligatures w14:val="standardContextual"/>
                  </w:rPr>
                  <m:t>P</m:t>
                </w:ins>
              </m:r>
              <m:d>
                <m:dPr>
                  <m:begChr m:val="（"/>
                  <m:endChr m:val="）"/>
                  <m:ctrlPr>
                    <w:ins w:id="375" w:author="运璐 何" w:date="2025-10-24T11:08:00Z">
                      <w:rPr>
                        <w:rFonts w:ascii="Cambria Math" w:eastAsiaTheme="minorEastAsia" w:hAnsi="Cambria Math" w:cstheme="minorBidi"/>
                        <w:i/>
                        <w:color w:val="000000"/>
                        <w:sz w:val="21"/>
                        <w:szCs w:val="21"/>
                        <w14:ligatures w14:val="standardContextual"/>
                      </w:rPr>
                    </w:ins>
                  </m:ctrlPr>
                </m:dPr>
                <m:e>
                  <m:r>
                    <w:ins w:id="376" w:author="运璐 何" w:date="2025-10-24T11:08:00Z">
                      <w:rPr>
                        <w:rFonts w:ascii="Cambria Math" w:eastAsiaTheme="minorEastAsia" w:hAnsi="Cambria Math" w:cstheme="minorBidi" w:hint="eastAsia"/>
                        <w:color w:val="000000"/>
                        <w:sz w:val="21"/>
                        <w:szCs w:val="21"/>
                        <w14:ligatures w14:val="standardContextual"/>
                      </w:rPr>
                      <m:t>t</m:t>
                    </w:ins>
                  </m:r>
                </m:e>
              </m:d>
            </m:oMath>
          </w:p>
          <w:p w14:paraId="53243EAF" w14:textId="77777777" w:rsidR="00E33182" w:rsidRPr="00E33182" w:rsidRDefault="00E33182" w:rsidP="00E33182">
            <w:pPr>
              <w:pStyle w:val="a"/>
              <w:rPr>
                <w:ins w:id="377" w:author="运璐 何" w:date="2025-10-13T21:03:00Z"/>
              </w:rPr>
            </w:pPr>
            <w:ins w:id="378" w:author="运璐 何" w:date="2025-10-13T21:03:00Z">
              <w:r w:rsidRPr="00E33182">
                <w:rPr>
                  <w:rFonts w:hint="eastAsia"/>
                </w:rPr>
                <w:t>初始化各簇中心</w:t>
              </w:r>
              <w:r w:rsidRPr="00E33182">
                <w:rPr>
                  <w:rFonts w:hint="eastAsia"/>
                </w:rPr>
                <w:t xml:space="preserve"> </w:t>
              </w:r>
            </w:ins>
            <m:oMath>
              <m:sSub>
                <m:sSubPr>
                  <m:ctrlPr>
                    <w:ins w:id="379" w:author="运璐 何" w:date="2025-10-13T21:03:00Z">
                      <w:rPr>
                        <w:rFonts w:ascii="Cambria Math" w:hAnsi="Cambria Math"/>
                      </w:rPr>
                    </w:ins>
                  </m:ctrlPr>
                </m:sSubPr>
                <m:e>
                  <m:r>
                    <w:ins w:id="380" w:author="运璐 何" w:date="2025-10-13T21:03:00Z">
                      <w:rPr>
                        <w:rFonts w:ascii="Cambria Math" w:hAnsi="Cambria Math" w:hint="eastAsia"/>
                      </w:rPr>
                      <m:t>S</m:t>
                    </w:ins>
                  </m:r>
                </m:e>
                <m:sub>
                  <m:r>
                    <w:ins w:id="381" w:author="运璐 何" w:date="2025-10-13T21:03:00Z">
                      <w:rPr>
                        <w:rFonts w:ascii="Cambria Math" w:hAnsi="Cambria Math" w:hint="eastAsia"/>
                      </w:rPr>
                      <m:t>i</m:t>
                    </w:ins>
                  </m:r>
                </m:sub>
              </m:sSub>
            </m:oMath>
            <w:ins w:id="382" w:author="运璐 何" w:date="2025-10-13T21:03:00Z">
              <w:r w:rsidRPr="00E33182">
                <w:rPr>
                  <w:rFonts w:hint="eastAsia"/>
                </w:rPr>
                <w:t xml:space="preserve"> </w:t>
              </w:r>
              <w:r w:rsidRPr="00E33182">
                <w:rPr>
                  <w:rFonts w:hint="eastAsia"/>
                </w:rPr>
                <w:t>与目标</w:t>
              </w:r>
              <w:r w:rsidRPr="00E33182">
                <w:rPr>
                  <w:rFonts w:hint="eastAsia"/>
                </w:rPr>
                <w:t xml:space="preserve"> </w:t>
              </w:r>
            </w:ins>
            <m:oMath>
              <m:sSub>
                <m:sSubPr>
                  <m:ctrlPr>
                    <w:ins w:id="383" w:author="运璐 何" w:date="2025-10-13T21:03:00Z">
                      <w:rPr>
                        <w:rFonts w:ascii="Cambria Math" w:hAnsi="Cambria Math"/>
                      </w:rPr>
                    </w:ins>
                  </m:ctrlPr>
                </m:sSubPr>
                <m:e>
                  <m:r>
                    <w:ins w:id="384" w:author="运璐 何" w:date="2025-10-13T21:03:00Z">
                      <w:rPr>
                        <w:rFonts w:ascii="Cambria Math" w:hAnsi="Cambria Math" w:hint="eastAsia"/>
                      </w:rPr>
                      <m:t>G</m:t>
                    </w:ins>
                  </m:r>
                </m:e>
                <m:sub>
                  <m:r>
                    <w:ins w:id="385" w:author="运璐 何" w:date="2025-10-13T21:03:00Z">
                      <w:rPr>
                        <w:rFonts w:ascii="Cambria Math" w:hAnsi="Cambria Math" w:hint="eastAsia"/>
                      </w:rPr>
                      <m:t>i</m:t>
                    </w:ins>
                  </m:r>
                </m:sub>
              </m:sSub>
            </m:oMath>
          </w:p>
          <w:p w14:paraId="3085A122" w14:textId="77777777" w:rsidR="00E33182" w:rsidRPr="00E33182" w:rsidRDefault="00E33182" w:rsidP="00E33182">
            <w:pPr>
              <w:pStyle w:val="a"/>
              <w:rPr>
                <w:ins w:id="386" w:author="运璐 何" w:date="2025-10-13T21:03:00Z"/>
              </w:rPr>
            </w:pPr>
            <w:ins w:id="387" w:author="运璐 何" w:date="2025-10-13T21:03:00Z">
              <w:r w:rsidRPr="00E33182">
                <w:rPr>
                  <w:rFonts w:hint="eastAsia"/>
                </w:rPr>
                <w:t xml:space="preserve">while </w:t>
              </w:r>
              <w:r w:rsidRPr="00E33182">
                <w:rPr>
                  <w:rFonts w:hint="eastAsia"/>
                </w:rPr>
                <w:t>未满足所有簇到达目标区域</w:t>
              </w:r>
              <w:r w:rsidRPr="00E33182">
                <w:rPr>
                  <w:rFonts w:hint="eastAsia"/>
                </w:rPr>
                <w:t xml:space="preserve"> do</w:t>
              </w:r>
            </w:ins>
          </w:p>
          <w:p w14:paraId="11835BDD" w14:textId="77777777" w:rsidR="00E33182" w:rsidRPr="00E33182" w:rsidRDefault="00E33182" w:rsidP="00E33182">
            <w:pPr>
              <w:pStyle w:val="a"/>
              <w:rPr>
                <w:ins w:id="388" w:author="运璐 何" w:date="2025-10-13T21:03:00Z"/>
              </w:rPr>
            </w:pPr>
            <w:ins w:id="389" w:author="运璐 何" w:date="2025-10-13T21:03:00Z">
              <w:r w:rsidRPr="00E33182">
                <w:tab/>
              </w:r>
              <w:r w:rsidRPr="00E33182">
                <w:tab/>
              </w:r>
            </w:ins>
            <m:oMath>
              <m:sSub>
                <m:sSubPr>
                  <m:ctrlPr>
                    <w:ins w:id="390" w:author="运璐 何" w:date="2025-10-13T21:03:00Z">
                      <w:rPr>
                        <w:rFonts w:ascii="Cambria Math" w:hAnsi="Cambria Math"/>
                      </w:rPr>
                    </w:ins>
                  </m:ctrlPr>
                </m:sSubPr>
                <m:e>
                  <m:r>
                    <w:ins w:id="391" w:author="运璐 何" w:date="2025-10-13T21:03:00Z">
                      <w:rPr>
                        <w:rFonts w:ascii="Cambria Math" w:hAnsi="Cambria Math"/>
                      </w:rPr>
                      <m:t>P</m:t>
                    </w:ins>
                  </m:r>
                </m:e>
                <m:sub>
                  <m:r>
                    <w:ins w:id="392" w:author="运璐 何" w:date="2025-10-13T21:03:00Z">
                      <w:rPr>
                        <w:rFonts w:ascii="Cambria Math" w:hAnsi="Cambria Math"/>
                      </w:rPr>
                      <m:t>check</m:t>
                    </w:ins>
                  </m:r>
                </m:sub>
              </m:sSub>
            </m:oMath>
            <w:ins w:id="393" w:author="运璐 何" w:date="2025-10-13T21:03:00Z">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w:ins>
            <m:oMath>
              <m:r>
                <w:ins w:id="394" w:author="运璐 何" w:date="2025-10-13T21:03:00Z">
                  <w:rPr>
                    <w:rFonts w:ascii="Cambria Math" w:hAnsi="Cambria Math"/>
                  </w:rPr>
                  <m:t>P</m:t>
                </w:ins>
              </m:r>
            </m:oMath>
            <w:ins w:id="395" w:author="运璐 何" w:date="2025-10-13T21:03:00Z">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ins>
          </w:p>
          <w:p w14:paraId="7767DDD6" w14:textId="77777777" w:rsidR="00E33182" w:rsidRPr="00E33182" w:rsidRDefault="00E33182" w:rsidP="00E33182">
            <w:pPr>
              <w:pStyle w:val="a"/>
              <w:rPr>
                <w:ins w:id="396" w:author="运璐 何" w:date="2025-10-13T21:03:00Z"/>
              </w:rPr>
            </w:pPr>
            <w:ins w:id="397" w:author="运璐 何" w:date="2025-10-13T21:03:00Z">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w:ins>
            <m:oMath>
              <m:sSub>
                <m:sSubPr>
                  <m:ctrlPr>
                    <w:ins w:id="398" w:author="运璐 何" w:date="2025-10-13T21:03:00Z">
                      <w:rPr>
                        <w:rFonts w:ascii="Cambria Math" w:hAnsi="Cambria Math"/>
                      </w:rPr>
                    </w:ins>
                  </m:ctrlPr>
                </m:sSubPr>
                <m:e>
                  <m:r>
                    <w:ins w:id="399" w:author="运璐 何" w:date="2025-10-13T21:03:00Z">
                      <w:rPr>
                        <w:rFonts w:ascii="Cambria Math" w:hAnsi="Cambria Math" w:hint="eastAsia"/>
                      </w:rPr>
                      <m:t>C</m:t>
                    </w:ins>
                  </m:r>
                </m:e>
                <m:sub>
                  <m:r>
                    <w:ins w:id="400" w:author="运璐 何" w:date="2025-10-13T21:03:00Z">
                      <w:rPr>
                        <w:rFonts w:ascii="Cambria Math" w:hAnsi="Cambria Math" w:hint="eastAsia"/>
                      </w:rPr>
                      <m:t>i</m:t>
                    </w:ins>
                  </m:r>
                </m:sub>
              </m:sSub>
            </m:oMath>
            <w:ins w:id="401" w:author="运璐 何" w:date="2025-10-13T21:03:00Z">
              <w:r w:rsidRPr="00E33182">
                <w:rPr>
                  <w:rFonts w:hint="eastAsia"/>
                </w:rPr>
                <w:t xml:space="preserve"> </w:t>
              </w:r>
              <w:r w:rsidRPr="00E33182">
                <w:rPr>
                  <w:rFonts w:hint="eastAsia"/>
                </w:rPr>
                <w:t>顺序执行</w:t>
              </w:r>
              <w:r w:rsidRPr="00E33182">
                <w:rPr>
                  <w:rFonts w:hint="eastAsia"/>
                </w:rPr>
                <w:t>:</w:t>
              </w:r>
            </w:ins>
          </w:p>
          <w:p w14:paraId="66B64F8E" w14:textId="77777777" w:rsidR="00E33182" w:rsidRPr="00E33182" w:rsidRDefault="00E33182" w:rsidP="00E33182">
            <w:pPr>
              <w:pStyle w:val="a"/>
              <w:rPr>
                <w:ins w:id="402" w:author="运璐 何" w:date="2025-10-13T21:03:00Z"/>
              </w:rPr>
            </w:pPr>
            <w:ins w:id="403" w:author="运璐 何" w:date="2025-10-13T21:03:00Z">
              <w:r w:rsidRPr="00E33182">
                <w:tab/>
              </w:r>
              <w:r w:rsidRPr="00E33182">
                <w:tab/>
              </w:r>
              <w:r w:rsidRPr="00E33182">
                <w:tab/>
                <w:t xml:space="preserve">if  </w:t>
              </w:r>
              <w:r w:rsidRPr="00E33182">
                <w:rPr>
                  <w:rFonts w:hint="eastAsia"/>
                </w:rPr>
                <w:t>R</w:t>
              </w:r>
              <w:r w:rsidRPr="00E33182">
                <w:t>RT*</w:t>
              </w:r>
              <w:r w:rsidRPr="00E33182">
                <w:t>路径</w:t>
              </w:r>
            </w:ins>
            <m:oMath>
              <m:sSub>
                <m:sSubPr>
                  <m:ctrlPr>
                    <w:ins w:id="404" w:author="运璐 何" w:date="2025-10-13T21:03:00Z">
                      <w:rPr>
                        <w:rFonts w:ascii="Cambria Math" w:hAnsi="Cambria Math"/>
                      </w:rPr>
                    </w:ins>
                  </m:ctrlPr>
                </m:sSubPr>
                <m:e>
                  <m:r>
                    <w:ins w:id="405" w:author="运璐 何" w:date="2025-10-13T21:03:00Z">
                      <w:rPr>
                        <w:rFonts w:ascii="Cambria Math" w:hAnsi="Cambria Math"/>
                      </w:rPr>
                      <m:t>P</m:t>
                    </w:ins>
                  </m:r>
                </m:e>
                <m:sub>
                  <m:r>
                    <w:ins w:id="406" w:author="运璐 何" w:date="2025-10-13T21:03:00Z">
                      <w:rPr>
                        <w:rFonts w:ascii="Cambria Math" w:hAnsi="Cambria Math"/>
                      </w:rPr>
                      <m:t>i</m:t>
                    </w:ins>
                  </m:r>
                </m:sub>
              </m:sSub>
            </m:oMath>
            <w:ins w:id="407" w:author="运璐 何" w:date="2025-10-13T21:03:00Z">
              <w:r w:rsidRPr="00E33182">
                <w:t>为空或</w:t>
              </w:r>
              <w:r w:rsidRPr="00E33182">
                <w:rPr>
                  <w:rFonts w:hint="eastAsia"/>
                </w:rPr>
                <w:t>和</w:t>
              </w:r>
            </w:ins>
            <m:oMath>
              <m:sSub>
                <m:sSubPr>
                  <m:ctrlPr>
                    <w:ins w:id="408" w:author="运璐 何" w:date="2025-10-13T21:03:00Z">
                      <w:rPr>
                        <w:rFonts w:ascii="Cambria Math" w:hAnsi="Cambria Math"/>
                      </w:rPr>
                    </w:ins>
                  </m:ctrlPr>
                </m:sSubPr>
                <m:e>
                  <m:r>
                    <w:ins w:id="409" w:author="运璐 何" w:date="2025-10-13T21:03:00Z">
                      <w:rPr>
                        <w:rFonts w:ascii="Cambria Math" w:hAnsi="Cambria Math"/>
                      </w:rPr>
                      <m:t>M</m:t>
                    </w:ins>
                  </m:r>
                </m:e>
                <m:sub>
                  <m:r>
                    <w:ins w:id="410" w:author="运璐 何" w:date="2025-10-13T21:03:00Z">
                      <w:rPr>
                        <w:rFonts w:ascii="Cambria Math" w:hAnsi="Cambria Math" w:hint="eastAsia"/>
                      </w:rPr>
                      <m:t>t</m:t>
                    </w:ins>
                  </m:r>
                </m:sub>
              </m:sSub>
            </m:oMath>
            <w:ins w:id="411" w:author="运璐 何" w:date="2025-10-13T21:03:00Z">
              <w:r w:rsidRPr="00E33182">
                <w:rPr>
                  <w:rFonts w:hint="eastAsia"/>
                </w:rPr>
                <w:t>中当前建筑物碰撞或到达下一目标点范围</w:t>
              </w:r>
            </w:ins>
          </w:p>
          <w:p w14:paraId="7B16DB51" w14:textId="77777777" w:rsidR="00E33182" w:rsidRPr="00E33182" w:rsidRDefault="00E33182" w:rsidP="00E33182">
            <w:pPr>
              <w:pStyle w:val="a"/>
              <w:rPr>
                <w:ins w:id="412" w:author="运璐 何" w:date="2025-10-13T21:03:00Z"/>
              </w:rPr>
            </w:pPr>
            <w:ins w:id="413" w:author="运璐 何" w:date="2025-10-13T21:03:00Z">
              <w:r w:rsidRPr="00E33182">
                <w:tab/>
              </w:r>
              <w:r w:rsidRPr="00E33182">
                <w:tab/>
                <w:t xml:space="preserve">           </w:t>
              </w:r>
              <w:r w:rsidRPr="00E33182">
                <w:t>将其加入</w:t>
              </w:r>
            </w:ins>
            <m:oMath>
              <m:sSub>
                <m:sSubPr>
                  <m:ctrlPr>
                    <w:ins w:id="414" w:author="运璐 何" w:date="2025-10-13T21:03:00Z">
                      <w:rPr>
                        <w:rFonts w:ascii="Cambria Math" w:hAnsi="Cambria Math"/>
                      </w:rPr>
                    </w:ins>
                  </m:ctrlPr>
                </m:sSubPr>
                <m:e>
                  <m:r>
                    <w:ins w:id="415" w:author="运璐 何" w:date="2025-10-13T21:03:00Z">
                      <w:rPr>
                        <w:rFonts w:ascii="Cambria Math" w:hAnsi="Cambria Math"/>
                      </w:rPr>
                      <m:t>P</m:t>
                    </w:ins>
                  </m:r>
                </m:e>
                <m:sub>
                  <m:r>
                    <w:ins w:id="416" w:author="运璐 何" w:date="2025-10-13T21:03:00Z">
                      <w:rPr>
                        <w:rFonts w:ascii="Cambria Math" w:hAnsi="Cambria Math"/>
                      </w:rPr>
                      <m:t>check</m:t>
                    </w:ins>
                  </m:r>
                </m:sub>
              </m:sSub>
            </m:oMath>
          </w:p>
          <w:p w14:paraId="36E89F5F" w14:textId="3FBF0829" w:rsidR="00E33182" w:rsidRPr="00E33182" w:rsidRDefault="00E33182" w:rsidP="00E33182">
            <w:pPr>
              <w:pStyle w:val="a"/>
              <w:rPr>
                <w:ins w:id="417" w:author="运璐 何" w:date="2025-10-13T21:03:00Z"/>
              </w:rPr>
            </w:pPr>
            <w:ins w:id="418" w:author="运璐 何" w:date="2025-10-13T21:04:00Z">
              <w:r>
                <w:t xml:space="preserve">            </w:t>
              </w:r>
            </w:ins>
            <w:ins w:id="419" w:author="运璐 何" w:date="2025-10-13T21:03:00Z">
              <w:r w:rsidRPr="00E33182">
                <w:t xml:space="preserve">else </w:t>
              </w:r>
              <w:r w:rsidRPr="00E33182">
                <w:rPr>
                  <w:rFonts w:hint="eastAsia"/>
                </w:rPr>
                <w:t>加入</w:t>
              </w:r>
            </w:ins>
            <m:oMath>
              <m:r>
                <w:ins w:id="420" w:author="运璐 何" w:date="2025-10-13T21:03:00Z">
                  <w:rPr>
                    <w:rFonts w:ascii="Cambria Math" w:hAnsi="Cambria Math"/>
                  </w:rPr>
                  <m:t>P</m:t>
                </w:ins>
              </m:r>
            </m:oMath>
          </w:p>
          <w:p w14:paraId="1536DD8D" w14:textId="1BDF35D7" w:rsidR="00E33182" w:rsidRPr="00E33182" w:rsidRDefault="00E33182" w:rsidP="00E33182">
            <w:pPr>
              <w:pStyle w:val="a"/>
              <w:rPr>
                <w:ins w:id="421" w:author="运璐 何" w:date="2025-10-13T21:03:00Z"/>
              </w:rPr>
            </w:pPr>
            <w:ins w:id="422" w:author="运璐 何" w:date="2025-10-13T21:03:00Z">
              <w:r w:rsidRPr="00E33182">
                <w:rPr>
                  <w:rFonts w:hint="eastAsia"/>
                </w:rPr>
                <w:lastRenderedPageBreak/>
                <w:t xml:space="preserve"> </w:t>
              </w:r>
              <w:r w:rsidRPr="00E33182">
                <w:t xml:space="preserve">          </w:t>
              </w:r>
            </w:ins>
            <w:ins w:id="423" w:author="运璐 何" w:date="2025-10-24T11:09:00Z">
              <w:r w:rsidR="00C63DF8">
                <w:t xml:space="preserve"> </w:t>
              </w:r>
            </w:ins>
            <w:ins w:id="424" w:author="运璐 何" w:date="2025-10-13T21:03:00Z">
              <w:r w:rsidRPr="00E33182">
                <w:t>end if</w:t>
              </w:r>
            </w:ins>
          </w:p>
          <w:p w14:paraId="74DE1C1F" w14:textId="77777777" w:rsidR="00E33182" w:rsidRPr="00E33182" w:rsidRDefault="00E33182" w:rsidP="00E33182">
            <w:pPr>
              <w:pStyle w:val="a"/>
              <w:rPr>
                <w:ins w:id="425" w:author="运璐 何" w:date="2025-10-13T21:03:00Z"/>
              </w:rPr>
            </w:pPr>
            <w:ins w:id="426" w:author="运璐 何" w:date="2025-10-13T21:03:00Z">
              <w:r w:rsidRPr="00E33182">
                <w:tab/>
              </w:r>
              <w:r w:rsidRPr="00E33182">
                <w:tab/>
                <w:t>end for</w:t>
              </w:r>
            </w:ins>
          </w:p>
          <w:p w14:paraId="07E9D06B" w14:textId="77777777" w:rsidR="00E33182" w:rsidRPr="00E33182" w:rsidRDefault="00E33182" w:rsidP="00E33182">
            <w:pPr>
              <w:pStyle w:val="a"/>
              <w:rPr>
                <w:ins w:id="427" w:author="运璐 何" w:date="2025-10-13T21:03:00Z"/>
              </w:rPr>
            </w:pPr>
            <w:ins w:id="428" w:author="运璐 何" w:date="2025-10-13T21:03:00Z">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w:ins>
            <m:oMath>
              <m:sSub>
                <m:sSubPr>
                  <m:ctrlPr>
                    <w:ins w:id="429" w:author="运璐 何" w:date="2025-10-13T21:03:00Z">
                      <w:rPr>
                        <w:rFonts w:ascii="Cambria Math" w:hAnsi="Cambria Math"/>
                      </w:rPr>
                    </w:ins>
                  </m:ctrlPr>
                </m:sSubPr>
                <m:e>
                  <m:r>
                    <w:ins w:id="430" w:author="运璐 何" w:date="2025-10-13T21:03:00Z">
                      <w:rPr>
                        <w:rFonts w:ascii="Cambria Math" w:hAnsi="Cambria Math" w:hint="eastAsia"/>
                      </w:rPr>
                      <m:t>C</m:t>
                    </w:ins>
                  </m:r>
                </m:e>
                <m:sub>
                  <m:r>
                    <w:ins w:id="431" w:author="运璐 何" w:date="2025-10-13T21:03:00Z">
                      <w:rPr>
                        <w:rFonts w:ascii="Cambria Math" w:hAnsi="Cambria Math" w:hint="eastAsia"/>
                      </w:rPr>
                      <m:t>i</m:t>
                    </w:ins>
                  </m:r>
                </m:sub>
              </m:sSub>
              <m:r>
                <w:ins w:id="432" w:author="运璐 何" w:date="2025-10-13T21:03:00Z">
                  <m:rPr>
                    <m:sty m:val="p"/>
                  </m:rPr>
                  <w:rPr>
                    <w:rFonts w:ascii="Cambria Math" w:hAnsi="Cambria Math"/>
                  </w:rPr>
                  <m:t xml:space="preserve"> ∈ </m:t>
                </w:ins>
              </m:r>
              <m:sSub>
                <m:sSubPr>
                  <m:ctrlPr>
                    <w:ins w:id="433" w:author="运璐 何" w:date="2025-10-13T21:03:00Z">
                      <w:rPr>
                        <w:rFonts w:ascii="Cambria Math" w:hAnsi="Cambria Math"/>
                      </w:rPr>
                    </w:ins>
                  </m:ctrlPr>
                </m:sSubPr>
                <m:e>
                  <m:r>
                    <w:ins w:id="434" w:author="运璐 何" w:date="2025-10-13T21:03:00Z">
                      <w:rPr>
                        <w:rFonts w:ascii="Cambria Math" w:hAnsi="Cambria Math"/>
                      </w:rPr>
                      <m:t>P</m:t>
                    </w:ins>
                  </m:r>
                </m:e>
                <m:sub>
                  <m:r>
                    <w:ins w:id="435" w:author="运璐 何" w:date="2025-10-13T21:03:00Z">
                      <w:rPr>
                        <w:rFonts w:ascii="Cambria Math" w:hAnsi="Cambria Math"/>
                      </w:rPr>
                      <m:t>check</m:t>
                    </w:ins>
                  </m:r>
                </m:sub>
              </m:sSub>
            </m:oMath>
            <w:ins w:id="436" w:author="运璐 何" w:date="2025-10-13T21:03:00Z">
              <w:r w:rsidRPr="00E33182">
                <w:rPr>
                  <w:rFonts w:hint="eastAsia"/>
                </w:rPr>
                <w:t xml:space="preserve"> </w:t>
              </w:r>
              <w:r w:rsidRPr="00E33182">
                <w:rPr>
                  <w:rFonts w:hint="eastAsia"/>
                </w:rPr>
                <w:t>顺序执行</w:t>
              </w:r>
              <w:r w:rsidRPr="00E33182">
                <w:rPr>
                  <w:rFonts w:hint="eastAsia"/>
                </w:rPr>
                <w:t>:</w:t>
              </w:r>
            </w:ins>
          </w:p>
          <w:p w14:paraId="2FED55CA" w14:textId="77777777" w:rsidR="00E33182" w:rsidRPr="00E33182" w:rsidRDefault="00E33182" w:rsidP="00E33182">
            <w:pPr>
              <w:pStyle w:val="a"/>
              <w:rPr>
                <w:ins w:id="437" w:author="运璐 何" w:date="2025-10-13T21:03:00Z"/>
              </w:rPr>
            </w:pPr>
            <w:ins w:id="438" w:author="运璐 何" w:date="2025-10-13T21:03:00Z">
              <w:r w:rsidRPr="00E33182">
                <w:tab/>
              </w:r>
              <w:r w:rsidRPr="00E33182">
                <w:tab/>
              </w:r>
              <w:r w:rsidRPr="00E33182">
                <w:tab/>
              </w:r>
              <w:r w:rsidRPr="00E33182">
                <w:rPr>
                  <w:rFonts w:hint="eastAsia"/>
                </w:rPr>
                <w:t>生成随机采样点</w:t>
              </w:r>
              <w:r w:rsidRPr="00E33182">
                <w:rPr>
                  <w:rFonts w:hint="eastAsia"/>
                </w:rPr>
                <w:t xml:space="preserve"> </w:t>
              </w:r>
            </w:ins>
            <m:oMath>
              <m:sSub>
                <m:sSubPr>
                  <m:ctrlPr>
                    <w:ins w:id="439" w:author="运璐 何" w:date="2025-10-13T21:03:00Z">
                      <w:rPr>
                        <w:rFonts w:ascii="Cambria Math" w:hAnsi="Cambria Math"/>
                      </w:rPr>
                    </w:ins>
                  </m:ctrlPr>
                </m:sSubPr>
                <m:e>
                  <m:r>
                    <w:ins w:id="440" w:author="运璐 何" w:date="2025-10-13T21:03:00Z">
                      <w:rPr>
                        <w:rFonts w:ascii="Cambria Math" w:hAnsi="Cambria Math" w:hint="eastAsia"/>
                      </w:rPr>
                      <m:t>x</m:t>
                    </w:ins>
                  </m:r>
                </m:e>
                <m:sub>
                  <m:r>
                    <w:ins w:id="441" w:author="运璐 何" w:date="2025-10-13T21:03:00Z">
                      <w:rPr>
                        <w:rFonts w:ascii="Cambria Math" w:hAnsi="Cambria Math" w:hint="eastAsia"/>
                      </w:rPr>
                      <m:t>rand</m:t>
                    </w:ins>
                  </m:r>
                </m:sub>
              </m:sSub>
            </m:oMath>
          </w:p>
          <w:p w14:paraId="3F00F3B6" w14:textId="77777777" w:rsidR="00E33182" w:rsidRPr="00E33182" w:rsidRDefault="00E33182" w:rsidP="00E33182">
            <w:pPr>
              <w:pStyle w:val="a"/>
              <w:rPr>
                <w:ins w:id="442" w:author="运璐 何" w:date="2025-10-13T21:03:00Z"/>
              </w:rPr>
            </w:pPr>
            <w:ins w:id="443" w:author="运璐 何" w:date="2025-10-13T21:03:00Z">
              <w:r w:rsidRPr="00E33182">
                <w:rPr>
                  <w:rFonts w:hint="eastAsia"/>
                </w:rPr>
                <w:t xml:space="preserve">        </w:t>
              </w:r>
              <w:r w:rsidRPr="00E33182">
                <w:tab/>
              </w:r>
              <w:r w:rsidRPr="00E33182">
                <w:rPr>
                  <w:rFonts w:hint="eastAsia"/>
                </w:rPr>
                <w:t>寻找最近节点</w:t>
              </w:r>
              <w:r w:rsidRPr="00E33182">
                <w:rPr>
                  <w:rFonts w:hint="eastAsia"/>
                </w:rPr>
                <w:t xml:space="preserve"> </w:t>
              </w:r>
            </w:ins>
            <m:oMath>
              <m:sSub>
                <m:sSubPr>
                  <m:ctrlPr>
                    <w:ins w:id="444" w:author="运璐 何" w:date="2025-10-13T21:03:00Z">
                      <w:rPr>
                        <w:rFonts w:ascii="Cambria Math" w:hAnsi="Cambria Math"/>
                      </w:rPr>
                    </w:ins>
                  </m:ctrlPr>
                </m:sSubPr>
                <m:e>
                  <m:r>
                    <w:ins w:id="445" w:author="运璐 何" w:date="2025-10-13T21:03:00Z">
                      <w:rPr>
                        <w:rFonts w:ascii="Cambria Math" w:hAnsi="Cambria Math" w:hint="eastAsia"/>
                      </w:rPr>
                      <m:t>x</m:t>
                    </w:ins>
                  </m:r>
                </m:e>
                <m:sub>
                  <m:r>
                    <w:ins w:id="446" w:author="运璐 何" w:date="2025-10-13T21:03:00Z">
                      <w:rPr>
                        <w:rFonts w:ascii="Cambria Math" w:hAnsi="Cambria Math" w:hint="eastAsia"/>
                      </w:rPr>
                      <m:t>near</m:t>
                    </w:ins>
                  </m:r>
                </m:sub>
              </m:sSub>
            </m:oMath>
            <w:ins w:id="447" w:author="运璐 何" w:date="2025-10-13T21:03:00Z">
              <w:r w:rsidRPr="00E33182">
                <w:rPr>
                  <w:rFonts w:hint="eastAsia"/>
                </w:rPr>
                <w:t xml:space="preserve"> </w:t>
              </w:r>
              <w:r w:rsidRPr="00E33182">
                <w:rPr>
                  <w:rFonts w:hint="eastAsia"/>
                </w:rPr>
                <w:t>←</w:t>
              </w:r>
              <w:r w:rsidRPr="00E33182">
                <w:rPr>
                  <w:rFonts w:hint="eastAsia"/>
                </w:rPr>
                <w:t xml:space="preserve"> </w:t>
              </w:r>
            </w:ins>
            <m:oMath>
              <m:r>
                <w:ins w:id="448" w:author="运璐 何" w:date="2025-10-13T21:03:00Z">
                  <w:rPr>
                    <w:rFonts w:ascii="Cambria Math" w:hAnsi="Cambria Math" w:hint="eastAsia"/>
                  </w:rPr>
                  <m:t>Nearest</m:t>
                </w:ins>
              </m:r>
              <m:d>
                <m:dPr>
                  <m:ctrlPr>
                    <w:ins w:id="449" w:author="运璐 何" w:date="2025-10-13T21:03:00Z">
                      <w:rPr>
                        <w:rFonts w:ascii="Cambria Math" w:hAnsi="Cambria Math"/>
                      </w:rPr>
                    </w:ins>
                  </m:ctrlPr>
                </m:dPr>
                <m:e>
                  <m:sSub>
                    <m:sSubPr>
                      <m:ctrlPr>
                        <w:ins w:id="450" w:author="运璐 何" w:date="2025-10-13T21:03:00Z">
                          <w:rPr>
                            <w:rFonts w:ascii="Cambria Math" w:hAnsi="Cambria Math"/>
                          </w:rPr>
                        </w:ins>
                      </m:ctrlPr>
                    </m:sSubPr>
                    <m:e>
                      <m:r>
                        <w:ins w:id="451" w:author="运璐 何" w:date="2025-10-13T21:03:00Z">
                          <w:rPr>
                            <w:rFonts w:ascii="Cambria Math" w:hAnsi="Cambria Math" w:hint="eastAsia"/>
                          </w:rPr>
                          <m:t>T</m:t>
                        </w:ins>
                      </m:r>
                    </m:e>
                    <m:sub>
                      <m:r>
                        <w:ins w:id="452" w:author="运璐 何" w:date="2025-10-13T21:03:00Z">
                          <w:rPr>
                            <w:rFonts w:ascii="Cambria Math" w:hAnsi="Cambria Math" w:hint="eastAsia"/>
                          </w:rPr>
                          <m:t>i</m:t>
                        </w:ins>
                      </m:r>
                    </m:sub>
                  </m:sSub>
                  <m:r>
                    <w:ins w:id="453" w:author="运璐 何" w:date="2025-10-13T21:03:00Z">
                      <m:rPr>
                        <m:sty m:val="p"/>
                      </m:rPr>
                      <w:rPr>
                        <w:rFonts w:ascii="Cambria Math" w:hAnsi="Cambria Math" w:hint="eastAsia"/>
                      </w:rPr>
                      <m:t>,</m:t>
                    </w:ins>
                  </m:r>
                  <m:sSub>
                    <m:sSubPr>
                      <m:ctrlPr>
                        <w:ins w:id="454" w:author="运璐 何" w:date="2025-10-13T21:03:00Z">
                          <w:rPr>
                            <w:rFonts w:ascii="Cambria Math" w:hAnsi="Cambria Math"/>
                          </w:rPr>
                        </w:ins>
                      </m:ctrlPr>
                    </m:sSubPr>
                    <m:e>
                      <m:r>
                        <w:ins w:id="455" w:author="运璐 何" w:date="2025-10-13T21:03:00Z">
                          <w:rPr>
                            <w:rFonts w:ascii="Cambria Math" w:hAnsi="Cambria Math" w:hint="eastAsia"/>
                          </w:rPr>
                          <m:t>x</m:t>
                        </w:ins>
                      </m:r>
                    </m:e>
                    <m:sub>
                      <m:r>
                        <w:ins w:id="456" w:author="运璐 何" w:date="2025-10-13T21:03:00Z">
                          <w:rPr>
                            <w:rFonts w:ascii="Cambria Math" w:hAnsi="Cambria Math" w:hint="eastAsia"/>
                          </w:rPr>
                          <m:t>rand</m:t>
                        </w:ins>
                      </m:r>
                    </m:sub>
                  </m:sSub>
                </m:e>
              </m:d>
            </m:oMath>
          </w:p>
          <w:p w14:paraId="229251FA" w14:textId="77777777" w:rsidR="00E33182" w:rsidRPr="00E33182" w:rsidRDefault="00E33182" w:rsidP="00E33182">
            <w:pPr>
              <w:pStyle w:val="a"/>
              <w:rPr>
                <w:ins w:id="457" w:author="运璐 何" w:date="2025-10-13T21:03:00Z"/>
              </w:rPr>
            </w:pPr>
            <w:ins w:id="458" w:author="运璐 何" w:date="2025-10-13T21:03:00Z">
              <w:r w:rsidRPr="00E33182">
                <w:rPr>
                  <w:rFonts w:hint="eastAsia"/>
                </w:rPr>
                <w:t xml:space="preserve">        </w:t>
              </w:r>
              <w:r w:rsidRPr="00E33182">
                <w:tab/>
              </w:r>
              <w:r w:rsidRPr="00E33182">
                <w:rPr>
                  <w:rFonts w:hint="eastAsia"/>
                </w:rPr>
                <w:t>沿方向扩展</w:t>
              </w:r>
              <w:r w:rsidRPr="00E33182">
                <w:rPr>
                  <w:rFonts w:hint="eastAsia"/>
                </w:rPr>
                <w:t xml:space="preserve"> </w:t>
              </w:r>
            </w:ins>
            <m:oMath>
              <m:sSub>
                <m:sSubPr>
                  <m:ctrlPr>
                    <w:ins w:id="459" w:author="运璐 何" w:date="2025-10-13T21:03:00Z">
                      <w:rPr>
                        <w:rFonts w:ascii="Cambria Math" w:hAnsi="Cambria Math"/>
                      </w:rPr>
                    </w:ins>
                  </m:ctrlPr>
                </m:sSubPr>
                <m:e>
                  <m:r>
                    <w:ins w:id="460" w:author="运璐 何" w:date="2025-10-13T21:03:00Z">
                      <w:rPr>
                        <w:rFonts w:ascii="Cambria Math" w:hAnsi="Cambria Math"/>
                      </w:rPr>
                      <m:t>d</m:t>
                    </w:ins>
                  </m:r>
                </m:e>
                <m:sub>
                  <m:r>
                    <w:ins w:id="461" w:author="运璐 何" w:date="2025-10-13T21:03:00Z">
                      <w:rPr>
                        <w:rFonts w:ascii="Cambria Math" w:hAnsi="Cambria Math"/>
                      </w:rPr>
                      <m:t>step</m:t>
                    </w:ins>
                  </m:r>
                </m:sub>
              </m:sSub>
            </m:oMath>
            <w:ins w:id="462" w:author="运璐 何" w:date="2025-10-13T21:03:00Z">
              <w:r w:rsidRPr="00E33182">
                <w:rPr>
                  <w:rFonts w:hint="eastAsia"/>
                </w:rPr>
                <w:t xml:space="preserve"> </w:t>
              </w:r>
              <w:r w:rsidRPr="00E33182">
                <w:rPr>
                  <w:rFonts w:hint="eastAsia"/>
                </w:rPr>
                <w:t>生成新节点</w:t>
              </w:r>
              <w:r w:rsidRPr="00E33182">
                <w:rPr>
                  <w:rFonts w:hint="eastAsia"/>
                </w:rPr>
                <w:t xml:space="preserve"> </w:t>
              </w:r>
            </w:ins>
            <m:oMath>
              <m:sSub>
                <m:sSubPr>
                  <m:ctrlPr>
                    <w:ins w:id="463" w:author="运璐 何" w:date="2025-10-13T21:03:00Z">
                      <w:rPr>
                        <w:rFonts w:ascii="Cambria Math" w:hAnsi="Cambria Math"/>
                      </w:rPr>
                    </w:ins>
                  </m:ctrlPr>
                </m:sSubPr>
                <m:e>
                  <m:r>
                    <w:ins w:id="464" w:author="运璐 何" w:date="2025-10-13T21:03:00Z">
                      <w:rPr>
                        <w:rFonts w:ascii="Cambria Math" w:hAnsi="Cambria Math" w:hint="eastAsia"/>
                      </w:rPr>
                      <m:t>x</m:t>
                    </w:ins>
                  </m:r>
                </m:e>
                <m:sub>
                  <m:r>
                    <w:ins w:id="465" w:author="运璐 何" w:date="2025-10-13T21:03:00Z">
                      <w:rPr>
                        <w:rFonts w:ascii="Cambria Math" w:hAnsi="Cambria Math" w:hint="eastAsia"/>
                      </w:rPr>
                      <m:t>new</m:t>
                    </w:ins>
                  </m:r>
                </m:sub>
              </m:sSub>
            </m:oMath>
          </w:p>
          <w:p w14:paraId="625FBAE3" w14:textId="77777777" w:rsidR="00E33182" w:rsidRPr="00E33182" w:rsidRDefault="00E33182" w:rsidP="00E33182">
            <w:pPr>
              <w:pStyle w:val="a"/>
              <w:rPr>
                <w:ins w:id="466" w:author="运璐 何" w:date="2025-10-13T21:03:00Z"/>
              </w:rPr>
            </w:pPr>
            <w:ins w:id="467" w:author="运璐 何" w:date="2025-10-13T21:03:00Z">
              <w:r w:rsidRPr="00E33182">
                <w:rPr>
                  <w:rFonts w:hint="eastAsia"/>
                </w:rPr>
                <w:t xml:space="preserve">        </w:t>
              </w:r>
              <w:r w:rsidRPr="00E33182">
                <w:tab/>
              </w:r>
              <w:r w:rsidRPr="00E33182">
                <w:rPr>
                  <w:rFonts w:hint="eastAsia"/>
                </w:rPr>
                <w:t xml:space="preserve">if </w:t>
              </w:r>
            </w:ins>
            <m:oMath>
              <m:d>
                <m:dPr>
                  <m:begChr m:val="["/>
                  <m:endChr m:val="]"/>
                  <m:ctrlPr>
                    <w:ins w:id="468" w:author="运璐 何" w:date="2025-10-13T21:03:00Z">
                      <w:rPr>
                        <w:rFonts w:ascii="Cambria Math" w:hAnsi="Cambria Math"/>
                      </w:rPr>
                    </w:ins>
                  </m:ctrlPr>
                </m:dPr>
                <m:e>
                  <m:sSub>
                    <m:sSubPr>
                      <m:ctrlPr>
                        <w:ins w:id="469" w:author="运璐 何" w:date="2025-10-13T21:03:00Z">
                          <w:rPr>
                            <w:rFonts w:ascii="Cambria Math" w:hAnsi="Cambria Math"/>
                          </w:rPr>
                        </w:ins>
                      </m:ctrlPr>
                    </m:sSubPr>
                    <m:e>
                      <m:r>
                        <w:ins w:id="470" w:author="运璐 何" w:date="2025-10-13T21:03:00Z">
                          <w:rPr>
                            <w:rFonts w:ascii="Cambria Math" w:hAnsi="Cambria Math" w:hint="eastAsia"/>
                          </w:rPr>
                          <m:t>x</m:t>
                        </w:ins>
                      </m:r>
                    </m:e>
                    <m:sub>
                      <m:r>
                        <w:ins w:id="471" w:author="运璐 何" w:date="2025-10-13T21:03:00Z">
                          <w:rPr>
                            <w:rFonts w:ascii="Cambria Math" w:hAnsi="Cambria Math" w:hint="eastAsia"/>
                          </w:rPr>
                          <m:t>near</m:t>
                        </w:ins>
                      </m:r>
                    </m:sub>
                  </m:sSub>
                  <m:r>
                    <w:ins w:id="472" w:author="运璐 何" w:date="2025-10-13T21:03:00Z">
                      <m:rPr>
                        <m:sty m:val="p"/>
                      </m:rPr>
                      <w:rPr>
                        <w:rFonts w:ascii="Cambria Math" w:hAnsi="Cambria Math" w:hint="eastAsia"/>
                      </w:rPr>
                      <m:t>,</m:t>
                    </w:ins>
                  </m:r>
                  <m:sSub>
                    <m:sSubPr>
                      <m:ctrlPr>
                        <w:ins w:id="473" w:author="运璐 何" w:date="2025-10-13T21:03:00Z">
                          <w:rPr>
                            <w:rFonts w:ascii="Cambria Math" w:hAnsi="Cambria Math"/>
                          </w:rPr>
                        </w:ins>
                      </m:ctrlPr>
                    </m:sSubPr>
                    <m:e>
                      <m:r>
                        <w:ins w:id="474" w:author="运璐 何" w:date="2025-10-13T21:03:00Z">
                          <w:rPr>
                            <w:rFonts w:ascii="Cambria Math" w:hAnsi="Cambria Math" w:hint="eastAsia"/>
                          </w:rPr>
                          <m:t>x</m:t>
                        </w:ins>
                      </m:r>
                    </m:e>
                    <m:sub>
                      <m:r>
                        <w:ins w:id="475" w:author="运璐 何" w:date="2025-10-13T21:03:00Z">
                          <w:rPr>
                            <w:rFonts w:ascii="Cambria Math" w:hAnsi="Cambria Math" w:hint="eastAsia"/>
                          </w:rPr>
                          <m:t>new</m:t>
                        </w:ins>
                      </m:r>
                    </m:sub>
                  </m:sSub>
                </m:e>
              </m:d>
            </m:oMath>
            <w:ins w:id="476" w:author="运璐 何" w:date="2025-10-13T21:03:00Z">
              <w:r w:rsidRPr="00E33182">
                <w:rPr>
                  <w:rFonts w:hint="eastAsia"/>
                </w:rPr>
                <w:t xml:space="preserve"> </w:t>
              </w:r>
              <w:r w:rsidRPr="00E33182">
                <w:rPr>
                  <w:rFonts w:hint="eastAsia"/>
                </w:rPr>
                <w:t>与障碍物集合</w:t>
              </w:r>
              <w:r w:rsidRPr="00E33182">
                <w:rPr>
                  <w:rFonts w:hint="eastAsia"/>
                </w:rPr>
                <w:t xml:space="preserve"> </w:t>
              </w:r>
            </w:ins>
            <m:oMath>
              <m:sSub>
                <m:sSubPr>
                  <m:ctrlPr>
                    <w:ins w:id="477" w:author="运璐 何" w:date="2025-10-13T21:03:00Z">
                      <w:rPr>
                        <w:rFonts w:ascii="Cambria Math" w:hAnsi="Cambria Math"/>
                      </w:rPr>
                    </w:ins>
                  </m:ctrlPr>
                </m:sSubPr>
                <m:e>
                  <m:r>
                    <w:ins w:id="478" w:author="运璐 何" w:date="2025-10-13T21:03:00Z">
                      <w:rPr>
                        <w:rFonts w:ascii="Cambria Math" w:hAnsi="Cambria Math" w:hint="eastAsia"/>
                      </w:rPr>
                      <m:t>O</m:t>
                    </w:ins>
                  </m:r>
                </m:e>
                <m:sub>
                  <m:r>
                    <w:ins w:id="479" w:author="运璐 何" w:date="2025-10-13T21:03:00Z">
                      <w:rPr>
                        <w:rFonts w:ascii="Cambria Math" w:hAnsi="Cambria Math" w:hint="eastAsia"/>
                      </w:rPr>
                      <m:t>t</m:t>
                    </w:ins>
                  </m:r>
                </m:sub>
              </m:sSub>
            </m:oMath>
            <w:ins w:id="480" w:author="运璐 何" w:date="2025-10-13T21:03:00Z">
              <w:r w:rsidRPr="00E33182">
                <w:rPr>
                  <w:rFonts w:hint="eastAsia"/>
                </w:rPr>
                <w:t xml:space="preserve"> </w:t>
              </w:r>
              <w:r w:rsidRPr="00E33182">
                <w:rPr>
                  <w:rFonts w:hint="eastAsia"/>
                </w:rPr>
                <w:t>不相交</w:t>
              </w:r>
              <w:r w:rsidRPr="00E33182">
                <w:rPr>
                  <w:rFonts w:hint="eastAsia"/>
                </w:rPr>
                <w:t xml:space="preserve"> then</w:t>
              </w:r>
            </w:ins>
          </w:p>
          <w:p w14:paraId="0D9172DB" w14:textId="77777777" w:rsidR="00E33182" w:rsidRPr="00E33182" w:rsidRDefault="00E33182" w:rsidP="00E33182">
            <w:pPr>
              <w:pStyle w:val="a"/>
              <w:rPr>
                <w:ins w:id="481" w:author="运璐 何" w:date="2025-10-13T21:03:00Z"/>
              </w:rPr>
            </w:pPr>
            <w:ins w:id="482" w:author="运璐 何" w:date="2025-10-13T21:03:00Z">
              <w:r w:rsidRPr="00E33182">
                <w:rPr>
                  <w:rFonts w:hint="eastAsia"/>
                </w:rPr>
                <w:t xml:space="preserve">             </w:t>
              </w:r>
              <w:r w:rsidRPr="00E33182">
                <w:tab/>
              </w:r>
              <w:r w:rsidRPr="00E33182">
                <w:rPr>
                  <w:rFonts w:hint="eastAsia"/>
                </w:rPr>
                <w:t>加入树结构</w:t>
              </w:r>
              <w:r w:rsidRPr="00E33182">
                <w:rPr>
                  <w:rFonts w:hint="eastAsia"/>
                </w:rPr>
                <w:t xml:space="preserve"> </w:t>
              </w:r>
            </w:ins>
            <m:oMath>
              <m:sSub>
                <m:sSubPr>
                  <m:ctrlPr>
                    <w:ins w:id="483" w:author="运璐 何" w:date="2025-10-13T21:03:00Z">
                      <w:rPr>
                        <w:rFonts w:ascii="Cambria Math" w:hAnsi="Cambria Math"/>
                      </w:rPr>
                    </w:ins>
                  </m:ctrlPr>
                </m:sSubPr>
                <m:e>
                  <m:r>
                    <w:ins w:id="484" w:author="运璐 何" w:date="2025-10-13T21:03:00Z">
                      <w:rPr>
                        <w:rFonts w:ascii="Cambria Math" w:hAnsi="Cambria Math" w:hint="eastAsia"/>
                      </w:rPr>
                      <m:t>T</m:t>
                    </w:ins>
                  </m:r>
                </m:e>
                <m:sub>
                  <m:r>
                    <w:ins w:id="485" w:author="运璐 何" w:date="2025-10-13T21:03:00Z">
                      <w:rPr>
                        <w:rFonts w:ascii="Cambria Math" w:hAnsi="Cambria Math" w:hint="eastAsia"/>
                      </w:rPr>
                      <m:t>i</m:t>
                    </w:ins>
                  </m:r>
                </m:sub>
              </m:sSub>
            </m:oMath>
            <w:ins w:id="486" w:author="运璐 何" w:date="2025-10-13T21:03:00Z">
              <w:r w:rsidRPr="00E33182">
                <w:rPr>
                  <w:rFonts w:hint="eastAsia"/>
                </w:rPr>
                <w:t xml:space="preserve"> </w:t>
              </w:r>
              <w:r w:rsidRPr="00E33182">
                <w:rPr>
                  <w:rFonts w:hint="eastAsia"/>
                </w:rPr>
                <w:t>←</w:t>
              </w:r>
              <w:r w:rsidRPr="00E33182">
                <w:rPr>
                  <w:rFonts w:hint="eastAsia"/>
                </w:rPr>
                <w:t xml:space="preserve"> </w:t>
              </w:r>
            </w:ins>
            <m:oMath>
              <m:sSub>
                <m:sSubPr>
                  <m:ctrlPr>
                    <w:ins w:id="487" w:author="运璐 何" w:date="2025-10-13T21:03:00Z">
                      <w:rPr>
                        <w:rFonts w:ascii="Cambria Math" w:hAnsi="Cambria Math"/>
                      </w:rPr>
                    </w:ins>
                  </m:ctrlPr>
                </m:sSubPr>
                <m:e>
                  <m:r>
                    <w:ins w:id="488" w:author="运璐 何" w:date="2025-10-13T21:03:00Z">
                      <w:rPr>
                        <w:rFonts w:ascii="Cambria Math" w:hAnsi="Cambria Math" w:hint="eastAsia"/>
                      </w:rPr>
                      <m:t>T</m:t>
                    </w:ins>
                  </m:r>
                </m:e>
                <m:sub>
                  <m:r>
                    <w:ins w:id="489" w:author="运璐 何" w:date="2025-10-13T21:03:00Z">
                      <w:rPr>
                        <w:rFonts w:ascii="Cambria Math" w:hAnsi="Cambria Math" w:hint="eastAsia"/>
                      </w:rPr>
                      <m:t>i</m:t>
                    </w:ins>
                  </m:r>
                </m:sub>
              </m:sSub>
            </m:oMath>
            <w:ins w:id="490" w:author="运璐 何" w:date="2025-10-13T21:03:00Z">
              <w:r w:rsidRPr="00E33182">
                <w:rPr>
                  <w:rFonts w:hint="eastAsia"/>
                </w:rPr>
                <w:t xml:space="preserve"> </w:t>
              </w:r>
              <w:r w:rsidRPr="00E33182">
                <w:rPr>
                  <w:rFonts w:hint="eastAsia"/>
                </w:rPr>
                <w:t>∪</w:t>
              </w:r>
              <w:r w:rsidRPr="00E33182">
                <w:rPr>
                  <w:rFonts w:hint="eastAsia"/>
                </w:rPr>
                <w:t xml:space="preserve"> </w:t>
              </w:r>
            </w:ins>
            <m:oMath>
              <m:sSub>
                <m:sSubPr>
                  <m:ctrlPr>
                    <w:ins w:id="491" w:author="运璐 何" w:date="2025-10-13T21:03:00Z">
                      <w:rPr>
                        <w:rFonts w:ascii="Cambria Math" w:hAnsi="Cambria Math"/>
                      </w:rPr>
                    </w:ins>
                  </m:ctrlPr>
                </m:sSubPr>
                <m:e>
                  <m:r>
                    <w:ins w:id="492" w:author="运璐 何" w:date="2025-10-13T21:03:00Z">
                      <w:rPr>
                        <w:rFonts w:ascii="Cambria Math" w:hAnsi="Cambria Math" w:hint="eastAsia"/>
                      </w:rPr>
                      <m:t>x</m:t>
                    </w:ins>
                  </m:r>
                </m:e>
                <m:sub>
                  <m:r>
                    <w:ins w:id="493" w:author="运璐 何" w:date="2025-10-13T21:03:00Z">
                      <w:rPr>
                        <w:rFonts w:ascii="Cambria Math" w:hAnsi="Cambria Math" w:hint="eastAsia"/>
                      </w:rPr>
                      <m:t>new</m:t>
                    </w:ins>
                  </m:r>
                </m:sub>
              </m:sSub>
            </m:oMath>
          </w:p>
          <w:p w14:paraId="1FEFED9D" w14:textId="77777777" w:rsidR="00E33182" w:rsidRPr="00E33182" w:rsidRDefault="00E33182" w:rsidP="00E33182">
            <w:pPr>
              <w:pStyle w:val="a"/>
              <w:rPr>
                <w:ins w:id="494" w:author="运璐 何" w:date="2025-10-13T21:03:00Z"/>
              </w:rPr>
            </w:pPr>
            <w:ins w:id="495" w:author="运璐 何" w:date="2025-10-13T21:03:00Z">
              <w:r w:rsidRPr="00E33182">
                <w:rPr>
                  <w:rFonts w:hint="eastAsia"/>
                </w:rPr>
                <w:t xml:space="preserve">             </w:t>
              </w:r>
              <w:r w:rsidRPr="00E33182">
                <w:tab/>
              </w:r>
              <w:r w:rsidRPr="00E33182">
                <w:rPr>
                  <w:rFonts w:hint="eastAsia"/>
                </w:rPr>
                <w:t>计算路径代价</w:t>
              </w:r>
              <w:r w:rsidRPr="00E33182">
                <w:rPr>
                  <w:rFonts w:hint="eastAsia"/>
                </w:rPr>
                <w:t xml:space="preserve"> </w:t>
              </w:r>
            </w:ins>
            <m:oMath>
              <m:r>
                <w:ins w:id="496" w:author="运璐 何" w:date="2025-10-13T21:03:00Z">
                  <w:rPr>
                    <w:rFonts w:ascii="Cambria Math" w:hAnsi="Cambria Math" w:hint="eastAsia"/>
                  </w:rPr>
                  <m:t>Cost</m:t>
                </w:ins>
              </m:r>
              <m:d>
                <m:dPr>
                  <m:ctrlPr>
                    <w:ins w:id="497" w:author="运璐 何" w:date="2025-10-13T21:03:00Z">
                      <w:rPr>
                        <w:rFonts w:ascii="Cambria Math" w:hAnsi="Cambria Math"/>
                      </w:rPr>
                    </w:ins>
                  </m:ctrlPr>
                </m:dPr>
                <m:e>
                  <m:sSub>
                    <m:sSubPr>
                      <m:ctrlPr>
                        <w:ins w:id="498" w:author="运璐 何" w:date="2025-10-13T21:03:00Z">
                          <w:rPr>
                            <w:rFonts w:ascii="Cambria Math" w:hAnsi="Cambria Math"/>
                          </w:rPr>
                        </w:ins>
                      </m:ctrlPr>
                    </m:sSubPr>
                    <m:e>
                      <m:r>
                        <w:ins w:id="499" w:author="运璐 何" w:date="2025-10-13T21:03:00Z">
                          <w:rPr>
                            <w:rFonts w:ascii="Cambria Math" w:hAnsi="Cambria Math" w:hint="eastAsia"/>
                          </w:rPr>
                          <m:t>x</m:t>
                        </w:ins>
                      </m:r>
                    </m:e>
                    <m:sub>
                      <m:r>
                        <w:ins w:id="500" w:author="运璐 何" w:date="2025-10-13T21:03:00Z">
                          <w:rPr>
                            <w:rFonts w:ascii="Cambria Math" w:hAnsi="Cambria Math" w:hint="eastAsia"/>
                          </w:rPr>
                          <m:t>new</m:t>
                        </w:ins>
                      </m:r>
                    </m:sub>
                  </m:sSub>
                </m:e>
              </m:d>
            </m:oMath>
            <w:ins w:id="501" w:author="运璐 何" w:date="2025-10-13T21:03:00Z">
              <w:r w:rsidRPr="00E33182">
                <w:rPr>
                  <w:rFonts w:hint="eastAsia"/>
                </w:rPr>
                <w:t>，执行路径重连优化</w:t>
              </w:r>
            </w:ins>
          </w:p>
          <w:p w14:paraId="527B6066" w14:textId="77777777" w:rsidR="00E33182" w:rsidRPr="00E33182" w:rsidRDefault="00E33182" w:rsidP="00E33182">
            <w:pPr>
              <w:pStyle w:val="a"/>
              <w:rPr>
                <w:ins w:id="502" w:author="运璐 何" w:date="2025-10-13T21:03:00Z"/>
              </w:rPr>
            </w:pPr>
            <w:ins w:id="503" w:author="运璐 何" w:date="2025-10-13T21:03:00Z">
              <w:r w:rsidRPr="00E33182">
                <w:t xml:space="preserve">        </w:t>
              </w:r>
              <w:r w:rsidRPr="00E33182">
                <w:tab/>
                <w:t>end if</w:t>
              </w:r>
            </w:ins>
          </w:p>
          <w:p w14:paraId="622E0404" w14:textId="77777777" w:rsidR="00E33182" w:rsidRPr="00E33182" w:rsidRDefault="00E33182" w:rsidP="00E33182">
            <w:pPr>
              <w:pStyle w:val="a"/>
              <w:rPr>
                <w:ins w:id="504" w:author="运璐 何" w:date="2025-10-13T21:03:00Z"/>
              </w:rPr>
            </w:pPr>
            <w:ins w:id="505" w:author="运璐 何" w:date="2025-10-13T21:03:00Z">
              <w:r w:rsidRPr="00E33182">
                <w:rPr>
                  <w:rFonts w:hint="eastAsia"/>
                </w:rPr>
                <w:t xml:space="preserve">        </w:t>
              </w:r>
              <w:r w:rsidRPr="00E33182">
                <w:tab/>
                <w:t xml:space="preserve">if </w:t>
              </w:r>
              <w:r w:rsidRPr="00E33182">
                <w:rPr>
                  <w:rFonts w:hint="eastAsia"/>
                </w:rPr>
                <w:t>路径</w:t>
              </w:r>
              <w:r w:rsidRPr="00E33182">
                <w:rPr>
                  <w:rFonts w:hint="eastAsia"/>
                </w:rPr>
                <w:t xml:space="preserve"> </w:t>
              </w:r>
            </w:ins>
            <m:oMath>
              <m:sSub>
                <m:sSubPr>
                  <m:ctrlPr>
                    <w:ins w:id="506" w:author="运璐 何" w:date="2025-10-13T21:03:00Z">
                      <w:rPr>
                        <w:rFonts w:ascii="Cambria Math" w:hAnsi="Cambria Math"/>
                      </w:rPr>
                    </w:ins>
                  </m:ctrlPr>
                </m:sSubPr>
                <m:e>
                  <m:r>
                    <w:ins w:id="507" w:author="运璐 何" w:date="2025-10-13T21:03:00Z">
                      <w:rPr>
                        <w:rFonts w:ascii="Cambria Math" w:hAnsi="Cambria Math" w:hint="eastAsia"/>
                      </w:rPr>
                      <m:t>P</m:t>
                    </w:ins>
                  </m:r>
                </m:e>
                <m:sub>
                  <m:r>
                    <w:ins w:id="508" w:author="运璐 何" w:date="2025-10-13T21:03:00Z">
                      <w:rPr>
                        <w:rFonts w:ascii="Cambria Math" w:hAnsi="Cambria Math" w:hint="eastAsia"/>
                      </w:rPr>
                      <m:t>i</m:t>
                    </w:ins>
                  </m:r>
                </m:sub>
              </m:sSub>
            </m:oMath>
            <w:ins w:id="509" w:author="运璐 何" w:date="2025-10-13T21:03:00Z">
              <w:r w:rsidRPr="00E33182">
                <w:rPr>
                  <w:rFonts w:hint="eastAsia"/>
                </w:rPr>
                <w:t xml:space="preserve"> </w:t>
              </w:r>
              <w:r w:rsidRPr="00E33182">
                <w:rPr>
                  <w:rFonts w:hint="eastAsia"/>
                </w:rPr>
                <w:t>与其他簇</w:t>
              </w:r>
              <w:r w:rsidRPr="00E33182">
                <w:rPr>
                  <w:rFonts w:hint="eastAsia"/>
                </w:rPr>
                <w:t xml:space="preserve"> </w:t>
              </w:r>
            </w:ins>
            <m:oMath>
              <m:sSub>
                <m:sSubPr>
                  <m:ctrlPr>
                    <w:ins w:id="510" w:author="运璐 何" w:date="2025-10-13T21:03:00Z">
                      <w:rPr>
                        <w:rFonts w:ascii="Cambria Math" w:hAnsi="Cambria Math"/>
                      </w:rPr>
                    </w:ins>
                  </m:ctrlPr>
                </m:sSubPr>
                <m:e>
                  <m:r>
                    <w:ins w:id="511" w:author="运璐 何" w:date="2025-10-13T21:03:00Z">
                      <w:rPr>
                        <w:rFonts w:ascii="Cambria Math" w:hAnsi="Cambria Math" w:hint="eastAsia"/>
                      </w:rPr>
                      <m:t>C</m:t>
                    </w:ins>
                  </m:r>
                </m:e>
                <m:sub>
                  <m:r>
                    <w:ins w:id="512" w:author="运璐 何" w:date="2025-10-13T21:03:00Z">
                      <w:rPr>
                        <w:rFonts w:ascii="Cambria Math" w:hAnsi="Cambria Math" w:hint="eastAsia"/>
                      </w:rPr>
                      <m:t>i</m:t>
                    </w:ins>
                  </m:r>
                </m:sub>
              </m:sSub>
              <m:r>
                <w:ins w:id="513" w:author="运璐 何" w:date="2025-10-13T21:03:00Z">
                  <m:rPr>
                    <m:sty m:val="p"/>
                  </m:rPr>
                  <w:rPr>
                    <w:rFonts w:ascii="Cambria Math" w:hAnsi="Cambria Math"/>
                  </w:rPr>
                  <m:t xml:space="preserve"> ∈ </m:t>
                </w:ins>
              </m:r>
              <m:r>
                <w:ins w:id="514" w:author="运璐 何" w:date="2025-10-13T21:03:00Z">
                  <w:rPr>
                    <w:rFonts w:ascii="Cambria Math" w:hAnsi="Cambria Math"/>
                  </w:rPr>
                  <m:t>P</m:t>
                </w:ins>
              </m:r>
            </m:oMath>
            <w:ins w:id="515" w:author="运璐 何" w:date="2025-10-13T21:03:00Z">
              <w:r w:rsidRPr="00E33182">
                <w:rPr>
                  <w:rFonts w:hint="eastAsia"/>
                </w:rPr>
                <w:t xml:space="preserve"> </w:t>
              </w:r>
              <w:r w:rsidRPr="00E33182">
                <w:rPr>
                  <w:rFonts w:hint="eastAsia"/>
                </w:rPr>
                <w:t>的</w:t>
              </w:r>
              <w:r w:rsidRPr="00E33182">
                <w:rPr>
                  <w:rFonts w:hint="eastAsia"/>
                </w:rPr>
                <w:t xml:space="preserve"> </w:t>
              </w:r>
            </w:ins>
            <m:oMath>
              <m:sSub>
                <m:sSubPr>
                  <m:ctrlPr>
                    <w:ins w:id="516" w:author="运璐 何" w:date="2025-10-13T21:03:00Z">
                      <w:rPr>
                        <w:rFonts w:ascii="Cambria Math" w:hAnsi="Cambria Math"/>
                      </w:rPr>
                    </w:ins>
                  </m:ctrlPr>
                </m:sSubPr>
                <m:e>
                  <m:r>
                    <w:ins w:id="517" w:author="运璐 何" w:date="2025-10-13T21:03:00Z">
                      <w:rPr>
                        <w:rFonts w:ascii="Cambria Math" w:hAnsi="Cambria Math" w:hint="eastAsia"/>
                      </w:rPr>
                      <m:t>P</m:t>
                    </w:ins>
                  </m:r>
                </m:e>
                <m:sub>
                  <m:r>
                    <w:ins w:id="518" w:author="运璐 何" w:date="2025-10-13T21:03:00Z">
                      <w:rPr>
                        <w:rFonts w:ascii="Cambria Math" w:hAnsi="Cambria Math" w:hint="eastAsia"/>
                      </w:rPr>
                      <m:t>j</m:t>
                    </w:ins>
                  </m:r>
                </m:sub>
              </m:sSub>
            </m:oMath>
            <w:ins w:id="519" w:author="运璐 何" w:date="2025-10-13T21:03:00Z">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ins>
          </w:p>
          <w:p w14:paraId="1A5CFAED" w14:textId="4D270EC6" w:rsidR="00E33182" w:rsidRPr="00E33182" w:rsidRDefault="00E33182" w:rsidP="00E33182">
            <w:pPr>
              <w:pStyle w:val="a"/>
              <w:rPr>
                <w:ins w:id="520" w:author="运璐 何" w:date="2025-10-13T21:03:00Z"/>
              </w:rPr>
            </w:pPr>
            <w:ins w:id="521" w:author="运璐 何" w:date="2025-10-13T21:03:00Z">
              <w:r w:rsidRPr="00E33182">
                <w:rPr>
                  <w:rFonts w:hint="eastAsia"/>
                </w:rPr>
                <w:t xml:space="preserve">            </w:t>
              </w:r>
              <w:r w:rsidRPr="00E33182">
                <w:tab/>
              </w:r>
              <w:r w:rsidRPr="00E33182">
                <w:rPr>
                  <w:rFonts w:hint="eastAsia"/>
                </w:rPr>
                <w:t>重新规划</w:t>
              </w:r>
            </w:ins>
          </w:p>
          <w:p w14:paraId="7C131808" w14:textId="77777777" w:rsidR="00E33182" w:rsidRPr="00E33182" w:rsidRDefault="00E33182" w:rsidP="00E33182">
            <w:pPr>
              <w:pStyle w:val="a"/>
              <w:rPr>
                <w:ins w:id="522" w:author="运璐 何" w:date="2025-10-13T21:03:00Z"/>
              </w:rPr>
            </w:pPr>
            <w:ins w:id="523" w:author="运璐 何" w:date="2025-10-13T21:03:00Z">
              <w:r w:rsidRPr="00E33182">
                <w:t xml:space="preserve">        </w:t>
              </w:r>
              <w:r w:rsidRPr="00E33182">
                <w:tab/>
                <w:t>end if</w:t>
              </w:r>
            </w:ins>
          </w:p>
          <w:p w14:paraId="038DE51E" w14:textId="089BE991" w:rsidR="00E33182" w:rsidRPr="00E33182" w:rsidRDefault="00E33182" w:rsidP="00E33182">
            <w:pPr>
              <w:pStyle w:val="a"/>
              <w:rPr>
                <w:ins w:id="524" w:author="运璐 何" w:date="2025-10-13T21:03:00Z"/>
              </w:rPr>
            </w:pPr>
            <w:ins w:id="525" w:author="运璐 何" w:date="2025-10-13T21:03:00Z">
              <w:r w:rsidRPr="00E33182">
                <w:t xml:space="preserve">    </w:t>
              </w:r>
            </w:ins>
            <w:ins w:id="526" w:author="运璐 何" w:date="2025-10-13T21:05:00Z">
              <w:r>
                <w:t xml:space="preserve">   </w:t>
              </w:r>
            </w:ins>
            <w:ins w:id="527" w:author="运璐 何" w:date="2025-10-13T21:03:00Z">
              <w:r w:rsidRPr="00E33182">
                <w:t>end for</w:t>
              </w:r>
            </w:ins>
          </w:p>
          <w:p w14:paraId="759B6D43" w14:textId="6E06A235" w:rsidR="00E33182" w:rsidRPr="00E33182" w:rsidRDefault="00E33182" w:rsidP="00E33182">
            <w:pPr>
              <w:pStyle w:val="a"/>
              <w:rPr>
                <w:ins w:id="528" w:author="运璐 何" w:date="2025-10-13T21:03:00Z"/>
              </w:rPr>
            </w:pPr>
            <w:ins w:id="529" w:author="运璐 何" w:date="2025-10-13T21:03:00Z">
              <w:r w:rsidRPr="00E33182">
                <w:rPr>
                  <w:rFonts w:hint="eastAsia"/>
                </w:rPr>
                <w:t xml:space="preserve"> </w:t>
              </w:r>
              <w:r w:rsidRPr="00E33182">
                <w:t xml:space="preserve">      </w:t>
              </w:r>
            </w:ins>
            <w:ins w:id="530" w:author="运璐 何" w:date="2025-10-13T21:05:00Z">
              <w:r>
                <w:rPr>
                  <w:rFonts w:hint="eastAsia"/>
                </w:rPr>
                <w:t>输出</w:t>
              </w:r>
            </w:ins>
            <w:ins w:id="531" w:author="运璐 何" w:date="2025-10-13T21:03:00Z">
              <w:r w:rsidRPr="00E33182">
                <w:t>各簇的全局参考路径集合</w:t>
              </w:r>
            </w:ins>
            <m:oMath>
              <m:r>
                <w:ins w:id="532" w:author="运璐 何" w:date="2025-10-13T21:03:00Z">
                  <m:rPr>
                    <m:scr m:val="script"/>
                    <m:sty m:val="p"/>
                  </m:rPr>
                  <w:rPr>
                    <w:rFonts w:ascii="Cambria Math" w:hAnsi="Cambria Math"/>
                  </w:rPr>
                  <m:t>P</m:t>
                </w:ins>
              </m:r>
              <m:r>
                <w:ins w:id="533" w:author="运璐 何" w:date="2025-10-24T11:10:00Z">
                  <w:rPr>
                    <w:rFonts w:ascii="Cambria Math" w:hAnsi="Cambria Math"/>
                  </w:rPr>
                  <m:t>(t)</m:t>
                </w:ins>
              </m:r>
            </m:oMath>
          </w:p>
          <w:p w14:paraId="66BB9A79" w14:textId="71FA9A0C" w:rsidR="00E33182" w:rsidRPr="00E33182" w:rsidRDefault="00E33182" w:rsidP="00E33182">
            <w:pPr>
              <w:pStyle w:val="a"/>
              <w:rPr>
                <w:ins w:id="534" w:author="运璐 何" w:date="2025-10-13T21:03:00Z"/>
              </w:rPr>
            </w:pPr>
            <w:ins w:id="535" w:author="运璐 何" w:date="2025-10-13T21:03:00Z">
              <w:r w:rsidRPr="00E33182">
                <w:rPr>
                  <w:rFonts w:hint="eastAsia"/>
                </w:rPr>
                <w:t xml:space="preserve"> </w:t>
              </w:r>
              <w:r w:rsidRPr="00E33182">
                <w:t xml:space="preserve">      </w:t>
              </w:r>
              <w:r w:rsidRPr="00E33182">
                <w:t>执行局部规划算法</w:t>
              </w:r>
            </w:ins>
            <w:ins w:id="536" w:author="运璐 何" w:date="2025-10-24T11:10:00Z">
              <w:r w:rsidR="00C63DF8">
                <w:rPr>
                  <w:rFonts w:hint="eastAsia"/>
                </w:rPr>
                <w:t>2</w:t>
              </w:r>
            </w:ins>
            <w:ins w:id="537" w:author="运璐 何" w:date="2025-10-13T21:03:00Z">
              <w:r w:rsidRPr="00E33182">
                <w:rPr>
                  <w:rFonts w:hint="eastAsia"/>
                </w:rPr>
                <w:t>，更新</w:t>
              </w:r>
            </w:ins>
            <m:oMath>
              <m:sSub>
                <m:sSubPr>
                  <m:ctrlPr>
                    <w:ins w:id="538" w:author="运璐 何" w:date="2025-10-13T21:03:00Z">
                      <w:rPr>
                        <w:rFonts w:ascii="Cambria Math" w:hAnsi="Cambria Math"/>
                      </w:rPr>
                    </w:ins>
                  </m:ctrlPr>
                </m:sSubPr>
                <m:e>
                  <m:r>
                    <w:ins w:id="539" w:author="运璐 何" w:date="2025-10-13T21:03:00Z">
                      <w:rPr>
                        <w:rFonts w:ascii="Cambria Math" w:hAnsi="Cambria Math"/>
                      </w:rPr>
                      <m:t>M</m:t>
                    </w:ins>
                  </m:r>
                </m:e>
                <m:sub>
                  <m:r>
                    <w:ins w:id="540" w:author="运璐 何" w:date="2025-10-13T21:03:00Z">
                      <w:rPr>
                        <w:rFonts w:ascii="Cambria Math" w:hAnsi="Cambria Math"/>
                      </w:rPr>
                      <m:t>t</m:t>
                    </w:ins>
                  </m:r>
                </m:sub>
              </m:sSub>
            </m:oMath>
            <w:ins w:id="541" w:author="运璐 何" w:date="2025-10-13T21:03:00Z">
              <w:r w:rsidRPr="00E33182">
                <w:rPr>
                  <w:rFonts w:hint="eastAsia"/>
                </w:rPr>
                <w:t>和</w:t>
              </w:r>
            </w:ins>
            <m:oMath>
              <m:sSub>
                <m:sSubPr>
                  <m:ctrlPr>
                    <w:ins w:id="542" w:author="运璐 何" w:date="2025-10-13T21:03:00Z">
                      <w:rPr>
                        <w:rFonts w:ascii="Cambria Math" w:hAnsi="Cambria Math"/>
                      </w:rPr>
                    </w:ins>
                  </m:ctrlPr>
                </m:sSubPr>
                <m:e>
                  <m:r>
                    <w:ins w:id="543" w:author="运璐 何" w:date="2025-10-13T21:03:00Z">
                      <m:rPr>
                        <m:scr m:val="script"/>
                        <m:sty m:val="p"/>
                      </m:rPr>
                      <w:rPr>
                        <w:rFonts w:ascii="Cambria Math" w:hAnsi="Cambria Math"/>
                      </w:rPr>
                      <m:t>O</m:t>
                    </w:ins>
                  </m:r>
                </m:e>
                <m:sub>
                  <m:r>
                    <w:ins w:id="544" w:author="运璐 何" w:date="2025-10-13T21:03:00Z">
                      <w:rPr>
                        <w:rFonts w:ascii="Cambria Math" w:hAnsi="Cambria Math" w:hint="eastAsia"/>
                      </w:rPr>
                      <m:t>t</m:t>
                    </w:ins>
                  </m:r>
                </m:sub>
              </m:sSub>
            </m:oMath>
          </w:p>
          <w:p w14:paraId="38C4B695" w14:textId="46220CF7" w:rsidR="00E33182" w:rsidRPr="00E33182" w:rsidRDefault="00E33182" w:rsidP="00E33182">
            <w:pPr>
              <w:pStyle w:val="a"/>
              <w:rPr>
                <w:ins w:id="545" w:author="运璐 何" w:date="2025-10-13T21:02:00Z"/>
                <w:color w:val="000000"/>
              </w:rPr>
            </w:pPr>
            <w:ins w:id="546" w:author="运璐 何" w:date="2025-10-13T21:03:00Z">
              <w:r w:rsidRPr="00E33182">
                <w:t>end while</w:t>
              </w:r>
            </w:ins>
          </w:p>
        </w:tc>
      </w:tr>
    </w:tbl>
    <w:p w14:paraId="2973128A" w14:textId="12217496" w:rsidR="000F4F18" w:rsidRPr="00A9585A" w:rsidRDefault="000F4F18" w:rsidP="000F4F18">
      <w:pPr>
        <w:spacing w:line="360" w:lineRule="auto"/>
        <w:ind w:firstLineChars="196" w:firstLine="412"/>
        <w:rPr>
          <w:color w:val="000000"/>
          <w:sz w:val="21"/>
          <w:szCs w:val="21"/>
        </w:rPr>
      </w:pPr>
      <w:r w:rsidRPr="00A9585A">
        <w:rPr>
          <w:color w:val="000000"/>
          <w:sz w:val="21"/>
          <w:szCs w:val="21"/>
        </w:rPr>
        <w:lastRenderedPageBreak/>
        <w:t>通过结合</w:t>
      </w:r>
      <w:r w:rsidRPr="00A9585A">
        <w:rPr>
          <w:color w:val="000000"/>
          <w:sz w:val="21"/>
          <w:szCs w:val="21"/>
        </w:rPr>
        <w:t xml:space="preserve"> RRT* </w:t>
      </w:r>
      <w:r w:rsidRPr="00A9585A">
        <w:rPr>
          <w:color w:val="000000"/>
          <w:sz w:val="21"/>
          <w:szCs w:val="21"/>
        </w:rPr>
        <w:t>的增量式随机探索特性与</w:t>
      </w:r>
      <w:r w:rsidRPr="00A9585A">
        <w:rPr>
          <w:color w:val="000000"/>
          <w:sz w:val="21"/>
          <w:szCs w:val="21"/>
        </w:rPr>
        <w:t xml:space="preserve"> Fréchet </w:t>
      </w:r>
      <w:r w:rsidRPr="00A9585A">
        <w:rPr>
          <w:color w:val="000000"/>
          <w:sz w:val="21"/>
          <w:szCs w:val="21"/>
        </w:rPr>
        <w:t>距离约束机制，</w:t>
      </w:r>
      <w:r w:rsidRPr="00A9585A">
        <w:rPr>
          <w:rFonts w:hint="eastAsia"/>
          <w:color w:val="000000"/>
          <w:sz w:val="21"/>
          <w:szCs w:val="21"/>
        </w:rPr>
        <w:t>全局</w:t>
      </w:r>
      <w:r w:rsidRPr="00A9585A">
        <w:rPr>
          <w:color w:val="000000"/>
          <w:sz w:val="21"/>
          <w:szCs w:val="21"/>
        </w:rPr>
        <w:t>规划能够在未知城市环境中动态生成可行的集群路径，并在地图不断更新的过程中通过自适应的重新规划策略维持整体网络的连通性与鲁棒性，为底层的人工势场法局部控制提供</w:t>
      </w:r>
      <w:r w:rsidR="0042304C" w:rsidRPr="00A9585A">
        <w:rPr>
          <w:rFonts w:hint="eastAsia"/>
          <w:color w:val="000000"/>
          <w:sz w:val="21"/>
          <w:szCs w:val="21"/>
        </w:rPr>
        <w:t>可行的</w:t>
      </w:r>
      <w:r w:rsidRPr="00A9585A">
        <w:rPr>
          <w:color w:val="000000"/>
          <w:sz w:val="21"/>
          <w:szCs w:val="21"/>
        </w:rPr>
        <w:t>全局参考</w:t>
      </w:r>
      <w:r w:rsidRPr="00A9585A">
        <w:rPr>
          <w:rFonts w:hint="eastAsia"/>
          <w:color w:val="000000"/>
          <w:sz w:val="21"/>
          <w:szCs w:val="21"/>
        </w:rPr>
        <w:t>。</w:t>
      </w:r>
    </w:p>
    <w:p w14:paraId="3DCBA568" w14:textId="149B99C7" w:rsidR="00583115" w:rsidRPr="00A9585A" w:rsidRDefault="0079034F" w:rsidP="00583115">
      <w:pPr>
        <w:spacing w:line="360" w:lineRule="auto"/>
        <w:outlineLvl w:val="0"/>
        <w:rPr>
          <w:b/>
          <w:sz w:val="21"/>
          <w:szCs w:val="21"/>
        </w:rPr>
      </w:pPr>
      <w:bookmarkStart w:id="547" w:name="OLE_LINK7"/>
      <w:commentRangeStart w:id="548"/>
      <w:r w:rsidRPr="00A9585A">
        <w:rPr>
          <w:b/>
          <w:sz w:val="21"/>
          <w:szCs w:val="21"/>
        </w:rPr>
        <w:t>3</w:t>
      </w:r>
      <w:r w:rsidR="00583115" w:rsidRPr="00A9585A">
        <w:rPr>
          <w:rFonts w:hint="eastAsia"/>
          <w:b/>
          <w:sz w:val="21"/>
          <w:szCs w:val="21"/>
        </w:rPr>
        <w:t>.</w:t>
      </w:r>
      <w:r w:rsidR="00583115" w:rsidRPr="00A9585A">
        <w:rPr>
          <w:b/>
          <w:sz w:val="21"/>
          <w:szCs w:val="21"/>
        </w:rPr>
        <w:t>2</w:t>
      </w:r>
      <w:r w:rsidR="00583115" w:rsidRPr="00A9585A">
        <w:rPr>
          <w:rFonts w:hint="eastAsia"/>
          <w:b/>
          <w:sz w:val="21"/>
          <w:szCs w:val="21"/>
        </w:rPr>
        <w:t xml:space="preserve"> </w:t>
      </w:r>
      <w:del w:id="549" w:author="运璐 何" w:date="2025-10-13T17:01:00Z">
        <w:r w:rsidR="00583115" w:rsidRPr="00A9585A" w:rsidDel="005C66CA">
          <w:rPr>
            <w:rFonts w:hint="eastAsia"/>
            <w:b/>
            <w:sz w:val="21"/>
            <w:szCs w:val="21"/>
          </w:rPr>
          <w:delText>局部</w:delText>
        </w:r>
        <w:r w:rsidR="00583115" w:rsidRPr="00A9585A" w:rsidDel="005C66CA">
          <w:rPr>
            <w:rFonts w:hint="eastAsia"/>
            <w:b/>
            <w:sz w:val="21"/>
            <w:szCs w:val="21"/>
          </w:rPr>
          <w:delText>A</w:delText>
        </w:r>
        <w:r w:rsidR="00583115" w:rsidRPr="00A9585A" w:rsidDel="005C66CA">
          <w:rPr>
            <w:b/>
            <w:sz w:val="21"/>
            <w:szCs w:val="21"/>
          </w:rPr>
          <w:delText>PF</w:delText>
        </w:r>
        <w:r w:rsidR="00583115" w:rsidRPr="00A9585A" w:rsidDel="005C66CA">
          <w:rPr>
            <w:rFonts w:hint="eastAsia"/>
            <w:b/>
            <w:sz w:val="21"/>
            <w:szCs w:val="21"/>
          </w:rPr>
          <w:delText>规划</w:delText>
        </w:r>
      </w:del>
      <w:ins w:id="550" w:author="运璐 何" w:date="2025-10-13T17:01:00Z">
        <w:r w:rsidR="005C66CA" w:rsidRPr="005C66CA">
          <w:rPr>
            <w:b/>
            <w:sz w:val="21"/>
            <w:szCs w:val="21"/>
          </w:rPr>
          <w:t>MST</w:t>
        </w:r>
        <w:r w:rsidR="005C66CA" w:rsidRPr="005C66CA">
          <w:rPr>
            <w:b/>
            <w:sz w:val="21"/>
            <w:szCs w:val="21"/>
          </w:rPr>
          <w:t>引力连通保持</w:t>
        </w:r>
        <w:r w:rsidR="005C66CA">
          <w:rPr>
            <w:rFonts w:hint="eastAsia"/>
            <w:b/>
            <w:sz w:val="21"/>
            <w:szCs w:val="21"/>
          </w:rPr>
          <w:t>局部规划</w:t>
        </w:r>
      </w:ins>
      <w:commentRangeEnd w:id="548"/>
      <w:r w:rsidR="00DC1E5B">
        <w:rPr>
          <w:rStyle w:val="ac"/>
        </w:rPr>
        <w:commentReference w:id="548"/>
      </w:r>
    </w:p>
    <w:bookmarkEnd w:id="547"/>
    <w:p w14:paraId="5A1C5C85" w14:textId="0EC663DA" w:rsidR="000F4F18" w:rsidRPr="00A9585A" w:rsidRDefault="00C63DF8" w:rsidP="000F4F18">
      <w:pPr>
        <w:spacing w:line="360" w:lineRule="auto"/>
        <w:ind w:firstLineChars="196" w:firstLine="412"/>
        <w:rPr>
          <w:color w:val="000000"/>
          <w:sz w:val="21"/>
          <w:szCs w:val="21"/>
        </w:rPr>
      </w:pPr>
      <w:r>
        <w:rPr>
          <w:rFonts w:hint="eastAsia"/>
          <w:color w:val="000000"/>
          <w:sz w:val="21"/>
          <w:szCs w:val="21"/>
        </w:rPr>
        <w:t>底层</w:t>
      </w:r>
      <w:commentRangeStart w:id="551"/>
      <w:ins w:id="552" w:author="运璐 何" w:date="2025-10-13T17:01:00Z">
        <w:r w:rsidRPr="005C66CA">
          <w:rPr>
            <w:b/>
            <w:sz w:val="21"/>
            <w:szCs w:val="21"/>
          </w:rPr>
          <w:t>MST</w:t>
        </w:r>
        <w:r w:rsidRPr="005C66CA">
          <w:rPr>
            <w:b/>
            <w:sz w:val="21"/>
            <w:szCs w:val="21"/>
          </w:rPr>
          <w:t>引</w:t>
        </w:r>
      </w:ins>
      <w:commentRangeEnd w:id="551"/>
      <w:r w:rsidR="000346DA">
        <w:rPr>
          <w:rStyle w:val="ac"/>
        </w:rPr>
        <w:commentReference w:id="551"/>
      </w:r>
      <w:ins w:id="553" w:author="运璐 何" w:date="2025-10-13T17:01:00Z">
        <w:r w:rsidRPr="005C66CA">
          <w:rPr>
            <w:b/>
            <w:sz w:val="21"/>
            <w:szCs w:val="21"/>
          </w:rPr>
          <w:t>力连通保持</w:t>
        </w:r>
        <w:r>
          <w:rPr>
            <w:rFonts w:hint="eastAsia"/>
            <w:b/>
            <w:sz w:val="21"/>
            <w:szCs w:val="21"/>
          </w:rPr>
          <w:t>局部规划</w:t>
        </w:r>
      </w:ins>
      <w:r w:rsidR="000F4F18" w:rsidRPr="00A9585A">
        <w:rPr>
          <w:color w:val="000000"/>
          <w:sz w:val="21"/>
          <w:szCs w:val="21"/>
        </w:rPr>
        <w:t>作为分层规划架构中的</w:t>
      </w:r>
      <w:r w:rsidR="0042304C" w:rsidRPr="00A9585A">
        <w:rPr>
          <w:rFonts w:hint="eastAsia"/>
          <w:color w:val="000000"/>
          <w:sz w:val="21"/>
          <w:szCs w:val="21"/>
        </w:rPr>
        <w:t>具体</w:t>
      </w:r>
      <w:r w:rsidR="000F4F18" w:rsidRPr="00A9585A">
        <w:rPr>
          <w:color w:val="000000"/>
          <w:sz w:val="21"/>
          <w:szCs w:val="21"/>
        </w:rPr>
        <w:t>执行层，</w:t>
      </w:r>
      <w:r>
        <w:rPr>
          <w:rFonts w:hint="eastAsia"/>
          <w:color w:val="000000"/>
          <w:sz w:val="21"/>
          <w:szCs w:val="21"/>
        </w:rPr>
        <w:t>引入</w:t>
      </w:r>
      <w:r>
        <w:rPr>
          <w:rFonts w:hint="eastAsia"/>
          <w:color w:val="000000"/>
          <w:sz w:val="21"/>
          <w:szCs w:val="21"/>
        </w:rPr>
        <w:t>M</w:t>
      </w:r>
      <w:r>
        <w:rPr>
          <w:color w:val="000000"/>
          <w:sz w:val="21"/>
          <w:szCs w:val="21"/>
        </w:rPr>
        <w:t>ST</w:t>
      </w:r>
      <w:r>
        <w:rPr>
          <w:rFonts w:hint="eastAsia"/>
          <w:color w:val="000000"/>
          <w:sz w:val="21"/>
          <w:szCs w:val="21"/>
        </w:rPr>
        <w:t>通信保持引力项，</w:t>
      </w:r>
      <w:r w:rsidR="000F4F18" w:rsidRPr="00A9585A">
        <w:rPr>
          <w:color w:val="000000"/>
          <w:sz w:val="21"/>
          <w:szCs w:val="21"/>
        </w:rPr>
        <w:t>采用分布式控制方式实现无人机集群在复杂干扰环境下的实时路径规划与协同控制。其基本思想是通过构建多目标的势场函数体系，将集群导航问题转化为力场叠加问题，使得无人机个体在运动过程中能够同时满足目标导向、碰撞避免与通信连通性的多重约束。在该机制下，复杂的多约束优化问题被映射为引力与斥力的连续叠加计算，从而有效平衡了计算效率与规划质量，具备实时性和可扩展性。</w:t>
      </w:r>
    </w:p>
    <w:p w14:paraId="0D164EC2" w14:textId="62E81DF7"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被分解为三个功能互补的势场分量：目标导向吸引力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与基于最小生成树（</w:t>
      </w:r>
      <w:r w:rsidRPr="00A9585A">
        <w:rPr>
          <w:color w:val="000000"/>
          <w:sz w:val="21"/>
          <w:szCs w:val="21"/>
        </w:rPr>
        <w:t>MST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。三者通过权重系数进行动态调节，构成总合力：</w:t>
      </w:r>
    </w:p>
    <w:p w14:paraId="2BD8264B" w14:textId="0E6EFCB2" w:rsidR="000F4F18" w:rsidRPr="00A9585A" w:rsidRDefault="000B4BA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1E41DF78" w14:textId="261CC5E3"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为第</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个无人机在</w:t>
      </w:r>
      <w:r w:rsidR="00C63DF8">
        <w:rPr>
          <w:rFonts w:hint="eastAsia"/>
          <w:color w:val="000000"/>
          <w:sz w:val="21"/>
          <w:szCs w:val="21"/>
        </w:rPr>
        <w:t>二</w:t>
      </w:r>
      <w:r w:rsidRPr="00A9585A">
        <w:rPr>
          <w:color w:val="000000"/>
          <w:sz w:val="21"/>
          <w:szCs w:val="21"/>
        </w:rPr>
        <w:t>维空间中受到的总合力向量；</w:t>
      </w:r>
      <m:oMath>
        <m:r>
          <m:rPr>
            <m:sty m:val="p"/>
          </m:rP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Pr="00A9585A">
        <w:rPr>
          <w:color w:val="000000"/>
          <w:sz w:val="21"/>
          <w:szCs w:val="21"/>
        </w:rPr>
        <w:t xml:space="preserve"> </w:t>
      </w:r>
      <w:r w:rsidRPr="00A9585A">
        <w:rPr>
          <w:color w:val="000000"/>
          <w:sz w:val="21"/>
          <w:szCs w:val="21"/>
        </w:rPr>
        <w:t>为吸引力、斥力与凝</w:t>
      </w:r>
      <w:r w:rsidRPr="00A9585A">
        <w:rPr>
          <w:color w:val="000000"/>
          <w:sz w:val="21"/>
          <w:szCs w:val="21"/>
        </w:rPr>
        <w:lastRenderedPageBreak/>
        <w:t>聚力分量的正权重系数，用以反映不同</w:t>
      </w:r>
      <w:r w:rsidRPr="00A9585A">
        <w:rPr>
          <w:rFonts w:hint="eastAsia"/>
          <w:color w:val="000000"/>
          <w:sz w:val="21"/>
          <w:szCs w:val="21"/>
        </w:rPr>
        <w:t>任务场景</w:t>
      </w:r>
      <w:r w:rsidRPr="00A9585A">
        <w:rPr>
          <w:color w:val="000000"/>
          <w:sz w:val="21"/>
          <w:szCs w:val="21"/>
        </w:rPr>
        <w:t>下各分量在总合力中的相对重要性。</w:t>
      </w:r>
    </w:p>
    <w:p w14:paraId="6026B85D" w14:textId="5ABDB3B9" w:rsidR="000F4F18" w:rsidRPr="00A9585A" w:rsidRDefault="000F4F18" w:rsidP="000F4F18">
      <w:pPr>
        <w:spacing w:line="360" w:lineRule="auto"/>
        <w:ind w:firstLineChars="196" w:firstLine="412"/>
        <w:rPr>
          <w:color w:val="000000"/>
          <w:sz w:val="21"/>
          <w:szCs w:val="21"/>
        </w:rPr>
      </w:pPr>
      <w:r w:rsidRPr="00A9585A">
        <w:rPr>
          <w:color w:val="000000"/>
          <w:sz w:val="21"/>
          <w:szCs w:val="21"/>
        </w:rPr>
        <w:t>首先，目标导向吸引力分量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RRT* </w:t>
      </w:r>
      <w:r w:rsidRPr="00A9585A">
        <w:rPr>
          <w:color w:val="000000"/>
          <w:sz w:val="21"/>
          <w:szCs w:val="21"/>
        </w:rPr>
        <w:t>所规划的下一目标点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32EE2308" w:rsidR="000F4F18" w:rsidRPr="00A9585A" w:rsidRDefault="000B4BA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4A3665D2" w14:textId="314AD2AE"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为当前时刻无人机的位置坐标。该项确保无人机能够逐步逼近预期的路径点，并保持轨迹对全局规划的收敛性。</w:t>
      </w:r>
    </w:p>
    <w:p w14:paraId="23ED16FC" w14:textId="0805C256" w:rsidR="000F4F18" w:rsidRPr="00A9585A" w:rsidRDefault="000F4F18" w:rsidP="000F4F18">
      <w:pPr>
        <w:spacing w:line="360" w:lineRule="auto"/>
        <w:ind w:firstLineChars="196" w:firstLine="412"/>
        <w:rPr>
          <w:color w:val="000000"/>
          <w:sz w:val="21"/>
          <w:szCs w:val="21"/>
        </w:rPr>
      </w:pPr>
      <w:r w:rsidRPr="00A9585A">
        <w:rPr>
          <w:color w:val="000000"/>
          <w:sz w:val="21"/>
          <w:szCs w:val="21"/>
        </w:rPr>
        <w:t>其次，</w:t>
      </w:r>
      <w:r w:rsidR="0042304C" w:rsidRPr="00A9585A">
        <w:rPr>
          <w:rFonts w:hint="eastAsia"/>
          <w:color w:val="000000"/>
          <w:sz w:val="21"/>
          <w:szCs w:val="21"/>
        </w:rPr>
        <w:t>碰撞避免</w:t>
      </w:r>
      <w:r w:rsidRPr="00A9585A">
        <w:rPr>
          <w:color w:val="000000"/>
          <w:sz w:val="21"/>
          <w:szCs w:val="21"/>
        </w:rPr>
        <w:t>斥力分量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负责无人机的局部安全性控制，避免其与</w:t>
      </w:r>
      <w:r w:rsidR="0042304C" w:rsidRPr="00A9585A">
        <w:rPr>
          <w:rFonts w:hint="eastAsia"/>
          <w:color w:val="000000"/>
          <w:sz w:val="21"/>
          <w:szCs w:val="21"/>
        </w:rPr>
        <w:t>建筑</w:t>
      </w:r>
      <w:r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sr</m:t>
        </m:r>
      </m:oMath>
      <w:r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为当前时刻与无人机</w:t>
      </w:r>
      <w:r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Pr="00A9585A">
        <w:rPr>
          <w:color w:val="000000"/>
          <w:sz w:val="21"/>
          <w:szCs w:val="21"/>
        </w:rPr>
        <w:t>保持在</w:t>
      </w:r>
      <w:r w:rsidRPr="00A9585A">
        <w:rPr>
          <w:rFonts w:hint="eastAsia"/>
          <w:color w:val="000000"/>
          <w:sz w:val="21"/>
          <w:szCs w:val="21"/>
        </w:rPr>
        <w:t>安全</w:t>
      </w:r>
      <w:r w:rsidRPr="00A9585A">
        <w:rPr>
          <w:color w:val="000000"/>
          <w:sz w:val="21"/>
          <w:szCs w:val="21"/>
        </w:rPr>
        <w:t>半径</w:t>
      </w:r>
      <w:r w:rsidRPr="00A9585A">
        <w:rPr>
          <w:color w:val="000000"/>
          <w:sz w:val="21"/>
          <w:szCs w:val="21"/>
        </w:rPr>
        <w:t xml:space="preserve"> </w:t>
      </w:r>
      <m:oMath>
        <m:r>
          <w:rPr>
            <w:rFonts w:ascii="Cambria Math" w:hAnsi="Cambria Math" w:hint="eastAsia"/>
            <w:color w:val="000000"/>
            <w:sz w:val="21"/>
            <w:szCs w:val="21"/>
          </w:rPr>
          <m:t>sr</m:t>
        </m:r>
      </m:oMath>
      <w:r w:rsidR="008C00D1" w:rsidRPr="00A9585A">
        <w:rPr>
          <w:rFonts w:hint="eastAsia"/>
          <w:iCs/>
          <w:color w:val="000000"/>
          <w:sz w:val="21"/>
          <w:szCs w:val="21"/>
        </w:rPr>
        <w:t xml:space="preserve"> </w:t>
      </w:r>
      <w:r w:rsidRPr="00A9585A">
        <w:rPr>
          <w:color w:val="000000"/>
          <w:sz w:val="21"/>
          <w:szCs w:val="21"/>
        </w:rPr>
        <w:t>内的邻居集合，则该分量定义为：</w:t>
      </w:r>
    </w:p>
    <w:p w14:paraId="59979863" w14:textId="6CAF3940" w:rsidR="000F4F18" w:rsidRPr="00A9585A" w:rsidRDefault="000B4BA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m:rPr>
                              <m:nor/>
                            </m:rPr>
                            <w:rPr>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27BDFBD0"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54DD594C" w:rsidR="000F4F18" w:rsidRPr="00A9585A" w:rsidRDefault="000B4BA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sr</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sr</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sr</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12</m:t>
                  </m:r>
                </m:e>
              </m:d>
              <m:ctrlPr>
                <w:rPr>
                  <w:rFonts w:ascii="Cambria Math" w:hAnsi="Cambria Math"/>
                  <w:i/>
                  <w:iCs/>
                  <w:color w:val="000000"/>
                  <w:sz w:val="21"/>
                  <w:szCs w:val="21"/>
                </w:rPr>
              </m:ctrlPr>
            </m:e>
          </m:eqArr>
        </m:oMath>
      </m:oMathPara>
    </w:p>
    <w:p w14:paraId="3A35146C" w14:textId="50403FF2"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时生效，并随距离减小呈非线性增强，从而实现强制性碰撞规避，同时在安全范围外避免产生干扰。</w:t>
      </w:r>
    </w:p>
    <w:p w14:paraId="4BE207A5" w14:textId="31F0E32C" w:rsidR="000E7624" w:rsidRPr="00A9585A" w:rsidRDefault="000E7624" w:rsidP="000E7624">
      <w:pPr>
        <w:pStyle w:val="aff0"/>
      </w:pPr>
      <w:commentRangeStart w:id="554"/>
      <w:r>
        <w:rPr>
          <w:rFonts w:hint="eastAsia"/>
          <w:noProof/>
        </w:rPr>
        <w:drawing>
          <wp:inline distT="0" distB="0" distL="0" distR="0" wp14:anchorId="0147D772" wp14:editId="11984411">
            <wp:extent cx="5682076" cy="1680805"/>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0456" cy="1683284"/>
                    </a:xfrm>
                    <a:prstGeom prst="rect">
                      <a:avLst/>
                    </a:prstGeom>
                  </pic:spPr>
                </pic:pic>
              </a:graphicData>
            </a:graphic>
          </wp:inline>
        </w:drawing>
      </w:r>
      <w:commentRangeEnd w:id="554"/>
      <w:r>
        <w:rPr>
          <w:rStyle w:val="ac"/>
        </w:rPr>
        <w:commentReference w:id="554"/>
      </w:r>
    </w:p>
    <w:p w14:paraId="2DA6E4B1" w14:textId="023FF7FE" w:rsidR="000E7624" w:rsidRPr="000E7624" w:rsidRDefault="000E7624" w:rsidP="000E7624">
      <w:pPr>
        <w:pStyle w:val="aff2"/>
      </w:pPr>
      <w:ins w:id="555" w:author="运璐 何" w:date="2025-10-24T14:37:00Z">
        <w:r>
          <w:rPr>
            <w:rFonts w:hint="eastAsia"/>
          </w:rPr>
          <w:t>图</w:t>
        </w:r>
      </w:ins>
      <w:ins w:id="556" w:author="运璐 何" w:date="2025-10-24T14:38:00Z">
        <w:r>
          <w:rPr>
            <w:rFonts w:hint="eastAsia"/>
          </w:rPr>
          <w:t>3</w:t>
        </w:r>
      </w:ins>
      <w:ins w:id="557" w:author="运璐 何" w:date="2025-10-24T14:37:00Z">
        <w:r>
          <w:t xml:space="preserve"> SINR-MST</w:t>
        </w:r>
        <w:r>
          <w:rPr>
            <w:rFonts w:hint="eastAsia"/>
          </w:rPr>
          <w:t>计算过程</w:t>
        </w:r>
      </w:ins>
    </w:p>
    <w:p w14:paraId="215D58C4" w14:textId="1CA1B7EA" w:rsidR="000F4F18" w:rsidRPr="00A9585A" w:rsidRDefault="000F4F18" w:rsidP="000F4F18">
      <w:pPr>
        <w:spacing w:line="360" w:lineRule="auto"/>
        <w:ind w:firstLineChars="196" w:firstLine="412"/>
        <w:rPr>
          <w:color w:val="000000"/>
          <w:sz w:val="21"/>
          <w:szCs w:val="21"/>
        </w:rPr>
      </w:pPr>
      <w:r w:rsidRPr="00A9585A">
        <w:rPr>
          <w:color w:val="000000"/>
          <w:sz w:val="21"/>
          <w:szCs w:val="21"/>
        </w:rPr>
        <w:t>最后，基于</w:t>
      </w:r>
      <w:r w:rsidRPr="00A9585A">
        <w:rPr>
          <w:color w:val="000000"/>
          <w:sz w:val="21"/>
          <w:szCs w:val="21"/>
        </w:rPr>
        <w:t>MST</w:t>
      </w:r>
      <w:r w:rsidRPr="00A9585A">
        <w:rPr>
          <w:color w:val="000000"/>
          <w:sz w:val="21"/>
          <w:szCs w:val="21"/>
        </w:rPr>
        <w:t>的</w:t>
      </w:r>
      <w:r w:rsidR="008C00D1"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用于维持无人机集群的通信连通性。具体而言</w:t>
      </w:r>
      <w:r w:rsidR="000E7624">
        <w:rPr>
          <w:rFonts w:hint="eastAsia"/>
          <w:color w:val="000000"/>
          <w:sz w:val="21"/>
          <w:szCs w:val="21"/>
        </w:rPr>
        <w:t>如图</w:t>
      </w:r>
      <w:r w:rsidR="000E7624">
        <w:rPr>
          <w:rFonts w:hint="eastAsia"/>
          <w:color w:val="000000"/>
          <w:sz w:val="21"/>
          <w:szCs w:val="21"/>
        </w:rPr>
        <w:t>3</w:t>
      </w:r>
      <w:r w:rsidR="000E7624">
        <w:rPr>
          <w:rFonts w:hint="eastAsia"/>
          <w:color w:val="000000"/>
          <w:sz w:val="21"/>
          <w:szCs w:val="21"/>
        </w:rPr>
        <w:t>所示</w:t>
      </w:r>
      <w:r w:rsidRPr="00A9585A">
        <w:rPr>
          <w:color w:val="000000"/>
          <w:sz w:val="21"/>
          <w:szCs w:val="21"/>
        </w:rPr>
        <w:t>，系统根据各无人机间的</w:t>
      </w:r>
      <w:r w:rsidR="00583115" w:rsidRPr="00A9585A">
        <w:rPr>
          <w:rFonts w:hint="eastAsia"/>
          <w:color w:val="000000"/>
          <w:sz w:val="21"/>
          <w:szCs w:val="21"/>
        </w:rPr>
        <w:t>S</w:t>
      </w:r>
      <w:r w:rsidR="00583115" w:rsidRPr="00A9585A">
        <w:rPr>
          <w:color w:val="000000"/>
          <w:sz w:val="21"/>
          <w:szCs w:val="21"/>
        </w:rPr>
        <w:t>INR</w:t>
      </w:r>
      <w:r w:rsidRPr="00A9585A">
        <w:rPr>
          <w:color w:val="000000"/>
          <w:sz w:val="21"/>
          <w:szCs w:val="21"/>
        </w:rPr>
        <w:t>计算加权边长，并利用最小生成树算法确定最优通信拓扑</w:t>
      </w:r>
      <w:r w:rsidR="000E7624">
        <w:rPr>
          <w:rFonts w:hint="eastAsia"/>
          <w:color w:val="000000"/>
          <w:sz w:val="21"/>
          <w:szCs w:val="21"/>
        </w:rPr>
        <w:t>，即最大化</w:t>
      </w:r>
      <w:r w:rsidR="000E7624">
        <w:rPr>
          <w:rFonts w:hint="eastAsia"/>
          <w:color w:val="000000"/>
          <w:sz w:val="21"/>
          <w:szCs w:val="21"/>
        </w:rPr>
        <w:t>S</w:t>
      </w:r>
      <w:r w:rsidR="000E7624">
        <w:rPr>
          <w:color w:val="000000"/>
          <w:sz w:val="21"/>
          <w:szCs w:val="21"/>
        </w:rPr>
        <w:t>INR</w:t>
      </w:r>
      <w:r w:rsidRPr="00A9585A">
        <w:rPr>
          <w:color w:val="000000"/>
          <w:sz w:val="21"/>
          <w:szCs w:val="21"/>
        </w:rPr>
        <w:t>。在此基础上，每个无人机对其在</w:t>
      </w:r>
      <w:r w:rsidRPr="00A9585A">
        <w:rPr>
          <w:color w:val="000000"/>
          <w:sz w:val="21"/>
          <w:szCs w:val="21"/>
        </w:rPr>
        <w:t>MST</w:t>
      </w:r>
      <w:r w:rsidRPr="00A9585A">
        <w:rPr>
          <w:color w:val="000000"/>
          <w:sz w:val="21"/>
          <w:szCs w:val="21"/>
        </w:rPr>
        <w:t>中的邻居施加引力，定义为：</w:t>
      </w:r>
    </w:p>
    <w:p w14:paraId="15230F67" w14:textId="73043796" w:rsidR="000F4F18" w:rsidRPr="00A9585A" w:rsidRDefault="000B4BA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13</m:t>
                  </m:r>
                </m:e>
              </m:d>
            </m:e>
          </m:eqArr>
        </m:oMath>
      </m:oMathPara>
    </w:p>
    <w:p w14:paraId="7D129EBB"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为基于当前</w:t>
      </w:r>
      <w:r w:rsidRPr="00A9585A">
        <w:rPr>
          <w:color w:val="000000"/>
          <w:sz w:val="21"/>
          <w:szCs w:val="21"/>
        </w:rPr>
        <w:t xml:space="preserve"> SINR </w:t>
      </w:r>
      <w:r w:rsidRPr="00A9585A">
        <w:rPr>
          <w:color w:val="000000"/>
          <w:sz w:val="21"/>
          <w:szCs w:val="21"/>
        </w:rPr>
        <w:t>构建的最小生成树边集；</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34284734" w:rsidR="000F4F18" w:rsidRPr="00A9585A" w:rsidRDefault="000B4BA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14</m:t>
                  </m:r>
                </m:e>
              </m:d>
            </m:e>
          </m:eqArr>
        </m:oMath>
      </m:oMathPara>
    </w:p>
    <w:p w14:paraId="65661DC5" w14:textId="765DC9E1" w:rsidR="000F4F18" w:rsidRDefault="000F4F18" w:rsidP="000F4F18">
      <w:pPr>
        <w:spacing w:line="360" w:lineRule="auto"/>
        <w:ind w:firstLineChars="196" w:firstLine="412"/>
        <w:rPr>
          <w:ins w:id="558" w:author="运璐 何" w:date="2025-10-13T21:13:00Z"/>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m:rPr>
            <m:sty m:val="p"/>
          </m:rP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min</m:t>
            </m:r>
          </m:fName>
          <m:e>
            <m:d>
              <m:dPr>
                <m:ctrlPr>
                  <w:rPr>
                    <w:rFonts w:ascii="Cambria Math" w:hAnsi="Cambria Math"/>
                    <w:color w:val="000000"/>
                    <w:sz w:val="21"/>
                    <w:szCs w:val="21"/>
                  </w:rPr>
                </m:ctrlPr>
              </m:dPr>
              <m:e>
                <m:sSub>
                  <m:sSubPr>
                    <m:ctrlPr>
                      <w:rPr>
                        <w:rFonts w:ascii="Cambria Math" w:hAnsi="Cambria Math"/>
                        <w:i/>
                        <w:color w:val="000000"/>
                        <w:sz w:val="21"/>
                        <w:szCs w:val="21"/>
                      </w:rPr>
                    </m:ctrlPr>
                  </m:sSubPr>
                  <m:e>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ij</m:t>
                    </m:r>
                  </m:sub>
                </m:sSub>
                <m:sSub>
                  <m:sSubPr>
                    <m:ctrlPr>
                      <w:rPr>
                        <w:rFonts w:ascii="Cambria Math" w:hAnsi="Cambria Math"/>
                        <w:i/>
                        <w:color w:val="000000"/>
                        <w:sz w:val="21"/>
                        <w:szCs w:val="21"/>
                      </w:rPr>
                    </m:ctrlPr>
                  </m:sSubPr>
                  <m:e>
                    <m:r>
                      <m:rPr>
                        <m:nor/>
                      </m:rPr>
                      <w:rPr>
                        <w:rFonts w:hint="eastAsia"/>
                        <w:color w:val="000000"/>
                        <w:sz w:val="21"/>
                        <w:szCs w:val="21"/>
                      </w:rPr>
                      <m:t>,</m:t>
                    </m:r>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m:e>
            </m:d>
          </m:e>
        </m:func>
      </m:oMath>
      <w:r w:rsidRPr="00A9585A">
        <w:rPr>
          <w:color w:val="000000"/>
          <w:sz w:val="21"/>
          <w:szCs w:val="21"/>
        </w:rPr>
        <w:t xml:space="preserve"> </w:t>
      </w:r>
      <w:r w:rsidRPr="00A9585A">
        <w:rPr>
          <w:color w:val="000000"/>
          <w:sz w:val="21"/>
          <w:szCs w:val="21"/>
        </w:rPr>
        <w:t>为双向通信的最小信噪比；</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332D74" w:rsidRPr="00A9585A">
        <w:rPr>
          <w:rFonts w:hint="eastAsia"/>
          <w:color w:val="000000"/>
          <w:sz w:val="21"/>
          <w:szCs w:val="21"/>
        </w:rPr>
        <w:t>过度集中</w:t>
      </w:r>
      <w:r w:rsidRPr="00A9585A">
        <w:rPr>
          <w:color w:val="000000"/>
          <w:sz w:val="21"/>
          <w:szCs w:val="21"/>
        </w:rPr>
        <w:t>。</w:t>
      </w:r>
      <w:commentRangeStart w:id="559"/>
      <w:ins w:id="560" w:author="运璐 何" w:date="2025-10-13T21:28:00Z">
        <w:r w:rsidR="0059760E">
          <w:rPr>
            <w:rFonts w:hint="eastAsia"/>
            <w:color w:val="000000"/>
            <w:sz w:val="21"/>
            <w:szCs w:val="21"/>
          </w:rPr>
          <w:t>具</w:t>
        </w:r>
      </w:ins>
      <w:commentRangeEnd w:id="559"/>
      <w:ins w:id="561" w:author="运璐 何" w:date="2025-10-24T15:55:00Z">
        <w:r w:rsidR="002E16A0">
          <w:rPr>
            <w:rStyle w:val="ac"/>
          </w:rPr>
          <w:commentReference w:id="559"/>
        </w:r>
      </w:ins>
      <w:ins w:id="562" w:author="运璐 何" w:date="2025-10-13T21:28:00Z">
        <w:r w:rsidR="0059760E">
          <w:rPr>
            <w:rFonts w:hint="eastAsia"/>
            <w:color w:val="000000"/>
            <w:sz w:val="21"/>
            <w:szCs w:val="21"/>
          </w:rPr>
          <w:t>体流程如算法</w:t>
        </w:r>
        <w:r w:rsidR="0059760E">
          <w:rPr>
            <w:rFonts w:hint="eastAsia"/>
            <w:color w:val="000000"/>
            <w:sz w:val="21"/>
            <w:szCs w:val="21"/>
          </w:rPr>
          <w:t>2</w:t>
        </w:r>
        <w:r w:rsidR="0059760E">
          <w:rPr>
            <w:rFonts w:hint="eastAsia"/>
            <w:color w:val="000000"/>
            <w:sz w:val="21"/>
            <w:szCs w:val="21"/>
          </w:rPr>
          <w:t>所示：</w:t>
        </w:r>
      </w:ins>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ins w:id="563" w:author="运璐 何" w:date="2025-10-13T21:29:00Z"/>
        </w:trPr>
        <w:tc>
          <w:tcPr>
            <w:tcW w:w="9628" w:type="dxa"/>
          </w:tcPr>
          <w:p w14:paraId="409789A8" w14:textId="77777777" w:rsidR="0059760E" w:rsidRPr="002A1446" w:rsidRDefault="0059760E" w:rsidP="002423FF">
            <w:pPr>
              <w:spacing w:line="360" w:lineRule="auto"/>
              <w:rPr>
                <w:ins w:id="564" w:author="运璐 何" w:date="2025-10-13T21:29:00Z"/>
                <w:color w:val="000000"/>
                <w:szCs w:val="21"/>
              </w:rPr>
            </w:pPr>
            <w:ins w:id="565" w:author="运璐 何" w:date="2025-10-13T21:29:00Z">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MST</w:t>
              </w:r>
              <w:r w:rsidRPr="002423FF">
                <w:rPr>
                  <w:color w:val="000000"/>
                  <w:sz w:val="21"/>
                  <w:szCs w:val="21"/>
                </w:rPr>
                <w:t>引力的</w:t>
              </w:r>
              <w:r w:rsidRPr="002423FF">
                <w:rPr>
                  <w:color w:val="000000"/>
                  <w:sz w:val="21"/>
                  <w:szCs w:val="21"/>
                </w:rPr>
                <w:t>APF</w:t>
              </w:r>
              <w:r w:rsidRPr="002423FF">
                <w:rPr>
                  <w:color w:val="000000"/>
                  <w:sz w:val="21"/>
                  <w:szCs w:val="21"/>
                </w:rPr>
                <w:t>局部连通保持算法</w:t>
              </w:r>
            </w:ins>
          </w:p>
        </w:tc>
      </w:tr>
      <w:tr w:rsidR="0059760E" w:rsidRPr="002A1446" w14:paraId="5CACB6FB" w14:textId="77777777" w:rsidTr="002423FF">
        <w:trPr>
          <w:ins w:id="566" w:author="运璐 何" w:date="2025-10-13T21:29:00Z"/>
        </w:trPr>
        <w:tc>
          <w:tcPr>
            <w:tcW w:w="9628" w:type="dxa"/>
          </w:tcPr>
          <w:p w14:paraId="6BC572E3" w14:textId="77777777" w:rsidR="0059760E" w:rsidRPr="002423FF" w:rsidRDefault="0059760E" w:rsidP="002423FF">
            <w:pPr>
              <w:spacing w:line="360" w:lineRule="auto"/>
              <w:rPr>
                <w:ins w:id="567" w:author="运璐 何" w:date="2025-10-13T21:29:00Z"/>
                <w:color w:val="000000"/>
                <w:sz w:val="21"/>
                <w:szCs w:val="21"/>
              </w:rPr>
            </w:pPr>
            <w:ins w:id="568" w:author="运璐 何" w:date="2025-10-13T21:29:00Z">
              <w:r w:rsidRPr="002423FF">
                <w:rPr>
                  <w:rFonts w:hint="eastAsia"/>
                  <w:color w:val="000000"/>
                  <w:sz w:val="21"/>
                  <w:szCs w:val="21"/>
                </w:rPr>
                <w:t>输入：</w:t>
              </w:r>
              <w:r w:rsidRPr="002423FF">
                <w:rPr>
                  <w:color w:val="000000"/>
                  <w:sz w:val="21"/>
                  <w:szCs w:val="21"/>
                </w:rPr>
                <w:t>当前无人机位置集合</w:t>
              </w:r>
            </w:ins>
            <m:oMath>
              <m:r>
                <w:ins w:id="569" w:author="运璐 何" w:date="2025-10-13T21:29:00Z">
                  <w:rPr>
                    <w:rFonts w:ascii="Cambria Math" w:hAnsi="Cambria Math"/>
                    <w:color w:val="000000"/>
                    <w:sz w:val="21"/>
                    <w:szCs w:val="21"/>
                  </w:rPr>
                  <m:t>O</m:t>
                </w:ins>
              </m:r>
              <m:d>
                <m:dPr>
                  <m:ctrlPr>
                    <w:ins w:id="570" w:author="运璐 何" w:date="2025-10-13T21:29:00Z">
                      <w:rPr>
                        <w:rFonts w:ascii="Cambria Math" w:hAnsi="Cambria Math"/>
                        <w:color w:val="000000"/>
                        <w:sz w:val="21"/>
                        <w:szCs w:val="21"/>
                      </w:rPr>
                    </w:ins>
                  </m:ctrlPr>
                </m:dPr>
                <m:e>
                  <m:r>
                    <w:ins w:id="571" w:author="运璐 何" w:date="2025-10-13T21:29:00Z">
                      <w:rPr>
                        <w:rFonts w:ascii="Cambria Math" w:hAnsi="Cambria Math"/>
                        <w:color w:val="000000"/>
                        <w:sz w:val="21"/>
                        <w:szCs w:val="21"/>
                      </w:rPr>
                      <m:t>t</m:t>
                    </w:ins>
                  </m:r>
                </m:e>
              </m:d>
            </m:oMath>
            <w:ins w:id="572" w:author="运璐 何" w:date="2025-10-13T21:29:00Z">
              <w:r w:rsidRPr="002423FF">
                <w:rPr>
                  <w:color w:val="000000"/>
                  <w:sz w:val="21"/>
                  <w:szCs w:val="21"/>
                </w:rPr>
                <w:t>，各簇全局参考路径集合</w:t>
              </w:r>
            </w:ins>
            <m:oMath>
              <m:r>
                <w:ins w:id="573" w:author="运璐 何" w:date="2025-10-13T21:29:00Z">
                  <w:rPr>
                    <w:rFonts w:ascii="Cambria Math" w:hAnsi="Cambria Math"/>
                    <w:color w:val="000000"/>
                    <w:sz w:val="21"/>
                    <w:szCs w:val="21"/>
                  </w:rPr>
                  <m:t>P</m:t>
                </w:ins>
              </m:r>
            </m:oMath>
            <w:ins w:id="574" w:author="运璐 何" w:date="2025-10-13T21:29:00Z">
              <w:r w:rsidRPr="002423FF">
                <w:rPr>
                  <w:color w:val="000000"/>
                  <w:sz w:val="21"/>
                  <w:szCs w:val="21"/>
                </w:rPr>
                <w:t>，当前环境信息</w:t>
              </w:r>
            </w:ins>
            <m:oMath>
              <m:sSub>
                <m:sSubPr>
                  <m:ctrlPr>
                    <w:ins w:id="575" w:author="运璐 何" w:date="2025-10-13T21:29:00Z">
                      <w:rPr>
                        <w:rFonts w:ascii="Cambria Math" w:hAnsi="Cambria Math"/>
                        <w:color w:val="000000"/>
                        <w:sz w:val="21"/>
                        <w:szCs w:val="21"/>
                      </w:rPr>
                    </w:ins>
                  </m:ctrlPr>
                </m:sSubPr>
                <m:e>
                  <m:r>
                    <w:ins w:id="576" w:author="运璐 何" w:date="2025-10-13T21:29:00Z">
                      <w:rPr>
                        <w:rFonts w:ascii="Cambria Math" w:hAnsi="Cambria Math"/>
                        <w:color w:val="000000"/>
                        <w:sz w:val="21"/>
                        <w:szCs w:val="21"/>
                      </w:rPr>
                      <m:t>M</m:t>
                    </w:ins>
                  </m:r>
                </m:e>
                <m:sub>
                  <m:r>
                    <w:ins w:id="577" w:author="运璐 何" w:date="2025-10-13T21:29:00Z">
                      <w:rPr>
                        <w:rFonts w:ascii="Cambria Math" w:hAnsi="Cambria Math"/>
                        <w:color w:val="000000"/>
                        <w:sz w:val="21"/>
                        <w:szCs w:val="21"/>
                      </w:rPr>
                      <m:t>t</m:t>
                    </w:ins>
                  </m:r>
                </m:sub>
              </m:sSub>
            </m:oMath>
            <w:ins w:id="578" w:author="运璐 何" w:date="2025-10-13T21:29:00Z">
              <w:r w:rsidRPr="002423FF">
                <w:rPr>
                  <w:color w:val="000000"/>
                  <w:sz w:val="21"/>
                  <w:szCs w:val="21"/>
                </w:rPr>
                <w:t>，移动步长</w:t>
              </w:r>
              <w:r w:rsidRPr="002423FF">
                <w:rPr>
                  <w:color w:val="000000"/>
                  <w:sz w:val="21"/>
                  <w:szCs w:val="21"/>
                </w:rPr>
                <w:t xml:space="preserve"> </w:t>
              </w:r>
            </w:ins>
            <m:oMath>
              <m:sSub>
                <m:sSubPr>
                  <m:ctrlPr>
                    <w:ins w:id="579" w:author="运璐 何" w:date="2025-10-13T21:29:00Z">
                      <w:rPr>
                        <w:rFonts w:ascii="Cambria Math" w:hAnsi="Cambria Math"/>
                        <w:color w:val="000000"/>
                        <w:sz w:val="21"/>
                        <w:szCs w:val="21"/>
                      </w:rPr>
                    </w:ins>
                  </m:ctrlPr>
                </m:sSubPr>
                <m:e>
                  <m:r>
                    <w:ins w:id="580" w:author="运璐 何" w:date="2025-10-13T21:29:00Z">
                      <w:rPr>
                        <w:rFonts w:ascii="Cambria Math" w:hAnsi="Cambria Math"/>
                        <w:color w:val="000000"/>
                        <w:sz w:val="21"/>
                        <w:szCs w:val="21"/>
                      </w:rPr>
                      <m:t>d</m:t>
                    </w:ins>
                  </m:r>
                </m:e>
                <m:sub>
                  <m:r>
                    <w:ins w:id="581" w:author="运璐 何" w:date="2025-10-13T21:29:00Z">
                      <w:rPr>
                        <w:rFonts w:ascii="Cambria Math" w:hAnsi="Cambria Math"/>
                        <w:color w:val="000000"/>
                        <w:sz w:val="21"/>
                        <w:szCs w:val="21"/>
                      </w:rPr>
                      <m:t>move</m:t>
                    </w:ins>
                  </m:r>
                </m:sub>
              </m:sSub>
            </m:oMath>
          </w:p>
          <w:p w14:paraId="10D56288" w14:textId="77777777" w:rsidR="0059760E" w:rsidRPr="002423FF" w:rsidRDefault="0059760E" w:rsidP="002423FF">
            <w:pPr>
              <w:spacing w:line="360" w:lineRule="auto"/>
              <w:rPr>
                <w:ins w:id="582" w:author="运璐 何" w:date="2025-10-13T21:29:00Z"/>
                <w:color w:val="000000"/>
                <w:sz w:val="21"/>
                <w:szCs w:val="21"/>
              </w:rPr>
            </w:pPr>
            <w:ins w:id="583" w:author="运璐 何" w:date="2025-10-13T21:29:00Z">
              <w:r w:rsidRPr="002423FF">
                <w:rPr>
                  <w:rFonts w:hint="eastAsia"/>
                  <w:color w:val="000000"/>
                  <w:sz w:val="21"/>
                  <w:szCs w:val="21"/>
                </w:rPr>
                <w:t>输出：</w:t>
              </w:r>
              <w:r w:rsidRPr="002423FF">
                <w:rPr>
                  <w:color w:val="000000"/>
                  <w:sz w:val="21"/>
                  <w:szCs w:val="21"/>
                </w:rPr>
                <w:t>下一时刻无人机位置集合</w:t>
              </w:r>
            </w:ins>
            <m:oMath>
              <m:r>
                <w:ins w:id="584" w:author="运璐 何" w:date="2025-10-13T21:29:00Z">
                  <w:rPr>
                    <w:rFonts w:ascii="Cambria Math" w:hAnsi="Cambria Math"/>
                    <w:color w:val="000000"/>
                    <w:sz w:val="21"/>
                    <w:szCs w:val="21"/>
                  </w:rPr>
                  <m:t>O</m:t>
                </w:ins>
              </m:r>
              <m:d>
                <m:dPr>
                  <m:ctrlPr>
                    <w:ins w:id="585" w:author="运璐 何" w:date="2025-10-13T21:29:00Z">
                      <w:rPr>
                        <w:rFonts w:ascii="Cambria Math" w:hAnsi="Cambria Math"/>
                        <w:color w:val="000000"/>
                        <w:sz w:val="21"/>
                        <w:szCs w:val="21"/>
                      </w:rPr>
                    </w:ins>
                  </m:ctrlPr>
                </m:dPr>
                <m:e>
                  <m:r>
                    <w:ins w:id="586" w:author="运璐 何" w:date="2025-10-13T21:29:00Z">
                      <w:rPr>
                        <w:rFonts w:ascii="Cambria Math" w:hAnsi="Cambria Math"/>
                        <w:color w:val="000000"/>
                        <w:sz w:val="21"/>
                        <w:szCs w:val="21"/>
                      </w:rPr>
                      <m:t>t</m:t>
                    </w:ins>
                  </m:r>
                  <m:r>
                    <w:ins w:id="587" w:author="运璐 何" w:date="2025-10-13T21:29:00Z">
                      <m:rPr>
                        <m:sty m:val="p"/>
                      </m:rPr>
                      <w:rPr>
                        <w:rFonts w:ascii="Cambria Math" w:hAnsi="Cambria Math"/>
                        <w:color w:val="000000"/>
                        <w:sz w:val="21"/>
                        <w:szCs w:val="21"/>
                      </w:rPr>
                      <m:t>+1</m:t>
                    </w:ins>
                  </m:r>
                </m:e>
              </m:d>
            </m:oMath>
          </w:p>
          <w:p w14:paraId="6531BCD1" w14:textId="77777777" w:rsidR="0059760E" w:rsidRPr="0059760E" w:rsidRDefault="0059760E" w:rsidP="0059760E">
            <w:pPr>
              <w:pStyle w:val="a"/>
              <w:numPr>
                <w:ilvl w:val="0"/>
                <w:numId w:val="8"/>
              </w:numPr>
              <w:rPr>
                <w:ins w:id="588" w:author="运璐 何" w:date="2025-10-13T21:29:00Z"/>
              </w:rPr>
            </w:pPr>
            <w:ins w:id="589" w:author="运璐 何" w:date="2025-10-13T21:29:00Z">
              <w:r w:rsidRPr="0059760E">
                <w:rPr>
                  <w:rFonts w:hint="eastAsia"/>
                </w:rPr>
                <w:t>计算无人机间链路</w:t>
              </w:r>
              <w:r w:rsidRPr="0059760E">
                <w:rPr>
                  <w:rFonts w:hint="eastAsia"/>
                </w:rPr>
                <w:t xml:space="preserve"> </w:t>
              </w:r>
            </w:ins>
            <m:oMath>
              <m:r>
                <w:ins w:id="590" w:author="运璐 何" w:date="2025-10-13T21:29:00Z">
                  <w:rPr>
                    <w:rFonts w:ascii="Cambria Math" w:hAnsi="Cambria Math" w:hint="eastAsia"/>
                  </w:rPr>
                  <m:t>SIN</m:t>
                </w:ins>
              </m:r>
              <m:sSub>
                <m:sSubPr>
                  <m:ctrlPr>
                    <w:ins w:id="591" w:author="运璐 何" w:date="2025-10-13T21:29:00Z">
                      <w:rPr>
                        <w:rFonts w:ascii="Cambria Math" w:hAnsi="Cambria Math"/>
                      </w:rPr>
                    </w:ins>
                  </m:ctrlPr>
                </m:sSubPr>
                <m:e>
                  <m:r>
                    <w:ins w:id="592" w:author="运璐 何" w:date="2025-10-13T21:29:00Z">
                      <w:rPr>
                        <w:rFonts w:ascii="Cambria Math" w:hAnsi="Cambria Math" w:hint="eastAsia"/>
                      </w:rPr>
                      <m:t>R</m:t>
                    </w:ins>
                  </m:r>
                  <m:ctrlPr>
                    <w:ins w:id="593" w:author="运璐 何" w:date="2025-10-13T21:29:00Z">
                      <w:rPr>
                        <w:rFonts w:ascii="Cambria Math" w:hAnsi="Cambria Math" w:hint="eastAsia"/>
                      </w:rPr>
                    </w:ins>
                  </m:ctrlPr>
                </m:e>
                <m:sub>
                  <m:r>
                    <w:ins w:id="594" w:author="运璐 何" w:date="2025-10-13T21:29:00Z">
                      <w:rPr>
                        <w:rFonts w:ascii="Cambria Math" w:hAnsi="Cambria Math"/>
                      </w:rPr>
                      <m:t>i</m:t>
                    </w:ins>
                  </m:r>
                  <m:r>
                    <w:ins w:id="595" w:author="运璐 何" w:date="2025-10-13T21:29:00Z">
                      <m:rPr>
                        <m:sty m:val="p"/>
                      </m:rPr>
                      <w:rPr>
                        <w:rFonts w:ascii="Cambria Math" w:hAnsi="Cambria Math"/>
                      </w:rPr>
                      <m:t>,</m:t>
                    </w:ins>
                  </m:r>
                  <m:r>
                    <w:ins w:id="596" w:author="运璐 何" w:date="2025-10-13T21:29:00Z">
                      <w:rPr>
                        <w:rFonts w:ascii="Cambria Math" w:hAnsi="Cambria Math"/>
                      </w:rPr>
                      <m:t>j</m:t>
                    </w:ins>
                  </m:r>
                </m:sub>
              </m:sSub>
            </m:oMath>
          </w:p>
          <w:p w14:paraId="40258DB8" w14:textId="77777777" w:rsidR="0059760E" w:rsidRPr="0059760E" w:rsidRDefault="0059760E" w:rsidP="002423FF">
            <w:pPr>
              <w:pStyle w:val="a"/>
              <w:rPr>
                <w:ins w:id="597" w:author="运璐 何" w:date="2025-10-13T21:29:00Z"/>
              </w:rPr>
            </w:pPr>
            <w:ins w:id="598" w:author="运璐 何" w:date="2025-10-13T21:29:00Z">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MST(t)</w:t>
              </w:r>
            </w:ins>
          </w:p>
          <w:p w14:paraId="7BBAA5FB" w14:textId="77777777" w:rsidR="0059760E" w:rsidRPr="0059760E" w:rsidRDefault="0059760E" w:rsidP="002423FF">
            <w:pPr>
              <w:pStyle w:val="a"/>
              <w:rPr>
                <w:ins w:id="599" w:author="运璐 何" w:date="2025-10-13T21:29:00Z"/>
              </w:rPr>
            </w:pPr>
            <w:ins w:id="600" w:author="运璐 何" w:date="2025-10-13T21:29:00Z">
              <w:r w:rsidRPr="0059760E">
                <w:rPr>
                  <w:rFonts w:hint="eastAsia"/>
                </w:rPr>
                <w:t xml:space="preserve">for </w:t>
              </w:r>
              <w:r w:rsidRPr="0059760E">
                <w:rPr>
                  <w:rFonts w:hint="eastAsia"/>
                </w:rPr>
                <w:t>每个无人机</w:t>
              </w:r>
              <w:r w:rsidRPr="0059760E">
                <w:rPr>
                  <w:rFonts w:hint="eastAsia"/>
                </w:rPr>
                <w:t xml:space="preserve"> </w:t>
              </w:r>
            </w:ins>
            <m:oMath>
              <m:r>
                <w:ins w:id="601" w:author="运璐 何" w:date="2025-10-13T21:29:00Z">
                  <w:rPr>
                    <w:rFonts w:ascii="Cambria Math" w:hAnsi="Cambria Math" w:hint="eastAsia"/>
                  </w:rPr>
                  <m:t>i</m:t>
                </w:ins>
              </m:r>
            </m:oMath>
            <w:ins w:id="602" w:author="运璐 何" w:date="2025-10-13T21:29:00Z">
              <w:r w:rsidRPr="0059760E">
                <w:rPr>
                  <w:rFonts w:hint="eastAsia"/>
                </w:rPr>
                <w:t xml:space="preserve"> </w:t>
              </w:r>
              <w:r w:rsidRPr="0059760E">
                <w:rPr>
                  <w:rFonts w:hint="eastAsia"/>
                </w:rPr>
                <w:t>并行执行</w:t>
              </w:r>
              <w:r w:rsidRPr="0059760E">
                <w:rPr>
                  <w:rFonts w:hint="eastAsia"/>
                </w:rPr>
                <w:t>:</w:t>
              </w:r>
            </w:ins>
          </w:p>
          <w:p w14:paraId="427E7BBB" w14:textId="77777777" w:rsidR="0059760E" w:rsidRPr="0059760E" w:rsidRDefault="0059760E" w:rsidP="002423FF">
            <w:pPr>
              <w:pStyle w:val="a"/>
              <w:rPr>
                <w:ins w:id="603" w:author="运璐 何" w:date="2025-10-13T21:29:00Z"/>
              </w:rPr>
            </w:pPr>
            <w:ins w:id="604" w:author="运璐 何" w:date="2025-10-13T21:29:00Z">
              <w:r w:rsidRPr="0059760E">
                <w:rPr>
                  <w:rFonts w:hint="eastAsia"/>
                </w:rPr>
                <w:t xml:space="preserve">    </w:t>
              </w:r>
              <w:r w:rsidRPr="0059760E">
                <w:rPr>
                  <w:rFonts w:hint="eastAsia"/>
                </w:rPr>
                <w:t>以</w:t>
              </w:r>
            </w:ins>
            <m:oMath>
              <m:sSub>
                <m:sSubPr>
                  <m:ctrlPr>
                    <w:ins w:id="605" w:author="运璐 何" w:date="2025-10-13T21:29:00Z">
                      <w:rPr>
                        <w:rFonts w:ascii="Cambria Math" w:hAnsi="Cambria Math"/>
                      </w:rPr>
                    </w:ins>
                  </m:ctrlPr>
                </m:sSubPr>
                <m:e>
                  <m:r>
                    <w:ins w:id="606" w:author="运璐 何" w:date="2025-10-13T21:29:00Z">
                      <w:rPr>
                        <w:rFonts w:ascii="Cambria Math" w:hAnsi="Cambria Math" w:hint="eastAsia"/>
                      </w:rPr>
                      <m:t>P</m:t>
                    </w:ins>
                  </m:r>
                  <m:ctrlPr>
                    <w:ins w:id="607" w:author="运璐 何" w:date="2025-10-13T21:29:00Z">
                      <w:rPr>
                        <w:rFonts w:ascii="Cambria Math" w:hAnsi="Cambria Math" w:hint="eastAsia"/>
                      </w:rPr>
                    </w:ins>
                  </m:ctrlPr>
                </m:e>
                <m:sub>
                  <m:r>
                    <w:ins w:id="608" w:author="运璐 何" w:date="2025-10-13T21:29:00Z">
                      <w:rPr>
                        <w:rFonts w:ascii="Cambria Math" w:hAnsi="Cambria Math"/>
                      </w:rPr>
                      <m:t>i</m:t>
                    </w:ins>
                  </m:r>
                </m:sub>
              </m:sSub>
              <m:d>
                <m:dPr>
                  <m:ctrlPr>
                    <w:ins w:id="609" w:author="运璐 何" w:date="2025-10-13T21:29:00Z">
                      <w:rPr>
                        <w:rFonts w:ascii="Cambria Math" w:hAnsi="Cambria Math"/>
                      </w:rPr>
                    </w:ins>
                  </m:ctrlPr>
                </m:dPr>
                <m:e>
                  <m:r>
                    <w:ins w:id="610" w:author="运璐 何" w:date="2025-10-13T21:29:00Z">
                      <m:rPr>
                        <m:sty m:val="p"/>
                      </m:rPr>
                      <w:rPr>
                        <w:rFonts w:ascii="Cambria Math" w:hAnsi="Cambria Math"/>
                      </w:rPr>
                      <m:t>1</m:t>
                    </w:ins>
                  </m:r>
                </m:e>
              </m:d>
            </m:oMath>
            <w:ins w:id="611" w:author="运璐 何" w:date="2025-10-13T21:29:00Z">
              <w:r w:rsidRPr="0059760E">
                <w:t>为</w:t>
              </w:r>
              <w:r w:rsidRPr="0059760E">
                <w:rPr>
                  <w:rFonts w:hint="eastAsia"/>
                </w:rPr>
                <w:t>计算目标导向吸引力</w:t>
              </w:r>
              <w:r w:rsidRPr="0059760E">
                <w:rPr>
                  <w:rFonts w:hint="eastAsia"/>
                </w:rPr>
                <w:t xml:space="preserve"> </w:t>
              </w:r>
            </w:ins>
            <m:oMath>
              <m:sSub>
                <m:sSubPr>
                  <m:ctrlPr>
                    <w:ins w:id="612" w:author="运璐 何" w:date="2025-10-13T21:29:00Z">
                      <w:rPr>
                        <w:rFonts w:ascii="Cambria Math" w:hAnsi="Cambria Math"/>
                      </w:rPr>
                    </w:ins>
                  </m:ctrlPr>
                </m:sSubPr>
                <m:e>
                  <m:r>
                    <w:ins w:id="613" w:author="运璐 何" w:date="2025-10-13T21:29:00Z">
                      <w:rPr>
                        <w:rFonts w:ascii="Cambria Math" w:hAnsi="Cambria Math" w:hint="eastAsia"/>
                      </w:rPr>
                      <m:t>f</m:t>
                    </w:ins>
                  </m:r>
                  <m:ctrlPr>
                    <w:ins w:id="614" w:author="运璐 何" w:date="2025-10-13T21:29:00Z">
                      <w:rPr>
                        <w:rFonts w:ascii="Cambria Math" w:hAnsi="Cambria Math" w:hint="eastAsia"/>
                      </w:rPr>
                    </w:ins>
                  </m:ctrlPr>
                </m:e>
                <m:sub>
                  <m:r>
                    <w:ins w:id="615" w:author="运璐 何" w:date="2025-10-13T21:29:00Z">
                      <w:rPr>
                        <w:rFonts w:ascii="Cambria Math" w:hAnsi="Cambria Math" w:hint="eastAsia"/>
                      </w:rPr>
                      <m:t>att</m:t>
                    </w:ins>
                  </m:r>
                  <m:r>
                    <w:ins w:id="616" w:author="运璐 何" w:date="2025-10-13T21:29:00Z">
                      <m:rPr>
                        <m:sty m:val="p"/>
                      </m:rPr>
                      <w:rPr>
                        <w:rFonts w:ascii="Cambria Math" w:hAnsi="Cambria Math" w:hint="eastAsia"/>
                      </w:rPr>
                      <m:t>,</m:t>
                    </w:ins>
                  </m:r>
                  <m:r>
                    <w:ins w:id="617" w:author="运璐 何" w:date="2025-10-13T21:29:00Z">
                      <w:rPr>
                        <w:rFonts w:ascii="Cambria Math" w:hAnsi="Cambria Math" w:hint="eastAsia"/>
                      </w:rPr>
                      <m:t>i</m:t>
                    </w:ins>
                  </m:r>
                </m:sub>
              </m:sSub>
              <m:d>
                <m:dPr>
                  <m:ctrlPr>
                    <w:ins w:id="618" w:author="运璐 何" w:date="2025-10-13T21:29:00Z">
                      <w:rPr>
                        <w:rFonts w:ascii="Cambria Math" w:hAnsi="Cambria Math"/>
                      </w:rPr>
                    </w:ins>
                  </m:ctrlPr>
                </m:dPr>
                <m:e>
                  <m:r>
                    <w:ins w:id="619" w:author="运璐 何" w:date="2025-10-13T21:29:00Z">
                      <w:rPr>
                        <w:rFonts w:ascii="Cambria Math" w:hAnsi="Cambria Math" w:hint="eastAsia"/>
                      </w:rPr>
                      <m:t>t</m:t>
                    </w:ins>
                  </m:r>
                </m:e>
              </m:d>
            </m:oMath>
            <w:ins w:id="620" w:author="运璐 何" w:date="2025-10-13T21:29:00Z">
              <w:r w:rsidRPr="0059760E">
                <w:rPr>
                  <w:rFonts w:hint="eastAsia"/>
                </w:rPr>
                <w:t xml:space="preserve"> </w:t>
              </w:r>
            </w:ins>
          </w:p>
          <w:p w14:paraId="095D7DFE" w14:textId="77777777" w:rsidR="0059760E" w:rsidRPr="0059760E" w:rsidRDefault="0059760E" w:rsidP="002423FF">
            <w:pPr>
              <w:pStyle w:val="a"/>
              <w:rPr>
                <w:ins w:id="621" w:author="运璐 何" w:date="2025-10-13T21:29:00Z"/>
              </w:rPr>
            </w:pPr>
            <w:ins w:id="622" w:author="运璐 何" w:date="2025-10-13T21:29:00Z">
              <w:r w:rsidRPr="0059760E">
                <w:rPr>
                  <w:rFonts w:hint="eastAsia"/>
                </w:rPr>
                <w:t xml:space="preserve">    </w:t>
              </w:r>
              <w:r w:rsidRPr="0059760E">
                <w:rPr>
                  <w:rFonts w:hint="eastAsia"/>
                </w:rPr>
                <w:t>计算碰撞避免斥力</w:t>
              </w:r>
              <w:r w:rsidRPr="0059760E">
                <w:rPr>
                  <w:rFonts w:hint="eastAsia"/>
                </w:rPr>
                <w:t xml:space="preserve"> </w:t>
              </w:r>
            </w:ins>
            <m:oMath>
              <m:sSub>
                <m:sSubPr>
                  <m:ctrlPr>
                    <w:ins w:id="623" w:author="运璐 何" w:date="2025-10-13T21:29:00Z">
                      <w:rPr>
                        <w:rFonts w:ascii="Cambria Math" w:hAnsi="Cambria Math"/>
                      </w:rPr>
                    </w:ins>
                  </m:ctrlPr>
                </m:sSubPr>
                <m:e>
                  <m:r>
                    <w:ins w:id="624" w:author="运璐 何" w:date="2025-10-13T21:29:00Z">
                      <w:rPr>
                        <w:rFonts w:ascii="Cambria Math" w:hAnsi="Cambria Math" w:hint="eastAsia"/>
                      </w:rPr>
                      <m:t>f</m:t>
                    </w:ins>
                  </m:r>
                  <m:ctrlPr>
                    <w:ins w:id="625" w:author="运璐 何" w:date="2025-10-13T21:29:00Z">
                      <w:rPr>
                        <w:rFonts w:ascii="Cambria Math" w:hAnsi="Cambria Math" w:hint="eastAsia"/>
                      </w:rPr>
                    </w:ins>
                  </m:ctrlPr>
                </m:e>
                <m:sub>
                  <m:r>
                    <w:ins w:id="626" w:author="运璐 何" w:date="2025-10-13T21:29:00Z">
                      <w:rPr>
                        <w:rFonts w:ascii="Cambria Math" w:hAnsi="Cambria Math" w:hint="eastAsia"/>
                      </w:rPr>
                      <m:t>rep</m:t>
                    </w:ins>
                  </m:r>
                  <m:r>
                    <w:ins w:id="627" w:author="运璐 何" w:date="2025-10-13T21:29:00Z">
                      <m:rPr>
                        <m:sty m:val="p"/>
                      </m:rPr>
                      <w:rPr>
                        <w:rFonts w:ascii="Cambria Math" w:hAnsi="Cambria Math" w:hint="eastAsia"/>
                      </w:rPr>
                      <m:t>,</m:t>
                    </w:ins>
                  </m:r>
                  <m:r>
                    <w:ins w:id="628" w:author="运璐 何" w:date="2025-10-13T21:29:00Z">
                      <w:rPr>
                        <w:rFonts w:ascii="Cambria Math" w:hAnsi="Cambria Math" w:hint="eastAsia"/>
                      </w:rPr>
                      <m:t>i</m:t>
                    </w:ins>
                  </m:r>
                </m:sub>
              </m:sSub>
              <m:d>
                <m:dPr>
                  <m:ctrlPr>
                    <w:ins w:id="629" w:author="运璐 何" w:date="2025-10-13T21:29:00Z">
                      <w:rPr>
                        <w:rFonts w:ascii="Cambria Math" w:hAnsi="Cambria Math"/>
                      </w:rPr>
                    </w:ins>
                  </m:ctrlPr>
                </m:dPr>
                <m:e>
                  <m:r>
                    <w:ins w:id="630" w:author="运璐 何" w:date="2025-10-13T21:29:00Z">
                      <w:rPr>
                        <w:rFonts w:ascii="Cambria Math" w:hAnsi="Cambria Math" w:hint="eastAsia"/>
                      </w:rPr>
                      <m:t>t</m:t>
                    </w:ins>
                  </m:r>
                </m:e>
              </m:d>
            </m:oMath>
          </w:p>
          <w:p w14:paraId="62B73092" w14:textId="77777777" w:rsidR="0059760E" w:rsidRPr="0059760E" w:rsidRDefault="0059760E" w:rsidP="002423FF">
            <w:pPr>
              <w:pStyle w:val="a"/>
              <w:rPr>
                <w:ins w:id="631" w:author="运璐 何" w:date="2025-10-13T21:29:00Z"/>
              </w:rPr>
            </w:pPr>
            <w:ins w:id="632" w:author="运璐 何" w:date="2025-10-13T21:29:00Z">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w:ins>
            <m:oMath>
              <m:sSub>
                <m:sSubPr>
                  <m:ctrlPr>
                    <w:ins w:id="633" w:author="运璐 何" w:date="2025-10-13T21:29:00Z">
                      <w:rPr>
                        <w:rFonts w:ascii="Cambria Math" w:hAnsi="Cambria Math"/>
                      </w:rPr>
                    </w:ins>
                  </m:ctrlPr>
                </m:sSubPr>
                <m:e>
                  <m:r>
                    <w:ins w:id="634" w:author="运璐 何" w:date="2025-10-13T21:29:00Z">
                      <w:rPr>
                        <w:rFonts w:ascii="Cambria Math" w:hAnsi="Cambria Math" w:hint="eastAsia"/>
                      </w:rPr>
                      <m:t>f</m:t>
                    </w:ins>
                  </m:r>
                  <m:ctrlPr>
                    <w:ins w:id="635" w:author="运璐 何" w:date="2025-10-13T21:29:00Z">
                      <w:rPr>
                        <w:rFonts w:ascii="Cambria Math" w:hAnsi="Cambria Math" w:hint="eastAsia"/>
                      </w:rPr>
                    </w:ins>
                  </m:ctrlPr>
                </m:e>
                <m:sub>
                  <m:r>
                    <w:ins w:id="636" w:author="运璐 何" w:date="2025-10-13T21:29:00Z">
                      <w:rPr>
                        <w:rFonts w:ascii="Cambria Math" w:hAnsi="Cambria Math" w:hint="eastAsia"/>
                      </w:rPr>
                      <m:t>co</m:t>
                    </w:ins>
                  </m:r>
                  <m:r>
                    <w:ins w:id="637" w:author="运璐 何" w:date="2025-10-13T21:29:00Z">
                      <w:rPr>
                        <w:rFonts w:ascii="Cambria Math" w:eastAsia="MS Gothic" w:hAnsi="Cambria Math" w:cs="MS Gothic" w:hint="eastAsia"/>
                      </w:rPr>
                      <m:t>h</m:t>
                    </w:ins>
                  </m:r>
                  <m:r>
                    <w:ins w:id="638" w:author="运璐 何" w:date="2025-10-13T21:29:00Z">
                      <m:rPr>
                        <m:sty m:val="p"/>
                      </m:rPr>
                      <w:rPr>
                        <w:rFonts w:ascii="Cambria Math" w:hAnsi="Cambria Math" w:hint="eastAsia"/>
                      </w:rPr>
                      <m:t>,</m:t>
                    </w:ins>
                  </m:r>
                  <m:r>
                    <w:ins w:id="639" w:author="运璐 何" w:date="2025-10-13T21:29:00Z">
                      <w:rPr>
                        <w:rFonts w:ascii="Cambria Math" w:hAnsi="Cambria Math" w:hint="eastAsia"/>
                      </w:rPr>
                      <m:t>i</m:t>
                    </w:ins>
                  </m:r>
                </m:sub>
              </m:sSub>
              <m:d>
                <m:dPr>
                  <m:ctrlPr>
                    <w:ins w:id="640" w:author="运璐 何" w:date="2025-10-13T21:29:00Z">
                      <w:rPr>
                        <w:rFonts w:ascii="Cambria Math" w:hAnsi="Cambria Math"/>
                      </w:rPr>
                    </w:ins>
                  </m:ctrlPr>
                </m:dPr>
                <m:e>
                  <m:r>
                    <w:ins w:id="641" w:author="运璐 何" w:date="2025-10-13T21:29:00Z">
                      <w:rPr>
                        <w:rFonts w:ascii="Cambria Math" w:hAnsi="Cambria Math" w:hint="eastAsia"/>
                      </w:rPr>
                      <m:t>t</m:t>
                    </w:ins>
                  </m:r>
                </m:e>
              </m:d>
            </m:oMath>
          </w:p>
          <w:p w14:paraId="28CF2CD4" w14:textId="77777777" w:rsidR="0059760E" w:rsidRPr="0059760E" w:rsidRDefault="0059760E" w:rsidP="002423FF">
            <w:pPr>
              <w:pStyle w:val="a"/>
              <w:rPr>
                <w:ins w:id="642" w:author="运璐 何" w:date="2025-10-13T21:29:00Z"/>
              </w:rPr>
            </w:pPr>
            <w:ins w:id="643" w:author="运璐 何" w:date="2025-10-13T21:29:00Z">
              <w:r w:rsidRPr="0059760E">
                <w:rPr>
                  <w:rFonts w:hint="eastAsia"/>
                </w:rPr>
                <w:t xml:space="preserve">    </w:t>
              </w:r>
              <w:r w:rsidRPr="0059760E">
                <w:rPr>
                  <w:rFonts w:hint="eastAsia"/>
                </w:rPr>
                <w:t>计算总合力</w:t>
              </w:r>
              <w:r w:rsidRPr="0059760E">
                <w:rPr>
                  <w:rFonts w:hint="eastAsia"/>
                </w:rPr>
                <w:t>:</w:t>
              </w:r>
            </w:ins>
            <m:oMath>
              <m:sSub>
                <m:sSubPr>
                  <m:ctrlPr>
                    <w:ins w:id="644" w:author="运璐 何" w:date="2025-10-13T21:29:00Z">
                      <w:rPr>
                        <w:rFonts w:ascii="Cambria Math" w:hAnsi="Cambria Math"/>
                      </w:rPr>
                    </w:ins>
                  </m:ctrlPr>
                </m:sSubPr>
                <m:e>
                  <m:r>
                    <w:ins w:id="645" w:author="运璐 何" w:date="2025-10-13T21:29:00Z">
                      <w:rPr>
                        <w:rFonts w:ascii="Cambria Math" w:hAnsi="Cambria Math"/>
                      </w:rPr>
                      <m:t>F</m:t>
                    </w:ins>
                  </m:r>
                </m:e>
                <m:sub>
                  <m:r>
                    <w:ins w:id="646" w:author="运璐 何" w:date="2025-10-13T21:29:00Z">
                      <w:rPr>
                        <w:rFonts w:ascii="Cambria Math" w:hAnsi="Cambria Math"/>
                      </w:rPr>
                      <m:t>i</m:t>
                    </w:ins>
                  </m:r>
                </m:sub>
              </m:sSub>
              <m:d>
                <m:dPr>
                  <m:ctrlPr>
                    <w:ins w:id="647" w:author="运璐 何" w:date="2025-10-13T21:29:00Z">
                      <w:rPr>
                        <w:rFonts w:ascii="Cambria Math" w:hAnsi="Cambria Math"/>
                      </w:rPr>
                    </w:ins>
                  </m:ctrlPr>
                </m:dPr>
                <m:e>
                  <m:r>
                    <w:ins w:id="648" w:author="运璐 何" w:date="2025-10-13T21:29:00Z">
                      <w:rPr>
                        <w:rFonts w:ascii="Cambria Math" w:hAnsi="Cambria Math"/>
                      </w:rPr>
                      <m:t>t</m:t>
                    </w:ins>
                  </m:r>
                </m:e>
              </m:d>
              <m:r>
                <w:ins w:id="649" w:author="运璐 何" w:date="2025-10-13T21:29:00Z">
                  <m:rPr>
                    <m:sty m:val="p"/>
                  </m:rPr>
                  <w:rPr>
                    <w:rFonts w:ascii="Cambria Math" w:hAnsi="Cambria Math"/>
                  </w:rPr>
                  <m:t>=</m:t>
                </w:ins>
              </m:r>
              <m:r>
                <w:ins w:id="650" w:author="运璐 何" w:date="2025-10-13T21:29:00Z">
                  <w:rPr>
                    <w:rFonts w:ascii="Cambria Math" w:hAnsi="Cambria Math"/>
                  </w:rPr>
                  <m:t>α</m:t>
                </w:ins>
              </m:r>
              <m:r>
                <w:ins w:id="651" w:author="运璐 何" w:date="2025-10-13T21:29:00Z">
                  <m:rPr>
                    <m:sty m:val="p"/>
                  </m:rPr>
                  <w:rPr>
                    <w:rFonts w:ascii="Cambria Math" w:hAnsi="Cambria Math"/>
                  </w:rPr>
                  <m:t>·</m:t>
                </w:ins>
              </m:r>
              <m:sSub>
                <m:sSubPr>
                  <m:ctrlPr>
                    <w:ins w:id="652" w:author="运璐 何" w:date="2025-10-13T21:29:00Z">
                      <w:rPr>
                        <w:rFonts w:ascii="Cambria Math" w:hAnsi="Cambria Math"/>
                      </w:rPr>
                    </w:ins>
                  </m:ctrlPr>
                </m:sSubPr>
                <m:e>
                  <m:r>
                    <w:ins w:id="653" w:author="运璐 何" w:date="2025-10-13T21:29:00Z">
                      <w:rPr>
                        <w:rFonts w:ascii="Cambria Math" w:hAnsi="Cambria Math"/>
                      </w:rPr>
                      <m:t>f</m:t>
                    </w:ins>
                  </m:r>
                </m:e>
                <m:sub>
                  <m:r>
                    <w:ins w:id="654" w:author="运璐 何" w:date="2025-10-13T21:29:00Z">
                      <w:rPr>
                        <w:rFonts w:ascii="Cambria Math" w:hAnsi="Cambria Math"/>
                      </w:rPr>
                      <m:t>att</m:t>
                    </w:ins>
                  </m:r>
                  <m:r>
                    <w:ins w:id="655" w:author="运璐 何" w:date="2025-10-13T21:29:00Z">
                      <m:rPr>
                        <m:sty m:val="p"/>
                      </m:rPr>
                      <w:rPr>
                        <w:rFonts w:ascii="Cambria Math" w:hAnsi="Cambria Math"/>
                      </w:rPr>
                      <m:t>,</m:t>
                    </w:ins>
                  </m:r>
                  <m:r>
                    <w:ins w:id="656" w:author="运璐 何" w:date="2025-10-13T21:29:00Z">
                      <w:rPr>
                        <w:rFonts w:ascii="Cambria Math" w:hAnsi="Cambria Math"/>
                      </w:rPr>
                      <m:t>i</m:t>
                    </w:ins>
                  </m:r>
                </m:sub>
              </m:sSub>
              <m:d>
                <m:dPr>
                  <m:ctrlPr>
                    <w:ins w:id="657" w:author="运璐 何" w:date="2025-10-13T21:29:00Z">
                      <w:rPr>
                        <w:rFonts w:ascii="Cambria Math" w:hAnsi="Cambria Math"/>
                      </w:rPr>
                    </w:ins>
                  </m:ctrlPr>
                </m:dPr>
                <m:e>
                  <m:r>
                    <w:ins w:id="658" w:author="运璐 何" w:date="2025-10-13T21:29:00Z">
                      <w:rPr>
                        <w:rFonts w:ascii="Cambria Math" w:hAnsi="Cambria Math"/>
                      </w:rPr>
                      <m:t>t</m:t>
                    </w:ins>
                  </m:r>
                </m:e>
              </m:d>
              <m:r>
                <w:ins w:id="659" w:author="运璐 何" w:date="2025-10-13T21:29:00Z">
                  <m:rPr>
                    <m:sty m:val="p"/>
                  </m:rPr>
                  <w:rPr>
                    <w:rFonts w:ascii="Cambria Math" w:hAnsi="Cambria Math"/>
                  </w:rPr>
                  <m:t>+</m:t>
                </w:ins>
              </m:r>
              <m:r>
                <w:ins w:id="660" w:author="运璐 何" w:date="2025-10-13T21:29:00Z">
                  <w:rPr>
                    <w:rFonts w:ascii="Cambria Math" w:hAnsi="Cambria Math"/>
                  </w:rPr>
                  <m:t>β</m:t>
                </w:ins>
              </m:r>
              <m:r>
                <w:ins w:id="661" w:author="运璐 何" w:date="2025-10-13T21:29:00Z">
                  <m:rPr>
                    <m:sty m:val="p"/>
                  </m:rPr>
                  <w:rPr>
                    <w:rFonts w:ascii="Cambria Math" w:hAnsi="Cambria Math"/>
                  </w:rPr>
                  <m:t>·</m:t>
                </w:ins>
              </m:r>
              <m:sSub>
                <m:sSubPr>
                  <m:ctrlPr>
                    <w:ins w:id="662" w:author="运璐 何" w:date="2025-10-13T21:29:00Z">
                      <w:rPr>
                        <w:rFonts w:ascii="Cambria Math" w:hAnsi="Cambria Math"/>
                      </w:rPr>
                    </w:ins>
                  </m:ctrlPr>
                </m:sSubPr>
                <m:e>
                  <m:r>
                    <w:ins w:id="663" w:author="运璐 何" w:date="2025-10-13T21:29:00Z">
                      <w:rPr>
                        <w:rFonts w:ascii="Cambria Math" w:hAnsi="Cambria Math"/>
                      </w:rPr>
                      <m:t>f</m:t>
                    </w:ins>
                  </m:r>
                </m:e>
                <m:sub>
                  <m:r>
                    <w:ins w:id="664" w:author="运璐 何" w:date="2025-10-13T21:29:00Z">
                      <w:rPr>
                        <w:rFonts w:ascii="Cambria Math" w:hAnsi="Cambria Math"/>
                      </w:rPr>
                      <m:t>rep</m:t>
                    </w:ins>
                  </m:r>
                  <m:r>
                    <w:ins w:id="665" w:author="运璐 何" w:date="2025-10-13T21:29:00Z">
                      <m:rPr>
                        <m:sty m:val="p"/>
                      </m:rPr>
                      <w:rPr>
                        <w:rFonts w:ascii="Cambria Math" w:hAnsi="Cambria Math"/>
                      </w:rPr>
                      <m:t>,</m:t>
                    </w:ins>
                  </m:r>
                  <m:r>
                    <w:ins w:id="666" w:author="运璐 何" w:date="2025-10-13T21:29:00Z">
                      <w:rPr>
                        <w:rFonts w:ascii="Cambria Math" w:hAnsi="Cambria Math"/>
                      </w:rPr>
                      <m:t>i</m:t>
                    </w:ins>
                  </m:r>
                </m:sub>
              </m:sSub>
              <m:d>
                <m:dPr>
                  <m:ctrlPr>
                    <w:ins w:id="667" w:author="运璐 何" w:date="2025-10-13T21:29:00Z">
                      <w:rPr>
                        <w:rFonts w:ascii="Cambria Math" w:hAnsi="Cambria Math"/>
                      </w:rPr>
                    </w:ins>
                  </m:ctrlPr>
                </m:dPr>
                <m:e>
                  <m:r>
                    <w:ins w:id="668" w:author="运璐 何" w:date="2025-10-13T21:29:00Z">
                      <w:rPr>
                        <w:rFonts w:ascii="Cambria Math" w:hAnsi="Cambria Math"/>
                      </w:rPr>
                      <m:t>t</m:t>
                    </w:ins>
                  </m:r>
                </m:e>
              </m:d>
              <m:r>
                <w:ins w:id="669" w:author="运璐 何" w:date="2025-10-13T21:29:00Z">
                  <m:rPr>
                    <m:sty m:val="p"/>
                  </m:rPr>
                  <w:rPr>
                    <w:rFonts w:ascii="Cambria Math" w:hAnsi="Cambria Math"/>
                  </w:rPr>
                  <m:t>+</m:t>
                </w:ins>
              </m:r>
              <m:r>
                <w:ins w:id="670" w:author="运璐 何" w:date="2025-10-13T21:29:00Z">
                  <w:rPr>
                    <w:rFonts w:ascii="Cambria Math" w:hAnsi="Cambria Math"/>
                  </w:rPr>
                  <m:t>η</m:t>
                </w:ins>
              </m:r>
              <m:r>
                <w:ins w:id="671" w:author="运璐 何" w:date="2025-10-13T21:29:00Z">
                  <m:rPr>
                    <m:sty m:val="p"/>
                  </m:rPr>
                  <w:rPr>
                    <w:rFonts w:ascii="Cambria Math" w:hAnsi="Cambria Math"/>
                  </w:rPr>
                  <m:t>·</m:t>
                </w:ins>
              </m:r>
              <m:sSub>
                <m:sSubPr>
                  <m:ctrlPr>
                    <w:ins w:id="672" w:author="运璐 何" w:date="2025-10-13T21:29:00Z">
                      <w:rPr>
                        <w:rFonts w:ascii="Cambria Math" w:hAnsi="Cambria Math"/>
                      </w:rPr>
                    </w:ins>
                  </m:ctrlPr>
                </m:sSubPr>
                <m:e>
                  <m:r>
                    <w:ins w:id="673" w:author="运璐 何" w:date="2025-10-13T21:29:00Z">
                      <w:rPr>
                        <w:rFonts w:ascii="Cambria Math" w:hAnsi="Cambria Math"/>
                      </w:rPr>
                      <m:t>f</m:t>
                    </w:ins>
                  </m:r>
                </m:e>
                <m:sub>
                  <m:r>
                    <w:ins w:id="674" w:author="运璐 何" w:date="2025-10-13T21:29:00Z">
                      <w:rPr>
                        <w:rFonts w:ascii="Cambria Math" w:hAnsi="Cambria Math"/>
                      </w:rPr>
                      <m:t>coh</m:t>
                    </w:ins>
                  </m:r>
                  <m:r>
                    <w:ins w:id="675" w:author="运璐 何" w:date="2025-10-13T21:29:00Z">
                      <m:rPr>
                        <m:sty m:val="p"/>
                      </m:rPr>
                      <w:rPr>
                        <w:rFonts w:ascii="Cambria Math" w:hAnsi="Cambria Math"/>
                      </w:rPr>
                      <m:t>,</m:t>
                    </w:ins>
                  </m:r>
                  <m:r>
                    <w:ins w:id="676" w:author="运璐 何" w:date="2025-10-13T21:29:00Z">
                      <w:rPr>
                        <w:rFonts w:ascii="Cambria Math" w:hAnsi="Cambria Math"/>
                      </w:rPr>
                      <m:t>i</m:t>
                    </w:ins>
                  </m:r>
                </m:sub>
              </m:sSub>
              <m:d>
                <m:dPr>
                  <m:ctrlPr>
                    <w:ins w:id="677" w:author="运璐 何" w:date="2025-10-13T21:29:00Z">
                      <w:rPr>
                        <w:rFonts w:ascii="Cambria Math" w:hAnsi="Cambria Math"/>
                      </w:rPr>
                    </w:ins>
                  </m:ctrlPr>
                </m:dPr>
                <m:e>
                  <m:r>
                    <w:ins w:id="678" w:author="运璐 何" w:date="2025-10-13T21:29:00Z">
                      <w:rPr>
                        <w:rFonts w:ascii="Cambria Math" w:hAnsi="Cambria Math"/>
                      </w:rPr>
                      <m:t>t</m:t>
                    </w:ins>
                  </m:r>
                </m:e>
              </m:d>
            </m:oMath>
          </w:p>
          <w:p w14:paraId="2EF7880D" w14:textId="10CD4818" w:rsidR="0059760E" w:rsidRPr="0059760E" w:rsidRDefault="0059760E" w:rsidP="002423FF">
            <w:pPr>
              <w:pStyle w:val="a"/>
              <w:rPr>
                <w:ins w:id="679" w:author="运璐 何" w:date="2025-10-13T21:29:00Z"/>
              </w:rPr>
            </w:pPr>
            <w:ins w:id="680" w:author="运璐 何" w:date="2025-10-13T21:29:00Z">
              <w:r w:rsidRPr="0059760E">
                <w:rPr>
                  <w:rFonts w:hint="eastAsia"/>
                </w:rPr>
                <w:t xml:space="preserve">    </w:t>
              </w:r>
              <w:r w:rsidRPr="0059760E">
                <w:rPr>
                  <w:rFonts w:hint="eastAsia"/>
                </w:rPr>
                <w:t>更新位置</w:t>
              </w:r>
              <w:r w:rsidRPr="0059760E">
                <w:rPr>
                  <w:rFonts w:hint="eastAsia"/>
                </w:rPr>
                <w:t>:</w:t>
              </w:r>
              <w:r w:rsidRPr="0059760E">
                <w:t xml:space="preserve"> </w:t>
              </w:r>
            </w:ins>
            <m:oMath>
              <m:sSub>
                <m:sSubPr>
                  <m:ctrlPr>
                    <w:ins w:id="681" w:author="运璐 何" w:date="2025-10-13T21:29:00Z">
                      <w:rPr>
                        <w:rFonts w:ascii="Cambria Math" w:hAnsi="Cambria Math"/>
                      </w:rPr>
                    </w:ins>
                  </m:ctrlPr>
                </m:sSubPr>
                <m:e>
                  <m:r>
                    <w:ins w:id="682" w:author="运璐 何" w:date="2025-10-13T21:29:00Z">
                      <w:rPr>
                        <w:rFonts w:ascii="Cambria Math" w:hAnsi="Cambria Math"/>
                      </w:rPr>
                      <m:t>o</m:t>
                    </w:ins>
                  </m:r>
                </m:e>
                <m:sub>
                  <m:r>
                    <w:ins w:id="683" w:author="运璐 何" w:date="2025-10-13T21:29:00Z">
                      <w:rPr>
                        <w:rFonts w:ascii="Cambria Math" w:hAnsi="Cambria Math"/>
                      </w:rPr>
                      <m:t>i</m:t>
                    </w:ins>
                  </m:r>
                </m:sub>
              </m:sSub>
              <m:d>
                <m:dPr>
                  <m:ctrlPr>
                    <w:ins w:id="684" w:author="运璐 何" w:date="2025-10-13T21:29:00Z">
                      <w:rPr>
                        <w:rFonts w:ascii="Cambria Math" w:hAnsi="Cambria Math"/>
                      </w:rPr>
                    </w:ins>
                  </m:ctrlPr>
                </m:dPr>
                <m:e>
                  <m:r>
                    <w:ins w:id="685" w:author="运璐 何" w:date="2025-10-13T21:29:00Z">
                      <w:rPr>
                        <w:rFonts w:ascii="Cambria Math" w:hAnsi="Cambria Math"/>
                      </w:rPr>
                      <m:t>t</m:t>
                    </w:ins>
                  </m:r>
                  <m:r>
                    <w:ins w:id="686" w:author="运璐 何" w:date="2025-10-13T21:29:00Z">
                      <m:rPr>
                        <m:sty m:val="p"/>
                      </m:rPr>
                      <w:rPr>
                        <w:rFonts w:ascii="Cambria Math" w:hAnsi="Cambria Math"/>
                      </w:rPr>
                      <m:t>+1</m:t>
                    </w:ins>
                  </m:r>
                </m:e>
              </m:d>
              <m:r>
                <w:ins w:id="687" w:author="运璐 何" w:date="2025-10-13T21:29:00Z">
                  <m:rPr>
                    <m:sty m:val="p"/>
                  </m:rPr>
                  <w:rPr>
                    <w:rFonts w:ascii="Cambria Math" w:hAnsi="Cambria Math"/>
                  </w:rPr>
                  <m:t>=</m:t>
                </w:ins>
              </m:r>
              <m:sSub>
                <m:sSubPr>
                  <m:ctrlPr>
                    <w:ins w:id="688" w:author="运璐 何" w:date="2025-10-13T21:29:00Z">
                      <w:rPr>
                        <w:rFonts w:ascii="Cambria Math" w:hAnsi="Cambria Math"/>
                      </w:rPr>
                    </w:ins>
                  </m:ctrlPr>
                </m:sSubPr>
                <m:e>
                  <m:r>
                    <w:ins w:id="689" w:author="运璐 何" w:date="2025-10-13T21:29:00Z">
                      <w:rPr>
                        <w:rFonts w:ascii="Cambria Math" w:hAnsi="Cambria Math"/>
                      </w:rPr>
                      <m:t>o</m:t>
                    </w:ins>
                  </m:r>
                </m:e>
                <m:sub>
                  <m:r>
                    <w:ins w:id="690" w:author="运璐 何" w:date="2025-10-13T21:29:00Z">
                      <w:rPr>
                        <w:rFonts w:ascii="Cambria Math" w:hAnsi="Cambria Math"/>
                      </w:rPr>
                      <m:t>i</m:t>
                    </w:ins>
                  </m:r>
                </m:sub>
              </m:sSub>
              <m:d>
                <m:dPr>
                  <m:ctrlPr>
                    <w:ins w:id="691" w:author="运璐 何" w:date="2025-10-13T21:29:00Z">
                      <w:rPr>
                        <w:rFonts w:ascii="Cambria Math" w:hAnsi="Cambria Math"/>
                      </w:rPr>
                    </w:ins>
                  </m:ctrlPr>
                </m:dPr>
                <m:e>
                  <m:r>
                    <w:ins w:id="692" w:author="运璐 何" w:date="2025-10-13T21:29:00Z">
                      <w:rPr>
                        <w:rFonts w:ascii="Cambria Math" w:hAnsi="Cambria Math"/>
                      </w:rPr>
                      <m:t>t</m:t>
                    </w:ins>
                  </m:r>
                </m:e>
              </m:d>
              <m:r>
                <w:ins w:id="693" w:author="运璐 何" w:date="2025-10-13T21:29:00Z">
                  <m:rPr>
                    <m:sty m:val="p"/>
                  </m:rPr>
                  <w:rPr>
                    <w:rFonts w:ascii="Cambria Math" w:hAnsi="Cambria Math"/>
                  </w:rPr>
                  <m:t>+</m:t>
                </w:ins>
              </m:r>
              <m:sSub>
                <m:sSubPr>
                  <m:ctrlPr>
                    <w:ins w:id="694" w:author="运璐 何" w:date="2025-10-13T21:29:00Z">
                      <w:rPr>
                        <w:rFonts w:ascii="Cambria Math" w:hAnsi="Cambria Math"/>
                      </w:rPr>
                    </w:ins>
                  </m:ctrlPr>
                </m:sSubPr>
                <m:e>
                  <m:r>
                    <w:ins w:id="695" w:author="运璐 何" w:date="2025-10-13T21:29:00Z">
                      <w:rPr>
                        <w:rFonts w:ascii="Cambria Math" w:hAnsi="Cambria Math"/>
                      </w:rPr>
                      <m:t>v</m:t>
                    </w:ins>
                  </m:r>
                </m:e>
                <m:sub>
                  <m:r>
                    <w:ins w:id="696" w:author="运璐 何" w:date="2025-10-13T21:29:00Z">
                      <w:rPr>
                        <w:rFonts w:ascii="Cambria Math" w:hAnsi="Cambria Math"/>
                      </w:rPr>
                      <m:t>norm</m:t>
                    </w:ins>
                  </m:r>
                </m:sub>
              </m:sSub>
              <m:d>
                <m:dPr>
                  <m:ctrlPr>
                    <w:ins w:id="697" w:author="运璐 何" w:date="2025-10-13T21:29:00Z">
                      <w:rPr>
                        <w:rFonts w:ascii="Cambria Math" w:hAnsi="Cambria Math"/>
                      </w:rPr>
                    </w:ins>
                  </m:ctrlPr>
                </m:dPr>
                <m:e>
                  <m:sSub>
                    <m:sSubPr>
                      <m:ctrlPr>
                        <w:ins w:id="698" w:author="运璐 何" w:date="2025-10-13T21:29:00Z">
                          <w:rPr>
                            <w:rFonts w:ascii="Cambria Math" w:hAnsi="Cambria Math"/>
                          </w:rPr>
                        </w:ins>
                      </m:ctrlPr>
                    </m:sSubPr>
                    <m:e>
                      <m:r>
                        <w:ins w:id="699" w:author="运璐 何" w:date="2025-10-13T21:29:00Z">
                          <w:rPr>
                            <w:rFonts w:ascii="Cambria Math" w:hAnsi="Cambria Math"/>
                          </w:rPr>
                          <m:t>F</m:t>
                        </w:ins>
                      </m:r>
                    </m:e>
                    <m:sub>
                      <m:r>
                        <w:ins w:id="700" w:author="运璐 何" w:date="2025-10-13T21:29:00Z">
                          <w:rPr>
                            <w:rFonts w:ascii="Cambria Math" w:hAnsi="Cambria Math"/>
                          </w:rPr>
                          <m:t>i</m:t>
                        </w:ins>
                      </m:r>
                    </m:sub>
                  </m:sSub>
                  <m:d>
                    <m:dPr>
                      <m:ctrlPr>
                        <w:ins w:id="701" w:author="运璐 何" w:date="2025-10-13T21:29:00Z">
                          <w:rPr>
                            <w:rFonts w:ascii="Cambria Math" w:hAnsi="Cambria Math"/>
                          </w:rPr>
                        </w:ins>
                      </m:ctrlPr>
                    </m:dPr>
                    <m:e>
                      <m:r>
                        <w:ins w:id="702" w:author="运璐 何" w:date="2025-10-13T21:29:00Z">
                          <w:rPr>
                            <w:rFonts w:ascii="Cambria Math" w:hAnsi="Cambria Math"/>
                          </w:rPr>
                          <m:t>t</m:t>
                        </w:ins>
                      </m:r>
                    </m:e>
                  </m:d>
                </m:e>
              </m:d>
            </m:oMath>
          </w:p>
          <w:p w14:paraId="692B15B0" w14:textId="77777777" w:rsidR="0059760E" w:rsidRPr="0059760E" w:rsidRDefault="0059760E" w:rsidP="002423FF">
            <w:pPr>
              <w:pStyle w:val="a"/>
              <w:rPr>
                <w:ins w:id="703" w:author="运璐 何" w:date="2025-10-13T21:29:00Z"/>
              </w:rPr>
            </w:pPr>
            <w:ins w:id="704" w:author="运璐 何" w:date="2025-10-13T21:29:00Z">
              <w:r w:rsidRPr="0059760E">
                <w:t>end for</w:t>
              </w:r>
            </w:ins>
          </w:p>
          <w:p w14:paraId="34EBFF45" w14:textId="77777777" w:rsidR="0059760E" w:rsidRPr="002A1446" w:rsidRDefault="0059760E" w:rsidP="002423FF">
            <w:pPr>
              <w:pStyle w:val="a"/>
              <w:rPr>
                <w:ins w:id="705" w:author="运璐 何" w:date="2025-10-13T21:29:00Z"/>
              </w:rPr>
            </w:pPr>
            <w:ins w:id="706" w:author="运璐 何" w:date="2025-10-13T21:29:00Z">
              <w:r w:rsidRPr="0059760E">
                <w:rPr>
                  <w:rFonts w:hint="eastAsia"/>
                </w:rPr>
                <w:t>输出</w:t>
              </w:r>
              <w:r w:rsidRPr="0059760E">
                <w:rPr>
                  <w:rFonts w:hint="eastAsia"/>
                </w:rPr>
                <w:t xml:space="preserve"> </w:t>
              </w:r>
            </w:ins>
            <m:oMath>
              <m:r>
                <w:ins w:id="707" w:author="运璐 何" w:date="2025-10-13T21:29:00Z">
                  <w:rPr>
                    <w:rFonts w:ascii="Cambria Math" w:hAnsi="Cambria Math" w:hint="eastAsia"/>
                  </w:rPr>
                  <m:t>O</m:t>
                </w:ins>
              </m:r>
              <m:d>
                <m:dPr>
                  <m:ctrlPr>
                    <w:ins w:id="708" w:author="运璐 何" w:date="2025-10-13T21:29:00Z">
                      <w:rPr>
                        <w:rFonts w:ascii="Cambria Math" w:hAnsi="Cambria Math"/>
                      </w:rPr>
                    </w:ins>
                  </m:ctrlPr>
                </m:dPr>
                <m:e>
                  <m:r>
                    <w:ins w:id="709" w:author="运璐 何" w:date="2025-10-13T21:29:00Z">
                      <w:rPr>
                        <w:rFonts w:ascii="Cambria Math" w:hAnsi="Cambria Math" w:hint="eastAsia"/>
                      </w:rPr>
                      <m:t>t</m:t>
                    </w:ins>
                  </m:r>
                  <m:r>
                    <w:ins w:id="710" w:author="运璐 何" w:date="2025-10-13T21:29:00Z">
                      <m:rPr>
                        <m:sty m:val="p"/>
                      </m:rPr>
                      <w:rPr>
                        <w:rFonts w:ascii="Cambria Math" w:hAnsi="Cambria Math" w:hint="eastAsia"/>
                      </w:rPr>
                      <m:t>+1</m:t>
                    </w:ins>
                  </m:r>
                </m:e>
              </m:d>
            </m:oMath>
          </w:p>
        </w:tc>
      </w:tr>
    </w:tbl>
    <w:bookmarkEnd w:id="197"/>
    <w:p w14:paraId="19910900" w14:textId="6844B2D9" w:rsidR="000F4F18" w:rsidRPr="00A9585A" w:rsidRDefault="000F4F18" w:rsidP="000F4F18">
      <w:pPr>
        <w:spacing w:line="360" w:lineRule="auto"/>
        <w:ind w:firstLineChars="196" w:firstLine="412"/>
        <w:rPr>
          <w:color w:val="000000"/>
          <w:sz w:val="21"/>
          <w:szCs w:val="21"/>
        </w:rPr>
      </w:pPr>
      <w:r w:rsidRPr="00A9585A">
        <w:rPr>
          <w:color w:val="000000"/>
          <w:sz w:val="21"/>
          <w:szCs w:val="21"/>
        </w:rPr>
        <w:t>算法执行过程如下：首先，系统实时获取无人机位置、</w:t>
      </w:r>
      <w:r w:rsidR="00332D74" w:rsidRPr="00A9585A">
        <w:rPr>
          <w:rFonts w:hint="eastAsia"/>
          <w:color w:val="000000"/>
          <w:sz w:val="21"/>
          <w:szCs w:val="21"/>
        </w:rPr>
        <w:t>建筑</w:t>
      </w:r>
      <w:r w:rsidRPr="00A9585A">
        <w:rPr>
          <w:color w:val="000000"/>
          <w:sz w:val="21"/>
          <w:szCs w:val="21"/>
        </w:rPr>
        <w:t>物分布及干扰特性，并计算各无人机之间的</w:t>
      </w:r>
      <w:r w:rsidRPr="00A9585A">
        <w:rPr>
          <w:color w:val="000000"/>
          <w:sz w:val="21"/>
          <w:szCs w:val="21"/>
        </w:rPr>
        <w:t xml:space="preserve"> SINR</w:t>
      </w:r>
      <w:r w:rsidRPr="00A9585A">
        <w:rPr>
          <w:color w:val="000000"/>
          <w:sz w:val="21"/>
          <w:szCs w:val="21"/>
        </w:rPr>
        <w:t>；随后基于加权最小生成树确定最优通信拓扑；接着，各无人机并行计算三类势场分量，并按权重叠加得到合力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Pr="00A9585A">
        <w:rPr>
          <w:rFonts w:hint="eastAsia"/>
          <w:color w:val="000000"/>
          <w:sz w:val="21"/>
          <w:szCs w:val="21"/>
        </w:rPr>
        <w:t>通过如下公式</w:t>
      </w:r>
      <w:r w:rsidRPr="00A9585A">
        <w:rPr>
          <w:color w:val="000000"/>
          <w:sz w:val="21"/>
          <w:szCs w:val="21"/>
        </w:rPr>
        <w:t>更新位置：</w:t>
      </w:r>
    </w:p>
    <w:p w14:paraId="6C131732" w14:textId="6A2B2E69" w:rsidR="000F4F18" w:rsidRPr="00A9585A" w:rsidRDefault="000B4BA5"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15</m:t>
                  </m:r>
                </m:e>
              </m:d>
              <m:r>
                <m:rPr>
                  <m:sty m:val="p"/>
                </m:rPr>
                <w:rPr>
                  <w:rFonts w:ascii="Cambria Math" w:hAnsi="Cambria Math"/>
                  <w:color w:val="000000"/>
                  <w:sz w:val="21"/>
                  <w:szCs w:val="21"/>
                </w:rPr>
                <m:t>​</m:t>
              </m:r>
            </m:e>
          </m:eqArr>
        </m:oMath>
      </m:oMathPara>
    </w:p>
    <w:p w14:paraId="336DBCF8" w14:textId="77777777" w:rsidR="000F4F18" w:rsidRPr="00A9585A" w:rsidRDefault="000F4F18" w:rsidP="00B143E3">
      <w:pPr>
        <w:spacing w:line="360" w:lineRule="auto"/>
        <w:rPr>
          <w:color w:val="000000"/>
          <w:sz w:val="21"/>
          <w:szCs w:val="21"/>
        </w:rPr>
      </w:pPr>
      <w:r w:rsidRPr="00A9585A">
        <w:rPr>
          <w:rFonts w:hint="eastAsia"/>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rFonts w:hint="eastAsia"/>
          <w:color w:val="000000"/>
          <w:sz w:val="21"/>
          <w:szCs w:val="21"/>
        </w:rPr>
        <w:t>为限制单步更新速度的归一化函数。</w:t>
      </w:r>
    </w:p>
    <w:p w14:paraId="0CDE270F" w14:textId="46E39B17" w:rsidR="00D03B5B" w:rsidRPr="00A9585A" w:rsidRDefault="000F4F18" w:rsidP="00583115">
      <w:pPr>
        <w:spacing w:line="360" w:lineRule="auto"/>
        <w:ind w:firstLineChars="196" w:firstLine="412"/>
        <w:rPr>
          <w:color w:val="000000"/>
          <w:sz w:val="21"/>
          <w:szCs w:val="21"/>
        </w:rPr>
      </w:pPr>
      <w:r w:rsidRPr="00A9585A">
        <w:rPr>
          <w:color w:val="000000"/>
          <w:sz w:val="21"/>
          <w:szCs w:val="21"/>
        </w:rPr>
        <w:t>该分布式</w:t>
      </w:r>
      <w:r w:rsidRPr="00A9585A">
        <w:rPr>
          <w:color w:val="000000"/>
          <w:sz w:val="21"/>
          <w:szCs w:val="21"/>
        </w:rPr>
        <w:t>APF</w:t>
      </w:r>
      <w:r w:rsidRPr="00A9585A">
        <w:rPr>
          <w:color w:val="000000"/>
          <w:sz w:val="21"/>
          <w:szCs w:val="21"/>
        </w:rPr>
        <w:t>算法在计算复杂度</w:t>
      </w:r>
      <w:r w:rsidRPr="00A9585A">
        <w:rPr>
          <w:color w:val="000000"/>
          <w:sz w:val="21"/>
          <w:szCs w:val="21"/>
        </w:rPr>
        <w:t xml:space="preserve"> </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hint="eastAsia"/>
                <w:color w:val="000000"/>
                <w:sz w:val="21"/>
                <w:szCs w:val="21"/>
              </w:rPr>
              <m:t>n</m:t>
            </m:r>
          </m:e>
        </m:d>
      </m:oMath>
      <w:r w:rsidR="00332D74" w:rsidRPr="00A9585A">
        <w:rPr>
          <w:color w:val="000000"/>
          <w:sz w:val="21"/>
          <w:szCs w:val="21"/>
        </w:rPr>
        <w:t xml:space="preserve"> </w:t>
      </w:r>
      <w:r w:rsidRPr="00A9585A">
        <w:rPr>
          <w:color w:val="000000"/>
          <w:sz w:val="21"/>
          <w:szCs w:val="21"/>
        </w:rPr>
        <w:t>下实现了全局目标引导、局部安全保障与通信连通性的统一，具备良好的实时性和可扩展性。通过引入基于</w:t>
      </w:r>
      <w:r w:rsidRPr="00A9585A">
        <w:rPr>
          <w:color w:val="000000"/>
          <w:sz w:val="21"/>
          <w:szCs w:val="21"/>
        </w:rPr>
        <w:t>SINR</w:t>
      </w:r>
      <w:r w:rsidRPr="00A9585A">
        <w:rPr>
          <w:color w:val="000000"/>
          <w:sz w:val="21"/>
          <w:szCs w:val="21"/>
        </w:rPr>
        <w:t>的</w:t>
      </w:r>
      <w:r w:rsidRPr="00A9585A">
        <w:rPr>
          <w:color w:val="000000"/>
          <w:sz w:val="21"/>
          <w:szCs w:val="21"/>
        </w:rPr>
        <w:t>MST</w:t>
      </w:r>
      <w:r w:rsidRPr="00A9585A">
        <w:rPr>
          <w:color w:val="000000"/>
          <w:sz w:val="21"/>
          <w:szCs w:val="21"/>
        </w:rPr>
        <w:t>自适应机制，算法能够在复杂干扰环境下有效维持通信质量并保证集群协调性，为无人机集群的鲁棒路径规划与协同任务执行提供了可靠的支持</w:t>
      </w:r>
      <w:r w:rsidRPr="00A9585A">
        <w:rPr>
          <w:rFonts w:hint="eastAsia"/>
          <w:color w:val="000000"/>
          <w:sz w:val="21"/>
          <w:szCs w:val="21"/>
        </w:rPr>
        <w:t>。</w:t>
      </w:r>
    </w:p>
    <w:p w14:paraId="37AE36FA" w14:textId="578478D3" w:rsidR="008C0516" w:rsidRPr="00A9585A" w:rsidRDefault="0079034F" w:rsidP="008C0516">
      <w:pPr>
        <w:spacing w:line="360" w:lineRule="auto"/>
        <w:outlineLvl w:val="0"/>
        <w:rPr>
          <w:b/>
          <w:sz w:val="21"/>
          <w:szCs w:val="21"/>
        </w:rPr>
      </w:pPr>
      <w:commentRangeStart w:id="711"/>
      <w:r w:rsidRPr="00A9585A">
        <w:rPr>
          <w:b/>
          <w:sz w:val="21"/>
          <w:szCs w:val="21"/>
        </w:rPr>
        <w:t>3</w:t>
      </w:r>
      <w:r w:rsidR="008C0516" w:rsidRPr="00A9585A">
        <w:rPr>
          <w:rFonts w:hint="eastAsia"/>
          <w:b/>
          <w:sz w:val="21"/>
          <w:szCs w:val="21"/>
        </w:rPr>
        <w:t>.</w:t>
      </w:r>
      <w:r w:rsidR="008C0516" w:rsidRPr="00A9585A">
        <w:rPr>
          <w:b/>
          <w:sz w:val="21"/>
          <w:szCs w:val="21"/>
        </w:rPr>
        <w:t>3</w:t>
      </w:r>
      <w:r w:rsidR="008C0516" w:rsidRPr="00A9585A">
        <w:rPr>
          <w:rFonts w:hint="eastAsia"/>
          <w:b/>
          <w:sz w:val="21"/>
          <w:szCs w:val="21"/>
        </w:rPr>
        <w:t xml:space="preserve"> </w:t>
      </w:r>
      <w:del w:id="712" w:author="运璐 何" w:date="2025-10-13T17:02:00Z">
        <w:r w:rsidR="008C0516" w:rsidRPr="00A9585A" w:rsidDel="005C66CA">
          <w:rPr>
            <w:rFonts w:hint="eastAsia"/>
            <w:b/>
            <w:sz w:val="21"/>
            <w:szCs w:val="21"/>
          </w:rPr>
          <w:delText>算法流程</w:delText>
        </w:r>
      </w:del>
      <w:ins w:id="713" w:author="运璐 何" w:date="2025-10-13T17:02:00Z">
        <w:r w:rsidR="005C66CA" w:rsidRPr="005C66CA">
          <w:rPr>
            <w:b/>
            <w:sz w:val="21"/>
            <w:szCs w:val="21"/>
          </w:rPr>
          <w:t xml:space="preserve">CL-RRT*-APF </w:t>
        </w:r>
        <w:r w:rsidR="005C66CA" w:rsidRPr="005C66CA">
          <w:rPr>
            <w:b/>
            <w:sz w:val="21"/>
            <w:szCs w:val="21"/>
          </w:rPr>
          <w:t>协同机制</w:t>
        </w:r>
      </w:ins>
      <w:commentRangeEnd w:id="711"/>
      <w:r w:rsidR="009C55BB">
        <w:rPr>
          <w:rStyle w:val="ac"/>
        </w:rPr>
        <w:commentReference w:id="711"/>
      </w:r>
    </w:p>
    <w:p w14:paraId="6CCBF831" w14:textId="082ADAA7" w:rsidR="008C0516" w:rsidRPr="00A9585A" w:rsidRDefault="00332D74" w:rsidP="008C0516">
      <w:pPr>
        <w:spacing w:line="360" w:lineRule="auto"/>
        <w:ind w:firstLineChars="196" w:firstLine="412"/>
        <w:rPr>
          <w:color w:val="000000"/>
          <w:sz w:val="21"/>
          <w:szCs w:val="21"/>
        </w:rPr>
      </w:pPr>
      <w:r w:rsidRPr="00A9585A">
        <w:rPr>
          <w:rFonts w:hint="eastAsia"/>
          <w:color w:val="000000"/>
          <w:sz w:val="21"/>
          <w:szCs w:val="21"/>
        </w:rPr>
        <w:t>通过</w:t>
      </w:r>
      <w:r w:rsidR="008C0516" w:rsidRPr="00A9585A">
        <w:rPr>
          <w:color w:val="000000"/>
          <w:sz w:val="21"/>
          <w:szCs w:val="21"/>
        </w:rPr>
        <w:t>实现全局路径规划与局部协同</w:t>
      </w:r>
      <w:r w:rsidRPr="00A9585A">
        <w:rPr>
          <w:rFonts w:hint="eastAsia"/>
          <w:color w:val="000000"/>
          <w:sz w:val="21"/>
          <w:szCs w:val="21"/>
        </w:rPr>
        <w:t>控制</w:t>
      </w:r>
      <w:r w:rsidR="008C0516" w:rsidRPr="00A9585A">
        <w:rPr>
          <w:color w:val="000000"/>
          <w:sz w:val="21"/>
          <w:szCs w:val="21"/>
        </w:rPr>
        <w:t>有机结合，本文所提出的</w:t>
      </w:r>
      <w:r w:rsidR="008C0516" w:rsidRPr="00A9585A">
        <w:rPr>
          <w:color w:val="000000"/>
          <w:sz w:val="21"/>
          <w:szCs w:val="21"/>
        </w:rPr>
        <w:t>CL-RRT*-APF</w:t>
      </w:r>
      <w:r w:rsidR="008C0516" w:rsidRPr="00A9585A">
        <w:rPr>
          <w:color w:val="000000"/>
          <w:sz w:val="21"/>
          <w:szCs w:val="21"/>
        </w:rPr>
        <w:t>算法采用分层</w:t>
      </w:r>
      <w:r w:rsidR="00510826" w:rsidRPr="00A9585A">
        <w:rPr>
          <w:rFonts w:hint="eastAsia"/>
          <w:color w:val="000000"/>
          <w:sz w:val="21"/>
          <w:szCs w:val="21"/>
        </w:rPr>
        <w:t>循环</w:t>
      </w:r>
      <w:r w:rsidR="008C0516" w:rsidRPr="00A9585A">
        <w:rPr>
          <w:color w:val="000000"/>
          <w:sz w:val="21"/>
          <w:szCs w:val="21"/>
        </w:rPr>
        <w:t>执行机制，</w:t>
      </w:r>
      <w:r w:rsidR="00510826" w:rsidRPr="00A9585A">
        <w:rPr>
          <w:rFonts w:hint="eastAsia"/>
          <w:color w:val="000000"/>
          <w:sz w:val="21"/>
          <w:szCs w:val="21"/>
        </w:rPr>
        <w:t>如图</w:t>
      </w:r>
      <w:r w:rsidR="008C0516" w:rsidRPr="00A9585A">
        <w:rPr>
          <w:color w:val="000000"/>
          <w:sz w:val="21"/>
          <w:szCs w:val="21"/>
        </w:rPr>
        <w:t>即</w:t>
      </w:r>
      <w:r w:rsidR="008C0516" w:rsidRPr="00A9585A">
        <w:rPr>
          <w:color w:val="000000"/>
          <w:sz w:val="21"/>
          <w:szCs w:val="21"/>
        </w:rPr>
        <w:t>“</w:t>
      </w:r>
      <w:r w:rsidR="008C0516" w:rsidRPr="00A9585A">
        <w:rPr>
          <w:color w:val="000000"/>
          <w:sz w:val="21"/>
          <w:szCs w:val="21"/>
        </w:rPr>
        <w:t>全局路径规划</w:t>
      </w:r>
      <w:r w:rsidR="008C0516" w:rsidRPr="00A9585A">
        <w:rPr>
          <w:color w:val="000000"/>
          <w:sz w:val="21"/>
          <w:szCs w:val="21"/>
        </w:rPr>
        <w:t>—</w:t>
      </w:r>
      <w:r w:rsidR="008C0516" w:rsidRPr="00A9585A">
        <w:rPr>
          <w:color w:val="000000"/>
          <w:sz w:val="21"/>
          <w:szCs w:val="21"/>
        </w:rPr>
        <w:t>局部动态执行</w:t>
      </w:r>
      <w:r w:rsidR="008C0516" w:rsidRPr="00A9585A">
        <w:rPr>
          <w:color w:val="000000"/>
          <w:sz w:val="21"/>
          <w:szCs w:val="21"/>
        </w:rPr>
        <w:t>—</w:t>
      </w:r>
      <w:r w:rsidR="008C0516" w:rsidRPr="00A9585A">
        <w:rPr>
          <w:color w:val="000000"/>
          <w:sz w:val="21"/>
          <w:szCs w:val="21"/>
        </w:rPr>
        <w:t>通信拓扑反馈</w:t>
      </w:r>
      <w:r w:rsidR="008C0516" w:rsidRPr="00A9585A">
        <w:rPr>
          <w:color w:val="000000"/>
          <w:sz w:val="21"/>
          <w:szCs w:val="21"/>
        </w:rPr>
        <w:t>—</w:t>
      </w:r>
      <w:r w:rsidR="008C0516" w:rsidRPr="00A9585A">
        <w:rPr>
          <w:color w:val="000000"/>
          <w:sz w:val="21"/>
          <w:szCs w:val="21"/>
        </w:rPr>
        <w:t>全局自适应更新</w:t>
      </w:r>
      <w:r w:rsidR="008C0516" w:rsidRPr="00A9585A">
        <w:rPr>
          <w:color w:val="000000"/>
          <w:sz w:val="21"/>
          <w:szCs w:val="21"/>
        </w:rPr>
        <w:t>”</w:t>
      </w:r>
      <w:r w:rsidR="008C0516" w:rsidRPr="00A9585A">
        <w:rPr>
          <w:color w:val="000000"/>
          <w:sz w:val="21"/>
          <w:szCs w:val="21"/>
        </w:rPr>
        <w:t>的循环结构。该机制在时间上以离散步为单位进行迭代，在空间上以簇为粒度进行并行优化，从而兼顾全局最优性与局部实时性。</w:t>
      </w:r>
    </w:p>
    <w:p w14:paraId="21514D19" w14:textId="745919C0" w:rsidR="0079034F" w:rsidRPr="00A9585A" w:rsidRDefault="00106614" w:rsidP="002E16A0">
      <w:pPr>
        <w:pStyle w:val="aff0"/>
      </w:pPr>
      <w:r w:rsidRPr="002E16A0">
        <w:rPr>
          <w:noProof/>
        </w:rPr>
        <w:lastRenderedPageBreak/>
        <w:drawing>
          <wp:inline distT="0" distB="0" distL="0" distR="0" wp14:anchorId="1E420B52" wp14:editId="715F6957">
            <wp:extent cx="3886200" cy="5346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86200" cy="5346700"/>
                    </a:xfrm>
                    <a:prstGeom prst="rect">
                      <a:avLst/>
                    </a:prstGeom>
                    <a:noFill/>
                    <a:ln>
                      <a:noFill/>
                    </a:ln>
                  </pic:spPr>
                </pic:pic>
              </a:graphicData>
            </a:graphic>
          </wp:inline>
        </w:drawing>
      </w:r>
    </w:p>
    <w:p w14:paraId="427DA96D" w14:textId="1F7A18AB" w:rsidR="000D109A" w:rsidRPr="00A9585A" w:rsidRDefault="00510826" w:rsidP="00A9585A">
      <w:pPr>
        <w:pStyle w:val="aff2"/>
      </w:pPr>
      <w:r w:rsidRPr="00A9585A">
        <w:rPr>
          <w:rFonts w:hint="eastAsia"/>
        </w:rPr>
        <w:t>图</w:t>
      </w:r>
      <w:r w:rsidR="000E7624">
        <w:t>4</w:t>
      </w:r>
      <w:r w:rsidRPr="00A9585A">
        <w:t xml:space="preserve"> </w:t>
      </w:r>
      <w:r w:rsidR="00F36D09" w:rsidRPr="00A9585A">
        <w:t xml:space="preserve"> </w:t>
      </w:r>
      <w:r w:rsidRPr="00A9585A">
        <w:t>CL-RRT*-APF</w:t>
      </w:r>
      <w:r w:rsidRPr="00A9585A">
        <w:rPr>
          <w:rFonts w:hint="eastAsia"/>
        </w:rPr>
        <w:t>算法流程图</w:t>
      </w:r>
    </w:p>
    <w:p w14:paraId="21633420" w14:textId="6F3B0D1C" w:rsidR="008C0516" w:rsidRPr="00A9585A" w:rsidRDefault="00A9585A" w:rsidP="008C0516">
      <w:pPr>
        <w:spacing w:line="360" w:lineRule="auto"/>
        <w:ind w:firstLineChars="196" w:firstLine="412"/>
        <w:rPr>
          <w:color w:val="000000"/>
          <w:sz w:val="21"/>
          <w:szCs w:val="21"/>
        </w:rPr>
      </w:pPr>
      <w:r>
        <w:rPr>
          <w:rFonts w:hint="eastAsia"/>
          <w:color w:val="000000"/>
          <w:sz w:val="21"/>
          <w:szCs w:val="21"/>
        </w:rPr>
        <w:t>如图</w:t>
      </w:r>
      <w:r w:rsidR="000E7624">
        <w:rPr>
          <w:color w:val="000000"/>
          <w:sz w:val="21"/>
          <w:szCs w:val="21"/>
        </w:rPr>
        <w:t>4</w:t>
      </w:r>
      <w:r w:rsidR="008C0516" w:rsidRPr="00A9585A">
        <w:rPr>
          <w:color w:val="000000"/>
          <w:sz w:val="21"/>
          <w:szCs w:val="21"/>
        </w:rPr>
        <w:t>所示，</w:t>
      </w:r>
      <w:r>
        <w:rPr>
          <w:rFonts w:hint="eastAsia"/>
          <w:color w:val="000000"/>
          <w:sz w:val="21"/>
          <w:szCs w:val="21"/>
        </w:rPr>
        <w:t>算法</w:t>
      </w:r>
      <w:r w:rsidR="008C0516" w:rsidRPr="00A9585A">
        <w:rPr>
          <w:color w:val="000000"/>
          <w:sz w:val="21"/>
          <w:szCs w:val="21"/>
        </w:rPr>
        <w:t>主要包括以下四个阶段：</w:t>
      </w:r>
    </w:p>
    <w:p w14:paraId="7B35A3B9" w14:textId="77777777" w:rsidR="0003166D" w:rsidRPr="00A9585A" w:rsidRDefault="008C0516" w:rsidP="0003166D">
      <w:pPr>
        <w:spacing w:line="360" w:lineRule="auto"/>
        <w:ind w:firstLineChars="196" w:firstLine="412"/>
        <w:rPr>
          <w:color w:val="000000"/>
          <w:sz w:val="21"/>
          <w:szCs w:val="21"/>
        </w:rPr>
      </w:pPr>
      <w:r w:rsidRPr="00A9585A">
        <w:rPr>
          <w:color w:val="000000"/>
          <w:sz w:val="21"/>
          <w:szCs w:val="21"/>
        </w:rPr>
        <w:t>1)</w:t>
      </w:r>
      <w:r w:rsidRPr="00A9585A">
        <w:rPr>
          <w:b/>
          <w:bCs/>
          <w:color w:val="000000"/>
          <w:sz w:val="21"/>
          <w:szCs w:val="21"/>
        </w:rPr>
        <w:t>环境感知与状态初始化</w:t>
      </w:r>
      <w:r w:rsidRPr="00A9585A">
        <w:rPr>
          <w:color w:val="000000"/>
          <w:sz w:val="21"/>
          <w:szCs w:val="21"/>
        </w:rPr>
        <w:t>:</w:t>
      </w:r>
      <w:r w:rsidRPr="00A9585A">
        <w:rPr>
          <w:color w:val="000000"/>
          <w:sz w:val="21"/>
          <w:szCs w:val="21"/>
        </w:rPr>
        <w:t>系统在初始时刻收集环境感知信息，包括障碍物分布、无人机位置及信道干扰特征。根据通信范围与任务目标，将无人机集群划分为若干簇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A9585A">
        <w:rPr>
          <w:rFonts w:eastAsia="MS Gothic" w:cs="MS Gothic" w:hint="eastAsia"/>
          <w:color w:val="000000"/>
          <w:sz w:val="21"/>
          <w:szCs w:val="21"/>
        </w:rPr>
        <w:t>​</w:t>
      </w:r>
      <w:r w:rsidRPr="00A9585A">
        <w:rPr>
          <w:color w:val="000000"/>
          <w:sz w:val="21"/>
          <w:szCs w:val="21"/>
        </w:rPr>
        <w:t>，并计算各簇中心位置</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0003166D" w:rsidRPr="00A9585A">
        <w:rPr>
          <w:rFonts w:hint="eastAsia"/>
          <w:color w:val="000000"/>
          <w:sz w:val="21"/>
          <w:szCs w:val="21"/>
        </w:rPr>
        <w:t xml:space="preserve"> </w:t>
      </w:r>
      <w:r w:rsidRPr="00A9585A">
        <w:rPr>
          <w:color w:val="000000"/>
          <w:sz w:val="21"/>
          <w:szCs w:val="21"/>
        </w:rPr>
        <w:t>与目标中心</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sty m:val="bi"/>
          </m:rPr>
          <w:rPr>
            <w:rFonts w:ascii="Cambria Math" w:eastAsia="MS Gothic" w:hAnsi="Cambria Math" w:cs="MS Gothic" w:hint="eastAsia"/>
            <w:color w:val="000000"/>
            <w:sz w:val="21"/>
            <w:szCs w:val="21"/>
          </w:rPr>
          <m:t>​</m:t>
        </m:r>
      </m:oMath>
      <w:r w:rsidRPr="00A9585A">
        <w:rPr>
          <w:color w:val="000000"/>
          <w:sz w:val="21"/>
          <w:szCs w:val="21"/>
        </w:rPr>
        <w:t>。</w:t>
      </w:r>
    </w:p>
    <w:p w14:paraId="4E7BF231" w14:textId="0F395CD0" w:rsidR="0003166D" w:rsidRPr="00A9585A" w:rsidRDefault="0003166D" w:rsidP="0003166D">
      <w:pPr>
        <w:spacing w:line="360" w:lineRule="auto"/>
        <w:ind w:firstLineChars="196" w:firstLine="413"/>
        <w:rPr>
          <w:color w:val="000000"/>
          <w:sz w:val="21"/>
          <w:szCs w:val="21"/>
        </w:rPr>
      </w:pPr>
      <w:r w:rsidRPr="00A9585A">
        <w:rPr>
          <w:rFonts w:hint="eastAsia"/>
          <w:b/>
          <w:bCs/>
          <w:color w:val="000000"/>
          <w:sz w:val="21"/>
          <w:szCs w:val="21"/>
        </w:rPr>
        <w:t>2</w:t>
      </w:r>
      <w:r w:rsidRPr="00A9585A">
        <w:rPr>
          <w:b/>
          <w:bCs/>
          <w:color w:val="000000"/>
          <w:sz w:val="21"/>
          <w:szCs w:val="21"/>
        </w:rPr>
        <w:t>)</w:t>
      </w:r>
      <w:r w:rsidR="008C0516" w:rsidRPr="00A9585A">
        <w:rPr>
          <w:b/>
          <w:bCs/>
          <w:color w:val="000000"/>
          <w:sz w:val="21"/>
          <w:szCs w:val="21"/>
        </w:rPr>
        <w:t>全局路径规划（</w:t>
      </w:r>
      <w:r w:rsidR="008C0516" w:rsidRPr="00A9585A">
        <w:rPr>
          <w:b/>
          <w:bCs/>
          <w:color w:val="000000"/>
          <w:sz w:val="21"/>
          <w:szCs w:val="21"/>
        </w:rPr>
        <w:t>RRT*</w:t>
      </w:r>
      <w:r w:rsidR="008C0516" w:rsidRPr="00A9585A">
        <w:rPr>
          <w:b/>
          <w:bCs/>
          <w:color w:val="000000"/>
          <w:sz w:val="21"/>
          <w:szCs w:val="21"/>
        </w:rPr>
        <w:t>层）</w:t>
      </w:r>
      <w:r w:rsidRPr="00A9585A">
        <w:rPr>
          <w:color w:val="000000"/>
          <w:sz w:val="21"/>
          <w:szCs w:val="21"/>
        </w:rPr>
        <w:t>:</w:t>
      </w:r>
      <w:r w:rsidR="008C0516" w:rsidRPr="00A9585A">
        <w:rPr>
          <w:color w:val="000000"/>
          <w:sz w:val="21"/>
          <w:szCs w:val="21"/>
        </w:rPr>
        <w:t>在顶层，全局规划器为每个簇执行</w:t>
      </w:r>
      <w:r w:rsidR="008C0516" w:rsidRPr="00A9585A">
        <w:rPr>
          <w:color w:val="000000"/>
          <w:sz w:val="21"/>
          <w:szCs w:val="21"/>
        </w:rPr>
        <w:t xml:space="preserve"> RRT* </w:t>
      </w:r>
      <w:r w:rsidR="008C0516" w:rsidRPr="00A9585A">
        <w:rPr>
          <w:color w:val="000000"/>
          <w:sz w:val="21"/>
          <w:szCs w:val="21"/>
        </w:rPr>
        <w:t>搜索，生成从</w:t>
      </w:r>
      <w:r w:rsidR="008C0516"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A9585A">
        <w:rPr>
          <w:rFonts w:hint="eastAsia"/>
          <w:color w:val="000000"/>
          <w:sz w:val="21"/>
          <w:szCs w:val="21"/>
        </w:rPr>
        <w:t xml:space="preserve"> </w:t>
      </w:r>
      <w:r w:rsidR="008C0516" w:rsidRPr="00A9585A">
        <w:rPr>
          <w:color w:val="000000"/>
          <w:sz w:val="21"/>
          <w:szCs w:val="21"/>
        </w:rPr>
        <w:t>到</w:t>
      </w:r>
      <w:r w:rsidR="008C0516"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A9585A">
        <w:rPr>
          <w:rFonts w:hint="eastAsia"/>
          <w:color w:val="000000"/>
          <w:sz w:val="21"/>
          <w:szCs w:val="21"/>
        </w:rPr>
        <w:t xml:space="preserve"> </w:t>
      </w:r>
      <w:r w:rsidR="008C0516" w:rsidRPr="00A9585A">
        <w:rPr>
          <w:color w:val="000000"/>
          <w:sz w:val="21"/>
          <w:szCs w:val="21"/>
        </w:rPr>
        <w:t>的参考路径</w:t>
      </w:r>
      <w:r w:rsidR="008C0516"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P</m:t>
            </m:r>
          </m:e>
          <m:sub>
            <m:r>
              <m:rPr>
                <m:scr m:val="script"/>
              </m:rPr>
              <w:rPr>
                <w:rFonts w:ascii="Cambria Math" w:hAnsi="Cambria Math"/>
                <w:color w:val="000000"/>
                <w:sz w:val="21"/>
                <w:szCs w:val="21"/>
              </w:rPr>
              <m:t>i</m:t>
            </m:r>
          </m:sub>
        </m:sSub>
      </m:oMath>
      <w:r w:rsidR="008C0516" w:rsidRPr="00A9585A">
        <w:rPr>
          <w:rFonts w:eastAsia="MS Gothic" w:cs="MS Gothic" w:hint="eastAsia"/>
          <w:color w:val="000000"/>
          <w:sz w:val="21"/>
          <w:szCs w:val="21"/>
        </w:rPr>
        <w:t>​</w:t>
      </w:r>
      <w:r w:rsidR="008C0516" w:rsidRPr="00A9585A">
        <w:rPr>
          <w:color w:val="000000"/>
          <w:sz w:val="21"/>
          <w:szCs w:val="21"/>
        </w:rPr>
        <w:t>。在路径生成过程中，引入</w:t>
      </w:r>
      <w:r w:rsidR="008C0516" w:rsidRPr="00A9585A">
        <w:rPr>
          <w:color w:val="000000"/>
          <w:sz w:val="21"/>
          <w:szCs w:val="21"/>
        </w:rPr>
        <w:t xml:space="preserve"> Fréchet </w:t>
      </w:r>
      <w:r w:rsidR="008C0516" w:rsidRPr="00A9585A">
        <w:rPr>
          <w:color w:val="000000"/>
          <w:sz w:val="21"/>
          <w:szCs w:val="21"/>
        </w:rPr>
        <w:t>距离约束以调节不同簇路径的空间分离性，避免路径间重叠或过远。当环境被探测更新</w:t>
      </w:r>
      <w:r w:rsidR="00332D74" w:rsidRPr="00A9585A">
        <w:rPr>
          <w:rFonts w:hint="eastAsia"/>
          <w:color w:val="000000"/>
          <w:sz w:val="21"/>
          <w:szCs w:val="21"/>
        </w:rPr>
        <w:t>后</w:t>
      </w:r>
      <w:r w:rsidR="008C0516" w:rsidRPr="00A9585A">
        <w:rPr>
          <w:color w:val="000000"/>
          <w:sz w:val="21"/>
          <w:szCs w:val="21"/>
        </w:rPr>
        <w:t>路径与</w:t>
      </w:r>
      <w:r w:rsidRPr="00A9585A">
        <w:rPr>
          <w:rFonts w:hint="eastAsia"/>
          <w:color w:val="000000"/>
          <w:sz w:val="21"/>
          <w:szCs w:val="21"/>
        </w:rPr>
        <w:t>建筑</w:t>
      </w:r>
      <w:r w:rsidR="008C0516" w:rsidRPr="00A9585A">
        <w:rPr>
          <w:color w:val="000000"/>
          <w:sz w:val="21"/>
          <w:szCs w:val="21"/>
        </w:rPr>
        <w:t>物集合</w:t>
      </w:r>
      <w:r w:rsidR="008C0516"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m:t>
            </m:r>
          </m:sub>
        </m:sSub>
      </m:oMath>
      <w:r w:rsidR="008C0516" w:rsidRPr="00A9585A">
        <w:rPr>
          <w:rFonts w:eastAsia="MS Gothic" w:cs="MS Gothic" w:hint="eastAsia"/>
          <w:color w:val="000000"/>
          <w:sz w:val="21"/>
          <w:szCs w:val="21"/>
        </w:rPr>
        <w:t>​</w:t>
      </w:r>
      <w:r w:rsidR="008C0516" w:rsidRPr="00A9585A">
        <w:rPr>
          <w:color w:val="000000"/>
          <w:sz w:val="21"/>
          <w:szCs w:val="21"/>
        </w:rPr>
        <w:t xml:space="preserve"> </w:t>
      </w:r>
      <w:r w:rsidR="008C0516" w:rsidRPr="00A9585A">
        <w:rPr>
          <w:color w:val="000000"/>
          <w:sz w:val="21"/>
          <w:szCs w:val="21"/>
        </w:rPr>
        <w:t>发生碰撞时，触发</w:t>
      </w:r>
      <w:r w:rsidRPr="00A9585A">
        <w:rPr>
          <w:rFonts w:hint="eastAsia"/>
          <w:color w:val="000000"/>
          <w:sz w:val="21"/>
          <w:szCs w:val="21"/>
        </w:rPr>
        <w:t>对应簇的全局路径的</w:t>
      </w:r>
      <w:r w:rsidR="008C0516" w:rsidRPr="00A9585A">
        <w:rPr>
          <w:color w:val="000000"/>
          <w:sz w:val="21"/>
          <w:szCs w:val="21"/>
        </w:rPr>
        <w:t>重规划机制以保持</w:t>
      </w:r>
      <w:r w:rsidR="00332D74" w:rsidRPr="00A9585A">
        <w:rPr>
          <w:rFonts w:hint="eastAsia"/>
          <w:color w:val="000000"/>
          <w:sz w:val="21"/>
          <w:szCs w:val="21"/>
        </w:rPr>
        <w:t>该簇全局</w:t>
      </w:r>
      <w:r w:rsidR="008C0516" w:rsidRPr="00A9585A">
        <w:rPr>
          <w:color w:val="000000"/>
          <w:sz w:val="21"/>
          <w:szCs w:val="21"/>
        </w:rPr>
        <w:t>路径</w:t>
      </w:r>
      <w:r w:rsidR="00332D74" w:rsidRPr="00A9585A">
        <w:rPr>
          <w:rFonts w:hint="eastAsia"/>
          <w:color w:val="000000"/>
          <w:sz w:val="21"/>
          <w:szCs w:val="21"/>
        </w:rPr>
        <w:t>的</w:t>
      </w:r>
      <w:r w:rsidR="008C0516" w:rsidRPr="00A9585A">
        <w:rPr>
          <w:color w:val="000000"/>
          <w:sz w:val="21"/>
          <w:szCs w:val="21"/>
        </w:rPr>
        <w:t>可行性。</w:t>
      </w:r>
    </w:p>
    <w:p w14:paraId="578014F0" w14:textId="237DFB37" w:rsidR="0003166D" w:rsidRPr="00A9585A" w:rsidRDefault="0003166D" w:rsidP="0003166D">
      <w:pPr>
        <w:spacing w:line="360" w:lineRule="auto"/>
        <w:ind w:firstLineChars="196" w:firstLine="412"/>
        <w:rPr>
          <w:color w:val="000000"/>
          <w:sz w:val="21"/>
          <w:szCs w:val="21"/>
        </w:rPr>
      </w:pPr>
      <w:r w:rsidRPr="00A9585A">
        <w:rPr>
          <w:color w:val="000000"/>
          <w:sz w:val="21"/>
          <w:szCs w:val="21"/>
        </w:rPr>
        <w:t>3</w:t>
      </w:r>
      <w:r w:rsidRPr="00A9585A">
        <w:rPr>
          <w:rFonts w:hint="eastAsia"/>
          <w:color w:val="000000"/>
          <w:sz w:val="21"/>
          <w:szCs w:val="21"/>
        </w:rPr>
        <w:t>)</w:t>
      </w:r>
      <w:r w:rsidR="008C0516" w:rsidRPr="00A9585A">
        <w:rPr>
          <w:b/>
          <w:bCs/>
          <w:color w:val="000000"/>
          <w:sz w:val="21"/>
          <w:szCs w:val="21"/>
        </w:rPr>
        <w:t>局部路径执行（</w:t>
      </w:r>
      <w:r w:rsidR="008C0516" w:rsidRPr="00A9585A">
        <w:rPr>
          <w:b/>
          <w:bCs/>
          <w:color w:val="000000"/>
          <w:sz w:val="21"/>
          <w:szCs w:val="21"/>
        </w:rPr>
        <w:t>APF</w:t>
      </w:r>
      <w:r w:rsidR="008C0516" w:rsidRPr="00A9585A">
        <w:rPr>
          <w:b/>
          <w:bCs/>
          <w:color w:val="000000"/>
          <w:sz w:val="21"/>
          <w:szCs w:val="21"/>
        </w:rPr>
        <w:t>层）</w:t>
      </w:r>
      <w:r w:rsidRPr="00A9585A">
        <w:rPr>
          <w:color w:val="000000"/>
          <w:sz w:val="21"/>
          <w:szCs w:val="21"/>
        </w:rPr>
        <w:t>:</w:t>
      </w:r>
      <w:r w:rsidR="008C0516" w:rsidRPr="00A9585A">
        <w:rPr>
          <w:color w:val="000000"/>
          <w:sz w:val="21"/>
          <w:szCs w:val="21"/>
        </w:rPr>
        <w:t>底层局部控制器以</w:t>
      </w:r>
      <w:r w:rsidR="008C0516" w:rsidRPr="00A9585A">
        <w:rPr>
          <w:color w:val="000000"/>
          <w:sz w:val="21"/>
          <w:szCs w:val="21"/>
        </w:rPr>
        <w:t>RRT*</w:t>
      </w:r>
      <w:r w:rsidR="008C0516" w:rsidRPr="00A9585A">
        <w:rPr>
          <w:color w:val="000000"/>
          <w:sz w:val="21"/>
          <w:szCs w:val="21"/>
        </w:rPr>
        <w:t>提供的路径点为</w:t>
      </w:r>
      <w:r w:rsidR="00332D74" w:rsidRPr="00A9585A">
        <w:rPr>
          <w:rFonts w:hint="eastAsia"/>
          <w:color w:val="000000"/>
          <w:sz w:val="21"/>
          <w:szCs w:val="21"/>
        </w:rPr>
        <w:t>当前</w:t>
      </w:r>
      <w:r w:rsidR="008C0516" w:rsidRPr="00A9585A">
        <w:rPr>
          <w:color w:val="000000"/>
          <w:sz w:val="21"/>
          <w:szCs w:val="21"/>
        </w:rPr>
        <w:t>目标，通过</w:t>
      </w:r>
      <w:r w:rsidR="008C0516" w:rsidRPr="00A9585A">
        <w:rPr>
          <w:color w:val="000000"/>
          <w:sz w:val="21"/>
          <w:szCs w:val="21"/>
        </w:rPr>
        <w:t>APF</w:t>
      </w:r>
      <w:r w:rsidR="008C0516" w:rsidRPr="00A9585A">
        <w:rPr>
          <w:color w:val="000000"/>
          <w:sz w:val="21"/>
          <w:szCs w:val="21"/>
        </w:rPr>
        <w:t>势场函数实时计算每个无人机的合力</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8C0516" w:rsidRPr="00A9585A">
        <w:rPr>
          <w:color w:val="000000"/>
          <w:sz w:val="21"/>
          <w:szCs w:val="21"/>
        </w:rPr>
        <w:t>，并更新位置</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t+1</m:t>
            </m:r>
          </m:e>
        </m:d>
      </m:oMath>
      <w:r w:rsidR="008C0516" w:rsidRPr="00A9585A">
        <w:rPr>
          <w:color w:val="000000"/>
          <w:sz w:val="21"/>
          <w:szCs w:val="21"/>
        </w:rPr>
        <w:t>。其中，目标吸引力确保运动趋向全局参考路径，斥力用于碰撞避免，而基于最小生成树的</w:t>
      </w:r>
      <w:r w:rsidR="00332D74" w:rsidRPr="00A9585A">
        <w:rPr>
          <w:rFonts w:hint="eastAsia"/>
          <w:color w:val="000000"/>
          <w:sz w:val="21"/>
          <w:szCs w:val="21"/>
        </w:rPr>
        <w:t>通信保持</w:t>
      </w:r>
      <w:r w:rsidR="008C0516" w:rsidRPr="00A9585A">
        <w:rPr>
          <w:color w:val="000000"/>
          <w:sz w:val="21"/>
          <w:szCs w:val="21"/>
        </w:rPr>
        <w:t>力用于保持集群通信连通性。</w:t>
      </w:r>
    </w:p>
    <w:p w14:paraId="2A48CB3B" w14:textId="2E47E147" w:rsidR="008C0516" w:rsidRPr="00A9585A" w:rsidRDefault="0003166D" w:rsidP="0003166D">
      <w:pPr>
        <w:spacing w:line="360" w:lineRule="auto"/>
        <w:ind w:firstLineChars="196" w:firstLine="412"/>
        <w:rPr>
          <w:color w:val="000000"/>
          <w:sz w:val="21"/>
          <w:szCs w:val="21"/>
        </w:rPr>
      </w:pPr>
      <w:r w:rsidRPr="00A9585A">
        <w:rPr>
          <w:rFonts w:hint="eastAsia"/>
          <w:color w:val="000000"/>
          <w:sz w:val="21"/>
          <w:szCs w:val="21"/>
        </w:rPr>
        <w:t>4</w:t>
      </w:r>
      <w:r w:rsidRPr="00A9585A">
        <w:rPr>
          <w:rFonts w:hint="eastAsia"/>
          <w:color w:val="000000"/>
          <w:sz w:val="21"/>
          <w:szCs w:val="21"/>
        </w:rPr>
        <w:t>）</w:t>
      </w:r>
      <w:r w:rsidR="008C0516" w:rsidRPr="00A9585A">
        <w:rPr>
          <w:b/>
          <w:bCs/>
          <w:color w:val="000000"/>
          <w:sz w:val="21"/>
          <w:szCs w:val="21"/>
        </w:rPr>
        <w:t>通信拓扑反馈与自适应调节</w:t>
      </w:r>
      <w:r w:rsidRPr="00A9585A">
        <w:rPr>
          <w:rFonts w:hint="eastAsia"/>
          <w:b/>
          <w:bCs/>
          <w:color w:val="000000"/>
          <w:sz w:val="21"/>
          <w:szCs w:val="21"/>
        </w:rPr>
        <w:t>：</w:t>
      </w:r>
      <w:r w:rsidR="008C0516" w:rsidRPr="00A9585A">
        <w:rPr>
          <w:color w:val="000000"/>
          <w:sz w:val="21"/>
          <w:szCs w:val="21"/>
        </w:rPr>
        <w:t>在每个时间步内，系统根据当前</w:t>
      </w:r>
      <w:r w:rsidR="008C0516" w:rsidRPr="00A9585A">
        <w:rPr>
          <w:color w:val="000000"/>
          <w:sz w:val="21"/>
          <w:szCs w:val="21"/>
        </w:rPr>
        <w:t>SINR</w:t>
      </w:r>
      <w:r w:rsidR="008C0516" w:rsidRPr="00A9585A">
        <w:rPr>
          <w:color w:val="000000"/>
          <w:sz w:val="21"/>
          <w:szCs w:val="21"/>
        </w:rPr>
        <w:t>重新构建加权通信拓扑，并基</w:t>
      </w:r>
      <w:r w:rsidR="008C0516" w:rsidRPr="00A9585A">
        <w:rPr>
          <w:color w:val="000000"/>
          <w:sz w:val="21"/>
          <w:szCs w:val="21"/>
        </w:rPr>
        <w:lastRenderedPageBreak/>
        <w:t>于</w:t>
      </w:r>
      <w:r w:rsidR="008C0516" w:rsidRPr="00A9585A">
        <w:rPr>
          <w:color w:val="000000"/>
          <w:sz w:val="21"/>
          <w:szCs w:val="21"/>
        </w:rPr>
        <w:t xml:space="preserve"> MST </w:t>
      </w:r>
      <w:r w:rsidR="008C0516" w:rsidRPr="00A9585A">
        <w:rPr>
          <w:color w:val="000000"/>
          <w:sz w:val="21"/>
          <w:szCs w:val="21"/>
        </w:rPr>
        <w:t>更新邻接关系。当某条链路的</w:t>
      </w:r>
      <w:r w:rsidR="008C0516" w:rsidRPr="00A9585A">
        <w:rPr>
          <w:color w:val="000000"/>
          <w:sz w:val="21"/>
          <w:szCs w:val="21"/>
        </w:rPr>
        <w:t>SINR</w:t>
      </w:r>
      <w:r w:rsidR="008C0516" w:rsidRPr="00A9585A">
        <w:rPr>
          <w:color w:val="000000"/>
          <w:sz w:val="21"/>
          <w:szCs w:val="21"/>
        </w:rPr>
        <w:t>低于阈值</w:t>
      </w:r>
      <w:r w:rsidR="008C0516"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γ</m:t>
            </m:r>
            <m:ctrlPr>
              <w:rPr>
                <w:rFonts w:ascii="Cambria Math" w:hAnsi="Cambria Math"/>
                <w:color w:val="000000"/>
                <w:sz w:val="21"/>
                <w:szCs w:val="21"/>
              </w:rPr>
            </m:ctrlPr>
          </m:e>
          <m:sub>
            <m:r>
              <w:rPr>
                <w:rFonts w:ascii="Cambria Math" w:hAnsi="Cambria Math"/>
                <w:color w:val="000000"/>
                <w:sz w:val="21"/>
                <w:szCs w:val="21"/>
              </w:rPr>
              <m:t>th</m:t>
            </m:r>
          </m:sub>
        </m:sSub>
      </m:oMath>
      <w:r w:rsidR="008C0516" w:rsidRPr="00A9585A">
        <w:rPr>
          <w:rFonts w:eastAsia="MS Gothic" w:cs="MS Gothic" w:hint="eastAsia"/>
          <w:color w:val="000000"/>
          <w:sz w:val="21"/>
          <w:szCs w:val="21"/>
        </w:rPr>
        <w:t>​</w:t>
      </w:r>
      <w:r w:rsidR="008C0516" w:rsidRPr="00A9585A">
        <w:rPr>
          <w:color w:val="000000"/>
          <w:sz w:val="21"/>
          <w:szCs w:val="21"/>
        </w:rPr>
        <w:t xml:space="preserve"> </w:t>
      </w:r>
      <w:r w:rsidR="008C0516" w:rsidRPr="00A9585A">
        <w:rPr>
          <w:color w:val="000000"/>
          <w:sz w:val="21"/>
          <w:szCs w:val="21"/>
        </w:rPr>
        <w:t>时，</w:t>
      </w:r>
      <w:r w:rsidR="00332D74" w:rsidRPr="00A9585A">
        <w:rPr>
          <w:rFonts w:hint="eastAsia"/>
          <w:color w:val="000000"/>
          <w:sz w:val="21"/>
          <w:szCs w:val="21"/>
        </w:rPr>
        <w:t>用于为</w:t>
      </w:r>
      <w:r w:rsidR="008C0516" w:rsidRPr="00A9585A">
        <w:rPr>
          <w:color w:val="000000"/>
          <w:sz w:val="21"/>
          <w:szCs w:val="21"/>
        </w:rPr>
        <w:t>对应无人机对产生增强的引力反馈，促使其靠近通信簇中心</w:t>
      </w:r>
      <w:r w:rsidRPr="00A9585A">
        <w:rPr>
          <w:rFonts w:hint="eastAsia"/>
          <w:color w:val="000000"/>
          <w:sz w:val="21"/>
          <w:szCs w:val="21"/>
        </w:rPr>
        <w:t>。</w:t>
      </w:r>
      <w:r w:rsidRPr="00A9585A">
        <w:rPr>
          <w:color w:val="000000"/>
          <w:sz w:val="21"/>
          <w:szCs w:val="21"/>
        </w:rPr>
        <w:t xml:space="preserve"> </w:t>
      </w:r>
    </w:p>
    <w:p w14:paraId="0D7DEE5A" w14:textId="77777777" w:rsidR="00A9585A" w:rsidRDefault="008C0516" w:rsidP="0003166D">
      <w:pPr>
        <w:spacing w:line="360" w:lineRule="auto"/>
        <w:ind w:firstLineChars="196" w:firstLine="412"/>
        <w:rPr>
          <w:color w:val="000000"/>
          <w:sz w:val="21"/>
          <w:szCs w:val="21"/>
        </w:rPr>
      </w:pPr>
      <w:r w:rsidRPr="00A9585A">
        <w:rPr>
          <w:color w:val="000000"/>
          <w:sz w:val="21"/>
          <w:szCs w:val="21"/>
        </w:rPr>
        <w:t>上述四阶段构成了</w:t>
      </w:r>
      <w:r w:rsidRPr="00A9585A">
        <w:rPr>
          <w:color w:val="000000"/>
          <w:sz w:val="21"/>
          <w:szCs w:val="21"/>
        </w:rPr>
        <w:t>CL-RRT*-APF</w:t>
      </w:r>
      <w:r w:rsidRPr="00A9585A">
        <w:rPr>
          <w:color w:val="000000"/>
          <w:sz w:val="21"/>
          <w:szCs w:val="21"/>
        </w:rPr>
        <w:t>算法的自适应双层机制，即：全局规划提供方向参考</w:t>
      </w:r>
      <w:r w:rsidRPr="00A9585A">
        <w:rPr>
          <w:color w:val="000000"/>
          <w:sz w:val="21"/>
          <w:szCs w:val="21"/>
        </w:rPr>
        <w:t xml:space="preserve"> → </w:t>
      </w:r>
      <w:r w:rsidRPr="00A9585A">
        <w:rPr>
          <w:color w:val="000000"/>
          <w:sz w:val="21"/>
          <w:szCs w:val="21"/>
        </w:rPr>
        <w:t>局部控制实现实时避障与连通</w:t>
      </w:r>
      <w:r w:rsidRPr="00A9585A">
        <w:rPr>
          <w:color w:val="000000"/>
          <w:sz w:val="21"/>
          <w:szCs w:val="21"/>
        </w:rPr>
        <w:t xml:space="preserve"> → </w:t>
      </w:r>
      <w:r w:rsidRPr="00A9585A">
        <w:rPr>
          <w:color w:val="000000"/>
          <w:sz w:val="21"/>
          <w:szCs w:val="21"/>
        </w:rPr>
        <w:t>通信反馈动态调节集群拓扑</w:t>
      </w:r>
      <w:r w:rsidRPr="00A9585A">
        <w:rPr>
          <w:color w:val="000000"/>
          <w:sz w:val="21"/>
          <w:szCs w:val="21"/>
        </w:rPr>
        <w:t xml:space="preserve"> → </w:t>
      </w:r>
      <w:r w:rsidRPr="00A9585A">
        <w:rPr>
          <w:color w:val="000000"/>
          <w:sz w:val="21"/>
          <w:szCs w:val="21"/>
        </w:rPr>
        <w:t>异常触发全局重规划。</w:t>
      </w:r>
    </w:p>
    <w:p w14:paraId="0C7F2A8F" w14:textId="5529A247" w:rsidR="008C0516" w:rsidRPr="00A9585A" w:rsidRDefault="00510826" w:rsidP="00781BE5">
      <w:pPr>
        <w:spacing w:line="360" w:lineRule="auto"/>
        <w:rPr>
          <w:b/>
          <w:bCs/>
          <w:color w:val="000000"/>
          <w:sz w:val="21"/>
          <w:szCs w:val="21"/>
        </w:rPr>
      </w:pPr>
      <w:del w:id="714" w:author="运璐 何" w:date="2025-10-14T14:21:00Z">
        <w:r w:rsidRPr="00A9585A" w:rsidDel="00781BE5">
          <w:rPr>
            <w:rFonts w:hint="eastAsia"/>
            <w:color w:val="000000"/>
            <w:sz w:val="21"/>
            <w:szCs w:val="21"/>
          </w:rPr>
          <w:delText>具体流程如算法</w:delText>
        </w:r>
        <w:r w:rsidRPr="00A9585A" w:rsidDel="00781BE5">
          <w:rPr>
            <w:rFonts w:hint="eastAsia"/>
            <w:color w:val="000000"/>
            <w:sz w:val="21"/>
            <w:szCs w:val="21"/>
          </w:rPr>
          <w:delText>1</w:delText>
        </w:r>
        <w:r w:rsidRPr="00A9585A" w:rsidDel="00781BE5">
          <w:rPr>
            <w:rFonts w:hint="eastAsia"/>
            <w:color w:val="000000"/>
            <w:sz w:val="21"/>
            <w:szCs w:val="21"/>
          </w:rPr>
          <w:delText>所示：</w:delText>
        </w:r>
      </w:del>
    </w:p>
    <w:tbl>
      <w:tblPr>
        <w:tblStyle w:val="afe"/>
        <w:tblW w:w="0" w:type="auto"/>
        <w:tblLook w:val="04A0" w:firstRow="1" w:lastRow="0" w:firstColumn="1" w:lastColumn="0" w:noHBand="0" w:noVBand="1"/>
      </w:tblPr>
      <w:tblGrid>
        <w:gridCol w:w="9498"/>
      </w:tblGrid>
      <w:tr w:rsidR="00510826" w:rsidRPr="00A9585A" w:rsidDel="00F267FE" w14:paraId="4A48E2AB" w14:textId="249CFE93" w:rsidTr="00A9585A">
        <w:trPr>
          <w:cnfStyle w:val="100000000000" w:firstRow="1" w:lastRow="0" w:firstColumn="0" w:lastColumn="0" w:oddVBand="0" w:evenVBand="0" w:oddHBand="0" w:evenHBand="0" w:firstRowFirstColumn="0" w:firstRowLastColumn="0" w:lastRowFirstColumn="0" w:lastRowLastColumn="0"/>
          <w:del w:id="715" w:author="运璐 何" w:date="2025-10-13T20:42:00Z"/>
        </w:trPr>
        <w:tc>
          <w:tcPr>
            <w:tcW w:w="9498" w:type="dxa"/>
          </w:tcPr>
          <w:p w14:paraId="2C761D25" w14:textId="3F1BB289" w:rsidR="00510826" w:rsidRPr="00A9585A" w:rsidDel="00F267FE" w:rsidRDefault="00510826" w:rsidP="00946478">
            <w:pPr>
              <w:pStyle w:val="a"/>
              <w:numPr>
                <w:ilvl w:val="0"/>
                <w:numId w:val="0"/>
              </w:numPr>
              <w:rPr>
                <w:del w:id="716" w:author="运璐 何" w:date="2025-10-13T20:42:00Z"/>
              </w:rPr>
            </w:pPr>
            <w:commentRangeStart w:id="717"/>
            <w:commentRangeStart w:id="718"/>
            <w:del w:id="719" w:author="运璐 何" w:date="2025-10-13T20:42:00Z">
              <w:r w:rsidRPr="00A9585A" w:rsidDel="00F267FE">
                <w:rPr>
                  <w:rFonts w:hint="eastAsia"/>
                </w:rPr>
                <w:delText>算法</w:delText>
              </w:r>
              <w:r w:rsidRPr="00A9585A" w:rsidDel="00F267FE">
                <w:rPr>
                  <w:rFonts w:hint="eastAsia"/>
                </w:rPr>
                <w:delText>1</w:delText>
              </w:r>
              <w:r w:rsidRPr="00A9585A" w:rsidDel="00F267FE">
                <w:delText xml:space="preserve"> CL-RRT*-APF </w:delText>
              </w:r>
              <w:r w:rsidRPr="00A9585A" w:rsidDel="00F267FE">
                <w:delText>算法</w:delText>
              </w:r>
              <w:commentRangeEnd w:id="717"/>
              <w:r w:rsidR="003026BD" w:rsidDel="00F267FE">
                <w:rPr>
                  <w:rStyle w:val="ac"/>
                </w:rPr>
                <w:commentReference w:id="717"/>
              </w:r>
              <w:commentRangeEnd w:id="718"/>
              <w:r w:rsidR="009F39B9" w:rsidDel="00F267FE">
                <w:rPr>
                  <w:rStyle w:val="ac"/>
                </w:rPr>
                <w:commentReference w:id="718"/>
              </w:r>
            </w:del>
          </w:p>
        </w:tc>
      </w:tr>
      <w:tr w:rsidR="00510826" w:rsidRPr="00A9585A" w:rsidDel="00F267FE" w14:paraId="5CBB477D" w14:textId="4C7F132C" w:rsidTr="00A9585A">
        <w:trPr>
          <w:del w:id="720" w:author="运璐 何" w:date="2025-10-13T20:42:00Z"/>
        </w:trPr>
        <w:tc>
          <w:tcPr>
            <w:tcW w:w="9498" w:type="dxa"/>
          </w:tcPr>
          <w:p w14:paraId="692C85DF" w14:textId="377DFF5E" w:rsidR="00510826" w:rsidRPr="00A9585A" w:rsidDel="00F267FE" w:rsidRDefault="00510826" w:rsidP="00946478">
            <w:pPr>
              <w:spacing w:line="360" w:lineRule="auto"/>
              <w:rPr>
                <w:del w:id="721" w:author="运璐 何" w:date="2025-10-13T20:42:00Z"/>
                <w:color w:val="000000" w:themeColor="text1"/>
                <w:sz w:val="21"/>
                <w:szCs w:val="21"/>
              </w:rPr>
            </w:pPr>
            <w:del w:id="722" w:author="运璐 何" w:date="2025-10-13T20:42:00Z">
              <w:r w:rsidRPr="00A9585A" w:rsidDel="00F267FE">
                <w:rPr>
                  <w:rFonts w:hint="eastAsia"/>
                  <w:color w:val="000000" w:themeColor="text1"/>
                  <w:sz w:val="21"/>
                  <w:szCs w:val="21"/>
                </w:rPr>
                <w:delText>输入：无人机集群初始位置集合</w:delText>
              </w:r>
            </w:del>
            <m:oMath>
              <m:sSub>
                <m:sSubPr>
                  <m:ctrlPr>
                    <w:del w:id="723" w:author="运璐 何" w:date="2025-10-13T20:42:00Z">
                      <w:rPr>
                        <w:rFonts w:ascii="Cambria Math" w:hAnsi="Cambria Math"/>
                        <w:color w:val="000000"/>
                        <w:sz w:val="21"/>
                        <w:szCs w:val="21"/>
                      </w:rPr>
                    </w:del>
                  </m:ctrlPr>
                </m:sSubPr>
                <m:e>
                  <m:r>
                    <w:del w:id="724" w:author="运璐 何" w:date="2025-10-13T20:42:00Z">
                      <w:rPr>
                        <w:rFonts w:ascii="Cambria Math" w:hAnsi="Cambria Math"/>
                        <w:color w:val="000000"/>
                        <w:sz w:val="21"/>
                        <w:szCs w:val="21"/>
                      </w:rPr>
                      <m:t>O</m:t>
                    </w:del>
                  </m:r>
                </m:e>
                <m:sub>
                  <m:r>
                    <w:del w:id="725" w:author="运璐 何" w:date="2025-10-13T20:42:00Z">
                      <w:rPr>
                        <w:rFonts w:ascii="Cambria Math" w:hAnsi="Cambria Math"/>
                        <w:color w:val="000000"/>
                        <w:sz w:val="21"/>
                        <w:szCs w:val="21"/>
                      </w:rPr>
                      <m:t>start</m:t>
                    </w:del>
                  </m:r>
                </m:sub>
              </m:sSub>
            </m:oMath>
            <w:del w:id="726" w:author="运璐 何" w:date="2025-10-13T20:42:00Z">
              <w:r w:rsidRPr="00A9585A" w:rsidDel="00F267FE">
                <w:rPr>
                  <w:rFonts w:hint="eastAsia"/>
                  <w:color w:val="000000" w:themeColor="text1"/>
                  <w:sz w:val="21"/>
                  <w:szCs w:val="21"/>
                </w:rPr>
                <w:delText>，目标位置集合</w:delText>
              </w:r>
            </w:del>
            <m:oMath>
              <m:sSub>
                <m:sSubPr>
                  <m:ctrlPr>
                    <w:del w:id="727" w:author="运璐 何" w:date="2025-10-13T20:42:00Z">
                      <w:rPr>
                        <w:rFonts w:ascii="Cambria Math" w:hAnsi="Cambria Math"/>
                        <w:color w:val="000000"/>
                        <w:sz w:val="21"/>
                        <w:szCs w:val="21"/>
                      </w:rPr>
                    </w:del>
                  </m:ctrlPr>
                </m:sSubPr>
                <m:e>
                  <m:r>
                    <w:del w:id="728" w:author="运璐 何" w:date="2025-10-13T20:42:00Z">
                      <w:rPr>
                        <w:rFonts w:ascii="Cambria Math" w:hAnsi="Cambria Math"/>
                        <w:color w:val="000000"/>
                        <w:sz w:val="21"/>
                        <w:szCs w:val="21"/>
                      </w:rPr>
                      <m:t>O</m:t>
                    </w:del>
                  </m:r>
                </m:e>
                <m:sub>
                  <m:r>
                    <w:del w:id="729" w:author="运璐 何" w:date="2025-10-13T20:42:00Z">
                      <w:rPr>
                        <w:rFonts w:ascii="Cambria Math" w:hAnsi="Cambria Math" w:hint="eastAsia"/>
                        <w:color w:val="000000"/>
                        <w:sz w:val="21"/>
                        <w:szCs w:val="21"/>
                      </w:rPr>
                      <m:t>target</m:t>
                    </w:del>
                  </m:r>
                </m:sub>
              </m:sSub>
            </m:oMath>
            <w:del w:id="730" w:author="运璐 何" w:date="2025-10-13T20:42:00Z">
              <w:r w:rsidRPr="00A9585A" w:rsidDel="00F267FE">
                <w:rPr>
                  <w:rFonts w:hint="eastAsia"/>
                  <w:color w:val="000000" w:themeColor="text1"/>
                  <w:sz w:val="21"/>
                  <w:szCs w:val="21"/>
                </w:rPr>
                <w:delText>，</w:delText>
              </w:r>
            </w:del>
          </w:p>
          <w:p w14:paraId="6C18AE5A" w14:textId="31AF72E0" w:rsidR="00510826" w:rsidRPr="00A9585A" w:rsidDel="00F267FE" w:rsidRDefault="00510826" w:rsidP="00946478">
            <w:pPr>
              <w:spacing w:line="360" w:lineRule="auto"/>
              <w:rPr>
                <w:del w:id="731" w:author="运璐 何" w:date="2025-10-13T20:42:00Z"/>
                <w:color w:val="000000"/>
                <w:szCs w:val="21"/>
              </w:rPr>
            </w:pPr>
            <w:del w:id="732" w:author="运璐 何" w:date="2025-10-13T20:42:00Z">
              <w:r w:rsidRPr="00A9585A" w:rsidDel="00F267FE">
                <w:rPr>
                  <w:rFonts w:hint="eastAsia"/>
                  <w:color w:val="000000" w:themeColor="text1"/>
                  <w:sz w:val="21"/>
                  <w:szCs w:val="21"/>
                </w:rPr>
                <w:delText xml:space="preserve">      </w:delText>
              </w:r>
              <w:r w:rsidRPr="00A9585A" w:rsidDel="00F267FE">
                <w:rPr>
                  <w:rFonts w:hint="eastAsia"/>
                  <w:color w:val="000000" w:themeColor="text1"/>
                  <w:sz w:val="21"/>
                  <w:szCs w:val="21"/>
                </w:rPr>
                <w:delText>初始地图信</w:delText>
              </w:r>
            </w:del>
            <m:oMath>
              <m:sSub>
                <m:sSubPr>
                  <m:ctrlPr>
                    <w:del w:id="733" w:author="运璐 何" w:date="2025-10-13T20:42:00Z">
                      <w:rPr>
                        <w:rFonts w:ascii="Cambria Math" w:hAnsi="Cambria Math"/>
                        <w:i/>
                        <w:color w:val="000000"/>
                        <w:sz w:val="21"/>
                        <w:szCs w:val="21"/>
                      </w:rPr>
                    </w:del>
                  </m:ctrlPr>
                </m:sSubPr>
                <m:e>
                  <m:r>
                    <w:del w:id="734" w:author="运璐 何" w:date="2025-10-13T20:42:00Z">
                      <w:rPr>
                        <w:rFonts w:ascii="Cambria Math" w:hAnsi="Cambria Math"/>
                        <w:color w:val="000000"/>
                        <w:sz w:val="21"/>
                        <w:szCs w:val="21"/>
                      </w:rPr>
                      <m:t>M</m:t>
                    </w:del>
                  </m:r>
                </m:e>
                <m:sub>
                  <m:r>
                    <w:del w:id="735" w:author="运璐 何" w:date="2025-10-13T20:42:00Z">
                      <w:rPr>
                        <w:rFonts w:ascii="Cambria Math" w:hAnsi="Cambria Math"/>
                        <w:color w:val="000000"/>
                        <w:sz w:val="21"/>
                        <w:szCs w:val="21"/>
                      </w:rPr>
                      <m:t>0</m:t>
                    </w:del>
                  </m:r>
                </m:sub>
              </m:sSub>
            </m:oMath>
            <w:del w:id="736" w:author="运璐 何" w:date="2025-10-13T20:42:00Z">
              <w:r w:rsidRPr="00A9585A" w:rsidDel="00F267FE">
                <w:rPr>
                  <w:rFonts w:hint="eastAsia"/>
                  <w:color w:val="000000" w:themeColor="text1"/>
                  <w:sz w:val="21"/>
                  <w:szCs w:val="21"/>
                </w:rPr>
                <w:delText>，移动步长</w:delText>
              </w:r>
            </w:del>
            <m:oMath>
              <m:sSub>
                <m:sSubPr>
                  <m:ctrlPr>
                    <w:del w:id="737" w:author="运璐 何" w:date="2025-10-13T20:42:00Z">
                      <w:rPr>
                        <w:rFonts w:ascii="Cambria Math" w:hAnsi="Cambria Math"/>
                        <w:i/>
                        <w:color w:val="000000"/>
                        <w:szCs w:val="21"/>
                      </w:rPr>
                    </w:del>
                  </m:ctrlPr>
                </m:sSubPr>
                <m:e>
                  <m:r>
                    <w:del w:id="738" w:author="运璐 何" w:date="2025-10-13T20:42:00Z">
                      <w:rPr>
                        <w:rFonts w:ascii="Cambria Math" w:hAnsi="Cambria Math"/>
                        <w:color w:val="000000"/>
                        <w:szCs w:val="21"/>
                      </w:rPr>
                      <m:t>d</m:t>
                    </w:del>
                  </m:r>
                </m:e>
                <m:sub>
                  <m:r>
                    <w:del w:id="739" w:author="运璐 何" w:date="2025-10-13T20:42:00Z">
                      <w:rPr>
                        <w:rFonts w:ascii="Cambria Math" w:hAnsi="Cambria Math"/>
                        <w:color w:val="000000"/>
                        <w:szCs w:val="21"/>
                      </w:rPr>
                      <m:t>move</m:t>
                    </w:del>
                  </m:r>
                </m:sub>
              </m:sSub>
            </m:oMath>
            <w:del w:id="740" w:author="运璐 何" w:date="2025-10-13T20:42:00Z">
              <w:r w:rsidRPr="00A9585A" w:rsidDel="00F267FE">
                <w:rPr>
                  <w:rFonts w:hint="eastAsia"/>
                  <w:color w:val="000000" w:themeColor="text1"/>
                  <w:sz w:val="21"/>
                  <w:szCs w:val="21"/>
                </w:rPr>
                <w:delText>，</w:delText>
              </w:r>
              <w:r w:rsidRPr="00A9585A" w:rsidDel="00F267FE">
                <w:rPr>
                  <w:rFonts w:hint="eastAsia"/>
                  <w:color w:val="000000" w:themeColor="text1"/>
                  <w:sz w:val="21"/>
                  <w:szCs w:val="21"/>
                </w:rPr>
                <w:delText>R</w:delText>
              </w:r>
              <w:r w:rsidRPr="00A9585A" w:rsidDel="00F267FE">
                <w:rPr>
                  <w:color w:val="000000" w:themeColor="text1"/>
                  <w:sz w:val="21"/>
                  <w:szCs w:val="21"/>
                </w:rPr>
                <w:delText>RT*</w:delText>
              </w:r>
              <w:r w:rsidRPr="00A9585A" w:rsidDel="00F267FE">
                <w:rPr>
                  <w:rFonts w:hint="eastAsia"/>
                  <w:color w:val="000000" w:themeColor="text1"/>
                  <w:sz w:val="21"/>
                  <w:szCs w:val="21"/>
                </w:rPr>
                <w:delText>规划步长</w:delText>
              </w:r>
            </w:del>
            <m:oMath>
              <m:sSub>
                <m:sSubPr>
                  <m:ctrlPr>
                    <w:del w:id="741" w:author="运璐 何" w:date="2025-10-13T20:42:00Z">
                      <w:rPr>
                        <w:rFonts w:ascii="Cambria Math" w:hAnsi="Cambria Math"/>
                        <w:i/>
                        <w:color w:val="000000"/>
                        <w:szCs w:val="21"/>
                      </w:rPr>
                    </w:del>
                  </m:ctrlPr>
                </m:sSubPr>
                <m:e>
                  <m:r>
                    <w:del w:id="742" w:author="运璐 何" w:date="2025-10-13T20:42:00Z">
                      <w:rPr>
                        <w:rFonts w:ascii="Cambria Math" w:hAnsi="Cambria Math"/>
                        <w:color w:val="000000"/>
                        <w:szCs w:val="21"/>
                      </w:rPr>
                      <m:t>d</m:t>
                    </w:del>
                  </m:r>
                </m:e>
                <m:sub>
                  <m:r>
                    <w:del w:id="743" w:author="运璐 何" w:date="2025-10-13T20:42:00Z">
                      <w:rPr>
                        <w:rFonts w:ascii="Cambria Math" w:hAnsi="Cambria Math"/>
                        <w:color w:val="000000"/>
                        <w:szCs w:val="21"/>
                      </w:rPr>
                      <m:t>step</m:t>
                    </w:del>
                  </m:r>
                </m:sub>
              </m:sSub>
            </m:oMath>
            <w:del w:id="744" w:author="运璐 何" w:date="2025-10-13T20:42:00Z">
              <w:r w:rsidRPr="00A9585A" w:rsidDel="00F267FE">
                <w:rPr>
                  <w:rFonts w:hint="eastAsia"/>
                  <w:color w:val="000000"/>
                  <w:szCs w:val="21"/>
                </w:rPr>
                <w:delText>。</w:delText>
              </w:r>
            </w:del>
          </w:p>
          <w:p w14:paraId="09E59395" w14:textId="1C68D388" w:rsidR="00510826" w:rsidRPr="00A9585A" w:rsidDel="00F267FE" w:rsidRDefault="00510826" w:rsidP="00946478">
            <w:pPr>
              <w:spacing w:line="360" w:lineRule="auto"/>
              <w:rPr>
                <w:del w:id="745" w:author="运璐 何" w:date="2025-10-13T20:42:00Z"/>
                <w:color w:val="000000" w:themeColor="text1"/>
                <w:sz w:val="21"/>
                <w:szCs w:val="21"/>
              </w:rPr>
            </w:pPr>
            <w:del w:id="746" w:author="运璐 何" w:date="2025-10-13T20:42:00Z">
              <w:r w:rsidRPr="00A9585A" w:rsidDel="00F267FE">
                <w:rPr>
                  <w:rFonts w:hint="eastAsia"/>
                  <w:color w:val="000000" w:themeColor="text1"/>
                  <w:sz w:val="21"/>
                  <w:szCs w:val="21"/>
                </w:rPr>
                <w:delText>输出：无人机集群路径集合</w:delText>
              </w:r>
            </w:del>
            <m:oMath>
              <m:r>
                <w:del w:id="747" w:author="运璐 何" w:date="2025-10-13T20:42:00Z">
                  <w:rPr>
                    <w:rFonts w:ascii="Cambria Math" w:hAnsi="Cambria Math" w:hint="eastAsia"/>
                    <w:color w:val="000000" w:themeColor="text1"/>
                    <w:sz w:val="21"/>
                    <w:szCs w:val="21"/>
                  </w:rPr>
                  <m:t>P</m:t>
                </w:del>
              </m:r>
            </m:oMath>
          </w:p>
          <w:p w14:paraId="475B695C" w14:textId="739065A2" w:rsidR="00510826" w:rsidRPr="00A9585A" w:rsidDel="00F267FE" w:rsidRDefault="00510826" w:rsidP="00946478">
            <w:pPr>
              <w:pStyle w:val="a"/>
              <w:rPr>
                <w:del w:id="748" w:author="运璐 何" w:date="2025-10-13T20:42:00Z"/>
              </w:rPr>
            </w:pPr>
            <w:del w:id="749" w:author="运璐 何" w:date="2025-10-13T20:42:00Z">
              <w:r w:rsidRPr="00A9585A" w:rsidDel="00F267FE">
                <w:rPr>
                  <w:rFonts w:hint="eastAsia"/>
                </w:rPr>
                <w:delText>初始化环境地图</w:delText>
              </w:r>
              <w:r w:rsidRPr="00A9585A" w:rsidDel="00F267FE">
                <w:rPr>
                  <w:rFonts w:hint="eastAsia"/>
                </w:rPr>
                <w:delText xml:space="preserve"> M </w:delText>
              </w:r>
              <w:r w:rsidRPr="00A9585A" w:rsidDel="00F267FE">
                <w:rPr>
                  <w:rFonts w:hint="eastAsia"/>
                </w:rPr>
                <w:delText>←</w:delText>
              </w:r>
              <w:r w:rsidRPr="00A9585A" w:rsidDel="00F267FE">
                <w:rPr>
                  <w:rFonts w:hint="eastAsia"/>
                </w:rPr>
                <w:delText xml:space="preserve"> </w:delText>
              </w:r>
            </w:del>
            <m:oMath>
              <m:sSub>
                <m:sSubPr>
                  <m:ctrlPr>
                    <w:del w:id="750" w:author="运璐 何" w:date="2025-10-13T20:42:00Z">
                      <w:rPr>
                        <w:rFonts w:ascii="Cambria Math" w:hAnsi="Cambria Math"/>
                      </w:rPr>
                    </w:del>
                  </m:ctrlPr>
                </m:sSubPr>
                <m:e>
                  <m:r>
                    <w:del w:id="751" w:author="运璐 何" w:date="2025-10-13T20:42:00Z">
                      <w:rPr>
                        <w:rFonts w:ascii="Cambria Math" w:hAnsi="Cambria Math" w:hint="eastAsia"/>
                      </w:rPr>
                      <m:t>M</m:t>
                    </w:del>
                  </m:r>
                  <m:ctrlPr>
                    <w:del w:id="752" w:author="运璐 何" w:date="2025-10-13T20:42:00Z">
                      <w:rPr>
                        <w:rFonts w:ascii="Cambria Math" w:hAnsi="Cambria Math" w:hint="eastAsia"/>
                      </w:rPr>
                    </w:del>
                  </m:ctrlPr>
                </m:e>
                <m:sub>
                  <m:r>
                    <w:del w:id="753" w:author="运璐 何" w:date="2025-10-13T20:42:00Z">
                      <m:rPr>
                        <m:sty m:val="p"/>
                      </m:rPr>
                      <w:rPr>
                        <w:rFonts w:ascii="Cambria Math" w:hAnsi="Cambria Math" w:hint="eastAsia"/>
                      </w:rPr>
                      <m:t>0</m:t>
                    </w:del>
                  </m:r>
                </m:sub>
              </m:sSub>
            </m:oMath>
          </w:p>
          <w:p w14:paraId="18E5CB09" w14:textId="1F9E0FEA" w:rsidR="00510826" w:rsidRPr="00A9585A" w:rsidDel="00F267FE" w:rsidRDefault="00510826" w:rsidP="00946478">
            <w:pPr>
              <w:pStyle w:val="a"/>
              <w:rPr>
                <w:del w:id="754" w:author="运璐 何" w:date="2025-10-13T20:42:00Z"/>
              </w:rPr>
            </w:pPr>
            <w:del w:id="755" w:author="运璐 何" w:date="2025-10-13T20:42:00Z">
              <w:r w:rsidRPr="00A9585A" w:rsidDel="00F267FE">
                <w:rPr>
                  <w:rFonts w:hint="eastAsia"/>
                </w:rPr>
                <w:delText>初始化无人机簇划分</w:delText>
              </w:r>
            </w:del>
            <m:oMath>
              <m:sSub>
                <m:sSubPr>
                  <m:ctrlPr>
                    <w:del w:id="756" w:author="运璐 何" w:date="2025-10-13T20:42:00Z">
                      <w:rPr>
                        <w:rFonts w:ascii="Cambria Math" w:hAnsi="Cambria Math"/>
                      </w:rPr>
                    </w:del>
                  </m:ctrlPr>
                </m:sSubPr>
                <m:e>
                  <m:r>
                    <w:del w:id="757" w:author="运璐 何" w:date="2025-10-13T20:42:00Z">
                      <w:rPr>
                        <w:rFonts w:ascii="Cambria Math" w:hAnsi="Cambria Math" w:hint="eastAsia"/>
                      </w:rPr>
                      <m:t>C</m:t>
                    </w:del>
                  </m:r>
                  <m:ctrlPr>
                    <w:del w:id="758" w:author="运璐 何" w:date="2025-10-13T20:42:00Z">
                      <w:rPr>
                        <w:rFonts w:ascii="Cambria Math" w:hAnsi="Cambria Math" w:hint="eastAsia"/>
                      </w:rPr>
                    </w:del>
                  </m:ctrlPr>
                </m:e>
                <m:sub>
                  <m:r>
                    <w:del w:id="759" w:author="运璐 何" w:date="2025-10-13T20:42:00Z">
                      <w:rPr>
                        <w:rFonts w:ascii="Cambria Math" w:hAnsi="Cambria Math" w:hint="eastAsia"/>
                      </w:rPr>
                      <m:t>i</m:t>
                    </w:del>
                  </m:r>
                </m:sub>
              </m:sSub>
            </m:oMath>
            <w:del w:id="760" w:author="运璐 何" w:date="2025-10-13T20:42:00Z">
              <w:r w:rsidRPr="00A9585A" w:rsidDel="00F267FE">
                <w:rPr>
                  <w:rFonts w:hint="eastAsia"/>
                </w:rPr>
                <w:delText>，设置各簇中心</w:delText>
              </w:r>
              <w:r w:rsidRPr="00A9585A" w:rsidDel="00F267FE">
                <w:rPr>
                  <w:rFonts w:hint="eastAsia"/>
                </w:rPr>
                <w:delText xml:space="preserve"> </w:delText>
              </w:r>
            </w:del>
            <m:oMath>
              <m:sSub>
                <m:sSubPr>
                  <m:ctrlPr>
                    <w:del w:id="761" w:author="运璐 何" w:date="2025-10-13T20:42:00Z">
                      <w:rPr>
                        <w:rFonts w:ascii="Cambria Math" w:hAnsi="Cambria Math"/>
                      </w:rPr>
                    </w:del>
                  </m:ctrlPr>
                </m:sSubPr>
                <m:e>
                  <m:r>
                    <w:del w:id="762" w:author="运璐 何" w:date="2025-10-13T20:42:00Z">
                      <w:rPr>
                        <w:rFonts w:ascii="Cambria Math" w:hAnsi="Cambria Math" w:hint="eastAsia"/>
                      </w:rPr>
                      <m:t>S</m:t>
                    </w:del>
                  </m:r>
                  <m:ctrlPr>
                    <w:del w:id="763" w:author="运璐 何" w:date="2025-10-13T20:42:00Z">
                      <w:rPr>
                        <w:rFonts w:ascii="Cambria Math" w:hAnsi="Cambria Math" w:hint="eastAsia"/>
                      </w:rPr>
                    </w:del>
                  </m:ctrlPr>
                </m:e>
                <m:sub>
                  <m:r>
                    <w:del w:id="764" w:author="运璐 何" w:date="2025-10-13T20:42:00Z">
                      <w:rPr>
                        <w:rFonts w:ascii="Cambria Math" w:hAnsi="Cambria Math" w:hint="eastAsia"/>
                      </w:rPr>
                      <m:t>i</m:t>
                    </w:del>
                  </m:r>
                </m:sub>
              </m:sSub>
            </m:oMath>
            <w:del w:id="765" w:author="运璐 何" w:date="2025-10-13T20:42:00Z">
              <w:r w:rsidRPr="00A9585A" w:rsidDel="00F267FE">
                <w:rPr>
                  <w:rFonts w:hint="eastAsia"/>
                </w:rPr>
                <w:delText xml:space="preserve"> </w:delText>
              </w:r>
              <w:r w:rsidRPr="00A9585A" w:rsidDel="00F267FE">
                <w:rPr>
                  <w:rFonts w:hint="eastAsia"/>
                </w:rPr>
                <w:delText>与目标</w:delText>
              </w:r>
              <w:r w:rsidRPr="00A9585A" w:rsidDel="00F267FE">
                <w:rPr>
                  <w:rFonts w:hint="eastAsia"/>
                </w:rPr>
                <w:delText xml:space="preserve"> </w:delText>
              </w:r>
            </w:del>
            <m:oMath>
              <m:sSub>
                <m:sSubPr>
                  <m:ctrlPr>
                    <w:del w:id="766" w:author="运璐 何" w:date="2025-10-13T20:42:00Z">
                      <w:rPr>
                        <w:rFonts w:ascii="Cambria Math" w:hAnsi="Cambria Math"/>
                      </w:rPr>
                    </w:del>
                  </m:ctrlPr>
                </m:sSubPr>
                <m:e>
                  <m:r>
                    <w:del w:id="767" w:author="运璐 何" w:date="2025-10-13T20:42:00Z">
                      <w:rPr>
                        <w:rFonts w:ascii="Cambria Math" w:hAnsi="Cambria Math" w:hint="eastAsia"/>
                      </w:rPr>
                      <m:t>G</m:t>
                    </w:del>
                  </m:r>
                  <m:ctrlPr>
                    <w:del w:id="768" w:author="运璐 何" w:date="2025-10-13T20:42:00Z">
                      <w:rPr>
                        <w:rFonts w:ascii="Cambria Math" w:hAnsi="Cambria Math" w:hint="eastAsia"/>
                      </w:rPr>
                    </w:del>
                  </m:ctrlPr>
                </m:e>
                <m:sub>
                  <m:r>
                    <w:del w:id="769" w:author="运璐 何" w:date="2025-10-13T20:42:00Z">
                      <w:rPr>
                        <w:rFonts w:ascii="Cambria Math" w:hAnsi="Cambria Math" w:hint="eastAsia"/>
                      </w:rPr>
                      <m:t>i</m:t>
                    </w:del>
                  </m:r>
                </m:sub>
              </m:sSub>
            </m:oMath>
          </w:p>
          <w:p w14:paraId="42AADF3A" w14:textId="0AC124F4" w:rsidR="00510826" w:rsidRPr="00A9585A" w:rsidDel="00F267FE" w:rsidRDefault="00510826" w:rsidP="00946478">
            <w:pPr>
              <w:pStyle w:val="a"/>
              <w:rPr>
                <w:del w:id="770" w:author="运璐 何" w:date="2025-10-13T20:42:00Z"/>
              </w:rPr>
            </w:pPr>
            <w:del w:id="771" w:author="运璐 何" w:date="2025-10-13T20:42:00Z">
              <w:r w:rsidRPr="00A9585A" w:rsidDel="00F267FE">
                <w:rPr>
                  <w:rFonts w:hint="eastAsia"/>
                </w:rPr>
                <w:delText xml:space="preserve">while </w:delText>
              </w:r>
              <w:r w:rsidRPr="00A9585A" w:rsidDel="00F267FE">
                <w:rPr>
                  <w:rFonts w:hint="eastAsia"/>
                </w:rPr>
                <w:delText>未满足所有簇到达目标区域</w:delText>
              </w:r>
              <w:r w:rsidRPr="00A9585A" w:rsidDel="00F267FE">
                <w:rPr>
                  <w:rFonts w:hint="eastAsia"/>
                </w:rPr>
                <w:delText xml:space="preserve"> do</w:delText>
              </w:r>
            </w:del>
          </w:p>
          <w:p w14:paraId="30428E6F" w14:textId="7CC18496" w:rsidR="00510826" w:rsidRPr="00A9585A" w:rsidDel="00F267FE" w:rsidRDefault="00510826" w:rsidP="00946478">
            <w:pPr>
              <w:pStyle w:val="a"/>
              <w:rPr>
                <w:del w:id="772" w:author="运璐 何" w:date="2025-10-13T20:42:00Z"/>
              </w:rPr>
            </w:pPr>
            <w:del w:id="773" w:author="运璐 何" w:date="2025-10-13T20:42:00Z">
              <w:r w:rsidRPr="00A9585A" w:rsidDel="00F267FE">
                <w:tab/>
              </w:r>
              <w:r w:rsidRPr="00A9585A" w:rsidDel="00F267FE">
                <w:tab/>
              </w:r>
            </w:del>
            <m:oMath>
              <m:sSub>
                <m:sSubPr>
                  <m:ctrlPr>
                    <w:del w:id="774" w:author="运璐 何" w:date="2025-10-13T20:42:00Z">
                      <w:rPr>
                        <w:rFonts w:ascii="Cambria Math" w:hAnsi="Cambria Math"/>
                      </w:rPr>
                    </w:del>
                  </m:ctrlPr>
                </m:sSubPr>
                <m:e>
                  <m:r>
                    <w:del w:id="775" w:author="运璐 何" w:date="2025-10-13T20:42:00Z">
                      <w:rPr>
                        <w:rFonts w:ascii="Cambria Math" w:hAnsi="Cambria Math"/>
                      </w:rPr>
                      <m:t>P</m:t>
                    </w:del>
                  </m:r>
                </m:e>
                <m:sub>
                  <m:r>
                    <w:del w:id="776" w:author="运璐 何" w:date="2025-10-13T20:42:00Z">
                      <w:rPr>
                        <w:rFonts w:ascii="Cambria Math" w:hAnsi="Cambria Math"/>
                      </w:rPr>
                      <m:t>check</m:t>
                    </w:del>
                  </m:r>
                </m:sub>
              </m:sSub>
            </m:oMath>
            <w:del w:id="777" w:author="运璐 何" w:date="2025-10-13T20:42:00Z">
              <w:r w:rsidRPr="00A9585A" w:rsidDel="00F267FE">
                <w:delText xml:space="preserve"> </w:delText>
              </w:r>
              <w:r w:rsidRPr="00A9585A" w:rsidDel="00F267FE">
                <w:rPr>
                  <w:rFonts w:hint="eastAsia"/>
                </w:rPr>
                <w:delText>←</w:delText>
              </w:r>
              <w:r w:rsidRPr="00A9585A" w:rsidDel="00F267FE">
                <w:delText xml:space="preserve"> </w:delText>
              </w:r>
              <w:r w:rsidRPr="00A9585A" w:rsidDel="00F267FE">
                <w:rPr>
                  <w:rFonts w:eastAsia="MS Gothic" w:cs="MS Gothic" w:hint="eastAsia"/>
                </w:rPr>
                <w:delText>∅</w:delText>
              </w:r>
              <w:r w:rsidRPr="00A9585A" w:rsidDel="00F267FE">
                <w:delText xml:space="preserve"> </w:delText>
              </w:r>
              <w:r w:rsidRPr="00A9585A" w:rsidDel="00F267FE">
                <w:delText>，</w:delText>
              </w:r>
            </w:del>
            <m:oMath>
              <m:r>
                <w:del w:id="778" w:author="运璐 何" w:date="2025-10-13T20:42:00Z">
                  <w:rPr>
                    <w:rFonts w:ascii="Cambria Math" w:hAnsi="Cambria Math"/>
                  </w:rPr>
                  <m:t>R</m:t>
                </w:del>
              </m:r>
            </m:oMath>
            <w:del w:id="779" w:author="运璐 何" w:date="2025-10-13T20:42:00Z">
              <w:r w:rsidRPr="00A9585A" w:rsidDel="00F267FE">
                <w:delText xml:space="preserve"> </w:delText>
              </w:r>
              <w:r w:rsidRPr="00A9585A" w:rsidDel="00F267FE">
                <w:rPr>
                  <w:rFonts w:hint="eastAsia"/>
                </w:rPr>
                <w:delText>←</w:delText>
              </w:r>
              <w:r w:rsidRPr="00A9585A" w:rsidDel="00F267FE">
                <w:delText xml:space="preserve"> </w:delText>
              </w:r>
              <w:r w:rsidRPr="00A9585A" w:rsidDel="00F267FE">
                <w:rPr>
                  <w:rFonts w:eastAsia="MS Gothic" w:cs="MS Gothic" w:hint="eastAsia"/>
                </w:rPr>
                <w:delText>∅</w:delText>
              </w:r>
              <w:r w:rsidRPr="00A9585A" w:rsidDel="00F267FE">
                <w:delText xml:space="preserve"> </w:delText>
              </w:r>
            </w:del>
          </w:p>
          <w:p w14:paraId="045F146A" w14:textId="41B746A0" w:rsidR="00510826" w:rsidRPr="00A9585A" w:rsidDel="00F267FE" w:rsidRDefault="00510826" w:rsidP="00946478">
            <w:pPr>
              <w:pStyle w:val="a"/>
              <w:rPr>
                <w:del w:id="780" w:author="运璐 何" w:date="2025-10-13T20:42:00Z"/>
              </w:rPr>
            </w:pPr>
            <w:del w:id="781" w:author="运璐 何" w:date="2025-10-13T20:42:00Z">
              <w:r w:rsidRPr="00A9585A" w:rsidDel="00F267FE">
                <w:tab/>
              </w:r>
              <w:r w:rsidRPr="00A9585A" w:rsidDel="00F267FE">
                <w:tab/>
              </w:r>
              <w:r w:rsidRPr="00A9585A" w:rsidDel="00F267FE">
                <w:rPr>
                  <w:rFonts w:hint="eastAsia"/>
                </w:rPr>
                <w:delText xml:space="preserve">for </w:delText>
              </w:r>
              <w:r w:rsidRPr="00A9585A" w:rsidDel="00F267FE">
                <w:rPr>
                  <w:rFonts w:hint="eastAsia"/>
                </w:rPr>
                <w:delText>每个簇</w:delText>
              </w:r>
              <w:r w:rsidRPr="00A9585A" w:rsidDel="00F267FE">
                <w:rPr>
                  <w:rFonts w:hint="eastAsia"/>
                </w:rPr>
                <w:delText xml:space="preserve"> </w:delText>
              </w:r>
            </w:del>
            <m:oMath>
              <m:sSub>
                <m:sSubPr>
                  <m:ctrlPr>
                    <w:del w:id="782" w:author="运璐 何" w:date="2025-10-13T20:42:00Z">
                      <w:rPr>
                        <w:rFonts w:ascii="Cambria Math" w:hAnsi="Cambria Math"/>
                      </w:rPr>
                    </w:del>
                  </m:ctrlPr>
                </m:sSubPr>
                <m:e>
                  <m:r>
                    <w:del w:id="783" w:author="运璐 何" w:date="2025-10-13T20:42:00Z">
                      <w:rPr>
                        <w:rFonts w:ascii="Cambria Math" w:hAnsi="Cambria Math" w:hint="eastAsia"/>
                      </w:rPr>
                      <m:t>C</m:t>
                    </w:del>
                  </m:r>
                  <m:ctrlPr>
                    <w:del w:id="784" w:author="运璐 何" w:date="2025-10-13T20:42:00Z">
                      <w:rPr>
                        <w:rFonts w:ascii="Cambria Math" w:hAnsi="Cambria Math" w:hint="eastAsia"/>
                      </w:rPr>
                    </w:del>
                  </m:ctrlPr>
                </m:e>
                <m:sub>
                  <m:r>
                    <w:del w:id="785" w:author="运璐 何" w:date="2025-10-13T20:42:00Z">
                      <w:rPr>
                        <w:rFonts w:ascii="Cambria Math" w:hAnsi="Cambria Math" w:hint="eastAsia"/>
                      </w:rPr>
                      <m:t>i</m:t>
                    </w:del>
                  </m:r>
                </m:sub>
              </m:sSub>
            </m:oMath>
            <w:del w:id="786" w:author="运璐 何" w:date="2025-10-13T20:42:00Z">
              <w:r w:rsidRPr="00A9585A" w:rsidDel="00F267FE">
                <w:rPr>
                  <w:rFonts w:hint="eastAsia"/>
                </w:rPr>
                <w:delText xml:space="preserve"> </w:delText>
              </w:r>
              <w:r w:rsidRPr="00A9585A" w:rsidDel="00F267FE">
                <w:rPr>
                  <w:rFonts w:hint="eastAsia"/>
                </w:rPr>
                <w:delText>顺序执行</w:delText>
              </w:r>
              <w:r w:rsidRPr="00A9585A" w:rsidDel="00F267FE">
                <w:rPr>
                  <w:rFonts w:hint="eastAsia"/>
                </w:rPr>
                <w:delText>:</w:delText>
              </w:r>
            </w:del>
          </w:p>
          <w:p w14:paraId="4E9EE30D" w14:textId="1802DB23" w:rsidR="00510826" w:rsidRPr="00A9585A" w:rsidDel="00F267FE" w:rsidRDefault="00510826" w:rsidP="00946478">
            <w:pPr>
              <w:pStyle w:val="a"/>
              <w:rPr>
                <w:del w:id="787" w:author="运璐 何" w:date="2025-10-13T20:42:00Z"/>
              </w:rPr>
            </w:pPr>
            <w:del w:id="788" w:author="运璐 何" w:date="2025-10-13T20:42:00Z">
              <w:r w:rsidRPr="00A9585A" w:rsidDel="00F267FE">
                <w:tab/>
              </w:r>
              <w:r w:rsidRPr="00A9585A" w:rsidDel="00F267FE">
                <w:tab/>
              </w:r>
              <w:r w:rsidRPr="00A9585A" w:rsidDel="00F267FE">
                <w:tab/>
              </w:r>
              <w:r w:rsidRPr="00A9585A" w:rsidDel="00F267FE">
                <w:delText>检测</w:delText>
              </w:r>
              <w:r w:rsidRPr="00A9585A" w:rsidDel="00F267FE">
                <w:rPr>
                  <w:rFonts w:hint="eastAsia"/>
                </w:rPr>
                <w:delText>R</w:delText>
              </w:r>
              <w:r w:rsidRPr="00A9585A" w:rsidDel="00F267FE">
                <w:delText>RT*</w:delText>
              </w:r>
              <w:r w:rsidRPr="00A9585A" w:rsidDel="00F267FE">
                <w:delText>路径</w:delText>
              </w:r>
              <w:r w:rsidRPr="00A9585A" w:rsidDel="00F267FE">
                <w:rPr>
                  <w:rFonts w:hint="eastAsia"/>
                </w:rPr>
                <w:delText>和当前建筑物碰撞或到达目标点范围</w:delText>
              </w:r>
            </w:del>
          </w:p>
          <w:p w14:paraId="40793A92" w14:textId="539087FE" w:rsidR="00510826" w:rsidRPr="00A9585A" w:rsidDel="00F267FE" w:rsidRDefault="00510826" w:rsidP="00946478">
            <w:pPr>
              <w:pStyle w:val="a"/>
              <w:rPr>
                <w:del w:id="789" w:author="运璐 何" w:date="2025-10-13T20:42:00Z"/>
              </w:rPr>
            </w:pPr>
            <w:del w:id="790" w:author="运璐 何" w:date="2025-10-13T20:42:00Z">
              <w:r w:rsidRPr="00A9585A" w:rsidDel="00F267FE">
                <w:tab/>
              </w:r>
              <w:r w:rsidRPr="00A9585A" w:rsidDel="00F267FE">
                <w:tab/>
              </w:r>
              <w:r w:rsidRPr="00A9585A" w:rsidDel="00F267FE">
                <w:tab/>
              </w:r>
              <w:r w:rsidRPr="00A9585A" w:rsidDel="00F267FE">
                <w:delText>如果满足则将其加入</w:delText>
              </w:r>
            </w:del>
            <m:oMath>
              <m:sSub>
                <m:sSubPr>
                  <m:ctrlPr>
                    <w:del w:id="791" w:author="运璐 何" w:date="2025-10-13T20:42:00Z">
                      <w:rPr>
                        <w:rFonts w:ascii="Cambria Math" w:hAnsi="Cambria Math"/>
                      </w:rPr>
                    </w:del>
                  </m:ctrlPr>
                </m:sSubPr>
                <m:e>
                  <m:r>
                    <w:del w:id="792" w:author="运璐 何" w:date="2025-10-13T20:42:00Z">
                      <w:rPr>
                        <w:rFonts w:ascii="Cambria Math" w:hAnsi="Cambria Math"/>
                      </w:rPr>
                      <m:t>P</m:t>
                    </w:del>
                  </m:r>
                </m:e>
                <m:sub>
                  <m:r>
                    <w:del w:id="793" w:author="运璐 何" w:date="2025-10-13T20:42:00Z">
                      <w:rPr>
                        <w:rFonts w:ascii="Cambria Math" w:hAnsi="Cambria Math"/>
                      </w:rPr>
                      <m:t>check</m:t>
                    </w:del>
                  </m:r>
                </m:sub>
              </m:sSub>
            </m:oMath>
            <w:del w:id="794" w:author="运璐 何" w:date="2025-10-13T20:42:00Z">
              <w:r w:rsidRPr="00A9585A" w:rsidDel="00F267FE">
                <w:rPr>
                  <w:rFonts w:hint="eastAsia"/>
                </w:rPr>
                <w:delText>，否则加入到</w:delText>
              </w:r>
            </w:del>
            <m:oMath>
              <m:r>
                <w:del w:id="795" w:author="运璐 何" w:date="2025-10-13T20:42:00Z">
                  <w:rPr>
                    <w:rFonts w:ascii="Cambria Math" w:hAnsi="Cambria Math"/>
                  </w:rPr>
                  <m:t>R</m:t>
                </w:del>
              </m:r>
            </m:oMath>
            <w:del w:id="796" w:author="运璐 何" w:date="2025-10-13T20:42:00Z">
              <w:r w:rsidRPr="00A9585A" w:rsidDel="00F267FE">
                <w:rPr>
                  <w:rFonts w:hint="eastAsia"/>
                </w:rPr>
                <w:delText>。</w:delText>
              </w:r>
            </w:del>
          </w:p>
          <w:p w14:paraId="05C8CC82" w14:textId="13C4B2F8" w:rsidR="00510826" w:rsidRPr="00A9585A" w:rsidDel="00F267FE" w:rsidRDefault="00510826" w:rsidP="00946478">
            <w:pPr>
              <w:pStyle w:val="a"/>
              <w:rPr>
                <w:del w:id="797" w:author="运璐 何" w:date="2025-10-13T20:42:00Z"/>
              </w:rPr>
            </w:pPr>
            <w:del w:id="798" w:author="运璐 何" w:date="2025-10-13T20:42:00Z">
              <w:r w:rsidRPr="00A9585A" w:rsidDel="00F267FE">
                <w:tab/>
              </w:r>
              <w:r w:rsidRPr="00A9585A" w:rsidDel="00F267FE">
                <w:tab/>
                <w:delText>end for</w:delText>
              </w:r>
            </w:del>
          </w:p>
          <w:p w14:paraId="035A4610" w14:textId="7B683A60" w:rsidR="00510826" w:rsidRPr="00A9585A" w:rsidDel="00F267FE" w:rsidRDefault="00510826" w:rsidP="00946478">
            <w:pPr>
              <w:pStyle w:val="a"/>
              <w:rPr>
                <w:del w:id="799" w:author="运璐 何" w:date="2025-10-13T20:42:00Z"/>
              </w:rPr>
            </w:pPr>
            <w:del w:id="800" w:author="运璐 何" w:date="2025-10-13T20:42:00Z">
              <w:r w:rsidRPr="00A9585A" w:rsidDel="00F267FE">
                <w:tab/>
              </w:r>
              <w:r w:rsidRPr="00A9585A" w:rsidDel="00F267FE">
                <w:tab/>
              </w:r>
              <w:r w:rsidRPr="00A9585A" w:rsidDel="00F267FE">
                <w:rPr>
                  <w:rFonts w:hint="eastAsia"/>
                </w:rPr>
                <w:delText xml:space="preserve">for </w:delText>
              </w:r>
              <w:r w:rsidRPr="00A9585A" w:rsidDel="00F267FE">
                <w:rPr>
                  <w:rFonts w:hint="eastAsia"/>
                </w:rPr>
                <w:delText>每个簇</w:delText>
              </w:r>
              <w:r w:rsidRPr="00A9585A" w:rsidDel="00F267FE">
                <w:rPr>
                  <w:rFonts w:hint="eastAsia"/>
                </w:rPr>
                <w:delText xml:space="preserve"> </w:delText>
              </w:r>
            </w:del>
            <m:oMath>
              <m:sSub>
                <m:sSubPr>
                  <m:ctrlPr>
                    <w:del w:id="801" w:author="运璐 何" w:date="2025-10-13T20:42:00Z">
                      <w:rPr>
                        <w:rFonts w:ascii="Cambria Math" w:hAnsi="Cambria Math"/>
                      </w:rPr>
                    </w:del>
                  </m:ctrlPr>
                </m:sSubPr>
                <m:e>
                  <m:r>
                    <w:del w:id="802" w:author="运璐 何" w:date="2025-10-13T20:42:00Z">
                      <w:rPr>
                        <w:rFonts w:ascii="Cambria Math" w:hAnsi="Cambria Math" w:hint="eastAsia"/>
                      </w:rPr>
                      <m:t>C</m:t>
                    </w:del>
                  </m:r>
                  <m:ctrlPr>
                    <w:del w:id="803" w:author="运璐 何" w:date="2025-10-13T20:42:00Z">
                      <w:rPr>
                        <w:rFonts w:ascii="Cambria Math" w:hAnsi="Cambria Math" w:hint="eastAsia"/>
                      </w:rPr>
                    </w:del>
                  </m:ctrlPr>
                </m:e>
                <m:sub>
                  <m:r>
                    <w:del w:id="804" w:author="运璐 何" w:date="2025-10-13T20:42:00Z">
                      <w:rPr>
                        <w:rFonts w:ascii="Cambria Math" w:hAnsi="Cambria Math" w:hint="eastAsia"/>
                      </w:rPr>
                      <m:t>i</m:t>
                    </w:del>
                  </m:r>
                </m:sub>
              </m:sSub>
              <m:r>
                <w:del w:id="805" w:author="运璐 何" w:date="2025-10-13T20:42:00Z">
                  <m:rPr>
                    <m:sty m:val="p"/>
                  </m:rPr>
                  <w:rPr>
                    <w:rFonts w:ascii="Cambria Math" w:hAnsi="Cambria Math"/>
                  </w:rPr>
                  <m:t xml:space="preserve"> ∈ </m:t>
                </w:del>
              </m:r>
              <m:sSub>
                <m:sSubPr>
                  <m:ctrlPr>
                    <w:del w:id="806" w:author="运璐 何" w:date="2025-10-13T20:42:00Z">
                      <w:rPr>
                        <w:rFonts w:ascii="Cambria Math" w:hAnsi="Cambria Math"/>
                      </w:rPr>
                    </w:del>
                  </m:ctrlPr>
                </m:sSubPr>
                <m:e>
                  <m:r>
                    <w:del w:id="807" w:author="运璐 何" w:date="2025-10-13T20:42:00Z">
                      <w:rPr>
                        <w:rFonts w:ascii="Cambria Math" w:hAnsi="Cambria Math"/>
                      </w:rPr>
                      <m:t>P</m:t>
                    </w:del>
                  </m:r>
                </m:e>
                <m:sub>
                  <m:r>
                    <w:del w:id="808" w:author="运璐 何" w:date="2025-10-13T20:42:00Z">
                      <w:rPr>
                        <w:rFonts w:ascii="Cambria Math" w:hAnsi="Cambria Math"/>
                      </w:rPr>
                      <m:t>check</m:t>
                    </w:del>
                  </m:r>
                </m:sub>
              </m:sSub>
            </m:oMath>
            <w:del w:id="809" w:author="运璐 何" w:date="2025-10-13T20:42:00Z">
              <w:r w:rsidRPr="00A9585A" w:rsidDel="00F267FE">
                <w:rPr>
                  <w:rFonts w:hint="eastAsia"/>
                </w:rPr>
                <w:delText xml:space="preserve"> </w:delText>
              </w:r>
              <w:r w:rsidRPr="00A9585A" w:rsidDel="00F267FE">
                <w:rPr>
                  <w:rFonts w:hint="eastAsia"/>
                </w:rPr>
                <w:delText>顺序执行</w:delText>
              </w:r>
              <w:r w:rsidRPr="00A9585A" w:rsidDel="00F267FE">
                <w:rPr>
                  <w:rFonts w:hint="eastAsia"/>
                </w:rPr>
                <w:delText>:</w:delText>
              </w:r>
            </w:del>
          </w:p>
          <w:p w14:paraId="393E7515" w14:textId="3A1AC24B" w:rsidR="00510826" w:rsidRPr="00A9585A" w:rsidDel="00F267FE" w:rsidRDefault="00510826" w:rsidP="00946478">
            <w:pPr>
              <w:pStyle w:val="a"/>
              <w:rPr>
                <w:del w:id="810" w:author="运璐 何" w:date="2025-10-13T20:42:00Z"/>
              </w:rPr>
            </w:pPr>
            <w:del w:id="811" w:author="运璐 何" w:date="2025-10-13T20:42:00Z">
              <w:r w:rsidRPr="00A9585A" w:rsidDel="00F267FE">
                <w:tab/>
              </w:r>
              <w:r w:rsidRPr="00A9585A" w:rsidDel="00F267FE">
                <w:tab/>
              </w:r>
              <w:r w:rsidRPr="00A9585A" w:rsidDel="00F267FE">
                <w:tab/>
              </w:r>
              <w:r w:rsidRPr="00A9585A" w:rsidDel="00F267FE">
                <w:rPr>
                  <w:rFonts w:hint="eastAsia"/>
                </w:rPr>
                <w:delText>生成随机采样点</w:delText>
              </w:r>
              <w:r w:rsidRPr="00A9585A" w:rsidDel="00F267FE">
                <w:rPr>
                  <w:rFonts w:hint="eastAsia"/>
                </w:rPr>
                <w:delText xml:space="preserve"> </w:delText>
              </w:r>
            </w:del>
            <m:oMath>
              <m:sSub>
                <m:sSubPr>
                  <m:ctrlPr>
                    <w:del w:id="812" w:author="运璐 何" w:date="2025-10-13T20:42:00Z">
                      <w:rPr>
                        <w:rFonts w:ascii="Cambria Math" w:hAnsi="Cambria Math"/>
                      </w:rPr>
                    </w:del>
                  </m:ctrlPr>
                </m:sSubPr>
                <m:e>
                  <m:r>
                    <w:del w:id="813" w:author="运璐 何" w:date="2025-10-13T20:42:00Z">
                      <w:rPr>
                        <w:rFonts w:ascii="Cambria Math" w:hAnsi="Cambria Math" w:hint="eastAsia"/>
                      </w:rPr>
                      <m:t>x</m:t>
                    </w:del>
                  </m:r>
                  <m:ctrlPr>
                    <w:del w:id="814" w:author="运璐 何" w:date="2025-10-13T20:42:00Z">
                      <w:rPr>
                        <w:rFonts w:ascii="Cambria Math" w:hAnsi="Cambria Math" w:hint="eastAsia"/>
                      </w:rPr>
                    </w:del>
                  </m:ctrlPr>
                </m:e>
                <m:sub>
                  <m:r>
                    <w:del w:id="815" w:author="运璐 何" w:date="2025-10-13T20:42:00Z">
                      <w:rPr>
                        <w:rFonts w:ascii="Cambria Math" w:hAnsi="Cambria Math" w:hint="eastAsia"/>
                      </w:rPr>
                      <m:t>rand</m:t>
                    </w:del>
                  </m:r>
                </m:sub>
              </m:sSub>
            </m:oMath>
          </w:p>
          <w:p w14:paraId="2C1E72FB" w14:textId="6774B7DD" w:rsidR="00510826" w:rsidRPr="00A9585A" w:rsidDel="00F267FE" w:rsidRDefault="00510826" w:rsidP="00946478">
            <w:pPr>
              <w:pStyle w:val="a"/>
              <w:rPr>
                <w:del w:id="816" w:author="运璐 何" w:date="2025-10-13T20:42:00Z"/>
              </w:rPr>
            </w:pPr>
            <w:del w:id="817" w:author="运璐 何" w:date="2025-10-13T20:42:00Z">
              <w:r w:rsidRPr="00A9585A" w:rsidDel="00F267FE">
                <w:rPr>
                  <w:rFonts w:hint="eastAsia"/>
                </w:rPr>
                <w:delText xml:space="preserve">        </w:delText>
              </w:r>
              <w:r w:rsidRPr="00A9585A" w:rsidDel="00F267FE">
                <w:tab/>
              </w:r>
              <w:r w:rsidRPr="00A9585A" w:rsidDel="00F267FE">
                <w:rPr>
                  <w:rFonts w:hint="eastAsia"/>
                </w:rPr>
                <w:delText>寻找最近节点</w:delText>
              </w:r>
              <w:r w:rsidRPr="00A9585A" w:rsidDel="00F267FE">
                <w:rPr>
                  <w:rFonts w:hint="eastAsia"/>
                </w:rPr>
                <w:delText xml:space="preserve"> </w:delText>
              </w:r>
            </w:del>
            <m:oMath>
              <m:sSub>
                <m:sSubPr>
                  <m:ctrlPr>
                    <w:del w:id="818" w:author="运璐 何" w:date="2025-10-13T20:42:00Z">
                      <w:rPr>
                        <w:rFonts w:ascii="Cambria Math" w:hAnsi="Cambria Math"/>
                      </w:rPr>
                    </w:del>
                  </m:ctrlPr>
                </m:sSubPr>
                <m:e>
                  <m:r>
                    <w:del w:id="819" w:author="运璐 何" w:date="2025-10-13T20:42:00Z">
                      <w:rPr>
                        <w:rFonts w:ascii="Cambria Math" w:hAnsi="Cambria Math" w:hint="eastAsia"/>
                      </w:rPr>
                      <m:t>x</m:t>
                    </w:del>
                  </m:r>
                  <m:ctrlPr>
                    <w:del w:id="820" w:author="运璐 何" w:date="2025-10-13T20:42:00Z">
                      <w:rPr>
                        <w:rFonts w:ascii="Cambria Math" w:hAnsi="Cambria Math" w:hint="eastAsia"/>
                      </w:rPr>
                    </w:del>
                  </m:ctrlPr>
                </m:e>
                <m:sub>
                  <m:r>
                    <w:del w:id="821" w:author="运璐 何" w:date="2025-10-13T20:42:00Z">
                      <w:rPr>
                        <w:rFonts w:ascii="Cambria Math" w:hAnsi="Cambria Math" w:hint="eastAsia"/>
                      </w:rPr>
                      <m:t>near</m:t>
                    </w:del>
                  </m:r>
                </m:sub>
              </m:sSub>
            </m:oMath>
            <w:del w:id="822" w:author="运璐 何" w:date="2025-10-13T20:42:00Z">
              <w:r w:rsidRPr="00A9585A" w:rsidDel="00F267FE">
                <w:rPr>
                  <w:rFonts w:hint="eastAsia"/>
                </w:rPr>
                <w:delText xml:space="preserve"> </w:delText>
              </w:r>
              <w:r w:rsidRPr="00A9585A" w:rsidDel="00F267FE">
                <w:rPr>
                  <w:rFonts w:hint="eastAsia"/>
                </w:rPr>
                <w:delText>←</w:delText>
              </w:r>
              <w:r w:rsidRPr="00A9585A" w:rsidDel="00F267FE">
                <w:rPr>
                  <w:rFonts w:hint="eastAsia"/>
                </w:rPr>
                <w:delText xml:space="preserve"> </w:delText>
              </w:r>
            </w:del>
            <m:oMath>
              <m:r>
                <w:del w:id="823" w:author="运璐 何" w:date="2025-10-13T20:42:00Z">
                  <w:rPr>
                    <w:rFonts w:ascii="Cambria Math" w:hAnsi="Cambria Math" w:hint="eastAsia"/>
                  </w:rPr>
                  <m:t>Nearest</m:t>
                </w:del>
              </m:r>
              <m:d>
                <m:dPr>
                  <m:ctrlPr>
                    <w:del w:id="824" w:author="运璐 何" w:date="2025-10-13T20:42:00Z">
                      <w:rPr>
                        <w:rFonts w:ascii="Cambria Math" w:hAnsi="Cambria Math"/>
                      </w:rPr>
                    </w:del>
                  </m:ctrlPr>
                </m:dPr>
                <m:e>
                  <m:sSub>
                    <m:sSubPr>
                      <m:ctrlPr>
                        <w:del w:id="825" w:author="运璐 何" w:date="2025-10-13T20:42:00Z">
                          <w:rPr>
                            <w:rFonts w:ascii="Cambria Math" w:hAnsi="Cambria Math"/>
                          </w:rPr>
                        </w:del>
                      </m:ctrlPr>
                    </m:sSubPr>
                    <m:e>
                      <m:r>
                        <w:del w:id="826" w:author="运璐 何" w:date="2025-10-13T20:42:00Z">
                          <w:rPr>
                            <w:rFonts w:ascii="Cambria Math" w:hAnsi="Cambria Math" w:hint="eastAsia"/>
                          </w:rPr>
                          <m:t>T</m:t>
                        </w:del>
                      </m:r>
                    </m:e>
                    <m:sub>
                      <m:r>
                        <w:del w:id="827" w:author="运璐 何" w:date="2025-10-13T20:42:00Z">
                          <w:rPr>
                            <w:rFonts w:ascii="Cambria Math" w:hAnsi="Cambria Math" w:hint="eastAsia"/>
                          </w:rPr>
                          <m:t>i</m:t>
                        </w:del>
                      </m:r>
                    </m:sub>
                  </m:sSub>
                  <m:r>
                    <w:del w:id="828" w:author="运璐 何" w:date="2025-10-13T20:42:00Z">
                      <m:rPr>
                        <m:sty m:val="p"/>
                      </m:rPr>
                      <w:rPr>
                        <w:rFonts w:ascii="Cambria Math" w:hAnsi="Cambria Math" w:hint="eastAsia"/>
                      </w:rPr>
                      <m:t>,</m:t>
                    </w:del>
                  </m:r>
                  <m:sSub>
                    <m:sSubPr>
                      <m:ctrlPr>
                        <w:del w:id="829" w:author="运璐 何" w:date="2025-10-13T20:42:00Z">
                          <w:rPr>
                            <w:rFonts w:ascii="Cambria Math" w:hAnsi="Cambria Math"/>
                          </w:rPr>
                        </w:del>
                      </m:ctrlPr>
                    </m:sSubPr>
                    <m:e>
                      <m:r>
                        <w:del w:id="830" w:author="运璐 何" w:date="2025-10-13T20:42:00Z">
                          <w:rPr>
                            <w:rFonts w:ascii="Cambria Math" w:hAnsi="Cambria Math" w:hint="eastAsia"/>
                          </w:rPr>
                          <m:t>x</m:t>
                        </w:del>
                      </m:r>
                    </m:e>
                    <m:sub>
                      <m:r>
                        <w:del w:id="831" w:author="运璐 何" w:date="2025-10-13T20:42:00Z">
                          <w:rPr>
                            <w:rFonts w:ascii="Cambria Math" w:hAnsi="Cambria Math" w:hint="eastAsia"/>
                          </w:rPr>
                          <m:t>rand</m:t>
                        </w:del>
                      </m:r>
                    </m:sub>
                  </m:sSub>
                </m:e>
              </m:d>
            </m:oMath>
          </w:p>
          <w:p w14:paraId="272DE48C" w14:textId="7ED64E67" w:rsidR="00510826" w:rsidRPr="00A9585A" w:rsidDel="00F267FE" w:rsidRDefault="00510826" w:rsidP="00946478">
            <w:pPr>
              <w:pStyle w:val="a"/>
              <w:rPr>
                <w:del w:id="832" w:author="运璐 何" w:date="2025-10-13T20:42:00Z"/>
              </w:rPr>
            </w:pPr>
            <w:del w:id="833" w:author="运璐 何" w:date="2025-10-13T20:42:00Z">
              <w:r w:rsidRPr="00A9585A" w:rsidDel="00F267FE">
                <w:rPr>
                  <w:rFonts w:hint="eastAsia"/>
                </w:rPr>
                <w:delText xml:space="preserve">        </w:delText>
              </w:r>
              <w:r w:rsidRPr="00A9585A" w:rsidDel="00F267FE">
                <w:tab/>
              </w:r>
              <w:r w:rsidRPr="00A9585A" w:rsidDel="00F267FE">
                <w:rPr>
                  <w:rFonts w:hint="eastAsia"/>
                </w:rPr>
                <w:delText>沿方向扩展</w:delText>
              </w:r>
              <w:r w:rsidRPr="00A9585A" w:rsidDel="00F267FE">
                <w:rPr>
                  <w:rFonts w:hint="eastAsia"/>
                </w:rPr>
                <w:delText xml:space="preserve"> </w:delText>
              </w:r>
            </w:del>
            <m:oMath>
              <m:sSub>
                <m:sSubPr>
                  <m:ctrlPr>
                    <w:del w:id="834" w:author="运璐 何" w:date="2025-10-13T20:42:00Z">
                      <w:rPr>
                        <w:rFonts w:ascii="Cambria Math" w:hAnsi="Cambria Math"/>
                      </w:rPr>
                    </w:del>
                  </m:ctrlPr>
                </m:sSubPr>
                <m:e>
                  <m:r>
                    <w:del w:id="835" w:author="运璐 何" w:date="2025-10-13T20:42:00Z">
                      <w:rPr>
                        <w:rFonts w:ascii="Cambria Math" w:hAnsi="Cambria Math"/>
                      </w:rPr>
                      <m:t>d</m:t>
                    </w:del>
                  </m:r>
                </m:e>
                <m:sub>
                  <m:r>
                    <w:del w:id="836" w:author="运璐 何" w:date="2025-10-13T20:42:00Z">
                      <w:rPr>
                        <w:rFonts w:ascii="Cambria Math" w:hAnsi="Cambria Math"/>
                      </w:rPr>
                      <m:t>step</m:t>
                    </w:del>
                  </m:r>
                </m:sub>
              </m:sSub>
            </m:oMath>
            <w:del w:id="837" w:author="运璐 何" w:date="2025-10-13T20:42:00Z">
              <w:r w:rsidRPr="00A9585A" w:rsidDel="00F267FE">
                <w:rPr>
                  <w:rFonts w:hint="eastAsia"/>
                </w:rPr>
                <w:delText xml:space="preserve"> </w:delText>
              </w:r>
              <w:r w:rsidRPr="00A9585A" w:rsidDel="00F267FE">
                <w:rPr>
                  <w:rFonts w:hint="eastAsia"/>
                </w:rPr>
                <w:delText>生成新节点</w:delText>
              </w:r>
              <w:r w:rsidRPr="00A9585A" w:rsidDel="00F267FE">
                <w:rPr>
                  <w:rFonts w:hint="eastAsia"/>
                </w:rPr>
                <w:delText xml:space="preserve"> </w:delText>
              </w:r>
            </w:del>
            <m:oMath>
              <m:sSub>
                <m:sSubPr>
                  <m:ctrlPr>
                    <w:del w:id="838" w:author="运璐 何" w:date="2025-10-13T20:42:00Z">
                      <w:rPr>
                        <w:rFonts w:ascii="Cambria Math" w:hAnsi="Cambria Math"/>
                      </w:rPr>
                    </w:del>
                  </m:ctrlPr>
                </m:sSubPr>
                <m:e>
                  <m:r>
                    <w:del w:id="839" w:author="运璐 何" w:date="2025-10-13T20:42:00Z">
                      <w:rPr>
                        <w:rFonts w:ascii="Cambria Math" w:hAnsi="Cambria Math" w:hint="eastAsia"/>
                      </w:rPr>
                      <m:t>x</m:t>
                    </w:del>
                  </m:r>
                  <m:ctrlPr>
                    <w:del w:id="840" w:author="运璐 何" w:date="2025-10-13T20:42:00Z">
                      <w:rPr>
                        <w:rFonts w:ascii="Cambria Math" w:hAnsi="Cambria Math" w:hint="eastAsia"/>
                      </w:rPr>
                    </w:del>
                  </m:ctrlPr>
                </m:e>
                <m:sub>
                  <m:r>
                    <w:del w:id="841" w:author="运璐 何" w:date="2025-10-13T20:42:00Z">
                      <w:rPr>
                        <w:rFonts w:ascii="Cambria Math" w:hAnsi="Cambria Math" w:hint="eastAsia"/>
                      </w:rPr>
                      <m:t>new</m:t>
                    </w:del>
                  </m:r>
                </m:sub>
              </m:sSub>
            </m:oMath>
          </w:p>
          <w:p w14:paraId="26A58EC6" w14:textId="54ECFC41" w:rsidR="00510826" w:rsidRPr="00A9585A" w:rsidDel="00F267FE" w:rsidRDefault="00510826" w:rsidP="00946478">
            <w:pPr>
              <w:pStyle w:val="a"/>
              <w:rPr>
                <w:del w:id="842" w:author="运璐 何" w:date="2025-10-13T20:42:00Z"/>
              </w:rPr>
            </w:pPr>
            <w:del w:id="843" w:author="运璐 何" w:date="2025-10-13T20:42:00Z">
              <w:r w:rsidRPr="00A9585A" w:rsidDel="00F267FE">
                <w:rPr>
                  <w:rFonts w:hint="eastAsia"/>
                </w:rPr>
                <w:delText xml:space="preserve">        </w:delText>
              </w:r>
              <w:r w:rsidRPr="00A9585A" w:rsidDel="00F267FE">
                <w:tab/>
              </w:r>
              <w:r w:rsidRPr="00A9585A" w:rsidDel="00F267FE">
                <w:rPr>
                  <w:rFonts w:hint="eastAsia"/>
                </w:rPr>
                <w:delText xml:space="preserve">if </w:delText>
              </w:r>
            </w:del>
            <m:oMath>
              <m:d>
                <m:dPr>
                  <m:begChr m:val="["/>
                  <m:endChr m:val="]"/>
                  <m:ctrlPr>
                    <w:del w:id="844" w:author="运璐 何" w:date="2025-10-13T20:42:00Z">
                      <w:rPr>
                        <w:rFonts w:ascii="Cambria Math" w:hAnsi="Cambria Math"/>
                      </w:rPr>
                    </w:del>
                  </m:ctrlPr>
                </m:dPr>
                <m:e>
                  <m:sSub>
                    <m:sSubPr>
                      <m:ctrlPr>
                        <w:del w:id="845" w:author="运璐 何" w:date="2025-10-13T20:42:00Z">
                          <w:rPr>
                            <w:rFonts w:ascii="Cambria Math" w:hAnsi="Cambria Math"/>
                          </w:rPr>
                        </w:del>
                      </m:ctrlPr>
                    </m:sSubPr>
                    <m:e>
                      <m:r>
                        <w:del w:id="846" w:author="运璐 何" w:date="2025-10-13T20:42:00Z">
                          <w:rPr>
                            <w:rFonts w:ascii="Cambria Math" w:hAnsi="Cambria Math" w:hint="eastAsia"/>
                          </w:rPr>
                          <m:t>x</m:t>
                        </w:del>
                      </m:r>
                    </m:e>
                    <m:sub>
                      <m:r>
                        <w:del w:id="847" w:author="运璐 何" w:date="2025-10-13T20:42:00Z">
                          <w:rPr>
                            <w:rFonts w:ascii="Cambria Math" w:hAnsi="Cambria Math" w:hint="eastAsia"/>
                          </w:rPr>
                          <m:t>near</m:t>
                        </w:del>
                      </m:r>
                    </m:sub>
                  </m:sSub>
                  <m:r>
                    <w:del w:id="848" w:author="运璐 何" w:date="2025-10-13T20:42:00Z">
                      <m:rPr>
                        <m:sty m:val="p"/>
                      </m:rPr>
                      <w:rPr>
                        <w:rFonts w:ascii="Cambria Math" w:hAnsi="Cambria Math" w:hint="eastAsia"/>
                      </w:rPr>
                      <m:t>,</m:t>
                    </w:del>
                  </m:r>
                  <m:sSub>
                    <m:sSubPr>
                      <m:ctrlPr>
                        <w:del w:id="849" w:author="运璐 何" w:date="2025-10-13T20:42:00Z">
                          <w:rPr>
                            <w:rFonts w:ascii="Cambria Math" w:hAnsi="Cambria Math"/>
                          </w:rPr>
                        </w:del>
                      </m:ctrlPr>
                    </m:sSubPr>
                    <m:e>
                      <m:r>
                        <w:del w:id="850" w:author="运璐 何" w:date="2025-10-13T20:42:00Z">
                          <w:rPr>
                            <w:rFonts w:ascii="Cambria Math" w:hAnsi="Cambria Math" w:hint="eastAsia"/>
                          </w:rPr>
                          <m:t>x</m:t>
                        </w:del>
                      </m:r>
                    </m:e>
                    <m:sub>
                      <m:r>
                        <w:del w:id="851" w:author="运璐 何" w:date="2025-10-13T20:42:00Z">
                          <w:rPr>
                            <w:rFonts w:ascii="Cambria Math" w:hAnsi="Cambria Math" w:hint="eastAsia"/>
                          </w:rPr>
                          <m:t>new</m:t>
                        </w:del>
                      </m:r>
                    </m:sub>
                  </m:sSub>
                </m:e>
              </m:d>
            </m:oMath>
            <w:del w:id="852" w:author="运璐 何" w:date="2025-10-13T20:42:00Z">
              <w:r w:rsidRPr="00A9585A" w:rsidDel="00F267FE">
                <w:rPr>
                  <w:rFonts w:hint="eastAsia"/>
                </w:rPr>
                <w:delText xml:space="preserve"> </w:delText>
              </w:r>
              <w:r w:rsidRPr="00A9585A" w:rsidDel="00F267FE">
                <w:rPr>
                  <w:rFonts w:hint="eastAsia"/>
                </w:rPr>
                <w:delText>与障碍物集合</w:delText>
              </w:r>
              <w:r w:rsidRPr="00A9585A" w:rsidDel="00F267FE">
                <w:rPr>
                  <w:rFonts w:hint="eastAsia"/>
                </w:rPr>
                <w:delText xml:space="preserve"> </w:delText>
              </w:r>
            </w:del>
            <m:oMath>
              <m:sSub>
                <m:sSubPr>
                  <m:ctrlPr>
                    <w:del w:id="853" w:author="运璐 何" w:date="2025-10-13T20:42:00Z">
                      <w:rPr>
                        <w:rFonts w:ascii="Cambria Math" w:hAnsi="Cambria Math"/>
                      </w:rPr>
                    </w:del>
                  </m:ctrlPr>
                </m:sSubPr>
                <m:e>
                  <m:r>
                    <w:del w:id="854" w:author="运璐 何" w:date="2025-10-13T20:42:00Z">
                      <w:rPr>
                        <w:rFonts w:ascii="Cambria Math" w:hAnsi="Cambria Math" w:hint="eastAsia"/>
                      </w:rPr>
                      <m:t>O</m:t>
                    </w:del>
                  </m:r>
                  <m:ctrlPr>
                    <w:del w:id="855" w:author="运璐 何" w:date="2025-10-13T20:42:00Z">
                      <w:rPr>
                        <w:rFonts w:ascii="Cambria Math" w:hAnsi="Cambria Math" w:hint="eastAsia"/>
                      </w:rPr>
                    </w:del>
                  </m:ctrlPr>
                </m:e>
                <m:sub>
                  <m:r>
                    <w:del w:id="856" w:author="运璐 何" w:date="2025-10-13T20:42:00Z">
                      <w:rPr>
                        <w:rFonts w:ascii="Cambria Math" w:hAnsi="Cambria Math" w:hint="eastAsia"/>
                      </w:rPr>
                      <m:t>t</m:t>
                    </w:del>
                  </m:r>
                </m:sub>
              </m:sSub>
            </m:oMath>
            <w:del w:id="857" w:author="运璐 何" w:date="2025-10-13T20:42:00Z">
              <w:r w:rsidRPr="00A9585A" w:rsidDel="00F267FE">
                <w:rPr>
                  <w:rFonts w:hint="eastAsia"/>
                </w:rPr>
                <w:delText xml:space="preserve"> </w:delText>
              </w:r>
              <w:r w:rsidRPr="00A9585A" w:rsidDel="00F267FE">
                <w:rPr>
                  <w:rFonts w:hint="eastAsia"/>
                </w:rPr>
                <w:delText>不相交</w:delText>
              </w:r>
              <w:r w:rsidRPr="00A9585A" w:rsidDel="00F267FE">
                <w:rPr>
                  <w:rFonts w:hint="eastAsia"/>
                </w:rPr>
                <w:delText xml:space="preserve"> then</w:delText>
              </w:r>
            </w:del>
          </w:p>
          <w:p w14:paraId="38631972" w14:textId="44478E1C" w:rsidR="00510826" w:rsidRPr="00A9585A" w:rsidDel="00F267FE" w:rsidRDefault="00510826" w:rsidP="00946478">
            <w:pPr>
              <w:pStyle w:val="a"/>
              <w:rPr>
                <w:del w:id="858" w:author="运璐 何" w:date="2025-10-13T20:42:00Z"/>
              </w:rPr>
            </w:pPr>
            <w:del w:id="859" w:author="运璐 何" w:date="2025-10-13T20:42:00Z">
              <w:r w:rsidRPr="00A9585A" w:rsidDel="00F267FE">
                <w:rPr>
                  <w:rFonts w:hint="eastAsia"/>
                </w:rPr>
                <w:delText xml:space="preserve">             </w:delText>
              </w:r>
              <w:r w:rsidRPr="00A9585A" w:rsidDel="00F267FE">
                <w:tab/>
              </w:r>
              <w:r w:rsidRPr="00A9585A" w:rsidDel="00F267FE">
                <w:rPr>
                  <w:rFonts w:hint="eastAsia"/>
                </w:rPr>
                <w:delText>加入树结构</w:delText>
              </w:r>
              <w:r w:rsidRPr="00A9585A" w:rsidDel="00F267FE">
                <w:rPr>
                  <w:rFonts w:hint="eastAsia"/>
                </w:rPr>
                <w:delText xml:space="preserve"> </w:delText>
              </w:r>
            </w:del>
            <m:oMath>
              <m:sSub>
                <m:sSubPr>
                  <m:ctrlPr>
                    <w:del w:id="860" w:author="运璐 何" w:date="2025-10-13T20:42:00Z">
                      <w:rPr>
                        <w:rFonts w:ascii="Cambria Math" w:hAnsi="Cambria Math"/>
                      </w:rPr>
                    </w:del>
                  </m:ctrlPr>
                </m:sSubPr>
                <m:e>
                  <m:r>
                    <w:del w:id="861" w:author="运璐 何" w:date="2025-10-13T20:42:00Z">
                      <w:rPr>
                        <w:rFonts w:ascii="Cambria Math" w:hAnsi="Cambria Math" w:hint="eastAsia"/>
                      </w:rPr>
                      <m:t>T</m:t>
                    </w:del>
                  </m:r>
                  <m:ctrlPr>
                    <w:del w:id="862" w:author="运璐 何" w:date="2025-10-13T20:42:00Z">
                      <w:rPr>
                        <w:rFonts w:ascii="Cambria Math" w:hAnsi="Cambria Math" w:hint="eastAsia"/>
                      </w:rPr>
                    </w:del>
                  </m:ctrlPr>
                </m:e>
                <m:sub>
                  <m:r>
                    <w:del w:id="863" w:author="运璐 何" w:date="2025-10-13T20:42:00Z">
                      <w:rPr>
                        <w:rFonts w:ascii="Cambria Math" w:hAnsi="Cambria Math" w:hint="eastAsia"/>
                      </w:rPr>
                      <m:t>i</m:t>
                    </w:del>
                  </m:r>
                </m:sub>
              </m:sSub>
            </m:oMath>
            <w:del w:id="864" w:author="运璐 何" w:date="2025-10-13T20:42:00Z">
              <w:r w:rsidRPr="00A9585A" w:rsidDel="00F267FE">
                <w:rPr>
                  <w:rFonts w:hint="eastAsia"/>
                </w:rPr>
                <w:delText xml:space="preserve"> </w:delText>
              </w:r>
              <w:r w:rsidRPr="00A9585A" w:rsidDel="00F267FE">
                <w:rPr>
                  <w:rFonts w:hint="eastAsia"/>
                </w:rPr>
                <w:delText>←</w:delText>
              </w:r>
              <w:r w:rsidRPr="00A9585A" w:rsidDel="00F267FE">
                <w:rPr>
                  <w:rFonts w:hint="eastAsia"/>
                </w:rPr>
                <w:delText xml:space="preserve"> </w:delText>
              </w:r>
            </w:del>
            <m:oMath>
              <m:sSub>
                <m:sSubPr>
                  <m:ctrlPr>
                    <w:del w:id="865" w:author="运璐 何" w:date="2025-10-13T20:42:00Z">
                      <w:rPr>
                        <w:rFonts w:ascii="Cambria Math" w:hAnsi="Cambria Math"/>
                      </w:rPr>
                    </w:del>
                  </m:ctrlPr>
                </m:sSubPr>
                <m:e>
                  <m:r>
                    <w:del w:id="866" w:author="运璐 何" w:date="2025-10-13T20:42:00Z">
                      <w:rPr>
                        <w:rFonts w:ascii="Cambria Math" w:hAnsi="Cambria Math" w:hint="eastAsia"/>
                      </w:rPr>
                      <m:t>T</m:t>
                    </w:del>
                  </m:r>
                  <m:ctrlPr>
                    <w:del w:id="867" w:author="运璐 何" w:date="2025-10-13T20:42:00Z">
                      <w:rPr>
                        <w:rFonts w:ascii="Cambria Math" w:hAnsi="Cambria Math" w:hint="eastAsia"/>
                      </w:rPr>
                    </w:del>
                  </m:ctrlPr>
                </m:e>
                <m:sub>
                  <m:r>
                    <w:del w:id="868" w:author="运璐 何" w:date="2025-10-13T20:42:00Z">
                      <w:rPr>
                        <w:rFonts w:ascii="Cambria Math" w:hAnsi="Cambria Math" w:hint="eastAsia"/>
                      </w:rPr>
                      <m:t>i</m:t>
                    </w:del>
                  </m:r>
                </m:sub>
              </m:sSub>
            </m:oMath>
            <w:del w:id="869" w:author="运璐 何" w:date="2025-10-13T20:42:00Z">
              <w:r w:rsidRPr="00A9585A" w:rsidDel="00F267FE">
                <w:rPr>
                  <w:rFonts w:hint="eastAsia"/>
                </w:rPr>
                <w:delText xml:space="preserve"> </w:delText>
              </w:r>
              <w:r w:rsidRPr="00A9585A" w:rsidDel="00F267FE">
                <w:rPr>
                  <w:rFonts w:hint="eastAsia"/>
                </w:rPr>
                <w:delText>∪</w:delText>
              </w:r>
              <w:r w:rsidRPr="00A9585A" w:rsidDel="00F267FE">
                <w:rPr>
                  <w:rFonts w:hint="eastAsia"/>
                </w:rPr>
                <w:delText xml:space="preserve"> </w:delText>
              </w:r>
            </w:del>
            <m:oMath>
              <m:sSub>
                <m:sSubPr>
                  <m:ctrlPr>
                    <w:del w:id="870" w:author="运璐 何" w:date="2025-10-13T20:42:00Z">
                      <w:rPr>
                        <w:rFonts w:ascii="Cambria Math" w:hAnsi="Cambria Math"/>
                      </w:rPr>
                    </w:del>
                  </m:ctrlPr>
                </m:sSubPr>
                <m:e>
                  <m:r>
                    <w:del w:id="871" w:author="运璐 何" w:date="2025-10-13T20:42:00Z">
                      <w:rPr>
                        <w:rFonts w:ascii="Cambria Math" w:hAnsi="Cambria Math" w:hint="eastAsia"/>
                      </w:rPr>
                      <m:t>x</m:t>
                    </w:del>
                  </m:r>
                </m:e>
                <m:sub>
                  <m:r>
                    <w:del w:id="872" w:author="运璐 何" w:date="2025-10-13T20:42:00Z">
                      <w:rPr>
                        <w:rFonts w:ascii="Cambria Math" w:hAnsi="Cambria Math" w:hint="eastAsia"/>
                      </w:rPr>
                      <m:t>new</m:t>
                    </w:del>
                  </m:r>
                </m:sub>
              </m:sSub>
            </m:oMath>
          </w:p>
          <w:p w14:paraId="4CD40A3F" w14:textId="73AC12FD" w:rsidR="00510826" w:rsidRPr="00A9585A" w:rsidDel="00F267FE" w:rsidRDefault="00510826" w:rsidP="00946478">
            <w:pPr>
              <w:pStyle w:val="a"/>
              <w:rPr>
                <w:del w:id="873" w:author="运璐 何" w:date="2025-10-13T20:42:00Z"/>
              </w:rPr>
            </w:pPr>
            <w:del w:id="874" w:author="运璐 何" w:date="2025-10-13T20:42:00Z">
              <w:r w:rsidRPr="00A9585A" w:rsidDel="00F267FE">
                <w:rPr>
                  <w:rFonts w:hint="eastAsia"/>
                </w:rPr>
                <w:delText xml:space="preserve">             </w:delText>
              </w:r>
              <w:r w:rsidRPr="00A9585A" w:rsidDel="00F267FE">
                <w:tab/>
              </w:r>
              <w:r w:rsidRPr="00A9585A" w:rsidDel="00F267FE">
                <w:rPr>
                  <w:rFonts w:hint="eastAsia"/>
                </w:rPr>
                <w:delText>计算路径代价</w:delText>
              </w:r>
              <w:r w:rsidRPr="00A9585A" w:rsidDel="00F267FE">
                <w:rPr>
                  <w:rFonts w:hint="eastAsia"/>
                </w:rPr>
                <w:delText xml:space="preserve"> </w:delText>
              </w:r>
            </w:del>
            <m:oMath>
              <m:r>
                <w:del w:id="875" w:author="运璐 何" w:date="2025-10-13T20:42:00Z">
                  <w:rPr>
                    <w:rFonts w:ascii="Cambria Math" w:hAnsi="Cambria Math" w:hint="eastAsia"/>
                  </w:rPr>
                  <m:t>Cost</m:t>
                </w:del>
              </m:r>
              <m:d>
                <m:dPr>
                  <m:ctrlPr>
                    <w:del w:id="876" w:author="运璐 何" w:date="2025-10-13T20:42:00Z">
                      <w:rPr>
                        <w:rFonts w:ascii="Cambria Math" w:hAnsi="Cambria Math"/>
                      </w:rPr>
                    </w:del>
                  </m:ctrlPr>
                </m:dPr>
                <m:e>
                  <m:sSub>
                    <m:sSubPr>
                      <m:ctrlPr>
                        <w:del w:id="877" w:author="运璐 何" w:date="2025-10-13T20:42:00Z">
                          <w:rPr>
                            <w:rFonts w:ascii="Cambria Math" w:hAnsi="Cambria Math"/>
                          </w:rPr>
                        </w:del>
                      </m:ctrlPr>
                    </m:sSubPr>
                    <m:e>
                      <m:r>
                        <w:del w:id="878" w:author="运璐 何" w:date="2025-10-13T20:42:00Z">
                          <w:rPr>
                            <w:rFonts w:ascii="Cambria Math" w:hAnsi="Cambria Math" w:hint="eastAsia"/>
                          </w:rPr>
                          <m:t>x</m:t>
                        </w:del>
                      </m:r>
                    </m:e>
                    <m:sub>
                      <m:r>
                        <w:del w:id="879" w:author="运璐 何" w:date="2025-10-13T20:42:00Z">
                          <w:rPr>
                            <w:rFonts w:ascii="Cambria Math" w:hAnsi="Cambria Math" w:hint="eastAsia"/>
                          </w:rPr>
                          <m:t>new</m:t>
                        </w:del>
                      </m:r>
                    </m:sub>
                  </m:sSub>
                </m:e>
              </m:d>
            </m:oMath>
            <w:del w:id="880" w:author="运璐 何" w:date="2025-10-13T20:42:00Z">
              <w:r w:rsidRPr="00A9585A" w:rsidDel="00F267FE">
                <w:rPr>
                  <w:rFonts w:hint="eastAsia"/>
                </w:rPr>
                <w:delText>，执行路径重连优化</w:delText>
              </w:r>
            </w:del>
          </w:p>
          <w:p w14:paraId="7D99F8F0" w14:textId="51E1AE9D" w:rsidR="00510826" w:rsidRPr="00A9585A" w:rsidDel="00F267FE" w:rsidRDefault="00510826" w:rsidP="00946478">
            <w:pPr>
              <w:pStyle w:val="a"/>
              <w:rPr>
                <w:del w:id="881" w:author="运璐 何" w:date="2025-10-13T20:42:00Z"/>
              </w:rPr>
            </w:pPr>
            <w:del w:id="882" w:author="运璐 何" w:date="2025-10-13T20:42:00Z">
              <w:r w:rsidRPr="00A9585A" w:rsidDel="00F267FE">
                <w:delText xml:space="preserve">        </w:delText>
              </w:r>
              <w:r w:rsidRPr="00A9585A" w:rsidDel="00F267FE">
                <w:tab/>
                <w:delText>end if</w:delText>
              </w:r>
            </w:del>
          </w:p>
          <w:p w14:paraId="16EFF82A" w14:textId="75C214CB" w:rsidR="00510826" w:rsidRPr="00A9585A" w:rsidDel="00F267FE" w:rsidRDefault="00510826" w:rsidP="00946478">
            <w:pPr>
              <w:pStyle w:val="a"/>
              <w:rPr>
                <w:del w:id="883" w:author="运璐 何" w:date="2025-10-13T20:42:00Z"/>
              </w:rPr>
            </w:pPr>
            <w:del w:id="884" w:author="运璐 何" w:date="2025-10-13T20:42:00Z">
              <w:r w:rsidRPr="00A9585A" w:rsidDel="00F267FE">
                <w:rPr>
                  <w:rFonts w:hint="eastAsia"/>
                </w:rPr>
                <w:delText xml:space="preserve">        </w:delText>
              </w:r>
              <w:r w:rsidRPr="00A9585A" w:rsidDel="00F267FE">
                <w:tab/>
                <w:delText xml:space="preserve">if </w:delText>
              </w:r>
              <w:r w:rsidRPr="00A9585A" w:rsidDel="00F267FE">
                <w:rPr>
                  <w:rFonts w:hint="eastAsia"/>
                </w:rPr>
                <w:delText>路径</w:delText>
              </w:r>
              <w:r w:rsidRPr="00A9585A" w:rsidDel="00F267FE">
                <w:rPr>
                  <w:rFonts w:hint="eastAsia"/>
                </w:rPr>
                <w:delText xml:space="preserve"> </w:delText>
              </w:r>
            </w:del>
            <m:oMath>
              <m:sSub>
                <m:sSubPr>
                  <m:ctrlPr>
                    <w:del w:id="885" w:author="运璐 何" w:date="2025-10-13T20:42:00Z">
                      <w:rPr>
                        <w:rFonts w:ascii="Cambria Math" w:hAnsi="Cambria Math"/>
                      </w:rPr>
                    </w:del>
                  </m:ctrlPr>
                </m:sSubPr>
                <m:e>
                  <m:r>
                    <w:del w:id="886" w:author="运璐 何" w:date="2025-10-13T20:42:00Z">
                      <w:rPr>
                        <w:rFonts w:ascii="Cambria Math" w:hAnsi="Cambria Math" w:hint="eastAsia"/>
                      </w:rPr>
                      <m:t>P</m:t>
                    </w:del>
                  </m:r>
                </m:e>
                <m:sub>
                  <m:r>
                    <w:del w:id="887" w:author="运璐 何" w:date="2025-10-13T20:42:00Z">
                      <w:rPr>
                        <w:rFonts w:ascii="Cambria Math" w:hAnsi="Cambria Math" w:hint="eastAsia"/>
                      </w:rPr>
                      <m:t>i</m:t>
                    </w:del>
                  </m:r>
                </m:sub>
              </m:sSub>
            </m:oMath>
            <w:del w:id="888" w:author="运璐 何" w:date="2025-10-13T20:42:00Z">
              <w:r w:rsidRPr="00A9585A" w:rsidDel="00F267FE">
                <w:rPr>
                  <w:rFonts w:hint="eastAsia"/>
                </w:rPr>
                <w:delText xml:space="preserve"> </w:delText>
              </w:r>
              <w:r w:rsidRPr="00A9585A" w:rsidDel="00F267FE">
                <w:rPr>
                  <w:rFonts w:hint="eastAsia"/>
                </w:rPr>
                <w:delText>与其他簇</w:delText>
              </w:r>
              <w:r w:rsidRPr="00A9585A" w:rsidDel="00F267FE">
                <w:rPr>
                  <w:rFonts w:hint="eastAsia"/>
                </w:rPr>
                <w:delText xml:space="preserve"> </w:delText>
              </w:r>
            </w:del>
            <m:oMath>
              <m:sSub>
                <m:sSubPr>
                  <m:ctrlPr>
                    <w:del w:id="889" w:author="运璐 何" w:date="2025-10-13T20:42:00Z">
                      <w:rPr>
                        <w:rFonts w:ascii="Cambria Math" w:hAnsi="Cambria Math"/>
                      </w:rPr>
                    </w:del>
                  </m:ctrlPr>
                </m:sSubPr>
                <m:e>
                  <m:r>
                    <w:del w:id="890" w:author="运璐 何" w:date="2025-10-13T20:42:00Z">
                      <w:rPr>
                        <w:rFonts w:ascii="Cambria Math" w:hAnsi="Cambria Math" w:hint="eastAsia"/>
                      </w:rPr>
                      <m:t>C</m:t>
                    </w:del>
                  </m:r>
                  <m:ctrlPr>
                    <w:del w:id="891" w:author="运璐 何" w:date="2025-10-13T20:42:00Z">
                      <w:rPr>
                        <w:rFonts w:ascii="Cambria Math" w:hAnsi="Cambria Math" w:hint="eastAsia"/>
                      </w:rPr>
                    </w:del>
                  </m:ctrlPr>
                </m:e>
                <m:sub>
                  <m:r>
                    <w:del w:id="892" w:author="运璐 何" w:date="2025-10-13T20:42:00Z">
                      <w:rPr>
                        <w:rFonts w:ascii="Cambria Math" w:hAnsi="Cambria Math" w:hint="eastAsia"/>
                      </w:rPr>
                      <m:t>i</m:t>
                    </w:del>
                  </m:r>
                </m:sub>
              </m:sSub>
              <m:r>
                <w:del w:id="893" w:author="运璐 何" w:date="2025-10-13T20:42:00Z">
                  <m:rPr>
                    <m:sty m:val="p"/>
                  </m:rPr>
                  <w:rPr>
                    <w:rFonts w:ascii="Cambria Math" w:hAnsi="Cambria Math"/>
                  </w:rPr>
                  <m:t xml:space="preserve"> ∈ </m:t>
                </w:del>
              </m:r>
              <m:r>
                <w:del w:id="894" w:author="运璐 何" w:date="2025-10-13T20:42:00Z">
                  <w:rPr>
                    <w:rFonts w:ascii="Cambria Math" w:hAnsi="Cambria Math"/>
                  </w:rPr>
                  <m:t>R</m:t>
                </w:del>
              </m:r>
            </m:oMath>
            <w:del w:id="895" w:author="运璐 何" w:date="2025-10-13T20:42:00Z">
              <w:r w:rsidRPr="00A9585A" w:rsidDel="00F267FE">
                <w:rPr>
                  <w:rFonts w:hint="eastAsia"/>
                </w:rPr>
                <w:delText xml:space="preserve"> </w:delText>
              </w:r>
              <w:r w:rsidRPr="00A9585A" w:rsidDel="00F267FE">
                <w:rPr>
                  <w:rFonts w:hint="eastAsia"/>
                </w:rPr>
                <w:delText>的</w:delText>
              </w:r>
              <w:r w:rsidRPr="00A9585A" w:rsidDel="00F267FE">
                <w:rPr>
                  <w:rFonts w:hint="eastAsia"/>
                </w:rPr>
                <w:delText xml:space="preserve"> </w:delText>
              </w:r>
            </w:del>
            <m:oMath>
              <m:sSub>
                <m:sSubPr>
                  <m:ctrlPr>
                    <w:del w:id="896" w:author="运璐 何" w:date="2025-10-13T20:42:00Z">
                      <w:rPr>
                        <w:rFonts w:ascii="Cambria Math" w:hAnsi="Cambria Math"/>
                      </w:rPr>
                    </w:del>
                  </m:ctrlPr>
                </m:sSubPr>
                <m:e>
                  <m:r>
                    <w:del w:id="897" w:author="运璐 何" w:date="2025-10-13T20:42:00Z">
                      <w:rPr>
                        <w:rFonts w:ascii="Cambria Math" w:hAnsi="Cambria Math" w:hint="eastAsia"/>
                      </w:rPr>
                      <m:t>P</m:t>
                    </w:del>
                  </m:r>
                </m:e>
                <m:sub>
                  <m:r>
                    <w:del w:id="898" w:author="运璐 何" w:date="2025-10-13T20:42:00Z">
                      <w:rPr>
                        <w:rFonts w:ascii="Cambria Math" w:hAnsi="Cambria Math" w:hint="eastAsia"/>
                      </w:rPr>
                      <m:t>j</m:t>
                    </w:del>
                  </m:r>
                </m:sub>
              </m:sSub>
            </m:oMath>
            <w:del w:id="899" w:author="运璐 何" w:date="2025-10-13T20:42:00Z">
              <w:r w:rsidRPr="00A9585A" w:rsidDel="00F267FE">
                <w:rPr>
                  <w:rFonts w:hint="eastAsia"/>
                </w:rPr>
                <w:delText xml:space="preserve"> </w:delText>
              </w:r>
              <w:r w:rsidRPr="00A9585A" w:rsidDel="00F267FE">
                <w:rPr>
                  <w:rFonts w:hint="eastAsia"/>
                </w:rPr>
                <w:delText>的</w:delText>
              </w:r>
              <w:r w:rsidRPr="00A9585A" w:rsidDel="00F267FE">
                <w:rPr>
                  <w:rFonts w:hint="eastAsia"/>
                </w:rPr>
                <w:delText xml:space="preserve"> Fr</w:delText>
              </w:r>
              <w:r w:rsidRPr="00A9585A" w:rsidDel="00F267FE">
                <w:rPr>
                  <w:rFonts w:hint="eastAsia"/>
                </w:rPr>
                <w:delText>é</w:delText>
              </w:r>
              <w:r w:rsidRPr="00A9585A" w:rsidDel="00F267FE">
                <w:rPr>
                  <w:rFonts w:hint="eastAsia"/>
                </w:rPr>
                <w:delText xml:space="preserve">chet </w:delText>
              </w:r>
              <w:r w:rsidRPr="00A9585A" w:rsidDel="00F267FE">
                <w:rPr>
                  <w:rFonts w:hint="eastAsia"/>
                </w:rPr>
                <w:delText>距离不在</w:delText>
              </w:r>
              <w:r w:rsidRPr="00A9585A" w:rsidDel="00F267FE">
                <w:rPr>
                  <w:rFonts w:hint="eastAsia"/>
                </w:rPr>
                <w:delText xml:space="preserve"> [L, U] </w:delText>
              </w:r>
              <w:r w:rsidRPr="00A9585A" w:rsidDel="00F267FE">
                <w:rPr>
                  <w:rFonts w:hint="eastAsia"/>
                </w:rPr>
                <w:delText>内</w:delText>
              </w:r>
            </w:del>
          </w:p>
          <w:p w14:paraId="0F10292B" w14:textId="006DA10A" w:rsidR="00510826" w:rsidRPr="00A9585A" w:rsidDel="00F267FE" w:rsidRDefault="00510826" w:rsidP="00946478">
            <w:pPr>
              <w:pStyle w:val="a"/>
              <w:rPr>
                <w:del w:id="900" w:author="运璐 何" w:date="2025-10-13T20:42:00Z"/>
              </w:rPr>
            </w:pPr>
            <w:del w:id="901" w:author="运璐 何" w:date="2025-10-13T20:42:00Z">
              <w:r w:rsidRPr="00A9585A" w:rsidDel="00F267FE">
                <w:rPr>
                  <w:rFonts w:hint="eastAsia"/>
                </w:rPr>
                <w:delText xml:space="preserve">            </w:delText>
              </w:r>
              <w:r w:rsidRPr="00A9585A" w:rsidDel="00F267FE">
                <w:tab/>
              </w:r>
              <w:r w:rsidRPr="00A9585A" w:rsidDel="00F267FE">
                <w:rPr>
                  <w:rFonts w:hint="eastAsia"/>
                </w:rPr>
                <w:delText>重新规划</w:delText>
              </w:r>
            </w:del>
          </w:p>
          <w:p w14:paraId="7A081C27" w14:textId="6DBF2ABC" w:rsidR="00510826" w:rsidRPr="00A9585A" w:rsidDel="00F267FE" w:rsidRDefault="00510826" w:rsidP="00946478">
            <w:pPr>
              <w:pStyle w:val="a"/>
              <w:rPr>
                <w:del w:id="902" w:author="运璐 何" w:date="2025-10-13T20:42:00Z"/>
              </w:rPr>
            </w:pPr>
            <w:del w:id="903" w:author="运璐 何" w:date="2025-10-13T20:42:00Z">
              <w:r w:rsidRPr="00A9585A" w:rsidDel="00F267FE">
                <w:delText xml:space="preserve">        </w:delText>
              </w:r>
              <w:r w:rsidRPr="00A9585A" w:rsidDel="00F267FE">
                <w:tab/>
                <w:delText>end if</w:delText>
              </w:r>
            </w:del>
          </w:p>
          <w:p w14:paraId="242CF397" w14:textId="34B35472" w:rsidR="00510826" w:rsidRPr="00A9585A" w:rsidDel="00F267FE" w:rsidRDefault="00510826" w:rsidP="00946478">
            <w:pPr>
              <w:pStyle w:val="a"/>
              <w:rPr>
                <w:del w:id="904" w:author="运璐 何" w:date="2025-10-13T20:42:00Z"/>
              </w:rPr>
            </w:pPr>
            <w:del w:id="905" w:author="运璐 何" w:date="2025-10-13T20:42:00Z">
              <w:r w:rsidRPr="00A9585A" w:rsidDel="00F267FE">
                <w:delText xml:space="preserve">    </w:delText>
              </w:r>
              <w:r w:rsidRPr="00A9585A" w:rsidDel="00F267FE">
                <w:tab/>
                <w:delText>end for</w:delText>
              </w:r>
            </w:del>
          </w:p>
          <w:p w14:paraId="6B899F3A" w14:textId="639C37F4" w:rsidR="00510826" w:rsidRPr="00A9585A" w:rsidDel="00F267FE" w:rsidRDefault="00510826" w:rsidP="00946478">
            <w:pPr>
              <w:pStyle w:val="a"/>
              <w:rPr>
                <w:del w:id="906" w:author="运璐 何" w:date="2025-10-13T20:42:00Z"/>
              </w:rPr>
            </w:pPr>
            <w:del w:id="907" w:author="运璐 何" w:date="2025-10-13T20:42:00Z">
              <w:r w:rsidRPr="00A9585A" w:rsidDel="00F267FE">
                <w:rPr>
                  <w:rFonts w:hint="eastAsia"/>
                </w:rPr>
                <w:delText xml:space="preserve">    for </w:delText>
              </w:r>
              <w:r w:rsidRPr="00A9585A" w:rsidDel="00F267FE">
                <w:rPr>
                  <w:rFonts w:hint="eastAsia"/>
                </w:rPr>
                <w:delText>每个无人机</w:delText>
              </w:r>
              <w:r w:rsidRPr="00A9585A" w:rsidDel="00F267FE">
                <w:rPr>
                  <w:rFonts w:hint="eastAsia"/>
                </w:rPr>
                <w:delText xml:space="preserve"> i </w:delText>
              </w:r>
              <w:r w:rsidRPr="00A9585A" w:rsidDel="00F267FE">
                <w:rPr>
                  <w:rFonts w:hint="eastAsia"/>
                </w:rPr>
                <w:delText>∈</w:delText>
              </w:r>
              <w:r w:rsidRPr="00A9585A" w:rsidDel="00F267FE">
                <w:rPr>
                  <w:rFonts w:hint="eastAsia"/>
                </w:rPr>
                <w:delText xml:space="preserve"> </w:delText>
              </w:r>
            </w:del>
            <m:oMath>
              <m:r>
                <w:del w:id="908" w:author="运璐 何" w:date="2025-10-13T20:42:00Z">
                  <w:rPr>
                    <w:rFonts w:ascii="Cambria Math" w:hAnsi="Cambria Math" w:hint="eastAsia"/>
                  </w:rPr>
                  <m:t>U</m:t>
                </w:del>
              </m:r>
            </m:oMath>
            <w:del w:id="909" w:author="运璐 何" w:date="2025-10-13T20:42:00Z">
              <w:r w:rsidRPr="00A9585A" w:rsidDel="00F267FE">
                <w:rPr>
                  <w:rFonts w:hint="eastAsia"/>
                </w:rPr>
                <w:delText>并行执行</w:delText>
              </w:r>
              <w:r w:rsidRPr="00A9585A" w:rsidDel="00F267FE">
                <w:rPr>
                  <w:rFonts w:hint="eastAsia"/>
                </w:rPr>
                <w:delText>:</w:delText>
              </w:r>
            </w:del>
          </w:p>
          <w:p w14:paraId="19AE56D4" w14:textId="073FE6A3" w:rsidR="00510826" w:rsidRPr="00A9585A" w:rsidDel="00F267FE" w:rsidRDefault="00510826" w:rsidP="00946478">
            <w:pPr>
              <w:pStyle w:val="a"/>
              <w:rPr>
                <w:del w:id="910" w:author="运璐 何" w:date="2025-10-13T20:42:00Z"/>
              </w:rPr>
            </w:pPr>
            <w:del w:id="911" w:author="运璐 何" w:date="2025-10-13T20:42:00Z">
              <w:r w:rsidRPr="00A9585A" w:rsidDel="00F267FE">
                <w:rPr>
                  <w:rFonts w:hint="eastAsia"/>
                </w:rPr>
                <w:delText xml:space="preserve">        </w:delText>
              </w:r>
              <w:r w:rsidRPr="00A9585A" w:rsidDel="00F267FE">
                <w:rPr>
                  <w:rFonts w:hint="eastAsia"/>
                </w:rPr>
                <w:delText>计算吸引力</w:delText>
              </w:r>
              <w:r w:rsidRPr="00A9585A" w:rsidDel="00F267FE">
                <w:rPr>
                  <w:rFonts w:hint="eastAsia"/>
                </w:rPr>
                <w:delText xml:space="preserve"> </w:delText>
              </w:r>
            </w:del>
            <m:oMath>
              <m:sSub>
                <m:sSubPr>
                  <m:ctrlPr>
                    <w:del w:id="912" w:author="运璐 何" w:date="2025-10-13T20:42:00Z">
                      <w:rPr>
                        <w:rFonts w:ascii="Cambria Math" w:hAnsi="Cambria Math"/>
                      </w:rPr>
                    </w:del>
                  </m:ctrlPr>
                </m:sSubPr>
                <m:e>
                  <m:r>
                    <w:del w:id="913" w:author="运璐 何" w:date="2025-10-13T20:42:00Z">
                      <w:rPr>
                        <w:rFonts w:ascii="Cambria Math" w:hAnsi="Cambria Math" w:hint="eastAsia"/>
                      </w:rPr>
                      <m:t>f</m:t>
                    </w:del>
                  </m:r>
                  <m:ctrlPr>
                    <w:del w:id="914" w:author="运璐 何" w:date="2025-10-13T20:42:00Z">
                      <w:rPr>
                        <w:rFonts w:ascii="Cambria Math" w:hAnsi="Cambria Math" w:hint="eastAsia"/>
                      </w:rPr>
                    </w:del>
                  </m:ctrlPr>
                </m:e>
                <m:sub>
                  <m:r>
                    <w:del w:id="915" w:author="运璐 何" w:date="2025-10-13T20:42:00Z">
                      <w:rPr>
                        <w:rFonts w:ascii="Cambria Math" w:hAnsi="Cambria Math" w:hint="eastAsia"/>
                      </w:rPr>
                      <m:t>att</m:t>
                    </w:del>
                  </m:r>
                  <m:r>
                    <w:del w:id="916" w:author="运璐 何" w:date="2025-10-13T20:42:00Z">
                      <m:rPr>
                        <m:sty m:val="p"/>
                      </m:rPr>
                      <w:rPr>
                        <w:rFonts w:ascii="Cambria Math" w:hAnsi="Cambria Math" w:hint="eastAsia"/>
                      </w:rPr>
                      <m:t>,</m:t>
                    </w:del>
                  </m:r>
                  <m:r>
                    <w:del w:id="917" w:author="运璐 何" w:date="2025-10-13T20:42:00Z">
                      <w:rPr>
                        <w:rFonts w:ascii="Cambria Math" w:hAnsi="Cambria Math" w:hint="eastAsia"/>
                      </w:rPr>
                      <m:t>i</m:t>
                    </w:del>
                  </m:r>
                </m:sub>
              </m:sSub>
              <m:d>
                <m:dPr>
                  <m:ctrlPr>
                    <w:del w:id="918" w:author="运璐 何" w:date="2025-10-13T20:42:00Z">
                      <w:rPr>
                        <w:rFonts w:ascii="Cambria Math" w:hAnsi="Cambria Math"/>
                      </w:rPr>
                    </w:del>
                  </m:ctrlPr>
                </m:dPr>
                <m:e>
                  <m:r>
                    <w:del w:id="919" w:author="运璐 何" w:date="2025-10-13T20:42:00Z">
                      <w:rPr>
                        <w:rFonts w:ascii="Cambria Math" w:hAnsi="Cambria Math" w:hint="eastAsia"/>
                      </w:rPr>
                      <m:t>t</m:t>
                    </w:del>
                  </m:r>
                </m:e>
              </m:d>
            </m:oMath>
            <w:del w:id="920" w:author="运璐 何" w:date="2025-10-13T20:42:00Z">
              <w:r w:rsidRPr="00A9585A" w:rsidDel="00F267FE">
                <w:rPr>
                  <w:rFonts w:hint="eastAsia"/>
                </w:rPr>
                <w:delText xml:space="preserve">, </w:delText>
              </w:r>
              <w:r w:rsidRPr="00A9585A" w:rsidDel="00F267FE">
                <w:rPr>
                  <w:rFonts w:hint="eastAsia"/>
                </w:rPr>
                <w:delText>斥力</w:delText>
              </w:r>
              <w:r w:rsidRPr="00A9585A" w:rsidDel="00F267FE">
                <w:rPr>
                  <w:rFonts w:hint="eastAsia"/>
                </w:rPr>
                <w:delText xml:space="preserve"> </w:delText>
              </w:r>
            </w:del>
            <m:oMath>
              <m:sSub>
                <m:sSubPr>
                  <m:ctrlPr>
                    <w:del w:id="921" w:author="运璐 何" w:date="2025-10-13T20:42:00Z">
                      <w:rPr>
                        <w:rFonts w:ascii="Cambria Math" w:hAnsi="Cambria Math"/>
                      </w:rPr>
                    </w:del>
                  </m:ctrlPr>
                </m:sSubPr>
                <m:e>
                  <m:r>
                    <w:del w:id="922" w:author="运璐 何" w:date="2025-10-13T20:42:00Z">
                      <w:rPr>
                        <w:rFonts w:ascii="Cambria Math" w:hAnsi="Cambria Math" w:hint="eastAsia"/>
                      </w:rPr>
                      <m:t>f</m:t>
                    </w:del>
                  </m:r>
                  <m:ctrlPr>
                    <w:del w:id="923" w:author="运璐 何" w:date="2025-10-13T20:42:00Z">
                      <w:rPr>
                        <w:rFonts w:ascii="Cambria Math" w:hAnsi="Cambria Math" w:hint="eastAsia"/>
                      </w:rPr>
                    </w:del>
                  </m:ctrlPr>
                </m:e>
                <m:sub>
                  <m:r>
                    <w:del w:id="924" w:author="运璐 何" w:date="2025-10-13T20:42:00Z">
                      <w:rPr>
                        <w:rFonts w:ascii="Cambria Math" w:hAnsi="Cambria Math" w:hint="eastAsia"/>
                      </w:rPr>
                      <m:t>rep</m:t>
                    </w:del>
                  </m:r>
                  <m:r>
                    <w:del w:id="925" w:author="运璐 何" w:date="2025-10-13T20:42:00Z">
                      <m:rPr>
                        <m:sty m:val="p"/>
                      </m:rPr>
                      <w:rPr>
                        <w:rFonts w:ascii="Cambria Math" w:hAnsi="Cambria Math" w:hint="eastAsia"/>
                      </w:rPr>
                      <m:t>,</m:t>
                    </w:del>
                  </m:r>
                  <m:r>
                    <w:del w:id="926" w:author="运璐 何" w:date="2025-10-13T20:42:00Z">
                      <w:rPr>
                        <w:rFonts w:ascii="Cambria Math" w:hAnsi="Cambria Math" w:hint="eastAsia"/>
                      </w:rPr>
                      <m:t>i</m:t>
                    </w:del>
                  </m:r>
                </m:sub>
              </m:sSub>
              <m:d>
                <m:dPr>
                  <m:ctrlPr>
                    <w:del w:id="927" w:author="运璐 何" w:date="2025-10-13T20:42:00Z">
                      <w:rPr>
                        <w:rFonts w:ascii="Cambria Math" w:hAnsi="Cambria Math"/>
                      </w:rPr>
                    </w:del>
                  </m:ctrlPr>
                </m:dPr>
                <m:e>
                  <m:r>
                    <w:del w:id="928" w:author="运璐 何" w:date="2025-10-13T20:42:00Z">
                      <w:rPr>
                        <w:rFonts w:ascii="Cambria Math" w:hAnsi="Cambria Math" w:hint="eastAsia"/>
                      </w:rPr>
                      <m:t>t</m:t>
                    </w:del>
                  </m:r>
                </m:e>
              </m:d>
            </m:oMath>
            <w:del w:id="929" w:author="运璐 何" w:date="2025-10-13T20:42:00Z">
              <w:r w:rsidRPr="00A9585A" w:rsidDel="00F267FE">
                <w:rPr>
                  <w:rFonts w:hint="eastAsia"/>
                </w:rPr>
                <w:delText>,</w:delText>
              </w:r>
              <w:r w:rsidRPr="00A9585A" w:rsidDel="00F267FE">
                <w:rPr>
                  <w:rFonts w:hint="eastAsia"/>
                </w:rPr>
                <w:delText>通信保持力</w:delText>
              </w:r>
              <w:r w:rsidRPr="00A9585A" w:rsidDel="00F267FE">
                <w:rPr>
                  <w:rFonts w:hint="eastAsia"/>
                </w:rPr>
                <w:delText xml:space="preserve"> </w:delText>
              </w:r>
            </w:del>
            <m:oMath>
              <m:sSub>
                <m:sSubPr>
                  <m:ctrlPr>
                    <w:del w:id="930" w:author="运璐 何" w:date="2025-10-13T20:42:00Z">
                      <w:rPr>
                        <w:rFonts w:ascii="Cambria Math" w:hAnsi="Cambria Math"/>
                      </w:rPr>
                    </w:del>
                  </m:ctrlPr>
                </m:sSubPr>
                <m:e>
                  <m:r>
                    <w:del w:id="931" w:author="运璐 何" w:date="2025-10-13T20:42:00Z">
                      <w:rPr>
                        <w:rFonts w:ascii="Cambria Math" w:hAnsi="Cambria Math" w:hint="eastAsia"/>
                      </w:rPr>
                      <m:t>f</m:t>
                    </w:del>
                  </m:r>
                  <m:ctrlPr>
                    <w:del w:id="932" w:author="运璐 何" w:date="2025-10-13T20:42:00Z">
                      <w:rPr>
                        <w:rFonts w:ascii="Cambria Math" w:hAnsi="Cambria Math" w:hint="eastAsia"/>
                      </w:rPr>
                    </w:del>
                  </m:ctrlPr>
                </m:e>
                <m:sub>
                  <m:r>
                    <w:del w:id="933" w:author="运璐 何" w:date="2025-10-13T20:42:00Z">
                      <w:rPr>
                        <w:rFonts w:ascii="Cambria Math" w:hAnsi="Cambria Math" w:hint="eastAsia"/>
                      </w:rPr>
                      <m:t>co</m:t>
                    </w:del>
                  </m:r>
                  <m:r>
                    <w:del w:id="934" w:author="运璐 何" w:date="2025-10-13T20:42:00Z">
                      <w:rPr>
                        <w:rFonts w:ascii="Cambria Math" w:eastAsia="MS Gothic" w:hAnsi="Cambria Math" w:cs="MS Gothic" w:hint="eastAsia"/>
                      </w:rPr>
                      <m:t>h</m:t>
                    </w:del>
                  </m:r>
                  <m:r>
                    <w:del w:id="935" w:author="运璐 何" w:date="2025-10-13T20:42:00Z">
                      <m:rPr>
                        <m:sty m:val="p"/>
                      </m:rPr>
                      <w:rPr>
                        <w:rFonts w:ascii="Cambria Math" w:hAnsi="Cambria Math" w:hint="eastAsia"/>
                      </w:rPr>
                      <m:t>,</m:t>
                    </w:del>
                  </m:r>
                  <m:r>
                    <w:del w:id="936" w:author="运璐 何" w:date="2025-10-13T20:42:00Z">
                      <w:rPr>
                        <w:rFonts w:ascii="Cambria Math" w:hAnsi="Cambria Math" w:hint="eastAsia"/>
                      </w:rPr>
                      <m:t>i</m:t>
                    </w:del>
                  </m:r>
                </m:sub>
              </m:sSub>
              <m:d>
                <m:dPr>
                  <m:ctrlPr>
                    <w:del w:id="937" w:author="运璐 何" w:date="2025-10-13T20:42:00Z">
                      <w:rPr>
                        <w:rFonts w:ascii="Cambria Math" w:hAnsi="Cambria Math"/>
                      </w:rPr>
                    </w:del>
                  </m:ctrlPr>
                </m:dPr>
                <m:e>
                  <m:r>
                    <w:del w:id="938" w:author="运璐 何" w:date="2025-10-13T20:42:00Z">
                      <w:rPr>
                        <w:rFonts w:ascii="Cambria Math" w:hAnsi="Cambria Math" w:hint="eastAsia"/>
                      </w:rPr>
                      <m:t>t</m:t>
                    </w:del>
                  </m:r>
                </m:e>
              </m:d>
            </m:oMath>
          </w:p>
          <w:p w14:paraId="5045C613" w14:textId="30E610D4" w:rsidR="00510826" w:rsidRPr="00A9585A" w:rsidDel="00F267FE" w:rsidRDefault="00510826" w:rsidP="00946478">
            <w:pPr>
              <w:pStyle w:val="a"/>
              <w:rPr>
                <w:del w:id="939" w:author="运璐 何" w:date="2025-10-13T20:42:00Z"/>
              </w:rPr>
            </w:pPr>
            <w:del w:id="940" w:author="运璐 何" w:date="2025-10-13T20:42:00Z">
              <w:r w:rsidRPr="00A9585A" w:rsidDel="00F267FE">
                <w:rPr>
                  <w:rFonts w:hint="eastAsia"/>
                </w:rPr>
                <w:delText xml:space="preserve">        </w:delText>
              </w:r>
              <w:r w:rsidRPr="00A9585A" w:rsidDel="00F267FE">
                <w:rPr>
                  <w:rFonts w:hint="eastAsia"/>
                </w:rPr>
                <w:delText>合力</w:delText>
              </w:r>
              <w:r w:rsidRPr="00A9585A" w:rsidDel="00F267FE">
                <w:rPr>
                  <w:rFonts w:hint="eastAsia"/>
                </w:rPr>
                <w:delText xml:space="preserve"> </w:delText>
              </w:r>
            </w:del>
            <m:oMath>
              <m:sSub>
                <m:sSubPr>
                  <m:ctrlPr>
                    <w:del w:id="941" w:author="运璐 何" w:date="2025-10-13T20:42:00Z">
                      <w:rPr>
                        <w:rFonts w:ascii="Cambria Math" w:hAnsi="Cambria Math"/>
                      </w:rPr>
                    </w:del>
                  </m:ctrlPr>
                </m:sSubPr>
                <m:e>
                  <m:r>
                    <w:del w:id="942" w:author="运璐 何" w:date="2025-10-13T20:42:00Z">
                      <w:rPr>
                        <w:rFonts w:ascii="Cambria Math" w:hAnsi="Cambria Math" w:hint="eastAsia"/>
                      </w:rPr>
                      <m:t>F</m:t>
                    </w:del>
                  </m:r>
                  <m:ctrlPr>
                    <w:del w:id="943" w:author="运璐 何" w:date="2025-10-13T20:42:00Z">
                      <w:rPr>
                        <w:rFonts w:ascii="Cambria Math" w:hAnsi="Cambria Math" w:hint="eastAsia"/>
                      </w:rPr>
                    </w:del>
                  </m:ctrlPr>
                </m:e>
                <m:sub>
                  <m:r>
                    <w:del w:id="944" w:author="运璐 何" w:date="2025-10-13T20:42:00Z">
                      <w:rPr>
                        <w:rFonts w:ascii="Cambria Math" w:hAnsi="Cambria Math" w:hint="eastAsia"/>
                      </w:rPr>
                      <m:t>i</m:t>
                    </w:del>
                  </m:r>
                </m:sub>
              </m:sSub>
              <m:d>
                <m:dPr>
                  <m:ctrlPr>
                    <w:del w:id="945" w:author="运璐 何" w:date="2025-10-13T20:42:00Z">
                      <w:rPr>
                        <w:rFonts w:ascii="Cambria Math" w:hAnsi="Cambria Math"/>
                      </w:rPr>
                    </w:del>
                  </m:ctrlPr>
                </m:dPr>
                <m:e>
                  <m:r>
                    <w:del w:id="946" w:author="运璐 何" w:date="2025-10-13T20:42:00Z">
                      <w:rPr>
                        <w:rFonts w:ascii="Cambria Math" w:hAnsi="Cambria Math" w:hint="eastAsia"/>
                      </w:rPr>
                      <m:t>t</m:t>
                    </w:del>
                  </m:r>
                </m:e>
              </m:d>
              <m:r>
                <w:del w:id="947" w:author="运璐 何" w:date="2025-10-13T20:42:00Z">
                  <m:rPr>
                    <m:sty m:val="p"/>
                  </m:rPr>
                  <w:rPr>
                    <w:rFonts w:ascii="Cambria Math" w:hAnsi="Cambria Math" w:hint="eastAsia"/>
                  </w:rPr>
                  <m:t>=</m:t>
                </w:del>
              </m:r>
              <m:r>
                <w:del w:id="948" w:author="运璐 何" w:date="2025-10-13T20:42:00Z">
                  <w:rPr>
                    <w:rFonts w:ascii="Cambria Math" w:hAnsi="Cambria Math" w:hint="eastAsia"/>
                  </w:rPr>
                  <m:t>α</m:t>
                </w:del>
              </m:r>
              <m:r>
                <w:del w:id="949" w:author="运璐 何" w:date="2025-10-13T20:42:00Z">
                  <m:rPr>
                    <m:sty m:val="p"/>
                  </m:rPr>
                  <w:rPr>
                    <w:rFonts w:ascii="Cambria Math" w:hAnsi="Cambria Math" w:hint="eastAsia"/>
                  </w:rPr>
                  <m:t>·</m:t>
                </w:del>
              </m:r>
              <m:sSub>
                <m:sSubPr>
                  <m:ctrlPr>
                    <w:del w:id="950" w:author="运璐 何" w:date="2025-10-13T20:42:00Z">
                      <w:rPr>
                        <w:rFonts w:ascii="Cambria Math" w:hAnsi="Cambria Math"/>
                      </w:rPr>
                    </w:del>
                  </m:ctrlPr>
                </m:sSubPr>
                <m:e>
                  <m:r>
                    <w:del w:id="951" w:author="运璐 何" w:date="2025-10-13T20:42:00Z">
                      <w:rPr>
                        <w:rFonts w:ascii="Cambria Math" w:hAnsi="Cambria Math" w:hint="eastAsia"/>
                      </w:rPr>
                      <m:t>f</m:t>
                    </w:del>
                  </m:r>
                </m:e>
                <m:sub>
                  <m:r>
                    <w:del w:id="952" w:author="运璐 何" w:date="2025-10-13T20:42:00Z">
                      <w:rPr>
                        <w:rFonts w:ascii="Cambria Math" w:hAnsi="Cambria Math" w:hint="eastAsia"/>
                      </w:rPr>
                      <m:t>att</m:t>
                    </w:del>
                  </m:r>
                  <m:r>
                    <w:del w:id="953" w:author="运璐 何" w:date="2025-10-13T20:42:00Z">
                      <m:rPr>
                        <m:sty m:val="p"/>
                      </m:rPr>
                      <w:rPr>
                        <w:rFonts w:ascii="Cambria Math" w:hAnsi="Cambria Math" w:hint="eastAsia"/>
                      </w:rPr>
                      <m:t>,</m:t>
                    </w:del>
                  </m:r>
                  <m:r>
                    <w:del w:id="954" w:author="运璐 何" w:date="2025-10-13T20:42:00Z">
                      <w:rPr>
                        <w:rFonts w:ascii="Cambria Math" w:hAnsi="Cambria Math" w:hint="eastAsia"/>
                      </w:rPr>
                      <m:t>i</m:t>
                    </w:del>
                  </m:r>
                </m:sub>
              </m:sSub>
              <m:d>
                <m:dPr>
                  <m:ctrlPr>
                    <w:del w:id="955" w:author="运璐 何" w:date="2025-10-13T20:42:00Z">
                      <w:rPr>
                        <w:rFonts w:ascii="Cambria Math" w:hAnsi="Cambria Math"/>
                      </w:rPr>
                    </w:del>
                  </m:ctrlPr>
                </m:dPr>
                <m:e>
                  <m:r>
                    <w:del w:id="956" w:author="运璐 何" w:date="2025-10-13T20:42:00Z">
                      <w:rPr>
                        <w:rFonts w:ascii="Cambria Math" w:hAnsi="Cambria Math"/>
                      </w:rPr>
                      <m:t>t</m:t>
                    </w:del>
                  </m:r>
                </m:e>
              </m:d>
              <m:r>
                <w:del w:id="957" w:author="运璐 何" w:date="2025-10-13T20:42:00Z">
                  <m:rPr>
                    <m:sty m:val="p"/>
                  </m:rPr>
                  <w:rPr>
                    <w:rFonts w:ascii="Cambria Math" w:hAnsi="Cambria Math" w:hint="eastAsia"/>
                  </w:rPr>
                  <m:t>+</m:t>
                </w:del>
              </m:r>
              <m:r>
                <w:del w:id="958" w:author="运璐 何" w:date="2025-10-13T20:42:00Z">
                  <w:rPr>
                    <w:rFonts w:ascii="Cambria Math" w:hAnsi="Cambria Math" w:hint="eastAsia"/>
                  </w:rPr>
                  <m:t>β</m:t>
                </w:del>
              </m:r>
              <m:r>
                <w:del w:id="959" w:author="运璐 何" w:date="2025-10-13T20:42:00Z">
                  <m:rPr>
                    <m:sty m:val="p"/>
                  </m:rPr>
                  <w:rPr>
                    <w:rFonts w:ascii="Cambria Math" w:hAnsi="Cambria Math" w:hint="eastAsia"/>
                  </w:rPr>
                  <m:t>·</m:t>
                </w:del>
              </m:r>
              <m:sSub>
                <m:sSubPr>
                  <m:ctrlPr>
                    <w:del w:id="960" w:author="运璐 何" w:date="2025-10-13T20:42:00Z">
                      <w:rPr>
                        <w:rFonts w:ascii="Cambria Math" w:hAnsi="Cambria Math"/>
                      </w:rPr>
                    </w:del>
                  </m:ctrlPr>
                </m:sSubPr>
                <m:e>
                  <m:r>
                    <w:del w:id="961" w:author="运璐 何" w:date="2025-10-13T20:42:00Z">
                      <w:rPr>
                        <w:rFonts w:ascii="Cambria Math" w:hAnsi="Cambria Math" w:hint="eastAsia"/>
                      </w:rPr>
                      <m:t>f</m:t>
                    </w:del>
                  </m:r>
                </m:e>
                <m:sub>
                  <m:r>
                    <w:del w:id="962" w:author="运璐 何" w:date="2025-10-13T20:42:00Z">
                      <w:rPr>
                        <w:rFonts w:ascii="Cambria Math" w:hAnsi="Cambria Math" w:hint="eastAsia"/>
                      </w:rPr>
                      <m:t>rep</m:t>
                    </w:del>
                  </m:r>
                  <m:r>
                    <w:del w:id="963" w:author="运璐 何" w:date="2025-10-13T20:42:00Z">
                      <m:rPr>
                        <m:sty m:val="p"/>
                      </m:rPr>
                      <w:rPr>
                        <w:rFonts w:ascii="Cambria Math" w:hAnsi="Cambria Math" w:hint="eastAsia"/>
                      </w:rPr>
                      <m:t>,</m:t>
                    </w:del>
                  </m:r>
                  <m:r>
                    <w:del w:id="964" w:author="运璐 何" w:date="2025-10-13T20:42:00Z">
                      <w:rPr>
                        <w:rFonts w:ascii="Cambria Math" w:hAnsi="Cambria Math" w:hint="eastAsia"/>
                      </w:rPr>
                      <m:t>i</m:t>
                    </w:del>
                  </m:r>
                </m:sub>
              </m:sSub>
              <m:d>
                <m:dPr>
                  <m:ctrlPr>
                    <w:del w:id="965" w:author="运璐 何" w:date="2025-10-13T20:42:00Z">
                      <w:rPr>
                        <w:rFonts w:ascii="Cambria Math" w:hAnsi="Cambria Math"/>
                      </w:rPr>
                    </w:del>
                  </m:ctrlPr>
                </m:dPr>
                <m:e>
                  <m:r>
                    <w:del w:id="966" w:author="运璐 何" w:date="2025-10-13T20:42:00Z">
                      <w:rPr>
                        <w:rFonts w:ascii="Cambria Math" w:hAnsi="Cambria Math"/>
                      </w:rPr>
                      <m:t>t</m:t>
                    </w:del>
                  </m:r>
                </m:e>
              </m:d>
              <m:r>
                <w:del w:id="967" w:author="运璐 何" w:date="2025-10-13T20:42:00Z">
                  <m:rPr>
                    <m:sty m:val="p"/>
                  </m:rPr>
                  <w:rPr>
                    <w:rFonts w:ascii="Cambria Math" w:hAnsi="Cambria Math" w:hint="eastAsia"/>
                  </w:rPr>
                  <m:t>+</m:t>
                </w:del>
              </m:r>
              <m:r>
                <w:del w:id="968" w:author="运璐 何" w:date="2025-10-13T20:42:00Z">
                  <w:rPr>
                    <w:rFonts w:ascii="Cambria Math" w:hAnsi="Cambria Math" w:hint="eastAsia"/>
                  </w:rPr>
                  <m:t>η</m:t>
                </w:del>
              </m:r>
              <m:r>
                <w:del w:id="969" w:author="运璐 何" w:date="2025-10-13T20:42:00Z">
                  <m:rPr>
                    <m:sty m:val="p"/>
                  </m:rPr>
                  <w:rPr>
                    <w:rFonts w:ascii="Cambria Math" w:hAnsi="Cambria Math" w:hint="eastAsia"/>
                  </w:rPr>
                  <m:t>·</m:t>
                </w:del>
              </m:r>
              <m:sSub>
                <m:sSubPr>
                  <m:ctrlPr>
                    <w:del w:id="970" w:author="运璐 何" w:date="2025-10-13T20:42:00Z">
                      <w:rPr>
                        <w:rFonts w:ascii="Cambria Math" w:hAnsi="Cambria Math"/>
                      </w:rPr>
                    </w:del>
                  </m:ctrlPr>
                </m:sSubPr>
                <m:e>
                  <m:r>
                    <w:del w:id="971" w:author="运璐 何" w:date="2025-10-13T20:42:00Z">
                      <w:rPr>
                        <w:rFonts w:ascii="Cambria Math" w:hAnsi="Cambria Math" w:hint="eastAsia"/>
                      </w:rPr>
                      <m:t>f</m:t>
                    </w:del>
                  </m:r>
                </m:e>
                <m:sub>
                  <m:r>
                    <w:del w:id="972" w:author="运璐 何" w:date="2025-10-13T20:42:00Z">
                      <w:rPr>
                        <w:rFonts w:ascii="Cambria Math" w:hAnsi="Cambria Math" w:hint="eastAsia"/>
                      </w:rPr>
                      <m:t>co</m:t>
                    </w:del>
                  </m:r>
                  <m:r>
                    <w:del w:id="973" w:author="运璐 何" w:date="2025-10-13T20:42:00Z">
                      <w:rPr>
                        <w:rFonts w:ascii="Cambria Math" w:eastAsia="MS Gothic" w:hAnsi="Cambria Math" w:cs="MS Gothic" w:hint="eastAsia"/>
                      </w:rPr>
                      <m:t>h</m:t>
                    </w:del>
                  </m:r>
                  <m:r>
                    <w:del w:id="974" w:author="运璐 何" w:date="2025-10-13T20:42:00Z">
                      <m:rPr>
                        <m:sty m:val="p"/>
                      </m:rPr>
                      <w:rPr>
                        <w:rFonts w:ascii="Cambria Math" w:hAnsi="Cambria Math" w:hint="eastAsia"/>
                      </w:rPr>
                      <m:t>,</m:t>
                    </w:del>
                  </m:r>
                  <m:r>
                    <w:del w:id="975" w:author="运璐 何" w:date="2025-10-13T20:42:00Z">
                      <w:rPr>
                        <w:rFonts w:ascii="Cambria Math" w:hAnsi="Cambria Math" w:hint="eastAsia"/>
                      </w:rPr>
                      <m:t>i</m:t>
                    </w:del>
                  </m:r>
                </m:sub>
              </m:sSub>
              <m:d>
                <m:dPr>
                  <m:ctrlPr>
                    <w:del w:id="976" w:author="运璐 何" w:date="2025-10-13T20:42:00Z">
                      <w:rPr>
                        <w:rFonts w:ascii="Cambria Math" w:hAnsi="Cambria Math"/>
                      </w:rPr>
                    </w:del>
                  </m:ctrlPr>
                </m:dPr>
                <m:e>
                  <m:r>
                    <w:del w:id="977" w:author="运璐 何" w:date="2025-10-13T20:42:00Z">
                      <w:rPr>
                        <w:rFonts w:ascii="Cambria Math" w:hAnsi="Cambria Math"/>
                      </w:rPr>
                      <m:t>t</m:t>
                    </w:del>
                  </m:r>
                </m:e>
              </m:d>
            </m:oMath>
          </w:p>
          <w:p w14:paraId="1FCCB68C" w14:textId="704D82BA" w:rsidR="00510826" w:rsidRPr="00A9585A" w:rsidDel="00F267FE" w:rsidRDefault="00510826" w:rsidP="00946478">
            <w:pPr>
              <w:pStyle w:val="a"/>
              <w:rPr>
                <w:del w:id="978" w:author="运璐 何" w:date="2025-10-13T20:42:00Z"/>
              </w:rPr>
            </w:pPr>
            <w:del w:id="979" w:author="运璐 何" w:date="2025-10-13T20:42:00Z">
              <w:r w:rsidRPr="00A9585A" w:rsidDel="00F267FE">
                <w:rPr>
                  <w:rFonts w:hint="eastAsia"/>
                </w:rPr>
                <w:delText xml:space="preserve">        </w:delText>
              </w:r>
              <w:r w:rsidRPr="00A9585A" w:rsidDel="00F267FE">
                <w:rPr>
                  <w:rFonts w:hint="eastAsia"/>
                </w:rPr>
                <w:delText>更新位置</w:delText>
              </w:r>
              <w:r w:rsidRPr="00A9585A" w:rsidDel="00F267FE">
                <w:rPr>
                  <w:rFonts w:hint="eastAsia"/>
                </w:rPr>
                <w:delText xml:space="preserve"> </w:delText>
              </w:r>
            </w:del>
            <m:oMath>
              <m:sSub>
                <m:sSubPr>
                  <m:ctrlPr>
                    <w:del w:id="980" w:author="运璐 何" w:date="2025-10-13T20:42:00Z">
                      <w:rPr>
                        <w:rFonts w:ascii="Cambria Math" w:hAnsi="Cambria Math"/>
                      </w:rPr>
                    </w:del>
                  </m:ctrlPr>
                </m:sSubPr>
                <m:e>
                  <m:r>
                    <w:del w:id="981" w:author="运璐 何" w:date="2025-10-13T20:42:00Z">
                      <w:rPr>
                        <w:rFonts w:ascii="Cambria Math" w:hAnsi="Cambria Math" w:hint="eastAsia"/>
                      </w:rPr>
                      <m:t>o</m:t>
                    </w:del>
                  </m:r>
                  <m:ctrlPr>
                    <w:del w:id="982" w:author="运璐 何" w:date="2025-10-13T20:42:00Z">
                      <w:rPr>
                        <w:rFonts w:ascii="Cambria Math" w:hAnsi="Cambria Math" w:hint="eastAsia"/>
                      </w:rPr>
                    </w:del>
                  </m:ctrlPr>
                </m:e>
                <m:sub>
                  <m:r>
                    <w:del w:id="983" w:author="运璐 何" w:date="2025-10-13T20:42:00Z">
                      <w:rPr>
                        <w:rFonts w:ascii="Cambria Math" w:hAnsi="Cambria Math" w:hint="eastAsia"/>
                      </w:rPr>
                      <m:t>i</m:t>
                    </w:del>
                  </m:r>
                </m:sub>
              </m:sSub>
              <m:d>
                <m:dPr>
                  <m:ctrlPr>
                    <w:del w:id="984" w:author="运璐 何" w:date="2025-10-13T20:42:00Z">
                      <w:rPr>
                        <w:rFonts w:ascii="Cambria Math" w:hAnsi="Cambria Math"/>
                      </w:rPr>
                    </w:del>
                  </m:ctrlPr>
                </m:dPr>
                <m:e>
                  <m:r>
                    <w:del w:id="985" w:author="运璐 何" w:date="2025-10-13T20:42:00Z">
                      <w:rPr>
                        <w:rFonts w:ascii="Cambria Math" w:hAnsi="Cambria Math" w:hint="eastAsia"/>
                      </w:rPr>
                      <m:t>t</m:t>
                    </w:del>
                  </m:r>
                  <m:r>
                    <w:del w:id="986" w:author="运璐 何" w:date="2025-10-13T20:42:00Z">
                      <m:rPr>
                        <m:sty m:val="p"/>
                      </m:rPr>
                      <w:rPr>
                        <w:rFonts w:ascii="Cambria Math" w:hAnsi="Cambria Math" w:hint="eastAsia"/>
                      </w:rPr>
                      <m:t>+1</m:t>
                    </w:del>
                  </m:r>
                </m:e>
              </m:d>
              <m:r>
                <w:del w:id="987" w:author="运璐 何" w:date="2025-10-13T20:42:00Z">
                  <m:rPr>
                    <m:sty m:val="p"/>
                  </m:rPr>
                  <w:rPr>
                    <w:rFonts w:ascii="Cambria Math" w:hAnsi="Cambria Math" w:hint="eastAsia"/>
                  </w:rPr>
                  <m:t>=</m:t>
                </w:del>
              </m:r>
              <m:sSub>
                <m:sSubPr>
                  <m:ctrlPr>
                    <w:del w:id="988" w:author="运璐 何" w:date="2025-10-13T20:42:00Z">
                      <w:rPr>
                        <w:rFonts w:ascii="Cambria Math" w:hAnsi="Cambria Math"/>
                      </w:rPr>
                    </w:del>
                  </m:ctrlPr>
                </m:sSubPr>
                <m:e>
                  <m:r>
                    <w:del w:id="989" w:author="运璐 何" w:date="2025-10-13T20:42:00Z">
                      <w:rPr>
                        <w:rFonts w:ascii="Cambria Math" w:hAnsi="Cambria Math" w:hint="eastAsia"/>
                      </w:rPr>
                      <m:t>o</m:t>
                    </w:del>
                  </m:r>
                </m:e>
                <m:sub>
                  <m:r>
                    <w:del w:id="990" w:author="运璐 何" w:date="2025-10-13T20:42:00Z">
                      <w:rPr>
                        <w:rFonts w:ascii="Cambria Math" w:hAnsi="Cambria Math" w:hint="eastAsia"/>
                      </w:rPr>
                      <m:t>i</m:t>
                    </w:del>
                  </m:r>
                </m:sub>
              </m:sSub>
              <m:d>
                <m:dPr>
                  <m:ctrlPr>
                    <w:del w:id="991" w:author="运璐 何" w:date="2025-10-13T20:42:00Z">
                      <w:rPr>
                        <w:rFonts w:ascii="Cambria Math" w:hAnsi="Cambria Math"/>
                      </w:rPr>
                    </w:del>
                  </m:ctrlPr>
                </m:dPr>
                <m:e>
                  <m:r>
                    <w:del w:id="992" w:author="运璐 何" w:date="2025-10-13T20:42:00Z">
                      <w:rPr>
                        <w:rFonts w:ascii="Cambria Math" w:hAnsi="Cambria Math" w:hint="eastAsia"/>
                      </w:rPr>
                      <m:t>t</m:t>
                    </w:del>
                  </m:r>
                </m:e>
              </m:d>
              <m:r>
                <w:del w:id="993" w:author="运璐 何" w:date="2025-10-13T20:42:00Z">
                  <m:rPr>
                    <m:sty m:val="p"/>
                  </m:rPr>
                  <w:rPr>
                    <w:rFonts w:ascii="Cambria Math" w:hAnsi="Cambria Math" w:hint="eastAsia"/>
                  </w:rPr>
                  <m:t>+</m:t>
                </w:del>
              </m:r>
              <m:sSub>
                <m:sSubPr>
                  <m:ctrlPr>
                    <w:del w:id="994" w:author="运璐 何" w:date="2025-10-13T20:42:00Z">
                      <w:rPr>
                        <w:rFonts w:ascii="Cambria Math" w:hAnsi="Cambria Math"/>
                      </w:rPr>
                    </w:del>
                  </m:ctrlPr>
                </m:sSubPr>
                <m:e>
                  <m:r>
                    <w:del w:id="995" w:author="运璐 何" w:date="2025-10-13T20:42:00Z">
                      <w:rPr>
                        <w:rFonts w:ascii="Cambria Math" w:hAnsi="Cambria Math" w:hint="eastAsia"/>
                      </w:rPr>
                      <m:t>v</m:t>
                    </w:del>
                  </m:r>
                </m:e>
                <m:sub>
                  <m:r>
                    <w:del w:id="996" w:author="运璐 何" w:date="2025-10-13T20:42:00Z">
                      <w:rPr>
                        <w:rFonts w:ascii="Cambria Math" w:hAnsi="Cambria Math" w:hint="eastAsia"/>
                      </w:rPr>
                      <m:t>norm</m:t>
                    </w:del>
                  </m:r>
                </m:sub>
              </m:sSub>
              <m:d>
                <m:dPr>
                  <m:ctrlPr>
                    <w:del w:id="997" w:author="运璐 何" w:date="2025-10-13T20:42:00Z">
                      <w:rPr>
                        <w:rFonts w:ascii="Cambria Math" w:hAnsi="Cambria Math"/>
                      </w:rPr>
                    </w:del>
                  </m:ctrlPr>
                </m:dPr>
                <m:e>
                  <m:sSub>
                    <m:sSubPr>
                      <m:ctrlPr>
                        <w:del w:id="998" w:author="运璐 何" w:date="2025-10-13T20:42:00Z">
                          <w:rPr>
                            <w:rFonts w:ascii="Cambria Math" w:hAnsi="Cambria Math"/>
                          </w:rPr>
                        </w:del>
                      </m:ctrlPr>
                    </m:sSubPr>
                    <m:e>
                      <m:r>
                        <w:del w:id="999" w:author="运璐 何" w:date="2025-10-13T20:42:00Z">
                          <w:rPr>
                            <w:rFonts w:ascii="Cambria Math" w:hAnsi="Cambria Math" w:hint="eastAsia"/>
                          </w:rPr>
                          <m:t>F</m:t>
                        </w:del>
                      </m:r>
                    </m:e>
                    <m:sub>
                      <m:r>
                        <w:del w:id="1000" w:author="运璐 何" w:date="2025-10-13T20:42:00Z">
                          <w:rPr>
                            <w:rFonts w:ascii="Cambria Math" w:hAnsi="Cambria Math" w:hint="eastAsia"/>
                          </w:rPr>
                          <m:t>i</m:t>
                        </w:del>
                      </m:r>
                    </m:sub>
                  </m:sSub>
                  <m:d>
                    <m:dPr>
                      <m:ctrlPr>
                        <w:del w:id="1001" w:author="运璐 何" w:date="2025-10-13T20:42:00Z">
                          <w:rPr>
                            <w:rFonts w:ascii="Cambria Math" w:hAnsi="Cambria Math"/>
                          </w:rPr>
                        </w:del>
                      </m:ctrlPr>
                    </m:dPr>
                    <m:e>
                      <m:r>
                        <w:del w:id="1002" w:author="运璐 何" w:date="2025-10-13T20:42:00Z">
                          <w:rPr>
                            <w:rFonts w:ascii="Cambria Math" w:hAnsi="Cambria Math" w:hint="eastAsia"/>
                          </w:rPr>
                          <m:t>t</m:t>
                        </w:del>
                      </m:r>
                    </m:e>
                  </m:d>
                </m:e>
              </m:d>
            </m:oMath>
          </w:p>
          <w:p w14:paraId="0B83E511" w14:textId="6A4F3C93" w:rsidR="00510826" w:rsidRPr="00A9585A" w:rsidDel="00F267FE" w:rsidRDefault="00510826" w:rsidP="00946478">
            <w:pPr>
              <w:pStyle w:val="a"/>
              <w:rPr>
                <w:del w:id="1003" w:author="运璐 何" w:date="2025-10-13T20:42:00Z"/>
              </w:rPr>
            </w:pPr>
            <w:del w:id="1004" w:author="运璐 何" w:date="2025-10-13T20:42:00Z">
              <w:r w:rsidRPr="00A9585A" w:rsidDel="00F267FE">
                <w:delText xml:space="preserve">    end for</w:delText>
              </w:r>
            </w:del>
          </w:p>
          <w:p w14:paraId="5DF7663C" w14:textId="30B93640" w:rsidR="00510826" w:rsidRPr="00A9585A" w:rsidDel="00F267FE" w:rsidRDefault="00510826" w:rsidP="00946478">
            <w:pPr>
              <w:pStyle w:val="a"/>
              <w:rPr>
                <w:del w:id="1005" w:author="运璐 何" w:date="2025-10-13T20:42:00Z"/>
              </w:rPr>
            </w:pPr>
            <w:del w:id="1006" w:author="运璐 何" w:date="2025-10-13T20:42:00Z">
              <w:r w:rsidRPr="00A9585A" w:rsidDel="00F267FE">
                <w:rPr>
                  <w:rFonts w:hint="eastAsia"/>
                </w:rPr>
                <w:delText xml:space="preserve">    </w:delText>
              </w:r>
              <w:r w:rsidRPr="00A9585A" w:rsidDel="00F267FE">
                <w:rPr>
                  <w:rFonts w:hint="eastAsia"/>
                </w:rPr>
                <w:delText>更新所有无人机链路</w:delText>
              </w:r>
              <w:r w:rsidRPr="00A9585A" w:rsidDel="00F267FE">
                <w:rPr>
                  <w:rFonts w:hint="eastAsia"/>
                </w:rPr>
                <w:delText xml:space="preserve"> </w:delText>
              </w:r>
            </w:del>
            <m:oMath>
              <m:r>
                <w:del w:id="1007" w:author="运璐 何" w:date="2025-10-13T20:42:00Z">
                  <w:rPr>
                    <w:rFonts w:ascii="Cambria Math" w:hAnsi="Cambria Math"/>
                  </w:rPr>
                  <m:t>SIN</m:t>
                </w:del>
              </m:r>
              <m:sSub>
                <m:sSubPr>
                  <m:ctrlPr>
                    <w:del w:id="1008" w:author="运璐 何" w:date="2025-10-13T20:42:00Z">
                      <w:rPr>
                        <w:rFonts w:ascii="Cambria Math" w:hAnsi="Cambria Math"/>
                      </w:rPr>
                    </w:del>
                  </m:ctrlPr>
                </m:sSubPr>
                <m:e>
                  <m:r>
                    <w:del w:id="1009" w:author="运璐 何" w:date="2025-10-13T20:42:00Z">
                      <w:rPr>
                        <w:rFonts w:ascii="Cambria Math" w:hAnsi="Cambria Math"/>
                      </w:rPr>
                      <m:t>R</m:t>
                    </w:del>
                  </m:r>
                </m:e>
                <m:sub>
                  <m:r>
                    <w:del w:id="1010" w:author="运璐 何" w:date="2025-10-13T20:42:00Z">
                      <w:rPr>
                        <w:rFonts w:ascii="Cambria Math" w:hAnsi="Cambria Math"/>
                      </w:rPr>
                      <m:t>ij</m:t>
                    </w:del>
                  </m:r>
                </m:sub>
              </m:sSub>
            </m:oMath>
          </w:p>
          <w:p w14:paraId="7719FA50" w14:textId="28E7A701" w:rsidR="00510826" w:rsidRPr="00A9585A" w:rsidDel="00F267FE" w:rsidRDefault="00510826" w:rsidP="00946478">
            <w:pPr>
              <w:pStyle w:val="a"/>
              <w:rPr>
                <w:del w:id="1011" w:author="运璐 何" w:date="2025-10-13T20:42:00Z"/>
              </w:rPr>
            </w:pPr>
            <w:del w:id="1012" w:author="运璐 何" w:date="2025-10-13T20:42:00Z">
              <w:r w:rsidRPr="00A9585A" w:rsidDel="00F267FE">
                <w:rPr>
                  <w:rFonts w:hint="eastAsia"/>
                </w:rPr>
                <w:delText xml:space="preserve">    </w:delText>
              </w:r>
              <w:r w:rsidRPr="00A9585A" w:rsidDel="00F267FE">
                <w:rPr>
                  <w:rFonts w:hint="eastAsia"/>
                </w:rPr>
                <w:delText>更新</w:delText>
              </w:r>
              <w:r w:rsidRPr="00A9585A" w:rsidDel="00F267FE">
                <w:rPr>
                  <w:rFonts w:hint="eastAsia"/>
                </w:rPr>
                <w:delText xml:space="preserve"> </w:delText>
              </w:r>
            </w:del>
            <m:oMath>
              <m:r>
                <w:del w:id="1013" w:author="运璐 何" w:date="2025-10-13T20:42:00Z">
                  <w:rPr>
                    <w:rFonts w:ascii="Cambria Math" w:hAnsi="Cambria Math" w:hint="eastAsia"/>
                  </w:rPr>
                  <m:t>MST</m:t>
                </w:del>
              </m:r>
              <m:d>
                <m:dPr>
                  <m:ctrlPr>
                    <w:del w:id="1014" w:author="运璐 何" w:date="2025-10-13T20:42:00Z">
                      <w:rPr>
                        <w:rFonts w:ascii="Cambria Math" w:hAnsi="Cambria Math"/>
                      </w:rPr>
                    </w:del>
                  </m:ctrlPr>
                </m:dPr>
                <m:e>
                  <m:r>
                    <w:del w:id="1015" w:author="运璐 何" w:date="2025-10-13T20:42:00Z">
                      <w:rPr>
                        <w:rFonts w:ascii="Cambria Math" w:hAnsi="Cambria Math" w:hint="eastAsia"/>
                      </w:rPr>
                      <m:t>t</m:t>
                    </w:del>
                  </m:r>
                  <m:r>
                    <w:del w:id="1016" w:author="运璐 何" w:date="2025-10-13T20:42:00Z">
                      <m:rPr>
                        <m:sty m:val="p"/>
                      </m:rPr>
                      <w:rPr>
                        <w:rFonts w:ascii="Cambria Math" w:hAnsi="Cambria Math"/>
                      </w:rPr>
                      <m:t xml:space="preserve"> + 1</m:t>
                    </w:del>
                  </m:r>
                </m:e>
              </m:d>
            </m:oMath>
            <w:del w:id="1017" w:author="运璐 何" w:date="2025-10-13T20:42:00Z">
              <w:r w:rsidRPr="00A9585A" w:rsidDel="00F267FE">
                <w:rPr>
                  <w:rFonts w:hint="eastAsia"/>
                </w:rPr>
                <w:delText>，雷达探测环境信息</w:delText>
              </w:r>
              <w:r w:rsidRPr="00A9585A" w:rsidDel="00F267FE">
                <w:rPr>
                  <w:rFonts w:hint="eastAsia"/>
                </w:rPr>
                <w:delText xml:space="preserve"> </w:delText>
              </w:r>
            </w:del>
            <m:oMath>
              <m:sSub>
                <m:sSubPr>
                  <m:ctrlPr>
                    <w:del w:id="1018" w:author="运璐 何" w:date="2025-10-13T20:42:00Z">
                      <w:rPr>
                        <w:rFonts w:ascii="Cambria Math" w:hAnsi="Cambria Math"/>
                      </w:rPr>
                    </w:del>
                  </m:ctrlPr>
                </m:sSubPr>
                <m:e>
                  <m:r>
                    <w:del w:id="1019" w:author="运璐 何" w:date="2025-10-13T20:42:00Z">
                      <w:rPr>
                        <w:rFonts w:ascii="Cambria Math" w:hAnsi="Cambria Math" w:hint="eastAsia"/>
                      </w:rPr>
                      <m:t>M</m:t>
                    </w:del>
                  </m:r>
                  <m:ctrlPr>
                    <w:del w:id="1020" w:author="运璐 何" w:date="2025-10-13T20:42:00Z">
                      <w:rPr>
                        <w:rFonts w:ascii="Cambria Math" w:hAnsi="Cambria Math" w:hint="eastAsia"/>
                      </w:rPr>
                    </w:del>
                  </m:ctrlPr>
                </m:e>
                <m:sub>
                  <m:r>
                    <w:del w:id="1021" w:author="运璐 何" w:date="2025-10-13T20:42:00Z">
                      <w:rPr>
                        <w:rFonts w:ascii="Cambria Math" w:hAnsi="Cambria Math"/>
                      </w:rPr>
                      <m:t>t</m:t>
                    </w:del>
                  </m:r>
                  <m:r>
                    <w:del w:id="1022" w:author="运璐 何" w:date="2025-10-13T20:42:00Z">
                      <m:rPr>
                        <m:sty m:val="p"/>
                      </m:rPr>
                      <w:rPr>
                        <w:rFonts w:ascii="Cambria Math" w:hAnsi="Cambria Math"/>
                      </w:rPr>
                      <m:t>+1</m:t>
                    </w:del>
                  </m:r>
                </m:sub>
              </m:sSub>
            </m:oMath>
          </w:p>
          <w:p w14:paraId="3AA4CC32" w14:textId="17EF931A" w:rsidR="00510826" w:rsidRPr="00A9585A" w:rsidDel="00F267FE" w:rsidRDefault="00510826" w:rsidP="00946478">
            <w:pPr>
              <w:pStyle w:val="a"/>
              <w:rPr>
                <w:del w:id="1023" w:author="运璐 何" w:date="2025-10-13T20:42:00Z"/>
              </w:rPr>
            </w:pPr>
            <w:del w:id="1024" w:author="运璐 何" w:date="2025-10-13T20:42:00Z">
              <w:r w:rsidRPr="00A9585A" w:rsidDel="00F267FE">
                <w:delText>end while</w:delText>
              </w:r>
            </w:del>
          </w:p>
          <w:p w14:paraId="5F3A5AD3" w14:textId="3A46E2FF" w:rsidR="00510826" w:rsidRPr="00A9585A" w:rsidDel="00F267FE" w:rsidRDefault="00510826" w:rsidP="00946478">
            <w:pPr>
              <w:pStyle w:val="a"/>
              <w:rPr>
                <w:del w:id="1025" w:author="运璐 何" w:date="2025-10-13T20:42:00Z"/>
              </w:rPr>
            </w:pPr>
            <w:del w:id="1026" w:author="运璐 何" w:date="2025-10-13T20:42:00Z">
              <w:r w:rsidRPr="00A9585A" w:rsidDel="00F267FE">
                <w:rPr>
                  <w:rFonts w:hint="eastAsia"/>
                </w:rPr>
                <w:delText>输出路径集合</w:delText>
              </w:r>
            </w:del>
            <m:oMath>
              <m:r>
                <w:del w:id="1027" w:author="运璐 何" w:date="2025-10-13T20:42:00Z">
                  <w:rPr>
                    <w:rFonts w:ascii="Cambria Math" w:hAnsi="Cambria Math"/>
                  </w:rPr>
                  <m:t>P</m:t>
                </w:del>
              </m:r>
            </m:oMath>
          </w:p>
        </w:tc>
      </w:tr>
    </w:tbl>
    <w:p w14:paraId="465E2B60" w14:textId="413ABC0D" w:rsidR="00D03B5B" w:rsidRPr="00A9585A" w:rsidRDefault="008C0516" w:rsidP="00332D74">
      <w:pPr>
        <w:spacing w:line="360" w:lineRule="auto"/>
        <w:ind w:firstLineChars="196" w:firstLine="412"/>
        <w:rPr>
          <w:color w:val="000000"/>
          <w:sz w:val="21"/>
          <w:szCs w:val="21"/>
        </w:rPr>
      </w:pPr>
      <w:r w:rsidRPr="00A9585A">
        <w:rPr>
          <w:color w:val="000000"/>
          <w:sz w:val="21"/>
          <w:szCs w:val="21"/>
        </w:rPr>
        <w:t>通过该机制，算法能够在</w:t>
      </w:r>
      <w:r w:rsidR="00510826" w:rsidRPr="00A9585A">
        <w:rPr>
          <w:rFonts w:hint="eastAsia"/>
          <w:color w:val="000000"/>
          <w:sz w:val="21"/>
          <w:szCs w:val="21"/>
        </w:rPr>
        <w:t>存在建筑物和</w:t>
      </w:r>
      <w:r w:rsidR="00510826" w:rsidRPr="00A9585A">
        <w:rPr>
          <w:color w:val="000000"/>
          <w:sz w:val="21"/>
          <w:szCs w:val="21"/>
        </w:rPr>
        <w:t>干扰条件下</w:t>
      </w:r>
      <w:r w:rsidR="00510826" w:rsidRPr="00A9585A">
        <w:rPr>
          <w:rFonts w:hint="eastAsia"/>
          <w:color w:val="000000"/>
          <w:sz w:val="21"/>
          <w:szCs w:val="21"/>
        </w:rPr>
        <w:t>的复杂</w:t>
      </w:r>
      <w:r w:rsidRPr="00A9585A">
        <w:rPr>
          <w:color w:val="000000"/>
          <w:sz w:val="21"/>
          <w:szCs w:val="21"/>
        </w:rPr>
        <w:t>城市</w:t>
      </w:r>
      <w:r w:rsidR="0003166D" w:rsidRPr="00A9585A">
        <w:rPr>
          <w:rFonts w:hint="eastAsia"/>
          <w:color w:val="000000"/>
          <w:sz w:val="21"/>
          <w:szCs w:val="21"/>
        </w:rPr>
        <w:t>作战</w:t>
      </w:r>
      <w:r w:rsidRPr="00A9585A">
        <w:rPr>
          <w:color w:val="000000"/>
          <w:sz w:val="21"/>
          <w:szCs w:val="21"/>
        </w:rPr>
        <w:t>环境</w:t>
      </w:r>
      <w:r w:rsidR="0003166D" w:rsidRPr="00A9585A">
        <w:rPr>
          <w:rFonts w:hint="eastAsia"/>
          <w:color w:val="000000"/>
          <w:sz w:val="21"/>
          <w:szCs w:val="21"/>
        </w:rPr>
        <w:t>下</w:t>
      </w:r>
      <w:r w:rsidRPr="00A9585A">
        <w:rPr>
          <w:color w:val="000000"/>
          <w:sz w:val="21"/>
          <w:szCs w:val="21"/>
        </w:rPr>
        <w:t>维持集群稳定运行，实现路径最优性、连通性和安全性的综合平衡。</w:t>
      </w:r>
    </w:p>
    <w:p w14:paraId="25B2D99E" w14:textId="2F2D147D" w:rsidR="00E8093C" w:rsidRDefault="0079034F" w:rsidP="00C631A8">
      <w:pPr>
        <w:spacing w:line="360" w:lineRule="auto"/>
        <w:rPr>
          <w:ins w:id="1028" w:author="运璐 何" w:date="2025-10-14T14:33:00Z"/>
          <w:b/>
          <w:color w:val="000000"/>
          <w:sz w:val="28"/>
          <w:szCs w:val="28"/>
        </w:rPr>
      </w:pPr>
      <w:commentRangeStart w:id="1029"/>
      <w:commentRangeStart w:id="1030"/>
      <w:commentRangeStart w:id="1031"/>
      <w:commentRangeStart w:id="1032"/>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仿真结果</w:t>
      </w:r>
      <w:commentRangeEnd w:id="1029"/>
      <w:r w:rsidR="00460401">
        <w:rPr>
          <w:rStyle w:val="ac"/>
        </w:rPr>
        <w:commentReference w:id="1029"/>
      </w:r>
      <w:commentRangeEnd w:id="1030"/>
      <w:r w:rsidR="009F39B9">
        <w:rPr>
          <w:rStyle w:val="ac"/>
        </w:rPr>
        <w:commentReference w:id="1030"/>
      </w:r>
      <w:commentRangeEnd w:id="1031"/>
      <w:r w:rsidR="009E71DA">
        <w:rPr>
          <w:rStyle w:val="ac"/>
        </w:rPr>
        <w:commentReference w:id="1031"/>
      </w:r>
      <w:commentRangeEnd w:id="1032"/>
      <w:r w:rsidR="00A94A19">
        <w:rPr>
          <w:rStyle w:val="ac"/>
        </w:rPr>
        <w:commentReference w:id="1032"/>
      </w:r>
    </w:p>
    <w:p w14:paraId="6F77D32D" w14:textId="3D9D8636" w:rsidR="00404BF5" w:rsidRDefault="00404BF5" w:rsidP="00404BF5">
      <w:pPr>
        <w:spacing w:line="360" w:lineRule="auto"/>
        <w:ind w:firstLineChars="196" w:firstLine="412"/>
        <w:rPr>
          <w:ins w:id="1033" w:author="运璐 何" w:date="2025-10-14T14:36:00Z"/>
          <w:color w:val="000000"/>
          <w:sz w:val="21"/>
          <w:szCs w:val="21"/>
        </w:rPr>
      </w:pPr>
      <w:ins w:id="1034" w:author="运璐 何" w:date="2025-10-14T14:33:00Z">
        <w:r w:rsidRPr="00404BF5">
          <w:rPr>
            <w:color w:val="000000"/>
            <w:sz w:val="21"/>
            <w:szCs w:val="21"/>
          </w:rPr>
          <w:t>为验证所提</w:t>
        </w:r>
        <w:r w:rsidRPr="00404BF5">
          <w:rPr>
            <w:color w:val="000000"/>
            <w:sz w:val="21"/>
            <w:szCs w:val="21"/>
          </w:rPr>
          <w:t xml:space="preserve"> CL-RRT-APF </w:t>
        </w:r>
        <w:r w:rsidRPr="00404BF5">
          <w:rPr>
            <w:color w:val="000000"/>
            <w:sz w:val="21"/>
            <w:szCs w:val="21"/>
          </w:rPr>
          <w:t>算法</w:t>
        </w:r>
        <w:r w:rsidRPr="00404BF5">
          <w:rPr>
            <w:color w:val="000000"/>
            <w:sz w:val="21"/>
            <w:szCs w:val="21"/>
          </w:rPr>
          <w:t xml:space="preserve">* </w:t>
        </w:r>
        <w:r w:rsidRPr="00404BF5">
          <w:rPr>
            <w:color w:val="000000"/>
            <w:sz w:val="21"/>
            <w:szCs w:val="21"/>
          </w:rPr>
          <w:t>在复杂城市环境下的路径规划与通信保持性能，本节通过仿真实验对算法的有效性和鲁棒性进行系统评估。实验从建筑物密度、无人机数量以及干扰功率三个关键环境因素出发，分别考察其对算法连通性性能的影响，并与</w:t>
        </w:r>
        <w:r w:rsidRPr="00404BF5">
          <w:rPr>
            <w:color w:val="000000"/>
            <w:sz w:val="21"/>
            <w:szCs w:val="21"/>
          </w:rPr>
          <w:t xml:space="preserve"> K-CBS </w:t>
        </w:r>
        <w:r w:rsidRPr="00404BF5">
          <w:rPr>
            <w:color w:val="000000"/>
            <w:sz w:val="21"/>
            <w:szCs w:val="21"/>
          </w:rPr>
          <w:t>和</w:t>
        </w:r>
        <w:r w:rsidRPr="00404BF5">
          <w:rPr>
            <w:color w:val="000000"/>
            <w:sz w:val="21"/>
            <w:szCs w:val="21"/>
          </w:rPr>
          <w:t xml:space="preserve"> APF </w:t>
        </w:r>
        <w:r w:rsidRPr="00404BF5">
          <w:rPr>
            <w:color w:val="000000"/>
            <w:sz w:val="21"/>
            <w:szCs w:val="21"/>
          </w:rPr>
          <w:t>等典型算法进行对比分析。同时，通过设置去除</w:t>
        </w:r>
        <w:r w:rsidRPr="00404BF5">
          <w:rPr>
            <w:color w:val="000000"/>
            <w:sz w:val="21"/>
            <w:szCs w:val="21"/>
          </w:rPr>
          <w:t>MST</w:t>
        </w:r>
      </w:ins>
      <w:ins w:id="1035" w:author="运璐 何" w:date="2025-10-14T14:34:00Z">
        <w:r>
          <w:rPr>
            <w:rFonts w:hint="eastAsia"/>
            <w:color w:val="000000"/>
            <w:sz w:val="21"/>
            <w:szCs w:val="21"/>
          </w:rPr>
          <w:t>引力机制以及分簇</w:t>
        </w:r>
      </w:ins>
      <w:ins w:id="1036" w:author="运璐 何" w:date="2025-10-14T14:35:00Z">
        <w:r>
          <w:rPr>
            <w:rFonts w:hint="eastAsia"/>
            <w:color w:val="000000"/>
            <w:sz w:val="21"/>
            <w:szCs w:val="21"/>
          </w:rPr>
          <w:t>Freche</w:t>
        </w:r>
        <w:r>
          <w:rPr>
            <w:color w:val="000000"/>
            <w:sz w:val="21"/>
            <w:szCs w:val="21"/>
          </w:rPr>
          <w:t>t</w:t>
        </w:r>
        <w:r>
          <w:rPr>
            <w:rFonts w:hint="eastAsia"/>
            <w:color w:val="000000"/>
            <w:sz w:val="21"/>
            <w:szCs w:val="21"/>
          </w:rPr>
          <w:t>约束</w:t>
        </w:r>
      </w:ins>
      <w:ins w:id="1037" w:author="运璐 何" w:date="2025-10-14T14:34:00Z">
        <w:r>
          <w:rPr>
            <w:rFonts w:hint="eastAsia"/>
            <w:color w:val="000000"/>
            <w:sz w:val="21"/>
            <w:szCs w:val="21"/>
          </w:rPr>
          <w:t>机制</w:t>
        </w:r>
      </w:ins>
      <w:ins w:id="1038" w:author="运璐 何" w:date="2025-10-14T14:35:00Z">
        <w:r>
          <w:rPr>
            <w:rFonts w:hint="eastAsia"/>
            <w:color w:val="000000"/>
            <w:sz w:val="21"/>
            <w:szCs w:val="21"/>
          </w:rPr>
          <w:t>这两个关键机制</w:t>
        </w:r>
      </w:ins>
      <w:ins w:id="1039" w:author="运璐 何" w:date="2025-10-14T14:33:00Z">
        <w:r w:rsidRPr="00404BF5">
          <w:rPr>
            <w:color w:val="000000"/>
            <w:sz w:val="21"/>
            <w:szCs w:val="21"/>
          </w:rPr>
          <w:t>的消融实验，进一步评估</w:t>
        </w:r>
      </w:ins>
      <w:ins w:id="1040" w:author="运璐 何" w:date="2025-10-14T14:35:00Z">
        <w:r>
          <w:rPr>
            <w:rFonts w:hint="eastAsia"/>
            <w:color w:val="000000"/>
            <w:sz w:val="21"/>
            <w:szCs w:val="21"/>
          </w:rPr>
          <w:t>对应</w:t>
        </w:r>
      </w:ins>
      <w:ins w:id="1041" w:author="运璐 何" w:date="2025-10-14T14:33:00Z">
        <w:r w:rsidRPr="00404BF5">
          <w:rPr>
            <w:color w:val="000000"/>
            <w:sz w:val="21"/>
            <w:szCs w:val="21"/>
          </w:rPr>
          <w:t>模块在维持通信连通性方面的贡献。</w:t>
        </w:r>
      </w:ins>
    </w:p>
    <w:p w14:paraId="5F32A932" w14:textId="184FFAC6" w:rsidR="00404BF5" w:rsidRPr="00404BF5" w:rsidRDefault="00404BF5" w:rsidP="00404BF5">
      <w:pPr>
        <w:spacing w:line="360" w:lineRule="auto"/>
        <w:outlineLvl w:val="0"/>
        <w:rPr>
          <w:b/>
          <w:sz w:val="21"/>
          <w:szCs w:val="21"/>
        </w:rPr>
      </w:pPr>
      <w:ins w:id="1042" w:author="运璐 何" w:date="2025-10-14T14:37:00Z">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Pr>
            <w:rFonts w:hint="eastAsia"/>
            <w:b/>
            <w:sz w:val="21"/>
            <w:szCs w:val="21"/>
          </w:rPr>
          <w:t>实验设置与评价指标</w:t>
        </w:r>
      </w:ins>
    </w:p>
    <w:p w14:paraId="0E0EA67F" w14:textId="16F5FBFD" w:rsidR="006229EB" w:rsidRPr="00A9585A" w:rsidRDefault="005E66CE" w:rsidP="00172A5F">
      <w:pPr>
        <w:spacing w:line="360" w:lineRule="auto"/>
        <w:ind w:firstLineChars="196" w:firstLine="412"/>
        <w:rPr>
          <w:color w:val="000000"/>
          <w:sz w:val="21"/>
          <w:szCs w:val="21"/>
        </w:rPr>
      </w:pPr>
      <w:r w:rsidRPr="00A9585A">
        <w:rPr>
          <w:rFonts w:hint="eastAsia"/>
          <w:color w:val="000000"/>
          <w:sz w:val="21"/>
          <w:szCs w:val="21"/>
        </w:rPr>
        <w:t>本研究采取仿真的方式验证算法的性能与效果，</w:t>
      </w:r>
      <w:r w:rsidR="00172A5F" w:rsidRPr="00A9585A">
        <w:rPr>
          <w:rFonts w:hint="eastAsia"/>
          <w:color w:val="000000"/>
          <w:sz w:val="21"/>
          <w:szCs w:val="21"/>
        </w:rPr>
        <w:t>主要从建筑物密度、无人机数量和干扰功率三个不同维度来验证算法的性能优势，</w:t>
      </w:r>
      <w:r w:rsidRPr="00A9585A">
        <w:rPr>
          <w:rFonts w:hint="eastAsia"/>
          <w:color w:val="000000"/>
          <w:sz w:val="21"/>
          <w:szCs w:val="21"/>
        </w:rPr>
        <w:t>对应</w:t>
      </w:r>
      <w:r w:rsidR="00510826" w:rsidRPr="00A9585A">
        <w:rPr>
          <w:rFonts w:hint="eastAsia"/>
          <w:color w:val="000000"/>
          <w:sz w:val="21"/>
          <w:szCs w:val="21"/>
        </w:rPr>
        <w:t>部分</w:t>
      </w:r>
      <w:r w:rsidR="006229EB" w:rsidRPr="00A9585A">
        <w:rPr>
          <w:rFonts w:hint="eastAsia"/>
          <w:color w:val="000000"/>
          <w:sz w:val="21"/>
          <w:szCs w:val="21"/>
        </w:rPr>
        <w:t>重要</w:t>
      </w:r>
      <w:r w:rsidRPr="00A9585A">
        <w:rPr>
          <w:rFonts w:hint="eastAsia"/>
          <w:color w:val="000000"/>
          <w:sz w:val="21"/>
          <w:szCs w:val="21"/>
        </w:rPr>
        <w:t>的仿真参数设置如表</w:t>
      </w:r>
      <w:r w:rsidR="006229EB" w:rsidRPr="00A9585A">
        <w:rPr>
          <w:rFonts w:hint="eastAsia"/>
          <w:color w:val="000000"/>
          <w:sz w:val="21"/>
          <w:szCs w:val="21"/>
        </w:rPr>
        <w:t>1</w:t>
      </w:r>
      <w:r w:rsidRPr="00A9585A">
        <w:rPr>
          <w:rFonts w:hint="eastAsia"/>
          <w:color w:val="000000"/>
          <w:sz w:val="21"/>
          <w:szCs w:val="21"/>
        </w:rPr>
        <w:t>所示：</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0B4BA5"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09120B4" w:rsidR="003D4ACB" w:rsidRPr="00A9585A" w:rsidRDefault="003D4ACB" w:rsidP="003D4ACB">
            <w:pPr>
              <w:pStyle w:val="a1"/>
              <w:spacing w:line="360" w:lineRule="auto"/>
              <w:ind w:firstLineChars="98" w:firstLine="206"/>
              <w:jc w:val="center"/>
              <w:rPr>
                <w:szCs w:val="21"/>
              </w:rPr>
            </w:pPr>
            <w:r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17AA8BBE" w14:textId="77777777" w:rsidTr="00775099">
        <w:trPr>
          <w:jc w:val="center"/>
        </w:trPr>
        <w:tc>
          <w:tcPr>
            <w:tcW w:w="2137" w:type="dxa"/>
          </w:tcPr>
          <w:p w14:paraId="71E19253" w14:textId="0F46DF9C" w:rsidR="003D4ACB" w:rsidRPr="00A9585A" w:rsidRDefault="003D4ACB" w:rsidP="003D4ACB">
            <w:pPr>
              <w:pStyle w:val="a1"/>
              <w:spacing w:line="360" w:lineRule="auto"/>
              <w:ind w:firstLineChars="98" w:firstLine="206"/>
              <w:jc w:val="center"/>
              <w:rPr>
                <w:szCs w:val="21"/>
              </w:rPr>
            </w:pPr>
            <w:r w:rsidRPr="00A9585A">
              <w:rPr>
                <w:color w:val="000000"/>
                <w:szCs w:val="21"/>
              </w:rPr>
              <w:t>路径损耗指数</w:t>
            </w:r>
          </w:p>
        </w:tc>
        <w:tc>
          <w:tcPr>
            <w:tcW w:w="2683" w:type="dxa"/>
          </w:tcPr>
          <w:p w14:paraId="75B764FF" w14:textId="4A67E5AD"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α= 3.5</m:t>
                </m:r>
              </m:oMath>
            </m:oMathPara>
          </w:p>
        </w:tc>
      </w:tr>
      <w:tr w:rsidR="003D4ACB" w:rsidRPr="00A9585A" w14:paraId="0E4C4AA6" w14:textId="77777777" w:rsidTr="00775099">
        <w:trPr>
          <w:jc w:val="center"/>
        </w:trPr>
        <w:tc>
          <w:tcPr>
            <w:tcW w:w="2137" w:type="dxa"/>
          </w:tcPr>
          <w:p w14:paraId="729AF022" w14:textId="133DF2D9" w:rsidR="003D4ACB" w:rsidRPr="00A9585A" w:rsidRDefault="003D4ACB" w:rsidP="003D4ACB">
            <w:pPr>
              <w:pStyle w:val="a1"/>
              <w:spacing w:line="360" w:lineRule="auto"/>
              <w:ind w:firstLineChars="98" w:firstLine="206"/>
              <w:jc w:val="center"/>
              <w:rPr>
                <w:szCs w:val="21"/>
              </w:rPr>
            </w:pPr>
            <w:r w:rsidRPr="00A9585A">
              <w:rPr>
                <w:color w:val="000000"/>
                <w:szCs w:val="21"/>
              </w:rPr>
              <w:t xml:space="preserve">SINR </w:t>
            </w:r>
            <w:r w:rsidRPr="00A9585A">
              <w:rPr>
                <w:color w:val="000000"/>
                <w:szCs w:val="21"/>
              </w:rPr>
              <w:t>门限</w:t>
            </w:r>
          </w:p>
        </w:tc>
        <w:tc>
          <w:tcPr>
            <w:tcW w:w="2683" w:type="dxa"/>
          </w:tcPr>
          <w:p w14:paraId="3CFB4329" w14:textId="4E12E6AA" w:rsidR="003D4ACB" w:rsidRPr="00A9585A" w:rsidRDefault="000B4BA5"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0B4BA5"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08FC4E15"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 xml:space="preserve">RRT* </w:t>
            </w:r>
            <w:r w:rsidRPr="00A9585A">
              <w:rPr>
                <w:color w:val="000000"/>
                <w:szCs w:val="21"/>
              </w:rPr>
              <w:t>步长</w:t>
            </w:r>
          </w:p>
        </w:tc>
        <w:tc>
          <w:tcPr>
            <w:tcW w:w="2683" w:type="dxa"/>
          </w:tcPr>
          <w:p w14:paraId="1E7EE244" w14:textId="5BF51BB0" w:rsidR="0058032F" w:rsidRPr="00A9585A" w:rsidRDefault="000B4BA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567E2591"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下门限</w:t>
            </w:r>
          </w:p>
        </w:tc>
        <w:tc>
          <w:tcPr>
            <w:tcW w:w="2683" w:type="dxa"/>
          </w:tcPr>
          <w:p w14:paraId="3C210EAF" w14:textId="403591A9" w:rsidR="0058032F" w:rsidRPr="00A9585A" w:rsidRDefault="000B4BA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L</m:t>
                    </m:r>
                  </m:e>
                  <m:sub>
                    <m:r>
                      <w:rPr>
                        <w:rFonts w:ascii="Cambria Math" w:hAnsi="Cambria Math"/>
                        <w:color w:val="000000"/>
                        <w:szCs w:val="21"/>
                      </w:rPr>
                      <m:t>ratio</m:t>
                    </m:r>
                  </m:sub>
                </m:sSub>
                <m:r>
                  <w:rPr>
                    <w:rFonts w:ascii="Cambria Math" w:hAnsi="Cambria Math"/>
                    <w:color w:val="000000"/>
                    <w:szCs w:val="21"/>
                  </w:rPr>
                  <m:t>=0.05</m:t>
                </m:r>
              </m:oMath>
            </m:oMathPara>
          </w:p>
        </w:tc>
      </w:tr>
      <w:tr w:rsidR="0058032F" w:rsidRPr="00A9585A" w14:paraId="59D97B72" w14:textId="77777777" w:rsidTr="00775099">
        <w:trPr>
          <w:jc w:val="center"/>
        </w:trPr>
        <w:tc>
          <w:tcPr>
            <w:tcW w:w="2137" w:type="dxa"/>
          </w:tcPr>
          <w:p w14:paraId="52EB77D5" w14:textId="444238DD"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上门限</w:t>
            </w:r>
          </w:p>
        </w:tc>
        <w:tc>
          <w:tcPr>
            <w:tcW w:w="2683" w:type="dxa"/>
          </w:tcPr>
          <w:p w14:paraId="2E60FD13" w14:textId="467BEF4E" w:rsidR="0058032F" w:rsidRPr="00A9585A" w:rsidRDefault="000B4BA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U</m:t>
                    </m:r>
                  </m:e>
                  <m:sub>
                    <m:r>
                      <w:rPr>
                        <w:rFonts w:ascii="Cambria Math" w:hAnsi="Cambria Math"/>
                        <w:color w:val="000000"/>
                        <w:szCs w:val="21"/>
                      </w:rPr>
                      <m:t>ratio</m:t>
                    </m:r>
                  </m:sub>
                </m:sSub>
                <m:r>
                  <w:rPr>
                    <w:rFonts w:ascii="Cambria Math" w:hAnsi="Cambria Math"/>
                    <w:color w:val="000000"/>
                    <w:szCs w:val="21"/>
                  </w:rPr>
                  <m:t>=0.30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lastRenderedPageBreak/>
              <w:t>引力系数</w:t>
            </w:r>
          </w:p>
        </w:tc>
        <w:tc>
          <w:tcPr>
            <w:tcW w:w="2683" w:type="dxa"/>
          </w:tcPr>
          <w:p w14:paraId="503DDF9B" w14:textId="4A02CEE4" w:rsidR="0058032F" w:rsidRPr="00A9585A" w:rsidRDefault="000B4BA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0B4BA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54A145F" w:rsidR="0058032F" w:rsidRPr="00A9585A" w:rsidRDefault="000B4BA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=1.0</m:t>
                </m:r>
              </m:oMath>
            </m:oMathPara>
          </w:p>
        </w:tc>
      </w:tr>
      <w:tr w:rsidR="00862D7D" w:rsidRPr="00A9585A" w14:paraId="4022D968" w14:textId="77777777" w:rsidTr="00775099">
        <w:trPr>
          <w:jc w:val="center"/>
        </w:trPr>
        <w:tc>
          <w:tcPr>
            <w:tcW w:w="2137" w:type="dxa"/>
          </w:tcPr>
          <w:p w14:paraId="53A6699D" w14:textId="2883DAC4"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运动步长</w:t>
            </w:r>
          </w:p>
        </w:tc>
        <w:tc>
          <w:tcPr>
            <w:tcW w:w="2683" w:type="dxa"/>
          </w:tcPr>
          <w:p w14:paraId="322E9550" w14:textId="1C05E96B" w:rsidR="00862D7D" w:rsidRPr="00A9585A" w:rsidRDefault="000B4BA5"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2EF87F06" w:rsidR="00862D7D" w:rsidRPr="00A9585A" w:rsidRDefault="006229EB" w:rsidP="006229EB">
            <w:pPr>
              <w:pStyle w:val="a1"/>
              <w:spacing w:line="360" w:lineRule="auto"/>
              <w:ind w:firstLine="0"/>
              <w:jc w:val="center"/>
              <w:rPr>
                <w:color w:val="000000"/>
                <w:szCs w:val="21"/>
              </w:rPr>
            </w:pPr>
            <w:r w:rsidRPr="00A9585A">
              <w:rPr>
                <w:color w:val="000000"/>
                <w:szCs w:val="21"/>
              </w:rPr>
              <w:t>干扰影响半径</w:t>
            </w:r>
          </w:p>
        </w:tc>
        <w:tc>
          <w:tcPr>
            <w:tcW w:w="2683" w:type="dxa"/>
          </w:tcPr>
          <w:p w14:paraId="307AD03C" w14:textId="03BF5DC6" w:rsidR="00862D7D" w:rsidRPr="00A9585A" w:rsidRDefault="000B4BA5"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jammer</m:t>
                    </m:r>
                  </m:sub>
                </m:sSub>
                <m:r>
                  <w:rPr>
                    <w:rFonts w:ascii="Cambria Math" w:hAnsi="Cambria Math"/>
                    <w:color w:val="000000"/>
                    <w:szCs w:val="21"/>
                  </w:rPr>
                  <m:t>=150m</m:t>
                </m:r>
              </m:oMath>
            </m:oMathPara>
          </w:p>
        </w:tc>
      </w:tr>
    </w:tbl>
    <w:p w14:paraId="2A85867B" w14:textId="7B8E74CE" w:rsidR="00627782" w:rsidRPr="00A9585A" w:rsidRDefault="00627782" w:rsidP="00627782">
      <w:pPr>
        <w:spacing w:line="360" w:lineRule="auto"/>
        <w:ind w:firstLineChars="196" w:firstLine="412"/>
        <w:rPr>
          <w:color w:val="000000"/>
          <w:sz w:val="21"/>
          <w:szCs w:val="21"/>
        </w:rPr>
      </w:pPr>
      <w:commentRangeStart w:id="1043"/>
      <w:r w:rsidRPr="00627782">
        <w:rPr>
          <w:rFonts w:hint="eastAsia"/>
          <w:color w:val="000000"/>
          <w:sz w:val="21"/>
          <w:szCs w:val="21"/>
        </w:rPr>
        <w:t>为了全面系统验证所提出算法的性能，本文选取</w:t>
      </w:r>
      <w:r w:rsidRPr="00627782">
        <w:rPr>
          <w:rFonts w:hint="eastAsia"/>
          <w:color w:val="000000"/>
          <w:sz w:val="21"/>
          <w:szCs w:val="21"/>
        </w:rPr>
        <w:t xml:space="preserve"> K-CBS</w:t>
      </w:r>
      <w:r w:rsidRPr="00627782">
        <w:rPr>
          <w:rFonts w:hint="eastAsia"/>
          <w:color w:val="000000"/>
          <w:sz w:val="21"/>
          <w:szCs w:val="21"/>
        </w:rPr>
        <w:t>算法、</w:t>
      </w:r>
      <w:r w:rsidRPr="00627782">
        <w:rPr>
          <w:rFonts w:hint="eastAsia"/>
          <w:color w:val="000000"/>
          <w:sz w:val="21"/>
          <w:szCs w:val="21"/>
        </w:rPr>
        <w:t>APF</w:t>
      </w:r>
      <w:r w:rsidRPr="00627782">
        <w:rPr>
          <w:rFonts w:hint="eastAsia"/>
          <w:color w:val="000000"/>
          <w:sz w:val="21"/>
          <w:szCs w:val="21"/>
        </w:rPr>
        <w:t>算法、</w:t>
      </w:r>
      <w:r w:rsidRPr="00627782">
        <w:rPr>
          <w:rFonts w:hint="eastAsia"/>
          <w:color w:val="000000"/>
          <w:sz w:val="21"/>
          <w:szCs w:val="21"/>
        </w:rPr>
        <w:t>PPSwarm</w:t>
      </w:r>
      <w:r w:rsidRPr="00627782">
        <w:rPr>
          <w:rFonts w:hint="eastAsia"/>
          <w:color w:val="000000"/>
          <w:sz w:val="21"/>
          <w:szCs w:val="21"/>
        </w:rPr>
        <w:t>算法与</w:t>
      </w:r>
      <w:r w:rsidRPr="00627782">
        <w:rPr>
          <w:rFonts w:hint="eastAsia"/>
          <w:color w:val="000000"/>
          <w:sz w:val="21"/>
          <w:szCs w:val="21"/>
        </w:rPr>
        <w:t xml:space="preserve"> CMUPF</w:t>
      </w:r>
      <w:r w:rsidRPr="00627782">
        <w:rPr>
          <w:rFonts w:hint="eastAsia"/>
          <w:color w:val="000000"/>
          <w:sz w:val="21"/>
          <w:szCs w:val="21"/>
        </w:rPr>
        <w:t>算法</w:t>
      </w:r>
      <w:del w:id="1044" w:author="运璐 何" w:date="2025-10-22T19:29:00Z">
        <w:r w:rsidRPr="00627782" w:rsidDel="00627782">
          <w:rPr>
            <w:rFonts w:hint="eastAsia"/>
            <w:color w:val="000000"/>
            <w:sz w:val="21"/>
            <w:szCs w:val="21"/>
          </w:rPr>
          <w:delText xml:space="preserve"> </w:delText>
        </w:r>
      </w:del>
      <w:r w:rsidRPr="00627782">
        <w:rPr>
          <w:rFonts w:hint="eastAsia"/>
          <w:color w:val="000000"/>
          <w:sz w:val="21"/>
          <w:szCs w:val="21"/>
        </w:rPr>
        <w:t>作为对比算法。其中，</w:t>
      </w:r>
      <w:r w:rsidRPr="00627782">
        <w:rPr>
          <w:rFonts w:hint="eastAsia"/>
          <w:color w:val="000000"/>
          <w:sz w:val="21"/>
          <w:szCs w:val="21"/>
        </w:rPr>
        <w:t>K-CBS</w:t>
      </w:r>
      <w:r w:rsidRPr="00627782">
        <w:rPr>
          <w:rFonts w:hint="eastAsia"/>
          <w:color w:val="000000"/>
          <w:sz w:val="21"/>
          <w:szCs w:val="21"/>
        </w:rPr>
        <w:t>算法是一种基于冲突检测与分解思想的多智能体路径规划方法，通过在全局层构建约束树来解决多无人机间的路径冲突问题，具有较高的路径可行性与全局最优性</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_Ref211074835 \r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Pr="00627782">
        <w:rPr>
          <w:color w:val="000000"/>
          <w:sz w:val="21"/>
          <w:szCs w:val="21"/>
          <w:vertAlign w:val="superscript"/>
        </w:rPr>
        <w:t>[8]</w:t>
      </w:r>
      <w:r w:rsidRPr="00627782">
        <w:rPr>
          <w:color w:val="000000"/>
          <w:sz w:val="21"/>
          <w:szCs w:val="21"/>
          <w:vertAlign w:val="superscript"/>
        </w:rPr>
        <w:fldChar w:fldCharType="end"/>
      </w:r>
      <w:r>
        <w:rPr>
          <w:rFonts w:hint="eastAsia"/>
          <w:color w:val="000000"/>
          <w:sz w:val="21"/>
          <w:szCs w:val="21"/>
        </w:rPr>
        <w:t>。</w:t>
      </w:r>
      <w:r w:rsidRPr="00627782">
        <w:rPr>
          <w:rFonts w:hint="eastAsia"/>
          <w:color w:val="000000"/>
          <w:sz w:val="21"/>
          <w:szCs w:val="21"/>
        </w:rPr>
        <w:t>APF</w:t>
      </w:r>
      <w:r w:rsidRPr="00627782">
        <w:rPr>
          <w:rFonts w:hint="eastAsia"/>
          <w:color w:val="000000"/>
          <w:sz w:val="21"/>
          <w:szCs w:val="21"/>
        </w:rPr>
        <w:t>算法</w:t>
      </w:r>
      <w:r w:rsidRPr="00627782">
        <w:rPr>
          <w:rFonts w:hint="eastAsia"/>
          <w:color w:val="000000"/>
          <w:sz w:val="21"/>
          <w:szCs w:val="21"/>
        </w:rPr>
        <w:t xml:space="preserve"> </w:t>
      </w:r>
      <w:r w:rsidRPr="00627782">
        <w:rPr>
          <w:rFonts w:hint="eastAsia"/>
          <w:color w:val="000000"/>
          <w:sz w:val="21"/>
          <w:szCs w:val="21"/>
        </w:rPr>
        <w:t>则是一种典型的基于力场的局部路径规划方法，通过对目标点和障碍物分别施加吸引力与斥力，并引入邻居吸引力，使无人机在局部环境中实现避障与动态调整</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_Ref210899238 \r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Pr="00627782">
        <w:rPr>
          <w:color w:val="000000"/>
          <w:sz w:val="21"/>
          <w:szCs w:val="21"/>
          <w:vertAlign w:val="superscript"/>
        </w:rPr>
        <w:t>[9]</w:t>
      </w:r>
      <w:r w:rsidRPr="00627782">
        <w:rPr>
          <w:color w:val="000000"/>
          <w:sz w:val="21"/>
          <w:szCs w:val="21"/>
          <w:vertAlign w:val="superscript"/>
        </w:rPr>
        <w:fldChar w:fldCharType="end"/>
      </w:r>
      <w:r w:rsidRPr="00627782">
        <w:rPr>
          <w:rFonts w:hint="eastAsia"/>
          <w:color w:val="000000"/>
          <w:sz w:val="21"/>
          <w:szCs w:val="21"/>
        </w:rPr>
        <w:t>。</w:t>
      </w:r>
      <w:r>
        <w:rPr>
          <w:rFonts w:hint="eastAsia"/>
          <w:color w:val="000000"/>
          <w:sz w:val="21"/>
          <w:szCs w:val="21"/>
        </w:rPr>
        <w:t>在启发式算法方面</w:t>
      </w:r>
      <w:r w:rsidRPr="00627782">
        <w:rPr>
          <w:rFonts w:hint="eastAsia"/>
          <w:color w:val="000000"/>
          <w:sz w:val="21"/>
          <w:szCs w:val="21"/>
        </w:rPr>
        <w:t>，</w:t>
      </w:r>
      <w:r w:rsidRPr="00627782">
        <w:rPr>
          <w:rFonts w:hint="eastAsia"/>
          <w:color w:val="000000"/>
          <w:sz w:val="21"/>
          <w:szCs w:val="21"/>
        </w:rPr>
        <w:t>PPSwarm</w:t>
      </w:r>
      <w:r w:rsidRPr="00627782">
        <w:rPr>
          <w:rFonts w:hint="eastAsia"/>
          <w:color w:val="000000"/>
          <w:sz w:val="21"/>
          <w:szCs w:val="21"/>
        </w:rPr>
        <w:t>算法综合了改进的</w:t>
      </w:r>
      <w:r w:rsidRPr="00627782">
        <w:rPr>
          <w:rFonts w:hint="eastAsia"/>
          <w:color w:val="000000"/>
          <w:sz w:val="21"/>
          <w:szCs w:val="21"/>
        </w:rPr>
        <w:t>RRT*</w:t>
      </w:r>
      <w:r w:rsidRPr="00627782">
        <w:rPr>
          <w:rFonts w:hint="eastAsia"/>
          <w:color w:val="000000"/>
          <w:sz w:val="21"/>
          <w:szCs w:val="21"/>
        </w:rPr>
        <w:t>搜索与粒子群优化思想，通过在采样扩展过程中引入全局优化算子，提高了路径搜索的全局性与通信保持</w:t>
      </w:r>
      <w:r>
        <w:rPr>
          <w:rFonts w:hint="eastAsia"/>
          <w:color w:val="000000"/>
          <w:sz w:val="21"/>
          <w:szCs w:val="21"/>
        </w:rPr>
        <w:t>性能</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_Ref212053055 \n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Pr="00627782">
        <w:rPr>
          <w:color w:val="000000"/>
          <w:sz w:val="21"/>
          <w:szCs w:val="21"/>
          <w:vertAlign w:val="superscript"/>
        </w:rPr>
        <w:t>[12]</w:t>
      </w:r>
      <w:r w:rsidRPr="00627782">
        <w:rPr>
          <w:color w:val="000000"/>
          <w:sz w:val="21"/>
          <w:szCs w:val="21"/>
          <w:vertAlign w:val="superscript"/>
        </w:rPr>
        <w:fldChar w:fldCharType="end"/>
      </w:r>
      <w:r w:rsidRPr="00627782">
        <w:rPr>
          <w:rFonts w:hint="eastAsia"/>
          <w:color w:val="000000"/>
          <w:sz w:val="21"/>
          <w:szCs w:val="21"/>
        </w:rPr>
        <w:t>。</w:t>
      </w:r>
      <w:r w:rsidRPr="00627782">
        <w:rPr>
          <w:rFonts w:hint="eastAsia"/>
          <w:color w:val="000000"/>
          <w:sz w:val="21"/>
          <w:szCs w:val="21"/>
        </w:rPr>
        <w:t>CMUPF</w:t>
      </w:r>
      <w:r w:rsidRPr="00627782">
        <w:rPr>
          <w:rFonts w:hint="eastAsia"/>
          <w:color w:val="000000"/>
          <w:sz w:val="21"/>
          <w:szCs w:val="21"/>
        </w:rPr>
        <w:t>算法则基于编队控制与通信恢复机制相结合的思想，通过引入通信拓扑约束和控制律修正，实现多无人机在复杂环境下的连通性维护与路径协调</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_Ref210900992 \n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Pr="00627782">
        <w:rPr>
          <w:color w:val="000000"/>
          <w:sz w:val="21"/>
          <w:szCs w:val="21"/>
          <w:vertAlign w:val="superscript"/>
        </w:rPr>
        <w:t>[18]</w:t>
      </w:r>
      <w:r w:rsidRPr="00627782">
        <w:rPr>
          <w:color w:val="000000"/>
          <w:sz w:val="21"/>
          <w:szCs w:val="21"/>
          <w:vertAlign w:val="superscript"/>
        </w:rPr>
        <w:fldChar w:fldCharType="end"/>
      </w:r>
      <w:r w:rsidRPr="00627782">
        <w:rPr>
          <w:rFonts w:hint="eastAsia"/>
          <w:color w:val="000000"/>
          <w:sz w:val="21"/>
          <w:szCs w:val="21"/>
        </w:rPr>
        <w:t>。选取上述四种算法作为对比，一方面可以体现本文算法在全局搜索能力与路径稳定性上的改进，另一方面也能突出其在复杂环境中通信保持性与协同规划性能方面的优势。</w:t>
      </w:r>
      <w:commentRangeEnd w:id="1043"/>
      <w:r w:rsidR="002E16A0">
        <w:rPr>
          <w:rStyle w:val="ac"/>
        </w:rPr>
        <w:commentReference w:id="1043"/>
      </w:r>
    </w:p>
    <w:p w14:paraId="2F90272E" w14:textId="69C89863" w:rsidR="00172A5F" w:rsidRPr="00A9585A" w:rsidRDefault="00172A5F" w:rsidP="006229EB">
      <w:pPr>
        <w:spacing w:line="360" w:lineRule="auto"/>
        <w:ind w:firstLineChars="196" w:firstLine="412"/>
        <w:rPr>
          <w:color w:val="000000"/>
          <w:sz w:val="21"/>
          <w:szCs w:val="21"/>
        </w:rPr>
      </w:pPr>
      <w:r w:rsidRPr="00A9585A">
        <w:rPr>
          <w:color w:val="000000"/>
          <w:sz w:val="21"/>
          <w:szCs w:val="21"/>
        </w:rPr>
        <w:t>为了定量评价算法的性能，本文采用代数连通率与</w:t>
      </w:r>
      <w:r w:rsidR="006D3428" w:rsidRPr="00A9585A">
        <w:rPr>
          <w:rFonts w:hint="eastAsia"/>
          <w:color w:val="000000"/>
          <w:sz w:val="21"/>
          <w:szCs w:val="21"/>
        </w:rPr>
        <w:t>归一化</w:t>
      </w:r>
      <w:r w:rsidRPr="00A9585A">
        <w:rPr>
          <w:color w:val="000000"/>
          <w:sz w:val="21"/>
          <w:szCs w:val="21"/>
        </w:rPr>
        <w:t>平均代数连通度作为主要指标。代数连通率用于衡量算法在整个执行过程中保持通信连通性的稳定性，其定义为算法执行过程中代数连通度大于零的步数占总步数的比例。设算法总执行步数为</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，第</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步的代数连通度为</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B269D8" w:rsidRPr="00A9585A">
        <w:rPr>
          <w:rFonts w:hint="eastAsia"/>
          <w:color w:val="000000"/>
          <w:sz w:val="21"/>
          <w:szCs w:val="21"/>
        </w:rPr>
        <w:t>（计算方法见第二节）</w:t>
      </w:r>
      <w:r w:rsidRPr="00A9585A">
        <w:rPr>
          <w:color w:val="000000"/>
          <w:sz w:val="21"/>
          <w:szCs w:val="21"/>
        </w:rPr>
        <w:t>，则代数连通率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conn</m:t>
            </m:r>
          </m:sub>
        </m:sSub>
      </m:oMath>
      <w:r w:rsidRPr="00A9585A">
        <w:rPr>
          <w:color w:val="000000"/>
          <w:sz w:val="21"/>
          <w:szCs w:val="21"/>
        </w:rPr>
        <w:t xml:space="preserve"> </w:t>
      </w:r>
      <w:r w:rsidRPr="00A9585A">
        <w:rPr>
          <w:color w:val="000000"/>
          <w:sz w:val="21"/>
          <w:szCs w:val="21"/>
        </w:rPr>
        <w:t>可表示为</w:t>
      </w:r>
      <w:r w:rsidR="006D3428" w:rsidRPr="00A9585A">
        <w:rPr>
          <w:rFonts w:hint="eastAsia"/>
          <w:color w:val="000000"/>
          <w:sz w:val="21"/>
          <w:szCs w:val="21"/>
        </w:rPr>
        <w:t>:</w:t>
      </w:r>
    </w:p>
    <w:p w14:paraId="477625D4" w14:textId="0881C6D7" w:rsidR="006D3428" w:rsidRPr="00A9585A" w:rsidRDefault="000B4BA5"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&gt;0</m:t>
                          </m:r>
                        </m:e>
                      </m:d>
                    </m:e>
                  </m:nary>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r>
                <m:rPr>
                  <m:sty m:val="p"/>
                </m:rPr>
                <w:rPr>
                  <w:rFonts w:ascii="Cambria Math" w:hAnsi="Cambria Math" w:hint="eastAsia"/>
                  <w:color w:val="000000"/>
                  <w:sz w:val="21"/>
                  <w:szCs w:val="21"/>
                </w:rPr>
                <m:t>×</m:t>
              </m:r>
              <m:r>
                <w:rPr>
                  <w:rFonts w:ascii="Cambria Math" w:hAnsi="Cambria Math"/>
                  <w:color w:val="000000"/>
                  <w:sz w:val="21"/>
                  <w:szCs w:val="21"/>
                </w:rPr>
                <m:t>100%#</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4F7CDC0" w14:textId="263A8B8F" w:rsidR="006D3428" w:rsidRPr="00A9585A"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。代数连通率越高，说明在算法执行过程中无人机网络保持连通的能力越强，也意味着算法在复杂环境下对局部干扰或障碍的适应性更好。另一方面，</w:t>
      </w:r>
      <w:r w:rsidRPr="00A9585A">
        <w:rPr>
          <w:rFonts w:hint="eastAsia"/>
          <w:color w:val="000000"/>
          <w:sz w:val="21"/>
          <w:szCs w:val="21"/>
        </w:rPr>
        <w:t>归一化</w:t>
      </w:r>
      <w:r w:rsidRPr="00A9585A">
        <w:rPr>
          <w:color w:val="000000"/>
          <w:sz w:val="21"/>
          <w:szCs w:val="21"/>
        </w:rPr>
        <w:t>平均代数连通度用于反映整个算法执行过程中网络整体的连通性水平。其定义为在所有执行步中</w:t>
      </w:r>
      <w:r w:rsidRPr="00A9585A">
        <w:rPr>
          <w:rFonts w:hint="eastAsia"/>
          <w:color w:val="000000"/>
          <w:sz w:val="21"/>
          <w:szCs w:val="21"/>
        </w:rPr>
        <w:t>归一化</w:t>
      </w:r>
      <w:r w:rsidRPr="00A9585A">
        <w:rPr>
          <w:color w:val="000000"/>
          <w:sz w:val="21"/>
          <w:szCs w:val="21"/>
        </w:rPr>
        <w:t>代数连通度的算术平均值，即：</w:t>
      </w:r>
    </w:p>
    <w:p w14:paraId="068620AD" w14:textId="126EF100" w:rsidR="006D3428" w:rsidRPr="00A9585A" w:rsidRDefault="000B4BA5"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color w:val="000000"/>
                      <w:sz w:val="21"/>
                      <w:szCs w:val="21"/>
                    </w:rPr>
                  </m:ctrlPr>
                </m:acc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e>
              </m:acc>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NT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670A711D" w14:textId="32FD52AC" w:rsidR="006D3428" w:rsidRDefault="00B269D8" w:rsidP="006229EB">
      <w:pPr>
        <w:spacing w:line="360" w:lineRule="auto"/>
        <w:ind w:firstLineChars="196" w:firstLine="412"/>
        <w:rPr>
          <w:ins w:id="1045" w:author="运璐 何" w:date="2025-10-14T14:38:00Z"/>
          <w:color w:val="000000"/>
          <w:sz w:val="21"/>
          <w:szCs w:val="21"/>
        </w:rPr>
      </w:pPr>
      <w:r w:rsidRPr="00A9585A">
        <w:rPr>
          <w:color w:val="000000"/>
          <w:sz w:val="21"/>
          <w:szCs w:val="21"/>
        </w:rPr>
        <w:t>该指标能够量化算法在全局路径规划过程中无人机网络的连通性强弱，数值越大表示网络整体连通性越好。与代数连通率侧重于是否保持连通不同，平均代数连通度更关注网络连通性的程度，</w:t>
      </w:r>
      <w:r w:rsidRPr="00A9585A">
        <w:rPr>
          <w:rFonts w:hint="eastAsia"/>
          <w:color w:val="000000"/>
          <w:sz w:val="21"/>
          <w:szCs w:val="21"/>
        </w:rPr>
        <w:t>代表网络的鲁棒性</w:t>
      </w:r>
      <w:r w:rsidRPr="00A9585A">
        <w:rPr>
          <w:color w:val="000000"/>
          <w:sz w:val="21"/>
          <w:szCs w:val="21"/>
        </w:rPr>
        <w:t>。通过这两个指标的结合，既可以评估算法在维持通信连通性上的稳定性，又能反映网络</w:t>
      </w:r>
      <w:r w:rsidRPr="00A9585A">
        <w:rPr>
          <w:rFonts w:hint="eastAsia"/>
          <w:color w:val="000000"/>
          <w:sz w:val="21"/>
          <w:szCs w:val="21"/>
        </w:rPr>
        <w:t>的连接的鲁棒性</w:t>
      </w:r>
      <w:r w:rsidRPr="00A9585A">
        <w:rPr>
          <w:color w:val="000000"/>
          <w:sz w:val="21"/>
          <w:szCs w:val="21"/>
        </w:rPr>
        <w:t>，从而为算法性能提供全面、量化的评价依据</w:t>
      </w:r>
      <w:r w:rsidRPr="00A9585A">
        <w:rPr>
          <w:rFonts w:hint="eastAsia"/>
          <w:color w:val="000000"/>
          <w:sz w:val="21"/>
          <w:szCs w:val="21"/>
        </w:rPr>
        <w:t>。</w:t>
      </w:r>
    </w:p>
    <w:p w14:paraId="3B595905" w14:textId="2A1B4E98" w:rsidR="00404BF5" w:rsidRPr="00404BF5" w:rsidRDefault="00404BF5" w:rsidP="00404BF5">
      <w:pPr>
        <w:spacing w:line="360" w:lineRule="auto"/>
        <w:outlineLvl w:val="0"/>
        <w:rPr>
          <w:b/>
          <w:sz w:val="21"/>
          <w:szCs w:val="21"/>
        </w:rPr>
      </w:pPr>
      <w:commentRangeStart w:id="1046"/>
      <w:ins w:id="1047" w:author="运璐 何" w:date="2025-10-14T14:38:00Z">
        <w:r>
          <w:rPr>
            <w:b/>
            <w:sz w:val="21"/>
            <w:szCs w:val="21"/>
          </w:rPr>
          <w:lastRenderedPageBreak/>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建筑密度对性能的</w:t>
        </w:r>
      </w:ins>
      <w:ins w:id="1048" w:author="运璐 何" w:date="2025-10-14T14:39:00Z">
        <w:r>
          <w:rPr>
            <w:rFonts w:hint="eastAsia"/>
            <w:b/>
            <w:sz w:val="21"/>
            <w:szCs w:val="21"/>
          </w:rPr>
          <w:t>影响</w:t>
        </w:r>
      </w:ins>
      <w:commentRangeEnd w:id="1046"/>
      <w:ins w:id="1049" w:author="运璐 何" w:date="2025-10-24T15:57:00Z">
        <w:r w:rsidR="002E16A0">
          <w:rPr>
            <w:rStyle w:val="ac"/>
          </w:rPr>
          <w:commentReference w:id="1046"/>
        </w:r>
      </w:ins>
    </w:p>
    <w:p w14:paraId="560D5658" w14:textId="33D2FE9D" w:rsidR="00530B97" w:rsidRPr="00A9585A" w:rsidRDefault="00510826" w:rsidP="00530B97">
      <w:pPr>
        <w:spacing w:line="360" w:lineRule="auto"/>
        <w:ind w:firstLineChars="196" w:firstLine="412"/>
        <w:rPr>
          <w:color w:val="000000"/>
          <w:sz w:val="21"/>
          <w:szCs w:val="21"/>
        </w:rPr>
      </w:pPr>
      <w:r w:rsidRPr="00A9585A">
        <w:rPr>
          <w:rFonts w:hint="eastAsia"/>
          <w:color w:val="000000"/>
          <w:sz w:val="21"/>
          <w:szCs w:val="21"/>
        </w:rPr>
        <w:t>为了</w:t>
      </w:r>
      <w:r w:rsidR="00530B97" w:rsidRPr="00A9585A">
        <w:rPr>
          <w:color w:val="000000"/>
          <w:sz w:val="21"/>
          <w:szCs w:val="21"/>
        </w:rPr>
        <w:t>从建筑物数量、无人机数量以及干扰机功率三个维度对算法进行系统评估，每组参数场景下均进行了</w:t>
      </w:r>
      <w:r w:rsidR="00530B97" w:rsidRPr="00A9585A">
        <w:rPr>
          <w:color w:val="000000"/>
          <w:sz w:val="21"/>
          <w:szCs w:val="21"/>
        </w:rPr>
        <w:t xml:space="preserve"> 30 </w:t>
      </w:r>
      <w:r w:rsidR="00530B97" w:rsidRPr="00A9585A">
        <w:rPr>
          <w:color w:val="000000"/>
          <w:sz w:val="21"/>
          <w:szCs w:val="21"/>
        </w:rPr>
        <w:t>次独立实验，并与</w:t>
      </w:r>
      <w:r w:rsidR="00530B97" w:rsidRPr="00A9585A">
        <w:rPr>
          <w:color w:val="000000"/>
          <w:sz w:val="21"/>
          <w:szCs w:val="21"/>
        </w:rPr>
        <w:t xml:space="preserve"> </w:t>
      </w:r>
      <w:r w:rsidRPr="00A9585A">
        <w:rPr>
          <w:color w:val="000000"/>
          <w:sz w:val="21"/>
          <w:szCs w:val="21"/>
        </w:rPr>
        <w:t>K-CBS</w:t>
      </w:r>
      <w:r w:rsidR="00530B97" w:rsidRPr="00A9585A">
        <w:rPr>
          <w:color w:val="000000"/>
          <w:sz w:val="21"/>
          <w:szCs w:val="21"/>
        </w:rPr>
        <w:t xml:space="preserve"> </w:t>
      </w:r>
      <w:r w:rsidR="00530B97" w:rsidRPr="00A9585A">
        <w:rPr>
          <w:rFonts w:hint="eastAsia"/>
          <w:color w:val="000000"/>
          <w:sz w:val="21"/>
          <w:szCs w:val="21"/>
        </w:rPr>
        <w:t>、</w:t>
      </w:r>
      <w:r w:rsidR="00530B97" w:rsidRPr="00A9585A">
        <w:rPr>
          <w:color w:val="000000"/>
          <w:sz w:val="21"/>
          <w:szCs w:val="21"/>
        </w:rPr>
        <w:t xml:space="preserve"> APF </w:t>
      </w:r>
      <w:r w:rsidR="00530B97" w:rsidRPr="00A9585A">
        <w:rPr>
          <w:rFonts w:hint="eastAsia"/>
          <w:color w:val="000000"/>
          <w:sz w:val="21"/>
          <w:szCs w:val="21"/>
        </w:rPr>
        <w:t>和</w:t>
      </w:r>
      <w:r w:rsidR="00530B97" w:rsidRPr="00A9585A">
        <w:rPr>
          <w:rFonts w:hint="eastAsia"/>
          <w:color w:val="000000"/>
          <w:sz w:val="21"/>
          <w:szCs w:val="21"/>
        </w:rPr>
        <w:t xml:space="preserve"> </w:t>
      </w:r>
      <w:r w:rsidR="00530B97" w:rsidRPr="00A9585A">
        <w:rPr>
          <w:rFonts w:hint="eastAsia"/>
          <w:color w:val="000000"/>
          <w:sz w:val="21"/>
          <w:szCs w:val="21"/>
        </w:rPr>
        <w:t>去除</w:t>
      </w:r>
      <w:r w:rsidR="00530B97" w:rsidRPr="00A9585A">
        <w:rPr>
          <w:rFonts w:hint="eastAsia"/>
          <w:color w:val="000000"/>
          <w:sz w:val="21"/>
          <w:szCs w:val="21"/>
        </w:rPr>
        <w:t>M</w:t>
      </w:r>
      <w:r w:rsidR="00530B97" w:rsidRPr="00A9585A">
        <w:rPr>
          <w:color w:val="000000"/>
          <w:sz w:val="21"/>
          <w:szCs w:val="21"/>
        </w:rPr>
        <w:t>ST</w:t>
      </w:r>
      <w:r w:rsidR="003A0DB3">
        <w:rPr>
          <w:rFonts w:hint="eastAsia"/>
          <w:color w:val="000000"/>
          <w:sz w:val="21"/>
          <w:szCs w:val="21"/>
        </w:rPr>
        <w:t>引力项</w:t>
      </w:r>
      <w:r w:rsidR="00530B97" w:rsidRPr="00A9585A">
        <w:rPr>
          <w:rFonts w:hint="eastAsia"/>
          <w:color w:val="000000"/>
          <w:sz w:val="21"/>
          <w:szCs w:val="21"/>
        </w:rPr>
        <w:t>模块后的所提</w:t>
      </w:r>
      <w:r w:rsidR="00530B97" w:rsidRPr="00A9585A">
        <w:rPr>
          <w:color w:val="000000"/>
          <w:sz w:val="21"/>
          <w:szCs w:val="21"/>
        </w:rPr>
        <w:t>算法进行了对比分析。</w:t>
      </w:r>
    </w:p>
    <w:p w14:paraId="38B0AF66" w14:textId="5CB461F2" w:rsidR="003A0DB3" w:rsidRPr="00A9585A" w:rsidRDefault="0080116D" w:rsidP="0080116D">
      <w:pPr>
        <w:spacing w:line="360" w:lineRule="auto"/>
        <w:ind w:firstLineChars="196" w:firstLine="412"/>
        <w:rPr>
          <w:color w:val="000000"/>
          <w:sz w:val="21"/>
          <w:szCs w:val="21"/>
        </w:rPr>
      </w:pPr>
      <w:r w:rsidRPr="0080116D">
        <w:rPr>
          <w:color w:val="000000"/>
          <w:sz w:val="21"/>
          <w:szCs w:val="21"/>
        </w:rPr>
        <w:t>首先，考察建筑物密度对算法性能的影响，将固定场景内的建筑物数量分别设置为</w:t>
      </w:r>
      <w:r w:rsidRPr="0080116D">
        <w:rPr>
          <w:color w:val="000000"/>
          <w:sz w:val="21"/>
          <w:szCs w:val="21"/>
        </w:rPr>
        <w:t xml:space="preserve"> 10</w:t>
      </w:r>
      <w:r w:rsidRPr="0080116D">
        <w:rPr>
          <w:color w:val="000000"/>
          <w:sz w:val="21"/>
          <w:szCs w:val="21"/>
        </w:rPr>
        <w:t>、</w:t>
      </w:r>
      <w:r w:rsidRPr="0080116D">
        <w:rPr>
          <w:color w:val="000000"/>
          <w:sz w:val="21"/>
          <w:szCs w:val="21"/>
        </w:rPr>
        <w:t>20</w:t>
      </w:r>
      <w:r w:rsidRPr="0080116D">
        <w:rPr>
          <w:color w:val="000000"/>
          <w:sz w:val="21"/>
          <w:szCs w:val="21"/>
        </w:rPr>
        <w:t>、</w:t>
      </w:r>
      <w:r w:rsidRPr="0080116D">
        <w:rPr>
          <w:color w:val="000000"/>
          <w:sz w:val="21"/>
          <w:szCs w:val="21"/>
        </w:rPr>
        <w:t>30</w:t>
      </w:r>
      <w:r w:rsidRPr="0080116D">
        <w:rPr>
          <w:color w:val="000000"/>
          <w:sz w:val="21"/>
          <w:szCs w:val="21"/>
        </w:rPr>
        <w:t>，其他参数保持表</w:t>
      </w:r>
      <w:r w:rsidRPr="0080116D">
        <w:rPr>
          <w:color w:val="000000"/>
          <w:sz w:val="21"/>
          <w:szCs w:val="21"/>
        </w:rPr>
        <w:t xml:space="preserve"> 1 </w:t>
      </w:r>
      <w:r w:rsidRPr="0080116D">
        <w:rPr>
          <w:color w:val="000000"/>
          <w:sz w:val="21"/>
          <w:szCs w:val="21"/>
        </w:rPr>
        <w:t>所示不变。图</w:t>
      </w:r>
      <w:r w:rsidRPr="0080116D">
        <w:rPr>
          <w:color w:val="000000"/>
          <w:sz w:val="21"/>
          <w:szCs w:val="21"/>
        </w:rPr>
        <w:t xml:space="preserve"> 4</w:t>
      </w:r>
      <w:r w:rsidRPr="0080116D">
        <w:rPr>
          <w:color w:val="000000"/>
          <w:sz w:val="21"/>
          <w:szCs w:val="21"/>
        </w:rPr>
        <w:t>（</w:t>
      </w:r>
      <w:r w:rsidRPr="0080116D">
        <w:rPr>
          <w:color w:val="000000"/>
          <w:sz w:val="21"/>
          <w:szCs w:val="21"/>
        </w:rPr>
        <w:t>a</w:t>
      </w:r>
      <w:r w:rsidRPr="0080116D">
        <w:rPr>
          <w:color w:val="000000"/>
          <w:sz w:val="21"/>
          <w:szCs w:val="21"/>
        </w:rPr>
        <w:t>）和</w:t>
      </w:r>
      <w:r w:rsidRPr="0080116D">
        <w:rPr>
          <w:color w:val="000000"/>
          <w:sz w:val="21"/>
          <w:szCs w:val="21"/>
        </w:rPr>
        <w:t xml:space="preserve"> 4</w:t>
      </w:r>
      <w:r w:rsidRPr="0080116D">
        <w:rPr>
          <w:color w:val="000000"/>
          <w:sz w:val="21"/>
          <w:szCs w:val="21"/>
        </w:rPr>
        <w:t>（</w:t>
      </w:r>
      <w:r w:rsidRPr="0080116D">
        <w:rPr>
          <w:color w:val="000000"/>
          <w:sz w:val="21"/>
          <w:szCs w:val="21"/>
        </w:rPr>
        <w:t>b</w:t>
      </w:r>
      <w:r w:rsidRPr="0080116D">
        <w:rPr>
          <w:color w:val="000000"/>
          <w:sz w:val="21"/>
          <w:szCs w:val="21"/>
        </w:rPr>
        <w:t>）分别展示了不同建筑物数量下四种算法的归一化平均代数连通度与代数连通率柱形对比结果。可以看出，随着建筑物数量的增加，代数连通率略有下降，但</w:t>
      </w:r>
      <w:r w:rsidRPr="0080116D">
        <w:rPr>
          <w:color w:val="000000"/>
          <w:sz w:val="21"/>
          <w:szCs w:val="21"/>
        </w:rPr>
        <w:t xml:space="preserve"> CL-RRT*-APF </w:t>
      </w:r>
      <w:r w:rsidRPr="0080116D">
        <w:rPr>
          <w:color w:val="000000"/>
          <w:sz w:val="21"/>
          <w:szCs w:val="21"/>
        </w:rPr>
        <w:t>始终保持在较高水平，显著优于</w:t>
      </w:r>
      <w:r w:rsidRPr="0080116D">
        <w:rPr>
          <w:color w:val="000000"/>
          <w:sz w:val="21"/>
          <w:szCs w:val="21"/>
        </w:rPr>
        <w:t>K-CBS</w:t>
      </w:r>
      <w:r w:rsidRPr="0080116D">
        <w:rPr>
          <w:color w:val="000000"/>
          <w:sz w:val="21"/>
          <w:szCs w:val="21"/>
        </w:rPr>
        <w:t>，并明显高于传统</w:t>
      </w:r>
      <w:r w:rsidRPr="0080116D">
        <w:rPr>
          <w:color w:val="000000"/>
          <w:sz w:val="21"/>
          <w:szCs w:val="21"/>
        </w:rPr>
        <w:t>APF</w:t>
      </w:r>
      <w:r w:rsidRPr="0080116D">
        <w:rPr>
          <w:color w:val="000000"/>
          <w:sz w:val="21"/>
          <w:szCs w:val="21"/>
        </w:rPr>
        <w:t>算法；同时，相较于去除</w:t>
      </w:r>
      <w:r w:rsidRPr="0080116D">
        <w:rPr>
          <w:color w:val="000000"/>
          <w:sz w:val="21"/>
          <w:szCs w:val="21"/>
        </w:rPr>
        <w:t>MST</w:t>
      </w:r>
      <w:r w:rsidRPr="0080116D">
        <w:rPr>
          <w:color w:val="000000"/>
          <w:sz w:val="21"/>
          <w:szCs w:val="21"/>
        </w:rPr>
        <w:t>引力项的消融实验，代数连通率也获得了明显提升。归一化平均代数连通度方面，所提算法在低建筑密度条件下表现出明显优势，但在高建筑密度下未表现出显著增益，这是由于建筑物增多导致信道出现非视距情况，使得整体代数连通度受到限制。</w:t>
      </w:r>
      <w:r w:rsidRPr="00A9585A">
        <w:rPr>
          <w:rFonts w:hint="eastAsia"/>
          <w:color w:val="000000"/>
          <w:sz w:val="21"/>
          <w:szCs w:val="21"/>
        </w:rPr>
        <w:t xml:space="preserve"> </w:t>
      </w:r>
    </w:p>
    <w:tbl>
      <w:tblPr>
        <w:tblStyle w:val="a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30"/>
        <w:gridCol w:w="4328"/>
      </w:tblGrid>
      <w:tr w:rsidR="006A6962" w:rsidRPr="00A9585A" w14:paraId="683DA407" w14:textId="77777777" w:rsidTr="00624253">
        <w:trPr>
          <w:jc w:val="center"/>
        </w:trPr>
        <w:tc>
          <w:tcPr>
            <w:tcW w:w="4330" w:type="dxa"/>
          </w:tcPr>
          <w:p w14:paraId="0714D1E9" w14:textId="33771E6E" w:rsidR="00BA5D93" w:rsidRPr="00A9585A" w:rsidRDefault="00BA5D93" w:rsidP="00BA5D93">
            <w:pPr>
              <w:spacing w:line="360" w:lineRule="auto"/>
              <w:rPr>
                <w:color w:val="000000" w:themeColor="text1"/>
                <w:sz w:val="21"/>
                <w:szCs w:val="21"/>
              </w:rPr>
            </w:pPr>
            <w:r w:rsidRPr="00A9585A">
              <w:rPr>
                <w:rFonts w:hint="eastAsia"/>
                <w:noProof/>
                <w:color w:val="000000" w:themeColor="text1"/>
                <w:sz w:val="21"/>
                <w:szCs w:val="21"/>
              </w:rPr>
              <w:drawing>
                <wp:inline distT="0" distB="0" distL="0" distR="0" wp14:anchorId="7BD72AB7" wp14:editId="0FCEF3B6">
                  <wp:extent cx="2737997" cy="2161309"/>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9791" cy="2170619"/>
                          </a:xfrm>
                          <a:prstGeom prst="rect">
                            <a:avLst/>
                          </a:prstGeom>
                        </pic:spPr>
                      </pic:pic>
                    </a:graphicData>
                  </a:graphic>
                </wp:inline>
              </w:drawing>
            </w:r>
          </w:p>
        </w:tc>
        <w:tc>
          <w:tcPr>
            <w:tcW w:w="4328" w:type="dxa"/>
          </w:tcPr>
          <w:p w14:paraId="44C582F4" w14:textId="5198A6CC" w:rsidR="00BA5D93" w:rsidRPr="00A9585A" w:rsidRDefault="00BA5D93" w:rsidP="00BA5D93">
            <w:pPr>
              <w:spacing w:line="360" w:lineRule="auto"/>
              <w:rPr>
                <w:color w:val="FF0000"/>
                <w:sz w:val="21"/>
                <w:szCs w:val="21"/>
              </w:rPr>
            </w:pPr>
            <w:r w:rsidRPr="00A9585A">
              <w:rPr>
                <w:rFonts w:hint="eastAsia"/>
                <w:noProof/>
                <w:color w:val="FF0000"/>
                <w:sz w:val="21"/>
                <w:szCs w:val="21"/>
              </w:rPr>
              <w:drawing>
                <wp:inline distT="0" distB="0" distL="0" distR="0" wp14:anchorId="6843BAEC" wp14:editId="64F0B296">
                  <wp:extent cx="2736000" cy="21600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6A6962" w:rsidRPr="00A9585A" w14:paraId="4978A8C9" w14:textId="77777777" w:rsidTr="00624253">
        <w:trPr>
          <w:trHeight w:val="675"/>
          <w:jc w:val="center"/>
        </w:trPr>
        <w:tc>
          <w:tcPr>
            <w:tcW w:w="4330" w:type="dxa"/>
          </w:tcPr>
          <w:p w14:paraId="1FCA9522" w14:textId="050CF8B6" w:rsidR="00624253"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Pr="00A9585A">
              <w:rPr>
                <w:rFonts w:eastAsia="黑体"/>
                <w:szCs w:val="18"/>
              </w:rPr>
              <w:t xml:space="preserve">a) </w:t>
            </w:r>
            <w:r w:rsidRPr="00A9585A">
              <w:rPr>
                <w:rFonts w:eastAsia="黑体" w:hint="eastAsia"/>
                <w:szCs w:val="18"/>
              </w:rPr>
              <w:t>不同建筑数量下归一化平均代数连通度</w:t>
            </w:r>
          </w:p>
        </w:tc>
        <w:tc>
          <w:tcPr>
            <w:tcW w:w="4328" w:type="dxa"/>
          </w:tcPr>
          <w:p w14:paraId="39C8051B" w14:textId="779BB5D7" w:rsidR="006A6962" w:rsidRPr="00A9585A" w:rsidRDefault="006A6962" w:rsidP="00624253">
            <w:pPr>
              <w:spacing w:line="360" w:lineRule="auto"/>
              <w:jc w:val="center"/>
              <w:rPr>
                <w:color w:val="FF0000"/>
                <w:sz w:val="21"/>
                <w:szCs w:val="21"/>
              </w:rPr>
            </w:pPr>
            <w:r w:rsidRPr="00A9585A">
              <w:rPr>
                <w:rFonts w:eastAsia="黑体" w:hint="eastAsia"/>
                <w:szCs w:val="18"/>
              </w:rPr>
              <w:t>(</w:t>
            </w:r>
            <w:r w:rsidR="00624253" w:rsidRPr="00A9585A">
              <w:rPr>
                <w:rFonts w:eastAsia="黑体" w:hint="eastAsia"/>
                <w:szCs w:val="18"/>
              </w:rPr>
              <w:t>b</w:t>
            </w:r>
            <w:r w:rsidRPr="00A9585A">
              <w:rPr>
                <w:rFonts w:eastAsia="黑体"/>
                <w:szCs w:val="18"/>
              </w:rPr>
              <w:t xml:space="preserve">) </w:t>
            </w:r>
            <w:r w:rsidRPr="00A9585A">
              <w:rPr>
                <w:rFonts w:eastAsia="黑体" w:hint="eastAsia"/>
                <w:szCs w:val="18"/>
              </w:rPr>
              <w:t>不同建筑数量下代数连通率</w:t>
            </w:r>
          </w:p>
        </w:tc>
      </w:tr>
      <w:tr w:rsidR="006A6962" w:rsidRPr="00A9585A" w14:paraId="1A782277" w14:textId="77777777" w:rsidTr="00624253">
        <w:trPr>
          <w:jc w:val="center"/>
        </w:trPr>
        <w:tc>
          <w:tcPr>
            <w:tcW w:w="4330" w:type="dxa"/>
          </w:tcPr>
          <w:p w14:paraId="43732E9A" w14:textId="6098E83E" w:rsidR="006A6962" w:rsidRPr="00A9585A" w:rsidRDefault="006A6962" w:rsidP="006A6962">
            <w:pPr>
              <w:spacing w:line="360" w:lineRule="auto"/>
              <w:rPr>
                <w:color w:val="FF0000"/>
                <w:sz w:val="21"/>
                <w:szCs w:val="21"/>
              </w:rPr>
            </w:pPr>
            <w:r w:rsidRPr="00A9585A">
              <w:rPr>
                <w:rFonts w:hint="eastAsia"/>
                <w:noProof/>
                <w:color w:val="FF0000"/>
                <w:sz w:val="21"/>
                <w:szCs w:val="21"/>
              </w:rPr>
              <w:drawing>
                <wp:inline distT="0" distB="0" distL="0" distR="0" wp14:anchorId="75DC8B44" wp14:editId="01000C1F">
                  <wp:extent cx="2736000" cy="21600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c>
          <w:tcPr>
            <w:tcW w:w="4328" w:type="dxa"/>
          </w:tcPr>
          <w:p w14:paraId="34CF9446" w14:textId="2F9C035A" w:rsidR="006A6962" w:rsidRPr="00A9585A" w:rsidRDefault="006A6962" w:rsidP="006A6962">
            <w:pPr>
              <w:spacing w:line="360" w:lineRule="auto"/>
              <w:rPr>
                <w:color w:val="FF0000"/>
                <w:sz w:val="21"/>
                <w:szCs w:val="21"/>
              </w:rPr>
            </w:pPr>
            <w:r w:rsidRPr="00A9585A">
              <w:rPr>
                <w:rFonts w:hint="eastAsia"/>
                <w:noProof/>
                <w:color w:val="FF0000"/>
                <w:sz w:val="21"/>
                <w:szCs w:val="21"/>
              </w:rPr>
              <w:drawing>
                <wp:inline distT="0" distB="0" distL="0" distR="0" wp14:anchorId="0F3966CB" wp14:editId="79DDBCC0">
                  <wp:extent cx="2736000" cy="21600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6A6962" w:rsidRPr="00A9585A" w14:paraId="46D2F6E7" w14:textId="77777777" w:rsidTr="00624253">
        <w:trPr>
          <w:jc w:val="center"/>
        </w:trPr>
        <w:tc>
          <w:tcPr>
            <w:tcW w:w="4330" w:type="dxa"/>
          </w:tcPr>
          <w:p w14:paraId="2250BF6A" w14:textId="1822CFC2" w:rsidR="006A6962"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00624253" w:rsidRPr="00A9585A">
              <w:rPr>
                <w:rFonts w:eastAsia="黑体"/>
                <w:szCs w:val="18"/>
              </w:rPr>
              <w:t>c</w:t>
            </w:r>
            <w:r w:rsidRPr="00A9585A">
              <w:rPr>
                <w:rFonts w:eastAsia="黑体"/>
                <w:szCs w:val="18"/>
              </w:rPr>
              <w:t xml:space="preserve">) </w:t>
            </w:r>
            <w:r w:rsidRPr="00A9585A">
              <w:rPr>
                <w:rFonts w:eastAsia="黑体" w:hint="eastAsia"/>
                <w:szCs w:val="18"/>
              </w:rPr>
              <w:t>不同无人机数目下归一化平均代数连通度</w:t>
            </w:r>
          </w:p>
        </w:tc>
        <w:tc>
          <w:tcPr>
            <w:tcW w:w="4328" w:type="dxa"/>
          </w:tcPr>
          <w:p w14:paraId="0ECC1875" w14:textId="46A07956" w:rsidR="006A6962"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00624253" w:rsidRPr="00A9585A">
              <w:rPr>
                <w:rFonts w:eastAsia="黑体"/>
                <w:szCs w:val="18"/>
              </w:rPr>
              <w:t>d</w:t>
            </w:r>
            <w:r w:rsidRPr="00A9585A">
              <w:rPr>
                <w:rFonts w:eastAsia="黑体"/>
                <w:szCs w:val="18"/>
              </w:rPr>
              <w:t xml:space="preserve">) </w:t>
            </w:r>
            <w:r w:rsidRPr="00A9585A">
              <w:rPr>
                <w:rFonts w:eastAsia="黑体" w:hint="eastAsia"/>
                <w:szCs w:val="18"/>
              </w:rPr>
              <w:t>不同无人机数目下归一化平均代数连通度</w:t>
            </w:r>
          </w:p>
        </w:tc>
      </w:tr>
    </w:tbl>
    <w:p w14:paraId="416AC04C" w14:textId="1A182A69" w:rsidR="005E2801" w:rsidRPr="00A9585A" w:rsidRDefault="00624253" w:rsidP="0080116D">
      <w:pPr>
        <w:pStyle w:val="aff2"/>
      </w:pPr>
      <w:r w:rsidRPr="00A9585A">
        <w:rPr>
          <w:rFonts w:hint="eastAsia"/>
        </w:rPr>
        <w:t>图</w:t>
      </w:r>
      <w:r w:rsidRPr="00A9585A">
        <w:t xml:space="preserve">4 </w:t>
      </w:r>
      <w:r w:rsidRPr="00A9585A">
        <w:rPr>
          <w:rFonts w:hint="eastAsia"/>
        </w:rPr>
        <w:t>不同建筑、无人机数目下连通度对比</w:t>
      </w:r>
    </w:p>
    <w:p w14:paraId="74FA677D" w14:textId="74A2F2DC" w:rsidR="006B4930" w:rsidRDefault="0080116D" w:rsidP="00575D22">
      <w:pPr>
        <w:spacing w:line="360" w:lineRule="auto"/>
        <w:ind w:firstLineChars="196" w:firstLine="412"/>
        <w:rPr>
          <w:ins w:id="1050" w:author="运璐 何" w:date="2025-10-14T14:39:00Z"/>
          <w:color w:val="000000"/>
          <w:sz w:val="21"/>
          <w:szCs w:val="21"/>
        </w:rPr>
      </w:pPr>
      <w:commentRangeStart w:id="1051"/>
      <w:r w:rsidRPr="0080116D">
        <w:rPr>
          <w:color w:val="000000"/>
          <w:sz w:val="21"/>
          <w:szCs w:val="21"/>
        </w:rPr>
        <w:t>图</w:t>
      </w:r>
      <w:r w:rsidRPr="0080116D">
        <w:rPr>
          <w:color w:val="000000"/>
          <w:sz w:val="21"/>
          <w:szCs w:val="21"/>
        </w:rPr>
        <w:t xml:space="preserve"> 4</w:t>
      </w:r>
      <w:r w:rsidRPr="0080116D">
        <w:rPr>
          <w:color w:val="000000"/>
          <w:sz w:val="21"/>
          <w:szCs w:val="21"/>
        </w:rPr>
        <w:t>（</w:t>
      </w:r>
      <w:r w:rsidRPr="0080116D">
        <w:rPr>
          <w:color w:val="000000"/>
          <w:sz w:val="21"/>
          <w:szCs w:val="21"/>
        </w:rPr>
        <w:t>c</w:t>
      </w:r>
      <w:r w:rsidRPr="0080116D">
        <w:rPr>
          <w:color w:val="000000"/>
          <w:sz w:val="21"/>
          <w:szCs w:val="21"/>
        </w:rPr>
        <w:t>）和</w:t>
      </w:r>
      <w:r w:rsidRPr="0080116D">
        <w:rPr>
          <w:color w:val="000000"/>
          <w:sz w:val="21"/>
          <w:szCs w:val="21"/>
        </w:rPr>
        <w:t xml:space="preserve"> 4</w:t>
      </w:r>
      <w:r w:rsidRPr="0080116D">
        <w:rPr>
          <w:color w:val="000000"/>
          <w:sz w:val="21"/>
          <w:szCs w:val="21"/>
        </w:rPr>
        <w:t>（</w:t>
      </w:r>
      <w:r w:rsidRPr="0080116D">
        <w:rPr>
          <w:color w:val="000000"/>
          <w:sz w:val="21"/>
          <w:szCs w:val="21"/>
        </w:rPr>
        <w:t>d</w:t>
      </w:r>
      <w:r w:rsidRPr="0080116D">
        <w:rPr>
          <w:color w:val="000000"/>
          <w:sz w:val="21"/>
          <w:szCs w:val="21"/>
        </w:rPr>
        <w:t>）展示了无人机数量从</w:t>
      </w:r>
      <w:r w:rsidRPr="0080116D">
        <w:rPr>
          <w:color w:val="000000"/>
          <w:sz w:val="21"/>
          <w:szCs w:val="21"/>
        </w:rPr>
        <w:t xml:space="preserve"> 12</w:t>
      </w:r>
      <w:r w:rsidRPr="0080116D">
        <w:rPr>
          <w:color w:val="000000"/>
          <w:sz w:val="21"/>
          <w:szCs w:val="21"/>
        </w:rPr>
        <w:t>、</w:t>
      </w:r>
      <w:r w:rsidRPr="0080116D">
        <w:rPr>
          <w:color w:val="000000"/>
          <w:sz w:val="21"/>
          <w:szCs w:val="21"/>
        </w:rPr>
        <w:t xml:space="preserve">24 </w:t>
      </w:r>
      <w:r w:rsidRPr="0080116D">
        <w:rPr>
          <w:color w:val="000000"/>
          <w:sz w:val="21"/>
          <w:szCs w:val="21"/>
        </w:rPr>
        <w:t>到</w:t>
      </w:r>
      <w:r w:rsidRPr="0080116D">
        <w:rPr>
          <w:color w:val="000000"/>
          <w:sz w:val="21"/>
          <w:szCs w:val="21"/>
        </w:rPr>
        <w:t xml:space="preserve"> 36 </w:t>
      </w:r>
      <w:r w:rsidRPr="0080116D">
        <w:rPr>
          <w:color w:val="000000"/>
          <w:sz w:val="21"/>
          <w:szCs w:val="21"/>
        </w:rPr>
        <w:t>架变化对算法性能的影响。在归一化平均代数连通度方面，</w:t>
      </w:r>
      <w:r w:rsidRPr="0080116D">
        <w:rPr>
          <w:color w:val="000000"/>
          <w:sz w:val="21"/>
          <w:szCs w:val="21"/>
        </w:rPr>
        <w:t xml:space="preserve">CL-RRT*-APF </w:t>
      </w:r>
      <w:r w:rsidRPr="0080116D">
        <w:rPr>
          <w:color w:val="000000"/>
          <w:sz w:val="21"/>
          <w:szCs w:val="21"/>
        </w:rPr>
        <w:t>始终优于</w:t>
      </w:r>
      <w:r w:rsidRPr="0080116D">
        <w:rPr>
          <w:color w:val="000000"/>
          <w:sz w:val="21"/>
          <w:szCs w:val="21"/>
        </w:rPr>
        <w:t xml:space="preserve"> K-CBS </w:t>
      </w:r>
      <w:r w:rsidRPr="0080116D">
        <w:rPr>
          <w:color w:val="000000"/>
          <w:sz w:val="21"/>
          <w:szCs w:val="21"/>
        </w:rPr>
        <w:t>和传统</w:t>
      </w:r>
      <w:r w:rsidRPr="0080116D">
        <w:rPr>
          <w:color w:val="000000"/>
          <w:sz w:val="21"/>
          <w:szCs w:val="21"/>
        </w:rPr>
        <w:t xml:space="preserve"> APF </w:t>
      </w:r>
      <w:r w:rsidRPr="0080116D">
        <w:rPr>
          <w:color w:val="000000"/>
          <w:sz w:val="21"/>
          <w:szCs w:val="21"/>
        </w:rPr>
        <w:t>算法，但随着无人机数量增加，增益略有下降；在代数连通率方面，所提算法较</w:t>
      </w:r>
      <w:r w:rsidRPr="0080116D">
        <w:rPr>
          <w:color w:val="000000"/>
          <w:sz w:val="21"/>
          <w:szCs w:val="21"/>
        </w:rPr>
        <w:t>K-CBS</w:t>
      </w:r>
      <w:r w:rsidRPr="0080116D">
        <w:rPr>
          <w:color w:val="000000"/>
          <w:sz w:val="21"/>
          <w:szCs w:val="21"/>
        </w:rPr>
        <w:t>和</w:t>
      </w:r>
      <w:r w:rsidRPr="0080116D">
        <w:rPr>
          <w:color w:val="000000"/>
          <w:sz w:val="21"/>
          <w:szCs w:val="21"/>
        </w:rPr>
        <w:t>APF</w:t>
      </w:r>
      <w:r w:rsidRPr="0080116D">
        <w:rPr>
          <w:color w:val="000000"/>
          <w:sz w:val="21"/>
          <w:szCs w:val="21"/>
        </w:rPr>
        <w:t>的提升幅度更为明显，同时</w:t>
      </w:r>
      <w:r w:rsidRPr="0080116D">
        <w:rPr>
          <w:color w:val="000000"/>
          <w:sz w:val="21"/>
          <w:szCs w:val="21"/>
        </w:rPr>
        <w:t xml:space="preserve"> MST </w:t>
      </w:r>
      <w:r w:rsidRPr="0080116D">
        <w:rPr>
          <w:color w:val="000000"/>
          <w:sz w:val="21"/>
          <w:szCs w:val="21"/>
        </w:rPr>
        <w:t>引力项的引入进一</w:t>
      </w:r>
      <w:r w:rsidRPr="0080116D">
        <w:rPr>
          <w:color w:val="000000"/>
          <w:sz w:val="21"/>
          <w:szCs w:val="21"/>
        </w:rPr>
        <w:lastRenderedPageBreak/>
        <w:t>步增强了代数连通率性能，相比去除</w:t>
      </w:r>
      <w:r w:rsidRPr="0080116D">
        <w:rPr>
          <w:color w:val="000000"/>
          <w:sz w:val="21"/>
          <w:szCs w:val="21"/>
        </w:rPr>
        <w:t xml:space="preserve"> MST </w:t>
      </w:r>
      <w:r w:rsidRPr="0080116D">
        <w:rPr>
          <w:color w:val="000000"/>
          <w:sz w:val="21"/>
          <w:szCs w:val="21"/>
        </w:rPr>
        <w:t>的消融实验表现出显著优势。这表明，即使在无人机数量增加的情况下，所提算法仍能有效实现路径规划与通信保持。</w:t>
      </w:r>
      <w:commentRangeEnd w:id="1051"/>
      <w:r w:rsidR="00C65E49">
        <w:rPr>
          <w:rStyle w:val="ac"/>
        </w:rPr>
        <w:commentReference w:id="1051"/>
      </w:r>
    </w:p>
    <w:p w14:paraId="39F870ED" w14:textId="4526CDE3" w:rsidR="00404BF5" w:rsidRDefault="00404BF5" w:rsidP="00404BF5">
      <w:pPr>
        <w:spacing w:line="360" w:lineRule="auto"/>
        <w:outlineLvl w:val="0"/>
        <w:rPr>
          <w:ins w:id="1052" w:author="运璐 何" w:date="2025-10-14T14:39:00Z"/>
          <w:b/>
          <w:sz w:val="21"/>
          <w:szCs w:val="21"/>
        </w:rPr>
      </w:pPr>
      <w:ins w:id="1053" w:author="运璐 何" w:date="2025-10-14T14:39:00Z">
        <w:r>
          <w:rPr>
            <w:b/>
            <w:sz w:val="21"/>
            <w:szCs w:val="21"/>
          </w:rPr>
          <w:t>4</w:t>
        </w:r>
        <w:r w:rsidRPr="00A9585A">
          <w:rPr>
            <w:rFonts w:hint="eastAsia"/>
            <w:b/>
            <w:sz w:val="21"/>
            <w:szCs w:val="21"/>
          </w:rPr>
          <w:t>.</w:t>
        </w:r>
        <w:r w:rsidRPr="00A9585A">
          <w:rPr>
            <w:b/>
            <w:sz w:val="21"/>
            <w:szCs w:val="21"/>
          </w:rPr>
          <w:t>3</w:t>
        </w:r>
        <w:r w:rsidRPr="00A9585A">
          <w:rPr>
            <w:rFonts w:hint="eastAsia"/>
            <w:b/>
            <w:sz w:val="21"/>
            <w:szCs w:val="21"/>
          </w:rPr>
          <w:t xml:space="preserve"> </w:t>
        </w:r>
        <w:r>
          <w:rPr>
            <w:rFonts w:hint="eastAsia"/>
            <w:b/>
            <w:sz w:val="21"/>
            <w:szCs w:val="21"/>
          </w:rPr>
          <w:t>无人机数量对性能的影响</w:t>
        </w:r>
      </w:ins>
    </w:p>
    <w:p w14:paraId="2A4BD35D" w14:textId="208B111B" w:rsidR="00404BF5" w:rsidRPr="00404BF5" w:rsidDel="00404BF5" w:rsidRDefault="00404BF5" w:rsidP="00404BF5">
      <w:pPr>
        <w:spacing w:line="360" w:lineRule="auto"/>
        <w:outlineLvl w:val="0"/>
        <w:rPr>
          <w:del w:id="1054" w:author="运璐 何" w:date="2025-10-14T14:40:00Z"/>
          <w:b/>
          <w:sz w:val="21"/>
          <w:szCs w:val="21"/>
          <w:rPrChange w:id="1055" w:author="运璐 何" w:date="2025-10-14T14:40:00Z">
            <w:rPr>
              <w:del w:id="1056" w:author="运璐 何" w:date="2025-10-14T14:40:00Z"/>
              <w:color w:val="000000"/>
              <w:sz w:val="21"/>
              <w:szCs w:val="21"/>
            </w:rPr>
          </w:rPrChange>
        </w:rPr>
      </w:pPr>
      <w:commentRangeStart w:id="1057"/>
      <w:ins w:id="1058" w:author="运璐 何" w:date="2025-10-14T14:40:00Z">
        <w:r>
          <w:rPr>
            <w:b/>
            <w:sz w:val="21"/>
            <w:szCs w:val="21"/>
          </w:rPr>
          <w:t>4</w:t>
        </w:r>
      </w:ins>
      <w:ins w:id="1059" w:author="运璐 何" w:date="2025-10-14T14:39:00Z">
        <w:r w:rsidRPr="00A9585A">
          <w:rPr>
            <w:rFonts w:hint="eastAsia"/>
            <w:b/>
            <w:sz w:val="21"/>
            <w:szCs w:val="21"/>
          </w:rPr>
          <w:t>.</w:t>
        </w:r>
      </w:ins>
      <w:ins w:id="1060" w:author="运璐 何" w:date="2025-10-14T14:40:00Z">
        <w:r>
          <w:rPr>
            <w:b/>
            <w:sz w:val="21"/>
            <w:szCs w:val="21"/>
          </w:rPr>
          <w:t>4</w:t>
        </w:r>
      </w:ins>
      <w:ins w:id="1061" w:author="运璐 何" w:date="2025-10-14T14:39:00Z">
        <w:r w:rsidRPr="00A9585A">
          <w:rPr>
            <w:rFonts w:hint="eastAsia"/>
            <w:b/>
            <w:sz w:val="21"/>
            <w:szCs w:val="21"/>
          </w:rPr>
          <w:t xml:space="preserve"> </w:t>
        </w:r>
      </w:ins>
      <w:ins w:id="1062" w:author="运璐 何" w:date="2025-10-14T14:40:00Z">
        <w:r>
          <w:rPr>
            <w:rFonts w:hint="eastAsia"/>
            <w:b/>
            <w:sz w:val="21"/>
            <w:szCs w:val="21"/>
          </w:rPr>
          <w:t>干扰功率对性能的影响</w:t>
        </w:r>
      </w:ins>
      <w:commentRangeEnd w:id="1057"/>
      <w:r w:rsidR="00EE487E">
        <w:rPr>
          <w:rStyle w:val="ac"/>
        </w:rPr>
        <w:commentReference w:id="1057"/>
      </w:r>
    </w:p>
    <w:p w14:paraId="64D67765" w14:textId="7DF44F17" w:rsidR="00530B97" w:rsidRPr="00A9585A" w:rsidRDefault="00575D22" w:rsidP="006B4930">
      <w:pPr>
        <w:pStyle w:val="aff0"/>
      </w:pPr>
      <w:del w:id="1063" w:author="运璐 何" w:date="2025-10-14T14:40:00Z">
        <w:r w:rsidRPr="00A9585A" w:rsidDel="00404BF5">
          <w:delText xml:space="preserve"> </w:delText>
        </w:r>
      </w:del>
      <w:commentRangeStart w:id="1064"/>
      <w:r w:rsidR="006B4930" w:rsidRPr="00A9585A">
        <w:rPr>
          <w:noProof/>
        </w:rPr>
        <w:drawing>
          <wp:inline distT="0" distB="0" distL="0" distR="0" wp14:anchorId="39CAE52D" wp14:editId="1AD62BD5">
            <wp:extent cx="4574991" cy="30289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93701" cy="3041337"/>
                    </a:xfrm>
                    <a:prstGeom prst="rect">
                      <a:avLst/>
                    </a:prstGeom>
                  </pic:spPr>
                </pic:pic>
              </a:graphicData>
            </a:graphic>
          </wp:inline>
        </w:drawing>
      </w:r>
      <w:commentRangeEnd w:id="1064"/>
      <w:r w:rsidR="00EB7627">
        <w:rPr>
          <w:rStyle w:val="ac"/>
        </w:rPr>
        <w:commentReference w:id="1064"/>
      </w:r>
    </w:p>
    <w:p w14:paraId="0511C750" w14:textId="2C1FC51A" w:rsidR="006B4930" w:rsidRPr="00A9585A" w:rsidRDefault="006B4930" w:rsidP="0080116D">
      <w:pPr>
        <w:pStyle w:val="aff2"/>
      </w:pPr>
      <w:r w:rsidRPr="00A9585A">
        <w:rPr>
          <w:rFonts w:hint="eastAsia"/>
        </w:rPr>
        <w:t>图</w:t>
      </w:r>
      <w:r w:rsidRPr="00A9585A">
        <w:t xml:space="preserve">5 </w:t>
      </w:r>
      <w:r w:rsidRPr="00A9585A">
        <w:rPr>
          <w:rFonts w:hint="eastAsia"/>
        </w:rPr>
        <w:t>不同干扰功率下代数连通率对比</w:t>
      </w:r>
    </w:p>
    <w:p w14:paraId="12AF428C" w14:textId="121BF414" w:rsidR="00530B97" w:rsidRDefault="0080116D" w:rsidP="00530B97">
      <w:pPr>
        <w:spacing w:line="360" w:lineRule="auto"/>
        <w:ind w:firstLineChars="196" w:firstLine="412"/>
        <w:rPr>
          <w:ins w:id="1065" w:author="运璐 何" w:date="2025-10-14T14:40:00Z"/>
          <w:color w:val="000000"/>
          <w:sz w:val="21"/>
          <w:szCs w:val="21"/>
        </w:rPr>
      </w:pPr>
      <w:r w:rsidRPr="0080116D">
        <w:rPr>
          <w:rFonts w:hint="eastAsia"/>
          <w:color w:val="000000"/>
          <w:sz w:val="21"/>
          <w:szCs w:val="21"/>
        </w:rPr>
        <w:t>最后，针对干扰机功率在</w:t>
      </w:r>
      <w:r w:rsidRPr="0080116D">
        <w:rPr>
          <w:rFonts w:hint="eastAsia"/>
          <w:color w:val="000000"/>
          <w:sz w:val="21"/>
          <w:szCs w:val="21"/>
        </w:rPr>
        <w:t xml:space="preserve"> 20</w:t>
      </w:r>
      <w:r w:rsidRPr="0080116D">
        <w:rPr>
          <w:rFonts w:hint="eastAsia"/>
          <w:color w:val="000000"/>
          <w:sz w:val="21"/>
          <w:szCs w:val="21"/>
        </w:rPr>
        <w:t>–</w:t>
      </w:r>
      <w:r w:rsidRPr="0080116D">
        <w:rPr>
          <w:rFonts w:hint="eastAsia"/>
          <w:color w:val="000000"/>
          <w:sz w:val="21"/>
          <w:szCs w:val="21"/>
        </w:rPr>
        <w:t xml:space="preserve">30 dBm </w:t>
      </w:r>
      <w:r w:rsidRPr="0080116D">
        <w:rPr>
          <w:rFonts w:hint="eastAsia"/>
          <w:color w:val="000000"/>
          <w:sz w:val="21"/>
          <w:szCs w:val="21"/>
        </w:rPr>
        <w:t>范围内的变化，图</w:t>
      </w:r>
      <w:r w:rsidRPr="0080116D">
        <w:rPr>
          <w:rFonts w:hint="eastAsia"/>
          <w:color w:val="000000"/>
          <w:sz w:val="21"/>
          <w:szCs w:val="21"/>
        </w:rPr>
        <w:t xml:space="preserve"> 5 </w:t>
      </w:r>
      <w:r w:rsidRPr="0080116D">
        <w:rPr>
          <w:rFonts w:hint="eastAsia"/>
          <w:color w:val="000000"/>
          <w:sz w:val="21"/>
          <w:szCs w:val="21"/>
        </w:rPr>
        <w:t>展示了代数连通率随干扰强度增加的变化趋势。结果表明，干扰强度上升会对网络连通性造成一定影响，但</w:t>
      </w:r>
      <w:r w:rsidRPr="0080116D">
        <w:rPr>
          <w:rFonts w:hint="eastAsia"/>
          <w:color w:val="000000"/>
          <w:sz w:val="21"/>
          <w:szCs w:val="21"/>
        </w:rPr>
        <w:t xml:space="preserve"> CL-RRT*-APF </w:t>
      </w:r>
      <w:r w:rsidRPr="0080116D">
        <w:rPr>
          <w:rFonts w:hint="eastAsia"/>
          <w:color w:val="000000"/>
          <w:sz w:val="21"/>
          <w:szCs w:val="21"/>
        </w:rPr>
        <w:t>的下降幅度最小，并且在不同干扰功率下始终显著高于传统算法及去除</w:t>
      </w:r>
      <w:r w:rsidRPr="0080116D">
        <w:rPr>
          <w:rFonts w:hint="eastAsia"/>
          <w:color w:val="000000"/>
          <w:sz w:val="21"/>
          <w:szCs w:val="21"/>
        </w:rPr>
        <w:t xml:space="preserve"> MST </w:t>
      </w:r>
      <w:r w:rsidRPr="0080116D">
        <w:rPr>
          <w:rFonts w:hint="eastAsia"/>
          <w:color w:val="000000"/>
          <w:sz w:val="21"/>
          <w:szCs w:val="21"/>
        </w:rPr>
        <w:t>引力项的版本，表明所提算法具有较强的适应性和抗干扰能力，能够在不同干扰环境下保持网络连通</w:t>
      </w:r>
      <w:r w:rsidR="00530B97" w:rsidRPr="00A9585A">
        <w:rPr>
          <w:color w:val="000000"/>
          <w:sz w:val="21"/>
          <w:szCs w:val="21"/>
        </w:rPr>
        <w:t>。</w:t>
      </w:r>
    </w:p>
    <w:p w14:paraId="556F70BE" w14:textId="465F0027" w:rsidR="00404BF5" w:rsidRDefault="00404BF5" w:rsidP="00404BF5">
      <w:pPr>
        <w:spacing w:line="360" w:lineRule="auto"/>
        <w:outlineLvl w:val="0"/>
        <w:rPr>
          <w:ins w:id="1066" w:author="运璐 何" w:date="2025-10-14T14:40:00Z"/>
          <w:b/>
          <w:sz w:val="21"/>
          <w:szCs w:val="21"/>
        </w:rPr>
      </w:pPr>
      <w:ins w:id="1067" w:author="运璐 何" w:date="2025-10-14T14:40:00Z">
        <w:r>
          <w:rPr>
            <w:b/>
            <w:sz w:val="21"/>
            <w:szCs w:val="21"/>
          </w:rPr>
          <w:t>4</w:t>
        </w:r>
        <w:r w:rsidRPr="00A9585A">
          <w:rPr>
            <w:rFonts w:hint="eastAsia"/>
            <w:b/>
            <w:sz w:val="21"/>
            <w:szCs w:val="21"/>
          </w:rPr>
          <w:t>.</w:t>
        </w:r>
        <w:r>
          <w:rPr>
            <w:b/>
            <w:sz w:val="21"/>
            <w:szCs w:val="21"/>
          </w:rPr>
          <w:t>5</w:t>
        </w:r>
        <w:r w:rsidRPr="00A9585A">
          <w:rPr>
            <w:rFonts w:hint="eastAsia"/>
            <w:b/>
            <w:sz w:val="21"/>
            <w:szCs w:val="21"/>
          </w:rPr>
          <w:t xml:space="preserve"> </w:t>
        </w:r>
        <w:r>
          <w:rPr>
            <w:rFonts w:hint="eastAsia"/>
            <w:b/>
            <w:sz w:val="21"/>
            <w:szCs w:val="21"/>
          </w:rPr>
          <w:t>消融实验分析</w:t>
        </w:r>
      </w:ins>
    </w:p>
    <w:p w14:paraId="4595B54E" w14:textId="07896375" w:rsidR="00404BF5" w:rsidRPr="00404BF5" w:rsidRDefault="00404BF5" w:rsidP="00404BF5">
      <w:pPr>
        <w:spacing w:line="360" w:lineRule="auto"/>
        <w:outlineLvl w:val="0"/>
        <w:rPr>
          <w:b/>
          <w:sz w:val="21"/>
          <w:szCs w:val="21"/>
        </w:rPr>
      </w:pPr>
      <w:ins w:id="1068" w:author="运璐 何" w:date="2025-10-14T14:40:00Z">
        <w:r>
          <w:rPr>
            <w:rFonts w:hint="eastAsia"/>
            <w:b/>
            <w:sz w:val="21"/>
            <w:szCs w:val="21"/>
          </w:rPr>
          <w:t>4</w:t>
        </w:r>
        <w:r>
          <w:rPr>
            <w:b/>
            <w:sz w:val="21"/>
            <w:szCs w:val="21"/>
          </w:rPr>
          <w:t>.6</w:t>
        </w:r>
      </w:ins>
      <w:ins w:id="1069" w:author="运璐 何" w:date="2025-10-14T14:41:00Z">
        <w:r>
          <w:rPr>
            <w:b/>
            <w:sz w:val="21"/>
            <w:szCs w:val="21"/>
          </w:rPr>
          <w:t xml:space="preserve"> </w:t>
        </w:r>
        <w:r>
          <w:rPr>
            <w:rFonts w:hint="eastAsia"/>
            <w:b/>
            <w:sz w:val="21"/>
            <w:szCs w:val="21"/>
          </w:rPr>
          <w:t>算法性能总结</w:t>
        </w:r>
      </w:ins>
    </w:p>
    <w:p w14:paraId="7C2952D2" w14:textId="35E9D99D" w:rsidR="006229EB" w:rsidRPr="00A9585A" w:rsidRDefault="0080116D" w:rsidP="00530B97">
      <w:pPr>
        <w:spacing w:line="360" w:lineRule="auto"/>
        <w:ind w:firstLineChars="196" w:firstLine="412"/>
        <w:rPr>
          <w:color w:val="000000"/>
          <w:sz w:val="21"/>
          <w:szCs w:val="21"/>
        </w:rPr>
      </w:pPr>
      <w:r w:rsidRPr="0080116D">
        <w:rPr>
          <w:color w:val="000000"/>
          <w:sz w:val="21"/>
          <w:szCs w:val="21"/>
        </w:rPr>
        <w:t>综合上述结果可知，无论是在建筑物密度增加、无人机数量变化，还是干扰强度增强的情况下，</w:t>
      </w:r>
      <w:r w:rsidRPr="0080116D">
        <w:rPr>
          <w:color w:val="000000"/>
          <w:sz w:val="21"/>
          <w:szCs w:val="21"/>
        </w:rPr>
        <w:t xml:space="preserve">CL-RRT*-APF </w:t>
      </w:r>
      <w:r w:rsidRPr="0080116D">
        <w:rPr>
          <w:color w:val="000000"/>
          <w:sz w:val="21"/>
          <w:szCs w:val="21"/>
        </w:rPr>
        <w:t>算法均能够有效维护网络连通性，在代数连通率和归一化平均代数连通度方面均优于</w:t>
      </w:r>
      <w:r w:rsidRPr="0080116D">
        <w:rPr>
          <w:color w:val="000000"/>
          <w:sz w:val="21"/>
          <w:szCs w:val="21"/>
        </w:rPr>
        <w:t xml:space="preserve"> K-CBS </w:t>
      </w:r>
      <w:r w:rsidRPr="0080116D">
        <w:rPr>
          <w:color w:val="000000"/>
          <w:sz w:val="21"/>
          <w:szCs w:val="21"/>
        </w:rPr>
        <w:t>和</w:t>
      </w:r>
      <w:r w:rsidRPr="0080116D">
        <w:rPr>
          <w:color w:val="000000"/>
          <w:sz w:val="21"/>
          <w:szCs w:val="21"/>
        </w:rPr>
        <w:t xml:space="preserve"> APF </w:t>
      </w:r>
      <w:r w:rsidRPr="0080116D">
        <w:rPr>
          <w:color w:val="000000"/>
          <w:sz w:val="21"/>
          <w:szCs w:val="21"/>
        </w:rPr>
        <w:t>算法，并且引入</w:t>
      </w:r>
      <w:r w:rsidRPr="0080116D">
        <w:rPr>
          <w:color w:val="000000"/>
          <w:sz w:val="21"/>
          <w:szCs w:val="21"/>
        </w:rPr>
        <w:t xml:space="preserve"> MST </w:t>
      </w:r>
      <w:r w:rsidRPr="0080116D">
        <w:rPr>
          <w:color w:val="000000"/>
          <w:sz w:val="21"/>
          <w:szCs w:val="21"/>
        </w:rPr>
        <w:t>引力项能够进一步提升性能，展现出良好的鲁棒性与可拓展性，为复杂城市环境下无人机集群通信保持与路径规划提供了可靠保障。</w:t>
      </w:r>
    </w:p>
    <w:p w14:paraId="595350C6" w14:textId="69B8B82C" w:rsidR="005D76E7" w:rsidRPr="00A9585A" w:rsidRDefault="0079034F" w:rsidP="00C631A8">
      <w:pPr>
        <w:spacing w:line="360" w:lineRule="auto"/>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4067DE23"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问题，提出了一种分簇分层的</w:t>
      </w:r>
      <w:r w:rsidRPr="00A9585A">
        <w:rPr>
          <w:rFonts w:hint="eastAsia"/>
          <w:color w:val="000000"/>
          <w:sz w:val="21"/>
          <w:szCs w:val="21"/>
        </w:rPr>
        <w:t>通信保持</w:t>
      </w:r>
      <w:r w:rsidRPr="00A9585A">
        <w:rPr>
          <w:color w:val="000000"/>
          <w:sz w:val="21"/>
          <w:szCs w:val="21"/>
        </w:rPr>
        <w:t>路径规划算法（</w:t>
      </w:r>
      <w:r w:rsidRPr="00A9585A">
        <w:rPr>
          <w:color w:val="000000"/>
          <w:sz w:val="21"/>
          <w:szCs w:val="21"/>
        </w:rPr>
        <w:t>CL-RRT*-APF</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；在局部层面引入基于最小生成树（</w:t>
      </w:r>
      <w:r w:rsidRPr="00A9585A">
        <w:rPr>
          <w:color w:val="000000"/>
          <w:sz w:val="21"/>
          <w:szCs w:val="21"/>
        </w:rPr>
        <w:t>MST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w:t>
      </w:r>
      <w:r w:rsidRPr="00A9585A">
        <w:rPr>
          <w:color w:val="000000"/>
          <w:sz w:val="21"/>
          <w:szCs w:val="21"/>
        </w:rPr>
        <w:lastRenderedPageBreak/>
        <w:t>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通信连通率、代数连通度</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Pr="00A9585A">
        <w:rPr>
          <w:color w:val="000000"/>
          <w:sz w:val="21"/>
          <w:szCs w:val="21"/>
        </w:rPr>
        <w:t>与</w:t>
      </w:r>
      <w:r w:rsidRPr="00A9585A">
        <w:rPr>
          <w:color w:val="000000"/>
          <w:sz w:val="21"/>
          <w:szCs w:val="21"/>
        </w:rPr>
        <w:t>APF</w:t>
      </w:r>
      <w:r w:rsidRPr="00A9585A">
        <w:rPr>
          <w:color w:val="000000"/>
          <w:sz w:val="21"/>
          <w:szCs w:val="21"/>
        </w:rPr>
        <w:t>等算法，尤其在大规模集群场景中表现出较好的可扩展性与稳定性。</w:t>
      </w:r>
    </w:p>
    <w:p w14:paraId="6E7E6518" w14:textId="0DA0F6AE" w:rsidR="00553EE7" w:rsidRPr="00A9585A" w:rsidRDefault="00553EE7" w:rsidP="005D7EBE">
      <w:pPr>
        <w:spacing w:line="360" w:lineRule="auto"/>
        <w:ind w:firstLineChars="196" w:firstLine="412"/>
        <w:rPr>
          <w:color w:val="000000"/>
          <w:sz w:val="21"/>
          <w:szCs w:val="21"/>
        </w:rPr>
      </w:pPr>
      <w:r w:rsidRPr="00A9585A">
        <w:rPr>
          <w:color w:val="000000"/>
          <w:sz w:val="21"/>
          <w:szCs w:val="21"/>
        </w:rPr>
        <w:t>未来的研究工作将进一步考虑动态干扰环境和</w:t>
      </w:r>
      <w:r w:rsidR="00EF1A4C" w:rsidRPr="00A9585A">
        <w:rPr>
          <w:rFonts w:hint="eastAsia"/>
          <w:color w:val="000000"/>
          <w:sz w:val="21"/>
          <w:szCs w:val="21"/>
        </w:rPr>
        <w:t>任务分配场景下</w:t>
      </w:r>
      <w:r w:rsidRPr="00A9585A">
        <w:rPr>
          <w:color w:val="000000"/>
          <w:sz w:val="21"/>
          <w:szCs w:val="21"/>
        </w:rPr>
        <w:t>的协同规划问题</w:t>
      </w:r>
      <w:r w:rsidR="00EF1A4C" w:rsidRPr="00A9585A">
        <w:rPr>
          <w:rFonts w:hint="eastAsia"/>
          <w:color w:val="000000"/>
          <w:sz w:val="21"/>
          <w:szCs w:val="21"/>
        </w:rPr>
        <w:t>，同时</w:t>
      </w:r>
      <w:r w:rsidRPr="00A9585A">
        <w:rPr>
          <w:color w:val="000000"/>
          <w:sz w:val="21"/>
          <w:szCs w:val="21"/>
        </w:rPr>
        <w:t>将结合强化学习等智能优化策略，探索算法在更复杂通信约束与环境动态变化条件下的实时自适应能力，以进一步提升无人机集群在实际应用场景中的智能性与自主性。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1070"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1070"/>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1071"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1071"/>
    </w:p>
    <w:p w14:paraId="095B6B13" w14:textId="77777777" w:rsidR="009F72B8" w:rsidRDefault="00FE307A" w:rsidP="009F72B8">
      <w:pPr>
        <w:pStyle w:val="afa"/>
        <w:numPr>
          <w:ilvl w:val="0"/>
          <w:numId w:val="6"/>
        </w:numPr>
        <w:ind w:firstLineChars="0"/>
      </w:pPr>
      <w:bookmarkStart w:id="1072"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1072"/>
      <w:r w:rsidRPr="00FE307A">
        <w:t xml:space="preserve"> </w:t>
      </w:r>
      <w:bookmarkStart w:id="1073" w:name="_Ref210855693"/>
    </w:p>
    <w:p w14:paraId="6F58CD5A" w14:textId="19533092" w:rsidR="005D7EBE" w:rsidRDefault="00C03B23" w:rsidP="009F72B8">
      <w:pPr>
        <w:pStyle w:val="afa"/>
        <w:numPr>
          <w:ilvl w:val="0"/>
          <w:numId w:val="6"/>
        </w:numPr>
        <w:ind w:firstLineChars="0"/>
      </w:pPr>
      <w:bookmarkStart w:id="1074" w:name="_Ref212054309"/>
      <w:r w:rsidRPr="00C03B23">
        <w:rPr>
          <w:rFonts w:hint="eastAsia"/>
        </w:rPr>
        <w:t>H. Wu, K. Wu, X. Yang, H. Wen和H. Li, 《Analysis on the Operation Mode of UAV Swarm in Urban Combat》, Proceedings of 2022 International Conference on Autonomous Unmanned Systems (ICAUS 2022), W. Fu, M. Gu和Y. Niu, 编, Singapore: Springer Nature, 2023, 页 2781～2788.</w:t>
      </w:r>
      <w:bookmarkEnd w:id="1073"/>
      <w:bookmarkEnd w:id="1074"/>
    </w:p>
    <w:p w14:paraId="277B1048" w14:textId="40738C11" w:rsidR="00924D79" w:rsidRDefault="00924D79" w:rsidP="009F72B8">
      <w:pPr>
        <w:pStyle w:val="afa"/>
        <w:numPr>
          <w:ilvl w:val="0"/>
          <w:numId w:val="6"/>
        </w:numPr>
        <w:ind w:firstLineChars="0"/>
      </w:pPr>
      <w:bookmarkStart w:id="1075" w:name="_Ref210899161"/>
      <w:r w:rsidRPr="00924D79">
        <w:t>Sharon G, Stern R, Felner A, Sturtevant N R. Conflict-based search for optimal multi-agent pathfinding[J]. Artificial Intelligence, 2015, 219: 40–66.</w:t>
      </w:r>
      <w:bookmarkEnd w:id="1075"/>
    </w:p>
    <w:p w14:paraId="322D8BCD" w14:textId="77777777" w:rsidR="00627782" w:rsidRDefault="00627782" w:rsidP="00627782">
      <w:pPr>
        <w:pStyle w:val="afa"/>
        <w:numPr>
          <w:ilvl w:val="0"/>
          <w:numId w:val="6"/>
        </w:numPr>
        <w:ind w:firstLineChars="0"/>
      </w:pPr>
      <w:bookmarkStart w:id="1076"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t>.</w:t>
      </w:r>
      <w:bookmarkEnd w:id="1076"/>
    </w:p>
    <w:p w14:paraId="2BD1501A" w14:textId="77777777" w:rsidR="00627782" w:rsidRDefault="00627782" w:rsidP="00627782">
      <w:pPr>
        <w:pStyle w:val="afa"/>
        <w:ind w:firstLineChars="0" w:firstLine="0"/>
      </w:pPr>
    </w:p>
    <w:p w14:paraId="2D08ED0C" w14:textId="5D5A6349" w:rsidR="00924D79" w:rsidRDefault="00924D79" w:rsidP="009F72B8">
      <w:pPr>
        <w:pStyle w:val="afa"/>
        <w:numPr>
          <w:ilvl w:val="0"/>
          <w:numId w:val="6"/>
        </w:numPr>
        <w:ind w:firstLineChars="0"/>
      </w:pPr>
      <w:bookmarkStart w:id="1077" w:name="_Ref210899238"/>
      <w:r w:rsidRPr="00924D79">
        <w:t xml:space="preserve">Wang Z, et al. APF-CPP: An Artificial Potential Field Based Multi-Robot Online Coverage Path Planning Approach[J]. </w:t>
      </w:r>
      <w:r w:rsidRPr="00924D79">
        <w:rPr>
          <w:i/>
          <w:iCs/>
        </w:rPr>
        <w:t>IEEE Robotics and Automation Letters</w:t>
      </w:r>
      <w:r w:rsidRPr="00924D79">
        <w:t>, 2024, 9(11): 9199–9206.</w:t>
      </w:r>
      <w:bookmarkEnd w:id="1077"/>
    </w:p>
    <w:p w14:paraId="6F9FBEA9" w14:textId="1F2B243A" w:rsidR="00BB781A" w:rsidRDefault="00BB781A" w:rsidP="009F72B8">
      <w:pPr>
        <w:pStyle w:val="afa"/>
        <w:numPr>
          <w:ilvl w:val="0"/>
          <w:numId w:val="6"/>
        </w:numPr>
        <w:ind w:firstLineChars="0"/>
      </w:pPr>
      <w:bookmarkStart w:id="1078" w:name="_Ref210899309"/>
      <w:r w:rsidRPr="00BB781A">
        <w:t xml:space="preserve">Wang X, Li W, Song W, Dong W. Connectivity Controlling of Multi-Robot by Combining Artificial </w:t>
      </w:r>
      <w:r w:rsidRPr="00BB781A">
        <w:lastRenderedPageBreak/>
        <w:t>Potential Field With a Virtual Leader[C]</w:t>
      </w:r>
      <w:r>
        <w:rPr>
          <w:rFonts w:hint="eastAsia"/>
        </w:rPr>
        <w:t>.</w:t>
      </w:r>
      <w:r w:rsidRPr="00BB781A">
        <w:t>Proc. IEEE Int. Conf. on Systems, Man, and Cybernetics. 2013: 374–377.</w:t>
      </w:r>
      <w:bookmarkEnd w:id="1078"/>
    </w:p>
    <w:p w14:paraId="55198AD4" w14:textId="545207A9" w:rsidR="00BB781A" w:rsidRDefault="00BB781A" w:rsidP="009F72B8">
      <w:pPr>
        <w:pStyle w:val="afa"/>
        <w:numPr>
          <w:ilvl w:val="0"/>
          <w:numId w:val="6"/>
        </w:numPr>
        <w:ind w:firstLineChars="0"/>
      </w:pPr>
      <w:bookmarkStart w:id="1079"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1079"/>
    </w:p>
    <w:p w14:paraId="69FCB9A8" w14:textId="6228AD2D" w:rsidR="00627782" w:rsidRDefault="00627782" w:rsidP="009F72B8">
      <w:pPr>
        <w:pStyle w:val="afa"/>
        <w:numPr>
          <w:ilvl w:val="0"/>
          <w:numId w:val="6"/>
        </w:numPr>
        <w:ind w:firstLineChars="0"/>
      </w:pPr>
      <w:bookmarkStart w:id="1080" w:name="_Ref212053055"/>
      <w:r w:rsidRPr="00627782">
        <w:t>Meng, Q. Chen, K. Qu, Q. PPSwarm: Multi-UAV Path Planning Based on Hybrid PSO in Complex Scenarios.</w:t>
      </w:r>
      <w:r w:rsidRPr="00627782">
        <w:rPr>
          <w:i/>
          <w:iCs/>
        </w:rPr>
        <w:t>Drones</w:t>
      </w:r>
      <w:r w:rsidRPr="00627782">
        <w:t> </w:t>
      </w:r>
      <w:r w:rsidRPr="00627782">
        <w:rPr>
          <w:b/>
          <w:bCs/>
        </w:rPr>
        <w:t>2024</w:t>
      </w:r>
      <w:r w:rsidRPr="00627782">
        <w:t>,</w:t>
      </w:r>
      <w:r w:rsidRPr="00627782">
        <w:rPr>
          <w:i/>
          <w:iCs/>
        </w:rPr>
        <w:t>8</w:t>
      </w:r>
      <w:r w:rsidRPr="00627782">
        <w:t>, 192.</w:t>
      </w:r>
      <w:bookmarkEnd w:id="1080"/>
    </w:p>
    <w:p w14:paraId="23D5A1E8" w14:textId="2000BB66" w:rsidR="004A6827" w:rsidRDefault="004A6827" w:rsidP="009F72B8">
      <w:pPr>
        <w:pStyle w:val="afa"/>
        <w:numPr>
          <w:ilvl w:val="0"/>
          <w:numId w:val="6"/>
        </w:numPr>
        <w:ind w:firstLineChars="0"/>
      </w:pPr>
      <w:bookmarkStart w:id="1081" w:name="_Ref210900116"/>
      <w:r w:rsidRPr="004A6827">
        <w:t>Tseng, Fan Hsun ; Lee, Cho Hsuan ; Chou, Li Der et al.  Multi-objective genetic algorithm for civil UAV path planning using 3G communication networks. In: Journal of Computers (Taiwan). 2017 ; Vol. 28, No. 6. pp. 26-37.</w:t>
      </w:r>
      <w:bookmarkEnd w:id="1081"/>
    </w:p>
    <w:p w14:paraId="5721F652" w14:textId="533609F1" w:rsidR="004A6827" w:rsidRDefault="004A6827" w:rsidP="009F72B8">
      <w:pPr>
        <w:pStyle w:val="afa"/>
        <w:numPr>
          <w:ilvl w:val="0"/>
          <w:numId w:val="6"/>
        </w:numPr>
        <w:ind w:firstLineChars="0"/>
      </w:pPr>
      <w:bookmarkStart w:id="1082"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1082"/>
    </w:p>
    <w:p w14:paraId="5B2849E0" w14:textId="681506B4" w:rsidR="004A6827" w:rsidRDefault="004A6827" w:rsidP="004A6827">
      <w:pPr>
        <w:pStyle w:val="afa"/>
        <w:numPr>
          <w:ilvl w:val="0"/>
          <w:numId w:val="6"/>
        </w:numPr>
        <w:ind w:firstLineChars="0"/>
      </w:pPr>
      <w:bookmarkStart w:id="1083" w:name="_Ref210900389"/>
      <w:r>
        <w:t>Lin Yu, Fahui Wu, Zhihai Xu, Zhigang Xie, Dingcheng Yang</w:t>
      </w:r>
      <w:r>
        <w:rPr>
          <w:rFonts w:hint="eastAsia"/>
        </w:rPr>
        <w:t>.</w:t>
      </w:r>
      <w:r>
        <w:t xml:space="preserve"> UAV path design with connectivity constraint based on deep reinforcement learning,Physical Communication,Volume 52,2022.</w:t>
      </w:r>
      <w:bookmarkEnd w:id="1083"/>
    </w:p>
    <w:p w14:paraId="09AF1038" w14:textId="5DEAB823" w:rsidR="004A6827" w:rsidRDefault="004A6827" w:rsidP="004A6827">
      <w:pPr>
        <w:pStyle w:val="afa"/>
        <w:numPr>
          <w:ilvl w:val="0"/>
          <w:numId w:val="6"/>
        </w:numPr>
        <w:ind w:firstLineChars="0"/>
      </w:pPr>
      <w:bookmarkStart w:id="1084" w:name="_Ref210900498"/>
      <w:r w:rsidRPr="004A6827">
        <w:t>Yuting Cheng, Dongcheng Li, W. Eric Wong, Man Zhao, and Dengfeng Mo. Multi-UAV Collaborative Path Planning using Hierarchical Reinforcement Learning and Simulated Annealing [J]. Int J Performability Eng, 2022, 18(7): 463-474.</w:t>
      </w:r>
      <w:bookmarkEnd w:id="1084"/>
    </w:p>
    <w:p w14:paraId="10A6ECBC" w14:textId="6D160557" w:rsidR="00F06EB0" w:rsidRDefault="00F06EB0" w:rsidP="004A6827">
      <w:pPr>
        <w:pStyle w:val="afa"/>
        <w:numPr>
          <w:ilvl w:val="0"/>
          <w:numId w:val="6"/>
        </w:numPr>
        <w:ind w:firstLineChars="0"/>
      </w:pPr>
      <w:bookmarkStart w:id="1085"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1085"/>
    </w:p>
    <w:p w14:paraId="00D7D006" w14:textId="0D531AE6" w:rsidR="00F06EB0" w:rsidRDefault="00F06EB0" w:rsidP="004A6827">
      <w:pPr>
        <w:pStyle w:val="afa"/>
        <w:numPr>
          <w:ilvl w:val="0"/>
          <w:numId w:val="6"/>
        </w:numPr>
        <w:ind w:firstLineChars="0"/>
      </w:pPr>
      <w:bookmarkStart w:id="1086" w:name="_Ref210900992"/>
      <w:r w:rsidRPr="00F06EB0">
        <w:t>Zhu L, Ma C, Li J, Lu Y, Yang Q. Connectivity-Maintenance UAV Formation Control in Complex Environment. </w:t>
      </w:r>
      <w:r w:rsidRPr="00F06EB0">
        <w:rPr>
          <w:i/>
          <w:iCs/>
        </w:rPr>
        <w:t>Drones</w:t>
      </w:r>
      <w:r w:rsidRPr="00F06EB0">
        <w:t>. 2023; 7(4):229.</w:t>
      </w:r>
      <w:bookmarkEnd w:id="1086"/>
    </w:p>
    <w:p w14:paraId="483BAC17" w14:textId="5F7A0B66" w:rsidR="00F06EB0" w:rsidRDefault="00F06EB0" w:rsidP="004A6827">
      <w:pPr>
        <w:pStyle w:val="afa"/>
        <w:numPr>
          <w:ilvl w:val="0"/>
          <w:numId w:val="6"/>
        </w:numPr>
        <w:ind w:firstLineChars="0"/>
      </w:pPr>
      <w:bookmarkStart w:id="1087"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1087"/>
    </w:p>
    <w:p w14:paraId="4D186A08" w14:textId="0D87E86B" w:rsidR="000A6049" w:rsidRPr="005D7EBE" w:rsidRDefault="007B50FB" w:rsidP="00627782">
      <w:pPr>
        <w:pStyle w:val="afa"/>
        <w:numPr>
          <w:ilvl w:val="0"/>
          <w:numId w:val="6"/>
        </w:numPr>
        <w:ind w:firstLineChars="0"/>
      </w:pPr>
      <w:bookmarkStart w:id="1088"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1088"/>
      <w:r w:rsidRPr="007B50FB">
        <w:t> </w:t>
      </w:r>
    </w:p>
    <w:sectPr w:rsidR="000A6049" w:rsidRPr="005D7EBE" w:rsidSect="005D76E7">
      <w:headerReference w:type="even" r:id="rId23"/>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Lianghui Ding" w:date="2025-10-25T11:33:00Z" w:initials="LD">
    <w:p w14:paraId="5249A44B" w14:textId="77777777" w:rsidR="00747B55" w:rsidRDefault="00747B55">
      <w:pPr>
        <w:pStyle w:val="ad"/>
      </w:pPr>
      <w:r>
        <w:rPr>
          <w:rStyle w:val="ac"/>
        </w:rPr>
        <w:annotationRef/>
      </w:r>
      <w:r>
        <w:rPr>
          <w:rFonts w:hint="eastAsia"/>
        </w:rPr>
        <w:t>分簇的特征不够新颖，创新点挖掘还不够</w:t>
      </w:r>
    </w:p>
    <w:p w14:paraId="46886930" w14:textId="5C511A77" w:rsidR="008835AF" w:rsidRDefault="008835AF">
      <w:pPr>
        <w:pStyle w:val="ad"/>
        <w:rPr>
          <w:rFonts w:hint="eastAsia"/>
        </w:rPr>
      </w:pPr>
      <w:r>
        <w:rPr>
          <w:rFonts w:hint="eastAsia"/>
        </w:rPr>
        <w:t>分层？</w:t>
      </w:r>
    </w:p>
  </w:comment>
  <w:comment w:id="16" w:author="Lianghui Ding" w:date="2025-10-25T11:41:00Z" w:initials="LD">
    <w:p w14:paraId="15196A81" w14:textId="26735467" w:rsidR="004F179D" w:rsidRDefault="004F179D">
      <w:pPr>
        <w:pStyle w:val="ad"/>
        <w:rPr>
          <w:rFonts w:hint="eastAsia"/>
        </w:rPr>
      </w:pPr>
      <w:r>
        <w:rPr>
          <w:rStyle w:val="ac"/>
        </w:rPr>
        <w:annotationRef/>
      </w:r>
      <w:r>
        <w:rPr>
          <w:rFonts w:hint="eastAsia"/>
        </w:rPr>
        <w:t>这两个描述，比较难理解主要的动机是什么，夏鸥共是什么。</w:t>
      </w:r>
    </w:p>
  </w:comment>
  <w:comment w:id="32" w:author="Lianghui Ding" w:date="2025-10-25T11:46:00Z" w:initials="LD">
    <w:p w14:paraId="53C459B3" w14:textId="5A036B67" w:rsidR="00ED51A4" w:rsidRDefault="00ED51A4">
      <w:pPr>
        <w:pStyle w:val="ad"/>
        <w:rPr>
          <w:rFonts w:hint="eastAsia"/>
        </w:rPr>
      </w:pPr>
      <w:r>
        <w:rPr>
          <w:rStyle w:val="ac"/>
        </w:rPr>
        <w:annotationRef/>
      </w:r>
      <w:r>
        <w:rPr>
          <w:rFonts w:hint="eastAsia"/>
        </w:rPr>
        <w:t>这个还是需求，解决不了才是难题。比如这个问题</w:t>
      </w:r>
      <w:r>
        <w:rPr>
          <w:rFonts w:hint="eastAsia"/>
        </w:rPr>
        <w:t>NP</w:t>
      </w:r>
      <w:r>
        <w:t xml:space="preserve"> </w:t>
      </w:r>
      <w:r>
        <w:rPr>
          <w:rFonts w:hint="eastAsia"/>
        </w:rPr>
        <w:t>Hard</w:t>
      </w:r>
      <w:r>
        <w:rPr>
          <w:rFonts w:hint="eastAsia"/>
        </w:rPr>
        <w:t>，所以很难。现在这个表述不够。</w:t>
      </w:r>
    </w:p>
  </w:comment>
  <w:comment w:id="35" w:author="Lianghui Ding" w:date="2025-10-25T09:06:00Z" w:initials="LD">
    <w:p w14:paraId="2D843B6D" w14:textId="672F9AED" w:rsidR="00B04056" w:rsidRDefault="00B04056">
      <w:pPr>
        <w:pStyle w:val="ad"/>
      </w:pPr>
      <w:r>
        <w:rPr>
          <w:rStyle w:val="ac"/>
        </w:rPr>
        <w:annotationRef/>
      </w:r>
      <w:r>
        <w:rPr>
          <w:rFonts w:hint="eastAsia"/>
        </w:rPr>
        <w:t>技术路线太多了，要再增加一种分类，在第一节不需要说的这么细，主要是分析主流技术路线及存在问题</w:t>
      </w:r>
    </w:p>
  </w:comment>
  <w:comment w:id="36" w:author="Lianghui Ding" w:date="2025-10-25T12:48:00Z" w:initials="LD">
    <w:p w14:paraId="281ED1A4" w14:textId="4DC9B724" w:rsidR="00D24BF5" w:rsidRDefault="00D24BF5">
      <w:pPr>
        <w:pStyle w:val="ad"/>
        <w:rPr>
          <w:rFonts w:hint="eastAsia"/>
        </w:rPr>
      </w:pPr>
      <w:r>
        <w:rPr>
          <w:rStyle w:val="ac"/>
        </w:rPr>
        <w:annotationRef/>
      </w:r>
      <w:r>
        <w:rPr>
          <w:rFonts w:hint="eastAsia"/>
        </w:rPr>
        <w:t>从这个字面意思来看，这是两种方法已经在一起了</w:t>
      </w:r>
    </w:p>
  </w:comment>
  <w:comment w:id="37" w:author="Lianghui Ding" w:date="2025-10-25T12:48:00Z" w:initials="LD">
    <w:p w14:paraId="4E83B74B" w14:textId="3D644589" w:rsidR="00D24BF5" w:rsidRDefault="00D24BF5">
      <w:pPr>
        <w:pStyle w:val="ad"/>
      </w:pPr>
      <w:r>
        <w:rPr>
          <w:rStyle w:val="ac"/>
        </w:rPr>
        <w:annotationRef/>
      </w:r>
      <w:r>
        <w:rPr>
          <w:rFonts w:hint="eastAsia"/>
        </w:rPr>
        <w:t>看起来这里又没有考虑通信保持</w:t>
      </w:r>
    </w:p>
  </w:comment>
  <w:comment w:id="38" w:author="Lianghui Ding" w:date="2025-10-25T12:49:00Z" w:initials="LD">
    <w:p w14:paraId="45FB21DC" w14:textId="2106C714" w:rsidR="009D09DB" w:rsidRDefault="009D09DB">
      <w:pPr>
        <w:pStyle w:val="ad"/>
        <w:rPr>
          <w:rFonts w:hint="eastAsia"/>
        </w:rPr>
      </w:pPr>
      <w:r>
        <w:rPr>
          <w:rStyle w:val="ac"/>
        </w:rPr>
        <w:annotationRef/>
      </w:r>
      <w:r>
        <w:rPr>
          <w:rFonts w:hint="eastAsia"/>
        </w:rPr>
        <w:t>完全分布式应该是发展的目标</w:t>
      </w:r>
    </w:p>
  </w:comment>
  <w:comment w:id="39" w:author="Lianghui Ding" w:date="2025-10-25T12:49:00Z" w:initials="LD">
    <w:p w14:paraId="720C9997" w14:textId="66FCCFF2" w:rsidR="001137D4" w:rsidRDefault="001137D4">
      <w:pPr>
        <w:pStyle w:val="ad"/>
      </w:pPr>
      <w:r>
        <w:rPr>
          <w:rStyle w:val="ac"/>
        </w:rPr>
        <w:annotationRef/>
      </w:r>
      <w:r>
        <w:rPr>
          <w:rFonts w:hint="eastAsia"/>
        </w:rPr>
        <w:t>这里又跳到计算效率的目标了</w:t>
      </w:r>
    </w:p>
  </w:comment>
  <w:comment w:id="40" w:author="Lianghui Ding" w:date="2025-10-25T12:50:00Z" w:initials="LD">
    <w:p w14:paraId="79FEB9DA" w14:textId="46A26159" w:rsidR="008074C8" w:rsidRDefault="008074C8">
      <w:pPr>
        <w:pStyle w:val="ad"/>
      </w:pPr>
      <w:r>
        <w:rPr>
          <w:rStyle w:val="ac"/>
        </w:rPr>
        <w:annotationRef/>
      </w:r>
      <w:r>
        <w:rPr>
          <w:rFonts w:hint="eastAsia"/>
        </w:rPr>
        <w:t>看起来这个能解决问题？</w:t>
      </w:r>
    </w:p>
  </w:comment>
  <w:comment w:id="41" w:author="Lianghui Ding" w:date="2025-10-25T12:53:00Z" w:initials="LD">
    <w:p w14:paraId="53866F49" w14:textId="791E74EF" w:rsidR="00AD0260" w:rsidRDefault="00AD0260">
      <w:pPr>
        <w:pStyle w:val="ad"/>
        <w:rPr>
          <w:rFonts w:hint="eastAsia"/>
        </w:rPr>
      </w:pPr>
      <w:r>
        <w:rPr>
          <w:rStyle w:val="ac"/>
        </w:rPr>
        <w:annotationRef/>
      </w:r>
      <w:r>
        <w:rPr>
          <w:rFonts w:hint="eastAsia"/>
        </w:rPr>
        <w:t>对于研究现状的分析要有逻辑，想清楚要表达啥意思</w:t>
      </w:r>
    </w:p>
  </w:comment>
  <w:comment w:id="42" w:author="运璐 何" w:date="2025-10-17T14:23:00Z" w:initials="运璐">
    <w:p w14:paraId="214AF48F" w14:textId="106ED566" w:rsidR="00271A00" w:rsidRDefault="00271A00">
      <w:pPr>
        <w:pStyle w:val="ad"/>
      </w:pPr>
      <w:r>
        <w:rPr>
          <w:rStyle w:val="ac"/>
        </w:rPr>
        <w:annotationRef/>
      </w:r>
      <w:r>
        <w:rPr>
          <w:rFonts w:hint="eastAsia"/>
        </w:rPr>
        <w:t>添加相关</w:t>
      </w:r>
      <w:r w:rsidR="002E16A0">
        <w:rPr>
          <w:rFonts w:hint="eastAsia"/>
        </w:rPr>
        <w:t>专门针对通信保持的</w:t>
      </w:r>
      <w:r>
        <w:rPr>
          <w:rFonts w:hint="eastAsia"/>
        </w:rPr>
        <w:t>研究</w:t>
      </w:r>
      <w:r w:rsidR="002E16A0">
        <w:rPr>
          <w:rFonts w:hint="eastAsia"/>
        </w:rPr>
        <w:t>-</w:t>
      </w:r>
      <w:r w:rsidR="002E16A0">
        <w:rPr>
          <w:rFonts w:hint="eastAsia"/>
        </w:rPr>
        <w:t>主要是编队控制和拓扑层面的方法</w:t>
      </w:r>
    </w:p>
  </w:comment>
  <w:comment w:id="43" w:author="Lianghui Ding" w:date="2025-10-25T09:07:00Z" w:initials="LD">
    <w:p w14:paraId="11B8A0C7" w14:textId="31CA9AE6" w:rsidR="002B011D" w:rsidRDefault="002B011D">
      <w:pPr>
        <w:pStyle w:val="ad"/>
      </w:pPr>
      <w:r>
        <w:rPr>
          <w:rStyle w:val="ac"/>
        </w:rPr>
        <w:annotationRef/>
      </w:r>
      <w:r>
        <w:rPr>
          <w:rFonts w:hint="eastAsia"/>
        </w:rPr>
        <w:t>首先要说明问题是什么，再给出解决该问题的思路有哪些，最后再说存在什么问题。语言不要多，但是都需要在点子上。</w:t>
      </w:r>
    </w:p>
  </w:comment>
  <w:comment w:id="44" w:author="Lianghui Ding" w:date="2025-10-25T09:07:00Z" w:initials="LD">
    <w:p w14:paraId="6E586BE4" w14:textId="0B661C16" w:rsidR="00277338" w:rsidRDefault="00277338">
      <w:pPr>
        <w:pStyle w:val="ad"/>
      </w:pPr>
      <w:r>
        <w:rPr>
          <w:rStyle w:val="ac"/>
        </w:rPr>
        <w:annotationRef/>
      </w:r>
      <w:r>
        <w:rPr>
          <w:rFonts w:hint="eastAsia"/>
        </w:rPr>
        <w:t>能直接拓展吗？如果不行的话，关键问题是什么？</w:t>
      </w:r>
    </w:p>
  </w:comment>
  <w:comment w:id="45" w:author="Lianghui Ding" w:date="2025-10-25T12:53:00Z" w:initials="LD">
    <w:p w14:paraId="44AA031E" w14:textId="33DC6482" w:rsidR="0006671B" w:rsidRDefault="0006671B">
      <w:pPr>
        <w:pStyle w:val="ad"/>
      </w:pPr>
      <w:r>
        <w:rPr>
          <w:rStyle w:val="ac"/>
        </w:rPr>
        <w:annotationRef/>
      </w:r>
      <w:r>
        <w:rPr>
          <w:rFonts w:hint="eastAsia"/>
        </w:rPr>
        <w:t>震荡与死锁的原因是什么？需要解释一下。</w:t>
      </w:r>
    </w:p>
  </w:comment>
  <w:comment w:id="46" w:author="Lianghui Ding" w:date="2025-10-25T09:08:00Z" w:initials="LD">
    <w:p w14:paraId="6F8A2861" w14:textId="16BC0FDD" w:rsidR="003C4994" w:rsidRDefault="003C4994">
      <w:pPr>
        <w:pStyle w:val="ad"/>
      </w:pPr>
      <w:r>
        <w:rPr>
          <w:rStyle w:val="ac"/>
        </w:rPr>
        <w:annotationRef/>
      </w:r>
      <w:r>
        <w:rPr>
          <w:rFonts w:hint="eastAsia"/>
        </w:rPr>
        <w:t>不足应该接着研究现状后面说</w:t>
      </w:r>
    </w:p>
  </w:comment>
  <w:comment w:id="47" w:author="Lianghui Ding" w:date="2025-10-25T09:09:00Z" w:initials="LD">
    <w:p w14:paraId="34961E2B" w14:textId="2272AF4E" w:rsidR="0002468C" w:rsidRDefault="0002468C">
      <w:pPr>
        <w:pStyle w:val="ad"/>
      </w:pPr>
      <w:r>
        <w:rPr>
          <w:rStyle w:val="ac"/>
        </w:rPr>
        <w:annotationRef/>
      </w:r>
      <w:r>
        <w:rPr>
          <w:rFonts w:hint="eastAsia"/>
        </w:rPr>
        <w:t>只要有了，这个就不能算创新了。</w:t>
      </w:r>
      <w:r w:rsidR="003C4C53">
        <w:rPr>
          <w:rFonts w:hint="eastAsia"/>
        </w:rPr>
        <w:t>只是在现有研究框架下提出的新方法。</w:t>
      </w:r>
    </w:p>
  </w:comment>
  <w:comment w:id="48" w:author="Lianghui Ding" w:date="2025-10-25T09:11:00Z" w:initials="LD">
    <w:p w14:paraId="6E2AE54D" w14:textId="4D65C3E4" w:rsidR="000E4327" w:rsidRDefault="000E4327">
      <w:pPr>
        <w:pStyle w:val="ad"/>
      </w:pPr>
      <w:r>
        <w:rPr>
          <w:rStyle w:val="ac"/>
        </w:rPr>
        <w:annotationRef/>
      </w:r>
      <w:r>
        <w:rPr>
          <w:rFonts w:hint="eastAsia"/>
        </w:rPr>
        <w:t>对于解决现有方法问题方面，阐述的不足，难以看出对比现有方法的特色。</w:t>
      </w:r>
    </w:p>
  </w:comment>
  <w:comment w:id="52" w:author="Lianghui Ding" w:date="2025-10-12T16:01:00Z" w:initials="LD">
    <w:p w14:paraId="06C2BDAF" w14:textId="682BC708" w:rsidR="002101B0" w:rsidRDefault="002101B0">
      <w:pPr>
        <w:pStyle w:val="ad"/>
      </w:pPr>
      <w:r>
        <w:rPr>
          <w:rStyle w:val="ac"/>
        </w:rPr>
        <w:annotationRef/>
      </w:r>
      <w:r>
        <w:rPr>
          <w:rFonts w:hint="eastAsia"/>
        </w:rPr>
        <w:t>引入某种机制的表述无法体现创新性。是否可以提出基于</w:t>
      </w:r>
      <w:r>
        <w:rPr>
          <w:rFonts w:hint="eastAsia"/>
        </w:rPr>
        <w:t>XXX</w:t>
      </w:r>
      <w:r>
        <w:rPr>
          <w:rFonts w:hint="eastAsia"/>
        </w:rPr>
        <w:t>约束的全局规划机制？</w:t>
      </w:r>
    </w:p>
  </w:comment>
  <w:comment w:id="53" w:author="运璐 何" w:date="2025-10-12T16:44:00Z" w:initials="运璐">
    <w:p w14:paraId="7FE94FCD" w14:textId="1B793DFF" w:rsidR="009F39B9" w:rsidRPr="009F39B9" w:rsidRDefault="009F39B9">
      <w:pPr>
        <w:pStyle w:val="ad"/>
      </w:pPr>
      <w:r>
        <w:rPr>
          <w:rStyle w:val="ac"/>
        </w:rPr>
        <w:annotationRef/>
      </w:r>
      <w:r>
        <w:rPr>
          <w:rFonts w:hint="eastAsia"/>
        </w:rPr>
        <w:t>修改创新点表述</w:t>
      </w:r>
      <w:r w:rsidR="00C40520">
        <w:rPr>
          <w:rFonts w:hint="eastAsia"/>
        </w:rPr>
        <w:t>为对应：</w:t>
      </w:r>
      <w:r w:rsidR="00C40520">
        <w:br/>
        <w:t>2</w:t>
      </w:r>
      <w:r w:rsidR="00C40520">
        <w:rPr>
          <w:rFonts w:hint="eastAsia"/>
        </w:rPr>
        <w:t>）</w:t>
      </w:r>
      <w:r w:rsidR="00C40520" w:rsidRPr="00C40520">
        <w:rPr>
          <w:rFonts w:hint="eastAsia"/>
        </w:rPr>
        <w:t>基于</w:t>
      </w:r>
      <w:r w:rsidR="00C40520" w:rsidRPr="00C40520">
        <w:rPr>
          <w:rFonts w:hint="eastAsia"/>
        </w:rPr>
        <w:t>Fr</w:t>
      </w:r>
      <w:r w:rsidR="00C40520" w:rsidRPr="00C40520">
        <w:rPr>
          <w:rFonts w:hint="eastAsia"/>
        </w:rPr>
        <w:t>é</w:t>
      </w:r>
      <w:r w:rsidR="00C40520" w:rsidRPr="00C40520">
        <w:rPr>
          <w:rFonts w:hint="eastAsia"/>
        </w:rPr>
        <w:t>chet</w:t>
      </w:r>
      <w:r w:rsidR="00C40520" w:rsidRPr="00C40520">
        <w:rPr>
          <w:rFonts w:hint="eastAsia"/>
        </w:rPr>
        <w:t>距离约束的全局路径规划机制</w:t>
      </w:r>
      <w:r w:rsidR="00C40520">
        <w:br/>
        <w:t>3</w:t>
      </w:r>
      <w:r w:rsidR="00C40520">
        <w:rPr>
          <w:rFonts w:hint="eastAsia"/>
        </w:rPr>
        <w:t>）</w:t>
      </w:r>
      <w:r w:rsidR="00C40520" w:rsidRPr="00C40520">
        <w:rPr>
          <w:rFonts w:hint="eastAsia"/>
        </w:rPr>
        <w:t>提出融合</w:t>
      </w:r>
      <w:r w:rsidR="00C40520" w:rsidRPr="00C40520">
        <w:rPr>
          <w:rFonts w:hint="eastAsia"/>
        </w:rPr>
        <w:t>MST</w:t>
      </w:r>
      <w:r w:rsidR="00C40520" w:rsidRPr="00C40520">
        <w:rPr>
          <w:rFonts w:hint="eastAsia"/>
        </w:rPr>
        <w:t>引力项的连通保持局部规划方法</w:t>
      </w:r>
      <w:r w:rsidR="00C40520">
        <w:br/>
      </w:r>
      <w:r w:rsidR="00C40520">
        <w:rPr>
          <w:rFonts w:hint="eastAsia"/>
        </w:rPr>
        <w:t>同时修改对应的细节表述。</w:t>
      </w:r>
    </w:p>
  </w:comment>
  <w:comment w:id="66" w:author="Lianghui Ding" w:date="2025-10-12T16:02:00Z" w:initials="LD">
    <w:p w14:paraId="02A2619D" w14:textId="4D05C94E" w:rsidR="00457565" w:rsidRDefault="00457565">
      <w:pPr>
        <w:pStyle w:val="ad"/>
      </w:pPr>
      <w:r>
        <w:rPr>
          <w:rStyle w:val="ac"/>
        </w:rPr>
        <w:annotationRef/>
      </w:r>
      <w:r>
        <w:rPr>
          <w:rFonts w:hint="eastAsia"/>
        </w:rPr>
        <w:t>分两个小节阐述，分别是场景模型和通信模型</w:t>
      </w:r>
    </w:p>
  </w:comment>
  <w:comment w:id="67" w:author="运璐 何" w:date="2025-10-12T16:45:00Z" w:initials="运璐">
    <w:p w14:paraId="2A8F299F" w14:textId="5C17411D" w:rsidR="009F39B9" w:rsidRDefault="009F39B9">
      <w:pPr>
        <w:pStyle w:val="ad"/>
      </w:pPr>
      <w:r>
        <w:rPr>
          <w:rStyle w:val="ac"/>
        </w:rPr>
        <w:annotationRef/>
      </w:r>
      <w:r w:rsidR="00EC5E0F">
        <w:rPr>
          <w:rFonts w:hint="eastAsia"/>
        </w:rPr>
        <w:t>增加导入部分文字</w:t>
      </w:r>
      <w:r w:rsidR="00000CF1">
        <w:rPr>
          <w:rFonts w:hint="eastAsia"/>
        </w:rPr>
        <w:t>，概括两个小节的内容</w:t>
      </w:r>
      <w:r w:rsidR="00000CF1">
        <w:br/>
      </w:r>
      <w:r w:rsidR="00000CF1">
        <w:rPr>
          <w:rFonts w:hint="eastAsia"/>
        </w:rPr>
        <w:t>系统模型划分分为场景模型和通信模型</w:t>
      </w:r>
    </w:p>
  </w:comment>
  <w:comment w:id="70" w:author="Lianghui Ding" w:date="2025-10-25T13:01:00Z" w:initials="LD">
    <w:p w14:paraId="48ACC71E" w14:textId="447479D9" w:rsidR="0004023F" w:rsidRDefault="0004023F">
      <w:pPr>
        <w:pStyle w:val="ad"/>
        <w:rPr>
          <w:rFonts w:hint="eastAsia"/>
        </w:rPr>
      </w:pPr>
      <w:r>
        <w:rPr>
          <w:rStyle w:val="ac"/>
        </w:rPr>
        <w:annotationRef/>
      </w:r>
      <w:r>
        <w:rPr>
          <w:rFonts w:hint="eastAsia"/>
        </w:rPr>
        <w:t>场景描述的系统性、逻辑性和科学性还要提升</w:t>
      </w:r>
    </w:p>
  </w:comment>
  <w:comment w:id="166" w:author="Lianghui Ding" w:date="2025-10-25T13:00:00Z" w:initials="LD">
    <w:p w14:paraId="7EB315DF" w14:textId="15A58BC3" w:rsidR="00640479" w:rsidRDefault="00640479">
      <w:pPr>
        <w:pStyle w:val="ad"/>
      </w:pPr>
      <w:r>
        <w:rPr>
          <w:rStyle w:val="ac"/>
        </w:rPr>
        <w:annotationRef/>
      </w:r>
      <w:r>
        <w:rPr>
          <w:rFonts w:hint="eastAsia"/>
        </w:rPr>
        <w:t>这是受什么物理约束定义的？</w:t>
      </w:r>
    </w:p>
  </w:comment>
  <w:comment w:id="167" w:author="Lianghui Ding" w:date="2025-10-25T13:00:00Z" w:initials="LD">
    <w:p w14:paraId="49DA6BC8" w14:textId="6F40CF67" w:rsidR="00A8361A" w:rsidRDefault="00A8361A">
      <w:pPr>
        <w:pStyle w:val="ad"/>
        <w:rPr>
          <w:rFonts w:hint="eastAsia"/>
        </w:rPr>
      </w:pPr>
      <w:r>
        <w:rPr>
          <w:rStyle w:val="ac"/>
        </w:rPr>
        <w:annotationRef/>
      </w:r>
      <w:r>
        <w:rPr>
          <w:rFonts w:hint="eastAsia"/>
        </w:rPr>
        <w:t>这个应该是优化模型，不是初始的要求</w:t>
      </w:r>
    </w:p>
  </w:comment>
  <w:comment w:id="183" w:author="Lianghui Ding" w:date="2025-10-25T13:02:00Z" w:initials="LD">
    <w:p w14:paraId="736B6C43" w14:textId="4DB56BEF" w:rsidR="00846A33" w:rsidRDefault="00846A33">
      <w:pPr>
        <w:pStyle w:val="ad"/>
      </w:pPr>
      <w:r>
        <w:rPr>
          <w:rStyle w:val="ac"/>
        </w:rPr>
        <w:annotationRef/>
      </w:r>
      <w:r>
        <w:rPr>
          <w:rFonts w:hint="eastAsia"/>
        </w:rPr>
        <w:t>写在这里了，看起来不知道怎么用，观测信息表示了啥？</w:t>
      </w:r>
    </w:p>
  </w:comment>
  <w:comment w:id="191" w:author="Lianghui Ding" w:date="2025-10-25T13:05:00Z" w:initials="LD">
    <w:p w14:paraId="3DF6B22E" w14:textId="0B7C9D43" w:rsidR="001D4618" w:rsidRDefault="001D4618">
      <w:pPr>
        <w:pStyle w:val="ad"/>
        <w:rPr>
          <w:rFonts w:hint="eastAsia"/>
        </w:rPr>
      </w:pPr>
      <w:r>
        <w:rPr>
          <w:rStyle w:val="ac"/>
        </w:rPr>
        <w:annotationRef/>
      </w:r>
      <w:r>
        <w:rPr>
          <w:rFonts w:hint="eastAsia"/>
        </w:rPr>
        <w:t>非视距模型不妥当</w:t>
      </w:r>
    </w:p>
  </w:comment>
  <w:comment w:id="192" w:author="Lianghui Ding" w:date="2025-10-25T09:12:00Z" w:initials="LD">
    <w:p w14:paraId="7143B0C9" w14:textId="29CF5A1E" w:rsidR="00CB7C72" w:rsidRDefault="00CB7C72">
      <w:pPr>
        <w:pStyle w:val="ad"/>
      </w:pPr>
      <w:r>
        <w:rPr>
          <w:rStyle w:val="ac"/>
        </w:rPr>
        <w:annotationRef/>
      </w:r>
      <w:r>
        <w:rPr>
          <w:rFonts w:hint="eastAsia"/>
        </w:rPr>
        <w:t>非视距的话，用这个模型不合适啊</w:t>
      </w:r>
    </w:p>
  </w:comment>
  <w:comment w:id="193" w:author="Lianghui Ding" w:date="2025-10-25T13:04:00Z" w:initials="LD">
    <w:p w14:paraId="16EC66BD" w14:textId="15983E53" w:rsidR="00923EB9" w:rsidRDefault="00923EB9">
      <w:pPr>
        <w:pStyle w:val="ad"/>
        <w:rPr>
          <w:rFonts w:hint="eastAsia"/>
        </w:rPr>
      </w:pPr>
      <w:r>
        <w:rPr>
          <w:rStyle w:val="ac"/>
        </w:rPr>
        <w:annotationRef/>
      </w:r>
      <w:r>
        <w:rPr>
          <w:rFonts w:hint="eastAsia"/>
        </w:rPr>
        <w:t>计算获得了信道衰减，紧接着计算是否可以接收就可以的</w:t>
      </w:r>
      <w:r w:rsidR="00F04847">
        <w:rPr>
          <w:rFonts w:hint="eastAsia"/>
        </w:rPr>
        <w:t>。不需要区分信道模型和链路模型。</w:t>
      </w:r>
    </w:p>
  </w:comment>
  <w:comment w:id="195" w:author="Lianghui Ding" w:date="2025-10-25T13:05:00Z" w:initials="LD">
    <w:p w14:paraId="3DC8E636" w14:textId="77777777" w:rsidR="00DD3B18" w:rsidRDefault="00DD3B18">
      <w:pPr>
        <w:pStyle w:val="ad"/>
      </w:pPr>
      <w:r>
        <w:rPr>
          <w:rStyle w:val="ac"/>
        </w:rPr>
        <w:annotationRef/>
      </w:r>
      <w:r>
        <w:rPr>
          <w:rFonts w:hint="eastAsia"/>
        </w:rPr>
        <w:t>突然出来拉普拉斯矩阵，很突兀。</w:t>
      </w:r>
    </w:p>
    <w:p w14:paraId="5AF45575" w14:textId="77777777" w:rsidR="00DD3B18" w:rsidRDefault="00DD3B18">
      <w:pPr>
        <w:pStyle w:val="ad"/>
      </w:pPr>
      <w:r>
        <w:rPr>
          <w:rFonts w:hint="eastAsia"/>
        </w:rPr>
        <w:t>要交代为什么要定义这个变量。</w:t>
      </w:r>
    </w:p>
    <w:p w14:paraId="3FB3FCAF" w14:textId="77777777" w:rsidR="00DD3B18" w:rsidRDefault="00DD3B18">
      <w:pPr>
        <w:pStyle w:val="ad"/>
      </w:pPr>
      <w:r>
        <w:rPr>
          <w:rFonts w:hint="eastAsia"/>
        </w:rPr>
        <w:t>这也不是模型必须选项，可以在后面正文里再写</w:t>
      </w:r>
    </w:p>
    <w:p w14:paraId="4C7E3215" w14:textId="79CC9F24" w:rsidR="00DD3B18" w:rsidRDefault="00DD3B18">
      <w:pPr>
        <w:pStyle w:val="ad"/>
        <w:rPr>
          <w:rFonts w:hint="eastAsia"/>
        </w:rPr>
      </w:pPr>
      <w:r>
        <w:rPr>
          <w:rFonts w:hint="eastAsia"/>
        </w:rPr>
        <w:t>模型一般是写客观的变量定义，不引入主观的分析。</w:t>
      </w:r>
    </w:p>
  </w:comment>
  <w:comment w:id="198" w:author="Lianghui Ding" w:date="2025-10-25T13:10:00Z" w:initials="LD">
    <w:p w14:paraId="1BDB4EBC" w14:textId="2D822E7D" w:rsidR="00874A3C" w:rsidRDefault="00874A3C">
      <w:pPr>
        <w:pStyle w:val="ad"/>
        <w:rPr>
          <w:rFonts w:hint="eastAsia"/>
        </w:rPr>
      </w:pPr>
      <w:r>
        <w:rPr>
          <w:rStyle w:val="ac"/>
        </w:rPr>
        <w:annotationRef/>
      </w:r>
      <w:r>
        <w:rPr>
          <w:rFonts w:hint="eastAsia"/>
        </w:rPr>
        <w:t>第一段得要说思路，不是只给出解决方法描述。这样根本无法理解为什么要这么</w:t>
      </w:r>
      <w:r w:rsidR="00CD2272">
        <w:rPr>
          <w:rFonts w:hint="eastAsia"/>
        </w:rPr>
        <w:t>做。</w:t>
      </w:r>
    </w:p>
  </w:comment>
  <w:comment w:id="204" w:author="Lianghui Ding" w:date="2025-10-25T13:08:00Z" w:initials="LD">
    <w:p w14:paraId="3139AFCD" w14:textId="1D4FD9C4" w:rsidR="00744696" w:rsidRDefault="00744696">
      <w:pPr>
        <w:pStyle w:val="ad"/>
        <w:rPr>
          <w:rFonts w:hint="eastAsia"/>
        </w:rPr>
      </w:pPr>
      <w:r>
        <w:rPr>
          <w:rStyle w:val="ac"/>
        </w:rPr>
        <w:annotationRef/>
      </w:r>
      <w:r>
        <w:rPr>
          <w:rFonts w:hint="eastAsia"/>
        </w:rPr>
        <w:t>顶层不对应局部。全局才对应局部。</w:t>
      </w:r>
    </w:p>
  </w:comment>
  <w:comment w:id="206" w:author="Lianghui Ding" w:date="2025-10-12T16:02:00Z" w:initials="LD">
    <w:p w14:paraId="7D020D92" w14:textId="794BB426" w:rsidR="00AA1A77" w:rsidRDefault="00AA1A77">
      <w:pPr>
        <w:pStyle w:val="ad"/>
      </w:pPr>
      <w:r>
        <w:rPr>
          <w:rStyle w:val="ac"/>
        </w:rPr>
        <w:annotationRef/>
      </w:r>
      <w:r>
        <w:rPr>
          <w:rFonts w:hint="eastAsia"/>
        </w:rPr>
        <w:t>这个图的形象性不足</w:t>
      </w:r>
    </w:p>
  </w:comment>
  <w:comment w:id="207" w:author="运璐 何" w:date="2025-10-23T20:31:00Z" w:initials="运璐">
    <w:p w14:paraId="1B5ED4B6" w14:textId="44107883" w:rsidR="005F5588" w:rsidRDefault="005F5588">
      <w:pPr>
        <w:pStyle w:val="ad"/>
      </w:pPr>
      <w:r>
        <w:rPr>
          <w:rStyle w:val="ac"/>
        </w:rPr>
        <w:annotationRef/>
      </w:r>
      <w:r>
        <w:rPr>
          <w:rFonts w:hint="eastAsia"/>
        </w:rPr>
        <w:t>修改框架图</w:t>
      </w:r>
      <w:r w:rsidR="002E16A0">
        <w:rPr>
          <w:rFonts w:hint="eastAsia"/>
        </w:rPr>
        <w:t>为下图</w:t>
      </w:r>
      <w:r>
        <w:rPr>
          <w:rFonts w:hint="eastAsia"/>
        </w:rPr>
        <w:t>，新增分层规划描述流程</w:t>
      </w:r>
    </w:p>
  </w:comment>
  <w:comment w:id="211" w:author="Lianghui Ding" w:date="2025-10-25T13:07:00Z" w:initials="LD">
    <w:p w14:paraId="2CB39C5C" w14:textId="71F23CC5" w:rsidR="00844A72" w:rsidRDefault="00844A72">
      <w:pPr>
        <w:pStyle w:val="ad"/>
        <w:rPr>
          <w:rFonts w:hint="eastAsia"/>
        </w:rPr>
      </w:pPr>
      <w:r>
        <w:rPr>
          <w:rStyle w:val="ac"/>
        </w:rPr>
        <w:annotationRef/>
      </w:r>
      <w:r>
        <w:rPr>
          <w:rFonts w:hint="eastAsia"/>
        </w:rPr>
        <w:t>上层和下层之间关系不清晰</w:t>
      </w:r>
      <w:r w:rsidR="005125D9">
        <w:rPr>
          <w:rFonts w:hint="eastAsia"/>
        </w:rPr>
        <w:t>，左边的图</w:t>
      </w:r>
    </w:p>
  </w:comment>
  <w:comment w:id="209" w:author="Lianghui Ding" w:date="2025-10-25T09:13:00Z" w:initials="LD">
    <w:p w14:paraId="601E2C6F" w14:textId="05DAC63A" w:rsidR="00214CA7" w:rsidRDefault="00214CA7">
      <w:pPr>
        <w:pStyle w:val="ad"/>
      </w:pPr>
      <w:r>
        <w:rPr>
          <w:rStyle w:val="ac"/>
        </w:rPr>
        <w:annotationRef/>
      </w:r>
      <w:r>
        <w:rPr>
          <w:rFonts w:hint="eastAsia"/>
        </w:rPr>
        <w:t>这个图还得再优化一下。展示度及各个模块之间的关系复杂了。</w:t>
      </w:r>
    </w:p>
  </w:comment>
  <w:comment w:id="210" w:author="运璐 何" w:date="2025-10-23T20:28:00Z" w:initials="运璐">
    <w:p w14:paraId="70FC37B4" w14:textId="0B9E8811" w:rsidR="00C731F8" w:rsidRDefault="00C731F8">
      <w:pPr>
        <w:pStyle w:val="ad"/>
      </w:pPr>
      <w:r>
        <w:rPr>
          <w:rStyle w:val="ac"/>
        </w:rPr>
        <w:annotationRef/>
      </w:r>
      <w:r>
        <w:rPr>
          <w:rFonts w:hint="eastAsia"/>
        </w:rPr>
        <w:t>新增分层规划框图描述各个流程</w:t>
      </w:r>
    </w:p>
  </w:comment>
  <w:comment w:id="215" w:author="Lianghui Ding" w:date="2025-10-12T16:03:00Z" w:initials="LD">
    <w:p w14:paraId="757A5F7A" w14:textId="32D47096" w:rsidR="00B8739F" w:rsidRDefault="00B8739F">
      <w:pPr>
        <w:pStyle w:val="ad"/>
      </w:pPr>
      <w:r>
        <w:rPr>
          <w:rStyle w:val="ac"/>
        </w:rPr>
        <w:annotationRef/>
      </w:r>
      <w:r>
        <w:rPr>
          <w:rFonts w:hint="eastAsia"/>
        </w:rPr>
        <w:t>不像论文级描述</w:t>
      </w:r>
      <w:r w:rsidR="001819C3">
        <w:rPr>
          <w:rFonts w:hint="eastAsia"/>
        </w:rPr>
        <w:t>，学术性不足</w:t>
      </w:r>
    </w:p>
  </w:comment>
  <w:comment w:id="216" w:author="运璐 何" w:date="2025-10-12T16:45:00Z" w:initials="运璐">
    <w:p w14:paraId="4461BAA3" w14:textId="77777777" w:rsidR="00493F10" w:rsidRDefault="009F39B9">
      <w:pPr>
        <w:pStyle w:val="ad"/>
      </w:pPr>
      <w:r>
        <w:rPr>
          <w:rStyle w:val="ac"/>
        </w:rPr>
        <w:annotationRef/>
      </w:r>
      <w:r>
        <w:rPr>
          <w:rFonts w:hint="eastAsia"/>
        </w:rPr>
        <w:t>修改标题表述</w:t>
      </w:r>
      <w:r w:rsidR="00493F10">
        <w:rPr>
          <w:rFonts w:hint="eastAsia"/>
        </w:rPr>
        <w:t>分别为：</w:t>
      </w:r>
      <w:r w:rsidR="00493F10">
        <w:br/>
        <w:t xml:space="preserve">3.1 </w:t>
      </w:r>
      <w:r w:rsidR="00493F10" w:rsidRPr="00493F10">
        <w:rPr>
          <w:rFonts w:hint="eastAsia"/>
        </w:rPr>
        <w:t>Fr</w:t>
      </w:r>
      <w:r w:rsidR="00493F10" w:rsidRPr="00493F10">
        <w:rPr>
          <w:rFonts w:hint="eastAsia"/>
        </w:rPr>
        <w:t>é</w:t>
      </w:r>
      <w:r w:rsidR="00493F10" w:rsidRPr="00493F10">
        <w:rPr>
          <w:rFonts w:hint="eastAsia"/>
        </w:rPr>
        <w:t>chet</w:t>
      </w:r>
      <w:r w:rsidR="00493F10" w:rsidRPr="00493F10">
        <w:rPr>
          <w:rFonts w:hint="eastAsia"/>
        </w:rPr>
        <w:t>距离约束全局规划</w:t>
      </w:r>
      <w:r w:rsidR="00493F10">
        <w:br/>
        <w:t xml:space="preserve">3.2 </w:t>
      </w:r>
      <w:r w:rsidR="00493F10" w:rsidRPr="00493F10">
        <w:rPr>
          <w:rFonts w:hint="eastAsia"/>
        </w:rPr>
        <w:t xml:space="preserve">MST </w:t>
      </w:r>
      <w:r w:rsidR="00493F10" w:rsidRPr="00493F10">
        <w:rPr>
          <w:rFonts w:hint="eastAsia"/>
        </w:rPr>
        <w:t>引力连通保持局部规划</w:t>
      </w:r>
    </w:p>
    <w:p w14:paraId="30710FF4" w14:textId="032FEEB4" w:rsidR="009F39B9" w:rsidRDefault="00493F10">
      <w:pPr>
        <w:pStyle w:val="ad"/>
      </w:pPr>
      <w:r>
        <w:t xml:space="preserve">3.3 </w:t>
      </w:r>
      <w:r w:rsidRPr="00493F10">
        <w:rPr>
          <w:rFonts w:hint="eastAsia"/>
        </w:rPr>
        <w:t xml:space="preserve">CL-RRT*-APF </w:t>
      </w:r>
      <w:r w:rsidRPr="00493F10">
        <w:rPr>
          <w:rFonts w:hint="eastAsia"/>
        </w:rPr>
        <w:t>协同机制</w:t>
      </w:r>
    </w:p>
  </w:comment>
  <w:comment w:id="217" w:author="Lianghui Ding" w:date="2025-10-25T13:15:00Z" w:initials="LD">
    <w:p w14:paraId="2F0EE15D" w14:textId="540EB146" w:rsidR="000C5341" w:rsidRDefault="000C5341">
      <w:pPr>
        <w:pStyle w:val="ad"/>
        <w:rPr>
          <w:rFonts w:hint="eastAsia"/>
        </w:rPr>
      </w:pPr>
      <w:r>
        <w:rPr>
          <w:rStyle w:val="ac"/>
        </w:rPr>
        <w:annotationRef/>
      </w:r>
      <w:r>
        <w:rPr>
          <w:rFonts w:hint="eastAsia"/>
        </w:rPr>
        <w:t>要分成几个算法模块来写，路径规划、距离计算、路径更新</w:t>
      </w:r>
      <w:r w:rsidR="009D0ED2">
        <w:rPr>
          <w:rFonts w:hint="eastAsia"/>
        </w:rPr>
        <w:t>等</w:t>
      </w:r>
    </w:p>
  </w:comment>
  <w:comment w:id="221" w:author="Lianghui Ding" w:date="2025-10-12T16:03:00Z" w:initials="LD">
    <w:p w14:paraId="672E110D" w14:textId="77053CE9" w:rsidR="00813823" w:rsidRDefault="00813823">
      <w:pPr>
        <w:pStyle w:val="ad"/>
      </w:pPr>
      <w:r>
        <w:rPr>
          <w:rStyle w:val="ac"/>
        </w:rPr>
        <w:annotationRef/>
      </w:r>
      <w:r>
        <w:rPr>
          <w:rFonts w:hint="eastAsia"/>
        </w:rPr>
        <w:t>看起来又回到模型描述了</w:t>
      </w:r>
    </w:p>
  </w:comment>
  <w:comment w:id="222" w:author="运璐 何" w:date="2025-10-13T17:13:00Z" w:initials="运璐">
    <w:p w14:paraId="7A76D3D2" w14:textId="18447079" w:rsidR="00806474" w:rsidRDefault="00806474">
      <w:pPr>
        <w:pStyle w:val="ad"/>
      </w:pPr>
      <w:r>
        <w:rPr>
          <w:rStyle w:val="ac"/>
        </w:rPr>
        <w:annotationRef/>
      </w:r>
      <w:r>
        <w:rPr>
          <w:rFonts w:hint="eastAsia"/>
        </w:rPr>
        <w:t>修改后去除公式表述</w:t>
      </w:r>
      <w:r>
        <w:br/>
      </w:r>
      <w:r>
        <w:rPr>
          <w:rFonts w:hint="eastAsia"/>
        </w:rPr>
        <w:t>主要内容改为：</w:t>
      </w:r>
      <w:r>
        <w:br/>
        <w:t>1.</w:t>
      </w:r>
      <w:r>
        <w:rPr>
          <w:rFonts w:hint="eastAsia"/>
        </w:rPr>
        <w:t>概括该模块目标</w:t>
      </w:r>
      <w:r>
        <w:br/>
        <w:t>2</w:t>
      </w:r>
      <w:r>
        <w:rPr>
          <w:rFonts w:hint="eastAsia"/>
        </w:rPr>
        <w:t>.</w:t>
      </w:r>
      <w:r>
        <w:rPr>
          <w:rFonts w:hint="eastAsia"/>
        </w:rPr>
        <w:t>算法规划与重规划机制</w:t>
      </w:r>
      <w:r>
        <w:br/>
        <w:t>3</w:t>
      </w:r>
      <w:r>
        <w:rPr>
          <w:rFonts w:hint="eastAsia"/>
        </w:rPr>
        <w:t>.frechet</w:t>
      </w:r>
      <w:r>
        <w:rPr>
          <w:rFonts w:hint="eastAsia"/>
        </w:rPr>
        <w:t>约束机制</w:t>
      </w:r>
      <w:r>
        <w:br/>
      </w:r>
      <w:r>
        <w:rPr>
          <w:rFonts w:hint="eastAsia"/>
        </w:rPr>
        <w:t>4</w:t>
      </w:r>
      <w:r>
        <w:t>.</w:t>
      </w:r>
      <w:r>
        <w:rPr>
          <w:rFonts w:hint="eastAsia"/>
        </w:rPr>
        <w:t>总结算法效果。</w:t>
      </w:r>
    </w:p>
  </w:comment>
  <w:comment w:id="305" w:author="Lianghui Ding" w:date="2025-10-25T13:11:00Z" w:initials="LD">
    <w:p w14:paraId="05726460" w14:textId="49D40406" w:rsidR="00FD6FB0" w:rsidRDefault="00FD6FB0">
      <w:pPr>
        <w:pStyle w:val="ad"/>
        <w:rPr>
          <w:rFonts w:hint="eastAsia"/>
        </w:rPr>
      </w:pPr>
      <w:r>
        <w:rPr>
          <w:rStyle w:val="ac"/>
        </w:rPr>
        <w:annotationRef/>
      </w:r>
      <w:r>
        <w:rPr>
          <w:rFonts w:hint="eastAsia"/>
        </w:rPr>
        <w:t>所有表述要相应修改</w:t>
      </w:r>
    </w:p>
  </w:comment>
  <w:comment w:id="307" w:author="Lianghui Ding" w:date="2025-10-25T13:12:00Z" w:initials="LD">
    <w:p w14:paraId="1215C743" w14:textId="4968C1EE" w:rsidR="00C246D8" w:rsidRDefault="00C246D8">
      <w:pPr>
        <w:pStyle w:val="ad"/>
      </w:pPr>
      <w:r>
        <w:rPr>
          <w:rStyle w:val="ac"/>
        </w:rPr>
        <w:annotationRef/>
      </w:r>
      <w:r>
        <w:rPr>
          <w:rFonts w:hint="eastAsia"/>
        </w:rPr>
        <w:t>为什么用这个方法？</w:t>
      </w:r>
      <w:r>
        <w:rPr>
          <w:rFonts w:hint="eastAsia"/>
        </w:rPr>
        <w:t>Frechet</w:t>
      </w:r>
      <w:r>
        <w:rPr>
          <w:rFonts w:hint="eastAsia"/>
        </w:rPr>
        <w:t>距离约束有啥意义？</w:t>
      </w:r>
    </w:p>
  </w:comment>
  <w:comment w:id="329" w:author="Lianghui Ding" w:date="2025-10-25T13:12:00Z" w:initials="LD">
    <w:p w14:paraId="691C49ED" w14:textId="1BB4EC36" w:rsidR="002B01C1" w:rsidRDefault="002B01C1">
      <w:pPr>
        <w:pStyle w:val="ad"/>
      </w:pPr>
      <w:r>
        <w:rPr>
          <w:rStyle w:val="ac"/>
        </w:rPr>
        <w:annotationRef/>
      </w:r>
      <w:r>
        <w:rPr>
          <w:rFonts w:hint="eastAsia"/>
        </w:rPr>
        <w:t>簇是怎么产生的？</w:t>
      </w:r>
    </w:p>
  </w:comment>
  <w:comment w:id="330" w:author="Lianghui Ding" w:date="2025-10-25T13:13:00Z" w:initials="LD">
    <w:p w14:paraId="4276F3A6" w14:textId="7180470F" w:rsidR="00553343" w:rsidRDefault="00553343">
      <w:pPr>
        <w:pStyle w:val="ad"/>
        <w:rPr>
          <w:rFonts w:hint="eastAsia"/>
        </w:rPr>
      </w:pPr>
      <w:r>
        <w:rPr>
          <w:rStyle w:val="ac"/>
        </w:rPr>
        <w:annotationRef/>
      </w:r>
      <w:r>
        <w:rPr>
          <w:rFonts w:hint="eastAsia"/>
        </w:rPr>
        <w:t>需要结合当前问题的科学性描述，介绍这些基本概念没有用。</w:t>
      </w:r>
    </w:p>
  </w:comment>
  <w:comment w:id="334" w:author="Lianghui Ding" w:date="2025-10-25T13:14:00Z" w:initials="LD">
    <w:p w14:paraId="2D5B8CD3" w14:textId="388DB2BD" w:rsidR="000C5341" w:rsidRDefault="000C5341">
      <w:pPr>
        <w:pStyle w:val="ad"/>
        <w:rPr>
          <w:rFonts w:hint="eastAsia"/>
        </w:rPr>
      </w:pPr>
      <w:r>
        <w:rPr>
          <w:rStyle w:val="ac"/>
        </w:rPr>
        <w:annotationRef/>
      </w:r>
      <w:r>
        <w:rPr>
          <w:rFonts w:hint="eastAsia"/>
        </w:rPr>
        <w:t>如果有路径更新了，是不是就更新？</w:t>
      </w:r>
    </w:p>
  </w:comment>
  <w:comment w:id="336" w:author="Lianghui Ding" w:date="2025-10-25T13:14:00Z" w:initials="LD">
    <w:p w14:paraId="4EFA5EDA" w14:textId="078E828D" w:rsidR="009D704F" w:rsidRDefault="009D704F">
      <w:pPr>
        <w:pStyle w:val="ad"/>
      </w:pPr>
      <w:r>
        <w:rPr>
          <w:rStyle w:val="ac"/>
        </w:rPr>
        <w:annotationRef/>
      </w:r>
      <w:r>
        <w:rPr>
          <w:rFonts w:hint="eastAsia"/>
        </w:rPr>
        <w:t>上下界区间如何额进行定义？</w:t>
      </w:r>
    </w:p>
  </w:comment>
  <w:comment w:id="337" w:author="运璐 何" w:date="2025-10-24T15:55:00Z" w:initials="运璐">
    <w:p w14:paraId="7111BB99" w14:textId="3EF556B6" w:rsidR="002E16A0" w:rsidRDefault="002E16A0">
      <w:pPr>
        <w:pStyle w:val="ad"/>
      </w:pPr>
      <w:r>
        <w:rPr>
          <w:rStyle w:val="ac"/>
        </w:rPr>
        <w:annotationRef/>
      </w:r>
      <w:r>
        <w:rPr>
          <w:rFonts w:hint="eastAsia"/>
        </w:rPr>
        <w:t>算法一为</w:t>
      </w:r>
      <w:r>
        <w:rPr>
          <w:rFonts w:hint="eastAsia"/>
        </w:rPr>
        <w:t>frechet</w:t>
      </w:r>
      <w:r>
        <w:rPr>
          <w:rFonts w:hint="eastAsia"/>
        </w:rPr>
        <w:t>距离约束机制流程</w:t>
      </w:r>
    </w:p>
  </w:comment>
  <w:comment w:id="343" w:author="Lianghui Ding" w:date="2025-10-25T13:14:00Z" w:initials="LD">
    <w:p w14:paraId="090D7767" w14:textId="00D1DE99" w:rsidR="00447D9B" w:rsidRDefault="00447D9B">
      <w:pPr>
        <w:pStyle w:val="ad"/>
      </w:pPr>
      <w:r>
        <w:rPr>
          <w:rStyle w:val="ac"/>
        </w:rPr>
        <w:annotationRef/>
      </w:r>
      <w:r>
        <w:rPr>
          <w:rFonts w:hint="eastAsia"/>
        </w:rPr>
        <w:t>只有具体算法不够，需要给出解决问题的思路。</w:t>
      </w:r>
    </w:p>
  </w:comment>
  <w:comment w:id="548" w:author="Lianghui Ding" w:date="2025-10-25T13:17:00Z" w:initials="LD">
    <w:p w14:paraId="4FC5608E" w14:textId="4A6837DB" w:rsidR="00DC1E5B" w:rsidRDefault="00DC1E5B">
      <w:pPr>
        <w:pStyle w:val="ad"/>
        <w:rPr>
          <w:rFonts w:hint="eastAsia"/>
        </w:rPr>
      </w:pPr>
      <w:r>
        <w:rPr>
          <w:rStyle w:val="ac"/>
        </w:rPr>
        <w:annotationRef/>
      </w:r>
      <w:r>
        <w:rPr>
          <w:rFonts w:hint="eastAsia"/>
        </w:rPr>
        <w:t>该方法跟现有方法的区别是什么？</w:t>
      </w:r>
    </w:p>
  </w:comment>
  <w:comment w:id="551" w:author="Lianghui Ding" w:date="2025-10-25T13:20:00Z" w:initials="LD">
    <w:p w14:paraId="53BD4F07" w14:textId="594B89AD" w:rsidR="000346DA" w:rsidRDefault="000346DA">
      <w:pPr>
        <w:pStyle w:val="ad"/>
      </w:pPr>
      <w:r>
        <w:rPr>
          <w:rStyle w:val="ac"/>
        </w:rPr>
        <w:annotationRef/>
      </w:r>
      <w:r>
        <w:rPr>
          <w:rFonts w:hint="eastAsia"/>
        </w:rPr>
        <w:t>没看出来最小生成树怎么工作的</w:t>
      </w:r>
    </w:p>
  </w:comment>
  <w:comment w:id="554" w:author="运璐 何" w:date="2025-10-24T14:40:00Z" w:initials="运璐">
    <w:p w14:paraId="4AD02F54" w14:textId="2209A329" w:rsidR="000E7624" w:rsidRDefault="000E7624">
      <w:pPr>
        <w:pStyle w:val="ad"/>
      </w:pPr>
      <w:r>
        <w:rPr>
          <w:rStyle w:val="ac"/>
        </w:rPr>
        <w:annotationRef/>
      </w:r>
      <w:r>
        <w:rPr>
          <w:rFonts w:hint="eastAsia"/>
        </w:rPr>
        <w:t>新增</w:t>
      </w:r>
      <w:r>
        <w:rPr>
          <w:rFonts w:hint="eastAsia"/>
        </w:rPr>
        <w:t>M</w:t>
      </w:r>
      <w:r>
        <w:t>ST</w:t>
      </w:r>
      <w:r w:rsidR="002E16A0">
        <w:rPr>
          <w:rFonts w:hint="eastAsia"/>
        </w:rPr>
        <w:t>构建</w:t>
      </w:r>
      <w:r>
        <w:rPr>
          <w:rFonts w:hint="eastAsia"/>
        </w:rPr>
        <w:t>过程示意图</w:t>
      </w:r>
    </w:p>
  </w:comment>
  <w:comment w:id="559" w:author="运璐 何" w:date="2025-10-24T15:55:00Z" w:initials="运璐">
    <w:p w14:paraId="7AEA2C8B" w14:textId="4DD5F704" w:rsidR="002E16A0" w:rsidRDefault="002E16A0">
      <w:pPr>
        <w:pStyle w:val="ad"/>
      </w:pPr>
      <w:r>
        <w:rPr>
          <w:rStyle w:val="ac"/>
        </w:rPr>
        <w:annotationRef/>
      </w:r>
      <w:r>
        <w:rPr>
          <w:rFonts w:hint="eastAsia"/>
        </w:rPr>
        <w:t>算法</w:t>
      </w:r>
      <w:r>
        <w:rPr>
          <w:rFonts w:hint="eastAsia"/>
        </w:rPr>
        <w:t>2</w:t>
      </w:r>
      <w:r>
        <w:rPr>
          <w:rFonts w:hint="eastAsia"/>
        </w:rPr>
        <w:t>为</w:t>
      </w:r>
      <w:r>
        <w:rPr>
          <w:rFonts w:hint="eastAsia"/>
        </w:rPr>
        <w:t>M</w:t>
      </w:r>
      <w:r>
        <w:t>ST-APF</w:t>
      </w:r>
      <w:r>
        <w:rPr>
          <w:rFonts w:hint="eastAsia"/>
        </w:rPr>
        <w:t>局部规划</w:t>
      </w:r>
    </w:p>
  </w:comment>
  <w:comment w:id="711" w:author="Lianghui Ding" w:date="2025-10-25T09:15:00Z" w:initials="LD">
    <w:p w14:paraId="40596BAF" w14:textId="3EDA9DAB" w:rsidR="009C55BB" w:rsidRDefault="009C55BB">
      <w:pPr>
        <w:pStyle w:val="ad"/>
      </w:pPr>
      <w:r>
        <w:rPr>
          <w:rStyle w:val="ac"/>
        </w:rPr>
        <w:annotationRef/>
      </w:r>
      <w:r>
        <w:rPr>
          <w:rFonts w:hint="eastAsia"/>
        </w:rPr>
        <w:t>是不是把这个内容放在框架部分更合适一些？</w:t>
      </w:r>
    </w:p>
  </w:comment>
  <w:comment w:id="717" w:author="Lianghui Ding" w:date="2025-10-12T16:04:00Z" w:initials="LD">
    <w:p w14:paraId="60E4839E" w14:textId="5FE58E94" w:rsidR="003026BD" w:rsidRDefault="003026BD">
      <w:pPr>
        <w:pStyle w:val="ad"/>
      </w:pPr>
      <w:r>
        <w:rPr>
          <w:rStyle w:val="ac"/>
        </w:rPr>
        <w:annotationRef/>
      </w:r>
      <w:r>
        <w:rPr>
          <w:rFonts w:hint="eastAsia"/>
        </w:rPr>
        <w:t>这个大的算法放在这里不好，既然有了大的流程图表述大的架构，算法可以分解到每一个部分去说</w:t>
      </w:r>
    </w:p>
  </w:comment>
  <w:comment w:id="718" w:author="运璐 何" w:date="2025-10-12T16:46:00Z" w:initials="运璐">
    <w:p w14:paraId="3FB71102" w14:textId="43439863" w:rsidR="009F39B9" w:rsidRDefault="009F39B9">
      <w:pPr>
        <w:pStyle w:val="ad"/>
      </w:pPr>
      <w:r>
        <w:rPr>
          <w:rStyle w:val="ac"/>
        </w:rPr>
        <w:annotationRef/>
      </w:r>
      <w:r>
        <w:rPr>
          <w:rFonts w:hint="eastAsia"/>
        </w:rPr>
        <w:t>分解到前面的部分讲述两部分算法细节</w:t>
      </w:r>
    </w:p>
  </w:comment>
  <w:comment w:id="1029" w:author="Lianghui Ding" w:date="2025-10-12T16:05:00Z" w:initials="LD">
    <w:p w14:paraId="13C9256C" w14:textId="77777777" w:rsidR="00460401" w:rsidRDefault="00460401">
      <w:pPr>
        <w:pStyle w:val="ad"/>
      </w:pPr>
      <w:r>
        <w:rPr>
          <w:rStyle w:val="ac"/>
        </w:rPr>
        <w:annotationRef/>
      </w:r>
      <w:r>
        <w:rPr>
          <w:rFonts w:hint="eastAsia"/>
        </w:rPr>
        <w:t>结果分小节阐述</w:t>
      </w:r>
    </w:p>
    <w:p w14:paraId="4FD636C5" w14:textId="7A637FD2" w:rsidR="00460401" w:rsidRDefault="00460401">
      <w:pPr>
        <w:pStyle w:val="ad"/>
      </w:pPr>
      <w:r>
        <w:rPr>
          <w:rFonts w:hint="eastAsia"/>
        </w:rPr>
        <w:t>结果要更丰富，分多个维度进行分析</w:t>
      </w:r>
    </w:p>
  </w:comment>
  <w:comment w:id="1030" w:author="运璐 何" w:date="2025-10-12T16:47:00Z" w:initials="运璐">
    <w:p w14:paraId="0D5E27E7" w14:textId="6FCC8BD5" w:rsidR="009F39B9" w:rsidRDefault="009F39B9">
      <w:pPr>
        <w:pStyle w:val="ad"/>
      </w:pPr>
      <w:r>
        <w:rPr>
          <w:rStyle w:val="ac"/>
        </w:rPr>
        <w:annotationRef/>
      </w:r>
      <w:r>
        <w:rPr>
          <w:rFonts w:hint="eastAsia"/>
        </w:rPr>
        <w:t>性能指标：到达率、步长</w:t>
      </w:r>
    </w:p>
    <w:p w14:paraId="272BD9F7" w14:textId="4316B666" w:rsidR="00B608C7" w:rsidRDefault="00BC153D">
      <w:pPr>
        <w:pStyle w:val="ad"/>
      </w:pPr>
      <w:r>
        <w:rPr>
          <w:rFonts w:hint="eastAsia"/>
        </w:rPr>
        <w:t>算法：新增</w:t>
      </w:r>
      <w:r>
        <w:rPr>
          <w:rFonts w:hint="eastAsia"/>
        </w:rPr>
        <w:t>A</w:t>
      </w:r>
      <w:r>
        <w:t>*-</w:t>
      </w:r>
      <w:r w:rsidR="00C70B28">
        <w:t>CBS</w:t>
      </w:r>
      <w:r>
        <w:t>,</w:t>
      </w:r>
      <w:r>
        <w:rPr>
          <w:rFonts w:hint="eastAsia"/>
        </w:rPr>
        <w:t>启发式算法。</w:t>
      </w:r>
    </w:p>
    <w:p w14:paraId="1DFE06F3" w14:textId="1B768400" w:rsidR="00BC153D" w:rsidRDefault="00BC153D">
      <w:pPr>
        <w:pStyle w:val="ad"/>
      </w:pPr>
      <w:r>
        <w:rPr>
          <w:rFonts w:hint="eastAsia"/>
        </w:rPr>
        <w:t>消融实验</w:t>
      </w:r>
      <w:r w:rsidR="00E666C7">
        <w:rPr>
          <w:rFonts w:hint="eastAsia"/>
        </w:rPr>
        <w:t>。</w:t>
      </w:r>
    </w:p>
  </w:comment>
  <w:comment w:id="1031" w:author="运璐 何" w:date="2025-10-14T15:03:00Z" w:initials="运璐">
    <w:p w14:paraId="50D7CF1A" w14:textId="177441F2" w:rsidR="008C2E27" w:rsidRDefault="009E71DA">
      <w:pPr>
        <w:pStyle w:val="ad"/>
      </w:pPr>
      <w:r>
        <w:rPr>
          <w:rStyle w:val="ac"/>
        </w:rPr>
        <w:annotationRef/>
      </w:r>
      <w:r w:rsidRPr="008C2E27">
        <w:rPr>
          <w:rFonts w:hint="eastAsia"/>
          <w:b/>
          <w:bCs/>
        </w:rPr>
        <w:t>对比算法扩展</w:t>
      </w:r>
      <w:r>
        <w:rPr>
          <w:rFonts w:hint="eastAsia"/>
        </w:rPr>
        <w:t>：</w:t>
      </w:r>
      <w:r>
        <w:br/>
      </w:r>
      <w:r w:rsidR="008C2E27">
        <w:rPr>
          <w:rFonts w:hint="eastAsia"/>
        </w:rPr>
        <w:t>1</w:t>
      </w:r>
      <w:r w:rsidR="008C2E27">
        <w:t>.</w:t>
      </w:r>
      <w:r w:rsidR="008C2E27">
        <w:rPr>
          <w:rFonts w:hint="eastAsia"/>
        </w:rPr>
        <w:t>冲突搜索类：</w:t>
      </w:r>
      <w:r>
        <w:rPr>
          <w:rFonts w:hint="eastAsia"/>
        </w:rPr>
        <w:t>c</w:t>
      </w:r>
      <w:r>
        <w:t>bs-</w:t>
      </w:r>
      <w:r>
        <w:rPr>
          <w:rFonts w:hint="eastAsia"/>
        </w:rPr>
        <w:t>rrt*</w:t>
      </w:r>
      <w:r w:rsidR="008C2E27">
        <w:rPr>
          <w:rFonts w:hint="eastAsia"/>
        </w:rPr>
        <w:t>（</w:t>
      </w:r>
      <w:r w:rsidR="008C2E27">
        <w:rPr>
          <w:rFonts w:hint="eastAsia"/>
        </w:rPr>
        <w:t>K</w:t>
      </w:r>
      <w:r w:rsidR="008C2E27">
        <w:t>-CBS</w:t>
      </w:r>
      <w:r w:rsidR="008C2E27">
        <w:rPr>
          <w:rFonts w:hint="eastAsia"/>
        </w:rPr>
        <w:t>）</w:t>
      </w:r>
      <w:r w:rsidR="008C2E27">
        <w:br/>
      </w:r>
      <w:r w:rsidR="008C2E27">
        <w:rPr>
          <w:rFonts w:hint="eastAsia"/>
        </w:rPr>
        <w:t>2</w:t>
      </w:r>
      <w:r w:rsidR="008C2E27">
        <w:t>.</w:t>
      </w:r>
      <w:r w:rsidR="008C2E27">
        <w:rPr>
          <w:rFonts w:hint="eastAsia"/>
        </w:rPr>
        <w:t>启发式类：</w:t>
      </w:r>
      <w:r w:rsidR="00A0454B">
        <w:t>ppswarm(h-pso)</w:t>
      </w:r>
      <w:r w:rsidR="008C2E27">
        <w:br/>
      </w:r>
      <w:r w:rsidR="008C2E27">
        <w:rPr>
          <w:rFonts w:hint="eastAsia"/>
        </w:rPr>
        <w:t>3</w:t>
      </w:r>
      <w:r w:rsidR="008C2E27">
        <w:t>.</w:t>
      </w:r>
      <w:r w:rsidR="008C2E27">
        <w:rPr>
          <w:rFonts w:hint="eastAsia"/>
        </w:rPr>
        <w:t>势场类：</w:t>
      </w:r>
      <w:r w:rsidR="008C2E27">
        <w:rPr>
          <w:rFonts w:hint="eastAsia"/>
        </w:rPr>
        <w:t>A</w:t>
      </w:r>
      <w:r w:rsidR="008C2E27">
        <w:t>PF</w:t>
      </w:r>
      <w:r w:rsidR="00E33F46">
        <w:rPr>
          <w:rFonts w:hint="eastAsia"/>
        </w:rPr>
        <w:t>（邻居引力）</w:t>
      </w:r>
      <w:r w:rsidR="008C2E27">
        <w:br/>
      </w:r>
      <w:r w:rsidR="008C2E27">
        <w:rPr>
          <w:rFonts w:hint="eastAsia"/>
        </w:rPr>
        <w:t>4.</w:t>
      </w:r>
      <w:r w:rsidR="008C2E27">
        <w:rPr>
          <w:rFonts w:hint="eastAsia"/>
        </w:rPr>
        <w:t>通信保持类：</w:t>
      </w:r>
      <w:r w:rsidR="008C2E27">
        <w:rPr>
          <w:rFonts w:hint="eastAsia"/>
        </w:rPr>
        <w:t>C</w:t>
      </w:r>
      <w:r w:rsidR="008C2E27">
        <w:t>MUFC</w:t>
      </w:r>
      <w:r w:rsidR="00E33F46">
        <w:t>(</w:t>
      </w:r>
      <w:r w:rsidR="00E33F46">
        <w:rPr>
          <w:rFonts w:hint="eastAsia"/>
        </w:rPr>
        <w:t>分层拓扑保持</w:t>
      </w:r>
      <w:r w:rsidR="00E33F46">
        <w:t>)</w:t>
      </w:r>
    </w:p>
    <w:p w14:paraId="053866F1" w14:textId="1BE40EB9" w:rsidR="008C2E27" w:rsidRDefault="008C2E27">
      <w:pPr>
        <w:pStyle w:val="ad"/>
      </w:pPr>
      <w:r>
        <w:t>5.</w:t>
      </w:r>
      <w:r>
        <w:rPr>
          <w:rFonts w:hint="eastAsia"/>
        </w:rPr>
        <w:t>所提算法：</w:t>
      </w:r>
      <w:r>
        <w:rPr>
          <w:rFonts w:hint="eastAsia"/>
        </w:rPr>
        <w:t>C</w:t>
      </w:r>
      <w:r>
        <w:t>L-RRT*-APF</w:t>
      </w:r>
      <w:r>
        <w:br/>
      </w:r>
      <w:r>
        <w:rPr>
          <w:rFonts w:hint="eastAsia"/>
        </w:rPr>
        <w:t>总共五种，涵盖从经典算法到最新算法。</w:t>
      </w:r>
    </w:p>
    <w:p w14:paraId="755F1DE6" w14:textId="2FAAC097" w:rsidR="009E71DA" w:rsidRDefault="008C2E27">
      <w:pPr>
        <w:pStyle w:val="ad"/>
      </w:pPr>
      <w:r w:rsidRPr="008C2E27">
        <w:rPr>
          <w:rFonts w:hint="eastAsia"/>
          <w:b/>
          <w:bCs/>
        </w:rPr>
        <w:t>增加消融实验</w:t>
      </w:r>
      <w:r>
        <w:rPr>
          <w:rFonts w:hint="eastAsia"/>
        </w:rPr>
        <w:t>：</w:t>
      </w:r>
      <w:r>
        <w:br/>
        <w:t>1.</w:t>
      </w:r>
      <w:r>
        <w:rPr>
          <w:rFonts w:hint="eastAsia"/>
        </w:rPr>
        <w:t>所提算法</w:t>
      </w:r>
      <w:r>
        <w:br/>
        <w:t>2.</w:t>
      </w:r>
      <w:r>
        <w:rPr>
          <w:rFonts w:hint="eastAsia"/>
        </w:rPr>
        <w:t>去除距离校验机制但保留</w:t>
      </w:r>
      <w:r>
        <w:rPr>
          <w:rFonts w:hint="eastAsia"/>
        </w:rPr>
        <w:t>mst</w:t>
      </w:r>
      <w:r>
        <w:br/>
        <w:t>3.</w:t>
      </w:r>
      <w:r>
        <w:rPr>
          <w:rFonts w:hint="eastAsia"/>
        </w:rPr>
        <w:t>去除</w:t>
      </w:r>
      <w:r>
        <w:rPr>
          <w:rFonts w:hint="eastAsia"/>
        </w:rPr>
        <w:t>m</w:t>
      </w:r>
      <w:r>
        <w:t>st,</w:t>
      </w:r>
      <w:r>
        <w:rPr>
          <w:rFonts w:hint="eastAsia"/>
        </w:rPr>
        <w:t>保留距离校验机制</w:t>
      </w:r>
      <w:r>
        <w:br/>
      </w:r>
      <w:r>
        <w:rPr>
          <w:rFonts w:hint="eastAsia"/>
        </w:rPr>
        <w:t>三种算法对比分别验证</w:t>
      </w:r>
      <w:r>
        <w:rPr>
          <w:rFonts w:hint="eastAsia"/>
        </w:rPr>
        <w:t>mst</w:t>
      </w:r>
      <w:r>
        <w:rPr>
          <w:rFonts w:hint="eastAsia"/>
        </w:rPr>
        <w:t>引力和距离校验机制的作用。</w:t>
      </w:r>
    </w:p>
  </w:comment>
  <w:comment w:id="1032" w:author="运璐 何" w:date="2025-10-14T17:29:00Z" w:initials="运璐">
    <w:p w14:paraId="596050A1" w14:textId="6ABB8CA4" w:rsidR="00A94A19" w:rsidRDefault="00A94A19">
      <w:pPr>
        <w:pStyle w:val="ad"/>
      </w:pPr>
      <w:r>
        <w:rPr>
          <w:rStyle w:val="ac"/>
        </w:rPr>
        <w:annotationRef/>
      </w:r>
      <w:r w:rsidRPr="00A94A19">
        <w:rPr>
          <w:rFonts w:hint="eastAsia"/>
          <w:b/>
          <w:bCs/>
        </w:rPr>
        <w:t>性能指标：</w:t>
      </w:r>
      <w:r>
        <w:br/>
      </w:r>
      <w:r>
        <w:rPr>
          <w:rFonts w:hint="eastAsia"/>
        </w:rPr>
        <w:t>增加步长为规划开销判断依据</w:t>
      </w:r>
    </w:p>
  </w:comment>
  <w:comment w:id="1043" w:author="运璐 何" w:date="2025-10-24T15:56:00Z" w:initials="运璐">
    <w:p w14:paraId="05CC54BC" w14:textId="2224D7E1" w:rsidR="002E16A0" w:rsidRDefault="002E16A0">
      <w:pPr>
        <w:pStyle w:val="ad"/>
      </w:pPr>
      <w:r>
        <w:rPr>
          <w:rStyle w:val="ac"/>
        </w:rPr>
        <w:annotationRef/>
      </w:r>
      <w:r>
        <w:rPr>
          <w:rFonts w:hint="eastAsia"/>
        </w:rPr>
        <w:t>新增两种对比算法的描述</w:t>
      </w:r>
    </w:p>
  </w:comment>
  <w:comment w:id="1046" w:author="运璐 何" w:date="2025-10-24T15:57:00Z" w:initials="运璐">
    <w:p w14:paraId="7A7A8623" w14:textId="6123BCFE" w:rsidR="002E16A0" w:rsidRDefault="002E16A0">
      <w:pPr>
        <w:pStyle w:val="ad"/>
      </w:pPr>
      <w:r>
        <w:rPr>
          <w:rStyle w:val="ac"/>
        </w:rPr>
        <w:annotationRef/>
      </w:r>
      <w:r>
        <w:rPr>
          <w:rFonts w:hint="eastAsia"/>
        </w:rPr>
        <w:t>后续对比实验和消融实验待实验跑完后补充</w:t>
      </w:r>
    </w:p>
  </w:comment>
  <w:comment w:id="1051" w:author="Lianghui Ding" w:date="2025-10-25T13:18:00Z" w:initials="LD">
    <w:p w14:paraId="5B72A0B8" w14:textId="29A04AD7" w:rsidR="00C65E49" w:rsidRDefault="00C65E49">
      <w:pPr>
        <w:pStyle w:val="ad"/>
      </w:pPr>
      <w:r>
        <w:rPr>
          <w:rStyle w:val="ac"/>
        </w:rPr>
        <w:annotationRef/>
      </w:r>
      <w:r>
        <w:rPr>
          <w:rFonts w:hint="eastAsia"/>
        </w:rPr>
        <w:t>要有数值化的精确分析</w:t>
      </w:r>
    </w:p>
  </w:comment>
  <w:comment w:id="1057" w:author="Lianghui Ding" w:date="2025-10-25T13:20:00Z" w:initials="LD">
    <w:p w14:paraId="726FCAC6" w14:textId="5CAF7EA9" w:rsidR="00EE487E" w:rsidRDefault="00EE487E">
      <w:pPr>
        <w:pStyle w:val="ad"/>
        <w:rPr>
          <w:rFonts w:hint="eastAsia"/>
        </w:rPr>
      </w:pPr>
      <w:r>
        <w:rPr>
          <w:rStyle w:val="ac"/>
        </w:rPr>
        <w:annotationRef/>
      </w:r>
      <w:r>
        <w:rPr>
          <w:rFonts w:hint="eastAsia"/>
        </w:rPr>
        <w:t>干扰节点数量的影响？</w:t>
      </w:r>
    </w:p>
  </w:comment>
  <w:comment w:id="1064" w:author="Lianghui Ding" w:date="2025-10-25T13:19:00Z" w:initials="LD">
    <w:p w14:paraId="79A85436" w14:textId="0D9EA9A2" w:rsidR="00EB7627" w:rsidRDefault="00EB7627">
      <w:pPr>
        <w:pStyle w:val="ad"/>
        <w:rPr>
          <w:rFonts w:hint="eastAsia"/>
        </w:rPr>
      </w:pPr>
      <w:r>
        <w:rPr>
          <w:rStyle w:val="ac"/>
        </w:rPr>
        <w:annotationRef/>
      </w:r>
      <w:r>
        <w:rPr>
          <w:rFonts w:hint="eastAsia"/>
        </w:rPr>
        <w:t>图片不需要有上面的题目；</w:t>
      </w:r>
      <w:r>
        <w:rPr>
          <w:rFonts w:hint="eastAsia"/>
        </w:rPr>
        <w:t>legend</w:t>
      </w:r>
      <w:r>
        <w:rPr>
          <w:rFonts w:hint="eastAsia"/>
        </w:rPr>
        <w:t>应该与上面的图一致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886930" w15:done="0"/>
  <w15:commentEx w15:paraId="15196A81" w15:done="0"/>
  <w15:commentEx w15:paraId="53C459B3" w15:done="0"/>
  <w15:commentEx w15:paraId="2D843B6D" w15:done="0"/>
  <w15:commentEx w15:paraId="281ED1A4" w15:done="0"/>
  <w15:commentEx w15:paraId="4E83B74B" w15:done="0"/>
  <w15:commentEx w15:paraId="45FB21DC" w15:done="0"/>
  <w15:commentEx w15:paraId="720C9997" w15:done="0"/>
  <w15:commentEx w15:paraId="79FEB9DA" w15:done="0"/>
  <w15:commentEx w15:paraId="53866F49" w15:done="0"/>
  <w15:commentEx w15:paraId="214AF48F" w15:done="0"/>
  <w15:commentEx w15:paraId="11B8A0C7" w15:paraIdParent="214AF48F" w15:done="0"/>
  <w15:commentEx w15:paraId="6E586BE4" w15:done="0"/>
  <w15:commentEx w15:paraId="44AA031E" w15:done="0"/>
  <w15:commentEx w15:paraId="6F8A2861" w15:done="0"/>
  <w15:commentEx w15:paraId="34961E2B" w15:done="0"/>
  <w15:commentEx w15:paraId="6E2AE54D" w15:done="0"/>
  <w15:commentEx w15:paraId="06C2BDAF" w15:done="0"/>
  <w15:commentEx w15:paraId="7FE94FCD" w15:paraIdParent="06C2BDAF" w15:done="0"/>
  <w15:commentEx w15:paraId="02A2619D" w15:done="0"/>
  <w15:commentEx w15:paraId="2A8F299F" w15:paraIdParent="02A2619D" w15:done="0"/>
  <w15:commentEx w15:paraId="48ACC71E" w15:done="0"/>
  <w15:commentEx w15:paraId="7EB315DF" w15:done="0"/>
  <w15:commentEx w15:paraId="49DA6BC8" w15:done="0"/>
  <w15:commentEx w15:paraId="736B6C43" w15:done="0"/>
  <w15:commentEx w15:paraId="3DF6B22E" w15:done="0"/>
  <w15:commentEx w15:paraId="7143B0C9" w15:done="0"/>
  <w15:commentEx w15:paraId="16EC66BD" w15:done="0"/>
  <w15:commentEx w15:paraId="4C7E3215" w15:done="0"/>
  <w15:commentEx w15:paraId="1BDB4EBC" w15:done="0"/>
  <w15:commentEx w15:paraId="3139AFCD" w15:done="0"/>
  <w15:commentEx w15:paraId="7D020D92" w15:done="0"/>
  <w15:commentEx w15:paraId="1B5ED4B6" w15:paraIdParent="7D020D92" w15:done="0"/>
  <w15:commentEx w15:paraId="2CB39C5C" w15:done="0"/>
  <w15:commentEx w15:paraId="601E2C6F" w15:done="0"/>
  <w15:commentEx w15:paraId="70FC37B4" w15:done="0"/>
  <w15:commentEx w15:paraId="757A5F7A" w15:done="0"/>
  <w15:commentEx w15:paraId="30710FF4" w15:paraIdParent="757A5F7A" w15:done="0"/>
  <w15:commentEx w15:paraId="2F0EE15D" w15:done="0"/>
  <w15:commentEx w15:paraId="672E110D" w15:done="0"/>
  <w15:commentEx w15:paraId="7A76D3D2" w15:paraIdParent="672E110D" w15:done="0"/>
  <w15:commentEx w15:paraId="05726460" w15:done="0"/>
  <w15:commentEx w15:paraId="1215C743" w15:done="0"/>
  <w15:commentEx w15:paraId="691C49ED" w15:done="0"/>
  <w15:commentEx w15:paraId="4276F3A6" w15:done="0"/>
  <w15:commentEx w15:paraId="2D5B8CD3" w15:done="0"/>
  <w15:commentEx w15:paraId="4EFA5EDA" w15:done="0"/>
  <w15:commentEx w15:paraId="7111BB99" w15:done="0"/>
  <w15:commentEx w15:paraId="090D7767" w15:done="0"/>
  <w15:commentEx w15:paraId="4FC5608E" w15:done="0"/>
  <w15:commentEx w15:paraId="53BD4F07" w15:done="0"/>
  <w15:commentEx w15:paraId="4AD02F54" w15:done="0"/>
  <w15:commentEx w15:paraId="7AEA2C8B" w15:done="0"/>
  <w15:commentEx w15:paraId="40596BAF" w15:done="0"/>
  <w15:commentEx w15:paraId="60E4839E" w15:done="0"/>
  <w15:commentEx w15:paraId="3FB71102" w15:paraIdParent="60E4839E" w15:done="0"/>
  <w15:commentEx w15:paraId="4FD636C5" w15:done="0"/>
  <w15:commentEx w15:paraId="1DFE06F3" w15:paraIdParent="4FD636C5" w15:done="0"/>
  <w15:commentEx w15:paraId="755F1DE6" w15:paraIdParent="4FD636C5" w15:done="0"/>
  <w15:commentEx w15:paraId="596050A1" w15:paraIdParent="4FD636C5" w15:done="0"/>
  <w15:commentEx w15:paraId="05CC54BC" w15:done="0"/>
  <w15:commentEx w15:paraId="7A7A8623" w15:done="0"/>
  <w15:commentEx w15:paraId="5B72A0B8" w15:done="0"/>
  <w15:commentEx w15:paraId="726FCAC6" w15:done="0"/>
  <w15:commentEx w15:paraId="79A854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A73405" w16cex:dateUtc="2025-10-25T03:33:00Z"/>
  <w16cex:commentExtensible w16cex:durableId="2CA735DF" w16cex:dateUtc="2025-10-25T03:41:00Z"/>
  <w16cex:commentExtensible w16cex:durableId="2CA736F8" w16cex:dateUtc="2025-10-25T03:46:00Z"/>
  <w16cex:commentExtensible w16cex:durableId="2CA71180" w16cex:dateUtc="2025-10-25T01:06:00Z"/>
  <w16cex:commentExtensible w16cex:durableId="2CA7458F" w16cex:dateUtc="2025-10-25T04:48:00Z"/>
  <w16cex:commentExtensible w16cex:durableId="2CA745A7" w16cex:dateUtc="2025-10-25T04:48:00Z"/>
  <w16cex:commentExtensible w16cex:durableId="2CA745D2" w16cex:dateUtc="2025-10-25T04:49:00Z"/>
  <w16cex:commentExtensible w16cex:durableId="2CA745EC" w16cex:dateUtc="2025-10-25T04:49:00Z"/>
  <w16cex:commentExtensible w16cex:durableId="2CA745FC" w16cex:dateUtc="2025-10-25T04:50:00Z"/>
  <w16cex:commentExtensible w16cex:durableId="2CA746BE" w16cex:dateUtc="2025-10-25T04:53:00Z"/>
  <w16cex:commentExtensible w16cex:durableId="2C9CCFE8" w16cex:dateUtc="2025-10-17T06:23:00Z"/>
  <w16cex:commentExtensible w16cex:durableId="2CA711D8" w16cex:dateUtc="2025-10-25T01:07:00Z"/>
  <w16cex:commentExtensible w16cex:durableId="2CA711C6" w16cex:dateUtc="2025-10-25T01:07:00Z"/>
  <w16cex:commentExtensible w16cex:durableId="2CA746E4" w16cex:dateUtc="2025-10-25T04:53:00Z"/>
  <w16cex:commentExtensible w16cex:durableId="2CA71219" w16cex:dateUtc="2025-10-25T01:08:00Z"/>
  <w16cex:commentExtensible w16cex:durableId="2CA71243" w16cex:dateUtc="2025-10-25T01:09:00Z"/>
  <w16cex:commentExtensible w16cex:durableId="2CA712A4" w16cex:dateUtc="2025-10-25T01:11:00Z"/>
  <w16cex:commentExtensible w16cex:durableId="2C964F46" w16cex:dateUtc="2025-10-12T08:01:00Z"/>
  <w16cex:commentExtensible w16cex:durableId="2C96597E" w16cex:dateUtc="2025-10-12T08:44:00Z"/>
  <w16cex:commentExtensible w16cex:durableId="2C964F79" w16cex:dateUtc="2025-10-12T08:02:00Z"/>
  <w16cex:commentExtensible w16cex:durableId="2C965999" w16cex:dateUtc="2025-10-12T08:45:00Z"/>
  <w16cex:commentExtensible w16cex:durableId="2CA748C5" w16cex:dateUtc="2025-10-25T05:01:00Z"/>
  <w16cex:commentExtensible w16cex:durableId="2CA74851" w16cex:dateUtc="2025-10-25T05:00:00Z"/>
  <w16cex:commentExtensible w16cex:durableId="2CA7486D" w16cex:dateUtc="2025-10-25T05:00:00Z"/>
  <w16cex:commentExtensible w16cex:durableId="2CA748E3" w16cex:dateUtc="2025-10-25T05:02:00Z"/>
  <w16cex:commentExtensible w16cex:durableId="2CA7497E" w16cex:dateUtc="2025-10-25T05:05:00Z"/>
  <w16cex:commentExtensible w16cex:durableId="2CA712F1" w16cex:dateUtc="2025-10-25T01:12:00Z"/>
  <w16cex:commentExtensible w16cex:durableId="2CA74953" w16cex:dateUtc="2025-10-25T05:04:00Z"/>
  <w16cex:commentExtensible w16cex:durableId="2CA7499C" w16cex:dateUtc="2025-10-25T05:05:00Z"/>
  <w16cex:commentExtensible w16cex:durableId="2CA74AD7" w16cex:dateUtc="2025-10-25T05:10:00Z"/>
  <w16cex:commentExtensible w16cex:durableId="2CA74A50" w16cex:dateUtc="2025-10-25T05:08:00Z"/>
  <w16cex:commentExtensible w16cex:durableId="2C964FA0" w16cex:dateUtc="2025-10-12T08:02:00Z"/>
  <w16cex:commentExtensible w16cex:durableId="2CA50F08" w16cex:dateUtc="2025-10-23T12:31:00Z"/>
  <w16cex:commentExtensible w16cex:durableId="2CA74A24" w16cex:dateUtc="2025-10-25T05:07:00Z"/>
  <w16cex:commentExtensible w16cex:durableId="2CA71356" w16cex:dateUtc="2025-10-25T01:13:00Z"/>
  <w16cex:commentExtensible w16cex:durableId="2CA50E69" w16cex:dateUtc="2025-10-23T12:28:00Z"/>
  <w16cex:commentExtensible w16cex:durableId="2C964FD4" w16cex:dateUtc="2025-10-12T08:03:00Z"/>
  <w16cex:commentExtensible w16cex:durableId="2C9659B4" w16cex:dateUtc="2025-10-12T08:45:00Z"/>
  <w16cex:commentExtensible w16cex:durableId="2CA74BF6" w16cex:dateUtc="2025-10-25T05:15:00Z"/>
  <w16cex:commentExtensible w16cex:durableId="2C964FBD" w16cex:dateUtc="2025-10-12T08:03:00Z"/>
  <w16cex:commentExtensible w16cex:durableId="2C97B1B1" w16cex:dateUtc="2025-10-13T09:13:00Z"/>
  <w16cex:commentExtensible w16cex:durableId="2CA74B0C" w16cex:dateUtc="2025-10-25T05:11:00Z"/>
  <w16cex:commentExtensible w16cex:durableId="2CA74B29" w16cex:dateUtc="2025-10-25T05:12:00Z"/>
  <w16cex:commentExtensible w16cex:durableId="2CA74B46" w16cex:dateUtc="2025-10-25T05:12:00Z"/>
  <w16cex:commentExtensible w16cex:durableId="2CA74B65" w16cex:dateUtc="2025-10-25T05:13:00Z"/>
  <w16cex:commentExtensible w16cex:durableId="2CA74BD3" w16cex:dateUtc="2025-10-25T05:14:00Z"/>
  <w16cex:commentExtensible w16cex:durableId="2CA74BC9" w16cex:dateUtc="2025-10-25T05:14:00Z"/>
  <w16cex:commentExtensible w16cex:durableId="2CA61FE2" w16cex:dateUtc="2025-10-24T07:55:00Z"/>
  <w16cex:commentExtensible w16cex:durableId="2CA74BC0" w16cex:dateUtc="2025-10-25T05:14:00Z"/>
  <w16cex:commentExtensible w16cex:durableId="2CA74C74" w16cex:dateUtc="2025-10-25T05:17:00Z"/>
  <w16cex:commentExtensible w16cex:durableId="2CA74D23" w16cex:dateUtc="2025-10-25T05:20:00Z"/>
  <w16cex:commentExtensible w16cex:durableId="2CA60E45" w16cex:dateUtc="2025-10-24T06:40:00Z"/>
  <w16cex:commentExtensible w16cex:durableId="2CA62008" w16cex:dateUtc="2025-10-24T07:55:00Z"/>
  <w16cex:commentExtensible w16cex:durableId="2CA713C5" w16cex:dateUtc="2025-10-25T01:15:00Z"/>
  <w16cex:commentExtensible w16cex:durableId="2C964FFE" w16cex:dateUtc="2025-10-12T08:04:00Z"/>
  <w16cex:commentExtensible w16cex:durableId="2C9659E6" w16cex:dateUtc="2025-10-12T08:46:00Z"/>
  <w16cex:commentExtensible w16cex:durableId="2C96503D" w16cex:dateUtc="2025-10-12T08:05:00Z"/>
  <w16cex:commentExtensible w16cex:durableId="2C965A0D" w16cex:dateUtc="2025-10-12T08:47:00Z"/>
  <w16cex:commentExtensible w16cex:durableId="2C98E4D4" w16cex:dateUtc="2025-10-14T07:03:00Z"/>
  <w16cex:commentExtensible w16cex:durableId="2C990702" w16cex:dateUtc="2025-10-14T09:29:00Z"/>
  <w16cex:commentExtensible w16cex:durableId="2CA6204A" w16cex:dateUtc="2025-10-24T07:56:00Z"/>
  <w16cex:commentExtensible w16cex:durableId="2CA62060" w16cex:dateUtc="2025-10-24T07:57:00Z"/>
  <w16cex:commentExtensible w16cex:durableId="2CA74CB7" w16cex:dateUtc="2025-10-25T05:18:00Z"/>
  <w16cex:commentExtensible w16cex:durableId="2CA74D11" w16cex:dateUtc="2025-10-25T05:20:00Z"/>
  <w16cex:commentExtensible w16cex:durableId="2CA74CDD" w16cex:dateUtc="2025-10-25T0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886930" w16cid:durableId="2CA73405"/>
  <w16cid:commentId w16cid:paraId="15196A81" w16cid:durableId="2CA735DF"/>
  <w16cid:commentId w16cid:paraId="53C459B3" w16cid:durableId="2CA736F8"/>
  <w16cid:commentId w16cid:paraId="2D843B6D" w16cid:durableId="2CA71180"/>
  <w16cid:commentId w16cid:paraId="281ED1A4" w16cid:durableId="2CA7458F"/>
  <w16cid:commentId w16cid:paraId="4E83B74B" w16cid:durableId="2CA745A7"/>
  <w16cid:commentId w16cid:paraId="45FB21DC" w16cid:durableId="2CA745D2"/>
  <w16cid:commentId w16cid:paraId="720C9997" w16cid:durableId="2CA745EC"/>
  <w16cid:commentId w16cid:paraId="79FEB9DA" w16cid:durableId="2CA745FC"/>
  <w16cid:commentId w16cid:paraId="53866F49" w16cid:durableId="2CA746BE"/>
  <w16cid:commentId w16cid:paraId="214AF48F" w16cid:durableId="2C9CCFE8"/>
  <w16cid:commentId w16cid:paraId="11B8A0C7" w16cid:durableId="2CA711D8"/>
  <w16cid:commentId w16cid:paraId="6E586BE4" w16cid:durableId="2CA711C6"/>
  <w16cid:commentId w16cid:paraId="44AA031E" w16cid:durableId="2CA746E4"/>
  <w16cid:commentId w16cid:paraId="6F8A2861" w16cid:durableId="2CA71219"/>
  <w16cid:commentId w16cid:paraId="34961E2B" w16cid:durableId="2CA71243"/>
  <w16cid:commentId w16cid:paraId="6E2AE54D" w16cid:durableId="2CA712A4"/>
  <w16cid:commentId w16cid:paraId="06C2BDAF" w16cid:durableId="2C964F46"/>
  <w16cid:commentId w16cid:paraId="7FE94FCD" w16cid:durableId="2C96597E"/>
  <w16cid:commentId w16cid:paraId="02A2619D" w16cid:durableId="2C964F79"/>
  <w16cid:commentId w16cid:paraId="2A8F299F" w16cid:durableId="2C965999"/>
  <w16cid:commentId w16cid:paraId="48ACC71E" w16cid:durableId="2CA748C5"/>
  <w16cid:commentId w16cid:paraId="7EB315DF" w16cid:durableId="2CA74851"/>
  <w16cid:commentId w16cid:paraId="49DA6BC8" w16cid:durableId="2CA7486D"/>
  <w16cid:commentId w16cid:paraId="736B6C43" w16cid:durableId="2CA748E3"/>
  <w16cid:commentId w16cid:paraId="3DF6B22E" w16cid:durableId="2CA7497E"/>
  <w16cid:commentId w16cid:paraId="7143B0C9" w16cid:durableId="2CA712F1"/>
  <w16cid:commentId w16cid:paraId="16EC66BD" w16cid:durableId="2CA74953"/>
  <w16cid:commentId w16cid:paraId="4C7E3215" w16cid:durableId="2CA7499C"/>
  <w16cid:commentId w16cid:paraId="1BDB4EBC" w16cid:durableId="2CA74AD7"/>
  <w16cid:commentId w16cid:paraId="3139AFCD" w16cid:durableId="2CA74A50"/>
  <w16cid:commentId w16cid:paraId="7D020D92" w16cid:durableId="2C964FA0"/>
  <w16cid:commentId w16cid:paraId="1B5ED4B6" w16cid:durableId="2CA50F08"/>
  <w16cid:commentId w16cid:paraId="2CB39C5C" w16cid:durableId="2CA74A24"/>
  <w16cid:commentId w16cid:paraId="601E2C6F" w16cid:durableId="2CA71356"/>
  <w16cid:commentId w16cid:paraId="70FC37B4" w16cid:durableId="2CA50E69"/>
  <w16cid:commentId w16cid:paraId="757A5F7A" w16cid:durableId="2C964FD4"/>
  <w16cid:commentId w16cid:paraId="30710FF4" w16cid:durableId="2C9659B4"/>
  <w16cid:commentId w16cid:paraId="2F0EE15D" w16cid:durableId="2CA74BF6"/>
  <w16cid:commentId w16cid:paraId="672E110D" w16cid:durableId="2C964FBD"/>
  <w16cid:commentId w16cid:paraId="7A76D3D2" w16cid:durableId="2C97B1B1"/>
  <w16cid:commentId w16cid:paraId="05726460" w16cid:durableId="2CA74B0C"/>
  <w16cid:commentId w16cid:paraId="1215C743" w16cid:durableId="2CA74B29"/>
  <w16cid:commentId w16cid:paraId="691C49ED" w16cid:durableId="2CA74B46"/>
  <w16cid:commentId w16cid:paraId="4276F3A6" w16cid:durableId="2CA74B65"/>
  <w16cid:commentId w16cid:paraId="2D5B8CD3" w16cid:durableId="2CA74BD3"/>
  <w16cid:commentId w16cid:paraId="4EFA5EDA" w16cid:durableId="2CA74BC9"/>
  <w16cid:commentId w16cid:paraId="7111BB99" w16cid:durableId="2CA61FE2"/>
  <w16cid:commentId w16cid:paraId="090D7767" w16cid:durableId="2CA74BC0"/>
  <w16cid:commentId w16cid:paraId="4FC5608E" w16cid:durableId="2CA74C74"/>
  <w16cid:commentId w16cid:paraId="53BD4F07" w16cid:durableId="2CA74D23"/>
  <w16cid:commentId w16cid:paraId="4AD02F54" w16cid:durableId="2CA60E45"/>
  <w16cid:commentId w16cid:paraId="7AEA2C8B" w16cid:durableId="2CA62008"/>
  <w16cid:commentId w16cid:paraId="40596BAF" w16cid:durableId="2CA713C5"/>
  <w16cid:commentId w16cid:paraId="60E4839E" w16cid:durableId="2C964FFE"/>
  <w16cid:commentId w16cid:paraId="3FB71102" w16cid:durableId="2C9659E6"/>
  <w16cid:commentId w16cid:paraId="4FD636C5" w16cid:durableId="2C96503D"/>
  <w16cid:commentId w16cid:paraId="1DFE06F3" w16cid:durableId="2C965A0D"/>
  <w16cid:commentId w16cid:paraId="755F1DE6" w16cid:durableId="2C98E4D4"/>
  <w16cid:commentId w16cid:paraId="596050A1" w16cid:durableId="2C990702"/>
  <w16cid:commentId w16cid:paraId="05CC54BC" w16cid:durableId="2CA6204A"/>
  <w16cid:commentId w16cid:paraId="7A7A8623" w16cid:durableId="2CA62060"/>
  <w16cid:commentId w16cid:paraId="5B72A0B8" w16cid:durableId="2CA74CB7"/>
  <w16cid:commentId w16cid:paraId="726FCAC6" w16cid:durableId="2CA74D11"/>
  <w16cid:commentId w16cid:paraId="79A85436" w16cid:durableId="2CA74C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D64C8" w14:textId="77777777" w:rsidR="000B4BA5" w:rsidRDefault="000B4BA5">
      <w:r>
        <w:separator/>
      </w:r>
    </w:p>
  </w:endnote>
  <w:endnote w:type="continuationSeparator" w:id="0">
    <w:p w14:paraId="0EA61DED" w14:textId="77777777" w:rsidR="000B4BA5" w:rsidRDefault="000B4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FF63D" w14:textId="77777777" w:rsidR="000B4BA5" w:rsidRDefault="000B4BA5">
      <w:r>
        <w:separator/>
      </w:r>
    </w:p>
  </w:footnote>
  <w:footnote w:type="continuationSeparator" w:id="0">
    <w:p w14:paraId="1F9F1545" w14:textId="77777777" w:rsidR="000B4BA5" w:rsidRDefault="000B4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anghui Ding">
    <w15:presenceInfo w15:providerId="Windows Live" w15:userId="b902cd4f1dc4c9db"/>
  </w15:person>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CF1"/>
    <w:rsid w:val="0000237B"/>
    <w:rsid w:val="00006250"/>
    <w:rsid w:val="000103F3"/>
    <w:rsid w:val="0001165D"/>
    <w:rsid w:val="00015AEE"/>
    <w:rsid w:val="00020DAC"/>
    <w:rsid w:val="00023856"/>
    <w:rsid w:val="0002468C"/>
    <w:rsid w:val="00024D9E"/>
    <w:rsid w:val="00026F36"/>
    <w:rsid w:val="0003166D"/>
    <w:rsid w:val="00032093"/>
    <w:rsid w:val="000346DA"/>
    <w:rsid w:val="0004023F"/>
    <w:rsid w:val="00040E7C"/>
    <w:rsid w:val="00053FCA"/>
    <w:rsid w:val="000550FE"/>
    <w:rsid w:val="00057719"/>
    <w:rsid w:val="0006331C"/>
    <w:rsid w:val="00063A54"/>
    <w:rsid w:val="0006671B"/>
    <w:rsid w:val="000707BB"/>
    <w:rsid w:val="000709D0"/>
    <w:rsid w:val="00080D34"/>
    <w:rsid w:val="00085A8C"/>
    <w:rsid w:val="000869A5"/>
    <w:rsid w:val="00087FBB"/>
    <w:rsid w:val="00091951"/>
    <w:rsid w:val="000A1CA7"/>
    <w:rsid w:val="000A6049"/>
    <w:rsid w:val="000A7E87"/>
    <w:rsid w:val="000B3996"/>
    <w:rsid w:val="000B4BA5"/>
    <w:rsid w:val="000B4E97"/>
    <w:rsid w:val="000C0997"/>
    <w:rsid w:val="000C5341"/>
    <w:rsid w:val="000C7D1B"/>
    <w:rsid w:val="000D02C0"/>
    <w:rsid w:val="000D09DB"/>
    <w:rsid w:val="000D109A"/>
    <w:rsid w:val="000D5AC0"/>
    <w:rsid w:val="000E4327"/>
    <w:rsid w:val="000E5A15"/>
    <w:rsid w:val="000E7624"/>
    <w:rsid w:val="000F4F18"/>
    <w:rsid w:val="001019E5"/>
    <w:rsid w:val="0010329A"/>
    <w:rsid w:val="00106614"/>
    <w:rsid w:val="00107913"/>
    <w:rsid w:val="001137D4"/>
    <w:rsid w:val="001175A3"/>
    <w:rsid w:val="001203FD"/>
    <w:rsid w:val="00120CCF"/>
    <w:rsid w:val="001214EF"/>
    <w:rsid w:val="00122A59"/>
    <w:rsid w:val="001249E7"/>
    <w:rsid w:val="00125EB5"/>
    <w:rsid w:val="0013068A"/>
    <w:rsid w:val="001402A4"/>
    <w:rsid w:val="00146C81"/>
    <w:rsid w:val="00151F46"/>
    <w:rsid w:val="001648E6"/>
    <w:rsid w:val="00171134"/>
    <w:rsid w:val="00171BC6"/>
    <w:rsid w:val="001729DB"/>
    <w:rsid w:val="00172A5F"/>
    <w:rsid w:val="001769C7"/>
    <w:rsid w:val="001808E8"/>
    <w:rsid w:val="001819C3"/>
    <w:rsid w:val="00191DE7"/>
    <w:rsid w:val="001932BC"/>
    <w:rsid w:val="0019681B"/>
    <w:rsid w:val="001A5135"/>
    <w:rsid w:val="001A559E"/>
    <w:rsid w:val="001A5B6D"/>
    <w:rsid w:val="001A7663"/>
    <w:rsid w:val="001D27EE"/>
    <w:rsid w:val="001D3B1F"/>
    <w:rsid w:val="001D4618"/>
    <w:rsid w:val="001D7C12"/>
    <w:rsid w:val="001E14A3"/>
    <w:rsid w:val="001F2657"/>
    <w:rsid w:val="001F68AF"/>
    <w:rsid w:val="00203065"/>
    <w:rsid w:val="0020425E"/>
    <w:rsid w:val="00205ED6"/>
    <w:rsid w:val="002101B0"/>
    <w:rsid w:val="00210344"/>
    <w:rsid w:val="00214CA7"/>
    <w:rsid w:val="00220E7D"/>
    <w:rsid w:val="00222F6C"/>
    <w:rsid w:val="00223546"/>
    <w:rsid w:val="00225E0B"/>
    <w:rsid w:val="00226629"/>
    <w:rsid w:val="002309D4"/>
    <w:rsid w:val="00241C01"/>
    <w:rsid w:val="00243469"/>
    <w:rsid w:val="00246AA4"/>
    <w:rsid w:val="002529E4"/>
    <w:rsid w:val="002575E1"/>
    <w:rsid w:val="002636A2"/>
    <w:rsid w:val="002706F3"/>
    <w:rsid w:val="00271A00"/>
    <w:rsid w:val="002735B9"/>
    <w:rsid w:val="00277338"/>
    <w:rsid w:val="00280C78"/>
    <w:rsid w:val="002829CE"/>
    <w:rsid w:val="00296F01"/>
    <w:rsid w:val="002A1FB2"/>
    <w:rsid w:val="002A3C04"/>
    <w:rsid w:val="002A5672"/>
    <w:rsid w:val="002A66EA"/>
    <w:rsid w:val="002B011D"/>
    <w:rsid w:val="002B01C1"/>
    <w:rsid w:val="002B0CA9"/>
    <w:rsid w:val="002C3847"/>
    <w:rsid w:val="002C5A9D"/>
    <w:rsid w:val="002C7063"/>
    <w:rsid w:val="002D0C1D"/>
    <w:rsid w:val="002D253A"/>
    <w:rsid w:val="002D4013"/>
    <w:rsid w:val="002D709D"/>
    <w:rsid w:val="002D7F9E"/>
    <w:rsid w:val="002E16A0"/>
    <w:rsid w:val="002E32C4"/>
    <w:rsid w:val="002E49AB"/>
    <w:rsid w:val="002F03B7"/>
    <w:rsid w:val="002F779F"/>
    <w:rsid w:val="002F7E39"/>
    <w:rsid w:val="003026BD"/>
    <w:rsid w:val="003076F0"/>
    <w:rsid w:val="00312450"/>
    <w:rsid w:val="00315169"/>
    <w:rsid w:val="003178F0"/>
    <w:rsid w:val="00324448"/>
    <w:rsid w:val="00332D74"/>
    <w:rsid w:val="00334CBB"/>
    <w:rsid w:val="003407FC"/>
    <w:rsid w:val="00344C9D"/>
    <w:rsid w:val="00367A67"/>
    <w:rsid w:val="00374195"/>
    <w:rsid w:val="00382010"/>
    <w:rsid w:val="00383E6B"/>
    <w:rsid w:val="003955BC"/>
    <w:rsid w:val="00397775"/>
    <w:rsid w:val="003A0DB3"/>
    <w:rsid w:val="003A178A"/>
    <w:rsid w:val="003A7698"/>
    <w:rsid w:val="003B5F03"/>
    <w:rsid w:val="003B7EA5"/>
    <w:rsid w:val="003C0139"/>
    <w:rsid w:val="003C134A"/>
    <w:rsid w:val="003C3769"/>
    <w:rsid w:val="003C4994"/>
    <w:rsid w:val="003C4C53"/>
    <w:rsid w:val="003C7D07"/>
    <w:rsid w:val="003D4ACB"/>
    <w:rsid w:val="003E4445"/>
    <w:rsid w:val="003E4DC5"/>
    <w:rsid w:val="003F304A"/>
    <w:rsid w:val="003F6D8E"/>
    <w:rsid w:val="00404BF5"/>
    <w:rsid w:val="00406B0B"/>
    <w:rsid w:val="00411635"/>
    <w:rsid w:val="00411AE4"/>
    <w:rsid w:val="00417575"/>
    <w:rsid w:val="004227FF"/>
    <w:rsid w:val="0042304C"/>
    <w:rsid w:val="00423E43"/>
    <w:rsid w:val="004372F4"/>
    <w:rsid w:val="00440574"/>
    <w:rsid w:val="004434BD"/>
    <w:rsid w:val="00447652"/>
    <w:rsid w:val="00447D9B"/>
    <w:rsid w:val="00451508"/>
    <w:rsid w:val="00452A1B"/>
    <w:rsid w:val="00454253"/>
    <w:rsid w:val="00457313"/>
    <w:rsid w:val="00457565"/>
    <w:rsid w:val="00460401"/>
    <w:rsid w:val="00462A30"/>
    <w:rsid w:val="004640D6"/>
    <w:rsid w:val="004647EA"/>
    <w:rsid w:val="00467AA5"/>
    <w:rsid w:val="00477A6D"/>
    <w:rsid w:val="00482413"/>
    <w:rsid w:val="00487D8E"/>
    <w:rsid w:val="00490953"/>
    <w:rsid w:val="00493F10"/>
    <w:rsid w:val="004A4535"/>
    <w:rsid w:val="004A6827"/>
    <w:rsid w:val="004E32B1"/>
    <w:rsid w:val="004E50CF"/>
    <w:rsid w:val="004E70CF"/>
    <w:rsid w:val="004F179D"/>
    <w:rsid w:val="004F2707"/>
    <w:rsid w:val="004F4B55"/>
    <w:rsid w:val="004F76C4"/>
    <w:rsid w:val="00505760"/>
    <w:rsid w:val="00510826"/>
    <w:rsid w:val="00510B01"/>
    <w:rsid w:val="005125D9"/>
    <w:rsid w:val="00512A7F"/>
    <w:rsid w:val="00520778"/>
    <w:rsid w:val="00522E5A"/>
    <w:rsid w:val="00530B97"/>
    <w:rsid w:val="00530D73"/>
    <w:rsid w:val="00534069"/>
    <w:rsid w:val="00544E13"/>
    <w:rsid w:val="00545C9A"/>
    <w:rsid w:val="00546689"/>
    <w:rsid w:val="00550116"/>
    <w:rsid w:val="005501CC"/>
    <w:rsid w:val="00553343"/>
    <w:rsid w:val="00553EE7"/>
    <w:rsid w:val="005601EE"/>
    <w:rsid w:val="00560AD7"/>
    <w:rsid w:val="005620DA"/>
    <w:rsid w:val="00563F59"/>
    <w:rsid w:val="00564F02"/>
    <w:rsid w:val="00575D22"/>
    <w:rsid w:val="0058032F"/>
    <w:rsid w:val="005824C8"/>
    <w:rsid w:val="00583115"/>
    <w:rsid w:val="0059760E"/>
    <w:rsid w:val="005A1A2A"/>
    <w:rsid w:val="005A29EC"/>
    <w:rsid w:val="005B011E"/>
    <w:rsid w:val="005B1866"/>
    <w:rsid w:val="005B1C86"/>
    <w:rsid w:val="005B6DBB"/>
    <w:rsid w:val="005B7127"/>
    <w:rsid w:val="005C66CA"/>
    <w:rsid w:val="005C71C7"/>
    <w:rsid w:val="005C7359"/>
    <w:rsid w:val="005D76E7"/>
    <w:rsid w:val="005D7EBE"/>
    <w:rsid w:val="005E1D28"/>
    <w:rsid w:val="005E1FE5"/>
    <w:rsid w:val="005E2801"/>
    <w:rsid w:val="005E5203"/>
    <w:rsid w:val="005E66CE"/>
    <w:rsid w:val="005E701F"/>
    <w:rsid w:val="005F1D75"/>
    <w:rsid w:val="005F533A"/>
    <w:rsid w:val="005F5588"/>
    <w:rsid w:val="006164C5"/>
    <w:rsid w:val="0062038A"/>
    <w:rsid w:val="00620412"/>
    <w:rsid w:val="00620668"/>
    <w:rsid w:val="006229EB"/>
    <w:rsid w:val="00624253"/>
    <w:rsid w:val="0062468B"/>
    <w:rsid w:val="00624FCD"/>
    <w:rsid w:val="00627782"/>
    <w:rsid w:val="00634305"/>
    <w:rsid w:val="00634331"/>
    <w:rsid w:val="0063673F"/>
    <w:rsid w:val="00640479"/>
    <w:rsid w:val="006438FF"/>
    <w:rsid w:val="00645113"/>
    <w:rsid w:val="006456D3"/>
    <w:rsid w:val="00646012"/>
    <w:rsid w:val="006520BE"/>
    <w:rsid w:val="00653B9A"/>
    <w:rsid w:val="00656D37"/>
    <w:rsid w:val="0065745D"/>
    <w:rsid w:val="00671447"/>
    <w:rsid w:val="00673576"/>
    <w:rsid w:val="006863C0"/>
    <w:rsid w:val="006920B9"/>
    <w:rsid w:val="00697207"/>
    <w:rsid w:val="006A15E5"/>
    <w:rsid w:val="006A1923"/>
    <w:rsid w:val="006A6962"/>
    <w:rsid w:val="006B1A67"/>
    <w:rsid w:val="006B4930"/>
    <w:rsid w:val="006C5AE2"/>
    <w:rsid w:val="006C6071"/>
    <w:rsid w:val="006D0B92"/>
    <w:rsid w:val="006D3428"/>
    <w:rsid w:val="006D34EC"/>
    <w:rsid w:val="006D385F"/>
    <w:rsid w:val="006E3967"/>
    <w:rsid w:val="006E707E"/>
    <w:rsid w:val="006F0E20"/>
    <w:rsid w:val="006F1854"/>
    <w:rsid w:val="006F3BF5"/>
    <w:rsid w:val="006F641C"/>
    <w:rsid w:val="006F64E3"/>
    <w:rsid w:val="006F7165"/>
    <w:rsid w:val="00700225"/>
    <w:rsid w:val="00703510"/>
    <w:rsid w:val="00707330"/>
    <w:rsid w:val="00710878"/>
    <w:rsid w:val="00711950"/>
    <w:rsid w:val="00713CEF"/>
    <w:rsid w:val="00721233"/>
    <w:rsid w:val="0073554F"/>
    <w:rsid w:val="0073717C"/>
    <w:rsid w:val="00744696"/>
    <w:rsid w:val="00744BE1"/>
    <w:rsid w:val="007455C6"/>
    <w:rsid w:val="00747B55"/>
    <w:rsid w:val="0075256F"/>
    <w:rsid w:val="00762661"/>
    <w:rsid w:val="00763001"/>
    <w:rsid w:val="00766DC1"/>
    <w:rsid w:val="00767F3B"/>
    <w:rsid w:val="00775099"/>
    <w:rsid w:val="00777B78"/>
    <w:rsid w:val="0078002B"/>
    <w:rsid w:val="00780297"/>
    <w:rsid w:val="00780D6A"/>
    <w:rsid w:val="00781BE5"/>
    <w:rsid w:val="0079034F"/>
    <w:rsid w:val="00790784"/>
    <w:rsid w:val="007934E7"/>
    <w:rsid w:val="00793FAF"/>
    <w:rsid w:val="007A041A"/>
    <w:rsid w:val="007A2183"/>
    <w:rsid w:val="007A37FB"/>
    <w:rsid w:val="007B3205"/>
    <w:rsid w:val="007B50FB"/>
    <w:rsid w:val="007B5E7C"/>
    <w:rsid w:val="007B78B6"/>
    <w:rsid w:val="007C1D1A"/>
    <w:rsid w:val="007C1E25"/>
    <w:rsid w:val="007C4EF2"/>
    <w:rsid w:val="007D2371"/>
    <w:rsid w:val="0080116D"/>
    <w:rsid w:val="008019F9"/>
    <w:rsid w:val="00801FEA"/>
    <w:rsid w:val="00802EC9"/>
    <w:rsid w:val="00806474"/>
    <w:rsid w:val="008074C8"/>
    <w:rsid w:val="00807F35"/>
    <w:rsid w:val="00813823"/>
    <w:rsid w:val="008155C7"/>
    <w:rsid w:val="00827E82"/>
    <w:rsid w:val="008376A7"/>
    <w:rsid w:val="00844A72"/>
    <w:rsid w:val="00846A33"/>
    <w:rsid w:val="00857414"/>
    <w:rsid w:val="0086262C"/>
    <w:rsid w:val="00862D7D"/>
    <w:rsid w:val="0086782C"/>
    <w:rsid w:val="00871470"/>
    <w:rsid w:val="008725F9"/>
    <w:rsid w:val="00872D69"/>
    <w:rsid w:val="00874A3C"/>
    <w:rsid w:val="0088116E"/>
    <w:rsid w:val="008835AF"/>
    <w:rsid w:val="008863C8"/>
    <w:rsid w:val="00892FD6"/>
    <w:rsid w:val="008A122F"/>
    <w:rsid w:val="008A2710"/>
    <w:rsid w:val="008A2E6D"/>
    <w:rsid w:val="008A7A5E"/>
    <w:rsid w:val="008A7B0A"/>
    <w:rsid w:val="008B78B0"/>
    <w:rsid w:val="008C00D1"/>
    <w:rsid w:val="008C0516"/>
    <w:rsid w:val="008C2E27"/>
    <w:rsid w:val="008C499E"/>
    <w:rsid w:val="008C5249"/>
    <w:rsid w:val="008D33C0"/>
    <w:rsid w:val="008D371F"/>
    <w:rsid w:val="008E67B7"/>
    <w:rsid w:val="008E7F02"/>
    <w:rsid w:val="00903060"/>
    <w:rsid w:val="00903556"/>
    <w:rsid w:val="0090449F"/>
    <w:rsid w:val="009047EB"/>
    <w:rsid w:val="00912E28"/>
    <w:rsid w:val="00913558"/>
    <w:rsid w:val="00922721"/>
    <w:rsid w:val="009238DA"/>
    <w:rsid w:val="00923EB9"/>
    <w:rsid w:val="00924D79"/>
    <w:rsid w:val="009275D3"/>
    <w:rsid w:val="009314B3"/>
    <w:rsid w:val="00945B70"/>
    <w:rsid w:val="00946478"/>
    <w:rsid w:val="009468CC"/>
    <w:rsid w:val="00947AC7"/>
    <w:rsid w:val="00950502"/>
    <w:rsid w:val="00954D3C"/>
    <w:rsid w:val="0095574D"/>
    <w:rsid w:val="00982F23"/>
    <w:rsid w:val="00984DD9"/>
    <w:rsid w:val="0098510E"/>
    <w:rsid w:val="00986484"/>
    <w:rsid w:val="009869F8"/>
    <w:rsid w:val="0099062F"/>
    <w:rsid w:val="0099725E"/>
    <w:rsid w:val="009A660E"/>
    <w:rsid w:val="009A70A9"/>
    <w:rsid w:val="009A7A73"/>
    <w:rsid w:val="009B13C6"/>
    <w:rsid w:val="009B4A50"/>
    <w:rsid w:val="009B4FDE"/>
    <w:rsid w:val="009B7097"/>
    <w:rsid w:val="009C46D9"/>
    <w:rsid w:val="009C55BB"/>
    <w:rsid w:val="009D07DB"/>
    <w:rsid w:val="009D09DB"/>
    <w:rsid w:val="009D0ED2"/>
    <w:rsid w:val="009D2EEA"/>
    <w:rsid w:val="009D6F0A"/>
    <w:rsid w:val="009D704F"/>
    <w:rsid w:val="009E71DA"/>
    <w:rsid w:val="009F39B9"/>
    <w:rsid w:val="009F4A0B"/>
    <w:rsid w:val="009F6F0D"/>
    <w:rsid w:val="009F72B8"/>
    <w:rsid w:val="00A03061"/>
    <w:rsid w:val="00A0454B"/>
    <w:rsid w:val="00A118D1"/>
    <w:rsid w:val="00A16A56"/>
    <w:rsid w:val="00A202EC"/>
    <w:rsid w:val="00A239C0"/>
    <w:rsid w:val="00A30011"/>
    <w:rsid w:val="00A310FB"/>
    <w:rsid w:val="00A44F40"/>
    <w:rsid w:val="00A45A5A"/>
    <w:rsid w:val="00A51A73"/>
    <w:rsid w:val="00A53508"/>
    <w:rsid w:val="00A56706"/>
    <w:rsid w:val="00A56C0B"/>
    <w:rsid w:val="00A659C2"/>
    <w:rsid w:val="00A6653F"/>
    <w:rsid w:val="00A73476"/>
    <w:rsid w:val="00A773CC"/>
    <w:rsid w:val="00A80648"/>
    <w:rsid w:val="00A8361A"/>
    <w:rsid w:val="00A84F05"/>
    <w:rsid w:val="00A87DF6"/>
    <w:rsid w:val="00A91451"/>
    <w:rsid w:val="00A9194D"/>
    <w:rsid w:val="00A9372F"/>
    <w:rsid w:val="00A93AF2"/>
    <w:rsid w:val="00A94A19"/>
    <w:rsid w:val="00A9585A"/>
    <w:rsid w:val="00A97971"/>
    <w:rsid w:val="00AA03BE"/>
    <w:rsid w:val="00AA05BC"/>
    <w:rsid w:val="00AA1A77"/>
    <w:rsid w:val="00AA1C73"/>
    <w:rsid w:val="00AA3564"/>
    <w:rsid w:val="00AB3909"/>
    <w:rsid w:val="00AC6C8C"/>
    <w:rsid w:val="00AD0260"/>
    <w:rsid w:val="00AD0F8D"/>
    <w:rsid w:val="00AD33A0"/>
    <w:rsid w:val="00AE0890"/>
    <w:rsid w:val="00AE513F"/>
    <w:rsid w:val="00AE6AC5"/>
    <w:rsid w:val="00AF2CCD"/>
    <w:rsid w:val="00B0098D"/>
    <w:rsid w:val="00B033DF"/>
    <w:rsid w:val="00B0393B"/>
    <w:rsid w:val="00B04056"/>
    <w:rsid w:val="00B04F35"/>
    <w:rsid w:val="00B143E3"/>
    <w:rsid w:val="00B2200C"/>
    <w:rsid w:val="00B22205"/>
    <w:rsid w:val="00B2357F"/>
    <w:rsid w:val="00B269D8"/>
    <w:rsid w:val="00B308E2"/>
    <w:rsid w:val="00B41B8E"/>
    <w:rsid w:val="00B54525"/>
    <w:rsid w:val="00B57473"/>
    <w:rsid w:val="00B608C7"/>
    <w:rsid w:val="00B76A57"/>
    <w:rsid w:val="00B843E1"/>
    <w:rsid w:val="00B84CA5"/>
    <w:rsid w:val="00B857A1"/>
    <w:rsid w:val="00B8739F"/>
    <w:rsid w:val="00B92EF7"/>
    <w:rsid w:val="00B93D17"/>
    <w:rsid w:val="00BA3CDC"/>
    <w:rsid w:val="00BA46AF"/>
    <w:rsid w:val="00BA5D93"/>
    <w:rsid w:val="00BB781A"/>
    <w:rsid w:val="00BC153D"/>
    <w:rsid w:val="00BC6DE2"/>
    <w:rsid w:val="00BD1831"/>
    <w:rsid w:val="00BD6CB8"/>
    <w:rsid w:val="00BE2009"/>
    <w:rsid w:val="00BE2564"/>
    <w:rsid w:val="00BE7D2F"/>
    <w:rsid w:val="00BF0187"/>
    <w:rsid w:val="00BF3AAF"/>
    <w:rsid w:val="00BF6FF4"/>
    <w:rsid w:val="00C03B23"/>
    <w:rsid w:val="00C072F6"/>
    <w:rsid w:val="00C12023"/>
    <w:rsid w:val="00C12A7F"/>
    <w:rsid w:val="00C203BA"/>
    <w:rsid w:val="00C246D8"/>
    <w:rsid w:val="00C25D4F"/>
    <w:rsid w:val="00C32E3A"/>
    <w:rsid w:val="00C354CF"/>
    <w:rsid w:val="00C40520"/>
    <w:rsid w:val="00C4069E"/>
    <w:rsid w:val="00C421E5"/>
    <w:rsid w:val="00C4652C"/>
    <w:rsid w:val="00C577D6"/>
    <w:rsid w:val="00C60928"/>
    <w:rsid w:val="00C6178A"/>
    <w:rsid w:val="00C631A8"/>
    <w:rsid w:val="00C63DF8"/>
    <w:rsid w:val="00C645EE"/>
    <w:rsid w:val="00C65B7D"/>
    <w:rsid w:val="00C65E49"/>
    <w:rsid w:val="00C70B28"/>
    <w:rsid w:val="00C731F8"/>
    <w:rsid w:val="00C7408C"/>
    <w:rsid w:val="00C81576"/>
    <w:rsid w:val="00C8343F"/>
    <w:rsid w:val="00C959F5"/>
    <w:rsid w:val="00CB7C72"/>
    <w:rsid w:val="00CC11C9"/>
    <w:rsid w:val="00CC2FC2"/>
    <w:rsid w:val="00CC3008"/>
    <w:rsid w:val="00CC5788"/>
    <w:rsid w:val="00CC7445"/>
    <w:rsid w:val="00CC7509"/>
    <w:rsid w:val="00CD064F"/>
    <w:rsid w:val="00CD2272"/>
    <w:rsid w:val="00CD7BB2"/>
    <w:rsid w:val="00CE09FE"/>
    <w:rsid w:val="00CE267C"/>
    <w:rsid w:val="00CE4739"/>
    <w:rsid w:val="00CF6EB9"/>
    <w:rsid w:val="00CF6FFC"/>
    <w:rsid w:val="00CF79EA"/>
    <w:rsid w:val="00D0151A"/>
    <w:rsid w:val="00D03B5B"/>
    <w:rsid w:val="00D127FE"/>
    <w:rsid w:val="00D14B5E"/>
    <w:rsid w:val="00D201CE"/>
    <w:rsid w:val="00D24BF5"/>
    <w:rsid w:val="00D32803"/>
    <w:rsid w:val="00D341B3"/>
    <w:rsid w:val="00D40636"/>
    <w:rsid w:val="00D42A78"/>
    <w:rsid w:val="00D557C9"/>
    <w:rsid w:val="00D62CA6"/>
    <w:rsid w:val="00D64FEE"/>
    <w:rsid w:val="00D86E18"/>
    <w:rsid w:val="00D90784"/>
    <w:rsid w:val="00D91A02"/>
    <w:rsid w:val="00D96730"/>
    <w:rsid w:val="00DA11B4"/>
    <w:rsid w:val="00DA3828"/>
    <w:rsid w:val="00DB00F8"/>
    <w:rsid w:val="00DC0ECB"/>
    <w:rsid w:val="00DC1E5B"/>
    <w:rsid w:val="00DC1F21"/>
    <w:rsid w:val="00DD011B"/>
    <w:rsid w:val="00DD3673"/>
    <w:rsid w:val="00DD3B18"/>
    <w:rsid w:val="00DE3777"/>
    <w:rsid w:val="00DE4965"/>
    <w:rsid w:val="00DF5A27"/>
    <w:rsid w:val="00DF6E07"/>
    <w:rsid w:val="00E00745"/>
    <w:rsid w:val="00E04F5C"/>
    <w:rsid w:val="00E14425"/>
    <w:rsid w:val="00E25D2B"/>
    <w:rsid w:val="00E2738F"/>
    <w:rsid w:val="00E3256A"/>
    <w:rsid w:val="00E33182"/>
    <w:rsid w:val="00E33F46"/>
    <w:rsid w:val="00E34906"/>
    <w:rsid w:val="00E4016B"/>
    <w:rsid w:val="00E411C5"/>
    <w:rsid w:val="00E45C43"/>
    <w:rsid w:val="00E522C9"/>
    <w:rsid w:val="00E54449"/>
    <w:rsid w:val="00E666C7"/>
    <w:rsid w:val="00E722B1"/>
    <w:rsid w:val="00E7685F"/>
    <w:rsid w:val="00E8093C"/>
    <w:rsid w:val="00E91941"/>
    <w:rsid w:val="00E97C28"/>
    <w:rsid w:val="00EA3474"/>
    <w:rsid w:val="00EA4455"/>
    <w:rsid w:val="00EB3BEF"/>
    <w:rsid w:val="00EB7627"/>
    <w:rsid w:val="00EC0AC9"/>
    <w:rsid w:val="00EC3711"/>
    <w:rsid w:val="00EC5E0F"/>
    <w:rsid w:val="00EC5EDC"/>
    <w:rsid w:val="00ED07A2"/>
    <w:rsid w:val="00ED304F"/>
    <w:rsid w:val="00ED51A4"/>
    <w:rsid w:val="00ED5FDD"/>
    <w:rsid w:val="00ED67FC"/>
    <w:rsid w:val="00EE487E"/>
    <w:rsid w:val="00EE5192"/>
    <w:rsid w:val="00EE682D"/>
    <w:rsid w:val="00EF1A4C"/>
    <w:rsid w:val="00EF771A"/>
    <w:rsid w:val="00F001B8"/>
    <w:rsid w:val="00F0483B"/>
    <w:rsid w:val="00F04847"/>
    <w:rsid w:val="00F05335"/>
    <w:rsid w:val="00F06742"/>
    <w:rsid w:val="00F06EB0"/>
    <w:rsid w:val="00F100A9"/>
    <w:rsid w:val="00F267FE"/>
    <w:rsid w:val="00F272A8"/>
    <w:rsid w:val="00F3192E"/>
    <w:rsid w:val="00F36D09"/>
    <w:rsid w:val="00F37E3D"/>
    <w:rsid w:val="00F433B6"/>
    <w:rsid w:val="00F43C6F"/>
    <w:rsid w:val="00F45A24"/>
    <w:rsid w:val="00F46A17"/>
    <w:rsid w:val="00F519CF"/>
    <w:rsid w:val="00F548C2"/>
    <w:rsid w:val="00F66B21"/>
    <w:rsid w:val="00F71F4A"/>
    <w:rsid w:val="00F75FB3"/>
    <w:rsid w:val="00F80692"/>
    <w:rsid w:val="00F80A4C"/>
    <w:rsid w:val="00F80C92"/>
    <w:rsid w:val="00F82286"/>
    <w:rsid w:val="00F879A9"/>
    <w:rsid w:val="00FA3ABC"/>
    <w:rsid w:val="00FA48EC"/>
    <w:rsid w:val="00FB20E4"/>
    <w:rsid w:val="00FB63F3"/>
    <w:rsid w:val="00FC3E23"/>
    <w:rsid w:val="00FD4FA5"/>
    <w:rsid w:val="00FD6C59"/>
    <w:rsid w:val="00FD6E6F"/>
    <w:rsid w:val="00FD6FB0"/>
    <w:rsid w:val="00FD7356"/>
    <w:rsid w:val="00FE307A"/>
    <w:rsid w:val="00FE3A49"/>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04BF5"/>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20647</TotalTime>
  <Pages>16</Pages>
  <Words>3396</Words>
  <Characters>19363</Characters>
  <Application>Microsoft Office Word</Application>
  <DocSecurity>0</DocSecurity>
  <Lines>161</Lines>
  <Paragraphs>45</Paragraphs>
  <ScaleCrop>false</ScaleCrop>
  <Company>qks</Company>
  <LinksUpToDate>false</LinksUpToDate>
  <CharactersWithSpaces>22714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Lianghui Ding</cp:lastModifiedBy>
  <cp:revision>185</cp:revision>
  <cp:lastPrinted>2008-06-06T09:40:00Z</cp:lastPrinted>
  <dcterms:created xsi:type="dcterms:W3CDTF">2025-10-04T07:07:00Z</dcterms:created>
  <dcterms:modified xsi:type="dcterms:W3CDTF">2025-10-25T05:20:00Z</dcterms:modified>
</cp:coreProperties>
</file>