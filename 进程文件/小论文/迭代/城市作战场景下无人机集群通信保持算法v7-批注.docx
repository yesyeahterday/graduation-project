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14B51A" w14:textId="039FA525" w:rsidR="00C421E5" w:rsidRPr="00807F35" w:rsidRDefault="007A37FB" w:rsidP="00C631A8">
      <w:pPr>
        <w:spacing w:line="360" w:lineRule="auto"/>
        <w:jc w:val="center"/>
        <w:rPr>
          <w:rFonts w:ascii="宋体" w:hAnsi="宋体"/>
          <w:color w:val="000000"/>
          <w:sz w:val="44"/>
          <w:szCs w:val="44"/>
        </w:rPr>
      </w:pPr>
      <w:r>
        <w:rPr>
          <w:rFonts w:ascii="宋体" w:hAnsi="宋体" w:hint="eastAsia"/>
          <w:b/>
          <w:color w:val="000000"/>
          <w:sz w:val="44"/>
          <w:szCs w:val="44"/>
        </w:rPr>
        <w:t>面向</w:t>
      </w:r>
      <w:r w:rsidR="0075256F">
        <w:rPr>
          <w:rFonts w:ascii="宋体" w:hAnsi="宋体" w:hint="eastAsia"/>
          <w:b/>
          <w:color w:val="000000"/>
          <w:sz w:val="44"/>
          <w:szCs w:val="44"/>
        </w:rPr>
        <w:t>复杂地形与电磁对抗</w:t>
      </w:r>
      <w:r w:rsidR="002E49AB">
        <w:rPr>
          <w:rFonts w:ascii="宋体" w:hAnsi="宋体" w:hint="eastAsia"/>
          <w:b/>
          <w:color w:val="000000"/>
          <w:sz w:val="44"/>
          <w:szCs w:val="44"/>
        </w:rPr>
        <w:t>环境</w:t>
      </w:r>
      <w:r w:rsidR="006A15E5">
        <w:rPr>
          <w:rFonts w:ascii="宋体" w:hAnsi="宋体" w:hint="eastAsia"/>
          <w:b/>
          <w:color w:val="000000"/>
          <w:sz w:val="44"/>
          <w:szCs w:val="44"/>
        </w:rPr>
        <w:t>的</w:t>
      </w:r>
      <w:r w:rsidR="0001165D">
        <w:rPr>
          <w:rFonts w:ascii="宋体" w:hAnsi="宋体" w:hint="eastAsia"/>
          <w:b/>
          <w:color w:val="000000"/>
          <w:sz w:val="44"/>
          <w:szCs w:val="44"/>
        </w:rPr>
        <w:t>连通性保持</w:t>
      </w:r>
      <w:r w:rsidR="008D33C0">
        <w:rPr>
          <w:rFonts w:ascii="宋体" w:hAnsi="宋体" w:hint="eastAsia"/>
          <w:b/>
          <w:color w:val="000000"/>
          <w:sz w:val="44"/>
          <w:szCs w:val="44"/>
        </w:rPr>
        <w:t>无人集</w:t>
      </w:r>
      <w:r w:rsidR="00AA3564">
        <w:rPr>
          <w:rFonts w:ascii="宋体" w:hAnsi="宋体" w:hint="eastAsia"/>
          <w:b/>
          <w:color w:val="000000"/>
          <w:sz w:val="44"/>
          <w:szCs w:val="44"/>
        </w:rPr>
        <w:t>群</w:t>
      </w:r>
      <w:r w:rsidR="002E49AB">
        <w:rPr>
          <w:rFonts w:ascii="宋体" w:hAnsi="宋体" w:hint="eastAsia"/>
          <w:b/>
          <w:color w:val="000000"/>
          <w:sz w:val="44"/>
          <w:szCs w:val="44"/>
        </w:rPr>
        <w:t>分簇</w:t>
      </w:r>
      <w:r w:rsidR="008D33C0">
        <w:rPr>
          <w:rFonts w:ascii="宋体" w:hAnsi="宋体" w:hint="eastAsia"/>
          <w:b/>
          <w:color w:val="000000"/>
          <w:sz w:val="44"/>
          <w:szCs w:val="44"/>
        </w:rPr>
        <w:t>路径规划算法</w:t>
      </w:r>
    </w:p>
    <w:p w14:paraId="1365D962" w14:textId="0E8858C1" w:rsidR="00986B74" w:rsidRPr="00FD6C59" w:rsidRDefault="00986B74" w:rsidP="00986B74">
      <w:pPr>
        <w:spacing w:line="360" w:lineRule="auto"/>
        <w:jc w:val="center"/>
        <w:rPr>
          <w:rFonts w:ascii="楷体_GB2312" w:eastAsia="楷体_GB2312" w:hAnsi="宋体"/>
          <w:sz w:val="28"/>
          <w:szCs w:val="28"/>
        </w:rPr>
      </w:pPr>
      <w:r>
        <w:rPr>
          <w:rFonts w:ascii="楷体_GB2312" w:eastAsia="楷体_GB2312" w:hAnsi="宋体" w:hint="eastAsia"/>
          <w:sz w:val="28"/>
          <w:szCs w:val="28"/>
        </w:rPr>
        <w:t>何运璐</w:t>
      </w:r>
      <w:r w:rsidR="004434BD" w:rsidRPr="00FD6C59">
        <w:rPr>
          <w:rFonts w:ascii="楷体_GB2312" w:eastAsia="楷体_GB2312" w:hAnsi="宋体" w:hint="eastAsia"/>
          <w:sz w:val="28"/>
          <w:szCs w:val="28"/>
          <w:vertAlign w:val="superscript"/>
        </w:rPr>
        <w:t>1</w:t>
      </w:r>
      <w:r w:rsidR="004434BD" w:rsidRPr="00FD6C59">
        <w:rPr>
          <w:rFonts w:ascii="楷体_GB2312" w:eastAsia="楷体_GB2312" w:hAnsi="宋体" w:hint="eastAsia"/>
          <w:sz w:val="28"/>
          <w:szCs w:val="28"/>
        </w:rPr>
        <w:t>，</w:t>
      </w:r>
      <w:r>
        <w:rPr>
          <w:rFonts w:ascii="楷体_GB2312" w:eastAsia="楷体_GB2312" w:hAnsi="宋体" w:hint="eastAsia"/>
          <w:sz w:val="28"/>
          <w:szCs w:val="28"/>
        </w:rPr>
        <w:t>邱玉林</w:t>
      </w:r>
      <w:r w:rsidR="00F76CFF">
        <w:rPr>
          <w:rFonts w:ascii="楷体_GB2312" w:eastAsia="楷体_GB2312" w:hAnsi="宋体"/>
          <w:sz w:val="28"/>
          <w:szCs w:val="28"/>
          <w:vertAlign w:val="superscript"/>
        </w:rPr>
        <w:t>1</w:t>
      </w:r>
      <w:r w:rsidR="004434BD" w:rsidRPr="00FD6C59">
        <w:rPr>
          <w:rFonts w:ascii="楷体_GB2312" w:eastAsia="楷体_GB2312" w:hAnsi="宋体" w:hint="eastAsia"/>
          <w:sz w:val="28"/>
          <w:szCs w:val="28"/>
        </w:rPr>
        <w:t>，</w:t>
      </w:r>
      <w:r>
        <w:rPr>
          <w:rFonts w:ascii="楷体_GB2312" w:eastAsia="楷体_GB2312" w:hAnsi="宋体" w:hint="eastAsia"/>
          <w:sz w:val="28"/>
          <w:szCs w:val="28"/>
        </w:rPr>
        <w:t>林焕</w:t>
      </w:r>
      <w:r w:rsidR="004434BD" w:rsidRPr="00FD6C59">
        <w:rPr>
          <w:rFonts w:ascii="楷体_GB2312" w:eastAsia="楷体_GB2312" w:hAnsi="宋体" w:hint="eastAsia"/>
          <w:sz w:val="28"/>
          <w:szCs w:val="28"/>
          <w:vertAlign w:val="superscript"/>
        </w:rPr>
        <w:t>1</w:t>
      </w:r>
      <w:r w:rsidRPr="00FD6C59">
        <w:rPr>
          <w:rFonts w:ascii="楷体_GB2312" w:eastAsia="楷体_GB2312" w:hAnsi="宋体" w:hint="eastAsia"/>
          <w:sz w:val="28"/>
          <w:szCs w:val="28"/>
        </w:rPr>
        <w:t>，</w:t>
      </w:r>
      <w:r w:rsidR="00F76CFF">
        <w:rPr>
          <w:rFonts w:ascii="楷体_GB2312" w:eastAsia="楷体_GB2312" w:hAnsi="宋体" w:hint="eastAsia"/>
          <w:sz w:val="28"/>
          <w:szCs w:val="28"/>
        </w:rPr>
        <w:t>张宇</w:t>
      </w:r>
      <w:r w:rsidR="00F76CFF">
        <w:rPr>
          <w:rFonts w:ascii="楷体_GB2312" w:eastAsia="楷体_GB2312" w:hAnsi="宋体"/>
          <w:sz w:val="28"/>
          <w:szCs w:val="28"/>
          <w:vertAlign w:val="superscript"/>
        </w:rPr>
        <w:t>2</w:t>
      </w:r>
      <w:r w:rsidR="00F76CFF">
        <w:rPr>
          <w:rFonts w:ascii="楷体_GB2312" w:eastAsia="楷体_GB2312" w:hAnsi="宋体" w:hint="eastAsia"/>
          <w:sz w:val="28"/>
          <w:szCs w:val="28"/>
        </w:rPr>
        <w:t>，</w:t>
      </w:r>
      <w:r w:rsidR="00445991">
        <w:rPr>
          <w:rFonts w:ascii="楷体_GB2312" w:eastAsia="楷体_GB2312" w:hAnsi="宋体" w:hint="eastAsia"/>
          <w:sz w:val="28"/>
          <w:szCs w:val="28"/>
        </w:rPr>
        <w:t>王琳</w:t>
      </w:r>
      <w:r w:rsidR="00F76CFF" w:rsidRPr="00FD6C59">
        <w:rPr>
          <w:rFonts w:ascii="楷体_GB2312" w:eastAsia="楷体_GB2312" w:hAnsi="宋体" w:hint="eastAsia"/>
          <w:sz w:val="28"/>
          <w:szCs w:val="28"/>
          <w:vertAlign w:val="superscript"/>
        </w:rPr>
        <w:t>1</w:t>
      </w:r>
      <w:r w:rsidR="00445991">
        <w:rPr>
          <w:rFonts w:ascii="楷体_GB2312" w:eastAsia="楷体_GB2312" w:hAnsi="宋体" w:hint="eastAsia"/>
          <w:sz w:val="28"/>
          <w:szCs w:val="28"/>
        </w:rPr>
        <w:t>，</w:t>
      </w:r>
      <w:r w:rsidR="00390B24">
        <w:rPr>
          <w:rFonts w:ascii="楷体_GB2312" w:eastAsia="楷体_GB2312" w:hAnsi="宋体" w:hint="eastAsia"/>
          <w:sz w:val="28"/>
          <w:szCs w:val="28"/>
        </w:rPr>
        <w:t>丁良辉</w:t>
      </w:r>
      <w:r w:rsidRPr="00FD6C59">
        <w:rPr>
          <w:rFonts w:ascii="楷体_GB2312" w:eastAsia="楷体_GB2312" w:hAnsi="宋体" w:hint="eastAsia"/>
          <w:sz w:val="28"/>
          <w:szCs w:val="28"/>
          <w:vertAlign w:val="superscript"/>
        </w:rPr>
        <w:t>1</w:t>
      </w:r>
    </w:p>
    <w:p w14:paraId="25E401D2" w14:textId="293E6586" w:rsidR="005D76E7" w:rsidRPr="00FD6C59" w:rsidRDefault="004434BD" w:rsidP="00C631A8">
      <w:pPr>
        <w:spacing w:afterLines="50" w:after="156" w:line="360" w:lineRule="auto"/>
        <w:jc w:val="center"/>
        <w:rPr>
          <w:rFonts w:ascii="楷体_GB2312" w:eastAsia="楷体_GB2312" w:hAnsi="宋体"/>
          <w:sz w:val="21"/>
          <w:szCs w:val="21"/>
        </w:rPr>
      </w:pPr>
      <w:r w:rsidRPr="00FD6C59">
        <w:rPr>
          <w:rFonts w:ascii="楷体_GB2312" w:eastAsia="楷体_GB2312" w:hAnsi="宋体" w:hint="eastAsia"/>
          <w:sz w:val="21"/>
          <w:szCs w:val="21"/>
        </w:rPr>
        <w:t>(1.</w:t>
      </w:r>
      <w:r w:rsidR="00F76CFF">
        <w:rPr>
          <w:rFonts w:ascii="楷体_GB2312" w:eastAsia="楷体_GB2312" w:hAnsi="宋体" w:hint="eastAsia"/>
          <w:sz w:val="21"/>
          <w:szCs w:val="21"/>
        </w:rPr>
        <w:t>上海交通大学集成电路学院，上海市闵行区2</w:t>
      </w:r>
      <w:r w:rsidR="00F76CFF">
        <w:rPr>
          <w:rFonts w:ascii="楷体_GB2312" w:eastAsia="楷体_GB2312" w:hAnsi="宋体"/>
          <w:sz w:val="21"/>
          <w:szCs w:val="21"/>
        </w:rPr>
        <w:t>00240</w:t>
      </w:r>
      <w:r w:rsidRPr="00FD6C59">
        <w:rPr>
          <w:rFonts w:ascii="楷体_GB2312" w:eastAsia="楷体_GB2312" w:hAnsi="宋体" w:hint="eastAsia"/>
          <w:sz w:val="21"/>
          <w:szCs w:val="21"/>
        </w:rPr>
        <w:t>；2.</w:t>
      </w:r>
      <w:r w:rsidR="00F76CFF">
        <w:rPr>
          <w:rFonts w:ascii="楷体_GB2312" w:eastAsia="楷体_GB2312" w:hAnsi="宋体"/>
          <w:sz w:val="21"/>
          <w:szCs w:val="21"/>
        </w:rPr>
        <w:t>92941</w:t>
      </w:r>
      <w:r w:rsidR="00F76CFF">
        <w:rPr>
          <w:rFonts w:ascii="楷体_GB2312" w:eastAsia="楷体_GB2312" w:hAnsi="宋体" w:hint="eastAsia"/>
          <w:sz w:val="21"/>
          <w:szCs w:val="21"/>
        </w:rPr>
        <w:t>部队，葫芦岛市龙岗区</w:t>
      </w:r>
      <w:r w:rsidRPr="00FD6C59">
        <w:rPr>
          <w:rFonts w:ascii="楷体_GB2312" w:eastAsia="楷体_GB2312" w:hAnsi="宋体" w:hint="eastAsia"/>
          <w:sz w:val="21"/>
          <w:szCs w:val="21"/>
        </w:rPr>
        <w:t>)</w:t>
      </w:r>
    </w:p>
    <w:p w14:paraId="3726A8FC" w14:textId="666DB2EB" w:rsidR="00857414" w:rsidRDefault="005D76E7" w:rsidP="00C631A8">
      <w:pPr>
        <w:spacing w:line="360" w:lineRule="auto"/>
        <w:ind w:firstLineChars="200" w:firstLine="360"/>
        <w:rPr>
          <w:rFonts w:ascii="黑体" w:eastAsia="黑体" w:hAnsi="宋体"/>
          <w:sz w:val="21"/>
          <w:szCs w:val="21"/>
        </w:rPr>
      </w:pPr>
      <w:r w:rsidRPr="00857414">
        <w:rPr>
          <w:rFonts w:ascii="黑体" w:eastAsia="黑体" w:hAnsi="宋体" w:hint="eastAsia"/>
          <w:color w:val="000000"/>
          <w:szCs w:val="18"/>
        </w:rPr>
        <w:t>摘要</w:t>
      </w:r>
      <w:r w:rsidRPr="002D253A">
        <w:rPr>
          <w:rFonts w:ascii="黑体" w:eastAsia="黑体" w:hAnsi="宋体" w:hint="eastAsia"/>
          <w:sz w:val="21"/>
          <w:szCs w:val="21"/>
        </w:rPr>
        <w:t>：</w:t>
      </w:r>
      <w:r w:rsidR="008D33C0" w:rsidRPr="0075764C">
        <w:rPr>
          <w:rFonts w:eastAsia="楷体_GB2312"/>
          <w:szCs w:val="18"/>
        </w:rPr>
        <w:t>在</w:t>
      </w:r>
      <w:r w:rsidR="008D33C0" w:rsidRPr="0075764C">
        <w:rPr>
          <w:rFonts w:eastAsia="楷体_GB2312" w:hint="eastAsia"/>
          <w:szCs w:val="18"/>
        </w:rPr>
        <w:t>建筑</w:t>
      </w:r>
      <w:r w:rsidR="0013068A" w:rsidRPr="0075764C">
        <w:rPr>
          <w:rFonts w:eastAsia="楷体_GB2312" w:hint="eastAsia"/>
          <w:szCs w:val="18"/>
        </w:rPr>
        <w:t>物</w:t>
      </w:r>
      <w:r w:rsidR="008D33C0" w:rsidRPr="0075764C">
        <w:rPr>
          <w:rFonts w:eastAsia="楷体_GB2312" w:hint="eastAsia"/>
          <w:szCs w:val="18"/>
        </w:rPr>
        <w:t>密集且存在电磁干扰</w:t>
      </w:r>
      <w:r w:rsidR="008D33C0" w:rsidRPr="0075764C">
        <w:rPr>
          <w:rFonts w:eastAsia="楷体_GB2312"/>
          <w:szCs w:val="18"/>
        </w:rPr>
        <w:t>的</w:t>
      </w:r>
      <w:r w:rsidR="0067354F" w:rsidRPr="0075764C">
        <w:rPr>
          <w:rFonts w:eastAsia="楷体_GB2312" w:hint="eastAsia"/>
          <w:szCs w:val="18"/>
        </w:rPr>
        <w:t>未知</w:t>
      </w:r>
      <w:r w:rsidR="008D33C0" w:rsidRPr="0075764C">
        <w:rPr>
          <w:rFonts w:eastAsia="楷体_GB2312"/>
          <w:szCs w:val="18"/>
        </w:rPr>
        <w:t>作战环境</w:t>
      </w:r>
      <w:r w:rsidR="0067354F" w:rsidRPr="0075764C">
        <w:rPr>
          <w:rFonts w:eastAsia="楷体_GB2312" w:hint="eastAsia"/>
          <w:szCs w:val="18"/>
        </w:rPr>
        <w:t>中</w:t>
      </w:r>
      <w:r w:rsidR="008D33C0" w:rsidRPr="0075764C">
        <w:rPr>
          <w:rFonts w:eastAsia="楷体_GB2312"/>
          <w:szCs w:val="18"/>
        </w:rPr>
        <w:t>，无人机集群在执行任务过程中不仅需要</w:t>
      </w:r>
      <w:r w:rsidR="00B854FE" w:rsidRPr="0075764C">
        <w:rPr>
          <w:rFonts w:eastAsia="楷体_GB2312" w:hint="eastAsia"/>
          <w:szCs w:val="18"/>
        </w:rPr>
        <w:t>根据实时变化的外界环境实时更新</w:t>
      </w:r>
      <w:r w:rsidR="008D33C0" w:rsidRPr="0075764C">
        <w:rPr>
          <w:rFonts w:eastAsia="楷体_GB2312"/>
          <w:szCs w:val="18"/>
        </w:rPr>
        <w:t>路径，还必须保持</w:t>
      </w:r>
      <w:r w:rsidR="004774E4" w:rsidRPr="0075764C">
        <w:rPr>
          <w:rFonts w:eastAsia="楷体_GB2312" w:hint="eastAsia"/>
          <w:szCs w:val="18"/>
        </w:rPr>
        <w:t>集群内</w:t>
      </w:r>
      <w:r w:rsidR="008D33C0" w:rsidRPr="0075764C">
        <w:rPr>
          <w:rFonts w:eastAsia="楷体_GB2312"/>
          <w:szCs w:val="18"/>
        </w:rPr>
        <w:t>通信连通，以保障</w:t>
      </w:r>
      <w:r w:rsidR="00FE72B5" w:rsidRPr="0075764C">
        <w:rPr>
          <w:rFonts w:eastAsia="楷体_GB2312" w:hint="eastAsia"/>
          <w:szCs w:val="18"/>
        </w:rPr>
        <w:t>打击和侦查等</w:t>
      </w:r>
      <w:r w:rsidR="008D33C0" w:rsidRPr="0075764C">
        <w:rPr>
          <w:rFonts w:eastAsia="楷体_GB2312"/>
          <w:szCs w:val="18"/>
        </w:rPr>
        <w:t>任务的协同与信息交互</w:t>
      </w:r>
      <w:r w:rsidR="00C3513C" w:rsidRPr="0075764C">
        <w:rPr>
          <w:rFonts w:eastAsia="楷体_GB2312" w:hint="eastAsia"/>
          <w:szCs w:val="18"/>
        </w:rPr>
        <w:t>。</w:t>
      </w:r>
      <w:r w:rsidR="00842C8B">
        <w:rPr>
          <w:rFonts w:eastAsia="楷体_GB2312" w:hint="eastAsia"/>
          <w:szCs w:val="18"/>
        </w:rPr>
        <w:t>本文针对</w:t>
      </w:r>
      <w:r w:rsidR="00955752">
        <w:rPr>
          <w:rFonts w:eastAsia="楷体_GB2312" w:hint="eastAsia"/>
          <w:szCs w:val="18"/>
        </w:rPr>
        <w:t>现有</w:t>
      </w:r>
      <w:r w:rsidR="00842C8B">
        <w:rPr>
          <w:rFonts w:eastAsia="楷体_GB2312" w:hint="eastAsia"/>
          <w:szCs w:val="18"/>
        </w:rPr>
        <w:t>人工势场法路径规划随着</w:t>
      </w:r>
      <w:r w:rsidR="00842C8B" w:rsidRPr="0075764C">
        <w:rPr>
          <w:rFonts w:eastAsia="楷体_GB2312" w:hint="eastAsia"/>
          <w:szCs w:val="18"/>
        </w:rPr>
        <w:t>网络规模和外部环境复杂度增加</w:t>
      </w:r>
      <w:r w:rsidR="008A2106">
        <w:rPr>
          <w:rFonts w:eastAsia="楷体_GB2312" w:hint="eastAsia"/>
          <w:szCs w:val="18"/>
        </w:rPr>
        <w:t>出现</w:t>
      </w:r>
      <w:r w:rsidR="00955752">
        <w:rPr>
          <w:rFonts w:eastAsia="楷体_GB2312" w:hint="eastAsia"/>
          <w:szCs w:val="18"/>
        </w:rPr>
        <w:t>的</w:t>
      </w:r>
      <w:r w:rsidR="00F15BA0" w:rsidRPr="0075764C">
        <w:rPr>
          <w:rFonts w:eastAsia="楷体_GB2312" w:hint="eastAsia"/>
          <w:szCs w:val="18"/>
        </w:rPr>
        <w:t>路径</w:t>
      </w:r>
      <w:r w:rsidR="00147337" w:rsidRPr="0075764C">
        <w:rPr>
          <w:rFonts w:eastAsia="楷体_GB2312" w:hint="eastAsia"/>
          <w:szCs w:val="18"/>
        </w:rPr>
        <w:t>死锁和震荡</w:t>
      </w:r>
      <w:r w:rsidR="00955752">
        <w:rPr>
          <w:rFonts w:eastAsia="楷体_GB2312" w:hint="eastAsia"/>
          <w:szCs w:val="18"/>
        </w:rPr>
        <w:t>问题</w:t>
      </w:r>
      <w:r w:rsidR="007A7A95" w:rsidRPr="0075764C">
        <w:rPr>
          <w:rFonts w:eastAsia="楷体_GB2312" w:hint="eastAsia"/>
          <w:szCs w:val="18"/>
        </w:rPr>
        <w:t>，</w:t>
      </w:r>
      <w:bookmarkStart w:id="0" w:name="_Hlk213939123"/>
      <w:r w:rsidR="007A7A95" w:rsidRPr="0075764C">
        <w:rPr>
          <w:rFonts w:eastAsia="楷体_GB2312"/>
          <w:szCs w:val="18"/>
        </w:rPr>
        <w:t>提出一种</w:t>
      </w:r>
      <w:bookmarkStart w:id="1" w:name="OLE_LINK4"/>
      <w:r w:rsidR="00C74822" w:rsidRPr="0075764C">
        <w:rPr>
          <w:rFonts w:eastAsia="楷体_GB2312" w:hint="eastAsia"/>
          <w:szCs w:val="18"/>
        </w:rPr>
        <w:t>全局路径采样与局部人工势场法相结合的</w:t>
      </w:r>
      <w:r w:rsidR="00931E1D">
        <w:rPr>
          <w:rFonts w:eastAsia="楷体_GB2312" w:hint="eastAsia"/>
          <w:szCs w:val="18"/>
        </w:rPr>
        <w:t>连通性</w:t>
      </w:r>
      <w:r w:rsidR="00296891" w:rsidRPr="0075764C">
        <w:rPr>
          <w:rFonts w:eastAsia="楷体_GB2312" w:hint="eastAsia"/>
          <w:szCs w:val="18"/>
        </w:rPr>
        <w:t>保持</w:t>
      </w:r>
      <w:r w:rsidR="00C74822" w:rsidRPr="0075764C">
        <w:rPr>
          <w:rFonts w:eastAsia="楷体_GB2312" w:hint="eastAsia"/>
          <w:szCs w:val="18"/>
        </w:rPr>
        <w:t>路径规划方法</w:t>
      </w:r>
      <w:r w:rsidR="007A7A95" w:rsidRPr="00F76CFF">
        <w:rPr>
          <w:rFonts w:eastAsia="楷体_GB2312"/>
          <w:szCs w:val="18"/>
        </w:rPr>
        <w:t>（</w:t>
      </w:r>
      <w:bookmarkStart w:id="2" w:name="OLE_LINK3"/>
      <w:r w:rsidR="00F76CFF" w:rsidRPr="00F76CFF">
        <w:rPr>
          <w:rFonts w:eastAsia="楷体_GB2312"/>
          <w:szCs w:val="18"/>
        </w:rPr>
        <w:t>C-</w:t>
      </w:r>
      <w:r w:rsidR="007A7A95" w:rsidRPr="00F76CFF">
        <w:rPr>
          <w:rFonts w:eastAsia="楷体_GB2312"/>
          <w:szCs w:val="18"/>
        </w:rPr>
        <w:t>RRT*-APF</w:t>
      </w:r>
      <w:bookmarkEnd w:id="2"/>
      <w:r w:rsidR="007A7A95" w:rsidRPr="00F76CFF">
        <w:rPr>
          <w:rFonts w:eastAsia="楷体_GB2312"/>
          <w:szCs w:val="18"/>
        </w:rPr>
        <w:t>）</w:t>
      </w:r>
      <w:bookmarkEnd w:id="0"/>
      <w:bookmarkEnd w:id="1"/>
      <w:r w:rsidR="007A7A95" w:rsidRPr="0075764C">
        <w:rPr>
          <w:rFonts w:eastAsia="楷体_GB2312"/>
          <w:szCs w:val="18"/>
        </w:rPr>
        <w:t>。</w:t>
      </w:r>
      <w:r w:rsidR="009F3C62">
        <w:rPr>
          <w:rFonts w:eastAsia="楷体_GB2312" w:hint="eastAsia"/>
          <w:szCs w:val="18"/>
        </w:rPr>
        <w:t>该方法</w:t>
      </w:r>
      <w:r w:rsidR="002B67E1" w:rsidRPr="0075764C">
        <w:rPr>
          <w:rFonts w:eastAsia="楷体_GB2312" w:hint="eastAsia"/>
          <w:szCs w:val="18"/>
        </w:rPr>
        <w:t>将无人机集群分为多个簇</w:t>
      </w:r>
      <w:r w:rsidR="00E239D9">
        <w:rPr>
          <w:rFonts w:eastAsia="楷体_GB2312" w:hint="eastAsia"/>
          <w:szCs w:val="18"/>
        </w:rPr>
        <w:t>，</w:t>
      </w:r>
      <w:r w:rsidR="009F3C62">
        <w:rPr>
          <w:rFonts w:eastAsia="楷体_GB2312" w:hint="eastAsia"/>
          <w:szCs w:val="18"/>
        </w:rPr>
        <w:t>降低多节点协同路径规划复杂度</w:t>
      </w:r>
      <w:r w:rsidR="00602875">
        <w:rPr>
          <w:rFonts w:eastAsia="楷体_GB2312" w:hint="eastAsia"/>
          <w:szCs w:val="18"/>
        </w:rPr>
        <w:t>；针对无全局信息应用场景，每个簇基于</w:t>
      </w:r>
      <w:r w:rsidR="006A38D1">
        <w:rPr>
          <w:rFonts w:eastAsia="楷体_GB2312" w:hint="eastAsia"/>
          <w:szCs w:val="18"/>
        </w:rPr>
        <w:t>实时获取的外部环境信息，通过全局路径采样和</w:t>
      </w:r>
      <w:r w:rsidR="00602875" w:rsidRPr="00F76CFF">
        <w:rPr>
          <w:rFonts w:eastAsia="楷体_GB2312"/>
          <w:szCs w:val="18"/>
        </w:rPr>
        <w:t>Fréchet</w:t>
      </w:r>
      <w:r w:rsidR="00DB119B" w:rsidRPr="0075764C">
        <w:rPr>
          <w:rFonts w:eastAsia="楷体_GB2312" w:hint="eastAsia"/>
          <w:szCs w:val="18"/>
        </w:rPr>
        <w:t>簇间距离约束</w:t>
      </w:r>
      <w:r w:rsidR="00387F3B">
        <w:rPr>
          <w:rFonts w:eastAsia="楷体_GB2312" w:hint="eastAsia"/>
          <w:szCs w:val="18"/>
        </w:rPr>
        <w:t>方法</w:t>
      </w:r>
      <w:r w:rsidR="00387F3B" w:rsidRPr="00F76CFF">
        <w:rPr>
          <w:rFonts w:eastAsia="楷体_GB2312"/>
          <w:szCs w:val="18"/>
        </w:rPr>
        <w:t>（</w:t>
      </w:r>
      <w:r w:rsidR="00F76CFF">
        <w:rPr>
          <w:rFonts w:eastAsia="楷体_GB2312" w:hint="eastAsia"/>
          <w:szCs w:val="18"/>
        </w:rPr>
        <w:t>C</w:t>
      </w:r>
      <w:r w:rsidR="00F76CFF">
        <w:rPr>
          <w:rFonts w:eastAsia="楷体_GB2312"/>
          <w:szCs w:val="18"/>
        </w:rPr>
        <w:t>-</w:t>
      </w:r>
      <w:r w:rsidR="00387F3B" w:rsidRPr="00F76CFF">
        <w:rPr>
          <w:rFonts w:eastAsia="楷体_GB2312"/>
          <w:szCs w:val="18"/>
        </w:rPr>
        <w:t>RRT*</w:t>
      </w:r>
      <w:r w:rsidR="00387F3B" w:rsidRPr="00F76CFF">
        <w:rPr>
          <w:rFonts w:eastAsia="楷体_GB2312"/>
          <w:szCs w:val="18"/>
        </w:rPr>
        <w:t>）</w:t>
      </w:r>
      <w:r w:rsidR="006A38D1">
        <w:rPr>
          <w:rFonts w:eastAsia="楷体_GB2312" w:hint="eastAsia"/>
          <w:szCs w:val="18"/>
        </w:rPr>
        <w:t>生成</w:t>
      </w:r>
      <w:r w:rsidR="00A43416" w:rsidRPr="0075764C">
        <w:rPr>
          <w:rFonts w:eastAsia="楷体_GB2312" w:hint="eastAsia"/>
          <w:szCs w:val="18"/>
        </w:rPr>
        <w:t>每个簇的</w:t>
      </w:r>
      <w:r w:rsidR="00DB119B" w:rsidRPr="0075764C">
        <w:rPr>
          <w:rFonts w:eastAsia="楷体_GB2312" w:hint="eastAsia"/>
          <w:szCs w:val="18"/>
        </w:rPr>
        <w:t>全局路径</w:t>
      </w:r>
      <w:r w:rsidR="006801DE" w:rsidRPr="0075764C">
        <w:rPr>
          <w:rFonts w:eastAsia="楷体_GB2312" w:hint="eastAsia"/>
          <w:szCs w:val="18"/>
        </w:rPr>
        <w:t>关键点</w:t>
      </w:r>
      <w:r w:rsidR="009E77F8" w:rsidRPr="0075764C">
        <w:rPr>
          <w:rFonts w:eastAsia="楷体_GB2312" w:hint="eastAsia"/>
          <w:szCs w:val="18"/>
        </w:rPr>
        <w:t>；</w:t>
      </w:r>
      <w:r w:rsidR="00387F3B">
        <w:rPr>
          <w:rFonts w:eastAsia="楷体_GB2312" w:hint="eastAsia"/>
          <w:szCs w:val="18"/>
        </w:rPr>
        <w:t>簇内使用基于最</w:t>
      </w:r>
      <w:r w:rsidR="00A76699">
        <w:rPr>
          <w:rFonts w:eastAsia="楷体_GB2312" w:hint="eastAsia"/>
          <w:szCs w:val="18"/>
        </w:rPr>
        <w:t>大</w:t>
      </w:r>
      <w:r w:rsidR="00A76699">
        <w:rPr>
          <w:rFonts w:eastAsia="楷体_GB2312" w:hint="eastAsia"/>
          <w:szCs w:val="18"/>
        </w:rPr>
        <w:t>S</w:t>
      </w:r>
      <w:r w:rsidR="00A76699">
        <w:rPr>
          <w:rFonts w:eastAsia="楷体_GB2312"/>
          <w:szCs w:val="18"/>
        </w:rPr>
        <w:t>INR</w:t>
      </w:r>
      <w:r w:rsidR="00A76699">
        <w:rPr>
          <w:rFonts w:eastAsia="楷体_GB2312" w:hint="eastAsia"/>
          <w:szCs w:val="18"/>
        </w:rPr>
        <w:t>瓶颈</w:t>
      </w:r>
      <w:r w:rsidR="00387F3B">
        <w:rPr>
          <w:rFonts w:eastAsia="楷体_GB2312" w:hint="eastAsia"/>
          <w:szCs w:val="18"/>
        </w:rPr>
        <w:t>生成树的局部人工势场法</w:t>
      </w:r>
      <w:r w:rsidR="00387F3B" w:rsidRPr="00F76CFF">
        <w:rPr>
          <w:rFonts w:eastAsia="楷体_GB2312"/>
          <w:szCs w:val="18"/>
        </w:rPr>
        <w:t>（</w:t>
      </w:r>
      <w:r w:rsidR="00387F3B" w:rsidRPr="00F76CFF">
        <w:rPr>
          <w:rFonts w:eastAsia="楷体_GB2312"/>
          <w:szCs w:val="18"/>
        </w:rPr>
        <w:t>MBST-APF</w:t>
      </w:r>
      <w:r w:rsidR="00387F3B" w:rsidRPr="00F76CFF">
        <w:rPr>
          <w:rFonts w:eastAsia="楷体_GB2312"/>
          <w:szCs w:val="18"/>
        </w:rPr>
        <w:t>）</w:t>
      </w:r>
      <w:r w:rsidR="000E7C72" w:rsidRPr="0075764C">
        <w:rPr>
          <w:rFonts w:eastAsia="楷体_GB2312" w:hint="eastAsia"/>
          <w:szCs w:val="18"/>
        </w:rPr>
        <w:t>实时计算</w:t>
      </w:r>
      <w:r w:rsidR="009C77F3">
        <w:rPr>
          <w:rFonts w:eastAsia="楷体_GB2312" w:hint="eastAsia"/>
          <w:szCs w:val="18"/>
        </w:rPr>
        <w:t>单步路径</w:t>
      </w:r>
      <w:r w:rsidR="000E7C72" w:rsidRPr="0075764C">
        <w:rPr>
          <w:rFonts w:eastAsia="楷体_GB2312" w:hint="eastAsia"/>
          <w:szCs w:val="18"/>
        </w:rPr>
        <w:t>点</w:t>
      </w:r>
      <w:r w:rsidR="007A7A95" w:rsidRPr="0075764C">
        <w:rPr>
          <w:rFonts w:eastAsia="楷体_GB2312"/>
          <w:szCs w:val="18"/>
        </w:rPr>
        <w:t>。</w:t>
      </w:r>
      <w:r w:rsidR="00517DE4" w:rsidRPr="0075764C">
        <w:rPr>
          <w:rFonts w:eastAsia="楷体_GB2312" w:hint="eastAsia"/>
          <w:szCs w:val="18"/>
        </w:rPr>
        <w:t>本文构建了</w:t>
      </w:r>
      <w:r w:rsidR="008533F7" w:rsidRPr="0075764C">
        <w:rPr>
          <w:rFonts w:eastAsia="楷体_GB2312" w:hint="eastAsia"/>
          <w:szCs w:val="18"/>
        </w:rPr>
        <w:t>建筑</w:t>
      </w:r>
      <w:r w:rsidR="00517DE4" w:rsidRPr="0075764C">
        <w:rPr>
          <w:rFonts w:eastAsia="楷体_GB2312" w:hint="eastAsia"/>
          <w:szCs w:val="18"/>
        </w:rPr>
        <w:t>障碍和电磁干扰并存的城市作战</w:t>
      </w:r>
      <w:r w:rsidR="006A1537">
        <w:rPr>
          <w:rFonts w:eastAsia="楷体_GB2312" w:hint="eastAsia"/>
          <w:szCs w:val="18"/>
        </w:rPr>
        <w:t>仿真</w:t>
      </w:r>
      <w:r w:rsidR="00517DE4" w:rsidRPr="0075764C">
        <w:rPr>
          <w:rFonts w:eastAsia="楷体_GB2312" w:hint="eastAsia"/>
          <w:szCs w:val="18"/>
        </w:rPr>
        <w:t>环境，</w:t>
      </w:r>
      <w:r w:rsidR="006A1537">
        <w:rPr>
          <w:rFonts w:eastAsia="楷体_GB2312" w:hint="eastAsia"/>
          <w:szCs w:val="18"/>
        </w:rPr>
        <w:t>针对</w:t>
      </w:r>
      <w:r w:rsidR="00517DE4" w:rsidRPr="0075764C">
        <w:rPr>
          <w:rFonts w:eastAsia="楷体_GB2312"/>
          <w:szCs w:val="18"/>
        </w:rPr>
        <w:t>36</w:t>
      </w:r>
      <w:r w:rsidR="00517DE4" w:rsidRPr="0075764C">
        <w:rPr>
          <w:rFonts w:eastAsia="楷体_GB2312" w:hint="eastAsia"/>
          <w:szCs w:val="18"/>
        </w:rPr>
        <w:t>节点的路径规划</w:t>
      </w:r>
      <w:r w:rsidR="006A1537">
        <w:rPr>
          <w:rFonts w:eastAsia="楷体_GB2312" w:hint="eastAsia"/>
          <w:szCs w:val="18"/>
        </w:rPr>
        <w:t>仿真</w:t>
      </w:r>
      <w:r w:rsidR="008D33C0" w:rsidRPr="0075764C">
        <w:rPr>
          <w:rFonts w:eastAsia="楷体_GB2312"/>
          <w:szCs w:val="18"/>
        </w:rPr>
        <w:t>表明，</w:t>
      </w:r>
      <w:r w:rsidR="00924FC4">
        <w:rPr>
          <w:rFonts w:eastAsia="楷体_GB2312" w:hint="eastAsia"/>
          <w:szCs w:val="18"/>
        </w:rPr>
        <w:t>与</w:t>
      </w:r>
      <w:r w:rsidR="00915CD8">
        <w:rPr>
          <w:rFonts w:eastAsia="楷体_GB2312" w:hint="eastAsia"/>
          <w:szCs w:val="18"/>
        </w:rPr>
        <w:t>当前最好算法</w:t>
      </w:r>
      <w:r w:rsidR="00924FC4">
        <w:rPr>
          <w:rFonts w:eastAsia="楷体_GB2312" w:hint="eastAsia"/>
          <w:szCs w:val="18"/>
        </w:rPr>
        <w:t>CMUPF</w:t>
      </w:r>
      <w:r w:rsidR="00924FC4">
        <w:rPr>
          <w:rFonts w:eastAsia="楷体_GB2312" w:hint="eastAsia"/>
          <w:szCs w:val="18"/>
        </w:rPr>
        <w:t>相比，</w:t>
      </w:r>
      <w:r w:rsidR="005A6F11">
        <w:rPr>
          <w:rFonts w:eastAsia="楷体_GB2312" w:hint="eastAsia"/>
          <w:szCs w:val="18"/>
        </w:rPr>
        <w:t>本文</w:t>
      </w:r>
      <w:r w:rsidR="008D33C0" w:rsidRPr="00956599">
        <w:rPr>
          <w:rFonts w:eastAsia="楷体_GB2312"/>
          <w:szCs w:val="18"/>
          <w:highlight w:val="yellow"/>
        </w:rPr>
        <w:t>所提</w:t>
      </w:r>
      <w:r w:rsidR="007374B2" w:rsidRPr="00956599">
        <w:rPr>
          <w:rFonts w:eastAsia="楷体_GB2312"/>
          <w:szCs w:val="18"/>
          <w:highlight w:val="yellow"/>
        </w:rPr>
        <w:t>C-RRT*-APF</w:t>
      </w:r>
      <w:r w:rsidR="008D33C0" w:rsidRPr="00956599">
        <w:rPr>
          <w:rFonts w:eastAsia="楷体_GB2312"/>
          <w:szCs w:val="18"/>
          <w:highlight w:val="yellow"/>
        </w:rPr>
        <w:t>方法</w:t>
      </w:r>
      <w:r w:rsidR="007374B2" w:rsidRPr="00956599">
        <w:rPr>
          <w:rFonts w:eastAsia="楷体_GB2312" w:hint="eastAsia"/>
          <w:szCs w:val="18"/>
          <w:highlight w:val="yellow"/>
        </w:rPr>
        <w:t>路径规划</w:t>
      </w:r>
      <w:r w:rsidR="00A651F6" w:rsidRPr="00956599">
        <w:rPr>
          <w:rFonts w:eastAsia="楷体_GB2312" w:hint="eastAsia"/>
          <w:szCs w:val="18"/>
          <w:highlight w:val="yellow"/>
        </w:rPr>
        <w:t>平均到达</w:t>
      </w:r>
      <w:r w:rsidR="00891B57">
        <w:rPr>
          <w:rFonts w:eastAsia="楷体_GB2312" w:hint="eastAsia"/>
          <w:szCs w:val="18"/>
          <w:highlight w:val="yellow"/>
        </w:rPr>
        <w:t>时间</w:t>
      </w:r>
      <w:r w:rsidR="00924FC4">
        <w:rPr>
          <w:rFonts w:eastAsia="楷体_GB2312" w:hint="eastAsia"/>
          <w:szCs w:val="18"/>
          <w:highlight w:val="yellow"/>
        </w:rPr>
        <w:t>低</w:t>
      </w:r>
      <w:r w:rsidR="006B2B47">
        <w:rPr>
          <w:rFonts w:eastAsia="楷体_GB2312"/>
          <w:szCs w:val="18"/>
          <w:highlight w:val="yellow"/>
        </w:rPr>
        <w:t>29</w:t>
      </w:r>
      <w:r w:rsidR="00924FC4">
        <w:rPr>
          <w:rFonts w:eastAsia="楷体_GB2312"/>
          <w:szCs w:val="18"/>
          <w:highlight w:val="yellow"/>
        </w:rPr>
        <w:t>%</w:t>
      </w:r>
      <w:r w:rsidR="00924FC4">
        <w:rPr>
          <w:rFonts w:eastAsia="楷体_GB2312" w:hint="eastAsia"/>
          <w:szCs w:val="18"/>
          <w:highlight w:val="yellow"/>
        </w:rPr>
        <w:t>，</w:t>
      </w:r>
      <w:r w:rsidR="009458AE">
        <w:rPr>
          <w:rFonts w:eastAsia="楷体_GB2312" w:hint="eastAsia"/>
          <w:szCs w:val="18"/>
          <w:highlight w:val="yellow"/>
        </w:rPr>
        <w:t>通信</w:t>
      </w:r>
      <w:r w:rsidR="00924FC4">
        <w:rPr>
          <w:rFonts w:eastAsia="楷体_GB2312" w:hint="eastAsia"/>
          <w:szCs w:val="18"/>
          <w:highlight w:val="yellow"/>
        </w:rPr>
        <w:t>连通率高</w:t>
      </w:r>
      <w:r w:rsidR="006B2B47">
        <w:rPr>
          <w:rFonts w:eastAsia="楷体_GB2312"/>
          <w:szCs w:val="18"/>
          <w:highlight w:val="yellow"/>
        </w:rPr>
        <w:t>17</w:t>
      </w:r>
      <w:r w:rsidR="009D30BC" w:rsidRPr="00956599">
        <w:rPr>
          <w:rFonts w:eastAsia="楷体_GB2312"/>
          <w:szCs w:val="18"/>
          <w:highlight w:val="yellow"/>
        </w:rPr>
        <w:t>%</w:t>
      </w:r>
      <w:r w:rsidR="008D33C0" w:rsidRPr="00956599">
        <w:rPr>
          <w:rFonts w:eastAsia="楷体_GB2312"/>
          <w:szCs w:val="18"/>
          <w:highlight w:val="yellow"/>
        </w:rPr>
        <w:t>。</w:t>
      </w:r>
    </w:p>
    <w:p w14:paraId="612DA143" w14:textId="77777777" w:rsidR="007455C6" w:rsidRDefault="005D76E7" w:rsidP="00C631A8">
      <w:pPr>
        <w:spacing w:line="360" w:lineRule="auto"/>
        <w:ind w:firstLineChars="200" w:firstLine="360"/>
        <w:rPr>
          <w:rFonts w:ascii="黑体" w:eastAsia="黑体" w:hAnsi="宋体"/>
          <w:sz w:val="21"/>
          <w:szCs w:val="21"/>
        </w:rPr>
      </w:pPr>
      <w:r w:rsidRPr="007455C6">
        <w:rPr>
          <w:rFonts w:ascii="黑体" w:eastAsia="黑体" w:hAnsi="宋体" w:hint="eastAsia"/>
          <w:color w:val="000000"/>
          <w:szCs w:val="18"/>
        </w:rPr>
        <w:t>关键词</w:t>
      </w:r>
      <w:r w:rsidR="00762661" w:rsidRPr="002D253A">
        <w:rPr>
          <w:rFonts w:ascii="黑体" w:eastAsia="黑体" w:hAnsi="宋体" w:hint="eastAsia"/>
          <w:sz w:val="21"/>
          <w:szCs w:val="21"/>
        </w:rPr>
        <w:t>：</w:t>
      </w:r>
      <w:r w:rsidR="00FE72B5">
        <w:rPr>
          <w:rFonts w:ascii="楷体_GB2312" w:eastAsia="楷体_GB2312" w:hAnsi="宋体" w:hint="eastAsia"/>
          <w:szCs w:val="18"/>
        </w:rPr>
        <w:t>无人机集群；多智能体路径规划；通信抗干扰</w:t>
      </w:r>
    </w:p>
    <w:p w14:paraId="7881BE9D" w14:textId="499AFCBF" w:rsidR="00151F46" w:rsidRPr="00280C78" w:rsidRDefault="0079034F" w:rsidP="00E6310A">
      <w:pPr>
        <w:spacing w:line="360" w:lineRule="auto"/>
        <w:outlineLvl w:val="0"/>
        <w:rPr>
          <w:rFonts w:ascii="宋体" w:hAnsi="宋体"/>
          <w:b/>
          <w:color w:val="000000"/>
          <w:sz w:val="28"/>
          <w:szCs w:val="28"/>
        </w:rPr>
      </w:pPr>
      <w:r>
        <w:rPr>
          <w:rFonts w:ascii="宋体" w:hAnsi="宋体" w:hint="eastAsia"/>
          <w:b/>
          <w:color w:val="000000"/>
          <w:sz w:val="28"/>
          <w:szCs w:val="28"/>
        </w:rPr>
        <w:t>1</w:t>
      </w:r>
      <w:r w:rsidR="00280C78" w:rsidRPr="00280C78">
        <w:rPr>
          <w:rFonts w:ascii="宋体" w:hAnsi="宋体" w:hint="eastAsia"/>
          <w:b/>
          <w:color w:val="000000"/>
          <w:sz w:val="28"/>
          <w:szCs w:val="28"/>
        </w:rPr>
        <w:t>引言</w:t>
      </w:r>
    </w:p>
    <w:p w14:paraId="247A9362" w14:textId="3F4BD59E" w:rsidR="00B2200C" w:rsidRPr="0013068A" w:rsidRDefault="00B2200C" w:rsidP="00B2200C">
      <w:pPr>
        <w:spacing w:line="360" w:lineRule="auto"/>
        <w:ind w:firstLineChars="196" w:firstLine="412"/>
        <w:rPr>
          <w:color w:val="000000"/>
          <w:sz w:val="21"/>
          <w:szCs w:val="21"/>
        </w:rPr>
      </w:pPr>
      <w:r w:rsidRPr="0013068A">
        <w:rPr>
          <w:color w:val="000000"/>
          <w:sz w:val="21"/>
          <w:szCs w:val="21"/>
        </w:rPr>
        <w:t>近年来，由多架无人机</w:t>
      </w:r>
      <w:r w:rsidRPr="00323ACE">
        <w:rPr>
          <w:color w:val="000000"/>
          <w:sz w:val="21"/>
          <w:szCs w:val="21"/>
        </w:rPr>
        <w:t>（</w:t>
      </w:r>
      <w:r w:rsidR="0013068A" w:rsidRPr="00323ACE">
        <w:rPr>
          <w:color w:val="000000"/>
          <w:sz w:val="21"/>
          <w:szCs w:val="21"/>
        </w:rPr>
        <w:t>Unmanned Aerial Vehicle,</w:t>
      </w:r>
      <w:r w:rsidR="00C60928" w:rsidRPr="00323ACE">
        <w:rPr>
          <w:color w:val="000000"/>
          <w:sz w:val="21"/>
          <w:szCs w:val="21"/>
        </w:rPr>
        <w:t xml:space="preserve"> </w:t>
      </w:r>
      <w:r w:rsidRPr="00323ACE">
        <w:rPr>
          <w:color w:val="000000"/>
          <w:sz w:val="21"/>
          <w:szCs w:val="21"/>
        </w:rPr>
        <w:t>UAV</w:t>
      </w:r>
      <w:r w:rsidRPr="00323ACE">
        <w:rPr>
          <w:color w:val="000000"/>
          <w:sz w:val="21"/>
          <w:szCs w:val="21"/>
        </w:rPr>
        <w:t>）</w:t>
      </w:r>
      <w:r w:rsidRPr="0013068A">
        <w:rPr>
          <w:color w:val="000000"/>
          <w:sz w:val="21"/>
          <w:szCs w:val="21"/>
        </w:rPr>
        <w:t>组成的无人机集群因其灵活性、高机动性及协同作业能力，在民用和军用领域得到了广泛应用，典型</w:t>
      </w:r>
      <w:r w:rsidR="00BE2009">
        <w:rPr>
          <w:rFonts w:hint="eastAsia"/>
          <w:color w:val="000000"/>
          <w:sz w:val="21"/>
          <w:szCs w:val="21"/>
        </w:rPr>
        <w:t>应用</w:t>
      </w:r>
      <w:r w:rsidRPr="0013068A">
        <w:rPr>
          <w:color w:val="000000"/>
          <w:sz w:val="21"/>
          <w:szCs w:val="21"/>
        </w:rPr>
        <w:t>包括遥感监测、城市巡检、通信覆盖以及军事侦察等</w:t>
      </w:r>
      <w:r w:rsidR="007B37A5">
        <w:rPr>
          <w:color w:val="000000"/>
          <w:sz w:val="21"/>
          <w:szCs w:val="21"/>
          <w:vertAlign w:val="superscript"/>
        </w:rPr>
        <w:fldChar w:fldCharType="begin"/>
      </w:r>
      <w:r w:rsidR="007B37A5">
        <w:rPr>
          <w:color w:val="000000"/>
          <w:sz w:val="21"/>
          <w:szCs w:val="21"/>
          <w:vertAlign w:val="superscript"/>
        </w:rPr>
        <w:instrText xml:space="preserve"> REF _Ref216781343 \r \h </w:instrText>
      </w:r>
      <w:r w:rsidR="00C47A7D" w:rsidRPr="0013068A">
        <w:rPr>
          <w:color w:val="000000"/>
          <w:sz w:val="21"/>
          <w:szCs w:val="21"/>
          <w:vertAlign w:val="superscript"/>
        </w:rPr>
        <w:instrText>\#"[0"</w:instrText>
      </w:r>
      <w:r w:rsidR="007B37A5">
        <w:rPr>
          <w:color w:val="000000"/>
          <w:sz w:val="21"/>
          <w:szCs w:val="21"/>
          <w:vertAlign w:val="superscript"/>
        </w:rPr>
      </w:r>
      <w:r w:rsidR="007B37A5">
        <w:rPr>
          <w:color w:val="000000"/>
          <w:sz w:val="21"/>
          <w:szCs w:val="21"/>
          <w:vertAlign w:val="superscript"/>
        </w:rPr>
        <w:fldChar w:fldCharType="separate"/>
      </w:r>
      <w:r w:rsidR="00C47A7D" w:rsidRPr="0013068A">
        <w:rPr>
          <w:color w:val="000000"/>
          <w:sz w:val="21"/>
          <w:szCs w:val="21"/>
          <w:vertAlign w:val="superscript"/>
        </w:rPr>
        <w:t>[</w:t>
      </w:r>
      <w:r w:rsidR="00C47A7D">
        <w:rPr>
          <w:color w:val="000000"/>
          <w:sz w:val="21"/>
          <w:szCs w:val="21"/>
          <w:vertAlign w:val="superscript"/>
        </w:rPr>
        <w:t>1</w:t>
      </w:r>
      <w:r w:rsidR="007B37A5">
        <w:rPr>
          <w:color w:val="000000"/>
          <w:sz w:val="21"/>
          <w:szCs w:val="21"/>
          <w:vertAlign w:val="superscript"/>
        </w:rPr>
        <w:fldChar w:fldCharType="end"/>
      </w:r>
      <w:r w:rsidR="00C060E0">
        <w:rPr>
          <w:color w:val="000000"/>
          <w:sz w:val="21"/>
          <w:szCs w:val="21"/>
          <w:vertAlign w:val="superscript"/>
        </w:rPr>
        <w:t>-</w:t>
      </w:r>
      <w:r w:rsidR="007B37A5">
        <w:rPr>
          <w:color w:val="000000"/>
          <w:sz w:val="21"/>
          <w:szCs w:val="21"/>
          <w:vertAlign w:val="superscript"/>
        </w:rPr>
        <w:fldChar w:fldCharType="begin"/>
      </w:r>
      <w:r w:rsidR="007B37A5">
        <w:rPr>
          <w:color w:val="000000"/>
          <w:sz w:val="21"/>
          <w:szCs w:val="21"/>
          <w:vertAlign w:val="superscript"/>
        </w:rPr>
        <w:instrText xml:space="preserve"> REF _Ref216781346 \r \h </w:instrText>
      </w:r>
      <w:r w:rsidR="00C47A7D" w:rsidRPr="0013068A">
        <w:rPr>
          <w:color w:val="000000"/>
          <w:sz w:val="21"/>
          <w:szCs w:val="21"/>
          <w:vertAlign w:val="superscript"/>
        </w:rPr>
        <w:instrText>\#"0</w:instrText>
      </w:r>
      <w:r w:rsidR="00C060E0">
        <w:rPr>
          <w:rFonts w:hint="eastAsia"/>
          <w:color w:val="000000"/>
          <w:sz w:val="21"/>
          <w:szCs w:val="21"/>
          <w:vertAlign w:val="superscript"/>
        </w:rPr>
        <w:instrText>]</w:instrText>
      </w:r>
      <w:r w:rsidR="00C47A7D" w:rsidRPr="0013068A">
        <w:rPr>
          <w:color w:val="000000"/>
          <w:sz w:val="21"/>
          <w:szCs w:val="21"/>
          <w:vertAlign w:val="superscript"/>
        </w:rPr>
        <w:instrText>"</w:instrText>
      </w:r>
      <w:r w:rsidR="007B37A5">
        <w:rPr>
          <w:color w:val="000000"/>
          <w:sz w:val="21"/>
          <w:szCs w:val="21"/>
          <w:vertAlign w:val="superscript"/>
        </w:rPr>
      </w:r>
      <w:r w:rsidR="007B37A5">
        <w:rPr>
          <w:color w:val="000000"/>
          <w:sz w:val="21"/>
          <w:szCs w:val="21"/>
          <w:vertAlign w:val="superscript"/>
        </w:rPr>
        <w:fldChar w:fldCharType="separate"/>
      </w:r>
      <w:r w:rsidR="00C060E0">
        <w:rPr>
          <w:color w:val="000000"/>
          <w:sz w:val="21"/>
          <w:szCs w:val="21"/>
          <w:vertAlign w:val="superscript"/>
        </w:rPr>
        <w:t>4</w:t>
      </w:r>
      <w:r w:rsidR="00C060E0">
        <w:rPr>
          <w:rFonts w:hint="eastAsia"/>
          <w:color w:val="000000"/>
          <w:sz w:val="21"/>
          <w:szCs w:val="21"/>
          <w:vertAlign w:val="superscript"/>
        </w:rPr>
        <w:t>]</w:t>
      </w:r>
      <w:r w:rsidR="007B37A5">
        <w:rPr>
          <w:color w:val="000000"/>
          <w:sz w:val="21"/>
          <w:szCs w:val="21"/>
          <w:vertAlign w:val="superscript"/>
        </w:rPr>
        <w:fldChar w:fldCharType="end"/>
      </w:r>
      <w:r w:rsidR="00FE307A" w:rsidRPr="0013068A">
        <w:rPr>
          <w:rFonts w:hint="eastAsia"/>
          <w:color w:val="000000"/>
          <w:sz w:val="21"/>
          <w:szCs w:val="21"/>
        </w:rPr>
        <w:t>。</w:t>
      </w:r>
      <w:r w:rsidRPr="0013068A">
        <w:rPr>
          <w:color w:val="000000"/>
          <w:sz w:val="21"/>
          <w:szCs w:val="21"/>
        </w:rPr>
        <w:t>无人机集群在执行任务时不仅需要通过自主路径规划避开建筑障碍，还必须在飞行过程中保障</w:t>
      </w:r>
      <w:r w:rsidR="00B843E1">
        <w:rPr>
          <w:rFonts w:hint="eastAsia"/>
          <w:color w:val="000000"/>
          <w:sz w:val="21"/>
          <w:szCs w:val="21"/>
        </w:rPr>
        <w:t>协同</w:t>
      </w:r>
      <w:r w:rsidRPr="0013068A">
        <w:rPr>
          <w:color w:val="000000"/>
          <w:sz w:val="21"/>
          <w:szCs w:val="21"/>
        </w:rPr>
        <w:t>任务的顺利完成，包括侦查信息的实时共享、协同打击、态势数据的回传以及指令的接收与响应等</w:t>
      </w:r>
      <w:r w:rsidR="00C060E0">
        <w:rPr>
          <w:color w:val="000000"/>
          <w:sz w:val="21"/>
          <w:szCs w:val="21"/>
          <w:vertAlign w:val="superscript"/>
        </w:rPr>
        <w:fldChar w:fldCharType="begin"/>
      </w:r>
      <w:r w:rsidR="00C060E0">
        <w:rPr>
          <w:color w:val="000000"/>
          <w:sz w:val="21"/>
          <w:szCs w:val="21"/>
          <w:vertAlign w:val="superscript"/>
        </w:rPr>
        <w:instrText xml:space="preserve"> REF _Ref216783003 \r \h </w:instrText>
      </w:r>
      <w:r w:rsidR="00C060E0">
        <w:rPr>
          <w:color w:val="000000"/>
          <w:sz w:val="21"/>
          <w:szCs w:val="21"/>
          <w:vertAlign w:val="superscript"/>
        </w:rPr>
      </w:r>
      <w:r w:rsidR="00C060E0">
        <w:rPr>
          <w:color w:val="000000"/>
          <w:sz w:val="21"/>
          <w:szCs w:val="21"/>
          <w:vertAlign w:val="superscript"/>
        </w:rPr>
        <w:fldChar w:fldCharType="separate"/>
      </w:r>
      <w:r w:rsidR="00C060E0">
        <w:rPr>
          <w:color w:val="000000"/>
          <w:sz w:val="21"/>
          <w:szCs w:val="21"/>
          <w:vertAlign w:val="superscript"/>
        </w:rPr>
        <w:t>[5]</w:t>
      </w:r>
      <w:r w:rsidR="00C060E0">
        <w:rPr>
          <w:color w:val="000000"/>
          <w:sz w:val="21"/>
          <w:szCs w:val="21"/>
          <w:vertAlign w:val="superscript"/>
        </w:rPr>
        <w:fldChar w:fldCharType="end"/>
      </w:r>
      <w:r w:rsidRPr="0013068A">
        <w:rPr>
          <w:color w:val="000000"/>
          <w:sz w:val="21"/>
          <w:szCs w:val="21"/>
        </w:rPr>
        <w:t>。</w:t>
      </w:r>
      <w:r w:rsidR="008533F7">
        <w:rPr>
          <w:rFonts w:hint="eastAsia"/>
          <w:color w:val="000000"/>
          <w:sz w:val="21"/>
          <w:szCs w:val="21"/>
        </w:rPr>
        <w:t>若不建立</w:t>
      </w:r>
      <w:r w:rsidR="002254E1" w:rsidRPr="002254E1">
        <w:rPr>
          <w:color w:val="000000"/>
          <w:sz w:val="21"/>
          <w:szCs w:val="21"/>
        </w:rPr>
        <w:t>通信而仅依赖机载视觉</w:t>
      </w:r>
      <w:r w:rsidR="002254E1" w:rsidRPr="002254E1">
        <w:rPr>
          <w:color w:val="000000"/>
          <w:sz w:val="21"/>
          <w:szCs w:val="21"/>
        </w:rPr>
        <w:t>/</w:t>
      </w:r>
      <w:r w:rsidR="002254E1" w:rsidRPr="002254E1">
        <w:rPr>
          <w:color w:val="000000"/>
          <w:sz w:val="21"/>
          <w:szCs w:val="21"/>
        </w:rPr>
        <w:t>本地感知进行</w:t>
      </w:r>
      <w:r w:rsidR="0041424B">
        <w:rPr>
          <w:rFonts w:hint="eastAsia"/>
          <w:color w:val="000000"/>
          <w:sz w:val="21"/>
          <w:szCs w:val="21"/>
        </w:rPr>
        <w:t>无人机</w:t>
      </w:r>
      <w:r w:rsidR="00C86C69">
        <w:rPr>
          <w:rFonts w:hint="eastAsia"/>
          <w:color w:val="000000"/>
          <w:sz w:val="21"/>
          <w:szCs w:val="21"/>
        </w:rPr>
        <w:t>协同</w:t>
      </w:r>
      <w:r w:rsidR="002254E1" w:rsidRPr="002254E1">
        <w:rPr>
          <w:color w:val="000000"/>
          <w:sz w:val="21"/>
          <w:szCs w:val="21"/>
        </w:rPr>
        <w:t>，</w:t>
      </w:r>
      <w:r w:rsidR="008533F7">
        <w:rPr>
          <w:rFonts w:hint="eastAsia"/>
          <w:color w:val="000000"/>
          <w:sz w:val="21"/>
          <w:szCs w:val="21"/>
        </w:rPr>
        <w:t>其</w:t>
      </w:r>
      <w:r w:rsidR="0041424B">
        <w:rPr>
          <w:rFonts w:hint="eastAsia"/>
          <w:color w:val="000000"/>
          <w:sz w:val="21"/>
          <w:szCs w:val="21"/>
        </w:rPr>
        <w:t>在</w:t>
      </w:r>
      <w:r w:rsidR="002254E1" w:rsidRPr="002254E1">
        <w:rPr>
          <w:color w:val="000000"/>
          <w:sz w:val="21"/>
          <w:szCs w:val="21"/>
        </w:rPr>
        <w:t>大尺度任务中</w:t>
      </w:r>
      <w:r w:rsidR="00C86C69">
        <w:rPr>
          <w:rFonts w:hint="eastAsia"/>
          <w:color w:val="000000"/>
          <w:sz w:val="21"/>
          <w:szCs w:val="21"/>
        </w:rPr>
        <w:t>易</w:t>
      </w:r>
      <w:r w:rsidR="002254E1" w:rsidRPr="002254E1">
        <w:rPr>
          <w:color w:val="000000"/>
          <w:sz w:val="21"/>
          <w:szCs w:val="21"/>
        </w:rPr>
        <w:t>出现规模化与稳健性瓶颈：例如基于视觉的无人机群虽可实现少量试验场景中的</w:t>
      </w:r>
      <w:r w:rsidR="00C86C69">
        <w:rPr>
          <w:rFonts w:hint="eastAsia"/>
          <w:color w:val="000000"/>
          <w:sz w:val="21"/>
          <w:szCs w:val="21"/>
        </w:rPr>
        <w:t>协作</w:t>
      </w:r>
      <w:r w:rsidR="002254E1" w:rsidRPr="002254E1">
        <w:rPr>
          <w:color w:val="000000"/>
          <w:sz w:val="21"/>
          <w:szCs w:val="21"/>
        </w:rPr>
        <w:t>控制，但其通常在受控环境内且依赖仿真数据与标定环境，难以应对城市遮挡</w:t>
      </w:r>
      <w:r w:rsidR="00C86C69">
        <w:rPr>
          <w:rFonts w:hint="eastAsia"/>
          <w:color w:val="000000"/>
          <w:sz w:val="21"/>
          <w:szCs w:val="21"/>
        </w:rPr>
        <w:t>等</w:t>
      </w:r>
      <w:r w:rsidR="002254E1" w:rsidRPr="002254E1">
        <w:rPr>
          <w:color w:val="000000"/>
          <w:sz w:val="21"/>
          <w:szCs w:val="21"/>
        </w:rPr>
        <w:t>视野受限</w:t>
      </w:r>
      <w:r w:rsidR="00C86C69">
        <w:rPr>
          <w:rFonts w:hint="eastAsia"/>
          <w:color w:val="000000"/>
          <w:sz w:val="21"/>
          <w:szCs w:val="21"/>
        </w:rPr>
        <w:t>下的</w:t>
      </w:r>
      <w:r w:rsidR="002254E1" w:rsidRPr="002254E1">
        <w:rPr>
          <w:color w:val="000000"/>
          <w:sz w:val="21"/>
          <w:szCs w:val="21"/>
        </w:rPr>
        <w:t>真实场景；</w:t>
      </w:r>
      <w:r w:rsidR="00C86C69">
        <w:rPr>
          <w:rFonts w:hint="eastAsia"/>
          <w:color w:val="000000"/>
          <w:sz w:val="21"/>
          <w:szCs w:val="21"/>
        </w:rPr>
        <w:t>并且</w:t>
      </w:r>
      <w:r w:rsidR="002254E1" w:rsidRPr="002254E1">
        <w:rPr>
          <w:color w:val="000000"/>
          <w:sz w:val="21"/>
          <w:szCs w:val="21"/>
        </w:rPr>
        <w:t>缺少通信</w:t>
      </w:r>
      <w:r w:rsidR="00C86C69">
        <w:rPr>
          <w:rFonts w:hint="eastAsia"/>
          <w:color w:val="000000"/>
          <w:sz w:val="21"/>
          <w:szCs w:val="21"/>
        </w:rPr>
        <w:t>情况下</w:t>
      </w:r>
      <w:r w:rsidR="002254E1" w:rsidRPr="002254E1">
        <w:rPr>
          <w:color w:val="000000"/>
          <w:sz w:val="21"/>
          <w:szCs w:val="21"/>
        </w:rPr>
        <w:t>群体</w:t>
      </w:r>
      <w:r w:rsidR="00C86C69">
        <w:rPr>
          <w:rFonts w:hint="eastAsia"/>
          <w:color w:val="000000"/>
          <w:sz w:val="21"/>
          <w:szCs w:val="21"/>
        </w:rPr>
        <w:t>难以</w:t>
      </w:r>
      <w:r w:rsidR="002254E1" w:rsidRPr="002254E1">
        <w:rPr>
          <w:color w:val="000000"/>
          <w:sz w:val="21"/>
          <w:szCs w:val="21"/>
        </w:rPr>
        <w:t>实现态势共享与</w:t>
      </w:r>
      <w:r w:rsidR="00C86C69">
        <w:rPr>
          <w:rFonts w:hint="eastAsia"/>
          <w:color w:val="000000"/>
          <w:sz w:val="21"/>
          <w:szCs w:val="21"/>
        </w:rPr>
        <w:t>指令交互等</w:t>
      </w:r>
      <w:r w:rsidR="005F04D4">
        <w:rPr>
          <w:rFonts w:hint="eastAsia"/>
          <w:color w:val="000000"/>
          <w:sz w:val="21"/>
          <w:szCs w:val="21"/>
        </w:rPr>
        <w:t>任务</w:t>
      </w:r>
      <w:r w:rsidR="002254E1" w:rsidRPr="002254E1">
        <w:rPr>
          <w:color w:val="000000"/>
          <w:sz w:val="21"/>
          <w:szCs w:val="21"/>
        </w:rPr>
        <w:t>，限制了其在侦察、通信覆盖等需实时协作场景中的应用</w:t>
      </w:r>
      <w:r w:rsidR="00C060E0">
        <w:rPr>
          <w:color w:val="000000"/>
          <w:sz w:val="21"/>
          <w:szCs w:val="21"/>
          <w:vertAlign w:val="superscript"/>
        </w:rPr>
        <w:fldChar w:fldCharType="begin"/>
      </w:r>
      <w:r w:rsidR="00C060E0">
        <w:rPr>
          <w:color w:val="000000"/>
          <w:sz w:val="21"/>
          <w:szCs w:val="21"/>
          <w:vertAlign w:val="superscript"/>
        </w:rPr>
        <w:instrText xml:space="preserve"> REF _Ref216783024 \r \h </w:instrText>
      </w:r>
      <w:r w:rsidR="00C060E0" w:rsidRPr="0013068A">
        <w:rPr>
          <w:color w:val="000000"/>
          <w:sz w:val="21"/>
          <w:szCs w:val="21"/>
          <w:vertAlign w:val="superscript"/>
        </w:rPr>
        <w:instrText>\#"[0"</w:instrText>
      </w:r>
      <w:r w:rsidR="00C060E0">
        <w:rPr>
          <w:color w:val="000000"/>
          <w:sz w:val="21"/>
          <w:szCs w:val="21"/>
          <w:vertAlign w:val="superscript"/>
        </w:rPr>
      </w:r>
      <w:r w:rsidR="00C060E0">
        <w:rPr>
          <w:color w:val="000000"/>
          <w:sz w:val="21"/>
          <w:szCs w:val="21"/>
          <w:vertAlign w:val="superscript"/>
        </w:rPr>
        <w:fldChar w:fldCharType="separate"/>
      </w:r>
      <w:r w:rsidR="00C060E0" w:rsidRPr="0013068A">
        <w:rPr>
          <w:color w:val="000000"/>
          <w:sz w:val="21"/>
          <w:szCs w:val="21"/>
          <w:vertAlign w:val="superscript"/>
        </w:rPr>
        <w:t>[</w:t>
      </w:r>
      <w:r w:rsidR="00C060E0">
        <w:rPr>
          <w:color w:val="000000"/>
          <w:sz w:val="21"/>
          <w:szCs w:val="21"/>
          <w:vertAlign w:val="superscript"/>
        </w:rPr>
        <w:t>6</w:t>
      </w:r>
      <w:r w:rsidR="00C060E0">
        <w:rPr>
          <w:color w:val="000000"/>
          <w:sz w:val="21"/>
          <w:szCs w:val="21"/>
          <w:vertAlign w:val="superscript"/>
        </w:rPr>
        <w:fldChar w:fldCharType="end"/>
      </w:r>
      <w:r w:rsidR="00C060E0">
        <w:rPr>
          <w:color w:val="000000"/>
          <w:sz w:val="21"/>
          <w:szCs w:val="21"/>
          <w:vertAlign w:val="superscript"/>
        </w:rPr>
        <w:t>-</w:t>
      </w:r>
      <w:r w:rsidR="00C060E0">
        <w:rPr>
          <w:color w:val="000000"/>
          <w:sz w:val="21"/>
          <w:szCs w:val="21"/>
          <w:vertAlign w:val="superscript"/>
        </w:rPr>
        <w:fldChar w:fldCharType="begin"/>
      </w:r>
      <w:r w:rsidR="00C060E0">
        <w:rPr>
          <w:color w:val="000000"/>
          <w:sz w:val="21"/>
          <w:szCs w:val="21"/>
          <w:vertAlign w:val="superscript"/>
        </w:rPr>
        <w:instrText xml:space="preserve"> REF _Ref216783034 \r \h </w:instrText>
      </w:r>
      <w:r w:rsidR="00C060E0" w:rsidRPr="0013068A">
        <w:rPr>
          <w:color w:val="000000"/>
          <w:sz w:val="21"/>
          <w:szCs w:val="21"/>
          <w:vertAlign w:val="superscript"/>
        </w:rPr>
        <w:instrText>\#"0</w:instrText>
      </w:r>
      <w:r w:rsidR="00C060E0">
        <w:rPr>
          <w:color w:val="000000"/>
          <w:sz w:val="21"/>
          <w:szCs w:val="21"/>
          <w:vertAlign w:val="superscript"/>
        </w:rPr>
        <w:instrText>]</w:instrText>
      </w:r>
      <w:r w:rsidR="00C060E0" w:rsidRPr="0013068A">
        <w:rPr>
          <w:color w:val="000000"/>
          <w:sz w:val="21"/>
          <w:szCs w:val="21"/>
          <w:vertAlign w:val="superscript"/>
        </w:rPr>
        <w:instrText>"</w:instrText>
      </w:r>
      <w:r w:rsidR="00C060E0">
        <w:rPr>
          <w:color w:val="000000"/>
          <w:sz w:val="21"/>
          <w:szCs w:val="21"/>
          <w:vertAlign w:val="superscript"/>
        </w:rPr>
      </w:r>
      <w:r w:rsidR="00C060E0">
        <w:rPr>
          <w:color w:val="000000"/>
          <w:sz w:val="21"/>
          <w:szCs w:val="21"/>
          <w:vertAlign w:val="superscript"/>
        </w:rPr>
        <w:fldChar w:fldCharType="separate"/>
      </w:r>
      <w:r w:rsidR="00C060E0">
        <w:rPr>
          <w:color w:val="000000"/>
          <w:sz w:val="21"/>
          <w:szCs w:val="21"/>
          <w:vertAlign w:val="superscript"/>
        </w:rPr>
        <w:t>8]</w:t>
      </w:r>
      <w:r w:rsidR="00C060E0">
        <w:rPr>
          <w:color w:val="000000"/>
          <w:sz w:val="21"/>
          <w:szCs w:val="21"/>
          <w:vertAlign w:val="superscript"/>
        </w:rPr>
        <w:fldChar w:fldCharType="end"/>
      </w:r>
      <w:r w:rsidR="001573AD">
        <w:rPr>
          <w:rFonts w:hint="eastAsia"/>
          <w:color w:val="000000"/>
          <w:sz w:val="21"/>
          <w:szCs w:val="21"/>
        </w:rPr>
        <w:t>。</w:t>
      </w:r>
      <w:r w:rsidRPr="0013068A">
        <w:rPr>
          <w:color w:val="000000"/>
          <w:sz w:val="21"/>
          <w:szCs w:val="21"/>
        </w:rPr>
        <w:t>因此，维持无人机之间的稳定可靠通信</w:t>
      </w:r>
      <w:r w:rsidR="0041424B">
        <w:rPr>
          <w:rFonts w:hint="eastAsia"/>
          <w:color w:val="000000"/>
          <w:sz w:val="21"/>
          <w:szCs w:val="21"/>
        </w:rPr>
        <w:t>链路</w:t>
      </w:r>
      <w:r w:rsidRPr="0013068A">
        <w:rPr>
          <w:color w:val="000000"/>
          <w:sz w:val="21"/>
          <w:szCs w:val="21"/>
        </w:rPr>
        <w:t>对集群</w:t>
      </w:r>
      <w:r w:rsidR="00315169">
        <w:rPr>
          <w:rFonts w:hint="eastAsia"/>
          <w:color w:val="000000"/>
          <w:sz w:val="21"/>
          <w:szCs w:val="21"/>
        </w:rPr>
        <w:t>协同</w:t>
      </w:r>
      <w:r w:rsidRPr="0013068A">
        <w:rPr>
          <w:color w:val="000000"/>
          <w:sz w:val="21"/>
          <w:szCs w:val="21"/>
        </w:rPr>
        <w:t>任务的成功执行具有</w:t>
      </w:r>
      <w:r w:rsidR="0041424B">
        <w:rPr>
          <w:rFonts w:hint="eastAsia"/>
          <w:color w:val="000000"/>
          <w:sz w:val="21"/>
          <w:szCs w:val="21"/>
        </w:rPr>
        <w:t>决定性</w:t>
      </w:r>
      <w:r w:rsidRPr="0013068A">
        <w:rPr>
          <w:color w:val="000000"/>
          <w:sz w:val="21"/>
          <w:szCs w:val="21"/>
        </w:rPr>
        <w:t>作用。</w:t>
      </w:r>
    </w:p>
    <w:p w14:paraId="5A1D1725" w14:textId="4C51F578" w:rsidR="000A73CA" w:rsidRDefault="00B2200C" w:rsidP="0041424B">
      <w:pPr>
        <w:spacing w:line="360" w:lineRule="auto"/>
        <w:ind w:firstLineChars="196" w:firstLine="412"/>
        <w:rPr>
          <w:color w:val="000000"/>
          <w:sz w:val="21"/>
          <w:szCs w:val="21"/>
        </w:rPr>
      </w:pPr>
      <w:r w:rsidRPr="0013068A">
        <w:rPr>
          <w:color w:val="000000"/>
          <w:sz w:val="21"/>
          <w:szCs w:val="21"/>
        </w:rPr>
        <w:t>然而，城市作战环境</w:t>
      </w:r>
      <w:r w:rsidR="008533F7">
        <w:rPr>
          <w:rFonts w:hint="eastAsia"/>
          <w:color w:val="000000"/>
          <w:sz w:val="21"/>
          <w:szCs w:val="21"/>
        </w:rPr>
        <w:t>又</w:t>
      </w:r>
      <w:r w:rsidRPr="0013068A">
        <w:rPr>
          <w:color w:val="000000"/>
          <w:sz w:val="21"/>
          <w:szCs w:val="21"/>
        </w:rPr>
        <w:t>对通信保持提出了更高挑战：一方面，密集的高楼与复杂的街区结构会造成严重的信号遮挡和多径效应，</w:t>
      </w:r>
      <w:r w:rsidR="00B308E2">
        <w:rPr>
          <w:rFonts w:hint="eastAsia"/>
          <w:color w:val="000000"/>
          <w:sz w:val="21"/>
          <w:szCs w:val="21"/>
        </w:rPr>
        <w:t>造成</w:t>
      </w:r>
      <w:r w:rsidRPr="0013068A">
        <w:rPr>
          <w:color w:val="000000"/>
          <w:sz w:val="21"/>
          <w:szCs w:val="21"/>
        </w:rPr>
        <w:t>无人机</w:t>
      </w:r>
      <w:r w:rsidR="00B308E2">
        <w:rPr>
          <w:rFonts w:hint="eastAsia"/>
          <w:color w:val="000000"/>
          <w:sz w:val="21"/>
          <w:szCs w:val="21"/>
        </w:rPr>
        <w:t>之</w:t>
      </w:r>
      <w:r w:rsidRPr="0013068A">
        <w:rPr>
          <w:color w:val="000000"/>
          <w:sz w:val="21"/>
          <w:szCs w:val="21"/>
        </w:rPr>
        <w:t>间的通信链路</w:t>
      </w:r>
      <w:r w:rsidR="00B308E2">
        <w:rPr>
          <w:rFonts w:hint="eastAsia"/>
          <w:color w:val="000000"/>
          <w:sz w:val="21"/>
          <w:szCs w:val="21"/>
        </w:rPr>
        <w:t>中断</w:t>
      </w:r>
      <w:r w:rsidRPr="0013068A">
        <w:rPr>
          <w:color w:val="000000"/>
          <w:sz w:val="21"/>
          <w:szCs w:val="21"/>
        </w:rPr>
        <w:t>；另一方面，敌对电磁干扰</w:t>
      </w:r>
      <w:r w:rsidR="0013068A" w:rsidRPr="0013068A">
        <w:rPr>
          <w:rFonts w:hint="eastAsia"/>
          <w:color w:val="000000"/>
          <w:sz w:val="21"/>
          <w:szCs w:val="21"/>
        </w:rPr>
        <w:t>会</w:t>
      </w:r>
      <w:r w:rsidRPr="0013068A">
        <w:rPr>
          <w:color w:val="000000"/>
          <w:sz w:val="21"/>
          <w:szCs w:val="21"/>
        </w:rPr>
        <w:t>进一步降低链路质量</w:t>
      </w:r>
      <w:r w:rsidR="00C060E0">
        <w:rPr>
          <w:color w:val="000000"/>
          <w:sz w:val="21"/>
          <w:szCs w:val="21"/>
          <w:vertAlign w:val="superscript"/>
        </w:rPr>
        <w:fldChar w:fldCharType="begin"/>
      </w:r>
      <w:r w:rsidR="00C060E0">
        <w:rPr>
          <w:color w:val="000000"/>
          <w:sz w:val="21"/>
          <w:szCs w:val="21"/>
          <w:vertAlign w:val="superscript"/>
        </w:rPr>
        <w:instrText xml:space="preserve"> REF _Ref216783169 \r \h </w:instrText>
      </w:r>
      <w:r w:rsidR="00C060E0">
        <w:rPr>
          <w:color w:val="000000"/>
          <w:sz w:val="21"/>
          <w:szCs w:val="21"/>
          <w:vertAlign w:val="superscript"/>
        </w:rPr>
      </w:r>
      <w:r w:rsidR="00C060E0">
        <w:rPr>
          <w:color w:val="000000"/>
          <w:sz w:val="21"/>
          <w:szCs w:val="21"/>
          <w:vertAlign w:val="superscript"/>
        </w:rPr>
        <w:fldChar w:fldCharType="separate"/>
      </w:r>
      <w:r w:rsidR="00C060E0">
        <w:rPr>
          <w:color w:val="000000"/>
          <w:sz w:val="21"/>
          <w:szCs w:val="21"/>
          <w:vertAlign w:val="superscript"/>
        </w:rPr>
        <w:t>[9]</w:t>
      </w:r>
      <w:r w:rsidR="00C060E0">
        <w:rPr>
          <w:color w:val="000000"/>
          <w:sz w:val="21"/>
          <w:szCs w:val="21"/>
          <w:vertAlign w:val="superscript"/>
        </w:rPr>
        <w:fldChar w:fldCharType="end"/>
      </w:r>
      <w:r w:rsidRPr="0013068A">
        <w:rPr>
          <w:color w:val="000000"/>
          <w:sz w:val="21"/>
          <w:szCs w:val="21"/>
        </w:rPr>
        <w:t>。</w:t>
      </w:r>
      <w:r w:rsidR="00F7737A" w:rsidRPr="00F7737A">
        <w:rPr>
          <w:rFonts w:hint="eastAsia"/>
          <w:color w:val="000000"/>
          <w:sz w:val="21"/>
          <w:szCs w:val="21"/>
        </w:rPr>
        <w:t>由于多无人机路径规划本身属于</w:t>
      </w:r>
      <w:r w:rsidR="00F7737A" w:rsidRPr="00F7737A">
        <w:rPr>
          <w:rFonts w:hint="eastAsia"/>
          <w:color w:val="000000"/>
          <w:sz w:val="21"/>
          <w:szCs w:val="21"/>
        </w:rPr>
        <w:t>NP-Hard</w:t>
      </w:r>
      <w:r w:rsidR="00F7737A" w:rsidRPr="00F7737A">
        <w:rPr>
          <w:rFonts w:hint="eastAsia"/>
          <w:color w:val="000000"/>
          <w:sz w:val="21"/>
          <w:szCs w:val="21"/>
        </w:rPr>
        <w:t>问题，其计算复杂度随集群规模呈指数增长，而</w:t>
      </w:r>
      <w:r w:rsidR="00F7737A">
        <w:rPr>
          <w:rFonts w:hint="eastAsia"/>
          <w:color w:val="000000"/>
          <w:sz w:val="21"/>
          <w:szCs w:val="21"/>
        </w:rPr>
        <w:t>在上述复杂信道环境下，</w:t>
      </w:r>
      <w:r w:rsidR="00F7737A" w:rsidRPr="00F7737A">
        <w:rPr>
          <w:rFonts w:hint="eastAsia"/>
          <w:color w:val="000000"/>
          <w:sz w:val="21"/>
          <w:szCs w:val="21"/>
        </w:rPr>
        <w:t>通信保持</w:t>
      </w:r>
      <w:r w:rsidR="00F7737A">
        <w:rPr>
          <w:rFonts w:hint="eastAsia"/>
          <w:color w:val="000000"/>
          <w:sz w:val="21"/>
          <w:szCs w:val="21"/>
        </w:rPr>
        <w:t>需求</w:t>
      </w:r>
      <w:r w:rsidR="00F7737A" w:rsidRPr="00F7737A">
        <w:rPr>
          <w:rFonts w:hint="eastAsia"/>
          <w:color w:val="000000"/>
          <w:sz w:val="21"/>
          <w:szCs w:val="21"/>
        </w:rPr>
        <w:t>又与路径</w:t>
      </w:r>
      <w:r w:rsidR="00625345">
        <w:rPr>
          <w:rFonts w:hint="eastAsia"/>
          <w:color w:val="000000"/>
          <w:sz w:val="21"/>
          <w:szCs w:val="21"/>
        </w:rPr>
        <w:t>规划</w:t>
      </w:r>
      <w:r w:rsidR="00F7737A" w:rsidRPr="00F7737A">
        <w:rPr>
          <w:rFonts w:hint="eastAsia"/>
          <w:color w:val="000000"/>
          <w:sz w:val="21"/>
          <w:szCs w:val="21"/>
        </w:rPr>
        <w:t>强耦合，使得在大规模场景下同时兼顾连通性与可达性的协同建模和求解尤为困难。</w:t>
      </w:r>
      <w:r w:rsidR="00F7737A" w:rsidRPr="00F7737A">
        <w:rPr>
          <w:color w:val="000000"/>
          <w:sz w:val="21"/>
          <w:szCs w:val="21"/>
        </w:rPr>
        <w:t>在此背景下，如何在规避障碍与干扰的同时保持</w:t>
      </w:r>
      <w:r w:rsidR="00F7737A">
        <w:rPr>
          <w:rFonts w:hint="eastAsia"/>
          <w:color w:val="000000"/>
          <w:sz w:val="21"/>
          <w:szCs w:val="21"/>
        </w:rPr>
        <w:t>大规模</w:t>
      </w:r>
      <w:r w:rsidR="00F7737A" w:rsidRPr="00F7737A">
        <w:rPr>
          <w:color w:val="000000"/>
          <w:sz w:val="21"/>
          <w:szCs w:val="21"/>
        </w:rPr>
        <w:t>集群通信连通性</w:t>
      </w:r>
      <w:r w:rsidR="00F7737A">
        <w:rPr>
          <w:rFonts w:hint="eastAsia"/>
          <w:color w:val="000000"/>
          <w:sz w:val="21"/>
          <w:szCs w:val="21"/>
        </w:rPr>
        <w:t>成为</w:t>
      </w:r>
      <w:r w:rsidR="00956599">
        <w:rPr>
          <w:rFonts w:hint="eastAsia"/>
          <w:color w:val="000000"/>
          <w:sz w:val="21"/>
          <w:szCs w:val="21"/>
        </w:rPr>
        <w:t>一个有挑战性的</w:t>
      </w:r>
      <w:r w:rsidR="00F7737A" w:rsidRPr="00F7737A">
        <w:rPr>
          <w:color w:val="000000"/>
          <w:sz w:val="21"/>
          <w:szCs w:val="21"/>
        </w:rPr>
        <w:t>难题。</w:t>
      </w:r>
      <w:bookmarkStart w:id="3" w:name="OLE_LINK15"/>
    </w:p>
    <w:p w14:paraId="06E0D1DE" w14:textId="04E64AC4" w:rsidR="008A5413" w:rsidRDefault="008A5413" w:rsidP="00643FFA">
      <w:pPr>
        <w:spacing w:line="360" w:lineRule="auto"/>
        <w:ind w:firstLineChars="196" w:firstLine="412"/>
        <w:rPr>
          <w:color w:val="000000"/>
          <w:sz w:val="21"/>
          <w:szCs w:val="21"/>
        </w:rPr>
      </w:pPr>
      <w:r w:rsidRPr="008A5413">
        <w:rPr>
          <w:color w:val="000000"/>
          <w:sz w:val="21"/>
          <w:szCs w:val="21"/>
        </w:rPr>
        <w:t>在无人机集群路径规划研究中，早期工作主要聚焦于避障与路径最优化。</w:t>
      </w:r>
      <w:r w:rsidRPr="008A5413">
        <w:rPr>
          <w:color w:val="000000"/>
          <w:sz w:val="21"/>
          <w:szCs w:val="21"/>
        </w:rPr>
        <w:t>Sharon</w:t>
      </w:r>
      <w:r w:rsidR="00323ACE">
        <w:rPr>
          <w:color w:val="000000"/>
          <w:sz w:val="21"/>
          <w:szCs w:val="21"/>
        </w:rPr>
        <w:t xml:space="preserve"> </w:t>
      </w:r>
      <w:r w:rsidRPr="008A5413">
        <w:rPr>
          <w:color w:val="000000"/>
          <w:sz w:val="21"/>
          <w:szCs w:val="21"/>
        </w:rPr>
        <w:t>等人提出的</w:t>
      </w:r>
      <w:r w:rsidR="00AD1D09">
        <w:rPr>
          <w:rFonts w:hint="eastAsia"/>
          <w:color w:val="000000"/>
          <w:sz w:val="21"/>
          <w:szCs w:val="21"/>
        </w:rPr>
        <w:t>基于冲突</w:t>
      </w:r>
      <w:r w:rsidR="00AD1D09">
        <w:rPr>
          <w:rFonts w:hint="eastAsia"/>
          <w:color w:val="000000"/>
          <w:sz w:val="21"/>
          <w:szCs w:val="21"/>
        </w:rPr>
        <w:lastRenderedPageBreak/>
        <w:t>搜索（</w:t>
      </w:r>
      <w:r w:rsidRPr="008A5413">
        <w:rPr>
          <w:color w:val="000000"/>
          <w:sz w:val="21"/>
          <w:szCs w:val="21"/>
        </w:rPr>
        <w:t>CBS</w:t>
      </w:r>
      <w:r w:rsidRPr="008A5413">
        <w:rPr>
          <w:color w:val="000000"/>
          <w:sz w:val="21"/>
          <w:szCs w:val="21"/>
        </w:rPr>
        <w:t>）</w:t>
      </w:r>
      <w:r w:rsidR="00AD1D09">
        <w:rPr>
          <w:rFonts w:hint="eastAsia"/>
          <w:color w:val="000000"/>
          <w:sz w:val="21"/>
          <w:szCs w:val="21"/>
        </w:rPr>
        <w:t>的算法</w:t>
      </w:r>
      <w:r w:rsidRPr="008A5413">
        <w:rPr>
          <w:color w:val="000000"/>
          <w:sz w:val="21"/>
          <w:szCs w:val="21"/>
        </w:rPr>
        <w:t>通过冲突树与单体路径搜索相结合，有效解决了多智能体间的路径冲突问题</w:t>
      </w:r>
      <w:r>
        <w:rPr>
          <w:rFonts w:hint="eastAsia"/>
          <w:color w:val="000000"/>
          <w:sz w:val="21"/>
          <w:szCs w:val="21"/>
        </w:rPr>
        <w:t>；</w:t>
      </w:r>
      <w:r w:rsidRPr="008A5413">
        <w:rPr>
          <w:color w:val="000000"/>
          <w:sz w:val="21"/>
          <w:szCs w:val="21"/>
        </w:rPr>
        <w:t xml:space="preserve">Kottinger </w:t>
      </w:r>
      <w:r w:rsidRPr="008A5413">
        <w:rPr>
          <w:color w:val="000000"/>
          <w:sz w:val="21"/>
          <w:szCs w:val="21"/>
        </w:rPr>
        <w:t>等人进一步将</w:t>
      </w:r>
      <w:r w:rsidR="00323ACE">
        <w:rPr>
          <w:color w:val="000000"/>
          <w:sz w:val="21"/>
          <w:szCs w:val="21"/>
        </w:rPr>
        <w:t>C</w:t>
      </w:r>
      <w:r w:rsidRPr="008A5413">
        <w:rPr>
          <w:color w:val="000000"/>
          <w:sz w:val="21"/>
          <w:szCs w:val="21"/>
        </w:rPr>
        <w:t>扩展至具动力学约束的多</w:t>
      </w:r>
      <w:r w:rsidR="008533F7">
        <w:rPr>
          <w:rFonts w:hint="eastAsia"/>
          <w:color w:val="000000"/>
          <w:sz w:val="21"/>
          <w:szCs w:val="21"/>
        </w:rPr>
        <w:t>智能体</w:t>
      </w:r>
      <w:r w:rsidRPr="008A5413">
        <w:rPr>
          <w:color w:val="000000"/>
          <w:sz w:val="21"/>
          <w:szCs w:val="21"/>
        </w:rPr>
        <w:t>系统</w:t>
      </w:r>
      <w:r w:rsidR="00C060E0">
        <w:rPr>
          <w:color w:val="000000"/>
          <w:sz w:val="21"/>
          <w:szCs w:val="21"/>
          <w:vertAlign w:val="superscript"/>
        </w:rPr>
        <w:fldChar w:fldCharType="begin"/>
      </w:r>
      <w:r w:rsidR="00C060E0">
        <w:rPr>
          <w:color w:val="000000"/>
          <w:sz w:val="21"/>
          <w:szCs w:val="21"/>
          <w:vertAlign w:val="superscript"/>
        </w:rPr>
        <w:instrText xml:space="preserve"> REF _Ref216783185 \r \h </w:instrText>
      </w:r>
      <w:r w:rsidR="00C060E0" w:rsidRPr="0013068A">
        <w:rPr>
          <w:color w:val="000000"/>
          <w:sz w:val="21"/>
          <w:szCs w:val="21"/>
          <w:vertAlign w:val="superscript"/>
        </w:rPr>
        <w:instrText>\#"[0"</w:instrText>
      </w:r>
      <w:r w:rsidR="00C060E0">
        <w:rPr>
          <w:color w:val="000000"/>
          <w:sz w:val="21"/>
          <w:szCs w:val="21"/>
          <w:vertAlign w:val="superscript"/>
        </w:rPr>
      </w:r>
      <w:r w:rsidR="00C060E0">
        <w:rPr>
          <w:color w:val="000000"/>
          <w:sz w:val="21"/>
          <w:szCs w:val="21"/>
          <w:vertAlign w:val="superscript"/>
        </w:rPr>
        <w:fldChar w:fldCharType="separate"/>
      </w:r>
      <w:r w:rsidR="00F90EA0" w:rsidRPr="0013068A">
        <w:rPr>
          <w:color w:val="000000"/>
          <w:sz w:val="21"/>
          <w:szCs w:val="21"/>
          <w:vertAlign w:val="superscript"/>
        </w:rPr>
        <w:t>[</w:t>
      </w:r>
      <w:r w:rsidR="00F90EA0">
        <w:rPr>
          <w:color w:val="000000"/>
          <w:sz w:val="21"/>
          <w:szCs w:val="21"/>
          <w:vertAlign w:val="superscript"/>
        </w:rPr>
        <w:t>10</w:t>
      </w:r>
      <w:r w:rsidR="00C060E0">
        <w:rPr>
          <w:color w:val="000000"/>
          <w:sz w:val="21"/>
          <w:szCs w:val="21"/>
          <w:vertAlign w:val="superscript"/>
        </w:rPr>
        <w:fldChar w:fldCharType="end"/>
      </w:r>
      <w:r w:rsidR="00F90EA0">
        <w:rPr>
          <w:color w:val="000000"/>
          <w:sz w:val="21"/>
          <w:szCs w:val="21"/>
          <w:vertAlign w:val="superscript"/>
        </w:rPr>
        <w:t>-</w:t>
      </w:r>
      <w:r w:rsidR="00C060E0">
        <w:rPr>
          <w:color w:val="000000"/>
          <w:sz w:val="21"/>
          <w:szCs w:val="21"/>
          <w:vertAlign w:val="superscript"/>
        </w:rPr>
        <w:fldChar w:fldCharType="begin"/>
      </w:r>
      <w:r w:rsidR="00C060E0">
        <w:rPr>
          <w:color w:val="000000"/>
          <w:sz w:val="21"/>
          <w:szCs w:val="21"/>
          <w:vertAlign w:val="superscript"/>
        </w:rPr>
        <w:instrText xml:space="preserve"> REF _Ref216783190 \r \h </w:instrText>
      </w:r>
      <w:r w:rsidR="00C060E0" w:rsidRPr="0013068A">
        <w:rPr>
          <w:color w:val="000000"/>
          <w:sz w:val="21"/>
          <w:szCs w:val="21"/>
          <w:vertAlign w:val="superscript"/>
        </w:rPr>
        <w:instrText>\#"0</w:instrText>
      </w:r>
      <w:r w:rsidR="00C060E0">
        <w:rPr>
          <w:color w:val="000000"/>
          <w:sz w:val="21"/>
          <w:szCs w:val="21"/>
          <w:vertAlign w:val="superscript"/>
        </w:rPr>
        <w:instrText>]</w:instrText>
      </w:r>
      <w:r w:rsidR="00C060E0" w:rsidRPr="0013068A">
        <w:rPr>
          <w:color w:val="000000"/>
          <w:sz w:val="21"/>
          <w:szCs w:val="21"/>
          <w:vertAlign w:val="superscript"/>
        </w:rPr>
        <w:instrText>"</w:instrText>
      </w:r>
      <w:r w:rsidR="00C060E0">
        <w:rPr>
          <w:color w:val="000000"/>
          <w:sz w:val="21"/>
          <w:szCs w:val="21"/>
          <w:vertAlign w:val="superscript"/>
        </w:rPr>
      </w:r>
      <w:r w:rsidR="00C060E0">
        <w:rPr>
          <w:color w:val="000000"/>
          <w:sz w:val="21"/>
          <w:szCs w:val="21"/>
          <w:vertAlign w:val="superscript"/>
        </w:rPr>
        <w:fldChar w:fldCharType="separate"/>
      </w:r>
      <w:r w:rsidR="00F90EA0">
        <w:rPr>
          <w:color w:val="000000"/>
          <w:sz w:val="21"/>
          <w:szCs w:val="21"/>
          <w:vertAlign w:val="superscript"/>
        </w:rPr>
        <w:t>11]</w:t>
      </w:r>
      <w:r w:rsidR="00C060E0">
        <w:rPr>
          <w:color w:val="000000"/>
          <w:sz w:val="21"/>
          <w:szCs w:val="21"/>
          <w:vertAlign w:val="superscript"/>
        </w:rPr>
        <w:fldChar w:fldCharType="end"/>
      </w:r>
      <w:r w:rsidRPr="008A5413">
        <w:rPr>
          <w:color w:val="000000"/>
          <w:sz w:val="21"/>
          <w:szCs w:val="21"/>
        </w:rPr>
        <w:t>。然而，此类方法仅关注空间冲突与时间调度，</w:t>
      </w:r>
      <w:r>
        <w:rPr>
          <w:rFonts w:hint="eastAsia"/>
          <w:color w:val="000000"/>
          <w:sz w:val="21"/>
          <w:szCs w:val="21"/>
        </w:rPr>
        <w:t>无法</w:t>
      </w:r>
      <w:r w:rsidRPr="008A5413">
        <w:rPr>
          <w:color w:val="000000"/>
          <w:sz w:val="21"/>
          <w:szCs w:val="21"/>
        </w:rPr>
        <w:t>对无人机群体的通信连通性进行建模，在建筑密集或电磁干扰严重的城市环境中难以实现稳定协同。为克服这一局限，</w:t>
      </w:r>
      <w:r w:rsidR="00AD1D09">
        <w:rPr>
          <w:rFonts w:hint="eastAsia"/>
          <w:color w:val="000000"/>
          <w:sz w:val="21"/>
          <w:szCs w:val="21"/>
        </w:rPr>
        <w:t>相关研究</w:t>
      </w:r>
      <w:r w:rsidRPr="008A5413">
        <w:rPr>
          <w:color w:val="000000"/>
          <w:sz w:val="21"/>
          <w:szCs w:val="21"/>
        </w:rPr>
        <w:t>开始将</w:t>
      </w:r>
      <w:r w:rsidR="00AD1D09">
        <w:rPr>
          <w:rFonts w:hint="eastAsia"/>
          <w:color w:val="000000"/>
          <w:sz w:val="21"/>
          <w:szCs w:val="21"/>
        </w:rPr>
        <w:t>其</w:t>
      </w:r>
      <w:r w:rsidR="0041424B">
        <w:rPr>
          <w:rFonts w:hint="eastAsia"/>
          <w:color w:val="000000"/>
          <w:sz w:val="21"/>
          <w:szCs w:val="21"/>
        </w:rPr>
        <w:t>他</w:t>
      </w:r>
      <w:r w:rsidR="00AD1D09">
        <w:rPr>
          <w:rFonts w:hint="eastAsia"/>
          <w:color w:val="000000"/>
          <w:sz w:val="21"/>
          <w:szCs w:val="21"/>
        </w:rPr>
        <w:t>传统的</w:t>
      </w:r>
      <w:r w:rsidRPr="008A5413">
        <w:rPr>
          <w:color w:val="000000"/>
          <w:sz w:val="21"/>
          <w:szCs w:val="21"/>
        </w:rPr>
        <w:t>路径规划与通信保持相结合，形成了</w:t>
      </w:r>
      <w:r w:rsidR="00AD1D09">
        <w:rPr>
          <w:rFonts w:hint="eastAsia"/>
          <w:color w:val="000000"/>
          <w:sz w:val="21"/>
          <w:szCs w:val="21"/>
        </w:rPr>
        <w:t>启发式优化、强化学习和改进人工势场法</w:t>
      </w:r>
      <w:r w:rsidRPr="008A5413">
        <w:rPr>
          <w:color w:val="000000"/>
          <w:sz w:val="21"/>
          <w:szCs w:val="21"/>
        </w:rPr>
        <w:t>三类主要研究方向。</w:t>
      </w:r>
    </w:p>
    <w:p w14:paraId="77D995DC" w14:textId="4AD432DF" w:rsidR="0083690F" w:rsidRDefault="008A5413" w:rsidP="00363D61">
      <w:pPr>
        <w:spacing w:line="360" w:lineRule="auto"/>
        <w:ind w:firstLineChars="196" w:firstLine="412"/>
        <w:rPr>
          <w:color w:val="000000"/>
          <w:sz w:val="21"/>
          <w:szCs w:val="21"/>
        </w:rPr>
      </w:pPr>
      <w:r w:rsidRPr="008A5413">
        <w:rPr>
          <w:color w:val="000000"/>
          <w:sz w:val="21"/>
          <w:szCs w:val="21"/>
        </w:rPr>
        <w:t>启发式优化</w:t>
      </w:r>
      <w:r w:rsidR="005F7B46" w:rsidRPr="005F7B46">
        <w:rPr>
          <w:rFonts w:hint="eastAsia"/>
          <w:color w:val="000000"/>
          <w:sz w:val="21"/>
          <w:szCs w:val="21"/>
        </w:rPr>
        <w:t>算法通过全局搜索与多目标</w:t>
      </w:r>
      <w:r w:rsidR="00E44835">
        <w:rPr>
          <w:rFonts w:hint="eastAsia"/>
          <w:color w:val="000000"/>
          <w:sz w:val="21"/>
          <w:szCs w:val="21"/>
        </w:rPr>
        <w:t>优化</w:t>
      </w:r>
      <w:r w:rsidR="005F7B46" w:rsidRPr="005F7B46">
        <w:rPr>
          <w:rFonts w:hint="eastAsia"/>
          <w:color w:val="000000"/>
          <w:sz w:val="21"/>
          <w:szCs w:val="21"/>
        </w:rPr>
        <w:t>机制</w:t>
      </w:r>
      <w:r w:rsidR="00234E69">
        <w:rPr>
          <w:rFonts w:hint="eastAsia"/>
          <w:color w:val="000000"/>
          <w:sz w:val="21"/>
          <w:szCs w:val="21"/>
        </w:rPr>
        <w:t>实现</w:t>
      </w:r>
      <w:r w:rsidR="005F7B46" w:rsidRPr="005F7B46">
        <w:rPr>
          <w:rFonts w:hint="eastAsia"/>
          <w:color w:val="000000"/>
          <w:sz w:val="21"/>
          <w:szCs w:val="21"/>
        </w:rPr>
        <w:t>无人机</w:t>
      </w:r>
      <w:r w:rsidR="00234E69">
        <w:rPr>
          <w:rFonts w:hint="eastAsia"/>
          <w:color w:val="000000"/>
          <w:sz w:val="21"/>
          <w:szCs w:val="21"/>
        </w:rPr>
        <w:t>通信</w:t>
      </w:r>
      <w:r w:rsidR="005F7B46" w:rsidRPr="005F7B46">
        <w:rPr>
          <w:rFonts w:hint="eastAsia"/>
          <w:color w:val="000000"/>
          <w:sz w:val="21"/>
          <w:szCs w:val="21"/>
        </w:rPr>
        <w:t>协同规划</w:t>
      </w:r>
      <w:r w:rsidR="00E44835">
        <w:rPr>
          <w:rFonts w:hint="eastAsia"/>
          <w:color w:val="000000"/>
          <w:sz w:val="21"/>
          <w:szCs w:val="21"/>
        </w:rPr>
        <w:t>的需求</w:t>
      </w:r>
      <w:r w:rsidR="0097219B">
        <w:rPr>
          <w:rFonts w:hint="eastAsia"/>
          <w:color w:val="000000"/>
          <w:sz w:val="21"/>
          <w:szCs w:val="21"/>
        </w:rPr>
        <w:t>。</w:t>
      </w:r>
      <w:r w:rsidR="006F1D40" w:rsidRPr="006F1D40">
        <w:rPr>
          <w:rFonts w:hint="eastAsia"/>
          <w:color w:val="000000"/>
          <w:sz w:val="21"/>
          <w:szCs w:val="21"/>
        </w:rPr>
        <w:t>H</w:t>
      </w:r>
      <w:r w:rsidR="00323ACE">
        <w:rPr>
          <w:color w:val="000000"/>
          <w:sz w:val="21"/>
          <w:szCs w:val="21"/>
        </w:rPr>
        <w:t>e</w:t>
      </w:r>
      <w:r w:rsidR="006F1D40" w:rsidRPr="006F1D40">
        <w:rPr>
          <w:rFonts w:hint="eastAsia"/>
          <w:color w:val="000000"/>
          <w:sz w:val="21"/>
          <w:szCs w:val="21"/>
        </w:rPr>
        <w:t>等提出的混合粒子群算法（</w:t>
      </w:r>
      <w:r w:rsidR="006F1D40" w:rsidRPr="006F1D40">
        <w:rPr>
          <w:rFonts w:hint="eastAsia"/>
          <w:color w:val="000000"/>
          <w:sz w:val="21"/>
          <w:szCs w:val="21"/>
        </w:rPr>
        <w:t>Hybrid PSO</w:t>
      </w:r>
      <w:r w:rsidR="006F1D40" w:rsidRPr="006F1D40">
        <w:rPr>
          <w:rFonts w:hint="eastAsia"/>
          <w:color w:val="000000"/>
          <w:sz w:val="21"/>
          <w:szCs w:val="21"/>
        </w:rPr>
        <w:t>）</w:t>
      </w:r>
      <w:r w:rsidR="00F90EA0">
        <w:rPr>
          <w:color w:val="000000"/>
          <w:sz w:val="21"/>
          <w:szCs w:val="21"/>
          <w:vertAlign w:val="superscript"/>
        </w:rPr>
        <w:fldChar w:fldCharType="begin"/>
      </w:r>
      <w:r w:rsidR="00F90EA0">
        <w:rPr>
          <w:color w:val="000000"/>
          <w:sz w:val="21"/>
          <w:szCs w:val="21"/>
          <w:vertAlign w:val="superscript"/>
        </w:rPr>
        <w:instrText xml:space="preserve"> REF _Ref216783245 \r \h </w:instrText>
      </w:r>
      <w:r w:rsidR="00F90EA0">
        <w:rPr>
          <w:color w:val="000000"/>
          <w:sz w:val="21"/>
          <w:szCs w:val="21"/>
          <w:vertAlign w:val="superscript"/>
        </w:rPr>
      </w:r>
      <w:r w:rsidR="00F90EA0">
        <w:rPr>
          <w:color w:val="000000"/>
          <w:sz w:val="21"/>
          <w:szCs w:val="21"/>
          <w:vertAlign w:val="superscript"/>
        </w:rPr>
        <w:fldChar w:fldCharType="separate"/>
      </w:r>
      <w:r w:rsidR="00F90EA0">
        <w:rPr>
          <w:color w:val="000000"/>
          <w:sz w:val="21"/>
          <w:szCs w:val="21"/>
          <w:vertAlign w:val="superscript"/>
        </w:rPr>
        <w:t>[12]</w:t>
      </w:r>
      <w:r w:rsidR="00F90EA0">
        <w:rPr>
          <w:color w:val="000000"/>
          <w:sz w:val="21"/>
          <w:szCs w:val="21"/>
          <w:vertAlign w:val="superscript"/>
        </w:rPr>
        <w:fldChar w:fldCharType="end"/>
      </w:r>
      <w:r w:rsidR="004A559F">
        <w:rPr>
          <w:rFonts w:hint="eastAsia"/>
          <w:color w:val="000000"/>
          <w:sz w:val="21"/>
          <w:szCs w:val="21"/>
        </w:rPr>
        <w:t>通过双层粒子更新与自适应权重实现多目标路径</w:t>
      </w:r>
      <w:r w:rsidR="004A559F">
        <w:rPr>
          <w:rFonts w:hint="eastAsia"/>
          <w:color w:val="000000"/>
          <w:sz w:val="21"/>
          <w:szCs w:val="21"/>
        </w:rPr>
        <w:t>-</w:t>
      </w:r>
      <w:r w:rsidR="004A559F">
        <w:rPr>
          <w:rFonts w:hint="eastAsia"/>
          <w:color w:val="000000"/>
          <w:sz w:val="21"/>
          <w:szCs w:val="21"/>
        </w:rPr>
        <w:t>通信联合优化，但计算开销高、实时性不足</w:t>
      </w:r>
      <w:r w:rsidR="007F653D">
        <w:rPr>
          <w:rFonts w:hint="eastAsia"/>
          <w:color w:val="000000"/>
          <w:sz w:val="21"/>
          <w:szCs w:val="21"/>
        </w:rPr>
        <w:t>；</w:t>
      </w:r>
      <w:r w:rsidR="006F1D40" w:rsidRPr="006F1D40">
        <w:rPr>
          <w:rFonts w:hint="eastAsia"/>
          <w:color w:val="000000"/>
          <w:sz w:val="21"/>
          <w:szCs w:val="21"/>
        </w:rPr>
        <w:t xml:space="preserve">Meng </w:t>
      </w:r>
      <w:r w:rsidR="006F1D40" w:rsidRPr="006F1D40">
        <w:rPr>
          <w:rFonts w:hint="eastAsia"/>
          <w:color w:val="000000"/>
          <w:sz w:val="21"/>
          <w:szCs w:val="21"/>
        </w:rPr>
        <w:t>等提出的</w:t>
      </w:r>
      <w:r w:rsidR="006F1D40" w:rsidRPr="006F1D40">
        <w:rPr>
          <w:rFonts w:hint="eastAsia"/>
          <w:color w:val="000000"/>
          <w:sz w:val="21"/>
          <w:szCs w:val="21"/>
        </w:rPr>
        <w:t xml:space="preserve">PPSwarm </w:t>
      </w:r>
      <w:r w:rsidR="006F1D40" w:rsidRPr="006F1D40">
        <w:rPr>
          <w:rFonts w:hint="eastAsia"/>
          <w:color w:val="000000"/>
          <w:sz w:val="21"/>
          <w:szCs w:val="21"/>
        </w:rPr>
        <w:t>算法</w:t>
      </w:r>
      <w:r w:rsidR="00F90EA0">
        <w:rPr>
          <w:color w:val="000000"/>
          <w:sz w:val="21"/>
          <w:szCs w:val="21"/>
          <w:vertAlign w:val="superscript"/>
        </w:rPr>
        <w:fldChar w:fldCharType="begin"/>
      </w:r>
      <w:r w:rsidR="00F90EA0">
        <w:rPr>
          <w:color w:val="000000"/>
          <w:sz w:val="21"/>
          <w:szCs w:val="21"/>
          <w:vertAlign w:val="superscript"/>
        </w:rPr>
        <w:instrText xml:space="preserve"> REF _Ref216783266 \r \h </w:instrText>
      </w:r>
      <w:r w:rsidR="00F90EA0">
        <w:rPr>
          <w:color w:val="000000"/>
          <w:sz w:val="21"/>
          <w:szCs w:val="21"/>
          <w:vertAlign w:val="superscript"/>
        </w:rPr>
      </w:r>
      <w:r w:rsidR="00F90EA0">
        <w:rPr>
          <w:color w:val="000000"/>
          <w:sz w:val="21"/>
          <w:szCs w:val="21"/>
          <w:vertAlign w:val="superscript"/>
        </w:rPr>
        <w:fldChar w:fldCharType="separate"/>
      </w:r>
      <w:r w:rsidR="00F90EA0">
        <w:rPr>
          <w:color w:val="000000"/>
          <w:sz w:val="21"/>
          <w:szCs w:val="21"/>
          <w:vertAlign w:val="superscript"/>
        </w:rPr>
        <w:t>[13]</w:t>
      </w:r>
      <w:r w:rsidR="00F90EA0">
        <w:rPr>
          <w:color w:val="000000"/>
          <w:sz w:val="21"/>
          <w:szCs w:val="21"/>
          <w:vertAlign w:val="superscript"/>
        </w:rPr>
        <w:fldChar w:fldCharType="end"/>
      </w:r>
      <w:r w:rsidR="006F1D40" w:rsidRPr="006F1D40">
        <w:rPr>
          <w:rFonts w:hint="eastAsia"/>
          <w:color w:val="000000"/>
          <w:sz w:val="21"/>
          <w:szCs w:val="21"/>
        </w:rPr>
        <w:t>将优先级约束的</w:t>
      </w:r>
      <w:r w:rsidR="006F1D40" w:rsidRPr="006F1D40">
        <w:rPr>
          <w:rFonts w:hint="eastAsia"/>
          <w:color w:val="000000"/>
          <w:sz w:val="21"/>
          <w:szCs w:val="21"/>
        </w:rPr>
        <w:t>RRT*</w:t>
      </w:r>
      <w:r w:rsidR="006F1D40" w:rsidRPr="006F1D40">
        <w:rPr>
          <w:rFonts w:hint="eastAsia"/>
          <w:color w:val="000000"/>
          <w:sz w:val="21"/>
          <w:szCs w:val="21"/>
        </w:rPr>
        <w:t>与粒子群全局搜索结合</w:t>
      </w:r>
      <w:r w:rsidR="004A559F">
        <w:rPr>
          <w:rFonts w:hint="eastAsia"/>
          <w:color w:val="000000"/>
          <w:sz w:val="21"/>
          <w:szCs w:val="21"/>
        </w:rPr>
        <w:t>以增强全局搜索，但混合结构在大规模集群下效率下降；</w:t>
      </w:r>
      <w:r w:rsidR="006F1D40" w:rsidRPr="006F1D40">
        <w:rPr>
          <w:rFonts w:hint="eastAsia"/>
          <w:color w:val="000000"/>
          <w:sz w:val="21"/>
          <w:szCs w:val="21"/>
        </w:rPr>
        <w:t xml:space="preserve">Tseng </w:t>
      </w:r>
      <w:r w:rsidR="006F1D40" w:rsidRPr="006F1D40">
        <w:rPr>
          <w:rFonts w:hint="eastAsia"/>
          <w:color w:val="000000"/>
          <w:sz w:val="21"/>
          <w:szCs w:val="21"/>
        </w:rPr>
        <w:t>等提出的多目标遗传算法（</w:t>
      </w:r>
      <w:r w:rsidR="006F1D40" w:rsidRPr="006F1D40">
        <w:rPr>
          <w:rFonts w:hint="eastAsia"/>
          <w:color w:val="000000"/>
          <w:sz w:val="21"/>
          <w:szCs w:val="21"/>
        </w:rPr>
        <w:t>MOGA</w:t>
      </w:r>
      <w:r w:rsidR="006F1D40" w:rsidRPr="006F1D40">
        <w:rPr>
          <w:rFonts w:hint="eastAsia"/>
          <w:color w:val="000000"/>
          <w:sz w:val="21"/>
          <w:szCs w:val="21"/>
        </w:rPr>
        <w:t>）</w:t>
      </w:r>
      <w:r w:rsidR="00F90EA0">
        <w:rPr>
          <w:color w:val="000000"/>
          <w:sz w:val="21"/>
          <w:szCs w:val="21"/>
          <w:vertAlign w:val="superscript"/>
        </w:rPr>
        <w:fldChar w:fldCharType="begin"/>
      </w:r>
      <w:r w:rsidR="00F90EA0">
        <w:rPr>
          <w:color w:val="000000"/>
          <w:sz w:val="21"/>
          <w:szCs w:val="21"/>
          <w:vertAlign w:val="superscript"/>
        </w:rPr>
        <w:instrText xml:space="preserve"> REF _Ref216783277 \r \h </w:instrText>
      </w:r>
      <w:r w:rsidR="00F90EA0">
        <w:rPr>
          <w:color w:val="000000"/>
          <w:sz w:val="21"/>
          <w:szCs w:val="21"/>
          <w:vertAlign w:val="superscript"/>
        </w:rPr>
      </w:r>
      <w:r w:rsidR="00F90EA0">
        <w:rPr>
          <w:color w:val="000000"/>
          <w:sz w:val="21"/>
          <w:szCs w:val="21"/>
          <w:vertAlign w:val="superscript"/>
        </w:rPr>
        <w:fldChar w:fldCharType="separate"/>
      </w:r>
      <w:r w:rsidR="00F90EA0">
        <w:rPr>
          <w:color w:val="000000"/>
          <w:sz w:val="21"/>
          <w:szCs w:val="21"/>
          <w:vertAlign w:val="superscript"/>
        </w:rPr>
        <w:t>[14]</w:t>
      </w:r>
      <w:r w:rsidR="00F90EA0">
        <w:rPr>
          <w:color w:val="000000"/>
          <w:sz w:val="21"/>
          <w:szCs w:val="21"/>
          <w:vertAlign w:val="superscript"/>
        </w:rPr>
        <w:fldChar w:fldCharType="end"/>
      </w:r>
      <w:r w:rsidR="004A559F">
        <w:rPr>
          <w:rFonts w:hint="eastAsia"/>
          <w:color w:val="000000"/>
          <w:sz w:val="21"/>
          <w:szCs w:val="21"/>
        </w:rPr>
        <w:t>以</w:t>
      </w:r>
      <w:r w:rsidR="006F1D40" w:rsidRPr="006F1D40">
        <w:rPr>
          <w:rFonts w:hint="eastAsia"/>
          <w:color w:val="000000"/>
          <w:sz w:val="21"/>
          <w:szCs w:val="21"/>
        </w:rPr>
        <w:t>遗传编码</w:t>
      </w:r>
      <w:r w:rsidR="004A559F">
        <w:rPr>
          <w:rFonts w:hint="eastAsia"/>
          <w:color w:val="000000"/>
          <w:sz w:val="21"/>
          <w:szCs w:val="21"/>
        </w:rPr>
        <w:t>融合</w:t>
      </w:r>
      <w:r w:rsidR="004A559F">
        <w:rPr>
          <w:rFonts w:hint="eastAsia"/>
          <w:color w:val="000000"/>
          <w:sz w:val="21"/>
          <w:szCs w:val="21"/>
        </w:rPr>
        <w:t>R</w:t>
      </w:r>
      <w:r w:rsidR="004A559F">
        <w:rPr>
          <w:color w:val="000000"/>
          <w:sz w:val="21"/>
          <w:szCs w:val="21"/>
        </w:rPr>
        <w:t>SSI</w:t>
      </w:r>
      <w:r w:rsidR="004A559F">
        <w:rPr>
          <w:rFonts w:hint="eastAsia"/>
          <w:color w:val="000000"/>
          <w:sz w:val="21"/>
          <w:szCs w:val="21"/>
        </w:rPr>
        <w:t>与路径平滑度进行多目标优化，但进化迭代依赖大量代数且收敛较慢。</w:t>
      </w:r>
      <w:r w:rsidR="006F1D40">
        <w:rPr>
          <w:rFonts w:hint="eastAsia"/>
          <w:color w:val="000000"/>
          <w:sz w:val="21"/>
          <w:szCs w:val="21"/>
        </w:rPr>
        <w:t>启</w:t>
      </w:r>
      <w:r w:rsidR="006F1D40" w:rsidRPr="006F1D40">
        <w:rPr>
          <w:rFonts w:hint="eastAsia"/>
          <w:color w:val="000000"/>
          <w:sz w:val="21"/>
          <w:szCs w:val="21"/>
        </w:rPr>
        <w:t>发式优化类算法普遍存在</w:t>
      </w:r>
      <w:r w:rsidR="008533F7">
        <w:rPr>
          <w:rFonts w:hint="eastAsia"/>
          <w:color w:val="000000"/>
          <w:sz w:val="21"/>
          <w:szCs w:val="21"/>
        </w:rPr>
        <w:t>依赖全局信息、搜索效果不足和</w:t>
      </w:r>
      <w:r w:rsidR="006F1D40" w:rsidRPr="006F1D40">
        <w:rPr>
          <w:rFonts w:hint="eastAsia"/>
          <w:color w:val="000000"/>
          <w:sz w:val="21"/>
          <w:szCs w:val="21"/>
        </w:rPr>
        <w:t>收敛时间长等问题，限制了其在大规模无人机集群</w:t>
      </w:r>
      <w:r w:rsidR="00F62549">
        <w:rPr>
          <w:rFonts w:hint="eastAsia"/>
          <w:color w:val="000000"/>
          <w:sz w:val="21"/>
          <w:szCs w:val="21"/>
        </w:rPr>
        <w:t>复杂</w:t>
      </w:r>
      <w:r w:rsidR="006F1D40" w:rsidRPr="006F1D40">
        <w:rPr>
          <w:rFonts w:hint="eastAsia"/>
          <w:color w:val="000000"/>
          <w:sz w:val="21"/>
          <w:szCs w:val="21"/>
        </w:rPr>
        <w:t>场景下的应用。</w:t>
      </w:r>
    </w:p>
    <w:p w14:paraId="0E0D3B1C" w14:textId="78EE2428" w:rsidR="0097219B" w:rsidRDefault="005F7B46" w:rsidP="00363D61">
      <w:pPr>
        <w:spacing w:line="360" w:lineRule="auto"/>
        <w:ind w:firstLineChars="196" w:firstLine="412"/>
        <w:rPr>
          <w:color w:val="000000"/>
          <w:sz w:val="21"/>
          <w:szCs w:val="21"/>
        </w:rPr>
      </w:pPr>
      <w:r w:rsidRPr="005F7B46">
        <w:rPr>
          <w:rFonts w:hint="eastAsia"/>
          <w:color w:val="000000"/>
          <w:sz w:val="21"/>
          <w:szCs w:val="21"/>
        </w:rPr>
        <w:t>强化学习方法</w:t>
      </w:r>
      <w:r w:rsidR="008A5413">
        <w:rPr>
          <w:rFonts w:hint="eastAsia"/>
          <w:color w:val="000000"/>
          <w:sz w:val="21"/>
          <w:szCs w:val="21"/>
        </w:rPr>
        <w:t>通过</w:t>
      </w:r>
      <w:r w:rsidR="002A3097">
        <w:rPr>
          <w:rFonts w:hint="eastAsia"/>
          <w:color w:val="000000"/>
          <w:sz w:val="21"/>
          <w:szCs w:val="21"/>
        </w:rPr>
        <w:t>对</w:t>
      </w:r>
      <w:r w:rsidR="008A5413">
        <w:rPr>
          <w:rFonts w:hint="eastAsia"/>
          <w:color w:val="000000"/>
          <w:sz w:val="21"/>
          <w:szCs w:val="21"/>
        </w:rPr>
        <w:t>已知场景学习训练完成通信保持路径规划</w:t>
      </w:r>
      <w:r w:rsidR="0097219B">
        <w:rPr>
          <w:rFonts w:hint="eastAsia"/>
          <w:color w:val="000000"/>
          <w:sz w:val="21"/>
          <w:szCs w:val="21"/>
        </w:rPr>
        <w:t>。</w:t>
      </w:r>
      <w:r w:rsidR="006F1D40" w:rsidRPr="006F1D40">
        <w:rPr>
          <w:rFonts w:hint="eastAsia"/>
          <w:color w:val="000000"/>
          <w:sz w:val="21"/>
          <w:szCs w:val="21"/>
        </w:rPr>
        <w:t xml:space="preserve">Bayerlein </w:t>
      </w:r>
      <w:r w:rsidR="006F1D40" w:rsidRPr="006F1D40">
        <w:rPr>
          <w:rFonts w:hint="eastAsia"/>
          <w:color w:val="000000"/>
          <w:sz w:val="21"/>
          <w:szCs w:val="21"/>
        </w:rPr>
        <w:t>等提出的深度强化学习算法（</w:t>
      </w:r>
      <w:r w:rsidR="006F1D40" w:rsidRPr="006F1D40">
        <w:rPr>
          <w:rFonts w:hint="eastAsia"/>
          <w:color w:val="000000"/>
          <w:sz w:val="21"/>
          <w:szCs w:val="21"/>
        </w:rPr>
        <w:t>DRL-WDH</w:t>
      </w:r>
      <w:r w:rsidR="006F1D40" w:rsidRPr="006F1D40">
        <w:rPr>
          <w:rFonts w:hint="eastAsia"/>
          <w:color w:val="000000"/>
          <w:sz w:val="21"/>
          <w:szCs w:val="21"/>
        </w:rPr>
        <w:t>）</w:t>
      </w:r>
      <w:r w:rsidR="00F90EA0">
        <w:rPr>
          <w:color w:val="000000"/>
          <w:sz w:val="21"/>
          <w:szCs w:val="21"/>
          <w:vertAlign w:val="superscript"/>
        </w:rPr>
        <w:fldChar w:fldCharType="begin"/>
      </w:r>
      <w:r w:rsidR="00F90EA0">
        <w:rPr>
          <w:color w:val="000000"/>
          <w:sz w:val="21"/>
          <w:szCs w:val="21"/>
          <w:vertAlign w:val="superscript"/>
        </w:rPr>
        <w:instrText xml:space="preserve"> REF _Ref216783698 \r \h </w:instrText>
      </w:r>
      <w:r w:rsidR="00F90EA0">
        <w:rPr>
          <w:color w:val="000000"/>
          <w:sz w:val="21"/>
          <w:szCs w:val="21"/>
          <w:vertAlign w:val="superscript"/>
        </w:rPr>
      </w:r>
      <w:r w:rsidR="00F90EA0">
        <w:rPr>
          <w:color w:val="000000"/>
          <w:sz w:val="21"/>
          <w:szCs w:val="21"/>
          <w:vertAlign w:val="superscript"/>
        </w:rPr>
        <w:fldChar w:fldCharType="separate"/>
      </w:r>
      <w:r w:rsidR="00F90EA0">
        <w:rPr>
          <w:color w:val="000000"/>
          <w:sz w:val="21"/>
          <w:szCs w:val="21"/>
          <w:vertAlign w:val="superscript"/>
        </w:rPr>
        <w:t>[15]</w:t>
      </w:r>
      <w:r w:rsidR="00F90EA0">
        <w:rPr>
          <w:color w:val="000000"/>
          <w:sz w:val="21"/>
          <w:szCs w:val="21"/>
          <w:vertAlign w:val="superscript"/>
        </w:rPr>
        <w:fldChar w:fldCharType="end"/>
      </w:r>
      <w:r w:rsidR="006F1D40" w:rsidRPr="006F1D40">
        <w:rPr>
          <w:rFonts w:hint="eastAsia"/>
          <w:color w:val="000000"/>
          <w:sz w:val="21"/>
          <w:szCs w:val="21"/>
        </w:rPr>
        <w:t>采用</w:t>
      </w:r>
      <w:r w:rsidR="006F1D40" w:rsidRPr="006F1D40">
        <w:rPr>
          <w:rFonts w:hint="eastAsia"/>
          <w:color w:val="000000"/>
          <w:sz w:val="21"/>
          <w:szCs w:val="21"/>
        </w:rPr>
        <w:t>A</w:t>
      </w:r>
      <w:r w:rsidR="004A559F">
        <w:rPr>
          <w:color w:val="000000"/>
          <w:sz w:val="21"/>
          <w:szCs w:val="21"/>
        </w:rPr>
        <w:t>C</w:t>
      </w:r>
      <w:r w:rsidR="006F1D40" w:rsidRPr="006F1D40">
        <w:rPr>
          <w:rFonts w:hint="eastAsia"/>
          <w:color w:val="000000"/>
          <w:sz w:val="21"/>
          <w:szCs w:val="21"/>
        </w:rPr>
        <w:t>架构联合优化路径与功率</w:t>
      </w:r>
      <w:r w:rsidR="002A3097">
        <w:rPr>
          <w:rFonts w:hint="eastAsia"/>
          <w:color w:val="000000"/>
          <w:sz w:val="21"/>
          <w:szCs w:val="21"/>
        </w:rPr>
        <w:t>，</w:t>
      </w:r>
      <w:r w:rsidR="004A559F">
        <w:rPr>
          <w:rFonts w:hint="eastAsia"/>
          <w:color w:val="000000"/>
          <w:sz w:val="21"/>
          <w:szCs w:val="21"/>
        </w:rPr>
        <w:t>但训练代价高，难以在线应用；</w:t>
      </w:r>
      <w:r w:rsidR="006F1D40" w:rsidRPr="006F1D40">
        <w:rPr>
          <w:rFonts w:hint="eastAsia"/>
          <w:color w:val="000000"/>
          <w:sz w:val="21"/>
          <w:szCs w:val="21"/>
        </w:rPr>
        <w:t xml:space="preserve">Lin </w:t>
      </w:r>
      <w:r w:rsidR="006F1D40" w:rsidRPr="006F1D40">
        <w:rPr>
          <w:rFonts w:hint="eastAsia"/>
          <w:color w:val="000000"/>
          <w:sz w:val="21"/>
          <w:szCs w:val="21"/>
        </w:rPr>
        <w:t>等的通信连通强化学习算法（</w:t>
      </w:r>
      <w:r w:rsidR="006F1D40" w:rsidRPr="006F1D40">
        <w:rPr>
          <w:rFonts w:hint="eastAsia"/>
          <w:color w:val="000000"/>
          <w:sz w:val="21"/>
          <w:szCs w:val="21"/>
        </w:rPr>
        <w:t>DRL-CC</w:t>
      </w:r>
      <w:r w:rsidR="006F1D40" w:rsidRPr="006F1D40">
        <w:rPr>
          <w:rFonts w:hint="eastAsia"/>
          <w:color w:val="000000"/>
          <w:sz w:val="21"/>
          <w:szCs w:val="21"/>
        </w:rPr>
        <w:t>）</w:t>
      </w:r>
      <w:r w:rsidR="00F90EA0">
        <w:rPr>
          <w:color w:val="000000"/>
          <w:sz w:val="21"/>
          <w:szCs w:val="21"/>
          <w:vertAlign w:val="superscript"/>
        </w:rPr>
        <w:fldChar w:fldCharType="begin"/>
      </w:r>
      <w:r w:rsidR="00F90EA0">
        <w:rPr>
          <w:color w:val="000000"/>
          <w:sz w:val="21"/>
          <w:szCs w:val="21"/>
          <w:vertAlign w:val="superscript"/>
        </w:rPr>
        <w:instrText xml:space="preserve"> REF _Ref216783719 \r \h </w:instrText>
      </w:r>
      <w:r w:rsidR="00F90EA0">
        <w:rPr>
          <w:color w:val="000000"/>
          <w:sz w:val="21"/>
          <w:szCs w:val="21"/>
          <w:vertAlign w:val="superscript"/>
        </w:rPr>
      </w:r>
      <w:r w:rsidR="00F90EA0">
        <w:rPr>
          <w:color w:val="000000"/>
          <w:sz w:val="21"/>
          <w:szCs w:val="21"/>
          <w:vertAlign w:val="superscript"/>
        </w:rPr>
        <w:fldChar w:fldCharType="separate"/>
      </w:r>
      <w:r w:rsidR="00F90EA0">
        <w:rPr>
          <w:color w:val="000000"/>
          <w:sz w:val="21"/>
          <w:szCs w:val="21"/>
          <w:vertAlign w:val="superscript"/>
        </w:rPr>
        <w:t>[16]</w:t>
      </w:r>
      <w:r w:rsidR="00F90EA0">
        <w:rPr>
          <w:color w:val="000000"/>
          <w:sz w:val="21"/>
          <w:szCs w:val="21"/>
          <w:vertAlign w:val="superscript"/>
        </w:rPr>
        <w:fldChar w:fldCharType="end"/>
      </w:r>
      <w:r w:rsidR="006F1D40" w:rsidRPr="006F1D40">
        <w:rPr>
          <w:rFonts w:hint="eastAsia"/>
          <w:color w:val="000000"/>
          <w:sz w:val="21"/>
          <w:szCs w:val="21"/>
        </w:rPr>
        <w:t>利用</w:t>
      </w:r>
      <w:r w:rsidR="006F1D40" w:rsidRPr="006F1D40">
        <w:rPr>
          <w:rFonts w:hint="eastAsia"/>
          <w:color w:val="000000"/>
          <w:sz w:val="21"/>
          <w:szCs w:val="21"/>
        </w:rPr>
        <w:t xml:space="preserve"> DQN-CNN </w:t>
      </w:r>
      <w:r w:rsidR="006F1D40" w:rsidRPr="006F1D40">
        <w:rPr>
          <w:rFonts w:hint="eastAsia"/>
          <w:color w:val="000000"/>
          <w:sz w:val="21"/>
          <w:szCs w:val="21"/>
        </w:rPr>
        <w:t>框架</w:t>
      </w:r>
      <w:r w:rsidR="009F52BC">
        <w:rPr>
          <w:rFonts w:hint="eastAsia"/>
          <w:color w:val="000000"/>
          <w:sz w:val="21"/>
          <w:szCs w:val="21"/>
        </w:rPr>
        <w:t>引入通信约束奖励</w:t>
      </w:r>
      <w:r w:rsidR="006F1D40" w:rsidRPr="006F1D40">
        <w:rPr>
          <w:rFonts w:hint="eastAsia"/>
          <w:color w:val="000000"/>
          <w:sz w:val="21"/>
          <w:szCs w:val="21"/>
        </w:rPr>
        <w:t>实现路径与连通性联合决策</w:t>
      </w:r>
      <w:r w:rsidR="009F52BC">
        <w:rPr>
          <w:rFonts w:hint="eastAsia"/>
          <w:color w:val="000000"/>
          <w:sz w:val="21"/>
          <w:szCs w:val="21"/>
        </w:rPr>
        <w:t>以</w:t>
      </w:r>
      <w:r w:rsidR="006F1D40" w:rsidRPr="006F1D40">
        <w:rPr>
          <w:rFonts w:hint="eastAsia"/>
          <w:color w:val="000000"/>
          <w:sz w:val="21"/>
          <w:szCs w:val="21"/>
        </w:rPr>
        <w:t>提升链路稳定性</w:t>
      </w:r>
      <w:r w:rsidR="009F52BC">
        <w:rPr>
          <w:rFonts w:hint="eastAsia"/>
          <w:color w:val="000000"/>
          <w:sz w:val="21"/>
          <w:szCs w:val="21"/>
        </w:rPr>
        <w:t>，</w:t>
      </w:r>
      <w:r w:rsidR="006F1D40" w:rsidRPr="006F1D40">
        <w:rPr>
          <w:rFonts w:hint="eastAsia"/>
          <w:color w:val="000000"/>
          <w:sz w:val="21"/>
          <w:szCs w:val="21"/>
        </w:rPr>
        <w:t>但</w:t>
      </w:r>
      <w:r w:rsidR="009F52BC">
        <w:rPr>
          <w:rFonts w:hint="eastAsia"/>
          <w:color w:val="000000"/>
          <w:sz w:val="21"/>
          <w:szCs w:val="21"/>
        </w:rPr>
        <w:t>难以适应未知场景；</w:t>
      </w:r>
      <w:r w:rsidR="006F1D40" w:rsidRPr="006F1D40">
        <w:rPr>
          <w:rFonts w:hint="eastAsia"/>
          <w:color w:val="000000"/>
          <w:sz w:val="21"/>
          <w:szCs w:val="21"/>
        </w:rPr>
        <w:t xml:space="preserve">Cheng </w:t>
      </w:r>
      <w:r w:rsidR="006F1D40" w:rsidRPr="006F1D40">
        <w:rPr>
          <w:rFonts w:hint="eastAsia"/>
          <w:color w:val="000000"/>
          <w:sz w:val="21"/>
          <w:szCs w:val="21"/>
        </w:rPr>
        <w:t>等提出的分层强化学习结合模拟退火算法（</w:t>
      </w:r>
      <w:r w:rsidR="006F1D40" w:rsidRPr="006F1D40">
        <w:rPr>
          <w:rFonts w:hint="eastAsia"/>
          <w:color w:val="000000"/>
          <w:sz w:val="21"/>
          <w:szCs w:val="21"/>
        </w:rPr>
        <w:t>HRL-SA</w:t>
      </w:r>
      <w:r w:rsidR="006F1D40" w:rsidRPr="006F1D40">
        <w:rPr>
          <w:rFonts w:hint="eastAsia"/>
          <w:color w:val="000000"/>
          <w:sz w:val="21"/>
          <w:szCs w:val="21"/>
        </w:rPr>
        <w:t>）</w:t>
      </w:r>
      <w:r w:rsidR="00F90EA0">
        <w:rPr>
          <w:color w:val="000000"/>
          <w:sz w:val="21"/>
          <w:szCs w:val="21"/>
          <w:vertAlign w:val="superscript"/>
        </w:rPr>
        <w:fldChar w:fldCharType="begin"/>
      </w:r>
      <w:r w:rsidR="00F90EA0">
        <w:rPr>
          <w:color w:val="000000"/>
          <w:sz w:val="21"/>
          <w:szCs w:val="21"/>
          <w:vertAlign w:val="superscript"/>
        </w:rPr>
        <w:instrText xml:space="preserve"> REF _Ref216783729 \r \h </w:instrText>
      </w:r>
      <w:r w:rsidR="00F90EA0">
        <w:rPr>
          <w:color w:val="000000"/>
          <w:sz w:val="21"/>
          <w:szCs w:val="21"/>
          <w:vertAlign w:val="superscript"/>
        </w:rPr>
      </w:r>
      <w:r w:rsidR="00F90EA0">
        <w:rPr>
          <w:color w:val="000000"/>
          <w:sz w:val="21"/>
          <w:szCs w:val="21"/>
          <w:vertAlign w:val="superscript"/>
        </w:rPr>
        <w:fldChar w:fldCharType="separate"/>
      </w:r>
      <w:r w:rsidR="00F90EA0">
        <w:rPr>
          <w:color w:val="000000"/>
          <w:sz w:val="21"/>
          <w:szCs w:val="21"/>
          <w:vertAlign w:val="superscript"/>
        </w:rPr>
        <w:t>[17]</w:t>
      </w:r>
      <w:r w:rsidR="00F90EA0">
        <w:rPr>
          <w:color w:val="000000"/>
          <w:sz w:val="21"/>
          <w:szCs w:val="21"/>
          <w:vertAlign w:val="superscript"/>
        </w:rPr>
        <w:fldChar w:fldCharType="end"/>
      </w:r>
      <w:r w:rsidR="006F1D40" w:rsidRPr="006F1D40">
        <w:rPr>
          <w:rFonts w:hint="eastAsia"/>
          <w:color w:val="000000"/>
          <w:sz w:val="21"/>
          <w:szCs w:val="21"/>
        </w:rPr>
        <w:t>通过</w:t>
      </w:r>
      <w:r w:rsidR="009F52BC">
        <w:rPr>
          <w:rFonts w:hint="eastAsia"/>
          <w:color w:val="000000"/>
          <w:sz w:val="21"/>
          <w:szCs w:val="21"/>
        </w:rPr>
        <w:t>分层</w:t>
      </w:r>
      <w:r w:rsidR="00363D61">
        <w:rPr>
          <w:rFonts w:hint="eastAsia"/>
          <w:color w:val="000000"/>
          <w:sz w:val="21"/>
          <w:szCs w:val="21"/>
        </w:rPr>
        <w:t>强化学习</w:t>
      </w:r>
      <w:r w:rsidR="009F52BC">
        <w:rPr>
          <w:rFonts w:hint="eastAsia"/>
          <w:color w:val="000000"/>
          <w:sz w:val="21"/>
          <w:szCs w:val="21"/>
        </w:rPr>
        <w:t>与模拟退火</w:t>
      </w:r>
      <w:r w:rsidR="002A3097">
        <w:rPr>
          <w:rFonts w:hint="eastAsia"/>
          <w:color w:val="000000"/>
          <w:sz w:val="21"/>
          <w:szCs w:val="21"/>
        </w:rPr>
        <w:t>结合以</w:t>
      </w:r>
      <w:r w:rsidR="009F52BC">
        <w:rPr>
          <w:rFonts w:hint="eastAsia"/>
          <w:color w:val="000000"/>
          <w:sz w:val="21"/>
          <w:szCs w:val="21"/>
        </w:rPr>
        <w:t>增强探索性</w:t>
      </w:r>
      <w:r w:rsidR="00363D61">
        <w:rPr>
          <w:rFonts w:hint="eastAsia"/>
          <w:color w:val="000000"/>
          <w:sz w:val="21"/>
          <w:szCs w:val="21"/>
        </w:rPr>
        <w:t>，但</w:t>
      </w:r>
      <w:r w:rsidR="006F1D40" w:rsidRPr="006F1D40">
        <w:rPr>
          <w:rFonts w:hint="eastAsia"/>
          <w:color w:val="000000"/>
          <w:sz w:val="21"/>
          <w:szCs w:val="21"/>
        </w:rPr>
        <w:t>其参数调优困难</w:t>
      </w:r>
      <w:r w:rsidR="00363D61">
        <w:rPr>
          <w:rFonts w:hint="eastAsia"/>
          <w:color w:val="000000"/>
          <w:sz w:val="21"/>
          <w:szCs w:val="21"/>
        </w:rPr>
        <w:t>导致扩展</w:t>
      </w:r>
      <w:r w:rsidR="006F1D40" w:rsidRPr="006F1D40">
        <w:rPr>
          <w:rFonts w:hint="eastAsia"/>
          <w:color w:val="000000"/>
          <w:sz w:val="21"/>
          <w:szCs w:val="21"/>
        </w:rPr>
        <w:t>性受限。强化学习类算法普遍存在训练代价高、收敛慢及实时部署困难等问题，在大规模集群与复杂环境下应用仍受限制。</w:t>
      </w:r>
    </w:p>
    <w:p w14:paraId="59CAC1DC" w14:textId="320B2BC3" w:rsidR="00AA612C" w:rsidRDefault="008A5413" w:rsidP="00363D61">
      <w:pPr>
        <w:spacing w:line="360" w:lineRule="auto"/>
        <w:ind w:firstLineChars="196" w:firstLine="412"/>
        <w:rPr>
          <w:color w:val="000000"/>
          <w:sz w:val="21"/>
          <w:szCs w:val="21"/>
        </w:rPr>
      </w:pPr>
      <w:r>
        <w:rPr>
          <w:rFonts w:hint="eastAsia"/>
          <w:color w:val="000000"/>
          <w:sz w:val="21"/>
          <w:szCs w:val="21"/>
        </w:rPr>
        <w:t>传统</w:t>
      </w:r>
      <w:r w:rsidR="00E44835" w:rsidRPr="00E44835">
        <w:rPr>
          <w:color w:val="000000"/>
          <w:sz w:val="21"/>
          <w:szCs w:val="21"/>
        </w:rPr>
        <w:t>人工势场</w:t>
      </w:r>
      <w:r w:rsidR="002A3097">
        <w:rPr>
          <w:rFonts w:hint="eastAsia"/>
          <w:color w:val="000000"/>
          <w:sz w:val="21"/>
          <w:szCs w:val="21"/>
        </w:rPr>
        <w:t>法</w:t>
      </w:r>
      <w:r w:rsidR="00363D61">
        <w:rPr>
          <w:rFonts w:hint="eastAsia"/>
          <w:color w:val="000000"/>
          <w:sz w:val="21"/>
          <w:szCs w:val="21"/>
        </w:rPr>
        <w:t>设计</w:t>
      </w:r>
      <w:r w:rsidR="002A3097">
        <w:rPr>
          <w:rFonts w:hint="eastAsia"/>
          <w:color w:val="000000"/>
          <w:sz w:val="21"/>
          <w:szCs w:val="21"/>
        </w:rPr>
        <w:t>专门的</w:t>
      </w:r>
      <w:r w:rsidR="0096204E">
        <w:rPr>
          <w:rFonts w:hint="eastAsia"/>
          <w:color w:val="000000"/>
          <w:sz w:val="21"/>
          <w:szCs w:val="21"/>
        </w:rPr>
        <w:t>通信保持</w:t>
      </w:r>
      <w:r w:rsidR="00363D61">
        <w:rPr>
          <w:rFonts w:hint="eastAsia"/>
          <w:color w:val="000000"/>
          <w:sz w:val="21"/>
          <w:szCs w:val="21"/>
        </w:rPr>
        <w:t>改进机制</w:t>
      </w:r>
      <w:r w:rsidR="006326A1">
        <w:rPr>
          <w:rFonts w:hint="eastAsia"/>
          <w:color w:val="000000"/>
          <w:sz w:val="21"/>
          <w:szCs w:val="21"/>
        </w:rPr>
        <w:t>。</w:t>
      </w:r>
      <w:r w:rsidR="00AA612C" w:rsidRPr="00AA612C">
        <w:rPr>
          <w:rFonts w:hint="eastAsia"/>
          <w:color w:val="000000"/>
          <w:sz w:val="21"/>
          <w:szCs w:val="21"/>
        </w:rPr>
        <w:t xml:space="preserve">Zhang </w:t>
      </w:r>
      <w:r w:rsidR="00AA612C" w:rsidRPr="00AA612C">
        <w:rPr>
          <w:rFonts w:hint="eastAsia"/>
          <w:color w:val="000000"/>
          <w:sz w:val="21"/>
          <w:szCs w:val="21"/>
        </w:rPr>
        <w:t>等人提出的鲁棒多无人机网络算法（</w:t>
      </w:r>
      <w:r w:rsidR="00AA612C" w:rsidRPr="00AA612C">
        <w:rPr>
          <w:rFonts w:hint="eastAsia"/>
          <w:color w:val="000000"/>
          <w:sz w:val="21"/>
          <w:szCs w:val="21"/>
        </w:rPr>
        <w:t>R-UAVNet</w:t>
      </w:r>
      <w:r w:rsidR="00AA612C" w:rsidRPr="00AA612C">
        <w:rPr>
          <w:rFonts w:hint="eastAsia"/>
          <w:color w:val="000000"/>
          <w:sz w:val="21"/>
          <w:szCs w:val="21"/>
        </w:rPr>
        <w:t>）</w:t>
      </w:r>
      <w:r w:rsidR="00F90EA0">
        <w:rPr>
          <w:color w:val="000000"/>
          <w:sz w:val="21"/>
          <w:szCs w:val="21"/>
          <w:vertAlign w:val="superscript"/>
        </w:rPr>
        <w:fldChar w:fldCharType="begin"/>
      </w:r>
      <w:r w:rsidR="00F90EA0">
        <w:rPr>
          <w:color w:val="000000"/>
          <w:sz w:val="21"/>
          <w:szCs w:val="21"/>
          <w:vertAlign w:val="superscript"/>
        </w:rPr>
        <w:instrText xml:space="preserve"> REF _Ref216783750 \r \h </w:instrText>
      </w:r>
      <w:r w:rsidR="00F90EA0">
        <w:rPr>
          <w:color w:val="000000"/>
          <w:sz w:val="21"/>
          <w:szCs w:val="21"/>
          <w:vertAlign w:val="superscript"/>
        </w:rPr>
      </w:r>
      <w:r w:rsidR="00F90EA0">
        <w:rPr>
          <w:color w:val="000000"/>
          <w:sz w:val="21"/>
          <w:szCs w:val="21"/>
          <w:vertAlign w:val="superscript"/>
        </w:rPr>
        <w:fldChar w:fldCharType="separate"/>
      </w:r>
      <w:r w:rsidR="00F90EA0">
        <w:rPr>
          <w:color w:val="000000"/>
          <w:sz w:val="21"/>
          <w:szCs w:val="21"/>
          <w:vertAlign w:val="superscript"/>
        </w:rPr>
        <w:t>[18]</w:t>
      </w:r>
      <w:r w:rsidR="00F90EA0">
        <w:rPr>
          <w:color w:val="000000"/>
          <w:sz w:val="21"/>
          <w:szCs w:val="21"/>
          <w:vertAlign w:val="superscript"/>
        </w:rPr>
        <w:fldChar w:fldCharType="end"/>
      </w:r>
      <w:r w:rsidR="00363D61" w:rsidRPr="00363D61">
        <w:rPr>
          <w:color w:val="000000"/>
          <w:sz w:val="21"/>
          <w:szCs w:val="21"/>
        </w:rPr>
        <w:t>利用通信质量梯度增强拓扑鲁棒性但对参数敏感</w:t>
      </w:r>
      <w:r w:rsidR="00363D61">
        <w:rPr>
          <w:rFonts w:hint="eastAsia"/>
          <w:color w:val="000000"/>
          <w:sz w:val="21"/>
          <w:szCs w:val="21"/>
        </w:rPr>
        <w:t>，</w:t>
      </w:r>
      <w:r w:rsidR="00366BC6">
        <w:rPr>
          <w:rFonts w:hint="eastAsia"/>
          <w:color w:val="000000"/>
          <w:sz w:val="21"/>
          <w:szCs w:val="21"/>
        </w:rPr>
        <w:t>但</w:t>
      </w:r>
      <w:r w:rsidR="00363D61">
        <w:rPr>
          <w:rFonts w:hint="eastAsia"/>
          <w:color w:val="000000"/>
          <w:sz w:val="21"/>
          <w:szCs w:val="21"/>
        </w:rPr>
        <w:t>在复杂场景下应用困难；</w:t>
      </w:r>
      <w:r w:rsidR="00AA612C" w:rsidRPr="00AA612C">
        <w:rPr>
          <w:rFonts w:hint="eastAsia"/>
          <w:color w:val="000000"/>
          <w:sz w:val="21"/>
          <w:szCs w:val="21"/>
        </w:rPr>
        <w:t xml:space="preserve">Zhu </w:t>
      </w:r>
      <w:r w:rsidR="00AA612C" w:rsidRPr="00AA612C">
        <w:rPr>
          <w:rFonts w:hint="eastAsia"/>
          <w:color w:val="000000"/>
          <w:sz w:val="21"/>
          <w:szCs w:val="21"/>
        </w:rPr>
        <w:t>等提出的基于连通保持的编队控制算法（</w:t>
      </w:r>
      <w:r w:rsidR="00AA612C" w:rsidRPr="00AA612C">
        <w:rPr>
          <w:rFonts w:hint="eastAsia"/>
          <w:color w:val="000000"/>
          <w:sz w:val="21"/>
          <w:szCs w:val="21"/>
        </w:rPr>
        <w:t>CM</w:t>
      </w:r>
      <w:r w:rsidR="00AA612C">
        <w:rPr>
          <w:color w:val="000000"/>
          <w:sz w:val="21"/>
          <w:szCs w:val="21"/>
        </w:rPr>
        <w:t>UPF</w:t>
      </w:r>
      <w:r w:rsidR="00AA612C" w:rsidRPr="00AA612C">
        <w:rPr>
          <w:rFonts w:hint="eastAsia"/>
          <w:color w:val="000000"/>
          <w:sz w:val="21"/>
          <w:szCs w:val="21"/>
        </w:rPr>
        <w:t>）</w:t>
      </w:r>
      <w:r w:rsidR="00F90EA0">
        <w:rPr>
          <w:color w:val="000000"/>
          <w:sz w:val="21"/>
          <w:szCs w:val="21"/>
          <w:vertAlign w:val="superscript"/>
        </w:rPr>
        <w:fldChar w:fldCharType="begin"/>
      </w:r>
      <w:r w:rsidR="00F90EA0">
        <w:rPr>
          <w:color w:val="000000"/>
          <w:sz w:val="21"/>
          <w:szCs w:val="21"/>
          <w:vertAlign w:val="superscript"/>
        </w:rPr>
        <w:instrText xml:space="preserve"> REF _Ref216783765 \r \h </w:instrText>
      </w:r>
      <w:r w:rsidR="00F90EA0">
        <w:rPr>
          <w:color w:val="000000"/>
          <w:sz w:val="21"/>
          <w:szCs w:val="21"/>
          <w:vertAlign w:val="superscript"/>
        </w:rPr>
      </w:r>
      <w:r w:rsidR="00F90EA0">
        <w:rPr>
          <w:color w:val="000000"/>
          <w:sz w:val="21"/>
          <w:szCs w:val="21"/>
          <w:vertAlign w:val="superscript"/>
        </w:rPr>
        <w:fldChar w:fldCharType="separate"/>
      </w:r>
      <w:r w:rsidR="00F90EA0">
        <w:rPr>
          <w:color w:val="000000"/>
          <w:sz w:val="21"/>
          <w:szCs w:val="21"/>
          <w:vertAlign w:val="superscript"/>
        </w:rPr>
        <w:t>[19]</w:t>
      </w:r>
      <w:r w:rsidR="00F90EA0">
        <w:rPr>
          <w:color w:val="000000"/>
          <w:sz w:val="21"/>
          <w:szCs w:val="21"/>
          <w:vertAlign w:val="superscript"/>
        </w:rPr>
        <w:fldChar w:fldCharType="end"/>
      </w:r>
      <w:r w:rsidR="007F653D">
        <w:rPr>
          <w:rFonts w:hint="eastAsia"/>
          <w:color w:val="000000"/>
          <w:sz w:val="21"/>
          <w:szCs w:val="21"/>
        </w:rPr>
        <w:t>通过分跳</w:t>
      </w:r>
      <w:r w:rsidR="002A3097">
        <w:rPr>
          <w:rFonts w:hint="eastAsia"/>
          <w:color w:val="000000"/>
          <w:sz w:val="21"/>
          <w:szCs w:val="21"/>
        </w:rPr>
        <w:t>数</w:t>
      </w:r>
      <w:r w:rsidR="007F653D">
        <w:rPr>
          <w:rFonts w:hint="eastAsia"/>
          <w:color w:val="000000"/>
          <w:sz w:val="21"/>
          <w:szCs w:val="21"/>
        </w:rPr>
        <w:t>图约束维持小规模编队连通但局部拓扑重构</w:t>
      </w:r>
      <w:r w:rsidR="002A3097">
        <w:rPr>
          <w:rFonts w:hint="eastAsia"/>
          <w:color w:val="000000"/>
          <w:sz w:val="21"/>
          <w:szCs w:val="21"/>
        </w:rPr>
        <w:t>计算复杂</w:t>
      </w:r>
      <w:r w:rsidR="007F653D">
        <w:rPr>
          <w:rFonts w:hint="eastAsia"/>
          <w:color w:val="000000"/>
          <w:sz w:val="21"/>
          <w:szCs w:val="21"/>
        </w:rPr>
        <w:t>导致拓展性有限；</w:t>
      </w:r>
      <w:r w:rsidR="00AA612C" w:rsidRPr="00AA612C">
        <w:rPr>
          <w:rFonts w:hint="eastAsia"/>
          <w:color w:val="000000"/>
          <w:sz w:val="21"/>
          <w:szCs w:val="21"/>
        </w:rPr>
        <w:t xml:space="preserve">Gong </w:t>
      </w:r>
      <w:r w:rsidR="00AA612C" w:rsidRPr="00AA612C">
        <w:rPr>
          <w:rFonts w:hint="eastAsia"/>
          <w:color w:val="000000"/>
          <w:sz w:val="21"/>
          <w:szCs w:val="21"/>
        </w:rPr>
        <w:t>等提出的分布式自适应容错编队控制算法（</w:t>
      </w:r>
      <w:r w:rsidR="00AA612C" w:rsidRPr="00AA612C">
        <w:rPr>
          <w:rFonts w:hint="eastAsia"/>
          <w:color w:val="000000"/>
          <w:sz w:val="21"/>
          <w:szCs w:val="21"/>
        </w:rPr>
        <w:t>DAFT-FC</w:t>
      </w:r>
      <w:r w:rsidR="00AA612C" w:rsidRPr="00AA612C">
        <w:rPr>
          <w:rFonts w:hint="eastAsia"/>
          <w:color w:val="000000"/>
          <w:sz w:val="21"/>
          <w:szCs w:val="21"/>
        </w:rPr>
        <w:t>）</w:t>
      </w:r>
      <w:r w:rsidR="00F90EA0">
        <w:rPr>
          <w:color w:val="000000"/>
          <w:sz w:val="21"/>
          <w:szCs w:val="21"/>
          <w:vertAlign w:val="superscript"/>
        </w:rPr>
        <w:fldChar w:fldCharType="begin"/>
      </w:r>
      <w:r w:rsidR="00F90EA0">
        <w:rPr>
          <w:color w:val="000000"/>
          <w:sz w:val="21"/>
          <w:szCs w:val="21"/>
          <w:vertAlign w:val="superscript"/>
        </w:rPr>
        <w:instrText xml:space="preserve"> REF _Ref216783780 \r \h </w:instrText>
      </w:r>
      <w:r w:rsidR="00F90EA0">
        <w:rPr>
          <w:color w:val="000000"/>
          <w:sz w:val="21"/>
          <w:szCs w:val="21"/>
          <w:vertAlign w:val="superscript"/>
        </w:rPr>
      </w:r>
      <w:r w:rsidR="00F90EA0">
        <w:rPr>
          <w:color w:val="000000"/>
          <w:sz w:val="21"/>
          <w:szCs w:val="21"/>
          <w:vertAlign w:val="superscript"/>
        </w:rPr>
        <w:fldChar w:fldCharType="separate"/>
      </w:r>
      <w:r w:rsidR="00F90EA0">
        <w:rPr>
          <w:color w:val="000000"/>
          <w:sz w:val="21"/>
          <w:szCs w:val="21"/>
          <w:vertAlign w:val="superscript"/>
        </w:rPr>
        <w:t>[20]</w:t>
      </w:r>
      <w:r w:rsidR="00F90EA0">
        <w:rPr>
          <w:color w:val="000000"/>
          <w:sz w:val="21"/>
          <w:szCs w:val="21"/>
          <w:vertAlign w:val="superscript"/>
        </w:rPr>
        <w:fldChar w:fldCharType="end"/>
      </w:r>
      <w:r w:rsidR="00AA612C" w:rsidRPr="00AA612C">
        <w:rPr>
          <w:rFonts w:hint="eastAsia"/>
          <w:color w:val="000000"/>
          <w:sz w:val="21"/>
          <w:szCs w:val="21"/>
        </w:rPr>
        <w:t>引入</w:t>
      </w:r>
      <w:r w:rsidR="007F653D">
        <w:rPr>
          <w:rFonts w:hint="eastAsia"/>
          <w:color w:val="000000"/>
          <w:sz w:val="21"/>
          <w:szCs w:val="21"/>
        </w:rPr>
        <w:t>分布式</w:t>
      </w:r>
      <w:r w:rsidR="00AA612C" w:rsidRPr="00AA612C">
        <w:rPr>
          <w:rFonts w:hint="eastAsia"/>
          <w:color w:val="000000"/>
          <w:sz w:val="21"/>
          <w:szCs w:val="21"/>
        </w:rPr>
        <w:t>补偿实现通信故障下的编队保持但算法</w:t>
      </w:r>
      <w:r w:rsidR="007F653D">
        <w:rPr>
          <w:rFonts w:hint="eastAsia"/>
          <w:color w:val="000000"/>
          <w:sz w:val="21"/>
          <w:szCs w:val="21"/>
        </w:rPr>
        <w:t>受</w:t>
      </w:r>
      <w:r w:rsidR="002A3097">
        <w:rPr>
          <w:rFonts w:hint="eastAsia"/>
          <w:color w:val="000000"/>
          <w:sz w:val="21"/>
          <w:szCs w:val="21"/>
        </w:rPr>
        <w:t>场景复杂度</w:t>
      </w:r>
      <w:r w:rsidR="007F653D">
        <w:rPr>
          <w:rFonts w:hint="eastAsia"/>
          <w:color w:val="000000"/>
          <w:sz w:val="21"/>
          <w:szCs w:val="21"/>
        </w:rPr>
        <w:t>与参数调节影响</w:t>
      </w:r>
      <w:r w:rsidR="002A3097">
        <w:rPr>
          <w:rFonts w:hint="eastAsia"/>
          <w:color w:val="000000"/>
          <w:sz w:val="21"/>
          <w:szCs w:val="21"/>
        </w:rPr>
        <w:t>大</w:t>
      </w:r>
      <w:r w:rsidR="007F653D">
        <w:rPr>
          <w:rFonts w:hint="eastAsia"/>
          <w:color w:val="000000"/>
          <w:sz w:val="21"/>
          <w:szCs w:val="21"/>
        </w:rPr>
        <w:t>；</w:t>
      </w:r>
      <w:r w:rsidR="00AA612C" w:rsidRPr="00AA612C">
        <w:rPr>
          <w:rFonts w:hint="eastAsia"/>
          <w:color w:val="000000"/>
          <w:sz w:val="21"/>
          <w:szCs w:val="21"/>
        </w:rPr>
        <w:t xml:space="preserve">Wei </w:t>
      </w:r>
      <w:r w:rsidR="00AA612C" w:rsidRPr="00AA612C">
        <w:rPr>
          <w:rFonts w:hint="eastAsia"/>
          <w:color w:val="000000"/>
          <w:sz w:val="21"/>
          <w:szCs w:val="21"/>
        </w:rPr>
        <w:t>等提出的抗干扰协同通信算法（</w:t>
      </w:r>
      <w:r w:rsidR="00AA612C" w:rsidRPr="00AA612C">
        <w:rPr>
          <w:rFonts w:hint="eastAsia"/>
          <w:color w:val="000000"/>
          <w:sz w:val="21"/>
          <w:szCs w:val="21"/>
        </w:rPr>
        <w:t>AJ-APF</w:t>
      </w:r>
      <w:r w:rsidR="00AA612C" w:rsidRPr="00AA612C">
        <w:rPr>
          <w:rFonts w:hint="eastAsia"/>
          <w:color w:val="000000"/>
          <w:sz w:val="21"/>
          <w:szCs w:val="21"/>
        </w:rPr>
        <w:t>）</w:t>
      </w:r>
      <w:r w:rsidR="00F90EA0">
        <w:rPr>
          <w:color w:val="000000"/>
          <w:sz w:val="21"/>
          <w:szCs w:val="21"/>
          <w:vertAlign w:val="superscript"/>
        </w:rPr>
        <w:fldChar w:fldCharType="begin"/>
      </w:r>
      <w:r w:rsidR="00F90EA0">
        <w:rPr>
          <w:color w:val="000000"/>
          <w:sz w:val="21"/>
          <w:szCs w:val="21"/>
          <w:vertAlign w:val="superscript"/>
        </w:rPr>
        <w:instrText xml:space="preserve"> REF _Ref216783791 \r \h </w:instrText>
      </w:r>
      <w:r w:rsidR="00F90EA0">
        <w:rPr>
          <w:color w:val="000000"/>
          <w:sz w:val="21"/>
          <w:szCs w:val="21"/>
          <w:vertAlign w:val="superscript"/>
        </w:rPr>
      </w:r>
      <w:r w:rsidR="00F90EA0">
        <w:rPr>
          <w:color w:val="000000"/>
          <w:sz w:val="21"/>
          <w:szCs w:val="21"/>
          <w:vertAlign w:val="superscript"/>
        </w:rPr>
        <w:fldChar w:fldCharType="separate"/>
      </w:r>
      <w:r w:rsidR="00F90EA0">
        <w:rPr>
          <w:color w:val="000000"/>
          <w:sz w:val="21"/>
          <w:szCs w:val="21"/>
          <w:vertAlign w:val="superscript"/>
        </w:rPr>
        <w:t>[21]</w:t>
      </w:r>
      <w:r w:rsidR="00F90EA0">
        <w:rPr>
          <w:color w:val="000000"/>
          <w:sz w:val="21"/>
          <w:szCs w:val="21"/>
          <w:vertAlign w:val="superscript"/>
        </w:rPr>
        <w:fldChar w:fldCharType="end"/>
      </w:r>
      <w:r w:rsidR="00AA612C" w:rsidRPr="00AA612C">
        <w:rPr>
          <w:rFonts w:hint="eastAsia"/>
          <w:color w:val="000000"/>
          <w:sz w:val="21"/>
          <w:szCs w:val="21"/>
        </w:rPr>
        <w:t>将信噪比与干扰建模为势场约束项</w:t>
      </w:r>
      <w:r w:rsidR="007F653D">
        <w:rPr>
          <w:rFonts w:hint="eastAsia"/>
          <w:color w:val="000000"/>
          <w:sz w:val="21"/>
          <w:szCs w:val="21"/>
        </w:rPr>
        <w:t>以</w:t>
      </w:r>
      <w:r w:rsidR="00AA612C" w:rsidRPr="00AA612C">
        <w:rPr>
          <w:rFonts w:hint="eastAsia"/>
          <w:color w:val="000000"/>
          <w:sz w:val="21"/>
          <w:szCs w:val="21"/>
        </w:rPr>
        <w:t>实现</w:t>
      </w:r>
      <w:r w:rsidR="002A3097">
        <w:rPr>
          <w:rFonts w:hint="eastAsia"/>
          <w:color w:val="000000"/>
          <w:sz w:val="21"/>
          <w:szCs w:val="21"/>
        </w:rPr>
        <w:t>链路</w:t>
      </w:r>
      <w:r w:rsidR="00AA612C" w:rsidRPr="00AA612C">
        <w:rPr>
          <w:rFonts w:hint="eastAsia"/>
          <w:color w:val="000000"/>
          <w:sz w:val="21"/>
          <w:szCs w:val="21"/>
        </w:rPr>
        <w:t>自适应调节</w:t>
      </w:r>
      <w:r w:rsidR="002A3097">
        <w:rPr>
          <w:rFonts w:hint="eastAsia"/>
          <w:color w:val="000000"/>
          <w:sz w:val="21"/>
          <w:szCs w:val="21"/>
        </w:rPr>
        <w:t>，</w:t>
      </w:r>
      <w:r w:rsidR="00AA612C" w:rsidRPr="00AA612C">
        <w:rPr>
          <w:rFonts w:hint="eastAsia"/>
          <w:color w:val="000000"/>
          <w:sz w:val="21"/>
          <w:szCs w:val="21"/>
        </w:rPr>
        <w:t>但</w:t>
      </w:r>
      <w:r w:rsidR="00310A33">
        <w:rPr>
          <w:rFonts w:hint="eastAsia"/>
          <w:color w:val="000000"/>
          <w:sz w:val="21"/>
          <w:szCs w:val="21"/>
        </w:rPr>
        <w:t>大规模复杂场景下</w:t>
      </w:r>
      <w:r w:rsidR="002A3097">
        <w:rPr>
          <w:rFonts w:hint="eastAsia"/>
          <w:color w:val="000000"/>
          <w:sz w:val="21"/>
          <w:szCs w:val="21"/>
        </w:rPr>
        <w:t>扩展性不足</w:t>
      </w:r>
      <w:r w:rsidR="00AA612C" w:rsidRPr="00AA612C">
        <w:rPr>
          <w:rFonts w:hint="eastAsia"/>
          <w:color w:val="000000"/>
          <w:sz w:val="21"/>
          <w:szCs w:val="21"/>
        </w:rPr>
        <w:t>。</w:t>
      </w:r>
      <w:r w:rsidR="00AD1D09">
        <w:rPr>
          <w:rFonts w:hint="eastAsia"/>
          <w:color w:val="000000"/>
          <w:sz w:val="21"/>
          <w:szCs w:val="21"/>
        </w:rPr>
        <w:t>现有改进人工势场</w:t>
      </w:r>
      <w:r w:rsidR="00AA612C" w:rsidRPr="00AA612C">
        <w:rPr>
          <w:rFonts w:hint="eastAsia"/>
          <w:color w:val="000000"/>
          <w:sz w:val="21"/>
          <w:szCs w:val="21"/>
        </w:rPr>
        <w:t>方法具备良好的分布式与实时特性</w:t>
      </w:r>
      <w:r w:rsidR="00714449">
        <w:rPr>
          <w:rFonts w:hint="eastAsia"/>
          <w:color w:val="000000"/>
          <w:sz w:val="21"/>
          <w:szCs w:val="21"/>
        </w:rPr>
        <w:t>，但普遍适应于</w:t>
      </w:r>
      <w:r w:rsidR="00714449" w:rsidRPr="00A0630F">
        <w:rPr>
          <w:color w:val="000000"/>
          <w:sz w:val="21"/>
          <w:szCs w:val="21"/>
        </w:rPr>
        <w:t>小规模集群</w:t>
      </w:r>
      <w:r w:rsidR="00714449">
        <w:rPr>
          <w:rFonts w:hint="eastAsia"/>
          <w:color w:val="000000"/>
          <w:sz w:val="21"/>
          <w:szCs w:val="21"/>
        </w:rPr>
        <w:t>场景</w:t>
      </w:r>
      <w:r w:rsidR="00714449" w:rsidRPr="00A0630F">
        <w:rPr>
          <w:color w:val="000000"/>
          <w:sz w:val="21"/>
          <w:szCs w:val="21"/>
        </w:rPr>
        <w:t>，</w:t>
      </w:r>
      <w:r w:rsidR="00714449">
        <w:rPr>
          <w:rFonts w:hint="eastAsia"/>
          <w:color w:val="000000"/>
          <w:sz w:val="21"/>
          <w:szCs w:val="21"/>
        </w:rPr>
        <w:t>现有算法的</w:t>
      </w:r>
      <w:r w:rsidR="00714449" w:rsidRPr="00A0630F">
        <w:rPr>
          <w:color w:val="000000"/>
          <w:sz w:val="21"/>
          <w:szCs w:val="21"/>
        </w:rPr>
        <w:t>典型</w:t>
      </w:r>
      <w:r w:rsidR="009458AE">
        <w:rPr>
          <w:rFonts w:hint="eastAsia"/>
          <w:color w:val="000000"/>
          <w:sz w:val="21"/>
          <w:szCs w:val="21"/>
        </w:rPr>
        <w:t>仿真</w:t>
      </w:r>
      <w:r w:rsidR="00714449" w:rsidRPr="00A0630F">
        <w:rPr>
          <w:color w:val="000000"/>
          <w:sz w:val="21"/>
          <w:szCs w:val="21"/>
        </w:rPr>
        <w:t>实验规模通常控制在</w:t>
      </w:r>
      <w:r w:rsidR="00714449" w:rsidRPr="00A0630F">
        <w:rPr>
          <w:color w:val="000000"/>
          <w:sz w:val="21"/>
          <w:szCs w:val="21"/>
        </w:rPr>
        <w:t>1</w:t>
      </w:r>
      <w:r w:rsidR="00714449">
        <w:rPr>
          <w:color w:val="000000"/>
          <w:sz w:val="21"/>
          <w:szCs w:val="21"/>
        </w:rPr>
        <w:t>0</w:t>
      </w:r>
      <w:r w:rsidR="00714449" w:rsidRPr="00A0630F">
        <w:rPr>
          <w:color w:val="000000"/>
          <w:sz w:val="21"/>
          <w:szCs w:val="21"/>
        </w:rPr>
        <w:t>架以内</w:t>
      </w:r>
      <w:r w:rsidR="00714449">
        <w:rPr>
          <w:rFonts w:hint="eastAsia"/>
          <w:color w:val="000000"/>
          <w:sz w:val="21"/>
          <w:szCs w:val="21"/>
        </w:rPr>
        <w:t>，</w:t>
      </w:r>
      <w:r w:rsidR="00AA612C" w:rsidRPr="00AA612C">
        <w:rPr>
          <w:rFonts w:hint="eastAsia"/>
          <w:color w:val="000000"/>
          <w:sz w:val="21"/>
          <w:szCs w:val="21"/>
        </w:rPr>
        <w:t>其在大规模集群和复杂</w:t>
      </w:r>
      <w:r w:rsidR="00F62549">
        <w:rPr>
          <w:rFonts w:hint="eastAsia"/>
          <w:color w:val="000000"/>
          <w:sz w:val="21"/>
          <w:szCs w:val="21"/>
        </w:rPr>
        <w:t>作战</w:t>
      </w:r>
      <w:r w:rsidR="00AA612C" w:rsidRPr="00AA612C">
        <w:rPr>
          <w:rFonts w:hint="eastAsia"/>
          <w:color w:val="000000"/>
          <w:sz w:val="21"/>
          <w:szCs w:val="21"/>
        </w:rPr>
        <w:t>环境下仍存在</w:t>
      </w:r>
      <w:r w:rsidR="00310A33">
        <w:rPr>
          <w:rFonts w:hint="eastAsia"/>
          <w:color w:val="000000"/>
          <w:sz w:val="21"/>
          <w:szCs w:val="21"/>
        </w:rPr>
        <w:t>多源</w:t>
      </w:r>
      <w:r w:rsidR="00AA612C" w:rsidRPr="00AA612C">
        <w:rPr>
          <w:rFonts w:hint="eastAsia"/>
          <w:color w:val="000000"/>
          <w:sz w:val="21"/>
          <w:szCs w:val="21"/>
        </w:rPr>
        <w:t>势场耦合加剧</w:t>
      </w:r>
      <w:r w:rsidR="00310A33">
        <w:rPr>
          <w:rFonts w:hint="eastAsia"/>
          <w:color w:val="000000"/>
          <w:sz w:val="21"/>
          <w:szCs w:val="21"/>
        </w:rPr>
        <w:t>导致</w:t>
      </w:r>
      <w:r w:rsidR="007F653D">
        <w:rPr>
          <w:rFonts w:hint="eastAsia"/>
          <w:color w:val="000000"/>
          <w:sz w:val="21"/>
          <w:szCs w:val="21"/>
        </w:rPr>
        <w:t>路径</w:t>
      </w:r>
      <w:r w:rsidR="00AA612C" w:rsidRPr="00AA612C">
        <w:rPr>
          <w:rFonts w:hint="eastAsia"/>
          <w:color w:val="000000"/>
          <w:sz w:val="21"/>
          <w:szCs w:val="21"/>
        </w:rPr>
        <w:t>规划</w:t>
      </w:r>
      <w:r w:rsidR="007F653D">
        <w:rPr>
          <w:rFonts w:hint="eastAsia"/>
          <w:color w:val="000000"/>
          <w:sz w:val="21"/>
          <w:szCs w:val="21"/>
        </w:rPr>
        <w:t>和通信保持</w:t>
      </w:r>
      <w:r w:rsidR="00AA612C" w:rsidRPr="00AA612C">
        <w:rPr>
          <w:rFonts w:hint="eastAsia"/>
          <w:color w:val="000000"/>
          <w:sz w:val="21"/>
          <w:szCs w:val="21"/>
        </w:rPr>
        <w:t>稳定性下降等问题</w:t>
      </w:r>
      <w:r w:rsidR="00F90EA0">
        <w:rPr>
          <w:color w:val="000000"/>
          <w:sz w:val="21"/>
          <w:szCs w:val="21"/>
          <w:vertAlign w:val="superscript"/>
        </w:rPr>
        <w:fldChar w:fldCharType="begin"/>
      </w:r>
      <w:r w:rsidR="00F90EA0">
        <w:rPr>
          <w:color w:val="000000"/>
          <w:sz w:val="21"/>
          <w:szCs w:val="21"/>
          <w:vertAlign w:val="superscript"/>
        </w:rPr>
        <w:instrText xml:space="preserve"> REF _Ref216783811 \r \h </w:instrText>
      </w:r>
      <w:r w:rsidR="00F90EA0">
        <w:rPr>
          <w:color w:val="000000"/>
          <w:sz w:val="21"/>
          <w:szCs w:val="21"/>
          <w:vertAlign w:val="superscript"/>
        </w:rPr>
      </w:r>
      <w:r w:rsidR="00F90EA0">
        <w:rPr>
          <w:color w:val="000000"/>
          <w:sz w:val="21"/>
          <w:szCs w:val="21"/>
          <w:vertAlign w:val="superscript"/>
        </w:rPr>
        <w:fldChar w:fldCharType="separate"/>
      </w:r>
      <w:r w:rsidR="00F90EA0">
        <w:rPr>
          <w:color w:val="000000"/>
          <w:sz w:val="21"/>
          <w:szCs w:val="21"/>
          <w:vertAlign w:val="superscript"/>
        </w:rPr>
        <w:t>[22]</w:t>
      </w:r>
      <w:r w:rsidR="00F90EA0">
        <w:rPr>
          <w:color w:val="000000"/>
          <w:sz w:val="21"/>
          <w:szCs w:val="21"/>
          <w:vertAlign w:val="superscript"/>
        </w:rPr>
        <w:fldChar w:fldCharType="end"/>
      </w:r>
      <w:r w:rsidR="00AA612C" w:rsidRPr="00AA612C">
        <w:rPr>
          <w:rFonts w:hint="eastAsia"/>
          <w:color w:val="000000"/>
          <w:sz w:val="21"/>
          <w:szCs w:val="21"/>
        </w:rPr>
        <w:t>。</w:t>
      </w:r>
    </w:p>
    <w:bookmarkEnd w:id="3"/>
    <w:p w14:paraId="75DF5113" w14:textId="3C85424A" w:rsidR="00324D92" w:rsidRDefault="001A5B6D" w:rsidP="003429B3">
      <w:pPr>
        <w:spacing w:line="360" w:lineRule="auto"/>
        <w:ind w:firstLineChars="196" w:firstLine="412"/>
        <w:rPr>
          <w:color w:val="000000"/>
          <w:sz w:val="21"/>
          <w:szCs w:val="21"/>
        </w:rPr>
      </w:pPr>
      <w:r w:rsidRPr="0013068A">
        <w:rPr>
          <w:color w:val="000000"/>
          <w:sz w:val="21"/>
          <w:szCs w:val="21"/>
        </w:rPr>
        <w:t>针对上述</w:t>
      </w:r>
      <w:r w:rsidR="00203248">
        <w:rPr>
          <w:rFonts w:hint="eastAsia"/>
          <w:color w:val="000000"/>
          <w:sz w:val="21"/>
          <w:szCs w:val="21"/>
        </w:rPr>
        <w:t>问题</w:t>
      </w:r>
      <w:r w:rsidRPr="0013068A">
        <w:rPr>
          <w:color w:val="000000"/>
          <w:sz w:val="21"/>
          <w:szCs w:val="21"/>
        </w:rPr>
        <w:t>，本文提出了一种针对</w:t>
      </w:r>
      <w:r w:rsidR="00530D73" w:rsidRPr="0013068A">
        <w:rPr>
          <w:rFonts w:hint="eastAsia"/>
          <w:color w:val="000000"/>
          <w:sz w:val="21"/>
          <w:szCs w:val="21"/>
        </w:rPr>
        <w:t>复杂</w:t>
      </w:r>
      <w:r w:rsidRPr="0013068A">
        <w:rPr>
          <w:color w:val="000000"/>
          <w:sz w:val="21"/>
          <w:szCs w:val="21"/>
        </w:rPr>
        <w:t>城市</w:t>
      </w:r>
      <w:r w:rsidRPr="0013068A">
        <w:rPr>
          <w:rFonts w:hint="eastAsia"/>
          <w:color w:val="000000"/>
          <w:sz w:val="21"/>
          <w:szCs w:val="21"/>
        </w:rPr>
        <w:t>作战</w:t>
      </w:r>
      <w:r w:rsidRPr="0013068A">
        <w:rPr>
          <w:color w:val="000000"/>
          <w:sz w:val="21"/>
          <w:szCs w:val="21"/>
        </w:rPr>
        <w:t>环境下</w:t>
      </w:r>
      <w:r w:rsidR="003A6624">
        <w:rPr>
          <w:rFonts w:hint="eastAsia"/>
          <w:color w:val="000000"/>
          <w:sz w:val="21"/>
          <w:szCs w:val="21"/>
        </w:rPr>
        <w:t>结合</w:t>
      </w:r>
      <w:r w:rsidR="003A6624" w:rsidRPr="003A6624">
        <w:rPr>
          <w:rFonts w:hint="eastAsia"/>
          <w:color w:val="000000"/>
          <w:sz w:val="21"/>
          <w:szCs w:val="21"/>
        </w:rPr>
        <w:t>全局路径采样与局部人工势场法的</w:t>
      </w:r>
      <w:r w:rsidR="00811BF3">
        <w:rPr>
          <w:rFonts w:hint="eastAsia"/>
          <w:color w:val="000000"/>
          <w:sz w:val="21"/>
          <w:szCs w:val="21"/>
        </w:rPr>
        <w:t>连通</w:t>
      </w:r>
      <w:r w:rsidR="00A76699">
        <w:rPr>
          <w:rFonts w:hint="eastAsia"/>
          <w:color w:val="000000"/>
          <w:sz w:val="21"/>
          <w:szCs w:val="21"/>
        </w:rPr>
        <w:t>性</w:t>
      </w:r>
      <w:r w:rsidR="003A6624" w:rsidRPr="003A6624">
        <w:rPr>
          <w:rFonts w:hint="eastAsia"/>
          <w:color w:val="000000"/>
          <w:sz w:val="21"/>
          <w:szCs w:val="21"/>
        </w:rPr>
        <w:t>保持路径规划方法（</w:t>
      </w:r>
      <w:commentRangeStart w:id="4"/>
      <w:commentRangeStart w:id="5"/>
      <w:r w:rsidR="003A6624" w:rsidRPr="003A6624">
        <w:rPr>
          <w:rFonts w:hint="eastAsia"/>
          <w:color w:val="000000"/>
          <w:sz w:val="21"/>
          <w:szCs w:val="21"/>
        </w:rPr>
        <w:t>C-RRT*-APF</w:t>
      </w:r>
      <w:commentRangeEnd w:id="4"/>
      <w:r w:rsidR="000A1501">
        <w:rPr>
          <w:rStyle w:val="ac"/>
        </w:rPr>
        <w:commentReference w:id="4"/>
      </w:r>
      <w:commentRangeEnd w:id="5"/>
      <w:r w:rsidR="00E520F6">
        <w:rPr>
          <w:rStyle w:val="ac"/>
        </w:rPr>
        <w:commentReference w:id="5"/>
      </w:r>
      <w:r w:rsidR="003A6624" w:rsidRPr="003A6624">
        <w:rPr>
          <w:rFonts w:hint="eastAsia"/>
          <w:color w:val="000000"/>
          <w:sz w:val="21"/>
          <w:szCs w:val="21"/>
        </w:rPr>
        <w:t>）</w:t>
      </w:r>
      <w:r w:rsidRPr="0013068A">
        <w:rPr>
          <w:color w:val="000000"/>
          <w:sz w:val="21"/>
          <w:szCs w:val="21"/>
        </w:rPr>
        <w:t>。</w:t>
      </w:r>
      <w:r w:rsidR="002C65A5" w:rsidRPr="002C65A5">
        <w:rPr>
          <w:rFonts w:hint="eastAsia"/>
          <w:color w:val="000000"/>
          <w:sz w:val="21"/>
          <w:szCs w:val="21"/>
        </w:rPr>
        <w:t>该算法通过全局路径采样</w:t>
      </w:r>
      <w:r w:rsidR="00324D92">
        <w:rPr>
          <w:rFonts w:hint="eastAsia"/>
          <w:color w:val="000000"/>
          <w:sz w:val="21"/>
          <w:szCs w:val="21"/>
        </w:rPr>
        <w:t>结合</w:t>
      </w:r>
      <w:r w:rsidR="002C65A5" w:rsidRPr="002C65A5">
        <w:rPr>
          <w:rFonts w:hint="eastAsia"/>
          <w:color w:val="000000"/>
          <w:sz w:val="21"/>
          <w:szCs w:val="21"/>
        </w:rPr>
        <w:t>局部人工势场</w:t>
      </w:r>
      <w:r w:rsidR="00324D92">
        <w:rPr>
          <w:rFonts w:hint="eastAsia"/>
          <w:color w:val="000000"/>
          <w:sz w:val="21"/>
          <w:szCs w:val="21"/>
        </w:rPr>
        <w:t>的</w:t>
      </w:r>
      <w:r w:rsidR="002C65A5" w:rsidRPr="002C65A5">
        <w:rPr>
          <w:rFonts w:hint="eastAsia"/>
          <w:color w:val="000000"/>
          <w:sz w:val="21"/>
          <w:szCs w:val="21"/>
        </w:rPr>
        <w:t>双层机制，将全局任务导向与局部避障通信控制相结合，以兼顾大规模集群的扩展性与通信可靠性。主要创新点如下</w:t>
      </w:r>
      <w:r w:rsidR="00681669" w:rsidRPr="00681669">
        <w:rPr>
          <w:color w:val="000000"/>
          <w:sz w:val="21"/>
          <w:szCs w:val="21"/>
        </w:rPr>
        <w:t>：</w:t>
      </w:r>
    </w:p>
    <w:p w14:paraId="1DEE96C0" w14:textId="2684B97B" w:rsidR="00324D92" w:rsidRPr="00324D92" w:rsidDel="00417F3E" w:rsidRDefault="00324D92" w:rsidP="00324D92">
      <w:pPr>
        <w:spacing w:line="360" w:lineRule="auto"/>
        <w:ind w:firstLineChars="196" w:firstLine="412"/>
        <w:rPr>
          <w:del w:id="6" w:author="Lianghui Ding" w:date="2025-11-30T14:31:00Z"/>
          <w:color w:val="000000"/>
          <w:sz w:val="21"/>
          <w:szCs w:val="21"/>
        </w:rPr>
      </w:pPr>
      <w:r w:rsidRPr="00324D92">
        <w:rPr>
          <w:rFonts w:hint="eastAsia"/>
          <w:color w:val="000000"/>
          <w:sz w:val="21"/>
          <w:szCs w:val="21"/>
        </w:rPr>
        <w:t>1</w:t>
      </w:r>
      <w:r w:rsidRPr="00324D92">
        <w:rPr>
          <w:rFonts w:hint="eastAsia"/>
          <w:color w:val="000000"/>
          <w:sz w:val="21"/>
          <w:szCs w:val="21"/>
        </w:rPr>
        <w:t>）面向大规模</w:t>
      </w:r>
      <w:r w:rsidR="008976F0">
        <w:rPr>
          <w:rFonts w:hint="eastAsia"/>
          <w:color w:val="000000"/>
          <w:sz w:val="21"/>
          <w:szCs w:val="21"/>
        </w:rPr>
        <w:t>无人机</w:t>
      </w:r>
      <w:r w:rsidRPr="00324D92">
        <w:rPr>
          <w:rFonts w:hint="eastAsia"/>
          <w:color w:val="000000"/>
          <w:sz w:val="21"/>
          <w:szCs w:val="21"/>
        </w:rPr>
        <w:t>集群的分簇分层协同</w:t>
      </w:r>
      <w:r w:rsidR="00EB7A08">
        <w:rPr>
          <w:rFonts w:hint="eastAsia"/>
          <w:color w:val="000000"/>
          <w:sz w:val="21"/>
          <w:szCs w:val="21"/>
        </w:rPr>
        <w:t>路径规划架构</w:t>
      </w:r>
      <w:r w:rsidR="00417F3E">
        <w:rPr>
          <w:rFonts w:hint="eastAsia"/>
          <w:color w:val="000000"/>
          <w:sz w:val="21"/>
          <w:szCs w:val="21"/>
        </w:rPr>
        <w:t>：</w:t>
      </w:r>
    </w:p>
    <w:p w14:paraId="32B78944" w14:textId="059A7CED" w:rsidR="00324D92" w:rsidRPr="00681669" w:rsidRDefault="00324D92" w:rsidP="00324D92">
      <w:pPr>
        <w:spacing w:line="360" w:lineRule="auto"/>
        <w:ind w:firstLineChars="196" w:firstLine="412"/>
        <w:rPr>
          <w:color w:val="000000"/>
          <w:sz w:val="21"/>
          <w:szCs w:val="21"/>
        </w:rPr>
      </w:pPr>
      <w:r w:rsidRPr="00324D92">
        <w:rPr>
          <w:rFonts w:hint="eastAsia"/>
          <w:color w:val="000000"/>
          <w:sz w:val="21"/>
          <w:szCs w:val="21"/>
        </w:rPr>
        <w:t>针对</w:t>
      </w:r>
      <w:r w:rsidR="008976F0">
        <w:rPr>
          <w:rFonts w:hint="eastAsia"/>
          <w:color w:val="000000"/>
          <w:sz w:val="21"/>
          <w:szCs w:val="21"/>
        </w:rPr>
        <w:t>现有</w:t>
      </w:r>
      <w:r w:rsidRPr="00324D92">
        <w:rPr>
          <w:rFonts w:hint="eastAsia"/>
          <w:color w:val="000000"/>
          <w:sz w:val="21"/>
          <w:szCs w:val="21"/>
        </w:rPr>
        <w:t>改进人工势场算法在多无人机集群中易因多源势场叠加而产生震荡与死锁、导致规划失效的</w:t>
      </w:r>
      <w:r w:rsidRPr="00324D92">
        <w:rPr>
          <w:rFonts w:hint="eastAsia"/>
          <w:color w:val="000000"/>
          <w:sz w:val="21"/>
          <w:szCs w:val="21"/>
        </w:rPr>
        <w:lastRenderedPageBreak/>
        <w:t>问题，本文引入基于分簇的层次化规划架构。首先将大规模无人机集群</w:t>
      </w:r>
      <w:r w:rsidR="008976F0">
        <w:rPr>
          <w:rFonts w:hint="eastAsia"/>
          <w:color w:val="000000"/>
          <w:sz w:val="21"/>
          <w:szCs w:val="21"/>
        </w:rPr>
        <w:t>静态</w:t>
      </w:r>
      <w:r w:rsidRPr="00324D92">
        <w:rPr>
          <w:rFonts w:hint="eastAsia"/>
          <w:color w:val="000000"/>
          <w:sz w:val="21"/>
          <w:szCs w:val="21"/>
        </w:rPr>
        <w:t>划分为多个簇，并在全局层采用带有簇间</w:t>
      </w:r>
      <w:r w:rsidRPr="00324D92">
        <w:rPr>
          <w:color w:val="000000"/>
          <w:sz w:val="21"/>
          <w:szCs w:val="21"/>
        </w:rPr>
        <w:t>Fréchet</w:t>
      </w:r>
      <w:r w:rsidRPr="00324D92">
        <w:rPr>
          <w:rFonts w:hint="eastAsia"/>
          <w:color w:val="000000"/>
          <w:sz w:val="21"/>
          <w:szCs w:val="21"/>
        </w:rPr>
        <w:t>距离约束的</w:t>
      </w:r>
      <w:r w:rsidRPr="00324D92">
        <w:rPr>
          <w:rFonts w:hint="eastAsia"/>
          <w:color w:val="000000"/>
          <w:sz w:val="21"/>
          <w:szCs w:val="21"/>
        </w:rPr>
        <w:t>RRT*</w:t>
      </w:r>
      <w:r w:rsidRPr="00324D92">
        <w:rPr>
          <w:rFonts w:hint="eastAsia"/>
          <w:color w:val="000000"/>
          <w:sz w:val="21"/>
          <w:szCs w:val="21"/>
        </w:rPr>
        <w:t>算法生成全局关键路径点，实现多簇路径的全局引导与</w:t>
      </w:r>
      <w:r w:rsidR="00646C15">
        <w:rPr>
          <w:rFonts w:hint="eastAsia"/>
          <w:color w:val="000000"/>
          <w:sz w:val="21"/>
          <w:szCs w:val="21"/>
        </w:rPr>
        <w:t>簇间约束</w:t>
      </w:r>
      <w:r w:rsidRPr="00324D92">
        <w:rPr>
          <w:rFonts w:hint="eastAsia"/>
          <w:color w:val="000000"/>
          <w:sz w:val="21"/>
          <w:szCs w:val="21"/>
        </w:rPr>
        <w:t>；</w:t>
      </w:r>
      <w:commentRangeStart w:id="7"/>
      <w:commentRangeStart w:id="8"/>
      <w:r w:rsidRPr="00324D92">
        <w:rPr>
          <w:rFonts w:hint="eastAsia"/>
          <w:color w:val="000000"/>
          <w:sz w:val="21"/>
          <w:szCs w:val="21"/>
        </w:rPr>
        <w:t>其次在局部</w:t>
      </w:r>
      <w:ins w:id="9" w:author="运璐 何" w:date="2025-12-14T20:42:00Z">
        <w:r w:rsidR="00E8527D">
          <w:rPr>
            <w:rFonts w:hint="eastAsia"/>
            <w:color w:val="000000"/>
            <w:sz w:val="21"/>
            <w:szCs w:val="21"/>
          </w:rPr>
          <w:t>路径规划</w:t>
        </w:r>
      </w:ins>
      <w:r w:rsidRPr="00324D92">
        <w:rPr>
          <w:rFonts w:hint="eastAsia"/>
          <w:color w:val="000000"/>
          <w:sz w:val="21"/>
          <w:szCs w:val="21"/>
        </w:rPr>
        <w:t>中</w:t>
      </w:r>
      <w:commentRangeEnd w:id="7"/>
      <w:r w:rsidR="00915CD8">
        <w:rPr>
          <w:rStyle w:val="ac"/>
        </w:rPr>
        <w:commentReference w:id="7"/>
      </w:r>
      <w:commentRangeEnd w:id="8"/>
      <w:r w:rsidR="00E8527D">
        <w:rPr>
          <w:rStyle w:val="ac"/>
        </w:rPr>
        <w:commentReference w:id="8"/>
      </w:r>
      <w:r w:rsidRPr="00324D92">
        <w:rPr>
          <w:rFonts w:hint="eastAsia"/>
          <w:color w:val="000000"/>
          <w:sz w:val="21"/>
          <w:szCs w:val="21"/>
        </w:rPr>
        <w:t>，利用</w:t>
      </w:r>
      <w:r w:rsidR="008976F0">
        <w:rPr>
          <w:rFonts w:hint="eastAsia"/>
          <w:color w:val="000000"/>
          <w:sz w:val="21"/>
          <w:szCs w:val="21"/>
        </w:rPr>
        <w:t>所提的</w:t>
      </w:r>
      <w:r w:rsidRPr="00324D92">
        <w:rPr>
          <w:rFonts w:hint="eastAsia"/>
          <w:color w:val="000000"/>
          <w:sz w:val="21"/>
          <w:szCs w:val="21"/>
        </w:rPr>
        <w:t>改进人工势场实现各簇内的避障</w:t>
      </w:r>
      <w:r w:rsidR="008976F0">
        <w:rPr>
          <w:rFonts w:hint="eastAsia"/>
          <w:color w:val="000000"/>
          <w:sz w:val="21"/>
          <w:szCs w:val="21"/>
        </w:rPr>
        <w:t>与</w:t>
      </w:r>
      <w:r w:rsidRPr="00324D92">
        <w:rPr>
          <w:rFonts w:hint="eastAsia"/>
          <w:color w:val="000000"/>
          <w:sz w:val="21"/>
          <w:szCs w:val="21"/>
        </w:rPr>
        <w:t>通信保持</w:t>
      </w:r>
      <w:ins w:id="10" w:author="运璐 何" w:date="2025-12-14T20:42:00Z">
        <w:r w:rsidR="00E8527D">
          <w:rPr>
            <w:rFonts w:hint="eastAsia"/>
            <w:color w:val="000000"/>
            <w:sz w:val="21"/>
            <w:szCs w:val="21"/>
          </w:rPr>
          <w:t>的单步路径点规划</w:t>
        </w:r>
      </w:ins>
      <w:r w:rsidRPr="00324D92">
        <w:rPr>
          <w:rFonts w:hint="eastAsia"/>
          <w:color w:val="000000"/>
          <w:sz w:val="21"/>
          <w:szCs w:val="21"/>
        </w:rPr>
        <w:t>。该分层机制显著降低了势场耦合度与计算复杂度，提高了大规模环境下的算法稳定性与实时性。</w:t>
      </w:r>
    </w:p>
    <w:p w14:paraId="57AB86B8" w14:textId="78BCD22A" w:rsidR="00324D92" w:rsidDel="00EB7A08" w:rsidRDefault="00324D92" w:rsidP="00324D92">
      <w:pPr>
        <w:spacing w:line="360" w:lineRule="auto"/>
        <w:ind w:firstLineChars="196" w:firstLine="412"/>
        <w:rPr>
          <w:del w:id="11" w:author="Lianghui Ding" w:date="2025-11-30T14:31:00Z"/>
          <w:color w:val="000000"/>
          <w:sz w:val="21"/>
          <w:szCs w:val="21"/>
        </w:rPr>
      </w:pPr>
      <w:r w:rsidRPr="00324D92">
        <w:rPr>
          <w:rFonts w:hint="eastAsia"/>
          <w:color w:val="000000"/>
          <w:sz w:val="21"/>
          <w:szCs w:val="21"/>
        </w:rPr>
        <w:t>2</w:t>
      </w:r>
      <w:r w:rsidRPr="00324D92">
        <w:rPr>
          <w:rFonts w:hint="eastAsia"/>
          <w:color w:val="000000"/>
          <w:sz w:val="21"/>
          <w:szCs w:val="21"/>
        </w:rPr>
        <w:t>）面向通信保持的</w:t>
      </w:r>
      <w:r w:rsidR="00646C15">
        <w:rPr>
          <w:rFonts w:hint="eastAsia"/>
          <w:color w:val="000000"/>
          <w:sz w:val="21"/>
          <w:szCs w:val="21"/>
        </w:rPr>
        <w:t>局部</w:t>
      </w:r>
      <w:r w:rsidR="008976F0">
        <w:rPr>
          <w:rFonts w:hint="eastAsia"/>
          <w:color w:val="000000"/>
          <w:sz w:val="21"/>
          <w:szCs w:val="21"/>
        </w:rPr>
        <w:t>M</w:t>
      </w:r>
      <w:r w:rsidR="008976F0">
        <w:rPr>
          <w:color w:val="000000"/>
          <w:sz w:val="21"/>
          <w:szCs w:val="21"/>
        </w:rPr>
        <w:t>BST-APF</w:t>
      </w:r>
      <w:r>
        <w:rPr>
          <w:rFonts w:hint="eastAsia"/>
          <w:color w:val="000000"/>
          <w:sz w:val="21"/>
          <w:szCs w:val="21"/>
        </w:rPr>
        <w:t>规划</w:t>
      </w:r>
      <w:r w:rsidRPr="00324D92">
        <w:rPr>
          <w:rFonts w:hint="eastAsia"/>
          <w:color w:val="000000"/>
          <w:sz w:val="21"/>
          <w:szCs w:val="21"/>
        </w:rPr>
        <w:t>机制</w:t>
      </w:r>
      <w:r w:rsidR="00EB7A08">
        <w:rPr>
          <w:rFonts w:hint="eastAsia"/>
          <w:color w:val="000000"/>
          <w:sz w:val="21"/>
          <w:szCs w:val="21"/>
        </w:rPr>
        <w:t>：</w:t>
      </w:r>
    </w:p>
    <w:p w14:paraId="3A8340BA" w14:textId="2386C2B1" w:rsidR="004046E3" w:rsidRPr="00643FFA" w:rsidRDefault="004046E3" w:rsidP="004046E3">
      <w:pPr>
        <w:spacing w:line="360" w:lineRule="auto"/>
        <w:ind w:firstLineChars="196" w:firstLine="412"/>
        <w:rPr>
          <w:color w:val="000000"/>
          <w:sz w:val="21"/>
          <w:szCs w:val="21"/>
        </w:rPr>
      </w:pPr>
      <w:r w:rsidRPr="004046E3">
        <w:rPr>
          <w:rFonts w:hint="eastAsia"/>
          <w:color w:val="000000"/>
          <w:sz w:val="21"/>
          <w:szCs w:val="21"/>
        </w:rPr>
        <w:t>针对复杂环境下通信连通保持困难的问题，本文在局部路径规划</w:t>
      </w:r>
      <w:r w:rsidR="00323ACE">
        <w:rPr>
          <w:rFonts w:hint="eastAsia"/>
          <w:color w:val="000000"/>
          <w:sz w:val="21"/>
          <w:szCs w:val="21"/>
        </w:rPr>
        <w:t>中</w:t>
      </w:r>
      <w:r w:rsidRPr="004046E3">
        <w:rPr>
          <w:rFonts w:hint="eastAsia"/>
          <w:color w:val="000000"/>
          <w:sz w:val="21"/>
          <w:szCs w:val="21"/>
        </w:rPr>
        <w:t>提出基于最</w:t>
      </w:r>
      <w:r w:rsidR="00646C15">
        <w:rPr>
          <w:rFonts w:hint="eastAsia"/>
          <w:color w:val="000000"/>
          <w:sz w:val="21"/>
          <w:szCs w:val="21"/>
        </w:rPr>
        <w:t>大</w:t>
      </w:r>
      <w:r w:rsidR="00D4645F">
        <w:rPr>
          <w:rFonts w:hint="eastAsia"/>
          <w:color w:val="000000"/>
          <w:sz w:val="21"/>
          <w:szCs w:val="21"/>
        </w:rPr>
        <w:t>S</w:t>
      </w:r>
      <w:r w:rsidR="00D4645F">
        <w:rPr>
          <w:color w:val="000000"/>
          <w:sz w:val="21"/>
          <w:szCs w:val="21"/>
        </w:rPr>
        <w:t>INR</w:t>
      </w:r>
      <w:r w:rsidR="00646C15">
        <w:rPr>
          <w:rFonts w:hint="eastAsia"/>
          <w:color w:val="000000"/>
          <w:sz w:val="21"/>
          <w:szCs w:val="21"/>
        </w:rPr>
        <w:t>瓶颈</w:t>
      </w:r>
      <w:r w:rsidRPr="004046E3">
        <w:rPr>
          <w:rFonts w:hint="eastAsia"/>
          <w:color w:val="000000"/>
          <w:sz w:val="21"/>
          <w:szCs w:val="21"/>
        </w:rPr>
        <w:t>生成树（</w:t>
      </w:r>
      <w:r w:rsidRPr="004046E3">
        <w:rPr>
          <w:rFonts w:hint="eastAsia"/>
          <w:color w:val="000000"/>
          <w:sz w:val="21"/>
          <w:szCs w:val="21"/>
        </w:rPr>
        <w:t>M</w:t>
      </w:r>
      <w:r w:rsidR="00646C15">
        <w:rPr>
          <w:color w:val="000000"/>
          <w:sz w:val="21"/>
          <w:szCs w:val="21"/>
        </w:rPr>
        <w:t>B</w:t>
      </w:r>
      <w:r w:rsidRPr="004046E3">
        <w:rPr>
          <w:rFonts w:hint="eastAsia"/>
          <w:color w:val="000000"/>
          <w:sz w:val="21"/>
          <w:szCs w:val="21"/>
        </w:rPr>
        <w:t>ST</w:t>
      </w:r>
      <w:r w:rsidRPr="004046E3">
        <w:rPr>
          <w:rFonts w:hint="eastAsia"/>
          <w:color w:val="000000"/>
          <w:sz w:val="21"/>
          <w:szCs w:val="21"/>
        </w:rPr>
        <w:t>）的通信保持势场机制（</w:t>
      </w:r>
      <w:r w:rsidRPr="004046E3">
        <w:rPr>
          <w:rFonts w:hint="eastAsia"/>
          <w:color w:val="000000"/>
          <w:sz w:val="21"/>
          <w:szCs w:val="21"/>
        </w:rPr>
        <w:t>M</w:t>
      </w:r>
      <w:r w:rsidR="00646C15">
        <w:rPr>
          <w:color w:val="000000"/>
          <w:sz w:val="21"/>
          <w:szCs w:val="21"/>
        </w:rPr>
        <w:t>B</w:t>
      </w:r>
      <w:r w:rsidRPr="004046E3">
        <w:rPr>
          <w:rFonts w:hint="eastAsia"/>
          <w:color w:val="000000"/>
          <w:sz w:val="21"/>
          <w:szCs w:val="21"/>
        </w:rPr>
        <w:t>ST-APF</w:t>
      </w:r>
      <w:r w:rsidRPr="004046E3">
        <w:rPr>
          <w:rFonts w:hint="eastAsia"/>
          <w:color w:val="000000"/>
          <w:sz w:val="21"/>
          <w:szCs w:val="21"/>
        </w:rPr>
        <w:t>）。该方法</w:t>
      </w:r>
      <w:r w:rsidR="009530D1">
        <w:rPr>
          <w:rFonts w:hint="eastAsia"/>
          <w:color w:val="000000"/>
          <w:sz w:val="21"/>
          <w:szCs w:val="21"/>
        </w:rPr>
        <w:t>除了计算每架无人机全局路径规划对应的下一关键点目标吸引力和碰撞避免斥力以外，同时</w:t>
      </w:r>
      <w:r w:rsidRPr="004046E3">
        <w:rPr>
          <w:rFonts w:hint="eastAsia"/>
          <w:color w:val="000000"/>
          <w:sz w:val="21"/>
          <w:szCs w:val="21"/>
        </w:rPr>
        <w:t>在每个时间步根据</w:t>
      </w:r>
      <w:r w:rsidR="008976F0">
        <w:rPr>
          <w:rFonts w:hint="eastAsia"/>
          <w:color w:val="000000"/>
          <w:sz w:val="21"/>
          <w:szCs w:val="21"/>
        </w:rPr>
        <w:t>各</w:t>
      </w:r>
      <w:r w:rsidRPr="004046E3">
        <w:rPr>
          <w:rFonts w:hint="eastAsia"/>
          <w:color w:val="000000"/>
          <w:sz w:val="21"/>
          <w:szCs w:val="21"/>
        </w:rPr>
        <w:t>链路</w:t>
      </w:r>
      <w:r w:rsidRPr="004046E3">
        <w:rPr>
          <w:rFonts w:hint="eastAsia"/>
          <w:color w:val="000000"/>
          <w:sz w:val="21"/>
          <w:szCs w:val="21"/>
        </w:rPr>
        <w:t>SINR</w:t>
      </w:r>
      <w:r w:rsidRPr="004046E3">
        <w:rPr>
          <w:rFonts w:hint="eastAsia"/>
          <w:color w:val="000000"/>
          <w:sz w:val="21"/>
          <w:szCs w:val="21"/>
        </w:rPr>
        <w:t>动态</w:t>
      </w:r>
      <w:r w:rsidR="00646C15">
        <w:rPr>
          <w:rFonts w:hint="eastAsia"/>
          <w:color w:val="000000"/>
          <w:sz w:val="21"/>
          <w:szCs w:val="21"/>
        </w:rPr>
        <w:t>计算并</w:t>
      </w:r>
      <w:r w:rsidRPr="004046E3">
        <w:rPr>
          <w:rFonts w:hint="eastAsia"/>
          <w:color w:val="000000"/>
          <w:sz w:val="21"/>
          <w:szCs w:val="21"/>
        </w:rPr>
        <w:t>更新</w:t>
      </w:r>
      <w:r w:rsidRPr="004046E3">
        <w:rPr>
          <w:rFonts w:hint="eastAsia"/>
          <w:color w:val="000000"/>
          <w:sz w:val="21"/>
          <w:szCs w:val="21"/>
        </w:rPr>
        <w:t>M</w:t>
      </w:r>
      <w:r w:rsidR="00646C15">
        <w:rPr>
          <w:color w:val="000000"/>
          <w:sz w:val="21"/>
          <w:szCs w:val="21"/>
        </w:rPr>
        <w:t>B</w:t>
      </w:r>
      <w:r w:rsidRPr="004046E3">
        <w:rPr>
          <w:rFonts w:hint="eastAsia"/>
          <w:color w:val="000000"/>
          <w:sz w:val="21"/>
          <w:szCs w:val="21"/>
        </w:rPr>
        <w:t>ST</w:t>
      </w:r>
      <w:r w:rsidRPr="004046E3">
        <w:rPr>
          <w:rFonts w:hint="eastAsia"/>
          <w:color w:val="000000"/>
          <w:sz w:val="21"/>
          <w:szCs w:val="21"/>
        </w:rPr>
        <w:t>，仅保留关键通信链路以计算</w:t>
      </w:r>
      <w:r w:rsidR="00646C15">
        <w:rPr>
          <w:rFonts w:hint="eastAsia"/>
          <w:color w:val="000000"/>
          <w:sz w:val="21"/>
          <w:szCs w:val="21"/>
        </w:rPr>
        <w:t>各无人机</w:t>
      </w:r>
      <w:r>
        <w:rPr>
          <w:rFonts w:hint="eastAsia"/>
          <w:color w:val="000000"/>
          <w:sz w:val="21"/>
          <w:szCs w:val="21"/>
        </w:rPr>
        <w:t>通信保持</w:t>
      </w:r>
      <w:r w:rsidRPr="004046E3">
        <w:rPr>
          <w:rFonts w:hint="eastAsia"/>
          <w:color w:val="000000"/>
          <w:sz w:val="21"/>
          <w:szCs w:val="21"/>
        </w:rPr>
        <w:t>引力，实现自适应位置调整与链路补偿。与传统全</w:t>
      </w:r>
      <w:r w:rsidR="008976F0">
        <w:rPr>
          <w:rFonts w:hint="eastAsia"/>
          <w:color w:val="000000"/>
          <w:sz w:val="21"/>
          <w:szCs w:val="21"/>
        </w:rPr>
        <w:t>通信</w:t>
      </w:r>
      <w:r w:rsidRPr="004046E3">
        <w:rPr>
          <w:rFonts w:hint="eastAsia"/>
          <w:color w:val="000000"/>
          <w:sz w:val="21"/>
          <w:szCs w:val="21"/>
        </w:rPr>
        <w:t>链路吸引或固定</w:t>
      </w:r>
      <w:r w:rsidR="00646C15">
        <w:rPr>
          <w:rFonts w:hint="eastAsia"/>
          <w:color w:val="000000"/>
          <w:sz w:val="21"/>
          <w:szCs w:val="21"/>
        </w:rPr>
        <w:t>距离</w:t>
      </w:r>
      <w:r w:rsidRPr="004046E3">
        <w:rPr>
          <w:rFonts w:hint="eastAsia"/>
          <w:color w:val="000000"/>
          <w:sz w:val="21"/>
          <w:szCs w:val="21"/>
        </w:rPr>
        <w:t>邻域模型相比，该机制有效削弱</w:t>
      </w:r>
      <w:r w:rsidR="009530D1">
        <w:rPr>
          <w:rFonts w:hint="eastAsia"/>
          <w:color w:val="000000"/>
          <w:sz w:val="21"/>
          <w:szCs w:val="21"/>
        </w:rPr>
        <w:t>多源</w:t>
      </w:r>
      <w:r w:rsidRPr="004046E3">
        <w:rPr>
          <w:rFonts w:hint="eastAsia"/>
          <w:color w:val="000000"/>
          <w:sz w:val="21"/>
          <w:szCs w:val="21"/>
        </w:rPr>
        <w:t>势场叠加导致的震荡与死锁，降低计算复杂度并提升通信连通稳定性，同时与全局</w:t>
      </w:r>
      <w:r w:rsidR="00323ACE">
        <w:rPr>
          <w:rFonts w:hint="eastAsia"/>
          <w:color w:val="000000"/>
          <w:sz w:val="21"/>
          <w:szCs w:val="21"/>
        </w:rPr>
        <w:t xml:space="preserve"> </w:t>
      </w:r>
      <w:r w:rsidR="00646C15">
        <w:rPr>
          <w:rFonts w:hint="eastAsia"/>
          <w:color w:val="000000"/>
          <w:sz w:val="21"/>
          <w:szCs w:val="21"/>
        </w:rPr>
        <w:t>C</w:t>
      </w:r>
      <w:r w:rsidR="00646C15">
        <w:rPr>
          <w:color w:val="000000"/>
          <w:sz w:val="21"/>
          <w:szCs w:val="21"/>
        </w:rPr>
        <w:t>-</w:t>
      </w:r>
      <w:r w:rsidRPr="004046E3">
        <w:rPr>
          <w:rFonts w:hint="eastAsia"/>
          <w:color w:val="000000"/>
          <w:sz w:val="21"/>
          <w:szCs w:val="21"/>
        </w:rPr>
        <w:t>RRT</w:t>
      </w:r>
      <w:r w:rsidR="009530D1">
        <w:rPr>
          <w:color w:val="000000"/>
          <w:sz w:val="21"/>
          <w:szCs w:val="21"/>
        </w:rPr>
        <w:t>*</w:t>
      </w:r>
      <w:r w:rsidR="00323ACE">
        <w:rPr>
          <w:color w:val="000000"/>
          <w:sz w:val="21"/>
          <w:szCs w:val="21"/>
        </w:rPr>
        <w:t xml:space="preserve"> </w:t>
      </w:r>
      <w:r w:rsidR="008976F0">
        <w:rPr>
          <w:rFonts w:hint="eastAsia"/>
          <w:color w:val="000000"/>
          <w:sz w:val="21"/>
          <w:szCs w:val="21"/>
        </w:rPr>
        <w:t>规划</w:t>
      </w:r>
      <w:r w:rsidRPr="004046E3">
        <w:rPr>
          <w:rFonts w:hint="eastAsia"/>
          <w:color w:val="000000"/>
          <w:sz w:val="21"/>
          <w:szCs w:val="21"/>
        </w:rPr>
        <w:t>协同实现路径规划与通信保持的双层优化。</w:t>
      </w:r>
    </w:p>
    <w:p w14:paraId="0BC4A1AE" w14:textId="7A2D9F09" w:rsidR="00B05CCD" w:rsidRDefault="0060579F" w:rsidP="003429B3">
      <w:pPr>
        <w:spacing w:line="360" w:lineRule="auto"/>
        <w:ind w:firstLineChars="196" w:firstLine="412"/>
        <w:rPr>
          <w:color w:val="000000"/>
          <w:sz w:val="21"/>
          <w:szCs w:val="21"/>
        </w:rPr>
      </w:pPr>
      <w:r>
        <w:rPr>
          <w:rFonts w:hint="eastAsia"/>
          <w:color w:val="000000"/>
          <w:sz w:val="21"/>
          <w:szCs w:val="21"/>
        </w:rPr>
        <w:t>本项目</w:t>
      </w:r>
      <w:r w:rsidR="002862C6">
        <w:rPr>
          <w:rFonts w:hint="eastAsia"/>
          <w:color w:val="000000"/>
          <w:sz w:val="21"/>
          <w:szCs w:val="21"/>
        </w:rPr>
        <w:t>构建</w:t>
      </w:r>
      <w:r>
        <w:rPr>
          <w:rFonts w:hint="eastAsia"/>
          <w:color w:val="000000"/>
          <w:sz w:val="21"/>
          <w:szCs w:val="21"/>
        </w:rPr>
        <w:t>了</w:t>
      </w:r>
      <w:r w:rsidR="002862C6">
        <w:rPr>
          <w:rFonts w:hint="eastAsia"/>
          <w:color w:val="000000"/>
          <w:sz w:val="21"/>
          <w:szCs w:val="21"/>
        </w:rPr>
        <w:t>建筑</w:t>
      </w:r>
      <w:r>
        <w:rPr>
          <w:rFonts w:hint="eastAsia"/>
          <w:color w:val="000000"/>
          <w:sz w:val="21"/>
          <w:szCs w:val="21"/>
        </w:rPr>
        <w:t>数量与</w:t>
      </w:r>
      <w:r w:rsidR="002862C6">
        <w:rPr>
          <w:rFonts w:hint="eastAsia"/>
          <w:color w:val="000000"/>
          <w:sz w:val="21"/>
          <w:szCs w:val="21"/>
        </w:rPr>
        <w:t>干扰</w:t>
      </w:r>
      <w:r>
        <w:rPr>
          <w:rFonts w:hint="eastAsia"/>
          <w:color w:val="000000"/>
          <w:sz w:val="21"/>
          <w:szCs w:val="21"/>
        </w:rPr>
        <w:t>变化的</w:t>
      </w:r>
      <w:r w:rsidR="002862C6">
        <w:rPr>
          <w:rFonts w:hint="eastAsia"/>
          <w:color w:val="000000"/>
          <w:sz w:val="21"/>
          <w:szCs w:val="21"/>
        </w:rPr>
        <w:t>复杂城市作战</w:t>
      </w:r>
      <w:r w:rsidR="00390CAD">
        <w:rPr>
          <w:rFonts w:hint="eastAsia"/>
          <w:color w:val="000000"/>
          <w:sz w:val="21"/>
          <w:szCs w:val="21"/>
        </w:rPr>
        <w:t>环境</w:t>
      </w:r>
      <w:r w:rsidR="002862C6">
        <w:rPr>
          <w:rFonts w:hint="eastAsia"/>
          <w:color w:val="000000"/>
          <w:sz w:val="21"/>
          <w:szCs w:val="21"/>
        </w:rPr>
        <w:t>仿真，</w:t>
      </w:r>
      <w:r w:rsidR="0057175B">
        <w:rPr>
          <w:rFonts w:hint="eastAsia"/>
          <w:color w:val="000000"/>
          <w:sz w:val="21"/>
          <w:szCs w:val="21"/>
        </w:rPr>
        <w:t>针对最多</w:t>
      </w:r>
      <w:r w:rsidR="0057175B">
        <w:rPr>
          <w:rFonts w:hint="eastAsia"/>
          <w:color w:val="000000"/>
          <w:sz w:val="21"/>
          <w:szCs w:val="21"/>
        </w:rPr>
        <w:t>3</w:t>
      </w:r>
      <w:r w:rsidR="0057175B">
        <w:rPr>
          <w:color w:val="000000"/>
          <w:sz w:val="21"/>
          <w:szCs w:val="21"/>
        </w:rPr>
        <w:t>6</w:t>
      </w:r>
      <w:r w:rsidR="0057175B">
        <w:rPr>
          <w:rFonts w:hint="eastAsia"/>
          <w:color w:val="000000"/>
          <w:sz w:val="21"/>
          <w:szCs w:val="21"/>
        </w:rPr>
        <w:t>节点仿真</w:t>
      </w:r>
      <w:r w:rsidR="00390CAD">
        <w:rPr>
          <w:rFonts w:hint="eastAsia"/>
          <w:color w:val="000000"/>
          <w:sz w:val="21"/>
          <w:szCs w:val="21"/>
        </w:rPr>
        <w:t>表明，</w:t>
      </w:r>
      <w:r w:rsidR="0057175B">
        <w:rPr>
          <w:rFonts w:hint="eastAsia"/>
          <w:color w:val="000000"/>
          <w:sz w:val="21"/>
          <w:szCs w:val="21"/>
        </w:rPr>
        <w:t>与通信保持路径规划算法</w:t>
      </w:r>
      <w:r w:rsidR="0057175B">
        <w:rPr>
          <w:rFonts w:hint="eastAsia"/>
          <w:color w:val="000000"/>
          <w:sz w:val="21"/>
          <w:szCs w:val="21"/>
        </w:rPr>
        <w:t>C</w:t>
      </w:r>
      <w:r w:rsidR="0057175B">
        <w:rPr>
          <w:color w:val="000000"/>
          <w:sz w:val="21"/>
          <w:szCs w:val="21"/>
        </w:rPr>
        <w:t>MUPF</w:t>
      </w:r>
      <w:r w:rsidR="0057175B">
        <w:rPr>
          <w:rFonts w:hint="eastAsia"/>
          <w:color w:val="000000"/>
          <w:sz w:val="21"/>
          <w:szCs w:val="21"/>
        </w:rPr>
        <w:t>相比，</w:t>
      </w:r>
      <w:r w:rsidR="003429B3" w:rsidRPr="003429B3">
        <w:rPr>
          <w:color w:val="000000"/>
          <w:sz w:val="21"/>
          <w:szCs w:val="21"/>
        </w:rPr>
        <w:t>本文提出的</w:t>
      </w:r>
      <w:r w:rsidR="003429B3" w:rsidRPr="003429B3">
        <w:rPr>
          <w:color w:val="000000"/>
          <w:sz w:val="21"/>
          <w:szCs w:val="21"/>
        </w:rPr>
        <w:t>C-RRT*-APF</w:t>
      </w:r>
      <w:r w:rsidR="003429B3" w:rsidRPr="003429B3">
        <w:rPr>
          <w:color w:val="000000"/>
          <w:sz w:val="21"/>
          <w:szCs w:val="21"/>
        </w:rPr>
        <w:t>算法</w:t>
      </w:r>
      <w:r w:rsidR="00AE4183">
        <w:rPr>
          <w:rFonts w:hint="eastAsia"/>
          <w:color w:val="000000"/>
          <w:sz w:val="21"/>
          <w:szCs w:val="21"/>
        </w:rPr>
        <w:t>路径规划效率提升了</w:t>
      </w:r>
      <w:r w:rsidR="00A651F6">
        <w:rPr>
          <w:rFonts w:hint="eastAsia"/>
          <w:color w:val="000000"/>
          <w:sz w:val="21"/>
          <w:szCs w:val="21"/>
        </w:rPr>
        <w:t>2</w:t>
      </w:r>
      <w:r w:rsidR="00323ACE">
        <w:rPr>
          <w:color w:val="000000"/>
          <w:sz w:val="21"/>
          <w:szCs w:val="21"/>
        </w:rPr>
        <w:t>9</w:t>
      </w:r>
      <w:r w:rsidR="00AE4183">
        <w:rPr>
          <w:color w:val="000000"/>
          <w:sz w:val="21"/>
          <w:szCs w:val="21"/>
        </w:rPr>
        <w:t>%</w:t>
      </w:r>
      <w:r w:rsidR="00AE4183">
        <w:rPr>
          <w:rFonts w:hint="eastAsia"/>
          <w:color w:val="000000"/>
          <w:sz w:val="21"/>
          <w:szCs w:val="21"/>
        </w:rPr>
        <w:t>，通信连通率提升了</w:t>
      </w:r>
      <w:r w:rsidR="00A76699">
        <w:rPr>
          <w:color w:val="000000"/>
          <w:sz w:val="21"/>
          <w:szCs w:val="21"/>
        </w:rPr>
        <w:t>17</w:t>
      </w:r>
      <w:r w:rsidR="00B148C0">
        <w:rPr>
          <w:color w:val="000000"/>
          <w:sz w:val="21"/>
          <w:szCs w:val="21"/>
        </w:rPr>
        <w:t>%</w:t>
      </w:r>
      <w:r w:rsidR="003429B3" w:rsidRPr="003429B3">
        <w:rPr>
          <w:color w:val="000000"/>
          <w:sz w:val="21"/>
          <w:szCs w:val="21"/>
        </w:rPr>
        <w:t>。</w:t>
      </w:r>
    </w:p>
    <w:p w14:paraId="2A41DFA3" w14:textId="635DA6E2" w:rsidR="003429B3" w:rsidRDefault="00AE4183" w:rsidP="003429B3">
      <w:pPr>
        <w:spacing w:line="360" w:lineRule="auto"/>
        <w:ind w:firstLineChars="196" w:firstLine="412"/>
        <w:rPr>
          <w:color w:val="000000"/>
          <w:sz w:val="21"/>
          <w:szCs w:val="21"/>
        </w:rPr>
      </w:pPr>
      <w:r w:rsidRPr="00AE4183">
        <w:rPr>
          <w:rFonts w:hint="eastAsia"/>
          <w:color w:val="000000"/>
          <w:sz w:val="21"/>
          <w:szCs w:val="21"/>
        </w:rPr>
        <w:t>本文的结构安排如下：第二章建立系统模型，描述城市作战环境下的场景建模与通信建模，为后续算法设计提供理论基础。第三章提出</w:t>
      </w:r>
      <w:r w:rsidRPr="00AE4183">
        <w:rPr>
          <w:rFonts w:hint="eastAsia"/>
          <w:color w:val="000000"/>
          <w:sz w:val="21"/>
          <w:szCs w:val="21"/>
        </w:rPr>
        <w:t xml:space="preserve"> C-RRT*-APF </w:t>
      </w:r>
      <w:r w:rsidRPr="00AE4183">
        <w:rPr>
          <w:rFonts w:hint="eastAsia"/>
          <w:color w:val="000000"/>
          <w:sz w:val="21"/>
          <w:szCs w:val="21"/>
        </w:rPr>
        <w:t>算法，介绍算法的总体框架及其分层规划思想，包括全局路径采样与局部通信保持</w:t>
      </w:r>
      <w:r w:rsidR="00465C78">
        <w:rPr>
          <w:rFonts w:hint="eastAsia"/>
          <w:color w:val="000000"/>
          <w:sz w:val="21"/>
          <w:szCs w:val="21"/>
        </w:rPr>
        <w:t>规划</w:t>
      </w:r>
      <w:r w:rsidRPr="00AE4183">
        <w:rPr>
          <w:rFonts w:hint="eastAsia"/>
          <w:color w:val="000000"/>
          <w:sz w:val="21"/>
          <w:szCs w:val="21"/>
        </w:rPr>
        <w:t>机制。第四章通过仿真实验对算法的规划性能和通信连通性进行评估，并分析建筑</w:t>
      </w:r>
      <w:r w:rsidR="00B53227">
        <w:rPr>
          <w:rFonts w:hint="eastAsia"/>
          <w:color w:val="000000"/>
          <w:sz w:val="21"/>
          <w:szCs w:val="21"/>
        </w:rPr>
        <w:t>数量、</w:t>
      </w:r>
      <w:r w:rsidRPr="00AE4183">
        <w:rPr>
          <w:rFonts w:hint="eastAsia"/>
          <w:color w:val="000000"/>
          <w:sz w:val="21"/>
          <w:szCs w:val="21"/>
        </w:rPr>
        <w:t>无人机数量</w:t>
      </w:r>
      <w:r w:rsidR="00B53227">
        <w:rPr>
          <w:rFonts w:hint="eastAsia"/>
          <w:color w:val="000000"/>
          <w:sz w:val="21"/>
          <w:szCs w:val="21"/>
        </w:rPr>
        <w:t>、干扰数量和干扰功率</w:t>
      </w:r>
      <w:r w:rsidRPr="00AE4183">
        <w:rPr>
          <w:rFonts w:hint="eastAsia"/>
          <w:color w:val="000000"/>
          <w:sz w:val="21"/>
          <w:szCs w:val="21"/>
        </w:rPr>
        <w:t>等因素的影响。第五章对全文工作进行总结</w:t>
      </w:r>
      <w:r w:rsidR="00CA45CA">
        <w:rPr>
          <w:rFonts w:hint="eastAsia"/>
          <w:color w:val="000000"/>
          <w:sz w:val="21"/>
          <w:szCs w:val="21"/>
        </w:rPr>
        <w:t>。</w:t>
      </w:r>
    </w:p>
    <w:p w14:paraId="6AF4F69C" w14:textId="117E6AA5" w:rsidR="00986484" w:rsidRDefault="0079034F" w:rsidP="00CA45CA">
      <w:pPr>
        <w:spacing w:line="360" w:lineRule="auto"/>
        <w:outlineLvl w:val="0"/>
        <w:rPr>
          <w:rFonts w:ascii="宋体" w:hAnsi="宋体"/>
          <w:b/>
          <w:color w:val="000000"/>
          <w:sz w:val="28"/>
          <w:szCs w:val="28"/>
        </w:rPr>
      </w:pPr>
      <w:r>
        <w:rPr>
          <w:rFonts w:ascii="宋体" w:hAnsi="宋体"/>
          <w:b/>
          <w:color w:val="000000"/>
          <w:sz w:val="28"/>
          <w:szCs w:val="28"/>
        </w:rPr>
        <w:t>2</w:t>
      </w:r>
      <w:r w:rsidR="00DE4965" w:rsidRPr="00ED07A2">
        <w:rPr>
          <w:rFonts w:ascii="宋体" w:hAnsi="宋体" w:hint="eastAsia"/>
          <w:b/>
          <w:color w:val="000000"/>
          <w:sz w:val="28"/>
          <w:szCs w:val="28"/>
        </w:rPr>
        <w:t xml:space="preserve"> </w:t>
      </w:r>
      <w:r w:rsidR="00D03B5B">
        <w:rPr>
          <w:rFonts w:ascii="宋体" w:hAnsi="宋体" w:hint="eastAsia"/>
          <w:b/>
          <w:color w:val="000000"/>
          <w:sz w:val="28"/>
          <w:szCs w:val="28"/>
        </w:rPr>
        <w:t>系统模型</w:t>
      </w:r>
    </w:p>
    <w:p w14:paraId="71B6F0EA" w14:textId="6BC29258" w:rsidR="00191DE7" w:rsidRDefault="00191DE7" w:rsidP="00CA45CA">
      <w:pPr>
        <w:spacing w:line="360" w:lineRule="auto"/>
        <w:outlineLvl w:val="1"/>
        <w:rPr>
          <w:rFonts w:ascii="宋体" w:hAnsi="宋体"/>
          <w:b/>
          <w:color w:val="000000"/>
          <w:sz w:val="28"/>
          <w:szCs w:val="28"/>
        </w:rPr>
      </w:pPr>
      <w:r>
        <w:rPr>
          <w:rFonts w:ascii="宋体" w:hAnsi="宋体"/>
          <w:b/>
          <w:sz w:val="21"/>
          <w:szCs w:val="21"/>
        </w:rPr>
        <w:t>2</w:t>
      </w:r>
      <w:r>
        <w:rPr>
          <w:rFonts w:ascii="宋体" w:hAnsi="宋体" w:hint="eastAsia"/>
          <w:b/>
          <w:sz w:val="21"/>
          <w:szCs w:val="21"/>
        </w:rPr>
        <w:t xml:space="preserve">.1 </w:t>
      </w:r>
      <w:r w:rsidR="00000CF1">
        <w:rPr>
          <w:rFonts w:ascii="宋体" w:hAnsi="宋体" w:hint="eastAsia"/>
          <w:b/>
          <w:sz w:val="21"/>
          <w:szCs w:val="21"/>
        </w:rPr>
        <w:t>场景</w:t>
      </w:r>
      <w:r>
        <w:rPr>
          <w:rFonts w:ascii="宋体" w:hAnsi="宋体" w:hint="eastAsia"/>
          <w:b/>
          <w:sz w:val="21"/>
          <w:szCs w:val="21"/>
        </w:rPr>
        <w:t>模型</w:t>
      </w:r>
    </w:p>
    <w:p w14:paraId="1EC39682" w14:textId="050E83AD" w:rsidR="00F548C2" w:rsidRDefault="00B2357F" w:rsidP="00A239C0">
      <w:pPr>
        <w:spacing w:line="360" w:lineRule="auto"/>
        <w:ind w:firstLineChars="196" w:firstLine="412"/>
        <w:rPr>
          <w:rFonts w:ascii="宋体" w:hAnsi="宋体"/>
          <w:color w:val="000000"/>
          <w:sz w:val="21"/>
          <w:szCs w:val="21"/>
        </w:rPr>
      </w:pPr>
      <w:bookmarkStart w:id="12" w:name="_Hlk210482643"/>
      <w:r w:rsidRPr="00B2357F">
        <w:rPr>
          <w:rFonts w:ascii="宋体" w:hAnsi="宋体"/>
          <w:color w:val="000000"/>
          <w:sz w:val="21"/>
          <w:szCs w:val="21"/>
        </w:rPr>
        <w:t>本文</w:t>
      </w:r>
      <w:r w:rsidR="006A1923">
        <w:rPr>
          <w:rFonts w:ascii="宋体" w:hAnsi="宋体" w:hint="eastAsia"/>
          <w:color w:val="000000"/>
          <w:sz w:val="21"/>
          <w:szCs w:val="21"/>
        </w:rPr>
        <w:t>将</w:t>
      </w:r>
      <w:r>
        <w:rPr>
          <w:rFonts w:ascii="宋体" w:hAnsi="宋体" w:hint="eastAsia"/>
          <w:color w:val="000000"/>
          <w:sz w:val="21"/>
          <w:szCs w:val="21"/>
        </w:rPr>
        <w:t>作战</w:t>
      </w:r>
      <w:r w:rsidRPr="00B2357F">
        <w:rPr>
          <w:rFonts w:ascii="宋体" w:hAnsi="宋体"/>
          <w:color w:val="000000"/>
          <w:sz w:val="21"/>
          <w:szCs w:val="21"/>
        </w:rPr>
        <w:t>场景</w:t>
      </w:r>
      <w:r w:rsidR="006A1923">
        <w:rPr>
          <w:rFonts w:ascii="宋体" w:hAnsi="宋体" w:hint="eastAsia"/>
          <w:color w:val="000000"/>
          <w:sz w:val="21"/>
          <w:szCs w:val="21"/>
        </w:rPr>
        <w:t>建模为</w:t>
      </w:r>
      <w:r w:rsidR="006A1923" w:rsidRPr="00B2357F">
        <w:rPr>
          <w:rFonts w:ascii="宋体" w:hAnsi="宋体"/>
          <w:color w:val="000000"/>
          <w:sz w:val="21"/>
          <w:szCs w:val="21"/>
        </w:rPr>
        <w:t>二维</w:t>
      </w:r>
      <w:r w:rsidR="00312450">
        <w:rPr>
          <w:rFonts w:ascii="宋体" w:hAnsi="宋体" w:hint="eastAsia"/>
          <w:color w:val="000000"/>
          <w:sz w:val="21"/>
          <w:szCs w:val="21"/>
        </w:rPr>
        <w:t>矩形</w:t>
      </w:r>
      <w:r w:rsidR="006A1923" w:rsidRPr="00B2357F">
        <w:rPr>
          <w:rFonts w:ascii="宋体" w:hAnsi="宋体"/>
          <w:color w:val="000000"/>
          <w:sz w:val="21"/>
          <w:szCs w:val="21"/>
        </w:rPr>
        <w:t>区域</w:t>
      </w:r>
      <w:r w:rsidR="00AF27F9">
        <w:rPr>
          <w:rFonts w:ascii="宋体" w:hAnsi="宋体" w:hint="eastAsia"/>
          <w:color w:val="000000"/>
          <w:sz w:val="21"/>
          <w:szCs w:val="21"/>
        </w:rPr>
        <w:t xml:space="preserve"> </w:t>
      </w:r>
      <m:oMath>
        <m:r>
          <m:rPr>
            <m:scr m:val="script"/>
            <m:sty m:val="p"/>
          </m:rPr>
          <w:rPr>
            <w:rFonts w:ascii="Cambria Math" w:hAnsi="Cambria Math"/>
            <w:color w:val="000000"/>
            <w:sz w:val="21"/>
            <w:szCs w:val="21"/>
          </w:rPr>
          <m:t>A⊂</m:t>
        </m:r>
        <m:sSup>
          <m:sSupPr>
            <m:ctrlPr>
              <w:rPr>
                <w:rFonts w:ascii="Cambria Math" w:hAnsi="Cambria Math"/>
                <w:color w:val="000000"/>
                <w:sz w:val="21"/>
                <w:szCs w:val="21"/>
              </w:rPr>
            </m:ctrlPr>
          </m:sSupPr>
          <m:e>
            <m:r>
              <w:rPr>
                <w:rFonts w:ascii="Cambria Math" w:hAnsi="Cambria Math"/>
                <w:color w:val="000000"/>
                <w:sz w:val="21"/>
                <w:szCs w:val="21"/>
              </w:rPr>
              <m:t>R</m:t>
            </m:r>
          </m:e>
          <m:sup>
            <m:r>
              <m:rPr>
                <m:scr m:val="double-struck"/>
                <m:sty m:val="p"/>
              </m:rPr>
              <w:rPr>
                <w:rFonts w:ascii="Cambria Math" w:hAnsi="Cambria Math"/>
                <w:color w:val="000000"/>
                <w:sz w:val="21"/>
                <w:szCs w:val="21"/>
              </w:rPr>
              <m:t>2</m:t>
            </m:r>
          </m:sup>
        </m:sSup>
      </m:oMath>
      <w:r w:rsidR="006A1923" w:rsidRPr="00B2357F">
        <w:rPr>
          <w:rFonts w:ascii="宋体" w:hAnsi="宋体"/>
          <w:color w:val="000000"/>
          <w:sz w:val="21"/>
          <w:szCs w:val="21"/>
        </w:rPr>
        <w:t>，其</w:t>
      </w:r>
      <w:r w:rsidR="006A1923">
        <w:rPr>
          <w:rFonts w:ascii="宋体" w:hAnsi="宋体" w:hint="eastAsia"/>
          <w:color w:val="000000"/>
          <w:sz w:val="21"/>
          <w:szCs w:val="21"/>
        </w:rPr>
        <w:t>大小</w:t>
      </w:r>
      <w:r w:rsidR="006A1923" w:rsidRPr="00B2357F">
        <w:rPr>
          <w:rFonts w:ascii="宋体" w:hAnsi="宋体"/>
          <w:color w:val="000000"/>
          <w:sz w:val="21"/>
          <w:szCs w:val="21"/>
        </w:rPr>
        <w:t>为</w:t>
      </w:r>
      <w:r w:rsidR="00465C78">
        <w:rPr>
          <w:rFonts w:ascii="宋体" w:hAnsi="宋体"/>
          <w:color w:val="000000"/>
          <w:sz w:val="21"/>
          <w:szCs w:val="21"/>
        </w:rPr>
        <w:t xml:space="preserve"> </w:t>
      </w:r>
      <m:oMath>
        <m:d>
          <m:dPr>
            <m:begChr m:val="["/>
            <m:endChr m:val="]"/>
            <m:ctrlPr>
              <w:rPr>
                <w:rFonts w:ascii="Cambria Math" w:hAnsi="Cambria Math"/>
                <w:color w:val="000000"/>
                <w:sz w:val="21"/>
                <w:szCs w:val="21"/>
              </w:rPr>
            </m:ctrlPr>
          </m:dPr>
          <m:e>
            <m:r>
              <m:rPr>
                <m:sty m:val="p"/>
              </m:rPr>
              <w:rPr>
                <w:rFonts w:ascii="Cambria Math" w:hAnsi="Cambria Math"/>
                <w:color w:val="000000"/>
                <w:sz w:val="21"/>
                <w:szCs w:val="21"/>
              </w:rPr>
              <m:t>0,</m:t>
            </m:r>
            <m:sSub>
              <m:sSubPr>
                <m:ctrlPr>
                  <w:rPr>
                    <w:rFonts w:ascii="Cambria Math" w:hAnsi="Cambria Math"/>
                    <w:color w:val="000000"/>
                    <w:sz w:val="21"/>
                    <w:szCs w:val="21"/>
                  </w:rPr>
                </m:ctrlPr>
              </m:sSubPr>
              <m:e>
                <m:r>
                  <w:rPr>
                    <w:rFonts w:ascii="Cambria Math" w:hAnsi="Cambria Math"/>
                    <w:color w:val="000000"/>
                    <w:sz w:val="21"/>
                    <w:szCs w:val="21"/>
                  </w:rPr>
                  <m:t>L</m:t>
                </m:r>
              </m:e>
              <m:sub>
                <m:r>
                  <w:rPr>
                    <w:rFonts w:ascii="Cambria Math" w:hAnsi="Cambria Math"/>
                    <w:color w:val="000000"/>
                    <w:sz w:val="21"/>
                    <w:szCs w:val="21"/>
                  </w:rPr>
                  <m:t>x</m:t>
                </m:r>
              </m:sub>
            </m:sSub>
          </m:e>
        </m:d>
        <m:r>
          <m:rPr>
            <m:sty m:val="p"/>
          </m:rPr>
          <w:rPr>
            <w:rFonts w:ascii="Cambria Math" w:hAnsi="Cambria Math" w:hint="eastAsia"/>
            <w:color w:val="000000"/>
            <w:sz w:val="21"/>
            <w:szCs w:val="21"/>
          </w:rPr>
          <m:t>×</m:t>
        </m:r>
        <m:d>
          <m:dPr>
            <m:begChr m:val="["/>
            <m:endChr m:val="]"/>
            <m:ctrlPr>
              <w:rPr>
                <w:rFonts w:ascii="Cambria Math" w:hAnsi="Cambria Math"/>
                <w:color w:val="000000"/>
                <w:sz w:val="21"/>
                <w:szCs w:val="21"/>
              </w:rPr>
            </m:ctrlPr>
          </m:dPr>
          <m:e>
            <m:r>
              <m:rPr>
                <m:sty m:val="p"/>
              </m:rPr>
              <w:rPr>
                <w:rFonts w:ascii="Cambria Math" w:hAnsi="Cambria Math"/>
                <w:color w:val="000000"/>
                <w:sz w:val="21"/>
                <w:szCs w:val="21"/>
              </w:rPr>
              <m:t>0,</m:t>
            </m:r>
            <m:sSub>
              <m:sSubPr>
                <m:ctrlPr>
                  <w:rPr>
                    <w:rFonts w:ascii="Cambria Math" w:hAnsi="Cambria Math"/>
                    <w:color w:val="000000"/>
                    <w:sz w:val="21"/>
                    <w:szCs w:val="21"/>
                  </w:rPr>
                </m:ctrlPr>
              </m:sSubPr>
              <m:e>
                <m:r>
                  <w:rPr>
                    <w:rFonts w:ascii="Cambria Math" w:hAnsi="Cambria Math"/>
                    <w:color w:val="000000"/>
                    <w:sz w:val="21"/>
                    <w:szCs w:val="21"/>
                  </w:rPr>
                  <m:t>L</m:t>
                </m:r>
              </m:e>
              <m:sub>
                <m:r>
                  <w:rPr>
                    <w:rFonts w:ascii="Cambria Math" w:hAnsi="Cambria Math"/>
                    <w:color w:val="000000"/>
                    <w:sz w:val="21"/>
                    <w:szCs w:val="21"/>
                  </w:rPr>
                  <m:t>y</m:t>
                </m:r>
              </m:sub>
            </m:sSub>
          </m:e>
        </m:d>
      </m:oMath>
      <w:r w:rsidR="00191DE7">
        <w:rPr>
          <w:rFonts w:ascii="宋体" w:hAnsi="宋体" w:hint="eastAsia"/>
          <w:color w:val="000000"/>
          <w:sz w:val="21"/>
          <w:szCs w:val="21"/>
        </w:rPr>
        <w:t>（</w:t>
      </w:r>
      <w:r w:rsidR="000D5AC0">
        <w:rPr>
          <w:rFonts w:ascii="宋体" w:hAnsi="宋体" w:hint="eastAsia"/>
          <w:color w:val="000000"/>
          <w:sz w:val="21"/>
          <w:szCs w:val="21"/>
        </w:rPr>
        <w:t>如图1</w:t>
      </w:r>
      <w:r w:rsidR="00191DE7">
        <w:rPr>
          <w:rFonts w:ascii="宋体" w:hAnsi="宋体" w:hint="eastAsia"/>
          <w:color w:val="000000"/>
          <w:sz w:val="21"/>
          <w:szCs w:val="21"/>
        </w:rPr>
        <w:t>所示）</w:t>
      </w:r>
      <w:r w:rsidR="008155C7">
        <w:rPr>
          <w:rFonts w:ascii="宋体" w:hAnsi="宋体" w:hint="eastAsia"/>
          <w:color w:val="000000"/>
          <w:sz w:val="21"/>
          <w:szCs w:val="21"/>
        </w:rPr>
        <w:t>，</w:t>
      </w:r>
      <w:r w:rsidR="00F06742">
        <w:rPr>
          <w:rFonts w:ascii="宋体" w:hAnsi="宋体" w:hint="eastAsia"/>
          <w:color w:val="000000"/>
          <w:sz w:val="21"/>
          <w:szCs w:val="21"/>
        </w:rPr>
        <w:t>若干</w:t>
      </w:r>
      <w:r>
        <w:rPr>
          <w:rFonts w:ascii="宋体" w:hAnsi="宋体" w:hint="eastAsia"/>
          <w:color w:val="000000"/>
          <w:sz w:val="21"/>
          <w:szCs w:val="21"/>
        </w:rPr>
        <w:t>建筑物</w:t>
      </w:r>
      <w:r w:rsidR="00F06742">
        <w:rPr>
          <w:rFonts w:ascii="宋体" w:hAnsi="宋体" w:hint="eastAsia"/>
          <w:color w:val="000000"/>
          <w:sz w:val="21"/>
          <w:szCs w:val="21"/>
        </w:rPr>
        <w:t>、干扰源和</w:t>
      </w:r>
      <w:r>
        <w:rPr>
          <w:rFonts w:ascii="宋体" w:hAnsi="宋体" w:hint="eastAsia"/>
          <w:color w:val="000000"/>
          <w:sz w:val="21"/>
          <w:szCs w:val="21"/>
        </w:rPr>
        <w:t>无人机集群分布在矩形二维区域中</w:t>
      </w:r>
      <w:r w:rsidR="008155C7">
        <w:rPr>
          <w:rFonts w:ascii="宋体" w:hAnsi="宋体" w:hint="eastAsia"/>
          <w:color w:val="000000"/>
          <w:sz w:val="21"/>
          <w:szCs w:val="21"/>
        </w:rPr>
        <w:t>。</w:t>
      </w:r>
      <w:r>
        <w:rPr>
          <w:rFonts w:ascii="宋体" w:hAnsi="宋体" w:hint="eastAsia"/>
          <w:color w:val="000000"/>
          <w:sz w:val="21"/>
          <w:szCs w:val="21"/>
        </w:rPr>
        <w:t>建筑物</w:t>
      </w:r>
      <w:r w:rsidRPr="00B2357F">
        <w:rPr>
          <w:rFonts w:ascii="宋体" w:hAnsi="宋体"/>
          <w:color w:val="000000"/>
          <w:sz w:val="21"/>
          <w:szCs w:val="21"/>
        </w:rPr>
        <w:t>集合</w:t>
      </w:r>
      <w:r>
        <w:rPr>
          <w:rFonts w:ascii="宋体" w:hAnsi="宋体" w:hint="eastAsia"/>
          <w:color w:val="000000"/>
          <w:sz w:val="21"/>
          <w:szCs w:val="21"/>
        </w:rPr>
        <w:t>表示为</w:t>
      </w:r>
      <w:r w:rsidRPr="00B2357F">
        <w:rPr>
          <w:rFonts w:ascii="宋体" w:hAnsi="宋体"/>
          <w:color w:val="000000"/>
          <w:sz w:val="21"/>
          <w:szCs w:val="21"/>
        </w:rPr>
        <w:t xml:space="preserve"> </w:t>
      </w:r>
      <m:oMath>
        <m:r>
          <m:rPr>
            <m:scr m:val="script"/>
            <m:sty m:val="p"/>
          </m:rPr>
          <w:rPr>
            <w:rFonts w:ascii="Cambria Math" w:hAnsi="Cambria Math"/>
            <w:color w:val="000000"/>
            <w:sz w:val="21"/>
            <w:szCs w:val="21"/>
          </w:rPr>
          <m:t>O=</m:t>
        </m:r>
        <m:r>
          <m:rPr>
            <m:lit/>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m:rPr>
                <m:sty m:val="p"/>
              </m:rPr>
              <w:rPr>
                <w:rFonts w:ascii="Cambria Math" w:hAnsi="Cambria Math"/>
                <w:color w:val="000000"/>
                <w:sz w:val="21"/>
                <w:szCs w:val="21"/>
              </w:rPr>
              <m:t>1</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m:rPr>
                <m:sty m:val="p"/>
              </m:rPr>
              <w:rPr>
                <w:rFonts w:ascii="Cambria Math" w:hAnsi="Cambria Math"/>
                <w:color w:val="000000"/>
                <w:sz w:val="21"/>
                <w:szCs w:val="21"/>
              </w:rPr>
              <m:t>2</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M</m:t>
            </m:r>
          </m:sub>
        </m:sSub>
        <m:r>
          <m:rPr>
            <m:lit/>
            <m:sty m:val="p"/>
          </m:rPr>
          <w:rPr>
            <w:rFonts w:ascii="Cambria Math" w:hAnsi="Cambria Math"/>
            <w:color w:val="000000"/>
            <w:sz w:val="21"/>
            <w:szCs w:val="21"/>
          </w:rPr>
          <m:t>}</m:t>
        </m:r>
      </m:oMath>
      <w:r>
        <w:rPr>
          <w:rFonts w:ascii="宋体" w:hAnsi="宋体" w:hint="eastAsia"/>
          <w:color w:val="000000"/>
          <w:sz w:val="21"/>
          <w:szCs w:val="21"/>
        </w:rPr>
        <w:t xml:space="preserve"> ，</w:t>
      </w:r>
      <w:r w:rsidR="00A239C0">
        <w:rPr>
          <w:rFonts w:ascii="宋体" w:hAnsi="宋体" w:hint="eastAsia"/>
          <w:color w:val="000000"/>
          <w:sz w:val="21"/>
          <w:szCs w:val="21"/>
        </w:rPr>
        <w:t>其中</w:t>
      </w:r>
      <w:r w:rsidR="008155C7">
        <w:rPr>
          <w:rFonts w:ascii="宋体" w:hAnsi="宋体" w:hint="eastAsia"/>
          <w:color w:val="000000"/>
          <w:sz w:val="21"/>
          <w:szCs w:val="21"/>
        </w:rPr>
        <w:t>，</w:t>
      </w:r>
      <m:oMath>
        <m:r>
          <w:rPr>
            <w:rFonts w:ascii="Cambria Math" w:hAnsi="Cambria Math"/>
            <w:color w:val="000000"/>
            <w:sz w:val="21"/>
            <w:szCs w:val="21"/>
          </w:rPr>
          <m:t>M</m:t>
        </m:r>
      </m:oMath>
      <w:r w:rsidR="00AF27F9">
        <w:rPr>
          <w:rFonts w:ascii="宋体" w:hAnsi="宋体" w:hint="eastAsia"/>
          <w:color w:val="000000"/>
          <w:sz w:val="21"/>
          <w:szCs w:val="21"/>
        </w:rPr>
        <w:t xml:space="preserve"> </w:t>
      </w:r>
      <w:r w:rsidR="008155C7">
        <w:rPr>
          <w:rFonts w:ascii="宋体" w:hAnsi="宋体" w:hint="eastAsia"/>
          <w:color w:val="000000"/>
          <w:sz w:val="21"/>
          <w:szCs w:val="21"/>
        </w:rPr>
        <w:t>为建筑物数量，</w:t>
      </w:r>
      <w:r w:rsidR="000D02C0">
        <w:rPr>
          <w:rFonts w:ascii="宋体" w:hAnsi="宋体" w:hint="eastAsia"/>
          <w:color w:val="000000"/>
          <w:sz w:val="21"/>
          <w:szCs w:val="21"/>
        </w:rPr>
        <w:t>建筑物</w:t>
      </w:r>
      <w:r w:rsidRPr="00B2357F">
        <w:rPr>
          <w:rFonts w:ascii="宋体" w:hAnsi="宋体"/>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cr m:val="script"/>
            <m:sty m:val="p"/>
          </m:rPr>
          <w:rPr>
            <w:rFonts w:ascii="Cambria Math" w:hAnsi="Cambria Math"/>
            <w:color w:val="000000"/>
            <w:sz w:val="21"/>
            <w:szCs w:val="21"/>
          </w:rPr>
          <m:t>⊂A</m:t>
        </m:r>
      </m:oMath>
      <w:r w:rsidRPr="00B2357F">
        <w:rPr>
          <w:rFonts w:ascii="宋体" w:hAnsi="宋体"/>
          <w:color w:val="000000"/>
          <w:sz w:val="21"/>
          <w:szCs w:val="21"/>
        </w:rPr>
        <w:t xml:space="preserve"> </w:t>
      </w:r>
      <w:r w:rsidR="000D02C0">
        <w:rPr>
          <w:rFonts w:ascii="宋体" w:hAnsi="宋体" w:hint="eastAsia"/>
          <w:color w:val="000000"/>
          <w:sz w:val="21"/>
          <w:szCs w:val="21"/>
        </w:rPr>
        <w:t>为</w:t>
      </w:r>
      <w:r>
        <w:rPr>
          <w:rFonts w:ascii="宋体" w:hAnsi="宋体" w:hint="eastAsia"/>
          <w:color w:val="000000"/>
          <w:sz w:val="21"/>
          <w:szCs w:val="21"/>
        </w:rPr>
        <w:t>矩形</w:t>
      </w:r>
      <w:r w:rsidR="00F06742">
        <w:rPr>
          <w:rFonts w:ascii="宋体" w:hAnsi="宋体" w:hint="eastAsia"/>
          <w:color w:val="000000"/>
          <w:sz w:val="21"/>
          <w:szCs w:val="21"/>
        </w:rPr>
        <w:t>；</w:t>
      </w:r>
      <w:r w:rsidR="00465C78">
        <w:rPr>
          <w:rFonts w:ascii="宋体" w:hAnsi="宋体" w:hint="eastAsia"/>
          <w:color w:val="000000"/>
          <w:sz w:val="21"/>
          <w:szCs w:val="21"/>
        </w:rPr>
        <w:t>单个</w:t>
      </w:r>
      <w:r w:rsidR="00F06742">
        <w:rPr>
          <w:rFonts w:ascii="宋体" w:hAnsi="宋体" w:hint="eastAsia"/>
          <w:color w:val="000000"/>
          <w:sz w:val="21"/>
          <w:szCs w:val="21"/>
        </w:rPr>
        <w:t>干扰源</w:t>
      </w:r>
      <w:r w:rsidR="00AF27F9">
        <w:rPr>
          <w:rFonts w:ascii="宋体" w:hAnsi="宋体" w:hint="eastAsia"/>
          <w:color w:val="000000"/>
          <w:sz w:val="21"/>
          <w:szCs w:val="21"/>
        </w:rPr>
        <w:t xml:space="preserve"> </w:t>
      </w:r>
      <m:oMath>
        <m:r>
          <w:rPr>
            <w:rFonts w:ascii="Cambria Math" w:hAnsi="Cambria Math"/>
            <w:color w:val="000000"/>
            <w:sz w:val="21"/>
            <w:szCs w:val="21"/>
          </w:rPr>
          <m:t>p</m:t>
        </m:r>
      </m:oMath>
      <w:r w:rsidR="00AF27F9">
        <w:rPr>
          <w:rFonts w:ascii="宋体" w:hAnsi="宋体" w:hint="eastAsia"/>
          <w:color w:val="000000"/>
          <w:sz w:val="21"/>
          <w:szCs w:val="21"/>
        </w:rPr>
        <w:t xml:space="preserve"> </w:t>
      </w:r>
      <w:r w:rsidR="00F06742">
        <w:rPr>
          <w:rFonts w:ascii="宋体" w:hAnsi="宋体" w:hint="eastAsia"/>
          <w:color w:val="000000"/>
          <w:sz w:val="21"/>
          <w:szCs w:val="21"/>
        </w:rPr>
        <w:t>的位置</w:t>
      </w:r>
      <w:r w:rsidR="00CC7509">
        <w:rPr>
          <w:rFonts w:ascii="宋体" w:hAnsi="宋体" w:hint="eastAsia"/>
          <w:color w:val="000000"/>
          <w:sz w:val="21"/>
          <w:szCs w:val="21"/>
        </w:rPr>
        <w:t>为</w:t>
      </w:r>
      <w:r w:rsidR="00F06742">
        <w:rPr>
          <w:rFonts w:ascii="宋体" w:hAnsi="宋体" w:hint="eastAsia"/>
          <w:color w:val="000000"/>
          <w:sz w:val="21"/>
          <w:szCs w:val="21"/>
        </w:rPr>
        <w:t xml:space="preserve"> </w:t>
      </w:r>
      <m:oMath>
        <m:sSup>
          <m:sSupPr>
            <m:ctrlPr>
              <w:rPr>
                <w:rFonts w:ascii="Cambria Math" w:hAnsi="Cambria Math"/>
                <w:i/>
                <w:color w:val="000000"/>
                <w:sz w:val="21"/>
                <w:szCs w:val="21"/>
              </w:rPr>
            </m:ctrlPr>
          </m:sSupPr>
          <m:e>
            <m:r>
              <w:rPr>
                <w:rFonts w:ascii="Cambria Math" w:hAnsi="Cambria Math"/>
                <w:color w:val="000000"/>
                <w:sz w:val="21"/>
                <w:szCs w:val="21"/>
              </w:rPr>
              <m:t>o</m:t>
            </m:r>
          </m:e>
          <m:sup>
            <m:r>
              <w:rPr>
                <w:rFonts w:ascii="Cambria Math" w:hAnsi="Cambria Math"/>
                <w:color w:val="000000"/>
                <w:sz w:val="21"/>
                <w:szCs w:val="21"/>
              </w:rPr>
              <m:t>J</m:t>
            </m:r>
          </m:sup>
        </m:sSup>
        <m:r>
          <w:rPr>
            <w:rFonts w:ascii="Cambria Math" w:hAnsi="Cambria Math"/>
            <w:color w:val="000000"/>
            <w:sz w:val="21"/>
            <w:szCs w:val="21"/>
          </w:rPr>
          <m:t>=</m:t>
        </m:r>
        <m:d>
          <m:dPr>
            <m:ctrlPr>
              <w:rPr>
                <w:rFonts w:ascii="Cambria Math" w:hAnsi="Cambria Math"/>
                <w:i/>
                <w:color w:val="000000"/>
                <w:sz w:val="21"/>
                <w:szCs w:val="21"/>
              </w:rPr>
            </m:ctrlPr>
          </m:dPr>
          <m:e>
            <m:sSubSup>
              <m:sSubSupPr>
                <m:ctrlPr>
                  <w:rPr>
                    <w:rFonts w:ascii="Cambria Math" w:hAnsi="Cambria Math"/>
                    <w:i/>
                    <w:color w:val="000000"/>
                    <w:sz w:val="21"/>
                    <w:szCs w:val="21"/>
                  </w:rPr>
                </m:ctrlPr>
              </m:sSubSupPr>
              <m:e>
                <m:r>
                  <w:rPr>
                    <w:rFonts w:ascii="Cambria Math" w:hAnsi="Cambria Math"/>
                    <w:color w:val="000000"/>
                    <w:sz w:val="21"/>
                    <w:szCs w:val="21"/>
                  </w:rPr>
                  <m:t>o</m:t>
                </m:r>
              </m:e>
              <m:sub>
                <m:r>
                  <w:rPr>
                    <w:rFonts w:ascii="Cambria Math" w:hAnsi="Cambria Math"/>
                    <w:color w:val="000000"/>
                    <w:sz w:val="21"/>
                    <w:szCs w:val="21"/>
                  </w:rPr>
                  <m:t>x</m:t>
                </m:r>
              </m:sub>
              <m:sup>
                <m:r>
                  <w:rPr>
                    <w:rFonts w:ascii="Cambria Math" w:hAnsi="Cambria Math"/>
                    <w:color w:val="000000"/>
                    <w:sz w:val="21"/>
                    <w:szCs w:val="21"/>
                  </w:rPr>
                  <m:t>J</m:t>
                </m:r>
              </m:sup>
            </m:sSubSup>
            <m:r>
              <w:rPr>
                <w:rFonts w:ascii="Cambria Math" w:hAnsi="Cambria Math"/>
                <w:color w:val="000000"/>
                <w:sz w:val="21"/>
                <w:szCs w:val="21"/>
              </w:rPr>
              <m:t>,</m:t>
            </m:r>
            <m:sSubSup>
              <m:sSubSupPr>
                <m:ctrlPr>
                  <w:rPr>
                    <w:rFonts w:ascii="Cambria Math" w:hAnsi="Cambria Math"/>
                    <w:i/>
                    <w:color w:val="000000"/>
                    <w:sz w:val="21"/>
                    <w:szCs w:val="21"/>
                  </w:rPr>
                </m:ctrlPr>
              </m:sSubSupPr>
              <m:e>
                <m:r>
                  <w:rPr>
                    <w:rFonts w:ascii="Cambria Math" w:hAnsi="Cambria Math"/>
                    <w:color w:val="000000"/>
                    <w:sz w:val="21"/>
                    <w:szCs w:val="21"/>
                  </w:rPr>
                  <m:t>o</m:t>
                </m:r>
              </m:e>
              <m:sub>
                <m:r>
                  <w:rPr>
                    <w:rFonts w:ascii="Cambria Math" w:hAnsi="Cambria Math"/>
                    <w:color w:val="000000"/>
                    <w:sz w:val="21"/>
                    <w:szCs w:val="21"/>
                  </w:rPr>
                  <m:t>y</m:t>
                </m:r>
              </m:sub>
              <m:sup>
                <m:r>
                  <w:rPr>
                    <w:rFonts w:ascii="Cambria Math" w:hAnsi="Cambria Math"/>
                    <w:color w:val="000000"/>
                    <w:sz w:val="21"/>
                    <w:szCs w:val="21"/>
                  </w:rPr>
                  <m:t>J</m:t>
                </m:r>
              </m:sup>
            </m:sSubSup>
          </m:e>
        </m:d>
      </m:oMath>
      <w:r w:rsidR="00F06742">
        <w:rPr>
          <w:rFonts w:ascii="宋体" w:hAnsi="宋体" w:hint="eastAsia"/>
          <w:color w:val="000000"/>
          <w:sz w:val="21"/>
          <w:szCs w:val="21"/>
        </w:rPr>
        <w:t>，其</w:t>
      </w:r>
      <w:r w:rsidR="002575E1">
        <w:rPr>
          <w:rFonts w:ascii="宋体" w:hAnsi="宋体" w:hint="eastAsia"/>
          <w:color w:val="000000"/>
          <w:sz w:val="21"/>
          <w:szCs w:val="21"/>
        </w:rPr>
        <w:t>干扰</w:t>
      </w:r>
      <w:r w:rsidR="00F06742">
        <w:rPr>
          <w:rFonts w:ascii="宋体" w:hAnsi="宋体" w:hint="eastAsia"/>
          <w:color w:val="000000"/>
          <w:sz w:val="21"/>
          <w:szCs w:val="21"/>
        </w:rPr>
        <w:t>功率</w:t>
      </w:r>
      <w:r w:rsidR="002575E1">
        <w:rPr>
          <w:rFonts w:ascii="宋体" w:hAnsi="宋体" w:hint="eastAsia"/>
          <w:color w:val="000000"/>
          <w:sz w:val="21"/>
          <w:szCs w:val="21"/>
        </w:rPr>
        <w:t>为</w:t>
      </w:r>
      <w:r w:rsidR="00F06742">
        <w:rPr>
          <w:rFonts w:ascii="宋体" w:hAnsi="宋体"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sub>
        </m:sSub>
      </m:oMath>
      <w:r w:rsidR="00AF27F9">
        <w:rPr>
          <w:rFonts w:ascii="宋体" w:hAnsi="宋体" w:hint="eastAsia"/>
          <w:color w:val="000000"/>
          <w:sz w:val="21"/>
          <w:szCs w:val="21"/>
        </w:rPr>
        <w:t xml:space="preserve">，等效干扰半径为 </w:t>
      </w:r>
      <m:oMath>
        <m:sSub>
          <m:sSubPr>
            <m:ctrlPr>
              <w:rPr>
                <w:rFonts w:ascii="Cambria Math" w:hAnsi="Cambria Math"/>
                <w:i/>
                <w:color w:val="000000"/>
                <w:sz w:val="21"/>
                <w:szCs w:val="21"/>
              </w:rPr>
            </m:ctrlPr>
          </m:sSubPr>
          <m:e>
            <m:r>
              <w:rPr>
                <w:rFonts w:ascii="Cambria Math" w:hAnsi="Cambria Math"/>
                <w:color w:val="000000"/>
                <w:sz w:val="21"/>
                <w:szCs w:val="21"/>
              </w:rPr>
              <m:t>J</m:t>
            </m:r>
          </m:e>
          <m:sub>
            <m:r>
              <w:rPr>
                <w:rFonts w:ascii="Cambria Math" w:hAnsi="Cambria Math" w:hint="eastAsia"/>
                <w:color w:val="000000"/>
                <w:sz w:val="21"/>
                <w:szCs w:val="21"/>
              </w:rPr>
              <m:t>r</m:t>
            </m:r>
          </m:sub>
        </m:sSub>
      </m:oMath>
      <w:r w:rsidR="00F06742">
        <w:rPr>
          <w:rFonts w:ascii="宋体" w:hAnsi="宋体" w:hint="eastAsia"/>
          <w:color w:val="000000"/>
          <w:sz w:val="21"/>
          <w:szCs w:val="21"/>
        </w:rPr>
        <w:t>；</w:t>
      </w:r>
      <w:r>
        <w:rPr>
          <w:rFonts w:ascii="宋体" w:hAnsi="宋体" w:hint="eastAsia"/>
          <w:color w:val="000000"/>
          <w:sz w:val="21"/>
          <w:szCs w:val="21"/>
        </w:rPr>
        <w:t>无人机集群</w:t>
      </w:r>
      <w:r w:rsidR="00ED67FC">
        <w:rPr>
          <w:rFonts w:ascii="宋体" w:hAnsi="宋体" w:hint="eastAsia"/>
          <w:color w:val="000000"/>
          <w:sz w:val="21"/>
          <w:szCs w:val="21"/>
        </w:rPr>
        <w:t>表示</w:t>
      </w:r>
      <w:r w:rsidRPr="00B2357F">
        <w:rPr>
          <w:rFonts w:ascii="宋体" w:hAnsi="宋体"/>
          <w:color w:val="000000"/>
          <w:sz w:val="21"/>
          <w:szCs w:val="21"/>
        </w:rPr>
        <w:t xml:space="preserve">为 </w:t>
      </w:r>
      <m:oMath>
        <m:r>
          <m:rPr>
            <m:scr m:val="script"/>
            <m:sty m:val="p"/>
          </m:rPr>
          <w:rPr>
            <w:rFonts w:ascii="Cambria Math" w:hAnsi="Cambria Math"/>
            <w:color w:val="000000"/>
            <w:sz w:val="21"/>
            <w:szCs w:val="21"/>
          </w:rPr>
          <m:t>U=</m:t>
        </m:r>
        <m:r>
          <m:rPr>
            <m:lit/>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m:rPr>
                <m:sty m:val="p"/>
              </m:rPr>
              <w:rPr>
                <w:rFonts w:ascii="Cambria Math" w:hAnsi="Cambria Math"/>
                <w:color w:val="000000"/>
                <w:sz w:val="21"/>
                <w:szCs w:val="21"/>
              </w:rPr>
              <m:t>1</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m:rPr>
                <m:sty m:val="p"/>
              </m:rPr>
              <w:rPr>
                <w:rFonts w:ascii="Cambria Math" w:hAnsi="Cambria Math"/>
                <w:color w:val="000000"/>
                <w:sz w:val="21"/>
                <w:szCs w:val="21"/>
              </w:rPr>
              <m:t>2</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N</m:t>
            </m:r>
          </m:sub>
        </m:sSub>
        <m:r>
          <m:rPr>
            <m:lit/>
            <m:sty m:val="p"/>
          </m:rPr>
          <w:rPr>
            <w:rFonts w:ascii="Cambria Math" w:hAnsi="Cambria Math"/>
            <w:color w:val="000000"/>
            <w:sz w:val="21"/>
            <w:szCs w:val="21"/>
          </w:rPr>
          <m:t>}</m:t>
        </m:r>
        <m:r>
          <m:rPr>
            <m:sty m:val="p"/>
          </m:rPr>
          <w:rPr>
            <w:rFonts w:ascii="Cambria Math" w:hAnsi="Cambria Math"/>
            <w:color w:val="000000"/>
            <w:sz w:val="21"/>
            <w:szCs w:val="21"/>
          </w:rPr>
          <m:t>​</m:t>
        </m:r>
      </m:oMath>
      <w:r w:rsidR="00ED67FC">
        <w:rPr>
          <w:rFonts w:ascii="宋体" w:hAnsi="宋体" w:hint="eastAsia"/>
          <w:color w:val="000000"/>
          <w:sz w:val="21"/>
          <w:szCs w:val="21"/>
        </w:rPr>
        <w:t>，</w:t>
      </w:r>
      <w:r w:rsidR="00237BC7">
        <w:rPr>
          <w:rFonts w:ascii="宋体" w:hAnsi="宋体" w:hint="eastAsia"/>
          <w:color w:val="000000"/>
          <w:sz w:val="21"/>
          <w:szCs w:val="21"/>
        </w:rPr>
        <w:t>在任务过程中</w:t>
      </w:r>
      <w:r w:rsidR="00237BC7" w:rsidRPr="00B2357F">
        <w:rPr>
          <w:rFonts w:ascii="宋体" w:hAnsi="宋体"/>
          <w:color w:val="000000"/>
          <w:sz w:val="21"/>
          <w:szCs w:val="21"/>
        </w:rPr>
        <w:t>需</w:t>
      </w:r>
      <w:r w:rsidR="00237BC7">
        <w:rPr>
          <w:rFonts w:ascii="宋体" w:hAnsi="宋体" w:hint="eastAsia"/>
          <w:color w:val="000000"/>
          <w:sz w:val="21"/>
          <w:szCs w:val="21"/>
        </w:rPr>
        <w:t>要</w:t>
      </w:r>
      <w:r w:rsidR="00237BC7" w:rsidRPr="00B2357F">
        <w:rPr>
          <w:rFonts w:ascii="宋体" w:hAnsi="宋体"/>
          <w:color w:val="000000"/>
          <w:sz w:val="21"/>
          <w:szCs w:val="21"/>
        </w:rPr>
        <w:t>从给定的初始位置</w:t>
      </w:r>
      <w:r w:rsidR="00465C78">
        <w:rPr>
          <w:rFonts w:ascii="宋体" w:hAnsi="宋体" w:hint="eastAsia"/>
          <w:color w:val="000000"/>
          <w:sz w:val="21"/>
          <w:szCs w:val="21"/>
        </w:rPr>
        <w:t xml:space="preserve"> </w:t>
      </w:r>
      <w:r w:rsidR="00237BC7" w:rsidRPr="00191DE7">
        <w:rPr>
          <w:rFonts w:ascii="MS Gothic" w:eastAsia="MS Gothic" w:hAnsi="MS Gothic" w:cs="MS Gothic" w:hint="eastAsia"/>
          <w:color w:val="000000"/>
          <w:sz w:val="21"/>
          <w:szCs w:val="21"/>
        </w:rPr>
        <w:t>​</w:t>
      </w:r>
      <m:oMath>
        <m:sSub>
          <m:sSubPr>
            <m:ctrlPr>
              <w:rPr>
                <w:rFonts w:ascii="Cambria Math" w:hAnsi="Cambria Math"/>
                <w:color w:val="000000"/>
                <w:sz w:val="21"/>
                <w:szCs w:val="21"/>
              </w:rPr>
            </m:ctrlPr>
          </m:sSubPr>
          <m:e>
            <m:r>
              <m:rPr>
                <m:scr m:val="script"/>
              </m:rPr>
              <w:rPr>
                <w:rFonts w:ascii="Cambria Math" w:hAnsi="Cambria Math"/>
                <w:color w:val="000000"/>
                <w:sz w:val="21"/>
                <w:szCs w:val="21"/>
              </w:rPr>
              <m:t>O</m:t>
            </m:r>
          </m:e>
          <m:sub>
            <m:r>
              <w:rPr>
                <w:rFonts w:ascii="Cambria Math" w:hAnsi="Cambria Math"/>
                <w:color w:val="000000"/>
                <w:sz w:val="21"/>
                <w:szCs w:val="21"/>
              </w:rPr>
              <m:t>start</m:t>
            </m:r>
          </m:sub>
        </m:sSub>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m:rPr>
                    <m:sty m:val="p"/>
                  </m:rPr>
                  <w:rPr>
                    <w:rFonts w:ascii="Cambria Math" w:hAnsi="Cambria Math"/>
                    <w:color w:val="000000"/>
                    <w:sz w:val="21"/>
                    <w:szCs w:val="21"/>
                  </w:rPr>
                  <m:t>1</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0</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N</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0</m:t>
                </m:r>
              </m:e>
            </m:d>
          </m:e>
        </m:d>
      </m:oMath>
      <w:r w:rsidR="00237BC7">
        <w:rPr>
          <w:rFonts w:ascii="MS Gothic" w:eastAsiaTheme="minorEastAsia" w:hAnsi="MS Gothic" w:cs="MS Gothic" w:hint="eastAsia"/>
          <w:color w:val="000000"/>
          <w:sz w:val="21"/>
          <w:szCs w:val="21"/>
        </w:rPr>
        <w:t xml:space="preserve"> </w:t>
      </w:r>
      <w:r w:rsidR="00237BC7" w:rsidRPr="00B2357F">
        <w:rPr>
          <w:rFonts w:ascii="宋体" w:hAnsi="宋体"/>
          <w:color w:val="000000"/>
          <w:sz w:val="21"/>
          <w:szCs w:val="21"/>
        </w:rPr>
        <w:t>出发，前往目标位置集合</w:t>
      </w:r>
      <w:r w:rsidR="00237BC7">
        <w:rPr>
          <w:rFonts w:ascii="宋体" w:hAnsi="宋体" w:hint="eastAsia"/>
          <w:color w:val="000000"/>
          <w:sz w:val="21"/>
          <w:szCs w:val="21"/>
        </w:rPr>
        <w:t xml:space="preserve"> </w:t>
      </w:r>
      <m:oMath>
        <m:sSub>
          <m:sSubPr>
            <m:ctrlPr>
              <w:rPr>
                <w:rFonts w:ascii="Cambria Math" w:hAnsi="Cambria Math"/>
                <w:color w:val="000000"/>
                <w:sz w:val="21"/>
                <w:szCs w:val="21"/>
              </w:rPr>
            </m:ctrlPr>
          </m:sSubPr>
          <m:e>
            <m:r>
              <m:rPr>
                <m:scr m:val="script"/>
              </m:rPr>
              <w:rPr>
                <w:rFonts w:ascii="Cambria Math" w:hAnsi="Cambria Math"/>
                <w:color w:val="000000"/>
                <w:sz w:val="21"/>
                <w:szCs w:val="21"/>
              </w:rPr>
              <m:t>O</m:t>
            </m:r>
          </m:e>
          <m:sub>
            <m:r>
              <w:rPr>
                <w:rFonts w:ascii="Cambria Math" w:hAnsi="Cambria Math"/>
                <w:color w:val="000000"/>
                <w:sz w:val="21"/>
                <w:szCs w:val="21"/>
              </w:rPr>
              <m:t>target</m:t>
            </m:r>
          </m:sub>
        </m:sSub>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sSubSup>
              <m:sSubSupPr>
                <m:ctrlPr>
                  <w:rPr>
                    <w:rFonts w:ascii="Cambria Math" w:hAnsi="Cambria Math"/>
                    <w:color w:val="000000"/>
                    <w:sz w:val="21"/>
                    <w:szCs w:val="21"/>
                  </w:rPr>
                </m:ctrlPr>
              </m:sSubSupPr>
              <m:e>
                <m:r>
                  <w:rPr>
                    <w:rFonts w:ascii="Cambria Math" w:hAnsi="Cambria Math" w:hint="eastAsia"/>
                    <w:color w:val="000000"/>
                    <w:sz w:val="21"/>
                    <w:szCs w:val="21"/>
                  </w:rPr>
                  <m:t>o</m:t>
                </m:r>
              </m:e>
              <m:sub>
                <m:r>
                  <m:rPr>
                    <m:sty m:val="p"/>
                  </m:rPr>
                  <w:rPr>
                    <w:rFonts w:ascii="Cambria Math" w:hAnsi="Cambria Math"/>
                    <w:color w:val="000000"/>
                    <w:sz w:val="21"/>
                    <w:szCs w:val="21"/>
                  </w:rPr>
                  <m:t>1</m:t>
                </m:r>
              </m:sub>
              <m:sup>
                <m:r>
                  <w:rPr>
                    <w:rFonts w:ascii="Cambria Math" w:hAnsi="Cambria Math"/>
                    <w:color w:val="000000"/>
                    <w:sz w:val="21"/>
                    <w:szCs w:val="21"/>
                  </w:rPr>
                  <m:t>g</m:t>
                </m:r>
              </m:sup>
            </m:sSubSup>
            <m:r>
              <m:rPr>
                <m:sty m:val="p"/>
              </m:rPr>
              <w:rPr>
                <w:rFonts w:ascii="Cambria Math" w:hAnsi="Cambria Math"/>
                <w:color w:val="000000"/>
                <w:sz w:val="21"/>
                <w:szCs w:val="21"/>
              </w:rPr>
              <m:t>,…,</m:t>
            </m:r>
            <m:sSubSup>
              <m:sSubSupPr>
                <m:ctrlPr>
                  <w:rPr>
                    <w:rFonts w:ascii="Cambria Math" w:hAnsi="Cambria Math"/>
                    <w:color w:val="000000"/>
                    <w:sz w:val="21"/>
                    <w:szCs w:val="21"/>
                  </w:rPr>
                </m:ctrlPr>
              </m:sSubSupPr>
              <m:e>
                <m:r>
                  <w:rPr>
                    <w:rFonts w:ascii="Cambria Math" w:hAnsi="Cambria Math" w:hint="eastAsia"/>
                    <w:color w:val="000000"/>
                    <w:sz w:val="21"/>
                    <w:szCs w:val="21"/>
                  </w:rPr>
                  <m:t>o</m:t>
                </m:r>
              </m:e>
              <m:sub>
                <m:r>
                  <w:rPr>
                    <w:rFonts w:ascii="Cambria Math" w:hAnsi="Cambria Math"/>
                    <w:color w:val="000000"/>
                    <w:sz w:val="21"/>
                    <w:szCs w:val="21"/>
                  </w:rPr>
                  <m:t>N</m:t>
                </m:r>
              </m:sub>
              <m:sup>
                <m:r>
                  <w:rPr>
                    <w:rFonts w:ascii="Cambria Math" w:hAnsi="Cambria Math"/>
                    <w:color w:val="000000"/>
                    <w:sz w:val="21"/>
                    <w:szCs w:val="21"/>
                  </w:rPr>
                  <m:t>g</m:t>
                </m:r>
              </m:sup>
            </m:sSubSup>
            <m:r>
              <m:rPr>
                <m:sty m:val="p"/>
              </m:rPr>
              <w:rPr>
                <w:rFonts w:ascii="Cambria Math" w:hAnsi="Cambria Math"/>
                <w:color w:val="000000"/>
                <w:sz w:val="21"/>
                <w:szCs w:val="21"/>
              </w:rPr>
              <m:t>​</m:t>
            </m:r>
          </m:e>
        </m:d>
      </m:oMath>
      <w:r w:rsidR="00237BC7">
        <w:rPr>
          <w:rFonts w:ascii="宋体" w:hAnsi="宋体" w:hint="eastAsia"/>
          <w:color w:val="000000"/>
          <w:sz w:val="21"/>
          <w:szCs w:val="21"/>
        </w:rPr>
        <w:t>，</w:t>
      </w:r>
      <w:r w:rsidR="00ED67FC">
        <w:rPr>
          <w:rFonts w:ascii="宋体" w:hAnsi="宋体" w:hint="eastAsia"/>
          <w:color w:val="000000"/>
          <w:sz w:val="21"/>
          <w:szCs w:val="21"/>
        </w:rPr>
        <w:t>其中</w:t>
      </w:r>
      <w:r w:rsidR="008976F0">
        <w:rPr>
          <w:rFonts w:ascii="宋体" w:hAnsi="宋体" w:hint="eastAsia"/>
          <w:color w:val="000000"/>
          <w:sz w:val="21"/>
          <w:szCs w:val="21"/>
        </w:rPr>
        <w:t xml:space="preserve"> </w:t>
      </w:r>
      <m:oMath>
        <m:r>
          <w:rPr>
            <w:rFonts w:ascii="Cambria Math" w:hAnsi="Cambria Math"/>
            <w:color w:val="000000"/>
            <w:sz w:val="21"/>
            <w:szCs w:val="21"/>
          </w:rPr>
          <m:t>N</m:t>
        </m:r>
      </m:oMath>
      <w:r w:rsidR="008976F0">
        <w:rPr>
          <w:rFonts w:ascii="宋体" w:hAnsi="宋体" w:hint="eastAsia"/>
          <w:color w:val="000000"/>
          <w:sz w:val="21"/>
          <w:szCs w:val="21"/>
        </w:rPr>
        <w:t xml:space="preserve"> </w:t>
      </w:r>
      <w:r w:rsidR="00ED67FC">
        <w:rPr>
          <w:rFonts w:ascii="宋体" w:hAnsi="宋体" w:hint="eastAsia"/>
          <w:color w:val="000000"/>
          <w:sz w:val="21"/>
          <w:szCs w:val="21"/>
        </w:rPr>
        <w:t>为无人机数量</w:t>
      </w:r>
      <w:r w:rsidR="001175A3">
        <w:rPr>
          <w:rFonts w:ascii="宋体" w:hAnsi="宋体" w:hint="eastAsia"/>
          <w:color w:val="000000"/>
          <w:sz w:val="21"/>
          <w:szCs w:val="21"/>
        </w:rPr>
        <w:t>，</w:t>
      </w:r>
      <w:r w:rsidRPr="00B2357F">
        <w:rPr>
          <w:rFonts w:ascii="宋体" w:hAnsi="宋体"/>
          <w:color w:val="000000"/>
          <w:sz w:val="21"/>
          <w:szCs w:val="21"/>
        </w:rPr>
        <w:t xml:space="preserve">每架无人机 </w:t>
      </w:r>
      <m:oMath>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i</m:t>
            </m:r>
          </m:sub>
        </m:sSub>
        <m:r>
          <m:rPr>
            <m:sty m:val="p"/>
          </m:rPr>
          <w:rPr>
            <w:rFonts w:ascii="Cambria Math" w:hAnsi="Cambria Math"/>
            <w:color w:val="000000"/>
            <w:sz w:val="21"/>
            <w:szCs w:val="21"/>
          </w:rPr>
          <m:t>​</m:t>
        </m:r>
      </m:oMath>
      <w:r>
        <w:rPr>
          <w:rFonts w:ascii="宋体" w:hAnsi="宋体" w:hint="eastAsia"/>
          <w:color w:val="000000"/>
          <w:sz w:val="21"/>
          <w:szCs w:val="21"/>
        </w:rPr>
        <w:t xml:space="preserve"> 在 </w:t>
      </w:r>
      <m:oMath>
        <m:r>
          <w:rPr>
            <w:rFonts w:ascii="Cambria Math" w:hAnsi="Cambria Math" w:hint="eastAsia"/>
            <w:color w:val="000000"/>
            <w:sz w:val="21"/>
            <w:szCs w:val="21"/>
          </w:rPr>
          <m:t>t</m:t>
        </m:r>
      </m:oMath>
      <w:r>
        <w:rPr>
          <w:rFonts w:ascii="宋体" w:hAnsi="宋体" w:hint="eastAsia"/>
          <w:color w:val="000000"/>
          <w:sz w:val="21"/>
          <w:szCs w:val="21"/>
        </w:rPr>
        <w:t xml:space="preserve"> 时刻的</w:t>
      </w:r>
      <w:r w:rsidRPr="00B2357F">
        <w:rPr>
          <w:rFonts w:ascii="宋体" w:hAnsi="宋体"/>
          <w:color w:val="000000"/>
          <w:sz w:val="21"/>
          <w:szCs w:val="21"/>
        </w:rPr>
        <w:t>位置</w:t>
      </w:r>
      <w:r w:rsidR="00F3192E">
        <w:rPr>
          <w:rFonts w:ascii="宋体" w:hAnsi="宋体" w:hint="eastAsia"/>
          <w:color w:val="000000"/>
          <w:sz w:val="21"/>
          <w:szCs w:val="21"/>
        </w:rPr>
        <w:t>为</w:t>
      </w:r>
      <w:r w:rsidRPr="00B2357F">
        <w:rPr>
          <w:rFonts w:ascii="宋体" w:hAnsi="宋体"/>
          <w:color w:val="000000"/>
          <w:sz w:val="21"/>
          <w:szCs w:val="21"/>
        </w:rPr>
        <w:t xml:space="preserve"> </w:t>
      </w:r>
      <m:oMath>
        <m:sSub>
          <m:sSubPr>
            <m:ctrlPr>
              <w:rPr>
                <w:rFonts w:ascii="Cambria Math" w:hAnsi="Cambria Math"/>
                <w:color w:val="000000"/>
                <w:sz w:val="21"/>
                <w:szCs w:val="21"/>
              </w:rPr>
            </m:ctrlPr>
          </m:sSubPr>
          <m:e>
            <m:r>
              <w:rPr>
                <w:rFonts w:ascii="Cambria Math" w:hAnsi="Cambria Math" w:hint="eastAsia"/>
                <w:color w:val="000000"/>
                <w:sz w:val="21"/>
                <w:szCs w:val="21"/>
              </w:rPr>
              <m:t>o</m:t>
            </m:r>
          </m:e>
          <m:sub>
            <m:r>
              <w:rPr>
                <w:rFonts w:ascii="Cambria Math" w:hAnsi="Cambria Math" w:hint="eastAsia"/>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hint="eastAsia"/>
                    <w:color w:val="000000"/>
                    <w:sz w:val="21"/>
                    <w:szCs w:val="21"/>
                  </w:rPr>
                  <m:t>x</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hint="eastAsia"/>
                    <w:color w:val="000000"/>
                    <w:sz w:val="21"/>
                    <w:szCs w:val="21"/>
                  </w:rPr>
                  <m:t>y</m:t>
                </m:r>
              </m:sub>
            </m:sSub>
            <m:d>
              <m:dPr>
                <m:ctrlPr>
                  <w:rPr>
                    <w:rFonts w:ascii="Cambria Math" w:hAnsi="Cambria Math"/>
                    <w:color w:val="000000"/>
                    <w:sz w:val="21"/>
                    <w:szCs w:val="21"/>
                  </w:rPr>
                </m:ctrlPr>
              </m:dPr>
              <m:e>
                <m:r>
                  <w:rPr>
                    <w:rFonts w:ascii="Cambria Math" w:hAnsi="Cambria Math"/>
                    <w:color w:val="000000"/>
                    <w:sz w:val="21"/>
                    <w:szCs w:val="21"/>
                  </w:rPr>
                  <m:t>t</m:t>
                </m:r>
              </m:e>
            </m:d>
          </m:e>
        </m:d>
      </m:oMath>
      <w:r w:rsidR="00C4069E">
        <w:rPr>
          <w:rFonts w:ascii="宋体" w:hAnsi="宋体" w:hint="eastAsia"/>
          <w:color w:val="000000"/>
          <w:sz w:val="21"/>
          <w:szCs w:val="21"/>
        </w:rPr>
        <w:t>。</w:t>
      </w:r>
    </w:p>
    <w:p w14:paraId="4AA3C4B7" w14:textId="27B834E7" w:rsidR="00B2357F" w:rsidRDefault="002423A1" w:rsidP="00A239C0">
      <w:pPr>
        <w:spacing w:line="360" w:lineRule="auto"/>
        <w:ind w:firstLineChars="196" w:firstLine="412"/>
        <w:rPr>
          <w:rFonts w:ascii="宋体" w:hAnsi="宋体"/>
          <w:color w:val="000000"/>
          <w:sz w:val="21"/>
          <w:szCs w:val="21"/>
        </w:rPr>
      </w:pPr>
      <w:r>
        <w:rPr>
          <w:rFonts w:ascii="宋体" w:hAnsi="宋体" w:hint="eastAsia"/>
          <w:color w:val="000000"/>
          <w:sz w:val="21"/>
          <w:szCs w:val="21"/>
        </w:rPr>
        <w:t>不失一般性</w:t>
      </w:r>
      <w:r w:rsidR="00C4069E" w:rsidRPr="00C4069E">
        <w:rPr>
          <w:rFonts w:ascii="宋体" w:hAnsi="宋体"/>
          <w:color w:val="000000"/>
          <w:sz w:val="21"/>
          <w:szCs w:val="21"/>
        </w:rPr>
        <w:t>，本文采用离散时间建模方式，记</w:t>
      </w:r>
      <w:r w:rsidR="002D709D" w:rsidRPr="00C4069E">
        <w:rPr>
          <w:rFonts w:ascii="宋体" w:hAnsi="宋体"/>
          <w:color w:val="000000"/>
          <w:sz w:val="21"/>
          <w:szCs w:val="21"/>
        </w:rPr>
        <w:t xml:space="preserve">每个时间步对应物理时间间隔 </w:t>
      </w:r>
      <m:oMath>
        <m:r>
          <m:rPr>
            <m:sty m:val="p"/>
          </m:rPr>
          <w:rPr>
            <w:rFonts w:ascii="Cambria Math" w:hAnsi="Cambria Math" w:hint="eastAsia"/>
            <w:color w:val="000000"/>
            <w:sz w:val="21"/>
            <w:szCs w:val="21"/>
          </w:rPr>
          <m:t>Δ</m:t>
        </m:r>
        <m:r>
          <w:rPr>
            <w:rFonts w:ascii="Cambria Math" w:hAnsi="Cambria Math"/>
            <w:color w:val="000000"/>
            <w:sz w:val="21"/>
            <w:szCs w:val="21"/>
          </w:rPr>
          <m:t>t</m:t>
        </m:r>
      </m:oMath>
      <w:r w:rsidR="002D709D">
        <w:rPr>
          <w:rFonts w:ascii="宋体" w:hAnsi="宋体" w:hint="eastAsia"/>
          <w:color w:val="000000"/>
          <w:sz w:val="21"/>
          <w:szCs w:val="21"/>
        </w:rPr>
        <w:t>，</w:t>
      </w:r>
      <w:r w:rsidR="00C4069E" w:rsidRPr="00C4069E">
        <w:rPr>
          <w:rFonts w:ascii="宋体" w:hAnsi="宋体"/>
          <w:color w:val="000000"/>
          <w:sz w:val="21"/>
          <w:szCs w:val="21"/>
        </w:rPr>
        <w:t>时间步</w:t>
      </w:r>
      <w:r w:rsidR="00C4069E">
        <w:rPr>
          <w:rFonts w:ascii="宋体" w:hAnsi="宋体" w:hint="eastAsia"/>
          <w:color w:val="000000"/>
          <w:sz w:val="21"/>
          <w:szCs w:val="21"/>
        </w:rPr>
        <w:t xml:space="preserve"> </w:t>
      </w:r>
      <m:oMath>
        <m:r>
          <w:rPr>
            <w:rFonts w:ascii="Cambria Math" w:hAnsi="Cambria Math"/>
            <w:color w:val="000000"/>
            <w:sz w:val="21"/>
            <w:szCs w:val="21"/>
          </w:rPr>
          <m:t>t=0,1,2,…,T</m:t>
        </m:r>
      </m:oMath>
      <w:r w:rsidR="00EC5E0F">
        <w:rPr>
          <w:rFonts w:ascii="宋体" w:hAnsi="宋体" w:hint="eastAsia"/>
          <w:color w:val="000000"/>
          <w:sz w:val="21"/>
          <w:szCs w:val="21"/>
        </w:rPr>
        <w:t>。</w:t>
      </w:r>
      <w:r w:rsidR="00FA3850" w:rsidRPr="00FA3850">
        <w:rPr>
          <w:rFonts w:ascii="宋体" w:hAnsi="宋体" w:hint="eastAsia"/>
          <w:color w:val="000000"/>
          <w:sz w:val="21"/>
          <w:szCs w:val="21"/>
        </w:rPr>
        <w:t>在运动过程中，每架无人机最大</w:t>
      </w:r>
      <w:r w:rsidR="00E24483">
        <w:rPr>
          <w:rFonts w:ascii="宋体" w:hAnsi="宋体" w:hint="eastAsia"/>
          <w:color w:val="000000"/>
          <w:sz w:val="21"/>
          <w:szCs w:val="21"/>
        </w:rPr>
        <w:t>线</w:t>
      </w:r>
      <w:r w:rsidR="00FA3850" w:rsidRPr="00FA3850">
        <w:rPr>
          <w:rFonts w:ascii="宋体" w:hAnsi="宋体" w:hint="eastAsia"/>
          <w:color w:val="000000"/>
          <w:sz w:val="21"/>
          <w:szCs w:val="21"/>
        </w:rPr>
        <w:t>速度</w:t>
      </w:r>
      <w:r w:rsidR="00AF49E1">
        <w:rPr>
          <w:rFonts w:ascii="宋体" w:hAnsi="宋体" w:hint="eastAsia"/>
          <w:color w:val="000000"/>
          <w:sz w:val="21"/>
          <w:szCs w:val="21"/>
        </w:rPr>
        <w:t>为</w:t>
      </w:r>
      <w:r w:rsidR="00E24483">
        <w:rPr>
          <w:rFonts w:ascii="宋体" w:hAnsi="宋体"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max</m:t>
            </m:r>
          </m:sub>
        </m:sSub>
      </m:oMath>
      <w:r w:rsidR="00E24483">
        <w:rPr>
          <w:rFonts w:ascii="宋体" w:hAnsi="宋体" w:hint="eastAsia"/>
          <w:color w:val="000000"/>
          <w:sz w:val="21"/>
          <w:szCs w:val="21"/>
        </w:rPr>
        <w:t xml:space="preserve"> </w:t>
      </w:r>
      <w:r w:rsidR="00EF0EDD">
        <w:rPr>
          <w:rFonts w:ascii="宋体" w:hAnsi="宋体" w:hint="eastAsia"/>
          <w:color w:val="000000"/>
          <w:sz w:val="21"/>
          <w:szCs w:val="21"/>
        </w:rPr>
        <w:t>，对应时间间隔</w:t>
      </w:r>
      <m:oMath>
        <m:r>
          <m:rPr>
            <m:sty m:val="p"/>
          </m:rPr>
          <w:rPr>
            <w:rFonts w:ascii="Cambria Math" w:hAnsi="Cambria Math" w:hint="eastAsia"/>
            <w:color w:val="000000"/>
            <w:sz w:val="21"/>
            <w:szCs w:val="21"/>
          </w:rPr>
          <m:t>Δ</m:t>
        </m:r>
        <m:r>
          <w:rPr>
            <w:rFonts w:ascii="Cambria Math" w:hAnsi="Cambria Math"/>
            <w:color w:val="000000"/>
            <w:sz w:val="21"/>
            <w:szCs w:val="21"/>
          </w:rPr>
          <m:t>t</m:t>
        </m:r>
      </m:oMath>
      <w:r w:rsidR="00EF0EDD">
        <w:rPr>
          <w:rFonts w:ascii="宋体" w:hAnsi="宋体" w:hint="eastAsia"/>
          <w:color w:val="000000"/>
          <w:sz w:val="21"/>
          <w:szCs w:val="21"/>
        </w:rPr>
        <w:t xml:space="preserve"> 内的最大单步移动距离为 </w:t>
      </w:r>
      <m:oMath>
        <m:sSub>
          <m:sSubPr>
            <m:ctrlPr>
              <w:rPr>
                <w:rFonts w:ascii="Cambria Math" w:hAnsi="Cambria Math"/>
                <w:i/>
                <w:color w:val="000000"/>
                <w:sz w:val="21"/>
                <w:szCs w:val="21"/>
              </w:rPr>
            </m:ctrlPr>
          </m:sSubPr>
          <m:e>
            <m:r>
              <w:rPr>
                <w:rFonts w:ascii="Cambria Math" w:hAnsi="Cambria Math" w:hint="eastAsia"/>
                <w:color w:val="000000"/>
                <w:sz w:val="21"/>
                <w:szCs w:val="21"/>
              </w:rPr>
              <m:t>d</m:t>
            </m:r>
          </m:e>
          <m:sub>
            <m:r>
              <w:rPr>
                <w:rFonts w:ascii="Cambria Math" w:hAnsi="Cambria Math"/>
                <w:color w:val="000000"/>
                <w:sz w:val="21"/>
                <w:szCs w:val="21"/>
              </w:rPr>
              <m:t>move</m:t>
            </m:r>
          </m:sub>
        </m:sSub>
      </m:oMath>
      <w:r w:rsidR="00AF49E1">
        <w:rPr>
          <w:rFonts w:ascii="宋体" w:hAnsi="宋体" w:hint="eastAsia"/>
          <w:color w:val="000000"/>
          <w:sz w:val="21"/>
          <w:szCs w:val="21"/>
        </w:rPr>
        <w:t>。</w:t>
      </w:r>
      <w:r w:rsidR="0050512B">
        <w:rPr>
          <w:rFonts w:ascii="宋体" w:hAnsi="宋体" w:hint="eastAsia"/>
          <w:color w:val="000000"/>
          <w:sz w:val="21"/>
          <w:szCs w:val="21"/>
        </w:rPr>
        <w:t>为保障飞行</w:t>
      </w:r>
      <w:r w:rsidR="00AF49E1">
        <w:rPr>
          <w:rFonts w:ascii="宋体" w:hAnsi="宋体" w:hint="eastAsia"/>
          <w:color w:val="000000"/>
          <w:sz w:val="21"/>
          <w:szCs w:val="21"/>
        </w:rPr>
        <w:t>安全</w:t>
      </w:r>
      <w:r w:rsidR="0050512B">
        <w:rPr>
          <w:rFonts w:ascii="宋体" w:hAnsi="宋体" w:hint="eastAsia"/>
          <w:color w:val="000000"/>
          <w:sz w:val="21"/>
          <w:szCs w:val="21"/>
        </w:rPr>
        <w:t>，</w:t>
      </w:r>
      <w:r w:rsidR="00AF49E1">
        <w:rPr>
          <w:rFonts w:ascii="宋体" w:hAnsi="宋体" w:hint="eastAsia"/>
          <w:color w:val="000000"/>
          <w:sz w:val="21"/>
          <w:szCs w:val="21"/>
        </w:rPr>
        <w:t>无人机与其他无人机、</w:t>
      </w:r>
      <w:r w:rsidR="00465C78">
        <w:rPr>
          <w:rFonts w:ascii="宋体" w:hAnsi="宋体" w:hint="eastAsia"/>
          <w:color w:val="000000"/>
          <w:sz w:val="21"/>
          <w:szCs w:val="21"/>
        </w:rPr>
        <w:t>建筑</w:t>
      </w:r>
      <w:r w:rsidR="00AF49E1">
        <w:rPr>
          <w:rFonts w:ascii="宋体" w:hAnsi="宋体" w:hint="eastAsia"/>
          <w:color w:val="000000"/>
          <w:sz w:val="21"/>
          <w:szCs w:val="21"/>
        </w:rPr>
        <w:t>物之间需</w:t>
      </w:r>
      <w:r w:rsidR="0050512B">
        <w:rPr>
          <w:rFonts w:ascii="宋体" w:hAnsi="宋体" w:hint="eastAsia"/>
          <w:color w:val="000000"/>
          <w:sz w:val="21"/>
          <w:szCs w:val="21"/>
        </w:rPr>
        <w:t>满足以下物理约束</w:t>
      </w:r>
      <w:r w:rsidR="00B2357F" w:rsidRPr="00B2357F">
        <w:rPr>
          <w:rFonts w:ascii="宋体" w:hAnsi="宋体"/>
          <w:color w:val="000000"/>
          <w:sz w:val="21"/>
          <w:szCs w:val="21"/>
        </w:rPr>
        <w:t>：</w:t>
      </w:r>
    </w:p>
    <w:p w14:paraId="23E2C217" w14:textId="672FE164" w:rsidR="00B2357F" w:rsidRPr="00B2357F" w:rsidRDefault="000A77FB" w:rsidP="00B2357F">
      <w:pPr>
        <w:spacing w:line="360" w:lineRule="auto"/>
        <w:ind w:firstLineChars="196" w:firstLine="412"/>
        <w:rPr>
          <w:rFonts w:ascii="宋体" w:hAnsi="宋体"/>
          <w:color w:val="000000"/>
          <w:sz w:val="21"/>
          <w:szCs w:val="21"/>
        </w:rPr>
      </w:pPr>
      <m:oMathPara>
        <m:oMath>
          <m:eqArr>
            <m:eqArrPr>
              <m:maxDist m:val="1"/>
              <m:ctrlPr>
                <w:rPr>
                  <w:rFonts w:ascii="Cambria Math" w:hAnsi="Cambria Math"/>
                  <w:color w:val="000000"/>
                  <w:sz w:val="21"/>
                  <w:szCs w:val="21"/>
                </w:rPr>
              </m:ctrlPr>
            </m:eqArrPr>
            <m:e>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r>
                <m:rPr>
                  <m:sty m:val="p"/>
                </m:rPr>
                <w:rPr>
                  <w:rFonts w:ascii="Cambria Math" w:hAnsi="Cambria Math"/>
                  <w:color w:val="000000"/>
                  <w:sz w:val="21"/>
                  <w:szCs w:val="21"/>
                </w:rPr>
                <m:t>,</m:t>
              </m:r>
              <m:r>
                <m:rPr>
                  <m:sty m:val="p"/>
                </m:rPr>
                <w:rPr>
                  <w:rFonts w:ascii="Cambria Math" w:hAnsi="Cambria Math" w:cs="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hint="eastAsia"/>
                  <w:color w:val="000000"/>
                  <w:sz w:val="21"/>
                  <w:szCs w:val="21"/>
                </w:rPr>
                <m:t>∈</m:t>
              </m:r>
              <m:r>
                <m:rPr>
                  <m:scr m:val="script"/>
                  <m:sty m:val="p"/>
                </m:rPr>
                <w:rPr>
                  <w:rFonts w:ascii="Cambria Math" w:hAnsi="Cambria Math"/>
                  <w:color w:val="000000"/>
                  <w:sz w:val="21"/>
                  <w:szCs w:val="21"/>
                </w:rPr>
                <m:t>O</m:t>
              </m:r>
              <m: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1</m:t>
                  </m:r>
                </m:e>
              </m:d>
              <m:ctrlPr>
                <w:rPr>
                  <w:rFonts w:ascii="Cambria Math" w:hAnsi="Cambria Math"/>
                  <w:i/>
                  <w:iCs/>
                  <w:color w:val="000000"/>
                  <w:sz w:val="21"/>
                  <w:szCs w:val="21"/>
                </w:rPr>
              </m:ctrlPr>
            </m:e>
          </m:eqArr>
        </m:oMath>
      </m:oMathPara>
    </w:p>
    <w:p w14:paraId="77B65BC0" w14:textId="1AB65541" w:rsidR="00B2357F" w:rsidRPr="00B2357F" w:rsidRDefault="000A77FB" w:rsidP="00B2357F">
      <w:pPr>
        <w:spacing w:line="360" w:lineRule="auto"/>
        <w:ind w:firstLineChars="196" w:firstLine="412"/>
        <w:rPr>
          <w:rFonts w:ascii="宋体" w:hAnsi="宋体"/>
          <w:color w:val="000000"/>
          <w:sz w:val="21"/>
          <w:szCs w:val="21"/>
        </w:rPr>
      </w:pPr>
      <m:oMathPara>
        <m:oMath>
          <m:eqArr>
            <m:eqArrPr>
              <m:maxDist m:val="1"/>
              <m:ctrlPr>
                <w:rPr>
                  <w:rFonts w:ascii="Cambria Math" w:hAnsi="Cambria Math"/>
                  <w:color w:val="000000"/>
                  <w:sz w:val="21"/>
                  <w:szCs w:val="21"/>
                </w:rPr>
              </m:ctrlPr>
            </m:eqArrPr>
            <m:e>
              <m:r>
                <m:rPr>
                  <m:sty m:val="p"/>
                </m:rPr>
                <w:rPr>
                  <w:rFonts w:ascii="Cambria Math" w:hAnsi="Cambria Math" w:hint="eastAsia"/>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r>
                <m:rPr>
                  <m:sty m:val="p"/>
                </m:rPr>
                <w:rPr>
                  <w:rFonts w:ascii="Cambria Math" w:hAnsi="Cambria Math"/>
                  <w:color w:val="000000"/>
                  <w:sz w:val="21"/>
                  <w:szCs w:val="21"/>
                </w:rPr>
                <m:t>​,</m:t>
              </m:r>
              <m:r>
                <m:rPr>
                  <m:sty m:val="p"/>
                </m:rPr>
                <w:rPr>
                  <w:rFonts w:ascii="Cambria Math" w:hAnsi="Cambria Math" w:cs="Cambria Math"/>
                  <w:color w:val="000000"/>
                  <w:sz w:val="21"/>
                  <w:szCs w:val="21"/>
                </w:rPr>
                <m:t>∀</m:t>
              </m:r>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r>
                    <m:rPr>
                      <m:sty m:val="p"/>
                    </m:rPr>
                    <w:rPr>
                      <w:rFonts w:ascii="Cambria Math" w:hAnsi="Cambria Math"/>
                      <w:color w:val="000000"/>
                      <w:sz w:val="21"/>
                      <w:szCs w:val="21"/>
                    </w:rPr>
                    <m:t>​</m:t>
                  </m:r>
                </m:e>
                <m:sub>
                  <m:r>
                    <w:rPr>
                      <w:rFonts w:ascii="Cambria Math" w:hAnsi="Cambria Math"/>
                      <w:color w:val="000000"/>
                      <w:sz w:val="21"/>
                      <w:szCs w:val="21"/>
                    </w:rPr>
                    <m:t>i</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j</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cr m:val="script"/>
                  <m:sty m:val="p"/>
                </m:rPr>
                <w:rPr>
                  <w:rFonts w:ascii="Cambria Math" w:hAnsi="Cambria Math"/>
                  <w:color w:val="000000"/>
                  <w:sz w:val="21"/>
                  <w:szCs w:val="21"/>
                </w:rPr>
                <m:t>U</m:t>
              </m:r>
              <m: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2</m:t>
                  </m:r>
                </m:e>
              </m:d>
              <m:ctrlPr>
                <w:rPr>
                  <w:rFonts w:ascii="Cambria Math" w:hAnsi="Cambria Math"/>
                  <w:i/>
                  <w:color w:val="000000"/>
                  <w:sz w:val="21"/>
                  <w:szCs w:val="21"/>
                </w:rPr>
              </m:ctrlPr>
            </m:e>
          </m:eqArr>
        </m:oMath>
      </m:oMathPara>
    </w:p>
    <w:p w14:paraId="066E3D0C" w14:textId="782A0A33" w:rsidR="003F304A" w:rsidRDefault="00A239C0" w:rsidP="00F06742">
      <w:pPr>
        <w:spacing w:line="360" w:lineRule="auto"/>
        <w:ind w:firstLineChars="196" w:firstLine="412"/>
        <w:rPr>
          <w:rFonts w:ascii="宋体" w:hAnsi="宋体"/>
          <w:color w:val="000000"/>
          <w:sz w:val="21"/>
          <w:szCs w:val="21"/>
        </w:rPr>
      </w:pPr>
      <w:r w:rsidRPr="00B2357F">
        <w:rPr>
          <w:rFonts w:ascii="宋体" w:hAnsi="宋体"/>
          <w:color w:val="000000"/>
          <w:sz w:val="21"/>
          <w:szCs w:val="21"/>
        </w:rPr>
        <w:lastRenderedPageBreak/>
        <w:t>其中</w:t>
      </w:r>
      <w:r>
        <w:rPr>
          <w:rFonts w:ascii="宋体" w:hAnsi="宋体"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oMath>
      <w:r>
        <w:rPr>
          <w:rFonts w:ascii="宋体" w:hAnsi="宋体" w:hint="eastAsia"/>
          <w:color w:val="000000"/>
          <w:sz w:val="21"/>
          <w:szCs w:val="21"/>
        </w:rPr>
        <w:t xml:space="preserve"> 为</w:t>
      </w:r>
      <w:r w:rsidRPr="00B2357F">
        <w:rPr>
          <w:rFonts w:ascii="宋体" w:hAnsi="宋体"/>
          <w:color w:val="000000"/>
          <w:sz w:val="21"/>
          <w:szCs w:val="21"/>
        </w:rPr>
        <w:t>无人机与</w:t>
      </w:r>
      <w:r>
        <w:rPr>
          <w:rFonts w:ascii="宋体" w:hAnsi="宋体" w:hint="eastAsia"/>
          <w:color w:val="000000"/>
          <w:sz w:val="21"/>
          <w:szCs w:val="21"/>
        </w:rPr>
        <w:t>建筑</w:t>
      </w:r>
      <w:r w:rsidRPr="00B2357F">
        <w:rPr>
          <w:rFonts w:ascii="宋体" w:hAnsi="宋体"/>
          <w:color w:val="000000"/>
          <w:sz w:val="21"/>
          <w:szCs w:val="21"/>
        </w:rPr>
        <w:t>物</w:t>
      </w:r>
      <w:r w:rsidRPr="00B2357F">
        <w:rPr>
          <w:rFonts w:ascii="宋体" w:hAnsi="宋体" w:hint="eastAsia"/>
          <w:color w:val="000000"/>
          <w:sz w:val="21"/>
          <w:szCs w:val="21"/>
        </w:rPr>
        <w:t>或无人机之间</w:t>
      </w:r>
      <w:r w:rsidRPr="00B2357F">
        <w:rPr>
          <w:rFonts w:ascii="宋体" w:hAnsi="宋体"/>
          <w:color w:val="000000"/>
          <w:sz w:val="21"/>
          <w:szCs w:val="21"/>
        </w:rPr>
        <w:t>的最小安全距离，</w:t>
      </w:r>
      <m:oMath>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e>
        </m:d>
      </m:oMath>
      <w:r w:rsidR="00465C78">
        <w:rPr>
          <w:rFonts w:ascii="宋体" w:hAnsi="宋体" w:hint="eastAsia"/>
          <w:color w:val="000000"/>
          <w:sz w:val="21"/>
          <w:szCs w:val="21"/>
        </w:rPr>
        <w:t xml:space="preserve"> </w:t>
      </w:r>
      <w:r w:rsidRPr="00B2357F">
        <w:rPr>
          <w:rFonts w:ascii="宋体" w:hAnsi="宋体"/>
          <w:color w:val="000000"/>
          <w:sz w:val="21"/>
          <w:szCs w:val="21"/>
        </w:rPr>
        <w:t>表示无人机到矩形</w:t>
      </w:r>
      <w:r>
        <w:rPr>
          <w:rFonts w:ascii="宋体" w:hAnsi="宋体" w:hint="eastAsia"/>
          <w:color w:val="000000"/>
          <w:sz w:val="21"/>
          <w:szCs w:val="21"/>
        </w:rPr>
        <w:t>建筑</w:t>
      </w:r>
      <w:r w:rsidRPr="00B2357F">
        <w:rPr>
          <w:rFonts w:ascii="宋体" w:hAnsi="宋体"/>
          <w:color w:val="000000"/>
          <w:sz w:val="21"/>
          <w:szCs w:val="21"/>
        </w:rPr>
        <w:t xml:space="preserve">物 </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oMath>
      <w:r w:rsidR="003F304A">
        <w:rPr>
          <w:rFonts w:ascii="宋体" w:hAnsi="宋体"/>
          <w:color w:val="000000"/>
          <w:sz w:val="21"/>
          <w:szCs w:val="21"/>
        </w:rPr>
        <w:t xml:space="preserve"> </w:t>
      </w:r>
      <w:r w:rsidR="003F304A">
        <w:rPr>
          <w:rFonts w:ascii="宋体" w:hAnsi="宋体" w:hint="eastAsia"/>
          <w:color w:val="000000"/>
          <w:sz w:val="21"/>
          <w:szCs w:val="21"/>
        </w:rPr>
        <w:t>任意一侧</w:t>
      </w:r>
      <w:r w:rsidRPr="00B2357F">
        <w:rPr>
          <w:rFonts w:ascii="宋体" w:hAnsi="宋体"/>
          <w:color w:val="000000"/>
          <w:sz w:val="21"/>
          <w:szCs w:val="21"/>
        </w:rPr>
        <w:t>的最</w:t>
      </w:r>
      <w:r>
        <w:rPr>
          <w:rFonts w:ascii="宋体" w:hAnsi="宋体" w:hint="eastAsia"/>
          <w:color w:val="000000"/>
          <w:sz w:val="21"/>
          <w:szCs w:val="21"/>
        </w:rPr>
        <w:t>小</w:t>
      </w:r>
      <w:r w:rsidRPr="00B2357F">
        <w:rPr>
          <w:rFonts w:ascii="宋体" w:hAnsi="宋体"/>
          <w:color w:val="000000"/>
          <w:sz w:val="21"/>
          <w:szCs w:val="21"/>
        </w:rPr>
        <w:t>欧氏距离。</w:t>
      </w:r>
    </w:p>
    <w:p w14:paraId="0154AD7A" w14:textId="03C41443" w:rsidR="004B1FBE" w:rsidRDefault="006C41D6" w:rsidP="006C41D6">
      <w:pPr>
        <w:pStyle w:val="aff2"/>
        <w:ind w:firstLineChars="200" w:firstLine="420"/>
        <w:jc w:val="both"/>
        <w:rPr>
          <w:rFonts w:ascii="宋体" w:hAnsi="宋体"/>
        </w:rPr>
      </w:pPr>
      <w:r>
        <w:rPr>
          <w:rFonts w:ascii="宋体" w:hAnsi="宋体" w:hint="eastAsia"/>
        </w:rPr>
        <w:t>本文假设</w:t>
      </w:r>
      <w:r w:rsidR="003F304A">
        <w:rPr>
          <w:rFonts w:ascii="宋体" w:hAnsi="宋体" w:hint="eastAsia"/>
        </w:rPr>
        <w:t>每架无人机都携带</w:t>
      </w:r>
      <w:r w:rsidR="003C134A">
        <w:rPr>
          <w:rFonts w:ascii="宋体" w:hAnsi="宋体" w:hint="eastAsia"/>
        </w:rPr>
        <w:t>有限</w:t>
      </w:r>
      <w:r w:rsidR="009D07DB">
        <w:rPr>
          <w:rFonts w:ascii="宋体" w:hAnsi="宋体" w:hint="eastAsia"/>
        </w:rPr>
        <w:t>感知设备</w:t>
      </w:r>
      <w:r w:rsidR="003F304A">
        <w:rPr>
          <w:rFonts w:ascii="宋体" w:hAnsi="宋体" w:hint="eastAsia"/>
        </w:rPr>
        <w:t>，能够探测半径</w:t>
      </w:r>
      <w:r w:rsidR="00454253">
        <w:rPr>
          <w:rFonts w:ascii="宋体" w:hAnsi="宋体" w:hint="eastAsia"/>
        </w:rPr>
        <w:t xml:space="preserve">为 </w:t>
      </w:r>
      <m:oMath>
        <m:r>
          <w:rPr>
            <w:rFonts w:ascii="Cambria Math" w:hAnsi="Cambria Math"/>
          </w:rPr>
          <m:t>l</m:t>
        </m:r>
      </m:oMath>
      <w:r w:rsidR="00454253">
        <w:rPr>
          <w:rFonts w:ascii="宋体" w:hAnsi="宋体" w:hint="eastAsia"/>
        </w:rPr>
        <w:t xml:space="preserve"> </w:t>
      </w:r>
      <w:r w:rsidR="003F304A">
        <w:rPr>
          <w:rFonts w:ascii="宋体" w:hAnsi="宋体" w:hint="eastAsia"/>
        </w:rPr>
        <w:t>圆形</w:t>
      </w:r>
      <w:r w:rsidR="00032093">
        <w:rPr>
          <w:rFonts w:ascii="宋体" w:hAnsi="宋体" w:hint="eastAsia"/>
        </w:rPr>
        <w:t>区域</w:t>
      </w:r>
      <w:r w:rsidR="003F304A">
        <w:rPr>
          <w:rFonts w:ascii="宋体" w:hAnsi="宋体" w:hint="eastAsia"/>
        </w:rPr>
        <w:t>内</w:t>
      </w:r>
      <w:r w:rsidR="00EC5E0F">
        <w:rPr>
          <w:rFonts w:ascii="宋体" w:hAnsi="宋体" w:hint="eastAsia"/>
        </w:rPr>
        <w:t>的</w:t>
      </w:r>
      <w:r w:rsidR="003F304A">
        <w:rPr>
          <w:rFonts w:ascii="宋体" w:hAnsi="宋体" w:hint="eastAsia"/>
        </w:rPr>
        <w:t>干扰源以及建筑物</w:t>
      </w:r>
      <w:r w:rsidR="00EC5E0F">
        <w:rPr>
          <w:rFonts w:ascii="宋体" w:hAnsi="宋体" w:hint="eastAsia"/>
        </w:rPr>
        <w:t>信息</w:t>
      </w:r>
      <w:r w:rsidR="003F304A">
        <w:rPr>
          <w:rFonts w:ascii="宋体" w:hAnsi="宋体" w:hint="eastAsia"/>
        </w:rPr>
        <w:t>。</w:t>
      </w:r>
      <w:r w:rsidR="004B1FBE">
        <w:rPr>
          <w:rFonts w:ascii="宋体" w:hAnsi="宋体" w:hint="eastAsia"/>
        </w:rPr>
        <w:t>记</w:t>
      </w:r>
      <w:r w:rsidR="003F304A">
        <w:rPr>
          <w:rFonts w:ascii="宋体" w:hAnsi="宋体" w:hint="eastAsia"/>
        </w:rPr>
        <w:t xml:space="preserve">时刻 </w:t>
      </w:r>
      <m:oMath>
        <m:r>
          <w:rPr>
            <w:rFonts w:ascii="Cambria Math" w:hAnsi="Cambria Math" w:hint="eastAsia"/>
          </w:rPr>
          <m:t>t</m:t>
        </m:r>
      </m:oMath>
      <w:r w:rsidR="004B1FBE">
        <w:rPr>
          <w:rFonts w:ascii="宋体" w:hAnsi="宋体" w:hint="eastAsia"/>
        </w:rPr>
        <w:t>的</w:t>
      </w:r>
      <w:r w:rsidR="00A239C0" w:rsidRPr="00B2357F">
        <w:rPr>
          <w:rFonts w:ascii="宋体" w:hAnsi="宋体"/>
        </w:rPr>
        <w:t xml:space="preserve">观测信息为 </w:t>
      </w:r>
      <m:oMath>
        <m:sSub>
          <m:sSubPr>
            <m:ctrlPr>
              <w:rPr>
                <w:rFonts w:ascii="Cambria Math" w:hAnsi="Cambria Math"/>
              </w:rPr>
            </m:ctrlPr>
          </m:sSubPr>
          <m:e>
            <m:r>
              <m:rPr>
                <m:scr m:val="script"/>
                <m:sty m:val="p"/>
              </m:rPr>
              <w:rPr>
                <w:rFonts w:ascii="Cambria Math" w:hAnsi="Cambria Math"/>
              </w:rPr>
              <m:t>O</m:t>
            </m:r>
          </m:e>
          <m:sub>
            <m:r>
              <m:rPr>
                <m:scr m:val="script"/>
                <m:sty m:val="p"/>
              </m:rPr>
              <w:rPr>
                <w:rFonts w:ascii="Cambria Math" w:hAnsi="Cambria Math"/>
              </w:rPr>
              <m:t>t</m:t>
            </m:r>
          </m:sub>
        </m:sSub>
        <m:r>
          <m:rPr>
            <m:scr m:val="script"/>
            <m:sty m:val="p"/>
          </m:rPr>
          <w:rPr>
            <w:rFonts w:ascii="Cambria Math" w:hAnsi="Cambria Math"/>
          </w:rPr>
          <m:t>⊆O</m:t>
        </m:r>
      </m:oMath>
      <w:r w:rsidR="003F304A">
        <w:rPr>
          <w:rFonts w:ascii="宋体" w:hAnsi="宋体" w:hint="eastAsia"/>
        </w:rPr>
        <w:t>，其</w:t>
      </w:r>
      <w:r w:rsidR="00A239C0" w:rsidRPr="00B2357F">
        <w:rPr>
          <w:rFonts w:ascii="宋体" w:hAnsi="宋体"/>
        </w:rPr>
        <w:t>随</w:t>
      </w:r>
      <w:r w:rsidR="003F304A">
        <w:rPr>
          <w:rFonts w:ascii="宋体" w:hAnsi="宋体" w:hint="eastAsia"/>
        </w:rPr>
        <w:t>无人机集群的位置而</w:t>
      </w:r>
      <w:r w:rsidR="00F06742">
        <w:rPr>
          <w:rFonts w:ascii="宋体" w:hAnsi="宋体" w:hint="eastAsia"/>
        </w:rPr>
        <w:t>实时</w:t>
      </w:r>
      <w:r w:rsidR="003F304A">
        <w:rPr>
          <w:rFonts w:ascii="宋体" w:hAnsi="宋体" w:hint="eastAsia"/>
        </w:rPr>
        <w:t>更新</w:t>
      </w:r>
      <w:r w:rsidR="00A239C0" w:rsidRPr="00B2357F">
        <w:rPr>
          <w:rFonts w:ascii="宋体" w:hAnsi="宋体"/>
        </w:rPr>
        <w:t>。</w:t>
      </w:r>
    </w:p>
    <w:p w14:paraId="02ACB9AD" w14:textId="214B8795" w:rsidR="00F5272A" w:rsidRDefault="001B0F36" w:rsidP="00A76699">
      <w:pPr>
        <w:pStyle w:val="aff2"/>
        <w:ind w:firstLineChars="200" w:firstLine="420"/>
      </w:pPr>
      <w:r>
        <w:object w:dxaOrig="17506" w:dyaOrig="10306" w14:anchorId="72CBA8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style="width:348.55pt;height:205.7pt" o:ole="">
            <v:imagedata r:id="rId12" o:title=""/>
          </v:shape>
          <o:OLEObject Type="Embed" ProgID="Visio.Drawing.15" ShapeID="_x0000_i1050" DrawAspect="Content" ObjectID="_1827396858" r:id="rId13"/>
        </w:object>
      </w:r>
    </w:p>
    <w:p w14:paraId="3BE30404" w14:textId="7A025C5B" w:rsidR="00080D34" w:rsidRPr="00F36D09" w:rsidRDefault="001D27EE" w:rsidP="00BE7D2F">
      <w:pPr>
        <w:pStyle w:val="aff2"/>
      </w:pPr>
      <w:r w:rsidRPr="00F36D09">
        <w:rPr>
          <w:rFonts w:hint="eastAsia"/>
        </w:rPr>
        <w:t>图</w:t>
      </w:r>
      <w:r w:rsidRPr="00F36D09">
        <w:t xml:space="preserve">1 </w:t>
      </w:r>
      <w:r w:rsidRPr="00F36D09">
        <w:rPr>
          <w:rFonts w:hint="eastAsia"/>
        </w:rPr>
        <w:t>场景示意图</w:t>
      </w:r>
    </w:p>
    <w:p w14:paraId="41E378FB" w14:textId="019F7147" w:rsidR="00191DE7" w:rsidRPr="00EC5E0F" w:rsidRDefault="00191DE7" w:rsidP="00234ACA">
      <w:pPr>
        <w:spacing w:line="360" w:lineRule="auto"/>
        <w:outlineLvl w:val="1"/>
        <w:rPr>
          <w:rFonts w:ascii="宋体" w:hAnsi="宋体"/>
          <w:b/>
          <w:color w:val="000000"/>
          <w:sz w:val="28"/>
          <w:szCs w:val="28"/>
        </w:rPr>
      </w:pPr>
      <w:r>
        <w:rPr>
          <w:rFonts w:ascii="宋体" w:hAnsi="宋体"/>
          <w:b/>
          <w:sz w:val="21"/>
          <w:szCs w:val="21"/>
        </w:rPr>
        <w:t>2</w:t>
      </w:r>
      <w:r>
        <w:rPr>
          <w:rFonts w:ascii="宋体" w:hAnsi="宋体" w:hint="eastAsia"/>
          <w:b/>
          <w:sz w:val="21"/>
          <w:szCs w:val="21"/>
        </w:rPr>
        <w:t>.</w:t>
      </w:r>
      <w:r w:rsidR="00000CF1">
        <w:rPr>
          <w:rFonts w:ascii="宋体" w:hAnsi="宋体"/>
          <w:b/>
          <w:sz w:val="21"/>
          <w:szCs w:val="21"/>
        </w:rPr>
        <w:t>2</w:t>
      </w:r>
      <w:r>
        <w:rPr>
          <w:rFonts w:ascii="宋体" w:hAnsi="宋体" w:hint="eastAsia"/>
          <w:b/>
          <w:sz w:val="21"/>
          <w:szCs w:val="21"/>
        </w:rPr>
        <w:t xml:space="preserve"> </w:t>
      </w:r>
      <w:r w:rsidR="00EC5E0F">
        <w:rPr>
          <w:rFonts w:ascii="宋体" w:hAnsi="宋体" w:hint="eastAsia"/>
          <w:b/>
          <w:sz w:val="21"/>
          <w:szCs w:val="21"/>
        </w:rPr>
        <w:t>通信</w:t>
      </w:r>
      <w:r>
        <w:rPr>
          <w:rFonts w:ascii="宋体" w:hAnsi="宋体" w:hint="eastAsia"/>
          <w:b/>
          <w:sz w:val="21"/>
          <w:szCs w:val="21"/>
        </w:rPr>
        <w:t>模型</w:t>
      </w:r>
    </w:p>
    <w:p w14:paraId="2939E95A" w14:textId="1C7C0754" w:rsidR="00FE3A49" w:rsidRDefault="00FE41DE" w:rsidP="003A6624">
      <w:pPr>
        <w:spacing w:line="360" w:lineRule="auto"/>
        <w:ind w:firstLineChars="196" w:firstLine="412"/>
        <w:rPr>
          <w:rFonts w:ascii="宋体" w:hAnsi="宋体"/>
          <w:color w:val="000000"/>
          <w:sz w:val="21"/>
          <w:szCs w:val="21"/>
        </w:rPr>
      </w:pPr>
      <w:r>
        <w:rPr>
          <w:rFonts w:ascii="宋体" w:hAnsi="宋体" w:hint="eastAsia"/>
          <w:color w:val="000000"/>
          <w:sz w:val="21"/>
          <w:szCs w:val="21"/>
        </w:rPr>
        <w:t>城市</w:t>
      </w:r>
      <w:r w:rsidR="00585634">
        <w:rPr>
          <w:rFonts w:ascii="宋体" w:hAnsi="宋体" w:hint="eastAsia"/>
          <w:color w:val="000000"/>
          <w:sz w:val="21"/>
          <w:szCs w:val="21"/>
        </w:rPr>
        <w:t>信道建模为自由空间传播模型</w:t>
      </w:r>
      <w:r w:rsidR="00D4645F">
        <w:rPr>
          <w:rFonts w:ascii="宋体" w:hAnsi="宋体" w:hint="eastAsia"/>
          <w:color w:val="000000"/>
          <w:sz w:val="21"/>
          <w:szCs w:val="21"/>
        </w:rPr>
        <w:t>并</w:t>
      </w:r>
      <w:r w:rsidR="00585634">
        <w:rPr>
          <w:rFonts w:ascii="宋体" w:hAnsi="宋体" w:hint="eastAsia"/>
          <w:color w:val="000000"/>
          <w:sz w:val="21"/>
          <w:szCs w:val="21"/>
        </w:rPr>
        <w:t>附加城市环境损耗影</w:t>
      </w:r>
      <w:r w:rsidR="00D4645F">
        <w:rPr>
          <w:rFonts w:ascii="宋体" w:hAnsi="宋体" w:hint="eastAsia"/>
          <w:color w:val="000000"/>
          <w:sz w:val="21"/>
          <w:szCs w:val="21"/>
        </w:rPr>
        <w:t>响</w:t>
      </w:r>
      <w:r w:rsidR="00C41E2B" w:rsidRPr="00C41E2B">
        <w:rPr>
          <w:color w:val="000000"/>
          <w:sz w:val="21"/>
          <w:szCs w:val="21"/>
          <w:vertAlign w:val="superscript"/>
        </w:rPr>
        <w:fldChar w:fldCharType="begin"/>
      </w:r>
      <w:r w:rsidR="00C41E2B" w:rsidRPr="00C41E2B">
        <w:rPr>
          <w:color w:val="000000"/>
          <w:sz w:val="21"/>
          <w:szCs w:val="21"/>
          <w:vertAlign w:val="superscript"/>
        </w:rPr>
        <w:instrText xml:space="preserve"> REF _Ref216783844 \r \h </w:instrText>
      </w:r>
      <w:r w:rsidR="00C41E2B" w:rsidRPr="00C41E2B">
        <w:rPr>
          <w:color w:val="000000"/>
          <w:sz w:val="21"/>
          <w:szCs w:val="21"/>
          <w:vertAlign w:val="superscript"/>
        </w:rPr>
      </w:r>
      <w:r w:rsidR="00C41E2B">
        <w:rPr>
          <w:color w:val="000000"/>
          <w:sz w:val="21"/>
          <w:szCs w:val="21"/>
          <w:vertAlign w:val="superscript"/>
        </w:rPr>
        <w:instrText xml:space="preserve"> \* MERGEFORMAT </w:instrText>
      </w:r>
      <w:r w:rsidR="00C41E2B" w:rsidRPr="00C41E2B">
        <w:rPr>
          <w:color w:val="000000"/>
          <w:sz w:val="21"/>
          <w:szCs w:val="21"/>
          <w:vertAlign w:val="superscript"/>
        </w:rPr>
        <w:fldChar w:fldCharType="separate"/>
      </w:r>
      <w:r w:rsidR="00C41E2B" w:rsidRPr="00C41E2B">
        <w:rPr>
          <w:color w:val="000000"/>
          <w:sz w:val="21"/>
          <w:szCs w:val="21"/>
          <w:vertAlign w:val="superscript"/>
        </w:rPr>
        <w:t>[23]</w:t>
      </w:r>
      <w:r w:rsidR="00C41E2B" w:rsidRPr="00C41E2B">
        <w:rPr>
          <w:color w:val="000000"/>
          <w:sz w:val="21"/>
          <w:szCs w:val="21"/>
          <w:vertAlign w:val="superscript"/>
        </w:rPr>
        <w:fldChar w:fldCharType="end"/>
      </w:r>
      <w:r w:rsidR="00585634">
        <w:rPr>
          <w:rFonts w:ascii="宋体" w:hAnsi="宋体" w:hint="eastAsia"/>
          <w:color w:val="000000"/>
          <w:sz w:val="21"/>
          <w:szCs w:val="21"/>
        </w:rPr>
        <w:t>，公式如下：</w:t>
      </w:r>
    </w:p>
    <w:p w14:paraId="2BDE9E1F" w14:textId="1FB49E51" w:rsidR="00FE3A49" w:rsidRPr="00F80692" w:rsidRDefault="000A77FB" w:rsidP="00C869B8">
      <w:pPr>
        <w:spacing w:line="360" w:lineRule="auto"/>
        <w:ind w:firstLineChars="196" w:firstLine="412"/>
        <w:rPr>
          <w:rFonts w:ascii="宋体" w:hAnsi="宋体"/>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Cs w:val="21"/>
                    </w:rPr>
                  </m:ctrlPr>
                </m:sSubPr>
                <m:e>
                  <m:r>
                    <w:rPr>
                      <w:rFonts w:ascii="Cambria Math" w:hAnsi="Cambria Math"/>
                      <w:color w:val="000000"/>
                      <w:sz w:val="21"/>
                      <w:szCs w:val="21"/>
                    </w:rPr>
                    <m:t>P</m:t>
                  </m:r>
                </m:e>
                <m:sub>
                  <m:r>
                    <w:rPr>
                      <w:rFonts w:ascii="Cambria Math" w:hAnsi="Cambria Math"/>
                      <w:color w:val="000000"/>
                      <w:sz w:val="21"/>
                      <w:szCs w:val="21"/>
                    </w:rPr>
                    <m:t>r,ij</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t,i</m:t>
                  </m:r>
                </m:sub>
              </m:sSub>
              <m:r>
                <w:rPr>
                  <w:rFonts w:ascii="Cambria Math" w:hAnsi="Cambria Math"/>
                  <w:color w:val="000000"/>
                  <w:sz w:val="21"/>
                  <w:szCs w:val="21"/>
                </w:rPr>
                <m:t>·</m:t>
              </m:r>
              <m:sSup>
                <m:sSupPr>
                  <m:ctrlPr>
                    <w:rPr>
                      <w:rFonts w:ascii="Cambria Math" w:hAnsi="Cambria Math"/>
                      <w:i/>
                      <w:color w:val="000000"/>
                      <w:sz w:val="21"/>
                      <w:szCs w:val="21"/>
                    </w:rPr>
                  </m:ctrlPr>
                </m:sSupPr>
                <m:e>
                  <m:d>
                    <m:dPr>
                      <m:ctrlPr>
                        <w:rPr>
                          <w:rFonts w:ascii="Cambria Math" w:hAnsi="Cambria Math"/>
                          <w:i/>
                          <w:color w:val="000000"/>
                          <w:sz w:val="21"/>
                          <w:szCs w:val="21"/>
                        </w:rPr>
                      </m:ctrlPr>
                    </m:dPr>
                    <m:e>
                      <m:f>
                        <m:fPr>
                          <m:ctrlPr>
                            <w:rPr>
                              <w:rFonts w:ascii="Cambria Math" w:hAnsi="Cambria Math"/>
                              <w:i/>
                              <w:color w:val="000000"/>
                              <w:sz w:val="21"/>
                              <w:szCs w:val="21"/>
                            </w:rPr>
                          </m:ctrlPr>
                        </m:fPr>
                        <m:num>
                          <m:r>
                            <w:rPr>
                              <w:rFonts w:ascii="Cambria Math" w:hAnsi="Cambria Math"/>
                              <w:color w:val="000000"/>
                              <w:sz w:val="21"/>
                              <w:szCs w:val="21"/>
                            </w:rPr>
                            <m:t>c</m:t>
                          </m:r>
                        </m:num>
                        <m:den>
                          <m:r>
                            <w:rPr>
                              <w:rFonts w:ascii="Cambria Math" w:hAnsi="Cambria Math"/>
                              <w:color w:val="000000"/>
                              <w:sz w:val="21"/>
                              <w:szCs w:val="21"/>
                            </w:rPr>
                            <m:t>4πf</m:t>
                          </m:r>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ij</m:t>
                              </m:r>
                            </m:sub>
                          </m:sSub>
                        </m:den>
                      </m:f>
                    </m:e>
                  </m:d>
                </m:e>
                <m:sup>
                  <m:r>
                    <w:rPr>
                      <w:rFonts w:ascii="Cambria Math" w:hAnsi="Cambria Math"/>
                      <w:color w:val="000000"/>
                      <w:sz w:val="21"/>
                      <w:szCs w:val="21"/>
                    </w:rPr>
                    <m:t>2</m:t>
                  </m:r>
                </m:sup>
              </m:sSup>
              <m:sSup>
                <m:sSupPr>
                  <m:ctrlPr>
                    <w:rPr>
                      <w:rFonts w:ascii="Cambria Math" w:hAnsi="Cambria Math"/>
                      <w:i/>
                      <w:color w:val="000000"/>
                      <w:sz w:val="21"/>
                      <w:szCs w:val="21"/>
                    </w:rPr>
                  </m:ctrlPr>
                </m:sSupPr>
                <m:e>
                  <m:r>
                    <w:rPr>
                      <w:rFonts w:ascii="Cambria Math" w:hAnsi="Cambria Math"/>
                      <w:color w:val="000000"/>
                      <w:sz w:val="21"/>
                      <w:szCs w:val="21"/>
                    </w:rPr>
                    <m:t>10</m:t>
                  </m:r>
                </m:e>
                <m:sup>
                  <m:r>
                    <w:rPr>
                      <w:rFonts w:ascii="Cambria Math" w:hAnsi="Cambria Math"/>
                      <w:color w:val="000000"/>
                      <w:sz w:val="21"/>
                      <w:szCs w:val="21"/>
                    </w:rPr>
                    <m:t>-L/10</m:t>
                  </m:r>
                </m:sup>
              </m:sSup>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3</m:t>
                  </m:r>
                </m:e>
              </m:d>
            </m:e>
          </m:eqArr>
        </m:oMath>
      </m:oMathPara>
    </w:p>
    <w:p w14:paraId="65A04336" w14:textId="46D15800" w:rsidR="00F80692" w:rsidRDefault="00F80692" w:rsidP="00FE3A49">
      <w:pPr>
        <w:spacing w:line="360" w:lineRule="auto"/>
        <w:ind w:firstLineChars="196" w:firstLine="412"/>
        <w:rPr>
          <w:rFonts w:ascii="宋体" w:hAnsi="宋体"/>
          <w:color w:val="000000"/>
          <w:sz w:val="21"/>
          <w:szCs w:val="21"/>
        </w:rPr>
      </w:pPr>
      <w:r>
        <w:rPr>
          <w:rFonts w:ascii="宋体" w:hAnsi="宋体" w:hint="eastAsia"/>
          <w:color w:val="000000"/>
          <w:sz w:val="21"/>
          <w:szCs w:val="21"/>
        </w:rPr>
        <w:t xml:space="preserve">其中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t,i</m:t>
            </m:r>
          </m:sub>
        </m:sSub>
      </m:oMath>
      <w:r>
        <w:rPr>
          <w:rFonts w:ascii="宋体" w:hAnsi="宋体" w:hint="eastAsia"/>
          <w:color w:val="000000"/>
          <w:sz w:val="21"/>
          <w:szCs w:val="21"/>
        </w:rPr>
        <w:t xml:space="preserve"> 为发射机 </w:t>
      </w:r>
      <m:oMath>
        <m:r>
          <w:rPr>
            <w:rFonts w:ascii="Cambria Math" w:hAnsi="Cambria Math" w:hint="eastAsia"/>
            <w:color w:val="000000"/>
            <w:sz w:val="21"/>
            <w:szCs w:val="21"/>
          </w:rPr>
          <m:t>i</m:t>
        </m:r>
      </m:oMath>
      <w:r>
        <w:rPr>
          <w:rFonts w:ascii="宋体" w:hAnsi="宋体" w:hint="eastAsia"/>
          <w:color w:val="000000"/>
          <w:sz w:val="21"/>
          <w:szCs w:val="21"/>
        </w:rPr>
        <w:t xml:space="preserve"> 的发射功率，</w:t>
      </w:r>
      <m:oMath>
        <m:r>
          <w:rPr>
            <w:rFonts w:ascii="Cambria Math" w:hAnsi="Cambria Math"/>
            <w:color w:val="000000"/>
            <w:sz w:val="21"/>
            <w:szCs w:val="21"/>
          </w:rPr>
          <m:t>c</m:t>
        </m:r>
      </m:oMath>
      <w:r>
        <w:rPr>
          <w:rFonts w:ascii="宋体" w:hAnsi="宋体" w:hint="eastAsia"/>
          <w:color w:val="000000"/>
          <w:sz w:val="21"/>
          <w:szCs w:val="21"/>
        </w:rPr>
        <w:t xml:space="preserve"> 为</w:t>
      </w:r>
      <w:r w:rsidR="00C869B8">
        <w:rPr>
          <w:rFonts w:ascii="宋体" w:hAnsi="宋体" w:hint="eastAsia"/>
          <w:color w:val="000000"/>
          <w:sz w:val="21"/>
          <w:szCs w:val="21"/>
        </w:rPr>
        <w:t>光速</w:t>
      </w:r>
      <w:r>
        <w:rPr>
          <w:rFonts w:ascii="宋体" w:hAnsi="宋体" w:hint="eastAsia"/>
          <w:color w:val="000000"/>
          <w:sz w:val="21"/>
          <w:szCs w:val="21"/>
        </w:rPr>
        <w:t>，</w:t>
      </w:r>
      <m:oMath>
        <m:r>
          <w:rPr>
            <w:rFonts w:ascii="Cambria Math" w:hAnsi="Cambria Math" w:hint="eastAsia"/>
            <w:color w:val="000000"/>
            <w:sz w:val="21"/>
            <w:szCs w:val="21"/>
          </w:rPr>
          <m:t>f</m:t>
        </m:r>
      </m:oMath>
      <w:r w:rsidR="00C869B8">
        <w:rPr>
          <w:rFonts w:ascii="宋体" w:hAnsi="宋体" w:hint="eastAsia"/>
          <w:color w:val="000000"/>
          <w:sz w:val="21"/>
          <w:szCs w:val="21"/>
        </w:rPr>
        <w:t xml:space="preserve"> 为载波频率，</w:t>
      </w:r>
      <w:r>
        <w:rPr>
          <w:rFonts w:ascii="宋体" w:hAnsi="宋体"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ij</m:t>
            </m:r>
          </m:sub>
        </m:sSub>
      </m:oMath>
      <w:r>
        <w:rPr>
          <w:rFonts w:ascii="宋体" w:hAnsi="宋体" w:hint="eastAsia"/>
          <w:color w:val="000000"/>
          <w:sz w:val="21"/>
          <w:szCs w:val="21"/>
        </w:rPr>
        <w:t xml:space="preserve"> 为收发双方的距离，</w:t>
      </w:r>
      <m:oMath>
        <m:r>
          <w:rPr>
            <w:rFonts w:ascii="Cambria Math" w:hAnsi="Cambria Math"/>
            <w:color w:val="000000"/>
            <w:sz w:val="21"/>
            <w:szCs w:val="21"/>
          </w:rPr>
          <m:t>η</m:t>
        </m:r>
      </m:oMath>
      <w:r w:rsidR="00C869B8">
        <w:rPr>
          <w:rFonts w:ascii="宋体" w:hAnsi="宋体" w:hint="eastAsia"/>
          <w:color w:val="000000"/>
          <w:sz w:val="21"/>
          <w:szCs w:val="21"/>
        </w:rPr>
        <w:t xml:space="preserve"> 为附加</w:t>
      </w:r>
      <w:r w:rsidR="00585634">
        <w:rPr>
          <w:rFonts w:ascii="宋体" w:hAnsi="宋体" w:hint="eastAsia"/>
          <w:color w:val="000000"/>
          <w:sz w:val="21"/>
          <w:szCs w:val="21"/>
        </w:rPr>
        <w:t>城市</w:t>
      </w:r>
      <w:r w:rsidR="00C869B8">
        <w:rPr>
          <w:rFonts w:ascii="宋体" w:hAnsi="宋体" w:hint="eastAsia"/>
          <w:color w:val="000000"/>
          <w:sz w:val="21"/>
          <w:szCs w:val="21"/>
        </w:rPr>
        <w:t>环境损耗因子，</w:t>
      </w:r>
      <m:oMath>
        <m:sSub>
          <m:sSubPr>
            <m:ctrlPr>
              <w:rPr>
                <w:rFonts w:ascii="Cambria Math" w:hAnsi="Cambria Math"/>
                <w:i/>
                <w:color w:val="000000"/>
                <w:szCs w:val="21"/>
              </w:rPr>
            </m:ctrlPr>
          </m:sSubPr>
          <m:e>
            <m:r>
              <w:rPr>
                <w:rFonts w:ascii="Cambria Math" w:hAnsi="Cambria Math"/>
                <w:color w:val="000000"/>
                <w:sz w:val="21"/>
                <w:szCs w:val="21"/>
              </w:rPr>
              <m:t>P</m:t>
            </m:r>
          </m:e>
          <m:sub>
            <m:r>
              <w:rPr>
                <w:rFonts w:ascii="Cambria Math" w:hAnsi="Cambria Math"/>
                <w:color w:val="000000"/>
                <w:sz w:val="21"/>
                <w:szCs w:val="21"/>
              </w:rPr>
              <m:t>r,ij</m:t>
            </m:r>
          </m:sub>
        </m:sSub>
      </m:oMath>
      <w:r>
        <w:rPr>
          <w:rFonts w:ascii="宋体" w:hAnsi="宋体" w:hint="eastAsia"/>
          <w:color w:val="000000"/>
          <w:sz w:val="21"/>
          <w:szCs w:val="21"/>
        </w:rPr>
        <w:t xml:space="preserve"> 为接收机的接收功率。</w:t>
      </w:r>
    </w:p>
    <w:p w14:paraId="4BEB1FF9" w14:textId="71587736" w:rsidR="00FE3A49" w:rsidRDefault="00585634" w:rsidP="00585634">
      <w:pPr>
        <w:spacing w:line="360" w:lineRule="auto"/>
        <w:ind w:firstLineChars="196" w:firstLine="412"/>
        <w:rPr>
          <w:rFonts w:ascii="宋体" w:hAnsi="宋体"/>
          <w:color w:val="000000"/>
          <w:sz w:val="21"/>
          <w:szCs w:val="21"/>
        </w:rPr>
      </w:pPr>
      <w:r w:rsidDel="003A6624">
        <w:rPr>
          <w:rFonts w:ascii="宋体" w:hAnsi="宋体" w:hint="eastAsia"/>
          <w:color w:val="000000"/>
          <w:sz w:val="21"/>
          <w:szCs w:val="21"/>
        </w:rPr>
        <w:t>如果接收机和发射机之间</w:t>
      </w:r>
      <w:r>
        <w:rPr>
          <w:rFonts w:ascii="宋体" w:hAnsi="宋体" w:hint="eastAsia"/>
          <w:color w:val="000000"/>
          <w:sz w:val="21"/>
          <w:szCs w:val="21"/>
        </w:rPr>
        <w:t>不存在</w:t>
      </w:r>
      <w:r w:rsidDel="003A6624">
        <w:rPr>
          <w:rFonts w:ascii="宋体" w:hAnsi="宋体" w:hint="eastAsia"/>
          <w:color w:val="000000"/>
          <w:sz w:val="21"/>
          <w:szCs w:val="21"/>
        </w:rPr>
        <w:t>建筑物遮挡，则为视距信道，</w:t>
      </w:r>
      <w:r>
        <w:rPr>
          <w:rFonts w:ascii="宋体" w:hAnsi="宋体" w:hint="eastAsia"/>
          <w:color w:val="000000"/>
          <w:sz w:val="21"/>
          <w:szCs w:val="21"/>
        </w:rPr>
        <w:t>其</w:t>
      </w:r>
      <w:r w:rsidDel="003A6624">
        <w:rPr>
          <w:rFonts w:ascii="宋体" w:hAnsi="宋体" w:hint="eastAsia"/>
          <w:color w:val="000000"/>
          <w:sz w:val="21"/>
          <w:szCs w:val="21"/>
        </w:rPr>
        <w:t>附加视距情况下城市环境损耗</w:t>
      </w:r>
      <w:r>
        <w:rPr>
          <w:rFonts w:ascii="宋体" w:hAnsi="宋体" w:hint="eastAsia"/>
          <w:color w:val="000000"/>
          <w:sz w:val="21"/>
          <w:szCs w:val="21"/>
        </w:rPr>
        <w:t>因子为</w:t>
      </w:r>
      <m:oMath>
        <m:sSub>
          <m:sSubPr>
            <m:ctrlPr>
              <w:rPr>
                <w:rFonts w:ascii="Cambria Math" w:hAnsi="Cambria Math"/>
                <w:i/>
                <w:color w:val="000000"/>
                <w:sz w:val="21"/>
                <w:szCs w:val="21"/>
              </w:rPr>
            </m:ctrlPr>
          </m:sSubPr>
          <m:e>
            <m:r>
              <w:rPr>
                <w:rFonts w:ascii="Cambria Math" w:hAnsi="Cambria Math"/>
                <w:color w:val="000000"/>
                <w:sz w:val="21"/>
                <w:szCs w:val="21"/>
              </w:rPr>
              <m:t>L</m:t>
            </m:r>
          </m:e>
          <m:sub>
            <m:r>
              <m:rPr>
                <m:sty m:val="p"/>
              </m:rPr>
              <w:rPr>
                <w:rFonts w:ascii="Cambria Math" w:hAnsi="Cambria Math"/>
                <w:color w:val="000000"/>
                <w:sz w:val="21"/>
                <w:szCs w:val="21"/>
              </w:rPr>
              <m:t>LOS</m:t>
            </m:r>
          </m:sub>
        </m:sSub>
      </m:oMath>
      <w:r>
        <w:rPr>
          <w:rFonts w:ascii="宋体" w:hAnsi="宋体" w:hint="eastAsia"/>
          <w:color w:val="000000"/>
          <w:sz w:val="21"/>
          <w:szCs w:val="21"/>
        </w:rPr>
        <w:t>；</w:t>
      </w:r>
      <w:r w:rsidR="00FE3A49" w:rsidDel="003A6624">
        <w:rPr>
          <w:rFonts w:ascii="宋体" w:hAnsi="宋体" w:hint="eastAsia"/>
          <w:color w:val="000000"/>
          <w:sz w:val="21"/>
          <w:szCs w:val="21"/>
        </w:rPr>
        <w:t>如果接收机和发射机之间有建筑物遮挡，则</w:t>
      </w:r>
      <w:r w:rsidR="000D5AC0" w:rsidDel="003A6624">
        <w:rPr>
          <w:rFonts w:ascii="宋体" w:hAnsi="宋体" w:hint="eastAsia"/>
          <w:color w:val="000000"/>
          <w:sz w:val="21"/>
          <w:szCs w:val="21"/>
        </w:rPr>
        <w:t>为</w:t>
      </w:r>
      <w:r w:rsidR="00FE3A49" w:rsidDel="003A6624">
        <w:rPr>
          <w:rFonts w:ascii="宋体" w:hAnsi="宋体" w:hint="eastAsia"/>
          <w:color w:val="000000"/>
          <w:sz w:val="21"/>
          <w:szCs w:val="21"/>
        </w:rPr>
        <w:t>非视距信道，</w:t>
      </w:r>
      <w:r>
        <w:rPr>
          <w:rFonts w:ascii="宋体" w:hAnsi="宋体" w:hint="eastAsia"/>
          <w:color w:val="000000"/>
          <w:sz w:val="21"/>
          <w:szCs w:val="21"/>
        </w:rPr>
        <w:t>其附加</w:t>
      </w:r>
      <w:r w:rsidR="00C869B8" w:rsidDel="003A6624">
        <w:rPr>
          <w:rFonts w:ascii="宋体" w:hAnsi="宋体" w:hint="eastAsia"/>
          <w:color w:val="000000"/>
          <w:sz w:val="21"/>
          <w:szCs w:val="21"/>
        </w:rPr>
        <w:t>非视距情况下城市环境损耗</w:t>
      </w:r>
      <w:r>
        <w:rPr>
          <w:rFonts w:ascii="宋体" w:hAnsi="宋体" w:hint="eastAsia"/>
          <w:color w:val="000000"/>
          <w:sz w:val="21"/>
          <w:szCs w:val="21"/>
        </w:rPr>
        <w:t>因子为</w:t>
      </w:r>
      <m:oMath>
        <m:sSub>
          <m:sSubPr>
            <m:ctrlPr>
              <w:rPr>
                <w:rFonts w:ascii="Cambria Math" w:hAnsi="Cambria Math"/>
                <w:i/>
                <w:color w:val="000000"/>
                <w:sz w:val="21"/>
                <w:szCs w:val="21"/>
              </w:rPr>
            </m:ctrlPr>
          </m:sSubPr>
          <m:e>
            <m:r>
              <w:rPr>
                <w:rFonts w:ascii="Cambria Math" w:hAnsi="Cambria Math"/>
                <w:color w:val="000000"/>
                <w:sz w:val="21"/>
                <w:szCs w:val="21"/>
              </w:rPr>
              <m:t>L</m:t>
            </m:r>
          </m:e>
          <m:sub>
            <m:r>
              <m:rPr>
                <m:sty m:val="p"/>
              </m:rPr>
              <w:rPr>
                <w:rFonts w:ascii="Cambria Math" w:hAnsi="Cambria Math"/>
                <w:color w:val="000000"/>
                <w:sz w:val="21"/>
                <w:szCs w:val="21"/>
              </w:rPr>
              <m:t>NLOS</m:t>
            </m:r>
          </m:sub>
        </m:sSub>
      </m:oMath>
      <w:r>
        <w:rPr>
          <w:rFonts w:ascii="宋体" w:hAnsi="宋体" w:hint="eastAsia"/>
          <w:color w:val="000000"/>
          <w:sz w:val="21"/>
          <w:szCs w:val="21"/>
        </w:rPr>
        <w:t>。</w:t>
      </w:r>
      <w:r w:rsidR="00C869B8">
        <w:rPr>
          <w:rFonts w:ascii="宋体" w:hAnsi="宋体" w:hint="eastAsia"/>
          <w:color w:val="000000"/>
          <w:sz w:val="21"/>
          <w:szCs w:val="21"/>
        </w:rPr>
        <w:t>参考</w:t>
      </w:r>
      <w:r w:rsidR="00FE41DE">
        <w:rPr>
          <w:rFonts w:ascii="宋体" w:hAnsi="宋体" w:hint="eastAsia"/>
          <w:color w:val="000000"/>
          <w:sz w:val="21"/>
          <w:szCs w:val="21"/>
        </w:rPr>
        <w:t>论文</w:t>
      </w:r>
      <w:r w:rsidR="00C41E2B">
        <w:rPr>
          <w:rFonts w:ascii="宋体" w:hAnsi="宋体"/>
          <w:color w:val="000000"/>
          <w:sz w:val="21"/>
          <w:szCs w:val="21"/>
        </w:rPr>
        <w:fldChar w:fldCharType="begin"/>
      </w:r>
      <w:r w:rsidR="00C41E2B">
        <w:rPr>
          <w:rFonts w:ascii="宋体" w:hAnsi="宋体"/>
          <w:color w:val="000000"/>
          <w:sz w:val="21"/>
          <w:szCs w:val="21"/>
        </w:rPr>
        <w:instrText xml:space="preserve"> </w:instrText>
      </w:r>
      <w:r w:rsidR="00C41E2B">
        <w:rPr>
          <w:rFonts w:ascii="宋体" w:hAnsi="宋体" w:hint="eastAsia"/>
          <w:color w:val="000000"/>
          <w:sz w:val="21"/>
          <w:szCs w:val="21"/>
        </w:rPr>
        <w:instrText>REF _Ref216783896 \r \h</w:instrText>
      </w:r>
      <w:r w:rsidR="00C41E2B">
        <w:rPr>
          <w:rFonts w:ascii="宋体" w:hAnsi="宋体"/>
          <w:color w:val="000000"/>
          <w:sz w:val="21"/>
          <w:szCs w:val="21"/>
        </w:rPr>
        <w:instrText xml:space="preserve"> </w:instrText>
      </w:r>
      <w:r w:rsidR="00C41E2B">
        <w:rPr>
          <w:rFonts w:ascii="宋体" w:hAnsi="宋体"/>
          <w:color w:val="000000"/>
          <w:sz w:val="21"/>
          <w:szCs w:val="21"/>
        </w:rPr>
      </w:r>
      <w:r w:rsidR="00C41E2B">
        <w:rPr>
          <w:rFonts w:ascii="宋体" w:hAnsi="宋体"/>
          <w:color w:val="000000"/>
          <w:sz w:val="21"/>
          <w:szCs w:val="21"/>
        </w:rPr>
        <w:fldChar w:fldCharType="separate"/>
      </w:r>
      <w:r w:rsidR="00C41E2B">
        <w:rPr>
          <w:rFonts w:ascii="宋体" w:hAnsi="宋体"/>
          <w:color w:val="000000"/>
          <w:sz w:val="21"/>
          <w:szCs w:val="21"/>
        </w:rPr>
        <w:t>[24]</w:t>
      </w:r>
      <w:r w:rsidR="00C41E2B">
        <w:rPr>
          <w:rFonts w:ascii="宋体" w:hAnsi="宋体"/>
          <w:color w:val="000000"/>
          <w:sz w:val="21"/>
          <w:szCs w:val="21"/>
        </w:rPr>
        <w:fldChar w:fldCharType="end"/>
      </w:r>
      <w:r w:rsidR="00C869B8">
        <w:rPr>
          <w:rFonts w:ascii="宋体" w:hAnsi="宋体" w:hint="eastAsia"/>
          <w:color w:val="000000"/>
          <w:sz w:val="21"/>
          <w:szCs w:val="21"/>
        </w:rPr>
        <w:t>，</w:t>
      </w:r>
      <w:r>
        <w:rPr>
          <w:rFonts w:ascii="宋体" w:hAnsi="宋体" w:hint="eastAsia"/>
          <w:color w:val="000000"/>
          <w:sz w:val="21"/>
          <w:szCs w:val="21"/>
        </w:rPr>
        <w:t>在本文给定的</w:t>
      </w:r>
      <w:r w:rsidR="00FE41DE">
        <w:rPr>
          <w:rFonts w:ascii="宋体" w:hAnsi="宋体" w:hint="eastAsia"/>
          <w:color w:val="000000"/>
          <w:sz w:val="21"/>
          <w:szCs w:val="21"/>
        </w:rPr>
        <w:t xml:space="preserve">城市环境下一般取 </w:t>
      </w:r>
      <m:oMath>
        <m:sSub>
          <m:sSubPr>
            <m:ctrlPr>
              <w:rPr>
                <w:rFonts w:ascii="Cambria Math" w:hAnsi="Cambria Math"/>
                <w:i/>
                <w:color w:val="000000"/>
                <w:sz w:val="21"/>
                <w:szCs w:val="21"/>
              </w:rPr>
            </m:ctrlPr>
          </m:sSubPr>
          <m:e>
            <m:r>
              <w:rPr>
                <w:rFonts w:ascii="Cambria Math" w:hAnsi="Cambria Math"/>
                <w:color w:val="000000"/>
                <w:sz w:val="21"/>
                <w:szCs w:val="21"/>
              </w:rPr>
              <m:t>L</m:t>
            </m:r>
          </m:e>
          <m:sub>
            <m:r>
              <m:rPr>
                <m:sty m:val="p"/>
              </m:rPr>
              <w:rPr>
                <w:rFonts w:ascii="Cambria Math" w:hAnsi="Cambria Math"/>
                <w:color w:val="000000"/>
                <w:sz w:val="21"/>
                <w:szCs w:val="21"/>
              </w:rPr>
              <m:t>LOS</m:t>
            </m:r>
          </m:sub>
        </m:sSub>
        <m:r>
          <w:rPr>
            <w:rFonts w:ascii="Cambria Math" w:hAnsi="Cambria Math"/>
            <w:color w:val="000000"/>
            <w:sz w:val="21"/>
            <w:szCs w:val="21"/>
          </w:rPr>
          <m:t>=1.0</m:t>
        </m:r>
      </m:oMath>
      <w:r w:rsidR="00FE41DE">
        <w:rPr>
          <w:rFonts w:ascii="宋体" w:hAnsi="宋体" w:hint="eastAsia"/>
          <w:color w:val="000000"/>
          <w:sz w:val="21"/>
          <w:szCs w:val="21"/>
        </w:rPr>
        <w:t>,</w:t>
      </w:r>
      <w:r w:rsidR="00FE41DE" w:rsidRPr="00FE41DE">
        <w:rPr>
          <w:rFonts w:ascii="Cambria Math" w:hAnsi="Cambria Math"/>
          <w:i/>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L</m:t>
            </m:r>
          </m:e>
          <m:sub>
            <m:r>
              <m:rPr>
                <m:sty m:val="p"/>
              </m:rPr>
              <w:rPr>
                <w:rFonts w:ascii="Cambria Math" w:hAnsi="Cambria Math"/>
                <w:color w:val="000000"/>
                <w:sz w:val="21"/>
                <w:szCs w:val="21"/>
              </w:rPr>
              <m:t>NLOS</m:t>
            </m:r>
          </m:sub>
        </m:sSub>
        <m:r>
          <w:rPr>
            <w:rFonts w:ascii="Cambria Math" w:hAnsi="Cambria Math"/>
            <w:color w:val="000000"/>
            <w:sz w:val="21"/>
            <w:szCs w:val="21"/>
          </w:rPr>
          <m:t>=20.0</m:t>
        </m:r>
      </m:oMath>
      <w:r w:rsidR="00FE3A49" w:rsidRPr="00FE3A49">
        <w:rPr>
          <w:rFonts w:ascii="宋体" w:hAnsi="宋体"/>
          <w:color w:val="000000"/>
          <w:sz w:val="21"/>
          <w:szCs w:val="21"/>
        </w:rPr>
        <w:t>。</w:t>
      </w:r>
    </w:p>
    <w:p w14:paraId="191DDE0F" w14:textId="3BF54093" w:rsidR="00FE3A49" w:rsidRDefault="008F1D72" w:rsidP="00FE3A49">
      <w:pPr>
        <w:spacing w:line="360" w:lineRule="auto"/>
        <w:ind w:firstLineChars="196" w:firstLine="412"/>
        <w:rPr>
          <w:rFonts w:ascii="宋体" w:hAnsi="宋体"/>
          <w:color w:val="000000"/>
          <w:sz w:val="21"/>
          <w:szCs w:val="21"/>
        </w:rPr>
      </w:pPr>
      <w:r>
        <w:rPr>
          <w:rFonts w:ascii="宋体" w:hAnsi="宋体" w:hint="eastAsia"/>
          <w:color w:val="000000"/>
          <w:sz w:val="21"/>
          <w:szCs w:val="21"/>
        </w:rPr>
        <w:t>由于干扰信号的存在，收发双</w:t>
      </w:r>
      <w:r w:rsidR="00FE41DE">
        <w:rPr>
          <w:rFonts w:ascii="宋体" w:hAnsi="宋体" w:hint="eastAsia"/>
          <w:color w:val="000000"/>
          <w:sz w:val="21"/>
          <w:szCs w:val="21"/>
        </w:rPr>
        <w:t>方与其的距离不同会导致</w:t>
      </w:r>
      <w:r w:rsidRPr="007579BC">
        <w:rPr>
          <w:color w:val="000000"/>
          <w:sz w:val="21"/>
          <w:szCs w:val="21"/>
        </w:rPr>
        <w:t>SIN</w:t>
      </w:r>
      <w:r>
        <w:rPr>
          <w:color w:val="000000"/>
          <w:sz w:val="21"/>
          <w:szCs w:val="21"/>
        </w:rPr>
        <w:t>R</w:t>
      </w:r>
      <w:r>
        <w:rPr>
          <w:rFonts w:hint="eastAsia"/>
          <w:color w:val="000000"/>
          <w:sz w:val="21"/>
          <w:szCs w:val="21"/>
        </w:rPr>
        <w:t>存在差异，需要</w:t>
      </w:r>
      <w:r w:rsidR="00FE3A49">
        <w:rPr>
          <w:rFonts w:ascii="宋体" w:hAnsi="宋体" w:hint="eastAsia"/>
          <w:color w:val="000000"/>
          <w:sz w:val="21"/>
          <w:szCs w:val="21"/>
        </w:rPr>
        <w:t>通过计算</w:t>
      </w:r>
      <w:r w:rsidR="00F80692">
        <w:rPr>
          <w:rFonts w:ascii="宋体" w:hAnsi="宋体" w:hint="eastAsia"/>
          <w:color w:val="000000"/>
          <w:sz w:val="21"/>
          <w:szCs w:val="21"/>
        </w:rPr>
        <w:t>双向</w:t>
      </w:r>
      <w:r w:rsidR="00F80692">
        <w:rPr>
          <w:rFonts w:ascii="宋体" w:hAnsi="宋体"/>
          <w:color w:val="000000"/>
          <w:sz w:val="21"/>
          <w:szCs w:val="21"/>
        </w:rPr>
        <w:t>SINR</w:t>
      </w:r>
      <w:r>
        <w:rPr>
          <w:rFonts w:ascii="宋体" w:hAnsi="宋体" w:hint="eastAsia"/>
          <w:color w:val="000000"/>
          <w:sz w:val="21"/>
          <w:szCs w:val="21"/>
        </w:rPr>
        <w:t>，并</w:t>
      </w:r>
      <w:r w:rsidR="007579BC">
        <w:rPr>
          <w:rFonts w:ascii="宋体" w:hAnsi="宋体" w:hint="eastAsia"/>
          <w:color w:val="000000"/>
          <w:sz w:val="21"/>
          <w:szCs w:val="21"/>
        </w:rPr>
        <w:t>以</w:t>
      </w:r>
      <w:r w:rsidR="00FE3A49">
        <w:rPr>
          <w:rFonts w:ascii="宋体" w:hAnsi="宋体" w:hint="eastAsia"/>
          <w:color w:val="000000"/>
          <w:sz w:val="21"/>
          <w:szCs w:val="21"/>
        </w:rPr>
        <w:t>门限</w:t>
      </w:r>
      <w:r w:rsidR="00F80692">
        <w:rPr>
          <w:rFonts w:ascii="宋体" w:hAnsi="宋体"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γ</m:t>
            </m:r>
          </m:e>
          <m:sub>
            <m:r>
              <m:rPr>
                <m:nor/>
              </m:rPr>
              <w:rPr>
                <w:rFonts w:ascii="宋体" w:hAnsi="宋体"/>
                <w:color w:val="000000"/>
                <w:sz w:val="21"/>
                <w:szCs w:val="21"/>
              </w:rPr>
              <m:t>th</m:t>
            </m:r>
          </m:sub>
        </m:sSub>
      </m:oMath>
      <w:r w:rsidR="00F80692">
        <w:rPr>
          <w:rFonts w:ascii="宋体" w:hAnsi="宋体" w:hint="eastAsia"/>
          <w:color w:val="000000"/>
          <w:sz w:val="21"/>
          <w:szCs w:val="21"/>
        </w:rPr>
        <w:t xml:space="preserve"> 作为通信</w:t>
      </w:r>
      <w:r>
        <w:rPr>
          <w:rFonts w:ascii="宋体" w:hAnsi="宋体" w:hint="eastAsia"/>
          <w:color w:val="000000"/>
          <w:sz w:val="21"/>
          <w:szCs w:val="21"/>
        </w:rPr>
        <w:t>链路是否</w:t>
      </w:r>
      <w:r w:rsidR="00FE41DE">
        <w:rPr>
          <w:rFonts w:ascii="宋体" w:hAnsi="宋体" w:hint="eastAsia"/>
          <w:color w:val="000000"/>
          <w:sz w:val="21"/>
          <w:szCs w:val="21"/>
        </w:rPr>
        <w:t>双向</w:t>
      </w:r>
      <w:r w:rsidR="00F80692">
        <w:rPr>
          <w:rFonts w:ascii="宋体" w:hAnsi="宋体" w:hint="eastAsia"/>
          <w:color w:val="000000"/>
          <w:sz w:val="21"/>
          <w:szCs w:val="21"/>
        </w:rPr>
        <w:t>连通的</w:t>
      </w:r>
      <w:r w:rsidR="007579BC">
        <w:rPr>
          <w:rFonts w:ascii="宋体" w:hAnsi="宋体" w:hint="eastAsia"/>
          <w:color w:val="000000"/>
          <w:sz w:val="21"/>
          <w:szCs w:val="21"/>
        </w:rPr>
        <w:t>判断依据</w:t>
      </w:r>
      <w:r w:rsidR="00FE3A49">
        <w:rPr>
          <w:rFonts w:ascii="宋体" w:hAnsi="宋体" w:hint="eastAsia"/>
          <w:color w:val="000000"/>
          <w:sz w:val="21"/>
          <w:szCs w:val="21"/>
        </w:rPr>
        <w:t>。</w:t>
      </w:r>
      <w:r w:rsidR="00C6178A">
        <w:rPr>
          <w:rFonts w:ascii="宋体" w:hAnsi="宋体" w:hint="eastAsia"/>
          <w:color w:val="000000"/>
          <w:sz w:val="21"/>
          <w:szCs w:val="21"/>
        </w:rPr>
        <w:t xml:space="preserve">从发射机 </w:t>
      </w:r>
      <m:oMath>
        <m:r>
          <w:rPr>
            <w:rFonts w:ascii="Cambria Math" w:hAnsi="Cambria Math"/>
            <w:color w:val="000000"/>
            <w:sz w:val="21"/>
            <w:szCs w:val="21"/>
          </w:rPr>
          <m:t>i</m:t>
        </m:r>
      </m:oMath>
      <w:r w:rsidR="00C6178A">
        <w:rPr>
          <w:rFonts w:ascii="宋体" w:hAnsi="宋体" w:hint="eastAsia"/>
          <w:color w:val="000000"/>
          <w:sz w:val="21"/>
          <w:szCs w:val="21"/>
        </w:rPr>
        <w:t xml:space="preserve"> 到接收机 </w:t>
      </w:r>
      <m:oMath>
        <m:r>
          <w:rPr>
            <w:rFonts w:ascii="Cambria Math" w:hAnsi="Cambria Math" w:hint="eastAsia"/>
            <w:color w:val="000000"/>
            <w:sz w:val="21"/>
            <w:szCs w:val="21"/>
          </w:rPr>
          <m:t>j</m:t>
        </m:r>
      </m:oMath>
      <w:r w:rsidR="00C6178A">
        <w:rPr>
          <w:rFonts w:ascii="宋体" w:hAnsi="宋体" w:hint="eastAsia"/>
          <w:color w:val="000000"/>
          <w:sz w:val="21"/>
          <w:szCs w:val="21"/>
        </w:rPr>
        <w:t xml:space="preserve"> 的接收 </w:t>
      </w:r>
      <m:oMath>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color w:val="000000"/>
                <w:sz w:val="21"/>
                <w:szCs w:val="21"/>
              </w:rPr>
              <m:t>ij</m:t>
            </m:r>
          </m:sub>
        </m:sSub>
      </m:oMath>
      <w:r w:rsidR="00C6178A">
        <w:rPr>
          <w:rFonts w:ascii="宋体" w:hAnsi="宋体" w:hint="eastAsia"/>
          <w:color w:val="000000"/>
          <w:sz w:val="21"/>
          <w:szCs w:val="21"/>
        </w:rPr>
        <w:t xml:space="preserve"> 为：</w:t>
      </w:r>
    </w:p>
    <w:p w14:paraId="2215F253" w14:textId="72AF75CC" w:rsidR="00F80692" w:rsidRPr="00946478" w:rsidRDefault="000A77FB" w:rsidP="00C6178A">
      <w:pPr>
        <w:spacing w:line="360" w:lineRule="auto"/>
        <w:ind w:firstLineChars="196" w:firstLine="412"/>
        <w:rPr>
          <w:rFonts w:ascii="宋体" w:hAnsi="宋体"/>
          <w:i/>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color w:val="000000"/>
                      <w:sz w:val="21"/>
                      <w:szCs w:val="21"/>
                    </w:rPr>
                    <m:t>ij</m:t>
                  </m:r>
                </m:sub>
              </m:sSub>
              <m:r>
                <w:rPr>
                  <w:rFonts w:ascii="Cambria Math" w:hAnsi="Cambria Math"/>
                  <w:color w:val="000000"/>
                  <w:sz w:val="21"/>
                  <w:szCs w:val="21"/>
                </w:rPr>
                <m:t>=10log(</m:t>
              </m:r>
              <m:f>
                <m:fPr>
                  <m:ctrlPr>
                    <w:rPr>
                      <w:rFonts w:ascii="Cambria Math" w:hAnsi="Cambria Math"/>
                      <w:color w:val="000000"/>
                      <w:sz w:val="21"/>
                      <w:szCs w:val="21"/>
                    </w:rPr>
                  </m:ctrlPr>
                </m:fPr>
                <m:num>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r,ij</m:t>
                      </m:r>
                    </m:sub>
                  </m:sSub>
                  <m:ctrlPr>
                    <w:rPr>
                      <w:rFonts w:ascii="Cambria Math" w:hAnsi="Cambria Math"/>
                      <w:i/>
                      <w:color w:val="000000"/>
                      <w:sz w:val="21"/>
                      <w:szCs w:val="21"/>
                    </w:rPr>
                  </m:ctrlPr>
                </m:num>
                <m:den>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hint="eastAsia"/>
                          <w:color w:val="000000"/>
                          <w:sz w:val="21"/>
                          <w:szCs w:val="21"/>
                        </w:rPr>
                        <m:t>r</m:t>
                      </m:r>
                      <m:r>
                        <w:rPr>
                          <w:rFonts w:ascii="Cambria Math" w:hAnsi="Cambria Math"/>
                          <w:color w:val="000000"/>
                          <w:sz w:val="21"/>
                          <w:szCs w:val="21"/>
                        </w:rPr>
                        <m:t>,</m:t>
                      </m:r>
                      <m:r>
                        <w:rPr>
                          <w:rFonts w:ascii="Cambria Math" w:hAnsi="Cambria Math" w:hint="eastAsia"/>
                          <w:color w:val="000000"/>
                          <w:sz w:val="21"/>
                          <w:szCs w:val="21"/>
                        </w:rPr>
                        <m:t>p</m:t>
                      </m:r>
                      <m:r>
                        <w:rPr>
                          <w:rFonts w:ascii="Cambria Math" w:hAnsi="Cambria Math"/>
                          <w:color w:val="000000"/>
                          <w:sz w:val="21"/>
                          <w:szCs w:val="21"/>
                        </w:rPr>
                        <m:t>j</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N</m:t>
                      </m:r>
                    </m:e>
                    <m:sub>
                      <m:r>
                        <w:rPr>
                          <w:rFonts w:ascii="Cambria Math" w:hAnsi="Cambria Math"/>
                          <w:color w:val="000000"/>
                          <w:sz w:val="21"/>
                          <w:szCs w:val="21"/>
                        </w:rPr>
                        <m:t>0</m:t>
                      </m:r>
                    </m:sub>
                  </m:sSub>
                  <m:r>
                    <w:rPr>
                      <w:rFonts w:ascii="Cambria Math" w:hAnsi="Cambria Math"/>
                      <w:color w:val="000000"/>
                      <w:sz w:val="21"/>
                      <w:szCs w:val="21"/>
                    </w:rPr>
                    <m:t>B</m:t>
                  </m:r>
                  <m:ctrlPr>
                    <w:rPr>
                      <w:rFonts w:ascii="Cambria Math" w:hAnsi="Cambria Math"/>
                      <w:i/>
                      <w:color w:val="000000"/>
                      <w:sz w:val="21"/>
                      <w:szCs w:val="21"/>
                    </w:rPr>
                  </m:ctrlPr>
                </m:den>
              </m:f>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5</m:t>
                  </m:r>
                </m:e>
              </m:d>
            </m:e>
          </m:eqArr>
        </m:oMath>
      </m:oMathPara>
    </w:p>
    <w:p w14:paraId="270CF104" w14:textId="7BCDBC82" w:rsidR="00B2357F" w:rsidRDefault="00C6178A" w:rsidP="000D5AC0">
      <w:pPr>
        <w:spacing w:line="360" w:lineRule="auto"/>
        <w:ind w:firstLineChars="196" w:firstLine="412"/>
        <w:rPr>
          <w:rFonts w:ascii="宋体" w:hAnsi="宋体"/>
          <w:color w:val="000000"/>
          <w:sz w:val="21"/>
          <w:szCs w:val="21"/>
        </w:rPr>
      </w:pPr>
      <w:r>
        <w:rPr>
          <w:rFonts w:ascii="宋体" w:hAnsi="宋体" w:hint="eastAsia"/>
          <w:color w:val="000000"/>
          <w:sz w:val="21"/>
          <w:szCs w:val="21"/>
        </w:rPr>
        <w:t xml:space="preserve">其中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hint="eastAsia"/>
                <w:color w:val="000000"/>
                <w:sz w:val="21"/>
                <w:szCs w:val="21"/>
              </w:rPr>
              <m:t>r</m:t>
            </m:r>
            <m:r>
              <w:rPr>
                <w:rFonts w:ascii="Cambria Math" w:hAnsi="Cambria Math"/>
                <w:color w:val="000000"/>
                <w:sz w:val="21"/>
                <w:szCs w:val="21"/>
              </w:rPr>
              <m:t>,</m:t>
            </m:r>
            <m:r>
              <w:rPr>
                <w:rFonts w:ascii="Cambria Math" w:hAnsi="Cambria Math" w:hint="eastAsia"/>
                <w:color w:val="000000"/>
                <w:sz w:val="21"/>
                <w:szCs w:val="21"/>
              </w:rPr>
              <m:t>p</m:t>
            </m:r>
            <m:r>
              <w:rPr>
                <w:rFonts w:ascii="Cambria Math" w:hAnsi="Cambria Math"/>
                <w:color w:val="000000"/>
                <w:sz w:val="21"/>
                <w:szCs w:val="21"/>
              </w:rPr>
              <m:t>j</m:t>
            </m:r>
          </m:sub>
        </m:sSub>
      </m:oMath>
      <w:r>
        <w:rPr>
          <w:rFonts w:ascii="宋体" w:hAnsi="宋体" w:hint="eastAsia"/>
          <w:color w:val="000000"/>
          <w:sz w:val="21"/>
          <w:szCs w:val="21"/>
        </w:rPr>
        <w:t xml:space="preserve"> 为接收机 </w:t>
      </w:r>
      <m:oMath>
        <m:r>
          <w:rPr>
            <w:rFonts w:ascii="Cambria Math" w:hAnsi="Cambria Math" w:hint="eastAsia"/>
            <w:color w:val="000000"/>
            <w:sz w:val="21"/>
            <w:szCs w:val="21"/>
          </w:rPr>
          <m:t>j</m:t>
        </m:r>
      </m:oMath>
      <w:r>
        <w:rPr>
          <w:rFonts w:ascii="宋体" w:hAnsi="宋体" w:hint="eastAsia"/>
          <w:color w:val="000000"/>
          <w:sz w:val="21"/>
          <w:szCs w:val="21"/>
        </w:rPr>
        <w:t xml:space="preserve"> 接收到的干扰功率，</w:t>
      </w:r>
      <m:oMath>
        <m:sSub>
          <m:sSubPr>
            <m:ctrlPr>
              <w:rPr>
                <w:rFonts w:ascii="Cambria Math" w:hAnsi="Cambria Math"/>
                <w:i/>
                <w:color w:val="000000"/>
                <w:sz w:val="21"/>
                <w:szCs w:val="21"/>
              </w:rPr>
            </m:ctrlPr>
          </m:sSubPr>
          <m:e>
            <m:r>
              <w:rPr>
                <w:rFonts w:ascii="Cambria Math" w:hAnsi="Cambria Math"/>
                <w:color w:val="000000"/>
                <w:sz w:val="21"/>
                <w:szCs w:val="21"/>
              </w:rPr>
              <m:t>N</m:t>
            </m:r>
          </m:e>
          <m:sub>
            <m:r>
              <w:rPr>
                <w:rFonts w:ascii="Cambria Math" w:hAnsi="Cambria Math"/>
                <w:color w:val="000000"/>
                <w:sz w:val="21"/>
                <w:szCs w:val="21"/>
              </w:rPr>
              <m:t>0</m:t>
            </m:r>
          </m:sub>
        </m:sSub>
      </m:oMath>
      <w:r>
        <w:rPr>
          <w:rFonts w:ascii="宋体" w:hAnsi="宋体" w:hint="eastAsia"/>
          <w:color w:val="000000"/>
          <w:sz w:val="21"/>
          <w:szCs w:val="21"/>
        </w:rPr>
        <w:t xml:space="preserve"> 为白噪声功率谱密度，</w:t>
      </w:r>
      <m:oMath>
        <m:r>
          <w:rPr>
            <w:rFonts w:ascii="Cambria Math" w:hAnsi="Cambria Math"/>
            <w:color w:val="000000"/>
            <w:sz w:val="21"/>
            <w:szCs w:val="21"/>
          </w:rPr>
          <m:t>B</m:t>
        </m:r>
      </m:oMath>
      <w:r>
        <w:rPr>
          <w:rFonts w:ascii="宋体" w:hAnsi="宋体" w:hint="eastAsia"/>
          <w:color w:val="000000"/>
          <w:sz w:val="21"/>
          <w:szCs w:val="21"/>
        </w:rPr>
        <w:t xml:space="preserve"> 为带宽。接收功率</w:t>
      </w:r>
      <w:r w:rsidR="000D5AC0">
        <w:rPr>
          <w:rFonts w:ascii="宋体" w:hAnsi="宋体" w:hint="eastAsia"/>
          <w:color w:val="000000"/>
          <w:sz w:val="21"/>
          <w:szCs w:val="21"/>
        </w:rPr>
        <w:t>由发射功率和信道模型计算得出，根据是否是视距信道选择。</w:t>
      </w:r>
    </w:p>
    <w:p w14:paraId="1EC5B84C" w14:textId="37E54385" w:rsidR="000D5AC0" w:rsidRDefault="000D5AC0" w:rsidP="000D5AC0">
      <w:pPr>
        <w:spacing w:line="360" w:lineRule="auto"/>
        <w:ind w:firstLineChars="196" w:firstLine="412"/>
        <w:rPr>
          <w:rFonts w:ascii="宋体" w:hAnsi="宋体"/>
          <w:color w:val="000000"/>
          <w:sz w:val="21"/>
          <w:szCs w:val="21"/>
        </w:rPr>
      </w:pPr>
      <w:r>
        <w:rPr>
          <w:rFonts w:ascii="宋体" w:hAnsi="宋体" w:hint="eastAsia"/>
          <w:color w:val="000000"/>
          <w:sz w:val="21"/>
          <w:szCs w:val="21"/>
        </w:rPr>
        <w:t xml:space="preserve">对无人机 </w:t>
      </w:r>
      <m:oMath>
        <m:r>
          <w:rPr>
            <w:rFonts w:ascii="Cambria Math" w:hAnsi="Cambria Math"/>
            <w:color w:val="000000"/>
            <w:sz w:val="21"/>
            <w:szCs w:val="21"/>
          </w:rPr>
          <m:t>i</m:t>
        </m:r>
      </m:oMath>
      <w:r>
        <w:rPr>
          <w:rFonts w:ascii="宋体" w:hAnsi="宋体" w:hint="eastAsia"/>
          <w:color w:val="000000"/>
          <w:sz w:val="21"/>
          <w:szCs w:val="21"/>
        </w:rPr>
        <w:t xml:space="preserve"> 和无人机 </w:t>
      </w:r>
      <m:oMath>
        <m:r>
          <w:rPr>
            <w:rFonts w:ascii="Cambria Math" w:hAnsi="Cambria Math" w:hint="eastAsia"/>
            <w:color w:val="000000"/>
            <w:sz w:val="21"/>
            <w:szCs w:val="21"/>
          </w:rPr>
          <m:t>j</m:t>
        </m:r>
      </m:oMath>
      <w:r>
        <w:rPr>
          <w:rFonts w:ascii="宋体" w:hAnsi="宋体" w:hint="eastAsia"/>
          <w:color w:val="000000"/>
          <w:sz w:val="21"/>
          <w:szCs w:val="21"/>
        </w:rPr>
        <w:t xml:space="preserve"> 之间的通信链路，如果满足：</w:t>
      </w:r>
    </w:p>
    <w:p w14:paraId="547E25C2" w14:textId="5800D867" w:rsidR="000D5AC0" w:rsidRDefault="000A77FB" w:rsidP="000D5AC0">
      <w:pPr>
        <w:spacing w:line="360" w:lineRule="auto"/>
        <w:ind w:firstLineChars="196" w:firstLine="412"/>
        <w:rPr>
          <w:rFonts w:ascii="宋体" w:hAnsi="宋体"/>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color w:val="000000"/>
                      <w:sz w:val="21"/>
                      <w:szCs w:val="21"/>
                    </w:rPr>
                    <m:t>ij</m:t>
                  </m:r>
                </m:sub>
              </m:sSub>
              <m:r>
                <w:rPr>
                  <w:rFonts w:ascii="Cambria Math" w:hAnsi="Cambria Math" w:hint="eastAsia"/>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γ</m:t>
                  </m:r>
                </m:e>
                <m:sub>
                  <m:r>
                    <m:rPr>
                      <m:nor/>
                    </m:rPr>
                    <w:rPr>
                      <w:rFonts w:ascii="宋体" w:hAnsi="宋体"/>
                      <w:color w:val="000000"/>
                      <w:sz w:val="21"/>
                      <w:szCs w:val="21"/>
                    </w:rPr>
                    <m:t>th</m:t>
                  </m:r>
                </m:sub>
              </m:sSub>
              <m:r>
                <w:rPr>
                  <w:rFonts w:ascii="Cambria Math" w:hAnsi="Cambria Math" w:hint="eastAsia"/>
                  <w:color w:val="000000"/>
                  <w:sz w:val="21"/>
                  <w:szCs w:val="21"/>
                </w:rPr>
                <m:t>,</m:t>
              </m:r>
              <w:bookmarkStart w:id="13" w:name="OLE_LINK8"/>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hint="eastAsia"/>
                      <w:color w:val="000000"/>
                      <w:sz w:val="21"/>
                      <w:szCs w:val="21"/>
                    </w:rPr>
                    <m:t>ji</m:t>
                  </m:r>
                </m:sub>
              </m:sSub>
              <w:bookmarkEnd w:id="13"/>
              <m:r>
                <w:rPr>
                  <w:rFonts w:ascii="Cambria Math" w:hAnsi="Cambria Math" w:hint="eastAsia"/>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γ</m:t>
                  </m:r>
                </m:e>
                <m:sub>
                  <m:r>
                    <m:rPr>
                      <m:nor/>
                    </m:rPr>
                    <w:rPr>
                      <w:rFonts w:ascii="宋体" w:hAnsi="宋体"/>
                      <w:color w:val="000000"/>
                      <w:sz w:val="21"/>
                      <w:szCs w:val="21"/>
                    </w:rPr>
                    <m:t>th</m:t>
                  </m:r>
                </m:sub>
              </m:sSub>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6</m:t>
                  </m:r>
                </m:e>
              </m:d>
            </m:e>
          </m:eqArr>
        </m:oMath>
      </m:oMathPara>
    </w:p>
    <w:p w14:paraId="1791ACEF" w14:textId="30D697EA" w:rsidR="00634331" w:rsidRDefault="00B2357F" w:rsidP="0098510E">
      <w:pPr>
        <w:spacing w:line="360" w:lineRule="auto"/>
        <w:ind w:firstLineChars="196" w:firstLine="412"/>
        <w:rPr>
          <w:rFonts w:ascii="宋体" w:hAnsi="宋体"/>
          <w:color w:val="000000"/>
          <w:sz w:val="21"/>
          <w:szCs w:val="21"/>
        </w:rPr>
      </w:pPr>
      <w:r w:rsidRPr="00B2357F">
        <w:rPr>
          <w:rFonts w:ascii="宋体" w:hAnsi="宋体" w:hint="eastAsia"/>
          <w:color w:val="000000"/>
          <w:sz w:val="21"/>
          <w:szCs w:val="21"/>
        </w:rPr>
        <w:t>则认为</w:t>
      </w:r>
      <w:r w:rsidR="000D5AC0">
        <w:rPr>
          <w:rFonts w:ascii="宋体" w:hAnsi="宋体"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i</m:t>
            </m:r>
            <m:r>
              <m:rPr>
                <m:sty m:val="p"/>
              </m:rPr>
              <w:rPr>
                <w:rFonts w:ascii="Cambria Math" w:hAnsi="Cambria Math"/>
                <w:color w:val="000000"/>
                <w:sz w:val="21"/>
                <w:szCs w:val="21"/>
              </w:rPr>
              <m:t>​</m:t>
            </m:r>
          </m:sub>
        </m:sSub>
      </m:oMath>
      <w:r w:rsidR="000D5AC0">
        <w:rPr>
          <w:rFonts w:ascii="宋体" w:hAnsi="宋体" w:hint="eastAsia"/>
          <w:color w:val="000000"/>
          <w:sz w:val="21"/>
          <w:szCs w:val="21"/>
        </w:rPr>
        <w:t xml:space="preserve"> 和 </w:t>
      </w:r>
      <m:oMath>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j</m:t>
            </m:r>
            <m:r>
              <m:rPr>
                <m:sty m:val="p"/>
              </m:rPr>
              <w:rPr>
                <w:rFonts w:ascii="Cambria Math" w:hAnsi="Cambria Math"/>
                <w:color w:val="000000"/>
                <w:sz w:val="21"/>
                <w:szCs w:val="21"/>
              </w:rPr>
              <m:t>​</m:t>
            </m:r>
          </m:sub>
        </m:sSub>
      </m:oMath>
      <w:r w:rsidR="000D5AC0">
        <w:rPr>
          <w:rFonts w:ascii="宋体" w:hAnsi="宋体" w:hint="eastAsia"/>
          <w:color w:val="000000"/>
          <w:sz w:val="21"/>
          <w:szCs w:val="21"/>
        </w:rPr>
        <w:t xml:space="preserve"> </w:t>
      </w:r>
      <w:r w:rsidRPr="00B2357F">
        <w:rPr>
          <w:rFonts w:ascii="宋体" w:hAnsi="宋体" w:hint="eastAsia"/>
          <w:color w:val="000000"/>
          <w:sz w:val="21"/>
          <w:szCs w:val="21"/>
        </w:rPr>
        <w:t>之间存在有效的通信</w:t>
      </w:r>
      <w:r w:rsidR="000D5AC0">
        <w:rPr>
          <w:rFonts w:ascii="宋体" w:hAnsi="宋体" w:hint="eastAsia"/>
          <w:color w:val="000000"/>
          <w:sz w:val="21"/>
          <w:szCs w:val="21"/>
        </w:rPr>
        <w:t>链路</w:t>
      </w:r>
      <w:r w:rsidR="0098510E">
        <w:rPr>
          <w:rFonts w:ascii="宋体" w:hAnsi="宋体" w:hint="eastAsia"/>
          <w:color w:val="000000"/>
          <w:sz w:val="21"/>
          <w:szCs w:val="21"/>
        </w:rPr>
        <w:t>。</w:t>
      </w:r>
      <w:r w:rsidR="00DC261A">
        <w:rPr>
          <w:rFonts w:ascii="宋体" w:hAnsi="宋体" w:hint="eastAsia"/>
          <w:color w:val="000000"/>
          <w:sz w:val="21"/>
          <w:szCs w:val="21"/>
        </w:rPr>
        <w:t>如果任意两个无人机都存在有效的单跳或多跳通信链路，</w:t>
      </w:r>
      <w:r w:rsidR="00DC261A">
        <w:rPr>
          <w:rFonts w:ascii="宋体" w:hAnsi="宋体" w:hint="eastAsia"/>
          <w:color w:val="000000"/>
          <w:sz w:val="21"/>
          <w:szCs w:val="21"/>
        </w:rPr>
        <w:lastRenderedPageBreak/>
        <w:t>则认为</w:t>
      </w:r>
      <w:r w:rsidR="004854D6">
        <w:rPr>
          <w:rFonts w:ascii="宋体" w:hAnsi="宋体" w:hint="eastAsia"/>
          <w:color w:val="000000"/>
          <w:sz w:val="21"/>
          <w:szCs w:val="21"/>
        </w:rPr>
        <w:t>整个无人机集群</w:t>
      </w:r>
      <w:r w:rsidR="00DC261A">
        <w:rPr>
          <w:rFonts w:ascii="宋体" w:hAnsi="宋体" w:hint="eastAsia"/>
          <w:color w:val="000000"/>
          <w:sz w:val="21"/>
          <w:szCs w:val="21"/>
        </w:rPr>
        <w:t>网络是连通的。</w:t>
      </w:r>
    </w:p>
    <w:bookmarkEnd w:id="12"/>
    <w:p w14:paraId="36AD61C4" w14:textId="7799BFF1" w:rsidR="00222F6C" w:rsidRDefault="0079034F" w:rsidP="00C631A8">
      <w:pPr>
        <w:spacing w:line="360" w:lineRule="auto"/>
        <w:outlineLvl w:val="0"/>
        <w:rPr>
          <w:rFonts w:ascii="宋体" w:hAnsi="宋体"/>
          <w:b/>
          <w:color w:val="000000"/>
          <w:sz w:val="28"/>
          <w:szCs w:val="28"/>
        </w:rPr>
      </w:pPr>
      <w:r>
        <w:rPr>
          <w:rFonts w:ascii="宋体" w:hAnsi="宋体"/>
          <w:b/>
          <w:color w:val="000000"/>
          <w:sz w:val="28"/>
          <w:szCs w:val="28"/>
        </w:rPr>
        <w:t>3</w:t>
      </w:r>
      <w:r w:rsidR="00E8093C" w:rsidRPr="00222F6C">
        <w:rPr>
          <w:rFonts w:ascii="宋体" w:hAnsi="宋体" w:hint="eastAsia"/>
          <w:b/>
          <w:color w:val="000000"/>
          <w:sz w:val="28"/>
          <w:szCs w:val="28"/>
        </w:rPr>
        <w:t xml:space="preserve"> </w:t>
      </w:r>
      <w:bookmarkStart w:id="14" w:name="_Hlk210638954"/>
      <w:r w:rsidR="00D03B5B" w:rsidRPr="00465C78">
        <w:rPr>
          <w:b/>
          <w:color w:val="000000"/>
          <w:sz w:val="28"/>
          <w:szCs w:val="28"/>
        </w:rPr>
        <w:t>C-RRT</w:t>
      </w:r>
      <w:r w:rsidR="00465C78" w:rsidRPr="00465C78">
        <w:rPr>
          <w:b/>
          <w:color w:val="000000"/>
          <w:sz w:val="28"/>
          <w:szCs w:val="28"/>
        </w:rPr>
        <w:t>*</w:t>
      </w:r>
      <w:r w:rsidR="00D03B5B" w:rsidRPr="00465C78">
        <w:rPr>
          <w:b/>
          <w:color w:val="000000"/>
          <w:sz w:val="28"/>
          <w:szCs w:val="28"/>
        </w:rPr>
        <w:t>-APF</w:t>
      </w:r>
      <w:bookmarkEnd w:id="14"/>
      <w:r w:rsidR="00D03B5B">
        <w:rPr>
          <w:rFonts w:ascii="宋体" w:hAnsi="宋体" w:hint="eastAsia"/>
          <w:b/>
          <w:color w:val="000000"/>
          <w:sz w:val="28"/>
          <w:szCs w:val="28"/>
        </w:rPr>
        <w:t>算法</w:t>
      </w:r>
    </w:p>
    <w:p w14:paraId="72FE8F47" w14:textId="4BF343AA" w:rsidR="000521FD" w:rsidRPr="000521FD" w:rsidRDefault="000521FD" w:rsidP="00234ACA">
      <w:pPr>
        <w:spacing w:line="360" w:lineRule="auto"/>
        <w:outlineLvl w:val="1"/>
        <w:rPr>
          <w:b/>
          <w:sz w:val="21"/>
          <w:szCs w:val="21"/>
        </w:rPr>
      </w:pPr>
      <w:r w:rsidRPr="000521FD">
        <w:rPr>
          <w:rFonts w:hint="eastAsia"/>
          <w:b/>
          <w:sz w:val="21"/>
          <w:szCs w:val="21"/>
        </w:rPr>
        <w:t>3</w:t>
      </w:r>
      <w:r w:rsidRPr="000521FD">
        <w:rPr>
          <w:b/>
          <w:sz w:val="21"/>
          <w:szCs w:val="21"/>
        </w:rPr>
        <w:t xml:space="preserve">.1 </w:t>
      </w:r>
      <w:r w:rsidR="004E7C0B">
        <w:rPr>
          <w:rFonts w:hint="eastAsia"/>
          <w:b/>
          <w:sz w:val="21"/>
          <w:szCs w:val="21"/>
        </w:rPr>
        <w:t>总体</w:t>
      </w:r>
      <w:r w:rsidRPr="000521FD">
        <w:rPr>
          <w:rFonts w:hint="eastAsia"/>
          <w:b/>
          <w:sz w:val="21"/>
          <w:szCs w:val="21"/>
        </w:rPr>
        <w:t>架构</w:t>
      </w:r>
    </w:p>
    <w:p w14:paraId="2E9C5FD5" w14:textId="54AC3C11" w:rsidR="009530D1" w:rsidRDefault="004E7C0B" w:rsidP="00465C78">
      <w:pPr>
        <w:spacing w:line="360" w:lineRule="auto"/>
        <w:ind w:firstLineChars="196" w:firstLine="412"/>
        <w:rPr>
          <w:color w:val="000000"/>
          <w:sz w:val="21"/>
          <w:szCs w:val="21"/>
        </w:rPr>
      </w:pPr>
      <w:bookmarkStart w:id="15" w:name="OLE_LINK5"/>
      <w:r>
        <w:rPr>
          <w:rFonts w:hint="eastAsia"/>
          <w:color w:val="000000"/>
          <w:sz w:val="21"/>
          <w:szCs w:val="21"/>
        </w:rPr>
        <w:t>本文提出的</w:t>
      </w:r>
      <w:r w:rsidRPr="004E7C0B">
        <w:rPr>
          <w:rFonts w:hint="eastAsia"/>
          <w:color w:val="000000"/>
          <w:sz w:val="21"/>
          <w:szCs w:val="21"/>
        </w:rPr>
        <w:t>全局路径采样与局部人工势场法相结合的</w:t>
      </w:r>
      <w:r w:rsidR="00007A85">
        <w:rPr>
          <w:rFonts w:hint="eastAsia"/>
          <w:color w:val="000000"/>
          <w:sz w:val="21"/>
          <w:szCs w:val="21"/>
        </w:rPr>
        <w:t>连通</w:t>
      </w:r>
      <w:r w:rsidR="006B2B47">
        <w:rPr>
          <w:rFonts w:hint="eastAsia"/>
          <w:color w:val="000000"/>
          <w:sz w:val="21"/>
          <w:szCs w:val="21"/>
        </w:rPr>
        <w:t>性</w:t>
      </w:r>
      <w:r w:rsidRPr="004E7C0B">
        <w:rPr>
          <w:rFonts w:hint="eastAsia"/>
          <w:color w:val="000000"/>
          <w:sz w:val="21"/>
          <w:szCs w:val="21"/>
        </w:rPr>
        <w:t>保持路径规划方法（</w:t>
      </w:r>
      <w:r w:rsidRPr="004E7C0B">
        <w:rPr>
          <w:rFonts w:hint="eastAsia"/>
          <w:color w:val="000000"/>
          <w:sz w:val="21"/>
          <w:szCs w:val="21"/>
        </w:rPr>
        <w:t>C-RRT*-APF</w:t>
      </w:r>
      <w:r w:rsidRPr="004E7C0B">
        <w:rPr>
          <w:rFonts w:hint="eastAsia"/>
          <w:color w:val="000000"/>
          <w:sz w:val="21"/>
          <w:szCs w:val="21"/>
        </w:rPr>
        <w:t>）</w:t>
      </w:r>
      <w:r>
        <w:rPr>
          <w:rFonts w:hint="eastAsia"/>
          <w:color w:val="000000"/>
          <w:sz w:val="21"/>
          <w:szCs w:val="21"/>
        </w:rPr>
        <w:t>总体</w:t>
      </w:r>
      <w:r w:rsidR="003D7711" w:rsidRPr="003D7711">
        <w:rPr>
          <w:rFonts w:hint="eastAsia"/>
          <w:color w:val="000000"/>
          <w:sz w:val="21"/>
          <w:szCs w:val="21"/>
        </w:rPr>
        <w:t>框架如图</w:t>
      </w:r>
      <w:r w:rsidR="003D7711" w:rsidRPr="003D7711">
        <w:rPr>
          <w:rFonts w:hint="eastAsia"/>
          <w:color w:val="000000"/>
          <w:sz w:val="21"/>
          <w:szCs w:val="21"/>
        </w:rPr>
        <w:t>2</w:t>
      </w:r>
      <w:r w:rsidR="003D7711" w:rsidRPr="003D7711">
        <w:rPr>
          <w:rFonts w:hint="eastAsia"/>
          <w:color w:val="000000"/>
          <w:sz w:val="21"/>
          <w:szCs w:val="21"/>
        </w:rPr>
        <w:t>所示。</w:t>
      </w:r>
      <w:r w:rsidR="009530D1" w:rsidRPr="009530D1">
        <w:rPr>
          <w:rFonts w:hint="eastAsia"/>
          <w:color w:val="000000"/>
          <w:sz w:val="21"/>
          <w:szCs w:val="21"/>
        </w:rPr>
        <w:t>为保证大规模无人机集群的可扩展性与规划稳定性，算法首先基于各无人机的初始空间分布</w:t>
      </w:r>
      <w:ins w:id="16" w:author="Lianghui Ding" w:date="2025-12-14T16:57:00Z">
        <w:r w:rsidR="006C203F">
          <w:rPr>
            <w:rFonts w:hint="eastAsia"/>
            <w:color w:val="000000"/>
            <w:sz w:val="21"/>
            <w:szCs w:val="21"/>
          </w:rPr>
          <w:t>式</w:t>
        </w:r>
      </w:ins>
      <w:r w:rsidR="009530D1" w:rsidRPr="009530D1">
        <w:rPr>
          <w:rFonts w:hint="eastAsia"/>
          <w:color w:val="000000"/>
          <w:sz w:val="21"/>
          <w:szCs w:val="21"/>
        </w:rPr>
        <w:t>进行簇划分，将集群划分为若干个簇</w:t>
      </w:r>
      <w:ins w:id="17" w:author="Lianghui Ding" w:date="2025-12-14T16:57:00Z">
        <w:r w:rsidR="006C203F">
          <w:rPr>
            <w:rFonts w:hint="eastAsia"/>
            <w:color w:val="000000"/>
            <w:sz w:val="21"/>
            <w:szCs w:val="21"/>
          </w:rPr>
          <w:t>。</w:t>
        </w:r>
      </w:ins>
      <w:commentRangeStart w:id="18"/>
      <w:commentRangeStart w:id="19"/>
      <w:commentRangeEnd w:id="18"/>
      <w:del w:id="20" w:author="运璐 何" w:date="2025-12-15T10:32:00Z">
        <w:r w:rsidR="006C203F" w:rsidDel="00465C78">
          <w:rPr>
            <w:rStyle w:val="ac"/>
          </w:rPr>
          <w:commentReference w:id="18"/>
        </w:r>
        <w:commentRangeEnd w:id="19"/>
        <w:r w:rsidR="00500A4D" w:rsidDel="00465C78">
          <w:rPr>
            <w:rStyle w:val="ac"/>
          </w:rPr>
          <w:commentReference w:id="19"/>
        </w:r>
      </w:del>
      <w:ins w:id="21" w:author="Lianghui Ding" w:date="2025-12-14T16:57:00Z">
        <w:del w:id="22" w:author="运璐 何" w:date="2025-12-15T10:32:00Z">
          <w:r w:rsidR="00761945" w:rsidDel="00465C78">
            <w:rPr>
              <w:rFonts w:hint="eastAsia"/>
              <w:color w:val="000000"/>
              <w:sz w:val="21"/>
              <w:szCs w:val="21"/>
            </w:rPr>
            <w:delText>本文</w:delText>
          </w:r>
        </w:del>
      </w:ins>
      <w:commentRangeStart w:id="23"/>
      <w:commentRangeStart w:id="24"/>
      <w:del w:id="25" w:author="运璐 何" w:date="2025-12-15T10:32:00Z">
        <w:r w:rsidR="009530D1" w:rsidRPr="009530D1" w:rsidDel="00465C78">
          <w:rPr>
            <w:rFonts w:hint="eastAsia"/>
            <w:color w:val="000000"/>
            <w:sz w:val="21"/>
            <w:szCs w:val="21"/>
          </w:rPr>
          <w:delText>每簇无人机数量不超过</w:delText>
        </w:r>
        <w:r w:rsidR="009530D1" w:rsidRPr="009530D1" w:rsidDel="00465C78">
          <w:rPr>
            <w:rFonts w:hint="eastAsia"/>
            <w:color w:val="000000"/>
            <w:sz w:val="21"/>
            <w:szCs w:val="21"/>
          </w:rPr>
          <w:delText xml:space="preserve"> 10 </w:delText>
        </w:r>
        <w:r w:rsidR="009530D1" w:rsidRPr="009530D1" w:rsidDel="00465C78">
          <w:rPr>
            <w:rFonts w:hint="eastAsia"/>
            <w:color w:val="000000"/>
            <w:sz w:val="21"/>
            <w:szCs w:val="21"/>
          </w:rPr>
          <w:delText>架</w:delText>
        </w:r>
        <w:commentRangeEnd w:id="23"/>
        <w:r w:rsidR="0073462B" w:rsidDel="00465C78">
          <w:rPr>
            <w:rStyle w:val="ac"/>
          </w:rPr>
          <w:commentReference w:id="23"/>
        </w:r>
        <w:commentRangeEnd w:id="24"/>
        <w:r w:rsidR="006B2B47" w:rsidDel="00465C78">
          <w:rPr>
            <w:rStyle w:val="ac"/>
          </w:rPr>
          <w:commentReference w:id="24"/>
        </w:r>
        <w:r w:rsidR="009530D1" w:rsidRPr="009530D1" w:rsidDel="00465C78">
          <w:rPr>
            <w:rFonts w:hint="eastAsia"/>
            <w:color w:val="000000"/>
            <w:sz w:val="21"/>
            <w:szCs w:val="21"/>
          </w:rPr>
          <w:delText>，以</w:delText>
        </w:r>
        <w:r w:rsidR="00AA452D" w:rsidDel="00465C78">
          <w:rPr>
            <w:rFonts w:hint="eastAsia"/>
            <w:color w:val="000000"/>
            <w:sz w:val="21"/>
            <w:szCs w:val="21"/>
          </w:rPr>
          <w:delText>降低多源</w:delText>
        </w:r>
        <w:r w:rsidR="009530D1" w:rsidDel="00465C78">
          <w:rPr>
            <w:rFonts w:hint="eastAsia"/>
            <w:color w:val="000000"/>
            <w:sz w:val="21"/>
            <w:szCs w:val="21"/>
          </w:rPr>
          <w:delText>势场</w:delText>
        </w:r>
        <w:r w:rsidR="00AA452D" w:rsidDel="00465C78">
          <w:rPr>
            <w:rFonts w:hint="eastAsia"/>
            <w:color w:val="000000"/>
            <w:sz w:val="21"/>
            <w:szCs w:val="21"/>
          </w:rPr>
          <w:delText>叠加导致的影响</w:delText>
        </w:r>
      </w:del>
      <w:r w:rsidR="009530D1" w:rsidRPr="009530D1">
        <w:rPr>
          <w:rFonts w:hint="eastAsia"/>
          <w:color w:val="000000"/>
          <w:sz w:val="21"/>
          <w:szCs w:val="21"/>
        </w:rPr>
        <w:t>。</w:t>
      </w:r>
      <w:ins w:id="26" w:author="运璐 何" w:date="2025-12-14T21:06:00Z">
        <w:r w:rsidR="00500A4D">
          <w:rPr>
            <w:rFonts w:hint="eastAsia"/>
            <w:color w:val="000000"/>
            <w:sz w:val="21"/>
            <w:szCs w:val="21"/>
          </w:rPr>
          <w:t>根据现有人工势场类算法</w:t>
        </w:r>
      </w:ins>
      <w:r w:rsidR="00C41E2B">
        <w:rPr>
          <w:color w:val="000000"/>
          <w:sz w:val="21"/>
          <w:szCs w:val="21"/>
        </w:rPr>
        <w:fldChar w:fldCharType="begin"/>
      </w:r>
      <w:r w:rsidR="00C41E2B">
        <w:rPr>
          <w:color w:val="000000"/>
          <w:sz w:val="21"/>
          <w:szCs w:val="21"/>
        </w:rPr>
        <w:instrText xml:space="preserve"> REF _Ref216783750 \r \h </w:instrText>
      </w:r>
      <w:r w:rsidR="00C41E2B" w:rsidRPr="00C41E2B">
        <w:rPr>
          <w:color w:val="000000"/>
          <w:sz w:val="21"/>
          <w:szCs w:val="21"/>
        </w:rPr>
        <w:instrText>\#"[0"</w:instrText>
      </w:r>
      <w:r w:rsidR="00C41E2B">
        <w:rPr>
          <w:color w:val="000000"/>
          <w:sz w:val="21"/>
          <w:szCs w:val="21"/>
        </w:rPr>
      </w:r>
      <w:r w:rsidR="00C41E2B">
        <w:rPr>
          <w:color w:val="000000"/>
          <w:sz w:val="21"/>
          <w:szCs w:val="21"/>
        </w:rPr>
        <w:fldChar w:fldCharType="separate"/>
      </w:r>
      <w:r w:rsidR="00C41E2B" w:rsidRPr="00C41E2B">
        <w:rPr>
          <w:color w:val="000000"/>
          <w:sz w:val="21"/>
          <w:szCs w:val="21"/>
        </w:rPr>
        <w:t>[</w:t>
      </w:r>
      <w:r w:rsidR="00C41E2B">
        <w:rPr>
          <w:color w:val="000000"/>
          <w:sz w:val="21"/>
          <w:szCs w:val="21"/>
        </w:rPr>
        <w:t>18</w:t>
      </w:r>
      <w:r w:rsidR="00C41E2B">
        <w:rPr>
          <w:color w:val="000000"/>
          <w:sz w:val="21"/>
          <w:szCs w:val="21"/>
        </w:rPr>
        <w:fldChar w:fldCharType="end"/>
      </w:r>
      <w:r w:rsidR="00C41E2B">
        <w:rPr>
          <w:color w:val="000000"/>
          <w:sz w:val="21"/>
          <w:szCs w:val="21"/>
        </w:rPr>
        <w:t>-</w:t>
      </w:r>
      <w:r w:rsidR="00C41E2B">
        <w:rPr>
          <w:color w:val="000000"/>
          <w:sz w:val="21"/>
          <w:szCs w:val="21"/>
        </w:rPr>
        <w:fldChar w:fldCharType="begin"/>
      </w:r>
      <w:r w:rsidR="00C41E2B">
        <w:rPr>
          <w:color w:val="000000"/>
          <w:sz w:val="21"/>
          <w:szCs w:val="21"/>
        </w:rPr>
        <w:instrText xml:space="preserve"> REF _Ref216783811 \r \h</w:instrText>
      </w:r>
      <w:r w:rsidR="00C41E2B" w:rsidRPr="00C41E2B">
        <w:rPr>
          <w:color w:val="000000"/>
          <w:sz w:val="21"/>
          <w:szCs w:val="21"/>
        </w:rPr>
        <w:instrText xml:space="preserve"> </w:instrText>
      </w:r>
      <w:r w:rsidR="00C41E2B" w:rsidRPr="00C41E2B">
        <w:rPr>
          <w:color w:val="000000"/>
          <w:sz w:val="21"/>
          <w:szCs w:val="21"/>
        </w:rPr>
        <w:instrText>\#"0</w:instrText>
      </w:r>
      <w:r w:rsidR="00C41E2B">
        <w:rPr>
          <w:rFonts w:hint="eastAsia"/>
          <w:color w:val="000000"/>
          <w:sz w:val="21"/>
          <w:szCs w:val="21"/>
        </w:rPr>
        <w:instrText>]</w:instrText>
      </w:r>
      <w:r w:rsidR="00C41E2B" w:rsidRPr="00C41E2B">
        <w:rPr>
          <w:color w:val="000000"/>
          <w:sz w:val="21"/>
          <w:szCs w:val="21"/>
        </w:rPr>
        <w:instrText>"</w:instrText>
      </w:r>
      <w:r w:rsidR="00C41E2B">
        <w:rPr>
          <w:color w:val="000000"/>
          <w:sz w:val="21"/>
          <w:szCs w:val="21"/>
        </w:rPr>
      </w:r>
      <w:r w:rsidR="00C41E2B">
        <w:rPr>
          <w:color w:val="000000"/>
          <w:sz w:val="21"/>
          <w:szCs w:val="21"/>
        </w:rPr>
        <w:fldChar w:fldCharType="separate"/>
      </w:r>
      <w:r w:rsidR="00C41E2B">
        <w:rPr>
          <w:color w:val="000000"/>
          <w:sz w:val="21"/>
          <w:szCs w:val="21"/>
        </w:rPr>
        <w:t>22</w:t>
      </w:r>
      <w:r w:rsidR="00C41E2B">
        <w:rPr>
          <w:rFonts w:hint="eastAsia"/>
          <w:color w:val="000000"/>
          <w:sz w:val="21"/>
          <w:szCs w:val="21"/>
        </w:rPr>
        <w:t>]</w:t>
      </w:r>
      <w:r w:rsidR="00C41E2B">
        <w:rPr>
          <w:color w:val="000000"/>
          <w:sz w:val="21"/>
          <w:szCs w:val="21"/>
        </w:rPr>
        <w:fldChar w:fldCharType="end"/>
      </w:r>
      <w:ins w:id="27" w:author="运璐 何" w:date="2025-12-14T21:01:00Z">
        <w:r w:rsidR="00E8527D" w:rsidRPr="00E8527D">
          <w:rPr>
            <w:color w:val="000000"/>
            <w:sz w:val="21"/>
            <w:szCs w:val="21"/>
          </w:rPr>
          <w:t>的相关研究以及</w:t>
        </w:r>
      </w:ins>
      <w:ins w:id="28" w:author="运璐 何" w:date="2025-12-14T21:05:00Z">
        <w:r w:rsidR="00500A4D">
          <w:rPr>
            <w:rFonts w:hint="eastAsia"/>
            <w:color w:val="000000"/>
            <w:sz w:val="21"/>
            <w:szCs w:val="21"/>
          </w:rPr>
          <w:t>仿真中</w:t>
        </w:r>
      </w:ins>
      <w:ins w:id="29" w:author="运璐 何" w:date="2025-12-14T21:01:00Z">
        <w:r w:rsidR="00E8527D" w:rsidRPr="00E8527D">
          <w:rPr>
            <w:color w:val="000000"/>
            <w:sz w:val="21"/>
            <w:szCs w:val="21"/>
          </w:rPr>
          <w:t>CMUPF</w:t>
        </w:r>
        <w:r w:rsidR="00E8527D" w:rsidRPr="00E8527D">
          <w:rPr>
            <w:color w:val="000000"/>
            <w:sz w:val="21"/>
            <w:szCs w:val="21"/>
          </w:rPr>
          <w:t>算法的性能</w:t>
        </w:r>
      </w:ins>
      <w:ins w:id="30" w:author="运璐 何" w:date="2025-12-14T21:05:00Z">
        <w:r w:rsidR="00500A4D">
          <w:rPr>
            <w:rFonts w:hint="eastAsia"/>
            <w:color w:val="000000"/>
            <w:sz w:val="21"/>
            <w:szCs w:val="21"/>
          </w:rPr>
          <w:t>表现随无人机</w:t>
        </w:r>
      </w:ins>
      <w:ins w:id="31" w:author="运璐 何" w:date="2025-12-14T21:06:00Z">
        <w:r w:rsidR="00500A4D">
          <w:rPr>
            <w:rFonts w:hint="eastAsia"/>
            <w:color w:val="000000"/>
            <w:sz w:val="21"/>
            <w:szCs w:val="21"/>
          </w:rPr>
          <w:t>数量的下降</w:t>
        </w:r>
      </w:ins>
      <w:ins w:id="32" w:author="运璐 何" w:date="2025-12-14T21:01:00Z">
        <w:r w:rsidR="00E8527D" w:rsidRPr="00E8527D">
          <w:rPr>
            <w:color w:val="000000"/>
            <w:sz w:val="21"/>
            <w:szCs w:val="21"/>
          </w:rPr>
          <w:t>情况，本文初步限制在所提的复杂城市场景下每簇无人机数量不超过</w:t>
        </w:r>
        <w:r w:rsidR="00E8527D" w:rsidRPr="00E8527D">
          <w:rPr>
            <w:color w:val="000000"/>
            <w:sz w:val="21"/>
            <w:szCs w:val="21"/>
          </w:rPr>
          <w:t>10</w:t>
        </w:r>
        <w:r w:rsidR="00E8527D" w:rsidRPr="00E8527D">
          <w:rPr>
            <w:color w:val="000000"/>
            <w:sz w:val="21"/>
            <w:szCs w:val="21"/>
          </w:rPr>
          <w:t>架</w:t>
        </w:r>
        <w:r w:rsidR="00E8527D" w:rsidRPr="00E8527D">
          <w:rPr>
            <w:color w:val="000000"/>
            <w:sz w:val="21"/>
            <w:szCs w:val="21"/>
          </w:rPr>
          <w:t xml:space="preserve"> </w:t>
        </w:r>
        <w:r w:rsidR="00E8527D" w:rsidRPr="00E8527D">
          <w:rPr>
            <w:color w:val="000000"/>
            <w:sz w:val="21"/>
            <w:szCs w:val="21"/>
          </w:rPr>
          <w:t>，以降低簇内无人机多源势场叠加导致的影响。</w:t>
        </w:r>
      </w:ins>
      <w:r w:rsidR="00AA452D">
        <w:rPr>
          <w:rFonts w:hint="eastAsia"/>
          <w:color w:val="000000"/>
          <w:sz w:val="21"/>
          <w:szCs w:val="21"/>
        </w:rPr>
        <w:t>在规划</w:t>
      </w:r>
      <w:r w:rsidR="009530D1" w:rsidRPr="009530D1">
        <w:rPr>
          <w:rFonts w:hint="eastAsia"/>
          <w:color w:val="000000"/>
          <w:sz w:val="21"/>
          <w:szCs w:val="21"/>
        </w:rPr>
        <w:t>过程中，各无人机的簇归属保持固定，以确保</w:t>
      </w:r>
      <w:r w:rsidR="008A07CD">
        <w:rPr>
          <w:rFonts w:hint="eastAsia"/>
          <w:color w:val="000000"/>
          <w:sz w:val="21"/>
          <w:szCs w:val="21"/>
        </w:rPr>
        <w:t>全局规划</w:t>
      </w:r>
      <w:r w:rsidR="009530D1" w:rsidRPr="009530D1">
        <w:rPr>
          <w:rFonts w:hint="eastAsia"/>
          <w:color w:val="000000"/>
          <w:sz w:val="21"/>
          <w:szCs w:val="21"/>
        </w:rPr>
        <w:t>的</w:t>
      </w:r>
      <w:r w:rsidR="008A07CD">
        <w:rPr>
          <w:rFonts w:hint="eastAsia"/>
          <w:color w:val="000000"/>
          <w:sz w:val="21"/>
          <w:szCs w:val="21"/>
        </w:rPr>
        <w:t>连续</w:t>
      </w:r>
      <w:r w:rsidR="009530D1" w:rsidRPr="009530D1">
        <w:rPr>
          <w:rFonts w:hint="eastAsia"/>
          <w:color w:val="000000"/>
          <w:sz w:val="21"/>
          <w:szCs w:val="21"/>
        </w:rPr>
        <w:t>性。</w:t>
      </w:r>
    </w:p>
    <w:p w14:paraId="2C3B52E2" w14:textId="4836FFC7" w:rsidR="00E94433" w:rsidRDefault="0020273A" w:rsidP="00E94433">
      <w:pPr>
        <w:spacing w:line="360" w:lineRule="auto"/>
        <w:ind w:firstLineChars="196" w:firstLine="412"/>
        <w:rPr>
          <w:color w:val="000000"/>
          <w:sz w:val="21"/>
          <w:szCs w:val="21"/>
        </w:rPr>
      </w:pPr>
      <w:r>
        <w:rPr>
          <w:rFonts w:hint="eastAsia"/>
          <w:color w:val="000000"/>
          <w:sz w:val="21"/>
          <w:szCs w:val="21"/>
        </w:rPr>
        <w:t>路径规划</w:t>
      </w:r>
      <w:r w:rsidR="004E7C0B">
        <w:rPr>
          <w:rFonts w:hint="eastAsia"/>
          <w:color w:val="000000"/>
          <w:sz w:val="21"/>
          <w:szCs w:val="21"/>
        </w:rPr>
        <w:t>包括全局路径</w:t>
      </w:r>
      <w:r w:rsidR="008A07CD">
        <w:rPr>
          <w:rFonts w:hint="eastAsia"/>
          <w:color w:val="000000"/>
          <w:sz w:val="21"/>
          <w:szCs w:val="21"/>
        </w:rPr>
        <w:t>规划</w:t>
      </w:r>
      <w:r w:rsidR="004E7C0B">
        <w:rPr>
          <w:rFonts w:hint="eastAsia"/>
          <w:color w:val="000000"/>
          <w:sz w:val="21"/>
          <w:szCs w:val="21"/>
        </w:rPr>
        <w:t>和局部路径规划两个部分</w:t>
      </w:r>
      <w:r w:rsidR="00F225A9">
        <w:rPr>
          <w:rFonts w:hint="eastAsia"/>
          <w:color w:val="000000"/>
          <w:sz w:val="21"/>
          <w:szCs w:val="21"/>
        </w:rPr>
        <w:t>，全局路径规划</w:t>
      </w:r>
      <w:r w:rsidR="003D7711" w:rsidRPr="003D7711">
        <w:rPr>
          <w:rFonts w:hint="eastAsia"/>
          <w:color w:val="000000"/>
          <w:sz w:val="21"/>
          <w:szCs w:val="21"/>
        </w:rPr>
        <w:t>负责</w:t>
      </w:r>
      <w:r w:rsidR="00F225A9">
        <w:rPr>
          <w:rFonts w:hint="eastAsia"/>
          <w:color w:val="000000"/>
          <w:sz w:val="21"/>
          <w:szCs w:val="21"/>
        </w:rPr>
        <w:t>到目的地的关键点规划</w:t>
      </w:r>
      <w:r w:rsidR="003D7711" w:rsidRPr="003D7711">
        <w:rPr>
          <w:rFonts w:hint="eastAsia"/>
          <w:color w:val="000000"/>
          <w:sz w:val="21"/>
          <w:szCs w:val="21"/>
        </w:rPr>
        <w:t>与簇间协调，</w:t>
      </w:r>
      <w:r w:rsidR="00F225A9">
        <w:rPr>
          <w:rFonts w:hint="eastAsia"/>
          <w:color w:val="000000"/>
          <w:sz w:val="21"/>
          <w:szCs w:val="21"/>
        </w:rPr>
        <w:t>局部路径规划</w:t>
      </w:r>
      <w:r w:rsidR="003D7711" w:rsidRPr="003D7711">
        <w:rPr>
          <w:rFonts w:hint="eastAsia"/>
          <w:color w:val="000000"/>
          <w:sz w:val="21"/>
          <w:szCs w:val="21"/>
        </w:rPr>
        <w:t>负责</w:t>
      </w:r>
      <w:ins w:id="33" w:author="运璐 何" w:date="2025-12-15T10:33:00Z">
        <w:r w:rsidR="00327457">
          <w:rPr>
            <w:rFonts w:hint="eastAsia"/>
            <w:color w:val="000000"/>
            <w:sz w:val="21"/>
            <w:szCs w:val="21"/>
          </w:rPr>
          <w:t>簇内节点的</w:t>
        </w:r>
      </w:ins>
      <w:r w:rsidR="008A07CD">
        <w:rPr>
          <w:rFonts w:hint="eastAsia"/>
          <w:color w:val="000000"/>
          <w:sz w:val="21"/>
          <w:szCs w:val="21"/>
        </w:rPr>
        <w:t>建筑</w:t>
      </w:r>
      <w:r w:rsidR="00F225A9">
        <w:rPr>
          <w:rFonts w:hint="eastAsia"/>
          <w:color w:val="000000"/>
          <w:sz w:val="21"/>
          <w:szCs w:val="21"/>
        </w:rPr>
        <w:t>障碍和电磁干扰的避让</w:t>
      </w:r>
      <w:r w:rsidR="003D7711" w:rsidRPr="003D7711">
        <w:rPr>
          <w:rFonts w:hint="eastAsia"/>
          <w:color w:val="000000"/>
          <w:sz w:val="21"/>
          <w:szCs w:val="21"/>
        </w:rPr>
        <w:t>与通信保持。</w:t>
      </w:r>
      <w:r w:rsidR="00AA452D">
        <w:rPr>
          <w:rFonts w:hint="eastAsia"/>
          <w:color w:val="000000"/>
          <w:sz w:val="21"/>
          <w:szCs w:val="21"/>
        </w:rPr>
        <w:t>同时</w:t>
      </w:r>
      <w:r w:rsidR="00AA452D" w:rsidRPr="00AA452D">
        <w:rPr>
          <w:rFonts w:hint="eastAsia"/>
          <w:color w:val="000000"/>
          <w:sz w:val="21"/>
          <w:szCs w:val="21"/>
        </w:rPr>
        <w:t>为适应复杂城市环境的动态变化，算法在分层结构中引入感知驱动的重规划机制：局部规划执行后</w:t>
      </w:r>
      <w:r w:rsidR="008A07CD">
        <w:rPr>
          <w:rFonts w:hint="eastAsia"/>
          <w:color w:val="000000"/>
          <w:sz w:val="21"/>
          <w:szCs w:val="21"/>
        </w:rPr>
        <w:t>无人机集群通过</w:t>
      </w:r>
      <w:r w:rsidR="00AA452D" w:rsidRPr="00AA452D">
        <w:rPr>
          <w:rFonts w:hint="eastAsia"/>
          <w:color w:val="000000"/>
          <w:sz w:val="21"/>
          <w:szCs w:val="21"/>
        </w:rPr>
        <w:t>实时</w:t>
      </w:r>
      <w:r w:rsidR="008A07CD">
        <w:rPr>
          <w:rFonts w:hint="eastAsia"/>
          <w:color w:val="000000"/>
          <w:sz w:val="21"/>
          <w:szCs w:val="21"/>
        </w:rPr>
        <w:t>检测</w:t>
      </w:r>
      <w:r w:rsidR="00AA452D" w:rsidRPr="00AA452D">
        <w:rPr>
          <w:rFonts w:hint="eastAsia"/>
          <w:color w:val="000000"/>
          <w:sz w:val="21"/>
          <w:szCs w:val="21"/>
        </w:rPr>
        <w:t>更新环境信息，</w:t>
      </w:r>
      <w:r w:rsidR="008A07CD">
        <w:rPr>
          <w:rFonts w:hint="eastAsia"/>
          <w:color w:val="000000"/>
          <w:sz w:val="21"/>
          <w:szCs w:val="21"/>
        </w:rPr>
        <w:t>对</w:t>
      </w:r>
      <w:r w:rsidR="00AA452D" w:rsidRPr="00AA452D">
        <w:rPr>
          <w:rFonts w:hint="eastAsia"/>
          <w:color w:val="000000"/>
          <w:sz w:val="21"/>
          <w:szCs w:val="21"/>
        </w:rPr>
        <w:t>存在</w:t>
      </w:r>
      <w:r w:rsidR="008A07CD">
        <w:rPr>
          <w:rFonts w:hint="eastAsia"/>
          <w:color w:val="000000"/>
          <w:sz w:val="21"/>
          <w:szCs w:val="21"/>
        </w:rPr>
        <w:t>全局</w:t>
      </w:r>
      <w:r w:rsidR="00AA452D" w:rsidRPr="00AA452D">
        <w:rPr>
          <w:rFonts w:hint="eastAsia"/>
          <w:color w:val="000000"/>
          <w:sz w:val="21"/>
          <w:szCs w:val="21"/>
        </w:rPr>
        <w:t>路径</w:t>
      </w:r>
      <w:r w:rsidR="008A07CD">
        <w:rPr>
          <w:rFonts w:hint="eastAsia"/>
          <w:color w:val="000000"/>
          <w:sz w:val="21"/>
          <w:szCs w:val="21"/>
        </w:rPr>
        <w:t>碰撞</w:t>
      </w:r>
      <w:r w:rsidR="00AA452D" w:rsidRPr="00AA452D">
        <w:rPr>
          <w:rFonts w:hint="eastAsia"/>
          <w:color w:val="000000"/>
          <w:sz w:val="21"/>
          <w:szCs w:val="21"/>
        </w:rPr>
        <w:t>冲突</w:t>
      </w:r>
      <w:r w:rsidR="008A07CD">
        <w:rPr>
          <w:rFonts w:hint="eastAsia"/>
          <w:color w:val="000000"/>
          <w:sz w:val="21"/>
          <w:szCs w:val="21"/>
        </w:rPr>
        <w:t>的簇执行</w:t>
      </w:r>
      <w:r w:rsidR="00AA452D" w:rsidRPr="00AA452D">
        <w:rPr>
          <w:rFonts w:hint="eastAsia"/>
          <w:color w:val="000000"/>
          <w:sz w:val="21"/>
          <w:szCs w:val="21"/>
        </w:rPr>
        <w:t>全局重规划以生成新的可行路径。</w:t>
      </w:r>
    </w:p>
    <w:p w14:paraId="377A3058" w14:textId="33C549B5" w:rsidR="001E192C" w:rsidRDefault="003D7711" w:rsidP="00F225A9">
      <w:pPr>
        <w:pStyle w:val="aff0"/>
        <w:ind w:firstLineChars="200" w:firstLine="420"/>
        <w:jc w:val="left"/>
        <w:rPr>
          <w:color w:val="000000"/>
          <w:sz w:val="21"/>
          <w:szCs w:val="21"/>
        </w:rPr>
      </w:pPr>
      <w:r w:rsidRPr="003D7711">
        <w:rPr>
          <w:rFonts w:hint="eastAsia"/>
          <w:color w:val="000000"/>
          <w:sz w:val="21"/>
          <w:szCs w:val="21"/>
        </w:rPr>
        <w:t>全局</w:t>
      </w:r>
      <w:r w:rsidR="00F225A9">
        <w:rPr>
          <w:rFonts w:hint="eastAsia"/>
          <w:color w:val="000000"/>
          <w:sz w:val="21"/>
          <w:szCs w:val="21"/>
        </w:rPr>
        <w:t>路径</w:t>
      </w:r>
      <w:r w:rsidRPr="003D7711">
        <w:rPr>
          <w:rFonts w:hint="eastAsia"/>
          <w:color w:val="000000"/>
          <w:sz w:val="21"/>
          <w:szCs w:val="21"/>
        </w:rPr>
        <w:t>规划</w:t>
      </w:r>
      <w:r w:rsidR="00D4645F">
        <w:rPr>
          <w:rFonts w:hint="eastAsia"/>
          <w:color w:val="000000"/>
          <w:sz w:val="21"/>
          <w:szCs w:val="21"/>
        </w:rPr>
        <w:t>（</w:t>
      </w:r>
      <w:r w:rsidR="00D4645F">
        <w:rPr>
          <w:rFonts w:hint="eastAsia"/>
          <w:color w:val="000000"/>
          <w:sz w:val="21"/>
          <w:szCs w:val="21"/>
        </w:rPr>
        <w:t>C</w:t>
      </w:r>
      <w:r w:rsidR="00D4645F">
        <w:rPr>
          <w:color w:val="000000"/>
          <w:sz w:val="21"/>
          <w:szCs w:val="21"/>
        </w:rPr>
        <w:t>-RRT*</w:t>
      </w:r>
      <w:r w:rsidR="00D4645F">
        <w:rPr>
          <w:rFonts w:hint="eastAsia"/>
          <w:color w:val="000000"/>
          <w:sz w:val="21"/>
          <w:szCs w:val="21"/>
        </w:rPr>
        <w:t>）</w:t>
      </w:r>
      <w:r w:rsidRPr="003D7711">
        <w:rPr>
          <w:rFonts w:hint="eastAsia"/>
          <w:color w:val="000000"/>
          <w:sz w:val="21"/>
          <w:szCs w:val="21"/>
        </w:rPr>
        <w:t>采用</w:t>
      </w:r>
      <w:r w:rsidRPr="003D7711">
        <w:rPr>
          <w:rFonts w:hint="eastAsia"/>
          <w:color w:val="000000"/>
          <w:sz w:val="21"/>
          <w:szCs w:val="21"/>
        </w:rPr>
        <w:t>RRT*</w:t>
      </w:r>
      <w:r w:rsidRPr="003D7711">
        <w:rPr>
          <w:rFonts w:hint="eastAsia"/>
          <w:color w:val="000000"/>
          <w:sz w:val="21"/>
          <w:szCs w:val="21"/>
        </w:rPr>
        <w:t>算法</w:t>
      </w:r>
      <w:r w:rsidR="00B32685">
        <w:rPr>
          <w:rFonts w:hint="eastAsia"/>
          <w:color w:val="000000"/>
          <w:sz w:val="21"/>
          <w:szCs w:val="21"/>
        </w:rPr>
        <w:t>实时</w:t>
      </w:r>
      <w:r w:rsidRPr="003D7711">
        <w:rPr>
          <w:rFonts w:hint="eastAsia"/>
          <w:color w:val="000000"/>
          <w:sz w:val="21"/>
          <w:szCs w:val="21"/>
        </w:rPr>
        <w:t>生成各簇的全局引导路径，以保证路径的可行性与全局最优性；同时</w:t>
      </w:r>
      <w:r w:rsidR="00B32685">
        <w:rPr>
          <w:rFonts w:hint="eastAsia"/>
          <w:color w:val="000000"/>
          <w:sz w:val="21"/>
          <w:szCs w:val="21"/>
        </w:rPr>
        <w:t>设计</w:t>
      </w:r>
      <w:r w:rsidRPr="003D7711">
        <w:rPr>
          <w:rFonts w:hint="eastAsia"/>
          <w:color w:val="000000"/>
          <w:sz w:val="21"/>
          <w:szCs w:val="21"/>
        </w:rPr>
        <w:t>Fr</w:t>
      </w:r>
      <w:r w:rsidRPr="003D7711">
        <w:rPr>
          <w:rFonts w:hint="eastAsia"/>
          <w:color w:val="000000"/>
          <w:sz w:val="21"/>
          <w:szCs w:val="21"/>
        </w:rPr>
        <w:t>é</w:t>
      </w:r>
      <w:r w:rsidRPr="003D7711">
        <w:rPr>
          <w:rFonts w:hint="eastAsia"/>
          <w:color w:val="000000"/>
          <w:sz w:val="21"/>
          <w:szCs w:val="21"/>
        </w:rPr>
        <w:t>chet</w:t>
      </w:r>
      <w:r w:rsidRPr="003D7711">
        <w:rPr>
          <w:rFonts w:hint="eastAsia"/>
          <w:color w:val="000000"/>
          <w:sz w:val="21"/>
          <w:szCs w:val="21"/>
        </w:rPr>
        <w:t>距离约束机制，对簇间路径的相对距离进行约束，从而在路径生成</w:t>
      </w:r>
      <w:ins w:id="34" w:author="运璐 何" w:date="2025-11-30T21:00:00Z">
        <w:r w:rsidR="00E520F6">
          <w:rPr>
            <w:rFonts w:hint="eastAsia"/>
            <w:color w:val="000000"/>
            <w:sz w:val="21"/>
            <w:szCs w:val="21"/>
          </w:rPr>
          <w:t>与重规划阶段</w:t>
        </w:r>
      </w:ins>
      <w:r w:rsidRPr="003D7711">
        <w:rPr>
          <w:rFonts w:hint="eastAsia"/>
          <w:color w:val="000000"/>
          <w:sz w:val="21"/>
          <w:szCs w:val="21"/>
        </w:rPr>
        <w:t>实现簇间的安全间距</w:t>
      </w:r>
      <w:r w:rsidR="008A07CD">
        <w:rPr>
          <w:rFonts w:hint="eastAsia"/>
          <w:color w:val="000000"/>
          <w:sz w:val="21"/>
          <w:szCs w:val="21"/>
        </w:rPr>
        <w:t>保障、为局部规划提供</w:t>
      </w:r>
      <w:r w:rsidRPr="003D7711">
        <w:rPr>
          <w:rFonts w:hint="eastAsia"/>
          <w:color w:val="000000"/>
          <w:sz w:val="21"/>
          <w:szCs w:val="21"/>
        </w:rPr>
        <w:t>通信连通保持</w:t>
      </w:r>
      <w:r w:rsidR="008A07CD">
        <w:rPr>
          <w:rFonts w:hint="eastAsia"/>
          <w:color w:val="000000"/>
          <w:sz w:val="21"/>
          <w:szCs w:val="21"/>
        </w:rPr>
        <w:t>基础</w:t>
      </w:r>
      <w:r w:rsidRPr="003D7711">
        <w:rPr>
          <w:rFonts w:hint="eastAsia"/>
          <w:color w:val="000000"/>
          <w:sz w:val="21"/>
          <w:szCs w:val="21"/>
        </w:rPr>
        <w:t>。</w:t>
      </w:r>
    </w:p>
    <w:p w14:paraId="23A289E7" w14:textId="3D23C421" w:rsidR="009673FE" w:rsidRDefault="001E192C" w:rsidP="00B0242B">
      <w:pPr>
        <w:pStyle w:val="aff2"/>
        <w:ind w:firstLineChars="200" w:firstLine="420"/>
        <w:jc w:val="both"/>
      </w:pPr>
      <w:r>
        <w:rPr>
          <w:rFonts w:hint="eastAsia"/>
        </w:rPr>
        <w:t>局部路径规划</w:t>
      </w:r>
      <w:r w:rsidR="00D4645F">
        <w:rPr>
          <w:rFonts w:hint="eastAsia"/>
        </w:rPr>
        <w:t>（</w:t>
      </w:r>
      <w:r w:rsidR="00D4645F">
        <w:rPr>
          <w:rFonts w:hint="eastAsia"/>
        </w:rPr>
        <w:t>M</w:t>
      </w:r>
      <w:r w:rsidR="00D4645F">
        <w:t>BST-APF</w:t>
      </w:r>
      <w:r w:rsidR="00D4645F">
        <w:rPr>
          <w:rFonts w:hint="eastAsia"/>
        </w:rPr>
        <w:t>）</w:t>
      </w:r>
      <w:r w:rsidR="003D7711" w:rsidRPr="003D7711">
        <w:rPr>
          <w:rFonts w:hint="eastAsia"/>
        </w:rPr>
        <w:t>采用</w:t>
      </w:r>
      <w:r w:rsidR="008A07CD">
        <w:rPr>
          <w:rFonts w:hint="eastAsia"/>
        </w:rPr>
        <w:t>基于最大</w:t>
      </w:r>
      <w:r w:rsidR="008A07CD">
        <w:rPr>
          <w:rFonts w:hint="eastAsia"/>
        </w:rPr>
        <w:t>S</w:t>
      </w:r>
      <w:r w:rsidR="008A07CD">
        <w:t>INR</w:t>
      </w:r>
      <w:r w:rsidR="008A07CD">
        <w:rPr>
          <w:rFonts w:hint="eastAsia"/>
        </w:rPr>
        <w:t>瓶颈生成树</w:t>
      </w:r>
      <w:r w:rsidR="003D7711" w:rsidRPr="003D7711">
        <w:rPr>
          <w:rFonts w:hint="eastAsia"/>
        </w:rPr>
        <w:t>的</w:t>
      </w:r>
      <w:r w:rsidR="00D4645F">
        <w:rPr>
          <w:rFonts w:hint="eastAsia"/>
        </w:rPr>
        <w:t>人工势场</w:t>
      </w:r>
      <w:r w:rsidR="003D7711" w:rsidRPr="003D7711">
        <w:rPr>
          <w:rFonts w:hint="eastAsia"/>
        </w:rPr>
        <w:t>法执行单步决策</w:t>
      </w:r>
      <w:r w:rsidR="002602DB">
        <w:rPr>
          <w:rFonts w:hint="eastAsia"/>
        </w:rPr>
        <w:t>。</w:t>
      </w:r>
      <w:r w:rsidR="00D4645F">
        <w:rPr>
          <w:rFonts w:hint="eastAsia"/>
        </w:rPr>
        <w:t>在单步规划过程中，</w:t>
      </w:r>
      <w:r w:rsidR="002602DB">
        <w:rPr>
          <w:rFonts w:hint="eastAsia"/>
        </w:rPr>
        <w:t>每个无人机</w:t>
      </w:r>
      <w:r w:rsidR="00D4645F">
        <w:rPr>
          <w:rFonts w:hint="eastAsia"/>
        </w:rPr>
        <w:t>首先</w:t>
      </w:r>
      <w:r w:rsidR="005164BB">
        <w:rPr>
          <w:rFonts w:hint="eastAsia"/>
        </w:rPr>
        <w:t>计算碰撞避免斥力，</w:t>
      </w:r>
      <w:r w:rsidR="00672C52">
        <w:rPr>
          <w:rFonts w:hint="eastAsia"/>
        </w:rPr>
        <w:t>同时以</w:t>
      </w:r>
      <w:r w:rsidR="002602DB">
        <w:rPr>
          <w:rFonts w:hint="eastAsia"/>
        </w:rPr>
        <w:t>全局路径规划中的下一关键点为目标引力</w:t>
      </w:r>
      <w:r w:rsidR="003D7711" w:rsidRPr="003D7711">
        <w:rPr>
          <w:rFonts w:hint="eastAsia"/>
        </w:rPr>
        <w:t>并在势</w:t>
      </w:r>
      <w:ins w:id="35" w:author="运璐 何" w:date="2025-12-15T10:34:00Z">
        <w:r w:rsidR="00327457">
          <w:rPr>
            <w:rFonts w:hint="eastAsia"/>
          </w:rPr>
          <w:t>场</w:t>
        </w:r>
      </w:ins>
      <w:r w:rsidR="003D7711" w:rsidRPr="003D7711">
        <w:rPr>
          <w:rFonts w:hint="eastAsia"/>
        </w:rPr>
        <w:t>函数中加入基于</w:t>
      </w:r>
      <w:commentRangeStart w:id="36"/>
      <w:commentRangeStart w:id="37"/>
      <w:r w:rsidR="003D7711" w:rsidRPr="003D7711">
        <w:rPr>
          <w:rFonts w:hint="eastAsia"/>
        </w:rPr>
        <w:t>最</w:t>
      </w:r>
      <w:r w:rsidR="00D4645F">
        <w:rPr>
          <w:rFonts w:hint="eastAsia"/>
        </w:rPr>
        <w:t>大</w:t>
      </w:r>
      <w:r w:rsidR="00D4645F">
        <w:rPr>
          <w:rFonts w:hint="eastAsia"/>
        </w:rPr>
        <w:t>S</w:t>
      </w:r>
      <w:r w:rsidR="00D4645F">
        <w:t>INR</w:t>
      </w:r>
      <w:r w:rsidR="00D4645F">
        <w:rPr>
          <w:rFonts w:hint="eastAsia"/>
        </w:rPr>
        <w:t>瓶颈</w:t>
      </w:r>
      <w:r w:rsidR="003D7711" w:rsidRPr="003D7711">
        <w:rPr>
          <w:rFonts w:hint="eastAsia"/>
        </w:rPr>
        <w:t>生成树（</w:t>
      </w:r>
      <w:r w:rsidR="003D7711" w:rsidRPr="003D7711">
        <w:rPr>
          <w:rFonts w:hint="eastAsia"/>
        </w:rPr>
        <w:t>M</w:t>
      </w:r>
      <w:r w:rsidR="00D4645F">
        <w:t>B</w:t>
      </w:r>
      <w:r w:rsidR="003D7711" w:rsidRPr="003D7711">
        <w:rPr>
          <w:rFonts w:hint="eastAsia"/>
        </w:rPr>
        <w:t>ST</w:t>
      </w:r>
      <w:r w:rsidR="003D7711" w:rsidRPr="003D7711">
        <w:rPr>
          <w:rFonts w:hint="eastAsia"/>
        </w:rPr>
        <w:t>）的</w:t>
      </w:r>
      <w:r w:rsidR="00672C52">
        <w:rPr>
          <w:rFonts w:hint="eastAsia"/>
        </w:rPr>
        <w:t>通信</w:t>
      </w:r>
      <w:r w:rsidR="003D7711" w:rsidRPr="003D7711">
        <w:rPr>
          <w:rFonts w:hint="eastAsia"/>
        </w:rPr>
        <w:t>引力</w:t>
      </w:r>
      <w:commentRangeEnd w:id="36"/>
      <w:r w:rsidR="004A4200">
        <w:rPr>
          <w:rStyle w:val="ac"/>
          <w:color w:val="auto"/>
        </w:rPr>
        <w:commentReference w:id="36"/>
      </w:r>
      <w:commentRangeEnd w:id="37"/>
      <w:r w:rsidR="006B2B47">
        <w:rPr>
          <w:rStyle w:val="ac"/>
          <w:color w:val="auto"/>
        </w:rPr>
        <w:commentReference w:id="37"/>
      </w:r>
      <w:r w:rsidR="003D7711" w:rsidRPr="003D7711">
        <w:rPr>
          <w:rFonts w:hint="eastAsia"/>
        </w:rPr>
        <w:t>项，对簇内</w:t>
      </w:r>
      <w:ins w:id="38" w:author="运璐 何" w:date="2025-12-15T10:34:00Z">
        <w:r w:rsidR="00327457">
          <w:rPr>
            <w:rFonts w:hint="eastAsia"/>
          </w:rPr>
          <w:t>维持连通的主要</w:t>
        </w:r>
      </w:ins>
      <w:r w:rsidR="003D7711" w:rsidRPr="003D7711">
        <w:rPr>
          <w:rFonts w:hint="eastAsia"/>
        </w:rPr>
        <w:t>通信链路进行势能建模，使无人机在局部运动中自动调整相对位置、补偿</w:t>
      </w:r>
      <w:r w:rsidR="00D85661">
        <w:rPr>
          <w:rFonts w:hint="eastAsia"/>
        </w:rPr>
        <w:t>干扰和遮挡导致的</w:t>
      </w:r>
      <w:r w:rsidR="003D7711" w:rsidRPr="003D7711">
        <w:rPr>
          <w:rFonts w:hint="eastAsia"/>
        </w:rPr>
        <w:t>链路衰减，</w:t>
      </w:r>
      <w:r w:rsidR="00D85661">
        <w:rPr>
          <w:rFonts w:hint="eastAsia"/>
        </w:rPr>
        <w:t>实现单步</w:t>
      </w:r>
      <w:ins w:id="39" w:author="运璐 何" w:date="2025-12-15T10:34:00Z">
        <w:r w:rsidR="00327457">
          <w:rPr>
            <w:rFonts w:hint="eastAsia"/>
          </w:rPr>
          <w:t>路径点</w:t>
        </w:r>
      </w:ins>
      <w:r w:rsidR="00672C52">
        <w:rPr>
          <w:rFonts w:hint="eastAsia"/>
        </w:rPr>
        <w:t>规划结果的计算。同时将</w:t>
      </w:r>
      <w:r w:rsidR="002602DB">
        <w:rPr>
          <w:rFonts w:hint="eastAsia"/>
        </w:rPr>
        <w:t>规划结果执行后环境感知的信息提供给全局规划层，</w:t>
      </w:r>
      <w:r w:rsidR="00672C52">
        <w:rPr>
          <w:rFonts w:hint="eastAsia"/>
        </w:rPr>
        <w:t>以</w:t>
      </w:r>
      <w:r w:rsidR="003D7711" w:rsidRPr="003D7711">
        <w:rPr>
          <w:rFonts w:hint="eastAsia"/>
        </w:rPr>
        <w:t>实现</w:t>
      </w:r>
      <w:r w:rsidR="002602DB">
        <w:rPr>
          <w:rFonts w:hint="eastAsia"/>
        </w:rPr>
        <w:t>与全局</w:t>
      </w:r>
      <w:r w:rsidR="003D7711" w:rsidRPr="003D7711">
        <w:rPr>
          <w:rFonts w:hint="eastAsia"/>
        </w:rPr>
        <w:t>路径规划与通信保持的协同优化。</w:t>
      </w:r>
    </w:p>
    <w:p w14:paraId="22ADB46E" w14:textId="226A3EF1" w:rsidR="00B675E7" w:rsidRDefault="00B675E7" w:rsidP="00A9585A">
      <w:pPr>
        <w:pStyle w:val="aff2"/>
      </w:pPr>
      <w:commentRangeStart w:id="40"/>
      <w:commentRangeStart w:id="41"/>
      <w:r>
        <w:rPr>
          <w:rFonts w:hint="eastAsia"/>
          <w:noProof/>
        </w:rPr>
        <w:lastRenderedPageBreak/>
        <w:drawing>
          <wp:inline distT="0" distB="0" distL="0" distR="0" wp14:anchorId="167F2C0D" wp14:editId="370A666C">
            <wp:extent cx="5217885" cy="2997863"/>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17885" cy="2997863"/>
                    </a:xfrm>
                    <a:prstGeom prst="rect">
                      <a:avLst/>
                    </a:prstGeom>
                  </pic:spPr>
                </pic:pic>
              </a:graphicData>
            </a:graphic>
          </wp:inline>
        </w:drawing>
      </w:r>
      <w:commentRangeEnd w:id="40"/>
      <w:r w:rsidR="00761945">
        <w:rPr>
          <w:rStyle w:val="ac"/>
          <w:color w:val="auto"/>
        </w:rPr>
        <w:commentReference w:id="40"/>
      </w:r>
      <w:commentRangeEnd w:id="41"/>
      <w:r w:rsidR="00BF3D34">
        <w:rPr>
          <w:rStyle w:val="ac"/>
          <w:color w:val="auto"/>
        </w:rPr>
        <w:commentReference w:id="41"/>
      </w:r>
      <w:ins w:id="42" w:author="运璐 何" w:date="2025-12-14T20:31:00Z">
        <w:r w:rsidR="00BF3D34">
          <w:rPr>
            <w:rFonts w:hint="eastAsia"/>
          </w:rPr>
          <w:t>s</w:t>
        </w:r>
      </w:ins>
    </w:p>
    <w:p w14:paraId="5ACFC0C9" w14:textId="7713FD33" w:rsidR="000521FD" w:rsidRPr="00A9585A" w:rsidRDefault="00697207" w:rsidP="006B2B47">
      <w:pPr>
        <w:pStyle w:val="aff2"/>
      </w:pPr>
      <w:r w:rsidRPr="00A9585A">
        <w:rPr>
          <w:rFonts w:hint="eastAsia"/>
        </w:rPr>
        <w:t>图</w:t>
      </w:r>
      <w:r w:rsidRPr="00A9585A">
        <w:t>2  C-RRT*-APF</w:t>
      </w:r>
      <w:r w:rsidRPr="00A9585A">
        <w:rPr>
          <w:rFonts w:hint="eastAsia"/>
        </w:rPr>
        <w:t>算法框架示意图</w:t>
      </w:r>
    </w:p>
    <w:p w14:paraId="5A7BE894" w14:textId="44C210FF" w:rsidR="00493B3F" w:rsidRDefault="0079034F" w:rsidP="00234ACA">
      <w:pPr>
        <w:spacing w:line="360" w:lineRule="auto"/>
        <w:outlineLvl w:val="1"/>
        <w:rPr>
          <w:ins w:id="43" w:author="运璐 何" w:date="2025-12-14T21:59:00Z"/>
          <w:b/>
          <w:sz w:val="21"/>
          <w:szCs w:val="21"/>
        </w:rPr>
      </w:pPr>
      <w:bookmarkStart w:id="44" w:name="OLE_LINK6"/>
      <w:r w:rsidRPr="00A9585A">
        <w:rPr>
          <w:b/>
          <w:sz w:val="21"/>
          <w:szCs w:val="21"/>
        </w:rPr>
        <w:t>3</w:t>
      </w:r>
      <w:r w:rsidR="00583115" w:rsidRPr="00A9585A">
        <w:rPr>
          <w:rFonts w:hint="eastAsia"/>
          <w:b/>
          <w:sz w:val="21"/>
          <w:szCs w:val="21"/>
        </w:rPr>
        <w:t>.</w:t>
      </w:r>
      <w:r w:rsidR="00942C71">
        <w:rPr>
          <w:b/>
          <w:sz w:val="21"/>
          <w:szCs w:val="21"/>
        </w:rPr>
        <w:t>2</w:t>
      </w:r>
      <w:r w:rsidR="00583115" w:rsidRPr="00A9585A">
        <w:rPr>
          <w:rFonts w:hint="eastAsia"/>
          <w:b/>
          <w:sz w:val="21"/>
          <w:szCs w:val="21"/>
        </w:rPr>
        <w:t xml:space="preserve"> </w:t>
      </w:r>
      <w:r w:rsidR="00B06D41">
        <w:rPr>
          <w:rFonts w:hint="eastAsia"/>
          <w:b/>
          <w:sz w:val="21"/>
          <w:szCs w:val="21"/>
        </w:rPr>
        <w:t>簇间</w:t>
      </w:r>
      <w:r w:rsidR="00E15C4F" w:rsidRPr="00E15C4F">
        <w:rPr>
          <w:b/>
          <w:sz w:val="21"/>
          <w:szCs w:val="21"/>
        </w:rPr>
        <w:t>Fréchet</w:t>
      </w:r>
      <w:r w:rsidR="00B06D41">
        <w:rPr>
          <w:rFonts w:hint="eastAsia"/>
          <w:b/>
          <w:sz w:val="21"/>
          <w:szCs w:val="21"/>
        </w:rPr>
        <w:t>距离</w:t>
      </w:r>
      <w:r w:rsidR="00E15C4F" w:rsidRPr="00E15C4F">
        <w:rPr>
          <w:b/>
          <w:sz w:val="21"/>
          <w:szCs w:val="21"/>
        </w:rPr>
        <w:t>约束</w:t>
      </w:r>
      <w:r w:rsidR="00B06D41">
        <w:rPr>
          <w:rFonts w:hint="eastAsia"/>
          <w:b/>
          <w:sz w:val="21"/>
          <w:szCs w:val="21"/>
        </w:rPr>
        <w:t>的</w:t>
      </w:r>
      <w:r w:rsidR="00862B19">
        <w:rPr>
          <w:rFonts w:hint="eastAsia"/>
          <w:b/>
          <w:sz w:val="21"/>
          <w:szCs w:val="21"/>
        </w:rPr>
        <w:t>C</w:t>
      </w:r>
      <w:r w:rsidR="00862B19">
        <w:rPr>
          <w:b/>
          <w:sz w:val="21"/>
          <w:szCs w:val="21"/>
        </w:rPr>
        <w:t>-</w:t>
      </w:r>
      <w:r w:rsidR="00E15C4F" w:rsidRPr="00E15C4F">
        <w:rPr>
          <w:b/>
          <w:sz w:val="21"/>
          <w:szCs w:val="21"/>
        </w:rPr>
        <w:t>RRT*</w:t>
      </w:r>
      <w:r w:rsidR="00E15C4F" w:rsidRPr="00E15C4F">
        <w:rPr>
          <w:b/>
          <w:sz w:val="21"/>
          <w:szCs w:val="21"/>
        </w:rPr>
        <w:t>全局</w:t>
      </w:r>
      <w:r w:rsidR="00B06D41">
        <w:rPr>
          <w:rFonts w:hint="eastAsia"/>
          <w:b/>
          <w:sz w:val="21"/>
          <w:szCs w:val="21"/>
        </w:rPr>
        <w:t>路径</w:t>
      </w:r>
      <w:r w:rsidR="00E15C4F" w:rsidRPr="00E15C4F">
        <w:rPr>
          <w:b/>
          <w:sz w:val="21"/>
          <w:szCs w:val="21"/>
        </w:rPr>
        <w:t>规划</w:t>
      </w:r>
    </w:p>
    <w:p w14:paraId="6412D96E" w14:textId="3664A7C1" w:rsidR="00C547EE" w:rsidRPr="00C547EE" w:rsidRDefault="00C547EE" w:rsidP="00C547EE">
      <w:pPr>
        <w:spacing w:line="360" w:lineRule="auto"/>
        <w:ind w:firstLineChars="196" w:firstLine="412"/>
        <w:rPr>
          <w:color w:val="000000"/>
          <w:sz w:val="21"/>
          <w:szCs w:val="21"/>
        </w:rPr>
      </w:pPr>
      <w:ins w:id="45" w:author="运璐 何" w:date="2025-12-14T21:59:00Z">
        <w:r w:rsidRPr="00C547EE">
          <w:rPr>
            <w:color w:val="000000"/>
            <w:sz w:val="21"/>
            <w:szCs w:val="21"/>
          </w:rPr>
          <w:t>在总体架构中，</w:t>
        </w:r>
        <w:r w:rsidRPr="00C547EE">
          <w:rPr>
            <w:color w:val="000000"/>
            <w:sz w:val="21"/>
            <w:szCs w:val="21"/>
          </w:rPr>
          <w:t xml:space="preserve">C-RRT* </w:t>
        </w:r>
        <w:r w:rsidRPr="00C547EE">
          <w:rPr>
            <w:color w:val="000000"/>
            <w:sz w:val="21"/>
            <w:szCs w:val="21"/>
          </w:rPr>
          <w:t>全局路径规划模块负责为各无人机簇生成可行且协同的全局参考路径，并为局部</w:t>
        </w:r>
        <w:r w:rsidRPr="00C547EE">
          <w:rPr>
            <w:color w:val="000000"/>
            <w:sz w:val="21"/>
            <w:szCs w:val="21"/>
          </w:rPr>
          <w:t xml:space="preserve"> MBST-APF </w:t>
        </w:r>
        <w:r w:rsidRPr="00C547EE">
          <w:rPr>
            <w:color w:val="000000"/>
            <w:sz w:val="21"/>
            <w:szCs w:val="21"/>
          </w:rPr>
          <w:t>规划提供关键点引导</w:t>
        </w:r>
      </w:ins>
      <w:ins w:id="46" w:author="运璐 何" w:date="2025-12-15T10:35:00Z">
        <w:r w:rsidR="00327457">
          <w:rPr>
            <w:rFonts w:hint="eastAsia"/>
            <w:color w:val="000000"/>
            <w:sz w:val="21"/>
            <w:szCs w:val="21"/>
          </w:rPr>
          <w:t>。</w:t>
        </w:r>
      </w:ins>
      <w:ins w:id="47" w:author="运璐 何" w:date="2025-12-14T21:59:00Z">
        <w:r w:rsidRPr="00C547EE">
          <w:rPr>
            <w:color w:val="000000"/>
            <w:sz w:val="21"/>
            <w:szCs w:val="21"/>
          </w:rPr>
          <w:t>该模块以簇为规划单位，</w:t>
        </w:r>
      </w:ins>
      <w:ins w:id="48" w:author="运璐 何" w:date="2025-12-15T10:35:00Z">
        <w:r w:rsidR="00327457">
          <w:rPr>
            <w:rFonts w:hint="eastAsia"/>
            <w:color w:val="000000"/>
            <w:sz w:val="21"/>
            <w:szCs w:val="21"/>
          </w:rPr>
          <w:t>通过单簇全局路径搜索机制</w:t>
        </w:r>
      </w:ins>
      <w:ins w:id="49" w:author="运璐 何" w:date="2025-12-14T21:59:00Z">
        <w:r w:rsidRPr="00C547EE">
          <w:rPr>
            <w:color w:val="000000"/>
            <w:sz w:val="21"/>
            <w:szCs w:val="21"/>
          </w:rPr>
          <w:t>在保证单簇路径可行性与优化性的同时，引入</w:t>
        </w:r>
      </w:ins>
      <w:ins w:id="50" w:author="运璐 何" w:date="2025-12-15T10:36:00Z">
        <w:r w:rsidR="00327457">
          <w:rPr>
            <w:rFonts w:ascii="宋体" w:hAnsi="宋体" w:hint="eastAsia"/>
            <w:color w:val="000000"/>
            <w:sz w:val="21"/>
            <w:szCs w:val="21"/>
          </w:rPr>
          <w:t>基于</w:t>
        </w:r>
        <w:r w:rsidR="00327457" w:rsidRPr="00FA4795">
          <w:rPr>
            <w:color w:val="000000"/>
            <w:sz w:val="21"/>
            <w:szCs w:val="21"/>
          </w:rPr>
          <w:t>Fréchet</w:t>
        </w:r>
        <w:r w:rsidR="00327457" w:rsidRPr="0010506D">
          <w:rPr>
            <w:rFonts w:ascii="宋体" w:hAnsi="宋体"/>
            <w:color w:val="000000"/>
            <w:sz w:val="21"/>
            <w:szCs w:val="21"/>
          </w:rPr>
          <w:t>距离约束</w:t>
        </w:r>
        <w:r w:rsidR="00327457">
          <w:rPr>
            <w:rFonts w:ascii="宋体" w:hAnsi="宋体" w:hint="eastAsia"/>
            <w:color w:val="000000"/>
            <w:sz w:val="21"/>
            <w:szCs w:val="21"/>
          </w:rPr>
          <w:t>的路径确认机制</w:t>
        </w:r>
      </w:ins>
      <w:ins w:id="51" w:author="运璐 何" w:date="2025-12-14T21:59:00Z">
        <w:r w:rsidRPr="00C547EE">
          <w:rPr>
            <w:color w:val="000000"/>
            <w:sz w:val="21"/>
            <w:szCs w:val="21"/>
          </w:rPr>
          <w:t>以维持集群整体的空间分布与通信连通特性。</w:t>
        </w:r>
      </w:ins>
      <w:ins w:id="52" w:author="运璐 何" w:date="2025-12-14T22:00:00Z">
        <w:r>
          <w:rPr>
            <w:rFonts w:hint="eastAsia"/>
            <w:color w:val="000000"/>
            <w:sz w:val="21"/>
            <w:szCs w:val="21"/>
          </w:rPr>
          <w:t>本</w:t>
        </w:r>
      </w:ins>
      <w:ins w:id="53" w:author="运璐 何" w:date="2025-12-14T21:59:00Z">
        <w:r w:rsidRPr="00C547EE">
          <w:rPr>
            <w:color w:val="000000"/>
            <w:sz w:val="21"/>
            <w:szCs w:val="21"/>
          </w:rPr>
          <w:t>节首先介绍单簇条件下的全局路径搜索方法，其次给出基于</w:t>
        </w:r>
        <w:r w:rsidRPr="00C547EE">
          <w:rPr>
            <w:color w:val="000000"/>
            <w:sz w:val="21"/>
            <w:szCs w:val="21"/>
          </w:rPr>
          <w:t xml:space="preserve"> Fréchet </w:t>
        </w:r>
        <w:r w:rsidRPr="00C547EE">
          <w:rPr>
            <w:color w:val="000000"/>
            <w:sz w:val="21"/>
            <w:szCs w:val="21"/>
          </w:rPr>
          <w:t>距离的簇间路径确认机制，最后综合上述内容形成引入距离约束的</w:t>
        </w:r>
        <w:r w:rsidRPr="00C547EE">
          <w:rPr>
            <w:color w:val="000000"/>
            <w:sz w:val="21"/>
            <w:szCs w:val="21"/>
          </w:rPr>
          <w:t xml:space="preserve"> C-RRT* </w:t>
        </w:r>
        <w:r w:rsidRPr="00C547EE">
          <w:rPr>
            <w:color w:val="000000"/>
            <w:sz w:val="21"/>
            <w:szCs w:val="21"/>
          </w:rPr>
          <w:t>全局路径规划算法</w:t>
        </w:r>
      </w:ins>
      <w:ins w:id="54" w:author="运璐 何" w:date="2025-12-14T22:00:00Z">
        <w:r>
          <w:rPr>
            <w:rFonts w:hint="eastAsia"/>
            <w:color w:val="000000"/>
            <w:sz w:val="21"/>
            <w:szCs w:val="21"/>
          </w:rPr>
          <w:t>的具体实现流程</w:t>
        </w:r>
      </w:ins>
      <w:ins w:id="55" w:author="运璐 何" w:date="2025-12-14T21:59:00Z">
        <w:r w:rsidRPr="00C547EE">
          <w:rPr>
            <w:color w:val="000000"/>
            <w:sz w:val="21"/>
            <w:szCs w:val="21"/>
          </w:rPr>
          <w:t>。</w:t>
        </w:r>
      </w:ins>
    </w:p>
    <w:bookmarkEnd w:id="44"/>
    <w:p w14:paraId="77000FD0" w14:textId="73A9E7B3" w:rsidR="00CD4915" w:rsidRPr="00CD4915" w:rsidRDefault="00CD4915" w:rsidP="00234ACA">
      <w:pPr>
        <w:spacing w:line="360" w:lineRule="auto"/>
        <w:outlineLvl w:val="2"/>
        <w:rPr>
          <w:rFonts w:ascii="宋体" w:hAnsi="宋体"/>
          <w:color w:val="000000"/>
          <w:sz w:val="21"/>
          <w:szCs w:val="21"/>
        </w:rPr>
      </w:pPr>
      <w:r w:rsidRPr="00CD4915">
        <w:rPr>
          <w:rFonts w:ascii="宋体" w:hAnsi="宋体"/>
          <w:color w:val="000000"/>
          <w:sz w:val="21"/>
          <w:szCs w:val="21"/>
        </w:rPr>
        <w:t xml:space="preserve">3.2.1 </w:t>
      </w:r>
      <w:r w:rsidR="009E6388">
        <w:rPr>
          <w:rFonts w:hint="eastAsia"/>
          <w:color w:val="000000"/>
          <w:sz w:val="21"/>
          <w:szCs w:val="21"/>
        </w:rPr>
        <w:t>单簇</w:t>
      </w:r>
      <w:r w:rsidRPr="00CD4915">
        <w:rPr>
          <w:rFonts w:ascii="宋体" w:hAnsi="宋体" w:hint="eastAsia"/>
          <w:color w:val="000000"/>
          <w:sz w:val="21"/>
          <w:szCs w:val="21"/>
        </w:rPr>
        <w:t>全局</w:t>
      </w:r>
      <w:r w:rsidR="009E6388">
        <w:rPr>
          <w:rFonts w:ascii="宋体" w:hAnsi="宋体" w:hint="eastAsia"/>
          <w:color w:val="000000"/>
          <w:sz w:val="21"/>
          <w:szCs w:val="21"/>
        </w:rPr>
        <w:t>路径</w:t>
      </w:r>
      <w:r w:rsidR="00D4645F">
        <w:rPr>
          <w:rFonts w:ascii="宋体" w:hAnsi="宋体" w:hint="eastAsia"/>
          <w:color w:val="000000"/>
          <w:sz w:val="21"/>
          <w:szCs w:val="21"/>
        </w:rPr>
        <w:t>搜索</w:t>
      </w:r>
    </w:p>
    <w:p w14:paraId="7CB9B012" w14:textId="7D5B6035" w:rsidR="00A64722" w:rsidRDefault="00D4645F" w:rsidP="000309B8">
      <w:pPr>
        <w:spacing w:line="360" w:lineRule="auto"/>
        <w:ind w:firstLineChars="196" w:firstLine="412"/>
        <w:rPr>
          <w:color w:val="000000"/>
          <w:sz w:val="21"/>
          <w:szCs w:val="21"/>
        </w:rPr>
      </w:pPr>
      <w:r>
        <w:rPr>
          <w:rFonts w:hint="eastAsia"/>
          <w:color w:val="000000"/>
          <w:sz w:val="21"/>
          <w:szCs w:val="21"/>
        </w:rPr>
        <w:t>在全局路径采样过程中，</w:t>
      </w:r>
      <w:r w:rsidR="00A64722" w:rsidRPr="00A64722">
        <w:rPr>
          <w:color w:val="000000"/>
          <w:sz w:val="21"/>
          <w:szCs w:val="21"/>
        </w:rPr>
        <w:t>系统首先根据无人机在初始时刻的空间</w:t>
      </w:r>
      <w:r w:rsidR="002F656E">
        <w:rPr>
          <w:rFonts w:hint="eastAsia"/>
          <w:color w:val="000000"/>
          <w:sz w:val="21"/>
          <w:szCs w:val="21"/>
        </w:rPr>
        <w:t>位置</w:t>
      </w:r>
      <w:r w:rsidR="00A64722" w:rsidRPr="00A64722">
        <w:rPr>
          <w:color w:val="000000"/>
          <w:sz w:val="21"/>
          <w:szCs w:val="21"/>
        </w:rPr>
        <w:t>分布和</w:t>
      </w:r>
      <w:r>
        <w:rPr>
          <w:rFonts w:hint="eastAsia"/>
          <w:color w:val="000000"/>
          <w:sz w:val="21"/>
          <w:szCs w:val="21"/>
        </w:rPr>
        <w:t>设定的</w:t>
      </w:r>
      <w:r w:rsidR="006373A8">
        <w:rPr>
          <w:rFonts w:hint="eastAsia"/>
          <w:color w:val="000000"/>
          <w:sz w:val="21"/>
          <w:szCs w:val="21"/>
        </w:rPr>
        <w:t>单个</w:t>
      </w:r>
      <w:r w:rsidR="00A64722" w:rsidRPr="00A64722">
        <w:rPr>
          <w:color w:val="000000"/>
          <w:sz w:val="21"/>
          <w:szCs w:val="21"/>
        </w:rPr>
        <w:t>簇</w:t>
      </w:r>
      <w:r w:rsidR="006373A8">
        <w:rPr>
          <w:rFonts w:hint="eastAsia"/>
          <w:color w:val="000000"/>
          <w:sz w:val="21"/>
          <w:szCs w:val="21"/>
        </w:rPr>
        <w:t>无人机</w:t>
      </w:r>
      <w:r w:rsidR="00A64722" w:rsidRPr="00A64722">
        <w:rPr>
          <w:color w:val="000000"/>
          <w:sz w:val="21"/>
          <w:szCs w:val="21"/>
        </w:rPr>
        <w:t>数量</w:t>
      </w:r>
      <w:r w:rsidR="006373A8">
        <w:rPr>
          <w:rFonts w:hint="eastAsia"/>
          <w:color w:val="000000"/>
          <w:sz w:val="21"/>
          <w:szCs w:val="21"/>
        </w:rPr>
        <w:t xml:space="preserve"> </w:t>
      </w:r>
      <m:oMath>
        <m:r>
          <w:rPr>
            <w:rFonts w:ascii="Cambria Math" w:hAnsi="Cambria Math" w:hint="eastAsia"/>
            <w:color w:val="000000"/>
            <w:sz w:val="21"/>
            <w:szCs w:val="21"/>
          </w:rPr>
          <m:t>K</m:t>
        </m:r>
      </m:oMath>
      <w:r w:rsidR="006373A8">
        <w:rPr>
          <w:rFonts w:hint="eastAsia"/>
          <w:color w:val="000000"/>
          <w:sz w:val="21"/>
          <w:szCs w:val="21"/>
        </w:rPr>
        <w:t xml:space="preserve"> </w:t>
      </w:r>
      <w:r w:rsidR="00A64722" w:rsidRPr="00A64722">
        <w:rPr>
          <w:color w:val="000000"/>
          <w:sz w:val="21"/>
          <w:szCs w:val="21"/>
        </w:rPr>
        <w:t>进行分簇</w:t>
      </w:r>
      <w:r w:rsidR="00A64722">
        <w:rPr>
          <w:rFonts w:hint="eastAsia"/>
          <w:color w:val="000000"/>
          <w:sz w:val="21"/>
          <w:szCs w:val="21"/>
        </w:rPr>
        <w:t>，</w:t>
      </w:r>
      <w:r w:rsidR="006D5049">
        <w:rPr>
          <w:rFonts w:hint="eastAsia"/>
          <w:color w:val="000000"/>
          <w:sz w:val="21"/>
          <w:szCs w:val="21"/>
        </w:rPr>
        <w:t>划分后得到簇集合：</w:t>
      </w:r>
    </w:p>
    <w:p w14:paraId="5D43A8AA" w14:textId="774BAB89" w:rsidR="00FD4F17" w:rsidRDefault="000A77FB" w:rsidP="000309B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r>
                <m:rPr>
                  <m:scr m:val="script"/>
                </m:rPr>
                <w:rPr>
                  <w:rFonts w:ascii="Cambria Math" w:hAnsi="Cambria Math"/>
                  <w:color w:val="000000"/>
                  <w:sz w:val="21"/>
                  <w:szCs w:val="21"/>
                </w:rPr>
                <m:t>C=</m:t>
              </m:r>
              <m:r>
                <m:rPr>
                  <m:lit/>
                </m:rP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1</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2</m:t>
                  </m:r>
                </m:sub>
              </m:sSub>
              <m:r>
                <w:rPr>
                  <w:rFonts w:ascii="Cambria Math" w:hAnsi="Cambria Math"/>
                  <w:color w:val="000000"/>
                  <w:sz w:val="21"/>
                  <w:szCs w:val="21"/>
                </w:rPr>
                <m:t>,</m:t>
              </m:r>
              <m:r>
                <m:rPr>
                  <m:sty m:val="p"/>
                </m:rPr>
                <w:rPr>
                  <w:rFonts w:ascii="Cambria Math" w:hAnsi="Cambria Math" w:hint="eastAsia"/>
                  <w:color w:val="000000"/>
                  <w:sz w:val="21"/>
                  <w:szCs w:val="21"/>
                </w:rPr>
                <m:t>…</m:t>
              </m:r>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N/K</m:t>
                  </m:r>
                </m:sub>
              </m:sSub>
              <m:r>
                <m:rPr>
                  <m:lit/>
                </m:rPr>
                <w:rPr>
                  <w:rFonts w:ascii="Cambria Math" w:hAnsi="Cambria Math"/>
                  <w:color w:val="000000"/>
                  <w:sz w:val="21"/>
                  <w:szCs w:val="21"/>
                </w:rPr>
                <m:t>}</m:t>
              </m:r>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r>
                <m:rPr>
                  <m:sty m:val="p"/>
                </m:rPr>
                <w:rPr>
                  <w:rFonts w:ascii="Cambria Math" w:hAnsi="Cambria Math"/>
                  <w:color w:val="000000"/>
                  <w:sz w:val="21"/>
                  <w:szCs w:val="21"/>
                </w:rPr>
                <m:t>⊂</m:t>
              </m:r>
              <m:r>
                <m:rPr>
                  <m:scr m:val="script"/>
                </m:rPr>
                <w:rPr>
                  <w:rFonts w:ascii="Cambria Math" w:hAnsi="Cambria Math"/>
                  <w:color w:val="000000"/>
                  <w:sz w:val="21"/>
                  <w:szCs w:val="21"/>
                </w:rPr>
                <m:t>U#</m:t>
              </m:r>
              <m:d>
                <m:dPr>
                  <m:begChr m:val="（"/>
                  <m:endChr m:val="）"/>
                  <m:ctrlPr>
                    <w:rPr>
                      <w:rFonts w:ascii="Cambria Math" w:hAnsi="Cambria Math"/>
                      <w:i/>
                      <w:color w:val="000000"/>
                      <w:sz w:val="21"/>
                      <w:szCs w:val="21"/>
                    </w:rPr>
                  </m:ctrlPr>
                </m:dPr>
                <m:e>
                  <m:r>
                    <w:rPr>
                      <w:rFonts w:ascii="Cambria Math" w:hAnsi="Cambria Math"/>
                      <w:color w:val="000000"/>
                      <w:sz w:val="21"/>
                      <w:szCs w:val="21"/>
                    </w:rPr>
                    <m:t>7</m:t>
                  </m:r>
                </m:e>
              </m:d>
            </m:e>
          </m:eqArr>
        </m:oMath>
      </m:oMathPara>
    </w:p>
    <w:p w14:paraId="5561117B" w14:textId="49D459DF" w:rsidR="00C547EE" w:rsidDel="00C547EE" w:rsidRDefault="006D5049" w:rsidP="00C547EE">
      <w:pPr>
        <w:spacing w:line="360" w:lineRule="auto"/>
        <w:ind w:firstLineChars="196" w:firstLine="412"/>
        <w:rPr>
          <w:del w:id="56" w:author="运璐 何" w:date="2025-12-14T21:59:00Z"/>
          <w:color w:val="000000"/>
          <w:sz w:val="21"/>
          <w:szCs w:val="21"/>
        </w:rPr>
      </w:pPr>
      <w:r w:rsidRPr="006D5049">
        <w:rPr>
          <w:rFonts w:hint="eastAsia"/>
          <w:color w:val="000000"/>
          <w:sz w:val="21"/>
          <w:szCs w:val="21"/>
        </w:rPr>
        <w:t>其中每个簇</w:t>
      </w:r>
      <w:r>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oMath>
      <w:r>
        <w:rPr>
          <w:rFonts w:hint="eastAsia"/>
          <w:color w:val="000000"/>
          <w:sz w:val="21"/>
          <w:szCs w:val="21"/>
        </w:rPr>
        <w:t xml:space="preserve"> </w:t>
      </w:r>
      <w:r w:rsidRPr="006D5049">
        <w:rPr>
          <w:rFonts w:hint="eastAsia"/>
          <w:color w:val="000000"/>
          <w:sz w:val="21"/>
          <w:szCs w:val="21"/>
        </w:rPr>
        <w:t>的成员在整个规划过程中保持不变。每个簇以其虚拟簇中心</w:t>
      </w:r>
      <w:r>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hint="eastAsia"/>
                <w:color w:val="000000"/>
                <w:sz w:val="21"/>
                <w:szCs w:val="21"/>
              </w:rPr>
              <m:t>i</m:t>
            </m:r>
          </m:sub>
        </m:sSub>
      </m:oMath>
      <w:r>
        <w:rPr>
          <w:rFonts w:hint="eastAsia"/>
          <w:color w:val="000000"/>
          <w:sz w:val="21"/>
          <w:szCs w:val="21"/>
        </w:rPr>
        <w:t xml:space="preserve"> </w:t>
      </w:r>
      <w:r w:rsidRPr="006D5049">
        <w:rPr>
          <w:color w:val="000000"/>
          <w:sz w:val="21"/>
          <w:szCs w:val="21"/>
        </w:rPr>
        <w:t>作为全局路径规划的起始点</w:t>
      </w:r>
      <w:r>
        <w:rPr>
          <w:rFonts w:hint="eastAsia"/>
          <w:color w:val="000000"/>
          <w:sz w:val="21"/>
          <w:szCs w:val="21"/>
        </w:rPr>
        <w:t>:</w:t>
      </w:r>
    </w:p>
    <w:p w14:paraId="3F13EF5D" w14:textId="035E4D71" w:rsidR="006D5049" w:rsidRDefault="000A77FB" w:rsidP="006D5049">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i</m:t>
                  </m:r>
                </m:sub>
              </m:sSub>
              <m:r>
                <w:rPr>
                  <w:rFonts w:ascii="Cambria Math" w:hAnsi="Cambria Math"/>
                  <w:color w:val="000000"/>
                  <w:sz w:val="21"/>
                  <w:szCs w:val="21"/>
                </w:rPr>
                <m:t>=</m:t>
              </m:r>
              <m:f>
                <m:fPr>
                  <m:ctrlPr>
                    <w:rPr>
                      <w:rFonts w:ascii="Cambria Math" w:hAnsi="Cambria Math"/>
                      <w:color w:val="000000"/>
                      <w:sz w:val="21"/>
                      <w:szCs w:val="21"/>
                    </w:rPr>
                  </m:ctrlPr>
                </m:fPr>
                <m:num>
                  <m:r>
                    <w:rPr>
                      <w:rFonts w:ascii="Cambria Math" w:hAnsi="Cambria Math"/>
                      <w:color w:val="000000"/>
                      <w:sz w:val="21"/>
                      <w:szCs w:val="21"/>
                    </w:rPr>
                    <m:t>1</m:t>
                  </m:r>
                  <m:ctrlPr>
                    <w:rPr>
                      <w:rFonts w:ascii="Cambria Math" w:hAnsi="Cambria Math"/>
                      <w:i/>
                      <w:color w:val="000000"/>
                      <w:sz w:val="21"/>
                      <w:szCs w:val="21"/>
                    </w:rPr>
                  </m:ctrlPr>
                </m:num>
                <m:den>
                  <m:d>
                    <m:dPr>
                      <m:begChr m:val="|"/>
                      <m:endChr m:val="|"/>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e>
                  </m:d>
                  <m:ctrlPr>
                    <w:rPr>
                      <w:rFonts w:ascii="Cambria Math" w:hAnsi="Cambria Math"/>
                      <w:i/>
                      <w:color w:val="000000"/>
                      <w:sz w:val="21"/>
                      <w:szCs w:val="21"/>
                    </w:rPr>
                  </m:ctrlPr>
                </m:den>
              </m:f>
              <m:nary>
                <m:naryPr>
                  <m:chr m:val="∑"/>
                  <m:supHide m:val="1"/>
                  <m:ctrlPr>
                    <w:rPr>
                      <w:rFonts w:ascii="Cambria Math" w:hAnsi="Cambria Math"/>
                      <w:color w:val="000000"/>
                      <w:sz w:val="21"/>
                      <w:szCs w:val="21"/>
                    </w:rPr>
                  </m:ctrlPr>
                </m:naryPr>
                <m:sub>
                  <m:sSub>
                    <m:sSubPr>
                      <m:ctrlPr>
                        <w:rPr>
                          <w:rFonts w:ascii="Cambria Math" w:hAnsi="Cambria Math"/>
                          <w:i/>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j</m:t>
                      </m:r>
                    </m:sub>
                  </m:sSub>
                  <m:r>
                    <m:rPr>
                      <m:sty m:val="p"/>
                    </m:rPr>
                    <w:rPr>
                      <w:rFonts w:ascii="Cambria Math" w:hAnsi="Cambria Math" w:hint="eastAsia"/>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C</m:t>
                      </m:r>
                      <m:ctrlPr>
                        <w:rPr>
                          <w:rFonts w:ascii="Cambria Math" w:hAnsi="Cambria Math"/>
                          <w:color w:val="000000"/>
                          <w:sz w:val="21"/>
                          <w:szCs w:val="21"/>
                        </w:rPr>
                      </m:ctrlPr>
                    </m:e>
                    <m:sub>
                      <m:r>
                        <w:rPr>
                          <w:rFonts w:ascii="Cambria Math" w:hAnsi="Cambria Math"/>
                          <w:color w:val="000000"/>
                          <w:sz w:val="21"/>
                          <w:szCs w:val="21"/>
                        </w:rPr>
                        <m:t>i</m:t>
                      </m:r>
                    </m:sub>
                  </m:sSub>
                  <m:ctrlPr>
                    <w:rPr>
                      <w:rFonts w:ascii="Cambria Math" w:hAnsi="Cambria Math"/>
                      <w:i/>
                      <w:color w:val="000000"/>
                      <w:sz w:val="21"/>
                      <w:szCs w:val="21"/>
                    </w:rPr>
                  </m:ctrlPr>
                </m:sub>
                <m:sup>
                  <m:ctrlPr>
                    <w:rPr>
                      <w:rFonts w:ascii="Cambria Math" w:hAnsi="Cambria Math"/>
                      <w:i/>
                      <w:color w:val="000000"/>
                      <w:sz w:val="21"/>
                      <w:szCs w:val="21"/>
                    </w:rPr>
                  </m:ctrlPr>
                </m:sup>
                <m:e>
                  <m:sSub>
                    <m:sSubPr>
                      <m:ctrlPr>
                        <w:rPr>
                          <w:rFonts w:ascii="Cambria Math" w:hAnsi="Cambria Math"/>
                          <w:i/>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d>
                    <m:dPr>
                      <m:ctrlPr>
                        <w:rPr>
                          <w:rFonts w:ascii="Cambria Math" w:hAnsi="Cambria Math"/>
                          <w:i/>
                          <w:color w:val="000000"/>
                          <w:sz w:val="21"/>
                          <w:szCs w:val="21"/>
                        </w:rPr>
                      </m:ctrlPr>
                    </m:dPr>
                    <m:e>
                      <m:r>
                        <w:rPr>
                          <w:rFonts w:ascii="Cambria Math" w:hAnsi="Cambria Math"/>
                          <w:color w:val="000000"/>
                          <w:sz w:val="21"/>
                          <w:szCs w:val="21"/>
                        </w:rPr>
                        <m:t>0</m:t>
                      </m:r>
                    </m:e>
                  </m:d>
                  <m:ctrlPr>
                    <w:rPr>
                      <w:rFonts w:ascii="Cambria Math" w:hAnsi="Cambria Math"/>
                      <w:i/>
                      <w:color w:val="000000"/>
                      <w:sz w:val="21"/>
                      <w:szCs w:val="21"/>
                    </w:rPr>
                  </m:ctrlPr>
                </m:e>
              </m:nary>
              <m:r>
                <w:rPr>
                  <w:rFonts w:ascii="Cambria Math" w:hAnsi="Cambria Math"/>
                  <w:color w:val="000000"/>
                  <w:sz w:val="21"/>
                  <w:szCs w:val="21"/>
                </w:rPr>
                <m:t>#</m:t>
              </m:r>
              <m:d>
                <m:dPr>
                  <m:begChr m:val="（"/>
                  <m:endChr m:val="）"/>
                  <m:ctrlPr>
                    <w:rPr>
                      <w:rFonts w:ascii="Cambria Math" w:hAnsi="Cambria Math"/>
                      <w:i/>
                      <w:color w:val="000000"/>
                      <w:sz w:val="21"/>
                      <w:szCs w:val="21"/>
                    </w:rPr>
                  </m:ctrlPr>
                </m:dPr>
                <m:e>
                  <m:r>
                    <w:rPr>
                      <w:rFonts w:ascii="Cambria Math" w:hAnsi="Cambria Math"/>
                      <w:color w:val="000000"/>
                      <w:sz w:val="21"/>
                      <w:szCs w:val="21"/>
                    </w:rPr>
                    <m:t>8</m:t>
                  </m:r>
                </m:e>
              </m:d>
            </m:e>
          </m:eqArr>
        </m:oMath>
      </m:oMathPara>
    </w:p>
    <w:p w14:paraId="666B5F83" w14:textId="2AC4B441" w:rsidR="006D5049" w:rsidRDefault="00D4645F" w:rsidP="006D5049">
      <w:pPr>
        <w:spacing w:line="360" w:lineRule="auto"/>
        <w:ind w:firstLineChars="196" w:firstLine="412"/>
        <w:rPr>
          <w:color w:val="000000"/>
          <w:sz w:val="21"/>
          <w:szCs w:val="21"/>
        </w:rPr>
      </w:pPr>
      <w:r>
        <w:rPr>
          <w:rFonts w:hint="eastAsia"/>
          <w:color w:val="000000"/>
          <w:sz w:val="21"/>
          <w:szCs w:val="21"/>
        </w:rPr>
        <w:t>同时</w:t>
      </w:r>
      <w:r w:rsidR="006D5049" w:rsidRPr="006D5049">
        <w:rPr>
          <w:color w:val="000000"/>
          <w:sz w:val="21"/>
          <w:szCs w:val="21"/>
        </w:rPr>
        <w:t>以虚拟簇目标</w:t>
      </w:r>
      <w:r w:rsidR="006B2B47">
        <w:rPr>
          <w:rFonts w:hint="eastAsia"/>
          <w:color w:val="000000"/>
          <w:sz w:val="21"/>
          <w:szCs w:val="21"/>
        </w:rPr>
        <w:t>中心</w:t>
      </w:r>
      <w:r w:rsidR="00E520F6">
        <w:rPr>
          <w:rFonts w:hint="eastAsia"/>
          <w:color w:val="000000"/>
          <w:sz w:val="21"/>
          <w:szCs w:val="21"/>
        </w:rPr>
        <w:t>点</w:t>
      </w:r>
      <w:r w:rsidR="006D5049">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hint="eastAsia"/>
                <w:color w:val="000000"/>
                <w:sz w:val="21"/>
                <w:szCs w:val="21"/>
              </w:rPr>
              <m:t>i</m:t>
            </m:r>
          </m:sub>
        </m:sSub>
      </m:oMath>
      <w:r w:rsidR="006D5049">
        <w:rPr>
          <w:color w:val="000000"/>
          <w:sz w:val="21"/>
          <w:szCs w:val="21"/>
        </w:rPr>
        <w:t xml:space="preserve"> </w:t>
      </w:r>
      <w:r w:rsidR="006D5049" w:rsidRPr="006D5049">
        <w:rPr>
          <w:color w:val="000000"/>
          <w:sz w:val="21"/>
          <w:szCs w:val="21"/>
        </w:rPr>
        <w:t>作为目标点执行全局路径规划</w:t>
      </w:r>
      <w:r w:rsidR="00FD4F17">
        <w:rPr>
          <w:rFonts w:hint="eastAsia"/>
          <w:color w:val="000000"/>
          <w:sz w:val="21"/>
          <w:szCs w:val="21"/>
        </w:rPr>
        <w:t>：</w:t>
      </w:r>
    </w:p>
    <w:p w14:paraId="17257BE3" w14:textId="3C0A7334" w:rsidR="00FD4F17" w:rsidRDefault="000A77FB" w:rsidP="006D5049">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r>
                <w:rPr>
                  <w:rFonts w:ascii="Cambria Math" w:hAnsi="Cambria Math"/>
                  <w:color w:val="000000"/>
                  <w:sz w:val="21"/>
                  <w:szCs w:val="21"/>
                </w:rPr>
                <m:t>=</m:t>
              </m:r>
              <m:f>
                <m:fPr>
                  <m:ctrlPr>
                    <w:rPr>
                      <w:rFonts w:ascii="Cambria Math" w:hAnsi="Cambria Math"/>
                      <w:color w:val="000000"/>
                      <w:sz w:val="21"/>
                      <w:szCs w:val="21"/>
                    </w:rPr>
                  </m:ctrlPr>
                </m:fPr>
                <m:num>
                  <m:r>
                    <w:rPr>
                      <w:rFonts w:ascii="Cambria Math" w:hAnsi="Cambria Math"/>
                      <w:color w:val="000000"/>
                      <w:sz w:val="21"/>
                      <w:szCs w:val="21"/>
                    </w:rPr>
                    <m:t>1</m:t>
                  </m:r>
                  <m:ctrlPr>
                    <w:rPr>
                      <w:rFonts w:ascii="Cambria Math" w:hAnsi="Cambria Math"/>
                      <w:i/>
                      <w:color w:val="000000"/>
                      <w:sz w:val="21"/>
                      <w:szCs w:val="21"/>
                    </w:rPr>
                  </m:ctrlPr>
                </m:num>
                <m:den>
                  <m:d>
                    <m:dPr>
                      <m:begChr m:val="|"/>
                      <m:endChr m:val="|"/>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e>
                  </m:d>
                  <m:ctrlPr>
                    <w:rPr>
                      <w:rFonts w:ascii="Cambria Math" w:hAnsi="Cambria Math"/>
                      <w:i/>
                      <w:color w:val="000000"/>
                      <w:sz w:val="21"/>
                      <w:szCs w:val="21"/>
                    </w:rPr>
                  </m:ctrlPr>
                </m:den>
              </m:f>
              <m:nary>
                <m:naryPr>
                  <m:chr m:val="∑"/>
                  <m:supHide m:val="1"/>
                  <m:ctrlPr>
                    <w:rPr>
                      <w:rFonts w:ascii="Cambria Math" w:hAnsi="Cambria Math"/>
                      <w:color w:val="000000"/>
                      <w:sz w:val="21"/>
                      <w:szCs w:val="21"/>
                    </w:rPr>
                  </m:ctrlPr>
                </m:naryPr>
                <m:sub>
                  <m:sSub>
                    <m:sSubPr>
                      <m:ctrlPr>
                        <w:rPr>
                          <w:rFonts w:ascii="Cambria Math" w:hAnsi="Cambria Math"/>
                          <w:i/>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j</m:t>
                      </m:r>
                    </m:sub>
                  </m:sSub>
                  <m:r>
                    <m:rPr>
                      <m:sty m:val="p"/>
                    </m:rPr>
                    <w:rPr>
                      <w:rFonts w:ascii="Cambria Math" w:hAnsi="Cambria Math" w:hint="eastAsia"/>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C</m:t>
                      </m:r>
                      <m:ctrlPr>
                        <w:rPr>
                          <w:rFonts w:ascii="Cambria Math" w:hAnsi="Cambria Math"/>
                          <w:color w:val="000000"/>
                          <w:sz w:val="21"/>
                          <w:szCs w:val="21"/>
                        </w:rPr>
                      </m:ctrlPr>
                    </m:e>
                    <m:sub>
                      <m:r>
                        <w:rPr>
                          <w:rFonts w:ascii="Cambria Math" w:hAnsi="Cambria Math"/>
                          <w:color w:val="000000"/>
                          <w:sz w:val="21"/>
                          <w:szCs w:val="21"/>
                        </w:rPr>
                        <m:t>i</m:t>
                      </m:r>
                    </m:sub>
                  </m:sSub>
                  <m:ctrlPr>
                    <w:rPr>
                      <w:rFonts w:ascii="Cambria Math" w:hAnsi="Cambria Math"/>
                      <w:i/>
                      <w:color w:val="000000"/>
                      <w:sz w:val="21"/>
                      <w:szCs w:val="21"/>
                    </w:rPr>
                  </m:ctrlPr>
                </m:sub>
                <m:sup>
                  <m:ctrlPr>
                    <w:rPr>
                      <w:rFonts w:ascii="Cambria Math" w:hAnsi="Cambria Math"/>
                      <w:i/>
                      <w:color w:val="000000"/>
                      <w:sz w:val="21"/>
                      <w:szCs w:val="21"/>
                    </w:rPr>
                  </m:ctrlPr>
                </m:sup>
                <m:e>
                  <m:sSubSup>
                    <m:sSubSupPr>
                      <m:ctrlPr>
                        <w:rPr>
                          <w:rFonts w:ascii="Cambria Math" w:hAnsi="Cambria Math"/>
                          <w:i/>
                          <w:color w:val="000000"/>
                          <w:sz w:val="21"/>
                          <w:szCs w:val="21"/>
                        </w:rPr>
                      </m:ctrlPr>
                    </m:sSubSupPr>
                    <m:e>
                      <m:r>
                        <w:rPr>
                          <w:rFonts w:ascii="Cambria Math" w:hAnsi="Cambria Math"/>
                          <w:color w:val="000000"/>
                          <w:sz w:val="21"/>
                          <w:szCs w:val="21"/>
                        </w:rPr>
                        <m:t>o</m:t>
                      </m:r>
                    </m:e>
                    <m:sub>
                      <m:r>
                        <w:rPr>
                          <w:rFonts w:ascii="Cambria Math" w:hAnsi="Cambria Math"/>
                          <w:color w:val="000000"/>
                          <w:sz w:val="21"/>
                          <w:szCs w:val="21"/>
                        </w:rPr>
                        <m:t>j</m:t>
                      </m:r>
                    </m:sub>
                    <m:sup>
                      <m:r>
                        <w:rPr>
                          <w:rFonts w:ascii="Cambria Math" w:hAnsi="Cambria Math"/>
                          <w:color w:val="000000"/>
                          <w:sz w:val="21"/>
                          <w:szCs w:val="21"/>
                        </w:rPr>
                        <m:t>g</m:t>
                      </m:r>
                    </m:sup>
                  </m:sSubSup>
                  <m:ctrlPr>
                    <w:rPr>
                      <w:rFonts w:ascii="Cambria Math" w:hAnsi="Cambria Math"/>
                      <w:i/>
                      <w:color w:val="000000"/>
                      <w:sz w:val="21"/>
                      <w:szCs w:val="21"/>
                    </w:rPr>
                  </m:ctrlPr>
                </m:e>
              </m:nary>
              <m:r>
                <w:rPr>
                  <w:rFonts w:ascii="Cambria Math" w:hAnsi="Cambria Math"/>
                  <w:color w:val="000000"/>
                  <w:sz w:val="21"/>
                  <w:szCs w:val="21"/>
                </w:rPr>
                <m:t>#</m:t>
              </m:r>
              <m:d>
                <m:dPr>
                  <m:begChr m:val="（"/>
                  <m:endChr m:val="）"/>
                  <m:ctrlPr>
                    <w:rPr>
                      <w:rFonts w:ascii="Cambria Math" w:hAnsi="Cambria Math"/>
                      <w:i/>
                      <w:color w:val="000000"/>
                      <w:sz w:val="21"/>
                      <w:szCs w:val="21"/>
                    </w:rPr>
                  </m:ctrlPr>
                </m:dPr>
                <m:e>
                  <m:r>
                    <w:rPr>
                      <w:rFonts w:ascii="Cambria Math" w:hAnsi="Cambria Math"/>
                      <w:color w:val="000000"/>
                      <w:sz w:val="21"/>
                      <w:szCs w:val="21"/>
                    </w:rPr>
                    <m:t>9</m:t>
                  </m:r>
                </m:e>
              </m:d>
            </m:e>
          </m:eqArr>
        </m:oMath>
      </m:oMathPara>
    </w:p>
    <w:p w14:paraId="6AE1B99A" w14:textId="00BAC1C1" w:rsidR="006D5049" w:rsidRDefault="006D5049" w:rsidP="006D5049">
      <w:pPr>
        <w:spacing w:line="360" w:lineRule="auto"/>
        <w:ind w:firstLineChars="196" w:firstLine="412"/>
        <w:rPr>
          <w:color w:val="000000"/>
          <w:sz w:val="21"/>
          <w:szCs w:val="21"/>
        </w:rPr>
      </w:pPr>
      <w:r w:rsidRPr="006D5049">
        <w:rPr>
          <w:color w:val="000000"/>
          <w:sz w:val="21"/>
          <w:szCs w:val="21"/>
        </w:rPr>
        <w:t>簇内无人机在局部控制层依据全局路径</w:t>
      </w:r>
      <w:r w:rsidR="005C2409">
        <w:rPr>
          <w:rFonts w:hint="eastAsia"/>
          <w:color w:val="000000"/>
          <w:sz w:val="21"/>
          <w:szCs w:val="21"/>
        </w:rPr>
        <w:t>关键点</w:t>
      </w:r>
      <w:r w:rsidRPr="006D5049">
        <w:rPr>
          <w:color w:val="000000"/>
          <w:sz w:val="21"/>
          <w:szCs w:val="21"/>
        </w:rPr>
        <w:t>进行跟随与避障，从而形成全局</w:t>
      </w:r>
      <w:r w:rsidR="005C2409">
        <w:rPr>
          <w:rFonts w:hint="eastAsia"/>
          <w:color w:val="000000"/>
          <w:sz w:val="21"/>
          <w:szCs w:val="21"/>
        </w:rPr>
        <w:t>关键点引导与</w:t>
      </w:r>
      <w:r w:rsidRPr="006D5049">
        <w:rPr>
          <w:color w:val="000000"/>
          <w:sz w:val="21"/>
          <w:szCs w:val="21"/>
        </w:rPr>
        <w:t>局部</w:t>
      </w:r>
      <w:r w:rsidR="005C2409">
        <w:rPr>
          <w:rFonts w:hint="eastAsia"/>
          <w:color w:val="000000"/>
          <w:sz w:val="21"/>
          <w:szCs w:val="21"/>
        </w:rPr>
        <w:t>M</w:t>
      </w:r>
      <w:r w:rsidR="005C2409">
        <w:rPr>
          <w:color w:val="000000"/>
          <w:sz w:val="21"/>
          <w:szCs w:val="21"/>
        </w:rPr>
        <w:t>BST-APF</w:t>
      </w:r>
      <w:r w:rsidR="005C2409">
        <w:rPr>
          <w:rFonts w:hint="eastAsia"/>
          <w:color w:val="000000"/>
          <w:sz w:val="21"/>
          <w:szCs w:val="21"/>
        </w:rPr>
        <w:t>规划</w:t>
      </w:r>
      <w:r w:rsidRPr="006D5049">
        <w:rPr>
          <w:color w:val="000000"/>
          <w:sz w:val="21"/>
          <w:szCs w:val="21"/>
        </w:rPr>
        <w:t>的分层控制结构。</w:t>
      </w:r>
    </w:p>
    <w:p w14:paraId="24CC443C" w14:textId="6EFBB016" w:rsidR="006D5049" w:rsidRDefault="006D5049" w:rsidP="006D5049">
      <w:pPr>
        <w:spacing w:line="360" w:lineRule="auto"/>
        <w:ind w:firstLineChars="196" w:firstLine="412"/>
        <w:rPr>
          <w:color w:val="000000"/>
          <w:sz w:val="21"/>
          <w:szCs w:val="21"/>
        </w:rPr>
      </w:pPr>
      <w:r w:rsidRPr="006D5049">
        <w:rPr>
          <w:color w:val="000000"/>
          <w:sz w:val="21"/>
          <w:szCs w:val="21"/>
        </w:rPr>
        <w:t>在</w:t>
      </w:r>
      <w:r w:rsidR="00D4645F">
        <w:rPr>
          <w:rFonts w:hint="eastAsia"/>
          <w:color w:val="000000"/>
          <w:sz w:val="21"/>
          <w:szCs w:val="21"/>
        </w:rPr>
        <w:t>单簇全局路径搜索</w:t>
      </w:r>
      <w:r w:rsidRPr="006D5049">
        <w:rPr>
          <w:color w:val="000000"/>
          <w:sz w:val="21"/>
          <w:szCs w:val="21"/>
        </w:rPr>
        <w:t>阶段，采用</w:t>
      </w:r>
      <w:r w:rsidRPr="006D5049">
        <w:rPr>
          <w:color w:val="000000"/>
          <w:sz w:val="21"/>
          <w:szCs w:val="21"/>
        </w:rPr>
        <w:t>RRT*</w:t>
      </w:r>
      <w:r w:rsidR="00327457">
        <w:rPr>
          <w:color w:val="000000"/>
          <w:sz w:val="21"/>
          <w:szCs w:val="21"/>
        </w:rPr>
        <w:t xml:space="preserve"> </w:t>
      </w:r>
      <w:r w:rsidRPr="006D5049">
        <w:rPr>
          <w:color w:val="000000"/>
          <w:sz w:val="21"/>
          <w:szCs w:val="21"/>
        </w:rPr>
        <w:t>算法为每个簇</w:t>
      </w:r>
      <w:r w:rsidRPr="006D5049">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oMath>
      <w:r w:rsidRPr="006D5049">
        <w:rPr>
          <w:color w:val="000000"/>
          <w:sz w:val="21"/>
          <w:szCs w:val="21"/>
        </w:rPr>
        <w:t xml:space="preserve"> </w:t>
      </w:r>
      <w:r w:rsidRPr="006D5049">
        <w:rPr>
          <w:color w:val="000000"/>
          <w:sz w:val="21"/>
          <w:szCs w:val="21"/>
        </w:rPr>
        <w:t>独立</w:t>
      </w:r>
      <w:r w:rsidR="00D4645F">
        <w:rPr>
          <w:rFonts w:hint="eastAsia"/>
          <w:color w:val="000000"/>
          <w:sz w:val="21"/>
          <w:szCs w:val="21"/>
        </w:rPr>
        <w:t>采样</w:t>
      </w:r>
      <w:r w:rsidRPr="006D5049">
        <w:rPr>
          <w:color w:val="000000"/>
          <w:sz w:val="21"/>
          <w:szCs w:val="21"/>
        </w:rPr>
        <w:t>最优路径。</w:t>
      </w:r>
      <w:r w:rsidRPr="006D5049">
        <w:rPr>
          <w:color w:val="000000"/>
          <w:sz w:val="21"/>
          <w:szCs w:val="21"/>
        </w:rPr>
        <w:t>RRT*</w:t>
      </w:r>
      <w:r w:rsidR="00327457">
        <w:rPr>
          <w:color w:val="000000"/>
          <w:sz w:val="21"/>
          <w:szCs w:val="21"/>
        </w:rPr>
        <w:t xml:space="preserve"> </w:t>
      </w:r>
      <w:r w:rsidRPr="006D5049">
        <w:rPr>
          <w:color w:val="000000"/>
          <w:sz w:val="21"/>
          <w:szCs w:val="21"/>
        </w:rPr>
        <w:t>通过在状态空间</w:t>
      </w:r>
      <w:r w:rsidRPr="006D5049">
        <w:rPr>
          <w:color w:val="000000"/>
          <w:sz w:val="21"/>
          <w:szCs w:val="21"/>
        </w:rPr>
        <w:t xml:space="preserve"> </w:t>
      </w:r>
      <m:oMath>
        <m:r>
          <m:rPr>
            <m:scr m:val="script"/>
          </m:rPr>
          <w:rPr>
            <w:rFonts w:ascii="Cambria Math" w:hAnsi="Cambria Math"/>
            <w:color w:val="000000"/>
            <w:sz w:val="21"/>
            <w:szCs w:val="21"/>
          </w:rPr>
          <w:lastRenderedPageBreak/>
          <m:t>A</m:t>
        </m:r>
        <m:r>
          <m:rPr>
            <m:sty m:val="p"/>
          </m:rPr>
          <w:rPr>
            <w:rFonts w:ascii="Cambria Math" w:hAnsi="Cambria Math"/>
            <w:color w:val="000000"/>
            <w:sz w:val="21"/>
            <w:szCs w:val="21"/>
          </w:rPr>
          <m:t>⊂</m:t>
        </m:r>
        <m:sSup>
          <m:sSupPr>
            <m:ctrlPr>
              <w:rPr>
                <w:rFonts w:ascii="Cambria Math" w:hAnsi="Cambria Math"/>
                <w:i/>
                <w:color w:val="000000"/>
                <w:sz w:val="21"/>
                <w:szCs w:val="21"/>
              </w:rPr>
            </m:ctrlPr>
          </m:sSupPr>
          <m:e>
            <m:r>
              <w:rPr>
                <w:rFonts w:ascii="Cambria Math" w:hAnsi="Cambria Math"/>
                <w:color w:val="000000"/>
                <w:sz w:val="21"/>
                <w:szCs w:val="21"/>
              </w:rPr>
              <m:t>R</m:t>
            </m:r>
          </m:e>
          <m:sup>
            <m:r>
              <m:rPr>
                <m:scr m:val="double-struck"/>
              </m:rPr>
              <w:rPr>
                <w:rFonts w:ascii="Cambria Math" w:hAnsi="Cambria Math"/>
                <w:color w:val="000000"/>
                <w:sz w:val="21"/>
                <w:szCs w:val="21"/>
              </w:rPr>
              <m:t>2</m:t>
            </m:r>
          </m:sup>
        </m:sSup>
      </m:oMath>
      <w:r>
        <w:rPr>
          <w:rFonts w:hint="eastAsia"/>
          <w:color w:val="000000"/>
          <w:sz w:val="21"/>
          <w:szCs w:val="21"/>
        </w:rPr>
        <w:t xml:space="preserve"> </w:t>
      </w:r>
      <w:r w:rsidRPr="006D5049">
        <w:rPr>
          <w:color w:val="000000"/>
          <w:sz w:val="21"/>
          <w:szCs w:val="21"/>
        </w:rPr>
        <w:t>内进行随机采样并扩展</w:t>
      </w:r>
      <w:r w:rsidR="00F3108B">
        <w:rPr>
          <w:rFonts w:hint="eastAsia"/>
          <w:color w:val="000000"/>
          <w:sz w:val="21"/>
          <w:szCs w:val="21"/>
        </w:rPr>
        <w:t>路径</w:t>
      </w:r>
      <w:r w:rsidR="005E705F">
        <w:rPr>
          <w:rFonts w:hint="eastAsia"/>
          <w:color w:val="000000"/>
          <w:sz w:val="21"/>
          <w:szCs w:val="21"/>
        </w:rPr>
        <w:t>点组成的</w:t>
      </w:r>
      <w:r w:rsidRPr="006D5049">
        <w:rPr>
          <w:color w:val="000000"/>
          <w:sz w:val="21"/>
          <w:szCs w:val="21"/>
        </w:rPr>
        <w:t>树结构</w:t>
      </w:r>
      <w:r w:rsidRPr="006D5049">
        <w:rPr>
          <w:color w:val="000000"/>
          <w:sz w:val="21"/>
          <w:szCs w:val="21"/>
        </w:rPr>
        <w:t xml:space="preserve"> </w:t>
      </w:r>
      <m:oMath>
        <m:r>
          <m:rPr>
            <m:scr m:val="script"/>
          </m:rPr>
          <w:rPr>
            <w:rFonts w:ascii="Cambria Math" w:hAnsi="Cambria Math"/>
            <w:color w:val="000000"/>
            <w:sz w:val="21"/>
            <w:szCs w:val="21"/>
          </w:rPr>
          <m:t>T</m:t>
        </m:r>
      </m:oMath>
      <w:r w:rsidRPr="006D5049">
        <w:rPr>
          <w:color w:val="000000"/>
          <w:sz w:val="21"/>
          <w:szCs w:val="21"/>
        </w:rPr>
        <w:t xml:space="preserve"> </w:t>
      </w:r>
      <w:r w:rsidRPr="006D5049">
        <w:rPr>
          <w:color w:val="000000"/>
          <w:sz w:val="21"/>
          <w:szCs w:val="21"/>
        </w:rPr>
        <w:t>实现路径搜索，过程可描述为以下步骤：</w:t>
      </w:r>
    </w:p>
    <w:p w14:paraId="2CA8319F" w14:textId="65265BD0" w:rsidR="006D5049" w:rsidRDefault="006D5049" w:rsidP="006D5049">
      <w:pPr>
        <w:spacing w:line="360" w:lineRule="auto"/>
        <w:ind w:firstLineChars="196" w:firstLine="412"/>
        <w:rPr>
          <w:color w:val="000000"/>
          <w:sz w:val="21"/>
          <w:szCs w:val="21"/>
        </w:rPr>
      </w:pPr>
      <w:r>
        <w:rPr>
          <w:rFonts w:hint="eastAsia"/>
          <w:color w:val="000000"/>
          <w:sz w:val="21"/>
          <w:szCs w:val="21"/>
        </w:rPr>
        <w:t>1</w:t>
      </w:r>
      <w:r>
        <w:rPr>
          <w:rFonts w:hint="eastAsia"/>
          <w:color w:val="000000"/>
          <w:sz w:val="21"/>
          <w:szCs w:val="21"/>
        </w:rPr>
        <w:t>）采样生成：</w:t>
      </w:r>
      <w:r w:rsidRPr="006D5049">
        <w:rPr>
          <w:color w:val="000000"/>
          <w:sz w:val="21"/>
          <w:szCs w:val="21"/>
        </w:rPr>
        <w:t>在每次迭代中</w:t>
      </w:r>
      <w:r w:rsidR="0023080E">
        <w:rPr>
          <w:rFonts w:hint="eastAsia"/>
          <w:color w:val="000000"/>
          <w:sz w:val="21"/>
          <w:szCs w:val="21"/>
        </w:rPr>
        <w:t>，</w:t>
      </w:r>
      <w:r w:rsidRPr="006D5049">
        <w:rPr>
          <w:color w:val="000000"/>
          <w:sz w:val="21"/>
          <w:szCs w:val="21"/>
        </w:rPr>
        <w:t>以概率</w:t>
      </w:r>
      <w:r w:rsidRPr="006D5049">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g</m:t>
            </m:r>
          </m:sub>
        </m:sSub>
      </m:oMath>
      <w:r w:rsidRPr="006D5049">
        <w:rPr>
          <w:color w:val="000000"/>
          <w:sz w:val="21"/>
          <w:szCs w:val="21"/>
        </w:rPr>
        <w:t xml:space="preserve"> </w:t>
      </w:r>
      <w:r w:rsidRPr="006D5049">
        <w:rPr>
          <w:color w:val="000000"/>
          <w:sz w:val="21"/>
          <w:szCs w:val="21"/>
        </w:rPr>
        <w:t>直接采样目标点</w:t>
      </w:r>
      <w:r w:rsidRPr="006D5049">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oMath>
      <w:r w:rsidRPr="006D5049">
        <w:rPr>
          <w:color w:val="000000"/>
          <w:sz w:val="21"/>
          <w:szCs w:val="21"/>
        </w:rPr>
        <w:t>​</w:t>
      </w:r>
      <w:r w:rsidRPr="006D5049">
        <w:rPr>
          <w:color w:val="000000"/>
          <w:sz w:val="21"/>
          <w:szCs w:val="21"/>
        </w:rPr>
        <w:t>，否则从区域</w:t>
      </w:r>
      <w:r w:rsidRPr="006D5049">
        <w:rPr>
          <w:color w:val="000000"/>
          <w:sz w:val="21"/>
          <w:szCs w:val="21"/>
        </w:rPr>
        <w:t xml:space="preserve"> </w:t>
      </w:r>
      <m:oMath>
        <m:r>
          <m:rPr>
            <m:scr m:val="script"/>
          </m:rPr>
          <w:rPr>
            <w:rFonts w:ascii="Cambria Math" w:hAnsi="Cambria Math"/>
            <w:color w:val="000000"/>
            <w:sz w:val="21"/>
            <w:szCs w:val="21"/>
          </w:rPr>
          <m:t>A</m:t>
        </m:r>
      </m:oMath>
      <w:r w:rsidRPr="006D5049">
        <w:rPr>
          <w:color w:val="000000"/>
          <w:sz w:val="21"/>
          <w:szCs w:val="21"/>
        </w:rPr>
        <w:t xml:space="preserve"> </w:t>
      </w:r>
      <w:r w:rsidRPr="006D5049">
        <w:rPr>
          <w:color w:val="000000"/>
          <w:sz w:val="21"/>
          <w:szCs w:val="21"/>
        </w:rPr>
        <w:t>中随机采样得到</w:t>
      </w:r>
      <w:r>
        <w:rPr>
          <w:rFonts w:hint="eastAsia"/>
          <w:color w:val="000000"/>
          <w:sz w:val="21"/>
          <w:szCs w:val="21"/>
        </w:rPr>
        <w:t>：</w:t>
      </w:r>
    </w:p>
    <w:p w14:paraId="3E194D52" w14:textId="4C803398" w:rsidR="00FD4F17" w:rsidRDefault="000A77FB" w:rsidP="006D5049">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rand</m:t>
                  </m:r>
                </m:sub>
              </m:sSub>
              <m:r>
                <m:rPr>
                  <m:sty m:val="p"/>
                </m:rPr>
                <w:rPr>
                  <w:rFonts w:ascii="Cambria Math" w:hAnsi="Cambria Math" w:hint="eastAsia"/>
                  <w:color w:val="000000"/>
                  <w:sz w:val="21"/>
                  <w:szCs w:val="21"/>
                </w:rPr>
                <m:t>∈</m:t>
              </m:r>
              <m:r>
                <w:rPr>
                  <w:rFonts w:ascii="Cambria Math" w:hAnsi="Cambria Math"/>
                  <w:color w:val="000000"/>
                  <w:sz w:val="21"/>
                  <w:szCs w:val="21"/>
                </w:rPr>
                <m:t>A</m:t>
              </m:r>
              <m:r>
                <m:rPr>
                  <m:sty m:val="p"/>
                </m:rPr>
                <w:rPr>
                  <w:rFonts w:ascii="Cambria Math" w:hAnsi="Cambria Math"/>
                  <w:color w:val="000000"/>
                  <w:sz w:val="21"/>
                  <w:szCs w:val="21"/>
                </w:rPr>
                <m:t>∖</m:t>
              </m:r>
              <m:sSub>
                <m:sSubPr>
                  <m:ctrlPr>
                    <w:rPr>
                      <w:rFonts w:ascii="Cambria Math" w:hAnsi="Cambria Math"/>
                      <w:i/>
                      <w:color w:val="000000"/>
                      <w:sz w:val="21"/>
                      <w:szCs w:val="21"/>
                    </w:rPr>
                  </m:ctrlPr>
                </m:sSubPr>
                <m:e>
                  <m:r>
                    <m:rPr>
                      <m:scr m:val="script"/>
                    </m:rPr>
                    <w:rPr>
                      <w:rFonts w:ascii="Cambria Math" w:hAnsi="Cambria Math"/>
                      <w:color w:val="000000"/>
                      <w:sz w:val="21"/>
                      <w:szCs w:val="21"/>
                    </w:rPr>
                    <m:t>O</m:t>
                  </m:r>
                </m:e>
                <m:sub>
                  <m:r>
                    <m:rPr>
                      <m:scr m:val="script"/>
                    </m:rPr>
                    <w:rPr>
                      <w:rFonts w:ascii="Cambria Math" w:hAnsi="Cambria Math"/>
                      <w:color w:val="000000"/>
                      <w:sz w:val="21"/>
                      <w:szCs w:val="21"/>
                    </w:rPr>
                    <m:t>t</m:t>
                  </m:r>
                </m:sub>
              </m:sSub>
              <m:r>
                <w:rPr>
                  <w:rFonts w:ascii="Cambria Math" w:hAnsi="Cambria Math"/>
                  <w:color w:val="000000"/>
                  <w:sz w:val="21"/>
                  <w:szCs w:val="21"/>
                </w:rPr>
                <m:t>#</m:t>
              </m:r>
              <m:d>
                <m:dPr>
                  <m:begChr m:val="（"/>
                  <m:endChr m:val="）"/>
                  <m:ctrlPr>
                    <w:rPr>
                      <w:rFonts w:ascii="Cambria Math" w:hAnsi="Cambria Math"/>
                      <w:i/>
                      <w:color w:val="000000"/>
                      <w:sz w:val="21"/>
                      <w:szCs w:val="21"/>
                    </w:rPr>
                  </m:ctrlPr>
                </m:dPr>
                <m:e>
                  <m:r>
                    <w:rPr>
                      <w:rFonts w:ascii="Cambria Math" w:hAnsi="Cambria Math"/>
                      <w:color w:val="000000"/>
                      <w:sz w:val="21"/>
                      <w:szCs w:val="21"/>
                    </w:rPr>
                    <m:t>10</m:t>
                  </m:r>
                </m:e>
              </m:d>
            </m:e>
          </m:eqArr>
        </m:oMath>
      </m:oMathPara>
    </w:p>
    <w:p w14:paraId="2F3A927E" w14:textId="7AD13DB2" w:rsidR="006D5049" w:rsidRDefault="006D5049" w:rsidP="006D5049">
      <w:pPr>
        <w:spacing w:line="360" w:lineRule="auto"/>
        <w:ind w:firstLineChars="196" w:firstLine="412"/>
        <w:rPr>
          <w:color w:val="000000"/>
          <w:sz w:val="21"/>
          <w:szCs w:val="21"/>
        </w:rPr>
      </w:pPr>
      <w:r w:rsidRPr="006D5049">
        <w:rPr>
          <w:color w:val="000000"/>
          <w:sz w:val="21"/>
          <w:szCs w:val="21"/>
        </w:rPr>
        <w:t>其中</w:t>
      </w:r>
      <w:r w:rsidRPr="006D5049">
        <w:rPr>
          <w:color w:val="000000"/>
          <w:sz w:val="21"/>
          <w:szCs w:val="21"/>
        </w:rPr>
        <w:t xml:space="preserve"> </w:t>
      </w:r>
      <m:oMath>
        <m:sSub>
          <m:sSubPr>
            <m:ctrlPr>
              <w:rPr>
                <w:rFonts w:ascii="Cambria Math" w:hAnsi="Cambria Math"/>
                <w:i/>
                <w:color w:val="000000"/>
                <w:sz w:val="21"/>
                <w:szCs w:val="21"/>
              </w:rPr>
            </m:ctrlPr>
          </m:sSubPr>
          <m:e>
            <m:r>
              <m:rPr>
                <m:scr m:val="script"/>
              </m:rPr>
              <w:rPr>
                <w:rFonts w:ascii="Cambria Math" w:hAnsi="Cambria Math"/>
                <w:color w:val="000000"/>
                <w:sz w:val="21"/>
                <w:szCs w:val="21"/>
              </w:rPr>
              <m:t>O</m:t>
            </m:r>
          </m:e>
          <m:sub>
            <m:r>
              <m:rPr>
                <m:scr m:val="script"/>
              </m:rPr>
              <w:rPr>
                <w:rFonts w:ascii="Cambria Math" w:hAnsi="Cambria Math"/>
                <w:color w:val="000000"/>
                <w:sz w:val="21"/>
                <w:szCs w:val="21"/>
              </w:rPr>
              <m:t>t</m:t>
            </m:r>
          </m:sub>
        </m:sSub>
        <m:r>
          <w:rPr>
            <w:rFonts w:ascii="Cambria Math" w:hAnsi="Cambria Math"/>
            <w:color w:val="000000"/>
            <w:sz w:val="21"/>
            <w:szCs w:val="21"/>
          </w:rPr>
          <m:t>⊆</m:t>
        </m:r>
        <m:r>
          <m:rPr>
            <m:scr m:val="script"/>
            <m:sty m:val="p"/>
          </m:rPr>
          <w:rPr>
            <w:rFonts w:ascii="Cambria Math" w:hAnsi="Cambria Math"/>
            <w:color w:val="000000"/>
            <w:sz w:val="21"/>
            <w:szCs w:val="21"/>
          </w:rPr>
          <m:t>O</m:t>
        </m:r>
      </m:oMath>
      <w:r w:rsidRPr="006D5049">
        <w:rPr>
          <w:color w:val="000000"/>
          <w:sz w:val="21"/>
          <w:szCs w:val="21"/>
        </w:rPr>
        <w:t xml:space="preserve"> </w:t>
      </w:r>
      <w:r w:rsidRPr="006D5049">
        <w:rPr>
          <w:color w:val="000000"/>
          <w:sz w:val="21"/>
          <w:szCs w:val="21"/>
        </w:rPr>
        <w:t>为当前时刻</w:t>
      </w:r>
      <w:r w:rsidR="00D4645F">
        <w:rPr>
          <w:rFonts w:hint="eastAsia"/>
          <w:color w:val="000000"/>
          <w:sz w:val="21"/>
          <w:szCs w:val="21"/>
        </w:rPr>
        <w:t>所有</w:t>
      </w:r>
      <w:r w:rsidRPr="006D5049">
        <w:rPr>
          <w:color w:val="000000"/>
          <w:sz w:val="21"/>
          <w:szCs w:val="21"/>
        </w:rPr>
        <w:t>传感器观测到的建筑物集合，未观测区域视作</w:t>
      </w:r>
      <w:r w:rsidR="00327457">
        <w:rPr>
          <w:rFonts w:hint="eastAsia"/>
          <w:color w:val="000000"/>
          <w:sz w:val="21"/>
          <w:szCs w:val="21"/>
        </w:rPr>
        <w:t>无障碍</w:t>
      </w:r>
      <w:r w:rsidRPr="006D5049">
        <w:rPr>
          <w:color w:val="000000"/>
          <w:sz w:val="21"/>
          <w:szCs w:val="21"/>
        </w:rPr>
        <w:t>可通行空间。</w:t>
      </w:r>
    </w:p>
    <w:p w14:paraId="2058C0A4" w14:textId="410A6CA2" w:rsidR="006D5049" w:rsidRDefault="006D5049" w:rsidP="006D5049">
      <w:pPr>
        <w:spacing w:line="360" w:lineRule="auto"/>
        <w:ind w:firstLineChars="196" w:firstLine="412"/>
        <w:rPr>
          <w:color w:val="000000"/>
          <w:sz w:val="21"/>
          <w:szCs w:val="21"/>
        </w:rPr>
      </w:pPr>
      <w:r>
        <w:rPr>
          <w:rFonts w:hint="eastAsia"/>
          <w:color w:val="000000"/>
          <w:sz w:val="21"/>
          <w:szCs w:val="21"/>
        </w:rPr>
        <w:t>2</w:t>
      </w:r>
      <w:r>
        <w:rPr>
          <w:rFonts w:hint="eastAsia"/>
          <w:color w:val="000000"/>
          <w:sz w:val="21"/>
          <w:szCs w:val="21"/>
        </w:rPr>
        <w:t>）</w:t>
      </w:r>
      <w:r w:rsidRPr="006D5049">
        <w:rPr>
          <w:rFonts w:hint="eastAsia"/>
          <w:color w:val="000000"/>
          <w:sz w:val="21"/>
          <w:szCs w:val="21"/>
        </w:rPr>
        <w:t>邻近</w:t>
      </w:r>
      <w:r w:rsidR="00F3108B">
        <w:rPr>
          <w:rFonts w:hint="eastAsia"/>
          <w:color w:val="000000"/>
          <w:sz w:val="21"/>
          <w:szCs w:val="21"/>
        </w:rPr>
        <w:t>路径点</w:t>
      </w:r>
      <w:r w:rsidRPr="006D5049">
        <w:rPr>
          <w:rFonts w:hint="eastAsia"/>
          <w:color w:val="000000"/>
          <w:sz w:val="21"/>
          <w:szCs w:val="21"/>
        </w:rPr>
        <w:t>选择</w:t>
      </w:r>
      <w:r>
        <w:rPr>
          <w:rFonts w:hint="eastAsia"/>
          <w:color w:val="000000"/>
          <w:sz w:val="21"/>
          <w:szCs w:val="21"/>
        </w:rPr>
        <w:t>：</w:t>
      </w:r>
      <w:r w:rsidRPr="006D5049">
        <w:rPr>
          <w:color w:val="000000"/>
          <w:sz w:val="21"/>
          <w:szCs w:val="21"/>
        </w:rPr>
        <w:t>在已有树结构</w:t>
      </w:r>
      <w:r w:rsidRPr="006D5049">
        <w:rPr>
          <w:color w:val="000000"/>
          <w:sz w:val="21"/>
          <w:szCs w:val="21"/>
        </w:rPr>
        <w:t xml:space="preserve"> </w:t>
      </w:r>
      <m:oMath>
        <m:r>
          <m:rPr>
            <m:scr m:val="script"/>
          </m:rPr>
          <w:rPr>
            <w:rFonts w:ascii="Cambria Math" w:hAnsi="Cambria Math"/>
            <w:color w:val="000000"/>
            <w:sz w:val="21"/>
            <w:szCs w:val="21"/>
          </w:rPr>
          <m:t>T</m:t>
        </m:r>
      </m:oMath>
      <w:r w:rsidRPr="006D5049">
        <w:rPr>
          <w:color w:val="000000"/>
          <w:sz w:val="21"/>
          <w:szCs w:val="21"/>
        </w:rPr>
        <w:t xml:space="preserve"> </w:t>
      </w:r>
      <w:r w:rsidRPr="006D5049">
        <w:rPr>
          <w:color w:val="000000"/>
          <w:sz w:val="21"/>
          <w:szCs w:val="21"/>
        </w:rPr>
        <w:t>中寻找与</w:t>
      </w:r>
      <w:r w:rsidR="00F3108B">
        <w:rPr>
          <w:rFonts w:hint="eastAsia"/>
          <w:color w:val="000000"/>
          <w:sz w:val="21"/>
          <w:szCs w:val="21"/>
        </w:rPr>
        <w:t>当前</w:t>
      </w:r>
      <w:r w:rsidRPr="006D5049">
        <w:rPr>
          <w:color w:val="000000"/>
          <w:sz w:val="21"/>
          <w:szCs w:val="21"/>
        </w:rPr>
        <w:t>采样点最近的</w:t>
      </w:r>
      <w:r w:rsidR="00F3108B">
        <w:rPr>
          <w:rFonts w:hint="eastAsia"/>
          <w:color w:val="000000"/>
          <w:sz w:val="21"/>
          <w:szCs w:val="21"/>
        </w:rPr>
        <w:t>现有路径</w:t>
      </w:r>
      <w:r w:rsidRPr="006D5049">
        <w:rPr>
          <w:color w:val="000000"/>
          <w:sz w:val="21"/>
          <w:szCs w:val="21"/>
        </w:rPr>
        <w:t>点</w:t>
      </w:r>
      <w:r>
        <w:rPr>
          <w:rFonts w:hint="eastAsia"/>
          <w:color w:val="000000"/>
          <w:sz w:val="21"/>
          <w:szCs w:val="21"/>
        </w:rPr>
        <w:t>：</w:t>
      </w:r>
    </w:p>
    <w:p w14:paraId="44534D05" w14:textId="73B047B9" w:rsidR="0023080E" w:rsidRDefault="000A77FB" w:rsidP="006D5049">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near</m:t>
                  </m:r>
                </m:sub>
              </m:sSub>
              <m:r>
                <w:rPr>
                  <w:rFonts w:ascii="Cambria Math" w:hAnsi="Cambria Math"/>
                  <w:color w:val="000000"/>
                  <w:sz w:val="21"/>
                  <w:szCs w:val="21"/>
                </w:rPr>
                <m:t>=</m:t>
              </m:r>
              <m:func>
                <m:funcPr>
                  <m:ctrlPr>
                    <w:rPr>
                      <w:rFonts w:ascii="Cambria Math" w:hAnsi="Cambria Math"/>
                      <w:color w:val="000000"/>
                      <w:sz w:val="21"/>
                      <w:szCs w:val="21"/>
                    </w:rPr>
                  </m:ctrlPr>
                </m:funcPr>
                <m:fName>
                  <m:r>
                    <m:rPr>
                      <m:sty m:val="p"/>
                    </m:rPr>
                    <w:rPr>
                      <w:rFonts w:ascii="Cambria Math" w:hAnsi="Cambria Math"/>
                      <w:color w:val="000000"/>
                      <w:sz w:val="21"/>
                      <w:szCs w:val="21"/>
                    </w:rPr>
                    <m:t>arg</m:t>
                  </m:r>
                  <m:ctrlPr>
                    <w:rPr>
                      <w:rFonts w:ascii="Cambria Math" w:hAnsi="Cambria Math"/>
                      <w:i/>
                      <w:color w:val="000000"/>
                      <w:sz w:val="21"/>
                      <w:szCs w:val="21"/>
                    </w:rPr>
                  </m:ctrlPr>
                </m:fName>
                <m:e>
                  <m:func>
                    <m:funcPr>
                      <m:ctrlPr>
                        <w:rPr>
                          <w:rFonts w:ascii="Cambria Math" w:hAnsi="Cambria Math"/>
                          <w:color w:val="000000"/>
                          <w:sz w:val="21"/>
                          <w:szCs w:val="21"/>
                        </w:rPr>
                      </m:ctrlPr>
                    </m:funcPr>
                    <m:fName>
                      <m:limLow>
                        <m:limLowPr>
                          <m:ctrlPr>
                            <w:rPr>
                              <w:rFonts w:ascii="Cambria Math" w:hAnsi="Cambria Math"/>
                              <w:i/>
                              <w:color w:val="000000"/>
                              <w:sz w:val="21"/>
                              <w:szCs w:val="21"/>
                            </w:rPr>
                          </m:ctrlPr>
                        </m:limLowPr>
                        <m:e>
                          <m:r>
                            <m:rPr>
                              <m:sty m:val="p"/>
                            </m:rPr>
                            <w:rPr>
                              <w:rFonts w:ascii="Cambria Math" w:hAnsi="Cambria Math"/>
                              <w:color w:val="000000"/>
                              <w:sz w:val="21"/>
                              <w:szCs w:val="21"/>
                            </w:rPr>
                            <m:t>min</m:t>
                          </m:r>
                          <m:ctrlPr>
                            <w:rPr>
                              <w:rFonts w:ascii="Cambria Math" w:hAnsi="Cambria Math"/>
                              <w:color w:val="000000"/>
                              <w:sz w:val="21"/>
                              <w:szCs w:val="21"/>
                            </w:rPr>
                          </m:ctrlPr>
                        </m:e>
                        <m:lim>
                          <m:r>
                            <w:rPr>
                              <w:rFonts w:ascii="Cambria Math" w:hAnsi="Cambria Math"/>
                              <w:color w:val="000000"/>
                              <w:sz w:val="21"/>
                              <w:szCs w:val="21"/>
                            </w:rPr>
                            <m:t>x</m:t>
                          </m:r>
                          <m:r>
                            <m:rPr>
                              <m:sty m:val="p"/>
                            </m:rPr>
                            <w:rPr>
                              <w:rFonts w:ascii="Cambria Math" w:hAnsi="Cambria Math" w:hint="eastAsia"/>
                              <w:color w:val="000000"/>
                              <w:sz w:val="21"/>
                              <w:szCs w:val="21"/>
                            </w:rPr>
                            <m:t>∈</m:t>
                          </m:r>
                          <m:r>
                            <m:rPr>
                              <m:scr m:val="script"/>
                            </m:rPr>
                            <w:rPr>
                              <w:rFonts w:ascii="Cambria Math" w:hAnsi="Cambria Math"/>
                              <w:color w:val="000000"/>
                              <w:sz w:val="21"/>
                              <w:szCs w:val="21"/>
                            </w:rPr>
                            <m:t>T</m:t>
                          </m:r>
                          <m:ctrlPr>
                            <w:rPr>
                              <w:rFonts w:ascii="Cambria Math" w:hAnsi="Cambria Math"/>
                              <w:color w:val="000000"/>
                              <w:sz w:val="21"/>
                              <w:szCs w:val="21"/>
                            </w:rPr>
                          </m:ctrlPr>
                        </m:lim>
                      </m:limLow>
                    </m:fName>
                    <m:e>
                      <m:d>
                        <m:dPr>
                          <m:begChr m:val="‖"/>
                          <m:endChr m:val="‖"/>
                          <m:ctrlPr>
                            <w:rPr>
                              <w:rFonts w:ascii="Cambria Math" w:hAnsi="Cambria Math"/>
                              <w:i/>
                              <w:color w:val="000000"/>
                              <w:sz w:val="21"/>
                              <w:szCs w:val="21"/>
                            </w:rPr>
                          </m:ctrlPr>
                        </m:dPr>
                        <m:e>
                          <m:r>
                            <w:rPr>
                              <w:rFonts w:ascii="Cambria Math" w:hAnsi="Cambria Math" w:hint="eastAsia"/>
                              <w:color w:val="000000"/>
                              <w:sz w:val="21"/>
                              <w:szCs w:val="21"/>
                            </w:rPr>
                            <m:t>o</m:t>
                          </m:r>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rand</m:t>
                              </m:r>
                            </m:sub>
                          </m:sSub>
                        </m:e>
                      </m:d>
                      <m:ctrlPr>
                        <w:rPr>
                          <w:rFonts w:ascii="Cambria Math" w:hAnsi="Cambria Math"/>
                          <w:i/>
                          <w:color w:val="000000"/>
                          <w:sz w:val="21"/>
                          <w:szCs w:val="21"/>
                        </w:rPr>
                      </m:ctrlPr>
                    </m:e>
                  </m:func>
                </m:e>
              </m:func>
              <m:r>
                <w:rPr>
                  <w:rFonts w:ascii="Cambria Math" w:hAnsi="Cambria Math"/>
                  <w:color w:val="000000"/>
                  <w:sz w:val="21"/>
                  <w:szCs w:val="21"/>
                </w:rPr>
                <m:t>#</m:t>
              </m:r>
              <m:d>
                <m:dPr>
                  <m:begChr m:val="（"/>
                  <m:endChr m:val="）"/>
                  <m:ctrlPr>
                    <w:rPr>
                      <w:rFonts w:ascii="Cambria Math" w:hAnsi="Cambria Math"/>
                      <w:i/>
                      <w:color w:val="000000"/>
                      <w:sz w:val="21"/>
                      <w:szCs w:val="21"/>
                    </w:rPr>
                  </m:ctrlPr>
                </m:dPr>
                <m:e>
                  <m:r>
                    <w:rPr>
                      <w:rFonts w:ascii="Cambria Math" w:hAnsi="Cambria Math"/>
                      <w:color w:val="000000"/>
                      <w:sz w:val="21"/>
                      <w:szCs w:val="21"/>
                    </w:rPr>
                    <m:t>11</m:t>
                  </m:r>
                </m:e>
              </m:d>
            </m:e>
          </m:eqArr>
        </m:oMath>
      </m:oMathPara>
    </w:p>
    <w:p w14:paraId="0BC18A72" w14:textId="5174224A" w:rsidR="006D5049" w:rsidRDefault="006D5049" w:rsidP="006D5049">
      <w:pPr>
        <w:spacing w:line="360" w:lineRule="auto"/>
        <w:ind w:firstLineChars="196" w:firstLine="412"/>
        <w:rPr>
          <w:color w:val="000000"/>
          <w:sz w:val="21"/>
          <w:szCs w:val="21"/>
        </w:rPr>
      </w:pPr>
      <w:r>
        <w:rPr>
          <w:rFonts w:hint="eastAsia"/>
          <w:color w:val="000000"/>
          <w:sz w:val="21"/>
          <w:szCs w:val="21"/>
        </w:rPr>
        <w:t>3</w:t>
      </w:r>
      <w:r>
        <w:rPr>
          <w:rFonts w:hint="eastAsia"/>
          <w:color w:val="000000"/>
          <w:sz w:val="21"/>
          <w:szCs w:val="21"/>
        </w:rPr>
        <w:t>）</w:t>
      </w:r>
      <w:r w:rsidRPr="006D5049">
        <w:rPr>
          <w:color w:val="000000"/>
          <w:sz w:val="21"/>
          <w:szCs w:val="21"/>
        </w:rPr>
        <w:t>新</w:t>
      </w:r>
      <w:r w:rsidR="00F3108B">
        <w:rPr>
          <w:rFonts w:hint="eastAsia"/>
          <w:color w:val="000000"/>
          <w:sz w:val="21"/>
          <w:szCs w:val="21"/>
        </w:rPr>
        <w:t>路径</w:t>
      </w:r>
      <w:r w:rsidRPr="006D5049">
        <w:rPr>
          <w:color w:val="000000"/>
          <w:sz w:val="21"/>
          <w:szCs w:val="21"/>
        </w:rPr>
        <w:t>点生成</w:t>
      </w:r>
      <w:r>
        <w:rPr>
          <w:rFonts w:hint="eastAsia"/>
          <w:color w:val="000000"/>
          <w:sz w:val="21"/>
          <w:szCs w:val="21"/>
        </w:rPr>
        <w:t>：</w:t>
      </w:r>
      <w:r w:rsidRPr="006D5049">
        <w:rPr>
          <w:color w:val="000000"/>
          <w:sz w:val="21"/>
          <w:szCs w:val="21"/>
        </w:rPr>
        <w:t>沿</w:t>
      </w:r>
      <w:r w:rsidRPr="006D5049">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hint="eastAsia"/>
                <w:color w:val="000000"/>
                <w:sz w:val="21"/>
                <w:szCs w:val="21"/>
              </w:rPr>
              <m:t>o</m:t>
            </m:r>
          </m:e>
          <m:sub>
            <m:r>
              <m:rPr>
                <m:nor/>
              </m:rPr>
              <w:rPr>
                <w:rFonts w:ascii="Cambria Math" w:hAnsi="Cambria Math"/>
                <w:i/>
                <w:color w:val="000000"/>
                <w:sz w:val="21"/>
                <w:szCs w:val="21"/>
              </w:rPr>
              <m:t>near</m:t>
            </m:r>
          </m:sub>
        </m:sSub>
      </m:oMath>
      <w:r w:rsidRPr="006D5049">
        <w:rPr>
          <w:color w:val="000000"/>
          <w:sz w:val="21"/>
          <w:szCs w:val="21"/>
        </w:rPr>
        <w:t>指向</w:t>
      </w:r>
      <w:r w:rsidRPr="006D5049">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hint="eastAsia"/>
                <w:color w:val="000000"/>
                <w:sz w:val="21"/>
                <w:szCs w:val="21"/>
              </w:rPr>
              <m:t>o</m:t>
            </m:r>
          </m:e>
          <m:sub>
            <m:r>
              <m:rPr>
                <m:nor/>
              </m:rPr>
              <w:rPr>
                <w:rFonts w:ascii="Cambria Math" w:hAnsi="Cambria Math"/>
                <w:i/>
                <w:color w:val="000000"/>
                <w:sz w:val="21"/>
                <w:szCs w:val="21"/>
              </w:rPr>
              <m:t>rand</m:t>
            </m:r>
          </m:sub>
        </m:sSub>
      </m:oMath>
      <w:r w:rsidRPr="006D5049">
        <w:rPr>
          <w:color w:val="000000"/>
          <w:sz w:val="21"/>
          <w:szCs w:val="21"/>
        </w:rPr>
        <w:t xml:space="preserve"> </w:t>
      </w:r>
      <w:r w:rsidRPr="006D5049">
        <w:rPr>
          <w:color w:val="000000"/>
          <w:sz w:val="21"/>
          <w:szCs w:val="21"/>
        </w:rPr>
        <w:t>的方向，以全局规划步长</w:t>
      </w:r>
      <w:r w:rsidR="00D32DA6">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hint="eastAsia"/>
                <w:color w:val="000000"/>
                <w:sz w:val="21"/>
                <w:szCs w:val="21"/>
              </w:rPr>
              <m:t>step</m:t>
            </m:r>
          </m:sub>
        </m:sSub>
      </m:oMath>
      <w:r w:rsidR="00D32DA6">
        <w:rPr>
          <w:rFonts w:hint="eastAsia"/>
          <w:color w:val="000000"/>
          <w:sz w:val="21"/>
          <w:szCs w:val="21"/>
        </w:rPr>
        <w:t xml:space="preserve"> </w:t>
      </w:r>
      <w:r w:rsidRPr="006D5049">
        <w:rPr>
          <w:color w:val="000000"/>
          <w:sz w:val="21"/>
          <w:szCs w:val="21"/>
        </w:rPr>
        <w:t>生成新</w:t>
      </w:r>
      <w:r w:rsidR="00F3108B">
        <w:rPr>
          <w:rFonts w:hint="eastAsia"/>
          <w:color w:val="000000"/>
          <w:sz w:val="21"/>
          <w:szCs w:val="21"/>
        </w:rPr>
        <w:t>路径</w:t>
      </w:r>
      <w:r w:rsidRPr="006D5049">
        <w:rPr>
          <w:color w:val="000000"/>
          <w:sz w:val="21"/>
          <w:szCs w:val="21"/>
        </w:rPr>
        <w:t>点</w:t>
      </w:r>
      <w:r w:rsidR="00D32DA6">
        <w:rPr>
          <w:rFonts w:hint="eastAsia"/>
          <w:color w:val="000000"/>
          <w:sz w:val="21"/>
          <w:szCs w:val="21"/>
        </w:rPr>
        <w:t>：</w:t>
      </w:r>
    </w:p>
    <w:p w14:paraId="517A390E" w14:textId="4E43AF05" w:rsidR="0023080E" w:rsidRDefault="000A77FB" w:rsidP="006D5049">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new</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near</m:t>
                  </m:r>
                </m:sub>
              </m:sSub>
              <m:r>
                <w:rPr>
                  <w:rFonts w:ascii="Cambria Math" w:hAnsi="Cambria Math"/>
                  <w:color w:val="000000"/>
                  <w:sz w:val="21"/>
                  <w:szCs w:val="21"/>
                </w:rPr>
                <m:t>+</m:t>
              </m:r>
              <m:f>
                <m:fPr>
                  <m:ctrlPr>
                    <w:rPr>
                      <w:rFonts w:ascii="Cambria Math" w:hAnsi="Cambria Math"/>
                      <w:color w:val="000000"/>
                      <w:sz w:val="21"/>
                      <w:szCs w:val="21"/>
                    </w:rPr>
                  </m:ctrlPr>
                </m:fPr>
                <m:num>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step</m:t>
                      </m:r>
                    </m:sub>
                  </m:sSub>
                  <m:d>
                    <m:dPr>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rand</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near</m:t>
                          </m:r>
                        </m:sub>
                      </m:sSub>
                    </m:e>
                  </m:d>
                  <m:ctrlPr>
                    <w:rPr>
                      <w:rFonts w:ascii="Cambria Math" w:hAnsi="Cambria Math"/>
                      <w:i/>
                      <w:color w:val="000000"/>
                      <w:sz w:val="21"/>
                      <w:szCs w:val="21"/>
                    </w:rPr>
                  </m:ctrlPr>
                </m:num>
                <m:den>
                  <m:d>
                    <m:dPr>
                      <m:begChr m:val="‖"/>
                      <m:endChr m:val="‖"/>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rand</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near</m:t>
                          </m:r>
                        </m:sub>
                      </m:sSub>
                    </m:e>
                  </m:d>
                  <m:ctrlPr>
                    <w:rPr>
                      <w:rFonts w:ascii="Cambria Math" w:hAnsi="Cambria Math"/>
                      <w:i/>
                      <w:color w:val="000000"/>
                      <w:sz w:val="21"/>
                      <w:szCs w:val="21"/>
                    </w:rPr>
                  </m:ctrlPr>
                </m:den>
              </m:f>
              <m:r>
                <w:rPr>
                  <w:rFonts w:ascii="Cambria Math" w:hAnsi="Cambria Math"/>
                  <w:color w:val="000000"/>
                  <w:sz w:val="21"/>
                  <w:szCs w:val="21"/>
                </w:rPr>
                <m:t>#</m:t>
              </m:r>
              <m:d>
                <m:dPr>
                  <m:begChr m:val="（"/>
                  <m:endChr m:val="）"/>
                  <m:ctrlPr>
                    <w:rPr>
                      <w:rFonts w:ascii="Cambria Math" w:hAnsi="Cambria Math"/>
                      <w:i/>
                      <w:color w:val="000000"/>
                      <w:sz w:val="21"/>
                      <w:szCs w:val="21"/>
                    </w:rPr>
                  </m:ctrlPr>
                </m:dPr>
                <m:e>
                  <m:r>
                    <w:rPr>
                      <w:rFonts w:ascii="Cambria Math" w:hAnsi="Cambria Math"/>
                      <w:color w:val="000000"/>
                      <w:sz w:val="21"/>
                      <w:szCs w:val="21"/>
                    </w:rPr>
                    <m:t>12</m:t>
                  </m:r>
                </m:e>
              </m:d>
            </m:e>
          </m:eqArr>
        </m:oMath>
      </m:oMathPara>
    </w:p>
    <w:p w14:paraId="1EA0995C" w14:textId="67EFFF68" w:rsidR="00D32DA6" w:rsidRDefault="00D32DA6" w:rsidP="006D5049">
      <w:pPr>
        <w:spacing w:line="360" w:lineRule="auto"/>
        <w:ind w:firstLineChars="196" w:firstLine="412"/>
        <w:rPr>
          <w:color w:val="000000"/>
          <w:sz w:val="21"/>
          <w:szCs w:val="21"/>
        </w:rPr>
      </w:pPr>
      <w:r>
        <w:rPr>
          <w:rFonts w:hint="eastAsia"/>
          <w:color w:val="000000"/>
          <w:sz w:val="21"/>
          <w:szCs w:val="21"/>
        </w:rPr>
        <w:t>4</w:t>
      </w:r>
      <w:r>
        <w:rPr>
          <w:rFonts w:hint="eastAsia"/>
          <w:color w:val="000000"/>
          <w:sz w:val="21"/>
          <w:szCs w:val="21"/>
        </w:rPr>
        <w:t>）</w:t>
      </w:r>
      <w:ins w:id="57" w:author="Lianghui Ding" w:date="2025-12-14T17:00:00Z">
        <w:r w:rsidR="00D32D41">
          <w:rPr>
            <w:rFonts w:hint="eastAsia"/>
            <w:color w:val="000000"/>
            <w:sz w:val="21"/>
            <w:szCs w:val="21"/>
          </w:rPr>
          <w:t>路径</w:t>
        </w:r>
      </w:ins>
      <w:r>
        <w:rPr>
          <w:rFonts w:hint="eastAsia"/>
          <w:color w:val="000000"/>
          <w:sz w:val="21"/>
          <w:szCs w:val="21"/>
        </w:rPr>
        <w:t>碰撞检测：</w:t>
      </w:r>
      <w:r w:rsidRPr="00D32DA6">
        <w:rPr>
          <w:color w:val="000000"/>
          <w:sz w:val="21"/>
          <w:szCs w:val="21"/>
        </w:rPr>
        <w:t>若线段</w:t>
      </w:r>
      <w:r w:rsidRPr="00D32DA6">
        <w:rPr>
          <w:color w:val="000000"/>
          <w:sz w:val="21"/>
          <w:szCs w:val="21"/>
        </w:rPr>
        <w:t xml:space="preserve"> </w:t>
      </w:r>
      <m:oMath>
        <m:d>
          <m:dPr>
            <m:begChr m:val="["/>
            <m:endChr m:val="]"/>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hint="eastAsia"/>
                    <w:color w:val="000000"/>
                    <w:sz w:val="21"/>
                    <w:szCs w:val="21"/>
                  </w:rPr>
                  <m:t>o</m:t>
                </m:r>
              </m:e>
              <m:sub>
                <m:r>
                  <m:rPr>
                    <m:nor/>
                  </m:rPr>
                  <w:rPr>
                    <w:rFonts w:ascii="Cambria Math" w:hAnsi="Cambria Math"/>
                    <w:i/>
                    <w:color w:val="000000"/>
                    <w:sz w:val="21"/>
                    <w:szCs w:val="21"/>
                  </w:rPr>
                  <m:t>near</m:t>
                </m:r>
              </m:sub>
            </m:sSub>
            <m:r>
              <w:rPr>
                <w:rFonts w:ascii="Cambria Math" w:hAnsi="Cambria Math"/>
                <w:color w:val="000000"/>
                <w:sz w:val="21"/>
                <w:szCs w:val="21"/>
              </w:rPr>
              <m:t xml:space="preserve"> ,</m:t>
            </m:r>
            <m:sSub>
              <m:sSubPr>
                <m:ctrlPr>
                  <w:rPr>
                    <w:rFonts w:ascii="Cambria Math" w:hAnsi="Cambria Math"/>
                    <w:i/>
                    <w:color w:val="000000"/>
                    <w:sz w:val="21"/>
                    <w:szCs w:val="21"/>
                  </w:rPr>
                </m:ctrlPr>
              </m:sSubPr>
              <m:e>
                <m:r>
                  <w:rPr>
                    <w:rFonts w:ascii="Cambria Math" w:hAnsi="Cambria Math" w:hint="eastAsia"/>
                    <w:color w:val="000000"/>
                    <w:sz w:val="21"/>
                    <w:szCs w:val="21"/>
                  </w:rPr>
                  <m:t>o</m:t>
                </m:r>
              </m:e>
              <m:sub>
                <m:r>
                  <m:rPr>
                    <m:nor/>
                  </m:rPr>
                  <w:rPr>
                    <w:rFonts w:ascii="Cambria Math" w:hAnsi="Cambria Math"/>
                    <w:i/>
                    <w:color w:val="000000"/>
                    <w:sz w:val="21"/>
                    <w:szCs w:val="21"/>
                  </w:rPr>
                  <m:t>new</m:t>
                </m:r>
              </m:sub>
            </m:sSub>
          </m:e>
        </m:d>
      </m:oMath>
      <w:r w:rsidRPr="00D32DA6">
        <w:rPr>
          <w:color w:val="000000"/>
          <w:sz w:val="21"/>
          <w:szCs w:val="21"/>
        </w:rPr>
        <w:t xml:space="preserve"> </w:t>
      </w:r>
      <w:r w:rsidRPr="00D32DA6">
        <w:rPr>
          <w:color w:val="000000"/>
          <w:sz w:val="21"/>
          <w:szCs w:val="21"/>
        </w:rPr>
        <w:t>与</w:t>
      </w:r>
      <w:r>
        <w:rPr>
          <w:rFonts w:hint="eastAsia"/>
          <w:color w:val="000000"/>
          <w:sz w:val="21"/>
          <w:szCs w:val="21"/>
        </w:rPr>
        <w:t>当前观测环境信息中的</w:t>
      </w:r>
      <w:r w:rsidRPr="00D32DA6">
        <w:rPr>
          <w:color w:val="000000"/>
          <w:sz w:val="21"/>
          <w:szCs w:val="21"/>
        </w:rPr>
        <w:t>任意建筑物或干扰区无交集，则将</w:t>
      </w:r>
      <w:r w:rsidRPr="00D32DA6">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hint="eastAsia"/>
                <w:color w:val="000000"/>
                <w:sz w:val="21"/>
                <w:szCs w:val="21"/>
              </w:rPr>
              <m:t>o</m:t>
            </m:r>
          </m:e>
          <m:sub>
            <m:r>
              <m:rPr>
                <m:nor/>
              </m:rPr>
              <w:rPr>
                <w:rFonts w:ascii="Cambria Math" w:hAnsi="Cambria Math"/>
                <w:i/>
                <w:color w:val="000000"/>
                <w:sz w:val="21"/>
                <w:szCs w:val="21"/>
              </w:rPr>
              <m:t>new</m:t>
            </m:r>
          </m:sub>
        </m:sSub>
      </m:oMath>
      <w:r w:rsidR="000E12AE">
        <w:rPr>
          <w:rFonts w:hint="eastAsia"/>
          <w:color w:val="000000"/>
          <w:sz w:val="21"/>
          <w:szCs w:val="21"/>
        </w:rPr>
        <w:t xml:space="preserve"> </w:t>
      </w:r>
      <w:r w:rsidRPr="00D32DA6">
        <w:rPr>
          <w:color w:val="000000"/>
          <w:sz w:val="21"/>
          <w:szCs w:val="21"/>
        </w:rPr>
        <w:t>加入树结构。</w:t>
      </w:r>
    </w:p>
    <w:p w14:paraId="0CA439AC" w14:textId="7D261F5B" w:rsidR="0023080E" w:rsidRDefault="005E4225" w:rsidP="0023080E">
      <w:pPr>
        <w:spacing w:line="360" w:lineRule="auto"/>
        <w:ind w:firstLineChars="196" w:firstLine="412"/>
        <w:rPr>
          <w:color w:val="000000"/>
          <w:sz w:val="21"/>
          <w:szCs w:val="21"/>
        </w:rPr>
      </w:pPr>
      <w:r>
        <w:rPr>
          <w:rFonts w:hint="eastAsia"/>
          <w:color w:val="000000"/>
          <w:sz w:val="21"/>
          <w:szCs w:val="21"/>
        </w:rPr>
        <w:t>5</w:t>
      </w:r>
      <w:r>
        <w:rPr>
          <w:rFonts w:hint="eastAsia"/>
          <w:color w:val="000000"/>
          <w:sz w:val="21"/>
          <w:szCs w:val="21"/>
        </w:rPr>
        <w:t>）</w:t>
      </w:r>
      <w:r w:rsidRPr="005E4225">
        <w:rPr>
          <w:color w:val="000000"/>
          <w:sz w:val="21"/>
          <w:szCs w:val="21"/>
        </w:rPr>
        <w:t>代价优化与重连</w:t>
      </w:r>
      <w:r>
        <w:rPr>
          <w:rFonts w:hint="eastAsia"/>
          <w:color w:val="000000"/>
          <w:sz w:val="21"/>
          <w:szCs w:val="21"/>
        </w:rPr>
        <w:t>：</w:t>
      </w:r>
      <w:ins w:id="58" w:author="运璐 何" w:date="2025-12-14T21:13:00Z">
        <w:r w:rsidR="00500A4D" w:rsidRPr="00500A4D">
          <w:rPr>
            <w:color w:val="000000"/>
            <w:sz w:val="21"/>
            <w:szCs w:val="21"/>
          </w:rPr>
          <w:t>新采样节点生成后</w:t>
        </w:r>
        <w:r w:rsidR="00500A4D">
          <w:rPr>
            <w:rFonts w:hint="eastAsia"/>
            <w:color w:val="000000"/>
            <w:sz w:val="21"/>
            <w:szCs w:val="21"/>
          </w:rPr>
          <w:t>，</w:t>
        </w:r>
        <w:r w:rsidR="00FD33EE" w:rsidRPr="00500A4D">
          <w:rPr>
            <w:color w:val="000000"/>
            <w:sz w:val="21"/>
            <w:szCs w:val="21"/>
          </w:rPr>
          <w:t>在其邻域范围内的候选父节点集合</w:t>
        </w:r>
      </w:ins>
      <w:r w:rsidR="000E12AE">
        <w:rPr>
          <w:rFonts w:hint="eastAsia"/>
          <w:color w:val="000000"/>
          <w:sz w:val="21"/>
          <w:szCs w:val="21"/>
        </w:rPr>
        <w:t xml:space="preserve"> </w:t>
      </w:r>
      <m:oMath>
        <m:sSub>
          <m:sSubPr>
            <m:ctrlPr>
              <w:rPr>
                <w:rFonts w:ascii="Cambria Math" w:hAnsi="Cambria Math"/>
                <w:i/>
                <w:color w:val="000000"/>
                <w:sz w:val="21"/>
                <w:szCs w:val="21"/>
              </w:rPr>
            </m:ctrlPr>
          </m:sSubPr>
          <m:e>
            <m:r>
              <m:rPr>
                <m:scr m:val="script"/>
              </m:rPr>
              <w:rPr>
                <w:rFonts w:ascii="Cambria Math" w:hAnsi="Cambria Math"/>
                <w:color w:val="000000"/>
                <w:sz w:val="21"/>
                <w:szCs w:val="21"/>
              </w:rPr>
              <m:t>N</m:t>
            </m:r>
          </m:e>
          <m:sub>
            <m:r>
              <m:rPr>
                <m:nor/>
              </m:rPr>
              <w:rPr>
                <w:rFonts w:ascii="Cambria Math" w:hAnsi="Cambria Math"/>
                <w:color w:val="000000"/>
                <w:sz w:val="21"/>
                <w:szCs w:val="21"/>
              </w:rPr>
              <m:t>n</m:t>
            </m:r>
            <m:r>
              <m:rPr>
                <m:nor/>
              </m:rPr>
              <w:rPr>
                <w:rFonts w:ascii="Cambria Math" w:hAnsi="Cambria Math" w:hint="eastAsia"/>
                <w:color w:val="000000"/>
                <w:sz w:val="21"/>
                <w:szCs w:val="21"/>
              </w:rPr>
              <m:t>ear</m:t>
            </m:r>
          </m:sub>
        </m:sSub>
        <m:r>
          <m:rPr>
            <m:sty m:val="p"/>
          </m:rPr>
          <w:rPr>
            <w:rFonts w:ascii="Cambria Math" w:hAnsi="Cambria Math"/>
            <w:color w:val="000000"/>
            <w:sz w:val="21"/>
            <w:szCs w:val="21"/>
          </w:rPr>
          <m:t>⊂</m:t>
        </m:r>
        <m:r>
          <m:rPr>
            <m:scr m:val="script"/>
          </m:rPr>
          <w:rPr>
            <w:rFonts w:ascii="Cambria Math" w:hAnsi="Cambria Math"/>
            <w:color w:val="000000"/>
            <w:sz w:val="21"/>
            <w:szCs w:val="21"/>
          </w:rPr>
          <m:t>T</m:t>
        </m:r>
      </m:oMath>
      <w:r w:rsidRPr="005E4225">
        <w:rPr>
          <w:color w:val="000000"/>
          <w:sz w:val="21"/>
          <w:szCs w:val="21"/>
        </w:rPr>
        <w:t xml:space="preserve"> </w:t>
      </w:r>
      <w:r w:rsidRPr="005E4225">
        <w:rPr>
          <w:color w:val="000000"/>
          <w:sz w:val="21"/>
          <w:szCs w:val="21"/>
        </w:rPr>
        <w:t>计算代价函数</w:t>
      </w:r>
      <w:r w:rsidR="0023080E">
        <w:rPr>
          <w:rFonts w:hint="eastAsia"/>
          <w:color w:val="000000"/>
          <w:sz w:val="21"/>
          <w:szCs w:val="21"/>
        </w:rPr>
        <w:t>：</w:t>
      </w:r>
    </w:p>
    <w:p w14:paraId="522863CA" w14:textId="6590E32E" w:rsidR="005E4225" w:rsidRDefault="000A77FB" w:rsidP="0023080E">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r>
                <w:rPr>
                  <w:rFonts w:ascii="Cambria Math" w:hAnsi="Cambria Math"/>
                  <w:color w:val="000000"/>
                  <w:sz w:val="21"/>
                  <w:szCs w:val="21"/>
                </w:rPr>
                <m:t>Cost</m:t>
              </m:r>
              <m:d>
                <m:dPr>
                  <m:ctrlPr>
                    <w:rPr>
                      <w:rFonts w:ascii="Cambria Math" w:hAnsi="Cambria Math"/>
                      <w:i/>
                      <w:color w:val="000000"/>
                      <w:sz w:val="21"/>
                      <w:szCs w:val="21"/>
                    </w:rPr>
                  </m:ctrlPr>
                </m:dPr>
                <m:e>
                  <m:r>
                    <w:rPr>
                      <w:rFonts w:ascii="Cambria Math" w:hAnsi="Cambria Math" w:hint="eastAsia"/>
                      <w:color w:val="000000"/>
                      <w:sz w:val="21"/>
                      <w:szCs w:val="21"/>
                    </w:rPr>
                    <m:t>o</m:t>
                  </m:r>
                </m:e>
              </m:d>
              <m:r>
                <w:rPr>
                  <w:rFonts w:ascii="Cambria Math" w:hAnsi="Cambria Math"/>
                  <w:color w:val="000000"/>
                  <w:sz w:val="21"/>
                  <w:szCs w:val="21"/>
                </w:rPr>
                <m:t>=Cost</m:t>
              </m:r>
              <m:d>
                <m:dPr>
                  <m:ctrlPr>
                    <w:rPr>
                      <w:rFonts w:ascii="Cambria Math" w:hAnsi="Cambria Math"/>
                      <w:i/>
                      <w:color w:val="000000"/>
                      <w:sz w:val="21"/>
                      <w:szCs w:val="21"/>
                    </w:rPr>
                  </m:ctrlPr>
                </m:dPr>
                <m:e>
                  <m:r>
                    <m:rPr>
                      <m:nor/>
                    </m:rPr>
                    <w:rPr>
                      <w:rFonts w:ascii="Cambria Math" w:hAnsi="Cambria Math"/>
                      <w:color w:val="000000"/>
                      <w:sz w:val="21"/>
                      <w:szCs w:val="21"/>
                    </w:rPr>
                    <m:t>parent</m:t>
                  </m:r>
                  <m:d>
                    <m:dPr>
                      <m:ctrlPr>
                        <w:rPr>
                          <w:rFonts w:ascii="Cambria Math" w:hAnsi="Cambria Math"/>
                          <w:i/>
                          <w:color w:val="000000"/>
                          <w:sz w:val="21"/>
                          <w:szCs w:val="21"/>
                        </w:rPr>
                      </m:ctrlPr>
                    </m:dPr>
                    <m:e>
                      <m:r>
                        <w:rPr>
                          <w:rFonts w:ascii="Cambria Math" w:hAnsi="Cambria Math" w:hint="eastAsia"/>
                          <w:color w:val="000000"/>
                          <w:sz w:val="21"/>
                          <w:szCs w:val="21"/>
                        </w:rPr>
                        <m:t>o</m:t>
                      </m:r>
                    </m:e>
                  </m:d>
                </m:e>
              </m:d>
              <m:r>
                <w:rPr>
                  <w:rFonts w:ascii="Cambria Math" w:hAnsi="Cambria Math"/>
                  <w:color w:val="000000"/>
                  <w:sz w:val="21"/>
                  <w:szCs w:val="21"/>
                </w:rPr>
                <m:t>+</m:t>
              </m:r>
              <m:d>
                <m:dPr>
                  <m:begChr m:val="‖"/>
                  <m:endChr m:val="‖"/>
                  <m:ctrlPr>
                    <w:rPr>
                      <w:rFonts w:ascii="Cambria Math" w:hAnsi="Cambria Math"/>
                      <w:i/>
                      <w:color w:val="000000"/>
                      <w:sz w:val="21"/>
                      <w:szCs w:val="21"/>
                    </w:rPr>
                  </m:ctrlPr>
                </m:dPr>
                <m:e>
                  <m:r>
                    <w:rPr>
                      <w:rFonts w:ascii="Cambria Math" w:hAnsi="Cambria Math" w:hint="eastAsia"/>
                      <w:color w:val="000000"/>
                      <w:sz w:val="21"/>
                      <w:szCs w:val="21"/>
                    </w:rPr>
                    <m:t>o</m:t>
                  </m:r>
                  <m:r>
                    <w:rPr>
                      <w:rFonts w:ascii="Cambria Math" w:hAnsi="Cambria Math"/>
                      <w:color w:val="000000"/>
                      <w:sz w:val="21"/>
                      <w:szCs w:val="21"/>
                    </w:rPr>
                    <m:t>-</m:t>
                  </m:r>
                  <m:r>
                    <m:rPr>
                      <m:nor/>
                    </m:rPr>
                    <w:rPr>
                      <w:rFonts w:ascii="Cambria Math" w:hAnsi="Cambria Math"/>
                      <w:color w:val="000000"/>
                      <w:sz w:val="21"/>
                      <w:szCs w:val="21"/>
                    </w:rPr>
                    <m:t>parent</m:t>
                  </m:r>
                  <m:d>
                    <m:dPr>
                      <m:ctrlPr>
                        <w:rPr>
                          <w:rFonts w:ascii="Cambria Math" w:hAnsi="Cambria Math"/>
                          <w:i/>
                          <w:color w:val="000000"/>
                          <w:sz w:val="21"/>
                          <w:szCs w:val="21"/>
                        </w:rPr>
                      </m:ctrlPr>
                    </m:dPr>
                    <m:e>
                      <m:r>
                        <w:rPr>
                          <w:rFonts w:ascii="Cambria Math" w:hAnsi="Cambria Math" w:hint="eastAsia"/>
                          <w:color w:val="000000"/>
                          <w:sz w:val="21"/>
                          <w:szCs w:val="21"/>
                        </w:rPr>
                        <m:t>o</m:t>
                      </m:r>
                    </m:e>
                  </m:d>
                </m:e>
              </m:d>
              <m:r>
                <w:rPr>
                  <w:rFonts w:ascii="Cambria Math" w:hAnsi="Cambria Math"/>
                  <w:color w:val="000000"/>
                  <w:sz w:val="21"/>
                  <w:szCs w:val="21"/>
                </w:rPr>
                <m:t>#</m:t>
              </m:r>
              <m:d>
                <m:dPr>
                  <m:begChr m:val="（"/>
                  <m:endChr m:val="）"/>
                  <m:ctrlPr>
                    <w:rPr>
                      <w:rFonts w:ascii="Cambria Math" w:hAnsi="Cambria Math"/>
                      <w:i/>
                      <w:color w:val="000000"/>
                      <w:sz w:val="21"/>
                      <w:szCs w:val="21"/>
                    </w:rPr>
                  </m:ctrlPr>
                </m:dPr>
                <m:e>
                  <m:r>
                    <w:rPr>
                      <w:rFonts w:ascii="Cambria Math" w:hAnsi="Cambria Math"/>
                      <w:color w:val="000000"/>
                      <w:sz w:val="21"/>
                      <w:szCs w:val="21"/>
                    </w:rPr>
                    <m:t>13</m:t>
                  </m:r>
                </m:e>
              </m:d>
            </m:e>
          </m:eqArr>
          <m:r>
            <w:del w:id="59" w:author="运璐 何" w:date="2025-12-14T21:14:00Z">
              <m:rPr>
                <m:sty m:val="p"/>
              </m:rPr>
              <w:rPr>
                <w:color w:val="000000"/>
                <w:sz w:val="21"/>
                <w:szCs w:val="21"/>
              </w:rPr>
              <w:br/>
            </w:del>
          </m:r>
        </m:oMath>
      </m:oMathPara>
      <w:del w:id="60" w:author="运璐 何" w:date="2025-12-14T21:14:00Z">
        <w:r w:rsidR="005E4225" w:rsidRPr="005E4225" w:rsidDel="00FD33EE">
          <w:rPr>
            <w:color w:val="000000"/>
            <w:sz w:val="21"/>
            <w:szCs w:val="21"/>
          </w:rPr>
          <w:delText>并通过</w:delText>
        </w:r>
        <w:commentRangeStart w:id="61"/>
        <w:commentRangeStart w:id="62"/>
        <w:r w:rsidR="005E4225" w:rsidRPr="005E4225" w:rsidDel="00FD33EE">
          <w:rPr>
            <w:color w:val="000000"/>
            <w:sz w:val="21"/>
            <w:szCs w:val="21"/>
          </w:rPr>
          <w:delText>最小化代价选择最优父</w:delText>
        </w:r>
        <w:r w:rsidR="00F3108B" w:rsidDel="00FD33EE">
          <w:rPr>
            <w:rFonts w:hint="eastAsia"/>
            <w:color w:val="000000"/>
            <w:sz w:val="21"/>
            <w:szCs w:val="21"/>
          </w:rPr>
          <w:delText>路径</w:delText>
        </w:r>
        <w:r w:rsidR="005E4225" w:rsidRPr="005E4225" w:rsidDel="00FD33EE">
          <w:rPr>
            <w:color w:val="000000"/>
            <w:sz w:val="21"/>
            <w:szCs w:val="21"/>
          </w:rPr>
          <w:delText>点，实现路径重连与优化</w:delText>
        </w:r>
        <w:commentRangeEnd w:id="61"/>
        <w:r w:rsidR="00F97715" w:rsidDel="00FD33EE">
          <w:rPr>
            <w:rStyle w:val="ac"/>
          </w:rPr>
          <w:commentReference w:id="61"/>
        </w:r>
        <w:commentRangeEnd w:id="62"/>
        <w:r w:rsidR="00500A4D" w:rsidDel="00FD33EE">
          <w:rPr>
            <w:rStyle w:val="ac"/>
          </w:rPr>
          <w:commentReference w:id="62"/>
        </w:r>
        <w:r w:rsidR="005E4225" w:rsidRPr="005E4225" w:rsidDel="00FD33EE">
          <w:rPr>
            <w:color w:val="000000"/>
            <w:sz w:val="21"/>
            <w:szCs w:val="21"/>
          </w:rPr>
          <w:delText>。</w:delText>
        </w:r>
        <w:r w:rsidR="00D4645F" w:rsidDel="00FD33EE">
          <w:rPr>
            <w:rFonts w:hint="eastAsia"/>
            <w:color w:val="000000"/>
            <w:sz w:val="21"/>
            <w:szCs w:val="21"/>
          </w:rPr>
          <w:delText>为优化路径规划效率，本研究中的代价函数设定为</w:delText>
        </w:r>
        <w:commentRangeStart w:id="63"/>
        <w:commentRangeStart w:id="64"/>
        <w:r w:rsidR="00F3108B" w:rsidDel="00FD33EE">
          <w:rPr>
            <w:rFonts w:hint="eastAsia"/>
            <w:color w:val="000000"/>
            <w:sz w:val="21"/>
            <w:szCs w:val="21"/>
          </w:rPr>
          <w:delText>路径</w:delText>
        </w:r>
        <w:r w:rsidR="00D4645F" w:rsidDel="00FD33EE">
          <w:rPr>
            <w:rFonts w:hint="eastAsia"/>
            <w:color w:val="000000"/>
            <w:sz w:val="21"/>
            <w:szCs w:val="21"/>
          </w:rPr>
          <w:delText>点间欧式距离</w:delText>
        </w:r>
        <w:commentRangeEnd w:id="63"/>
        <w:r w:rsidR="00D32D41" w:rsidDel="00FD33EE">
          <w:rPr>
            <w:rStyle w:val="ac"/>
          </w:rPr>
          <w:commentReference w:id="63"/>
        </w:r>
      </w:del>
      <w:commentRangeEnd w:id="64"/>
      <w:r w:rsidR="00FD33EE">
        <w:rPr>
          <w:rStyle w:val="ac"/>
        </w:rPr>
        <w:commentReference w:id="64"/>
      </w:r>
      <w:del w:id="65" w:author="运璐 何" w:date="2025-12-14T21:14:00Z">
        <w:r w:rsidR="00D4645F" w:rsidDel="00FD33EE">
          <w:rPr>
            <w:rFonts w:hint="eastAsia"/>
            <w:color w:val="000000"/>
            <w:sz w:val="21"/>
            <w:szCs w:val="21"/>
          </w:rPr>
          <w:delText>。</w:delText>
        </w:r>
      </w:del>
      <w:ins w:id="66" w:author="运璐 何" w:date="2025-12-14T21:12:00Z">
        <w:r w:rsidR="00500A4D" w:rsidRPr="00500A4D">
          <w:rPr>
            <w:color w:val="000000"/>
            <w:sz w:val="21"/>
            <w:szCs w:val="21"/>
          </w:rPr>
          <w:t>通过最小化从候选父节点到当前节点的累计路径代价，选择最优父节点</w:t>
        </w:r>
      </w:ins>
      <w:ins w:id="67" w:author="运璐 何" w:date="2025-12-14T21:21:00Z">
        <w:r w:rsidR="00FD33EE">
          <w:rPr>
            <w:rFonts w:hint="eastAsia"/>
            <w:color w:val="000000"/>
            <w:sz w:val="21"/>
            <w:szCs w:val="21"/>
          </w:rPr>
          <w:t>并以此为</w:t>
        </w:r>
      </w:ins>
      <w:ins w:id="68" w:author="运璐 何" w:date="2025-12-14T21:25:00Z">
        <w:r w:rsidR="00B14E07">
          <w:rPr>
            <w:rFonts w:hint="eastAsia"/>
            <w:color w:val="000000"/>
            <w:sz w:val="21"/>
            <w:szCs w:val="21"/>
          </w:rPr>
          <w:t>新的</w:t>
        </w:r>
      </w:ins>
      <w:ins w:id="69" w:author="运璐 何" w:date="2025-12-14T21:26:00Z">
        <w:r w:rsidR="00B14E07">
          <w:rPr>
            <w:rFonts w:hint="eastAsia"/>
            <w:color w:val="000000"/>
            <w:sz w:val="21"/>
            <w:szCs w:val="21"/>
          </w:rPr>
          <w:t>中继</w:t>
        </w:r>
      </w:ins>
      <w:ins w:id="70" w:author="运璐 何" w:date="2025-12-14T21:21:00Z">
        <w:r w:rsidR="00FD33EE">
          <w:rPr>
            <w:rFonts w:hint="eastAsia"/>
            <w:color w:val="000000"/>
            <w:sz w:val="21"/>
            <w:szCs w:val="21"/>
          </w:rPr>
          <w:t>节点</w:t>
        </w:r>
      </w:ins>
      <w:ins w:id="71" w:author="运璐 何" w:date="2025-12-14T21:12:00Z">
        <w:r w:rsidR="00500A4D" w:rsidRPr="00500A4D">
          <w:rPr>
            <w:color w:val="000000"/>
            <w:sz w:val="21"/>
            <w:szCs w:val="21"/>
          </w:rPr>
          <w:t>完成</w:t>
        </w:r>
      </w:ins>
      <w:ins w:id="72" w:author="运璐 何" w:date="2025-12-14T21:26:00Z">
        <w:r w:rsidR="00B14E07">
          <w:rPr>
            <w:rFonts w:hint="eastAsia"/>
            <w:color w:val="000000"/>
            <w:sz w:val="21"/>
            <w:szCs w:val="21"/>
          </w:rPr>
          <w:t>邻域内其余路径</w:t>
        </w:r>
      </w:ins>
      <w:ins w:id="73" w:author="运璐 何" w:date="2025-12-14T21:22:00Z">
        <w:r w:rsidR="00FD33EE">
          <w:rPr>
            <w:rFonts w:hint="eastAsia"/>
            <w:color w:val="000000"/>
            <w:sz w:val="21"/>
            <w:szCs w:val="21"/>
          </w:rPr>
          <w:t>的</w:t>
        </w:r>
      </w:ins>
      <w:ins w:id="74" w:author="运璐 何" w:date="2025-12-14T21:12:00Z">
        <w:r w:rsidR="00500A4D" w:rsidRPr="00500A4D">
          <w:rPr>
            <w:color w:val="000000"/>
            <w:sz w:val="21"/>
            <w:szCs w:val="21"/>
          </w:rPr>
          <w:t>重连</w:t>
        </w:r>
      </w:ins>
      <w:ins w:id="75" w:author="运璐 何" w:date="2025-12-14T21:27:00Z">
        <w:r w:rsidR="00B14E07">
          <w:rPr>
            <w:rFonts w:hint="eastAsia"/>
            <w:color w:val="000000"/>
            <w:sz w:val="21"/>
            <w:szCs w:val="21"/>
          </w:rPr>
          <w:t>，实现对</w:t>
        </w:r>
        <w:r w:rsidR="00B14E07" w:rsidRPr="00B14E07">
          <w:rPr>
            <w:rFonts w:hint="eastAsia"/>
            <w:color w:val="000000"/>
            <w:sz w:val="21"/>
            <w:szCs w:val="21"/>
          </w:rPr>
          <w:t>已有路径</w:t>
        </w:r>
        <w:r w:rsidR="00B14E07">
          <w:rPr>
            <w:rFonts w:hint="eastAsia"/>
            <w:color w:val="000000"/>
            <w:sz w:val="21"/>
            <w:szCs w:val="21"/>
          </w:rPr>
          <w:t>的优化</w:t>
        </w:r>
      </w:ins>
      <w:ins w:id="76" w:author="运璐 何" w:date="2025-12-14T21:12:00Z">
        <w:r w:rsidR="00500A4D" w:rsidRPr="00500A4D">
          <w:rPr>
            <w:color w:val="000000"/>
            <w:sz w:val="21"/>
            <w:szCs w:val="21"/>
          </w:rPr>
          <w:t>。本文中路径代价函数采用</w:t>
        </w:r>
      </w:ins>
      <w:ins w:id="77" w:author="运璐 何" w:date="2025-12-14T21:14:00Z">
        <w:r w:rsidR="00FD33EE">
          <w:rPr>
            <w:rFonts w:hint="eastAsia"/>
            <w:color w:val="000000"/>
            <w:sz w:val="21"/>
            <w:szCs w:val="21"/>
          </w:rPr>
          <w:t>两</w:t>
        </w:r>
      </w:ins>
      <w:ins w:id="78" w:author="运璐 何" w:date="2025-12-14T21:12:00Z">
        <w:r w:rsidR="00500A4D" w:rsidRPr="00500A4D">
          <w:rPr>
            <w:color w:val="000000"/>
            <w:sz w:val="21"/>
            <w:szCs w:val="21"/>
          </w:rPr>
          <w:t>节点间的</w:t>
        </w:r>
      </w:ins>
      <w:ins w:id="79" w:author="运璐 何" w:date="2025-12-15T11:00:00Z">
        <w:r w:rsidR="00EF0EDD">
          <w:rPr>
            <w:rFonts w:hint="eastAsia"/>
            <w:color w:val="000000"/>
            <w:sz w:val="21"/>
            <w:szCs w:val="21"/>
          </w:rPr>
          <w:t>欧几里得</w:t>
        </w:r>
      </w:ins>
      <w:ins w:id="80" w:author="运璐 何" w:date="2025-12-14T21:12:00Z">
        <w:r w:rsidR="00500A4D" w:rsidRPr="00500A4D">
          <w:rPr>
            <w:color w:val="000000"/>
            <w:sz w:val="21"/>
            <w:szCs w:val="21"/>
          </w:rPr>
          <w:t>距离，以降低计算复杂度并提升路径规划效率。</w:t>
        </w:r>
      </w:ins>
    </w:p>
    <w:p w14:paraId="28F42D3C" w14:textId="5B34384C" w:rsidR="00FD4F17" w:rsidRDefault="005E4225" w:rsidP="00FD4F17">
      <w:pPr>
        <w:spacing w:line="360" w:lineRule="auto"/>
        <w:ind w:firstLineChars="196" w:firstLine="412"/>
        <w:rPr>
          <w:color w:val="000000"/>
          <w:sz w:val="21"/>
          <w:szCs w:val="21"/>
        </w:rPr>
      </w:pPr>
      <w:r>
        <w:rPr>
          <w:rFonts w:hint="eastAsia"/>
          <w:color w:val="000000"/>
          <w:sz w:val="21"/>
          <w:szCs w:val="21"/>
        </w:rPr>
        <w:t>6</w:t>
      </w:r>
      <w:r>
        <w:rPr>
          <w:rFonts w:hint="eastAsia"/>
          <w:color w:val="000000"/>
          <w:sz w:val="21"/>
          <w:szCs w:val="21"/>
        </w:rPr>
        <w:t>）</w:t>
      </w:r>
      <w:r w:rsidR="00C473FB">
        <w:rPr>
          <w:rFonts w:hint="eastAsia"/>
          <w:color w:val="000000"/>
          <w:sz w:val="21"/>
          <w:szCs w:val="21"/>
        </w:rPr>
        <w:t>规划</w:t>
      </w:r>
      <w:r w:rsidRPr="005E4225">
        <w:rPr>
          <w:rFonts w:hint="eastAsia"/>
          <w:color w:val="000000"/>
          <w:sz w:val="21"/>
          <w:szCs w:val="21"/>
        </w:rPr>
        <w:t>终止</w:t>
      </w:r>
      <w:r>
        <w:rPr>
          <w:rFonts w:hint="eastAsia"/>
          <w:color w:val="000000"/>
          <w:sz w:val="21"/>
          <w:szCs w:val="21"/>
        </w:rPr>
        <w:t>：</w:t>
      </w:r>
      <w:r w:rsidRPr="005E4225">
        <w:rPr>
          <w:color w:val="000000"/>
          <w:sz w:val="21"/>
          <w:szCs w:val="21"/>
        </w:rPr>
        <w:t>当树中存在</w:t>
      </w:r>
      <w:r w:rsidR="00F3108B">
        <w:rPr>
          <w:rFonts w:hint="eastAsia"/>
          <w:color w:val="000000"/>
          <w:sz w:val="21"/>
          <w:szCs w:val="21"/>
        </w:rPr>
        <w:t>路径</w:t>
      </w:r>
      <w:r w:rsidRPr="005E4225">
        <w:rPr>
          <w:color w:val="000000"/>
          <w:sz w:val="21"/>
          <w:szCs w:val="21"/>
        </w:rPr>
        <w:t>点</w:t>
      </w:r>
      <w:r w:rsidRPr="005E4225">
        <w:rPr>
          <w:color w:val="000000"/>
          <w:sz w:val="21"/>
          <w:szCs w:val="21"/>
        </w:rPr>
        <w:t xml:space="preserve"> </w:t>
      </w:r>
      <m:oMath>
        <m:r>
          <w:rPr>
            <w:rFonts w:ascii="Cambria Math" w:hAnsi="Cambria Math" w:hint="eastAsia"/>
            <w:color w:val="000000"/>
            <w:sz w:val="21"/>
            <w:szCs w:val="21"/>
          </w:rPr>
          <m:t>o</m:t>
        </m:r>
      </m:oMath>
      <w:r w:rsidRPr="005E4225">
        <w:rPr>
          <w:color w:val="000000"/>
          <w:sz w:val="21"/>
          <w:szCs w:val="21"/>
        </w:rPr>
        <w:t xml:space="preserve"> </w:t>
      </w:r>
      <w:r w:rsidRPr="005E4225">
        <w:rPr>
          <w:color w:val="000000"/>
          <w:sz w:val="21"/>
          <w:szCs w:val="21"/>
        </w:rPr>
        <w:t>满足</w:t>
      </w:r>
      <w:r w:rsidR="00FD4F17">
        <w:rPr>
          <w:rFonts w:hint="eastAsia"/>
          <w:color w:val="000000"/>
          <w:sz w:val="21"/>
          <w:szCs w:val="21"/>
        </w:rPr>
        <w:t>：</w:t>
      </w:r>
    </w:p>
    <w:p w14:paraId="43E64B1D" w14:textId="3586D833" w:rsidR="00B4055C" w:rsidRPr="00B4055C" w:rsidRDefault="000A77FB" w:rsidP="00B4055C">
      <w:pPr>
        <w:spacing w:line="360" w:lineRule="auto"/>
        <w:ind w:firstLineChars="196" w:firstLine="412"/>
        <w:rPr>
          <w:color w:val="000000"/>
          <w:sz w:val="21"/>
          <w:szCs w:val="21"/>
        </w:rPr>
      </w:pPr>
      <m:oMathPara>
        <m:oMath>
          <m:eqArr>
            <m:eqArrPr>
              <m:maxDist m:val="1"/>
              <m:ctrlPr>
                <w:rPr>
                  <w:rFonts w:ascii="Cambria Math" w:hAnsi="Cambria Math"/>
                  <w:color w:val="000000"/>
                  <w:sz w:val="21"/>
                  <w:szCs w:val="21"/>
                </w:rPr>
              </m:ctrlPr>
            </m:eqArrPr>
            <m:e>
              <m:r>
                <m:rPr>
                  <m:lit/>
                </m:rPr>
                <w:rPr>
                  <w:rFonts w:ascii="Cambria Math" w:hAnsi="Cambria Math"/>
                  <w:color w:val="000000"/>
                  <w:sz w:val="21"/>
                  <w:szCs w:val="21"/>
                </w:rPr>
                <m:t>|</m:t>
              </m:r>
              <m:r>
                <w:rPr>
                  <w:rFonts w:ascii="Cambria Math" w:hAnsi="Cambria Math" w:hint="eastAsia"/>
                  <w:color w:val="000000"/>
                  <w:sz w:val="21"/>
                  <w:szCs w:val="21"/>
                </w:rPr>
                <m:t>o</m:t>
              </m:r>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r>
                <m:rPr>
                  <m:lit/>
                </m:rPr>
                <w:rPr>
                  <w:rFonts w:ascii="Cambria Math" w:hAnsi="Cambria Math"/>
                  <w:color w:val="000000"/>
                  <w:sz w:val="21"/>
                  <w:szCs w:val="21"/>
                </w:rPr>
                <m:t>|</m:t>
              </m:r>
              <m:r>
                <m:rPr>
                  <m:sty m:val="p"/>
                </m:rPr>
                <w:rPr>
                  <w:rFonts w:ascii="Cambria Math" w:hAnsi="Cambria Math" w:hint="eastAsia"/>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move</m:t>
                  </m:r>
                </m:sub>
              </m:sSub>
              <m: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14</m:t>
                  </m:r>
                </m:e>
              </m:d>
              <m:ctrlPr>
                <w:rPr>
                  <w:rFonts w:ascii="Cambria Math" w:hAnsi="Cambria Math"/>
                  <w:i/>
                  <w:color w:val="000000"/>
                  <w:sz w:val="21"/>
                  <w:szCs w:val="21"/>
                </w:rPr>
              </m:ctrlPr>
            </m:e>
          </m:eqArr>
        </m:oMath>
      </m:oMathPara>
    </w:p>
    <w:p w14:paraId="1831413F" w14:textId="407B116E" w:rsidR="00FD4F17" w:rsidRDefault="00FD4F17" w:rsidP="00FD4F17">
      <w:pPr>
        <w:spacing w:line="360" w:lineRule="auto"/>
        <w:ind w:firstLineChars="196" w:firstLine="412"/>
        <w:rPr>
          <w:color w:val="000000"/>
          <w:sz w:val="21"/>
          <w:szCs w:val="21"/>
        </w:rPr>
      </w:pPr>
      <w:r w:rsidRPr="00FD4F17">
        <w:rPr>
          <w:color w:val="000000"/>
          <w:sz w:val="21"/>
          <w:szCs w:val="21"/>
        </w:rPr>
        <w:t>即判定路径搜索成功。通过回溯父</w:t>
      </w:r>
      <w:r w:rsidR="00F3108B">
        <w:rPr>
          <w:rFonts w:hint="eastAsia"/>
          <w:color w:val="000000"/>
          <w:sz w:val="21"/>
          <w:szCs w:val="21"/>
        </w:rPr>
        <w:t>路径</w:t>
      </w:r>
      <w:r w:rsidRPr="00FD4F17">
        <w:rPr>
          <w:color w:val="000000"/>
          <w:sz w:val="21"/>
          <w:szCs w:val="21"/>
        </w:rPr>
        <w:t>点即可获得从起点</w:t>
      </w:r>
      <w:r w:rsidRPr="00FD4F17">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i</m:t>
            </m:r>
          </m:sub>
        </m:sSub>
      </m:oMath>
      <w:r w:rsidRPr="00FD4F17">
        <w:rPr>
          <w:color w:val="000000"/>
          <w:sz w:val="21"/>
          <w:szCs w:val="21"/>
        </w:rPr>
        <w:t xml:space="preserve"> </w:t>
      </w:r>
      <w:r w:rsidRPr="00FD4F17">
        <w:rPr>
          <w:color w:val="000000"/>
          <w:sz w:val="21"/>
          <w:szCs w:val="21"/>
        </w:rPr>
        <w:t>到目标点</w:t>
      </w:r>
      <w:r w:rsidRPr="00FD4F17">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r>
          <w:rPr>
            <w:rFonts w:ascii="Cambria Math" w:hAnsi="Cambria Math"/>
            <w:color w:val="000000"/>
            <w:sz w:val="21"/>
            <w:szCs w:val="21"/>
          </w:rPr>
          <m:t>​</m:t>
        </m:r>
      </m:oMath>
      <w:r w:rsidRPr="00FD4F17">
        <w:rPr>
          <w:color w:val="000000"/>
          <w:sz w:val="21"/>
          <w:szCs w:val="21"/>
        </w:rPr>
        <w:t xml:space="preserve"> </w:t>
      </w:r>
      <w:r w:rsidRPr="00FD4F17">
        <w:rPr>
          <w:color w:val="000000"/>
          <w:sz w:val="21"/>
          <w:szCs w:val="21"/>
        </w:rPr>
        <w:t>的全局可行路径：</w:t>
      </w:r>
    </w:p>
    <w:p w14:paraId="15B7AB5E" w14:textId="0EB1CBB7" w:rsidR="00B4055C" w:rsidRPr="00B4055C" w:rsidRDefault="000A77FB" w:rsidP="00B4055C">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sub>
              </m:sSub>
              <m:r>
                <w:rPr>
                  <w:rFonts w:ascii="Cambria Math" w:hAnsi="Cambria Math"/>
                  <w:color w:val="000000"/>
                  <w:sz w:val="21"/>
                  <w:szCs w:val="21"/>
                </w:rPr>
                <m:t>=</m:t>
              </m:r>
              <m:r>
                <m:rPr>
                  <m:lit/>
                </m:rP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i</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hint="eastAsia"/>
                      <w:color w:val="000000"/>
                      <w:sz w:val="21"/>
                      <w:szCs w:val="21"/>
                    </w:rPr>
                    <m:t>i</m:t>
                  </m:r>
                  <m:r>
                    <w:rPr>
                      <w:rFonts w:ascii="Cambria Math" w:hAnsi="Cambria Math"/>
                      <w:color w:val="000000"/>
                      <w:sz w:val="21"/>
                      <w:szCs w:val="21"/>
                    </w:rPr>
                    <m:t>,1</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hint="eastAsia"/>
                      <w:color w:val="000000"/>
                      <w:sz w:val="21"/>
                      <w:szCs w:val="21"/>
                    </w:rPr>
                    <m:t>i</m:t>
                  </m:r>
                  <m:r>
                    <w:rPr>
                      <w:rFonts w:ascii="Cambria Math" w:hAnsi="Cambria Math"/>
                      <w:color w:val="000000"/>
                      <w:sz w:val="21"/>
                      <w:szCs w:val="21"/>
                    </w:rPr>
                    <m:t>,2</m:t>
                  </m:r>
                </m:sub>
              </m:sSub>
              <m:r>
                <w:rPr>
                  <w:rFonts w:ascii="Cambria Math" w:hAnsi="Cambria Math"/>
                  <w:color w:val="000000"/>
                  <w:sz w:val="21"/>
                  <w:szCs w:val="21"/>
                </w:rPr>
                <m:t>,</m:t>
              </m:r>
              <m:r>
                <m:rPr>
                  <m:sty m:val="p"/>
                </m:rPr>
                <w:rPr>
                  <w:rFonts w:ascii="Cambria Math" w:hAnsi="Cambria Math" w:hint="eastAsia"/>
                  <w:color w:val="000000"/>
                  <w:sz w:val="21"/>
                  <w:szCs w:val="21"/>
                </w:rPr>
                <m:t>…</m:t>
              </m:r>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r>
                <m:rPr>
                  <m:lit/>
                </m:rPr>
                <w:rPr>
                  <w:rFonts w:ascii="Cambria Math" w:hAnsi="Cambria Math"/>
                  <w:color w:val="000000"/>
                  <w:sz w:val="21"/>
                  <w:szCs w:val="21"/>
                </w:rPr>
                <m:t>}</m:t>
              </m:r>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15</m:t>
                  </m:r>
                </m:e>
              </m:d>
            </m:e>
          </m:eqArr>
        </m:oMath>
      </m:oMathPara>
    </w:p>
    <w:p w14:paraId="543793D5" w14:textId="120CFCBC" w:rsidR="00FD4F17" w:rsidRDefault="00FD4F17" w:rsidP="00FD4F17">
      <w:pPr>
        <w:spacing w:line="360" w:lineRule="auto"/>
        <w:ind w:firstLineChars="196" w:firstLine="412"/>
        <w:rPr>
          <w:color w:val="000000"/>
          <w:sz w:val="21"/>
          <w:szCs w:val="21"/>
        </w:rPr>
      </w:pPr>
      <w:r w:rsidRPr="00FD4F17">
        <w:rPr>
          <w:color w:val="000000"/>
          <w:sz w:val="21"/>
          <w:szCs w:val="21"/>
        </w:rPr>
        <w:t>该过程保证了单簇全局路径在当前可观测环境下的可行性与优化性，并通过建筑物集合</w:t>
      </w:r>
      <w:r w:rsidRPr="00FD4F17">
        <w:rPr>
          <w:color w:val="000000"/>
          <w:sz w:val="21"/>
          <w:szCs w:val="21"/>
        </w:rPr>
        <w:t xml:space="preserve"> </w:t>
      </w:r>
      <m:oMath>
        <m:sSub>
          <m:sSubPr>
            <m:ctrlPr>
              <w:rPr>
                <w:rFonts w:ascii="Cambria Math" w:hAnsi="Cambria Math"/>
                <w:i/>
                <w:color w:val="000000"/>
                <w:sz w:val="21"/>
                <w:szCs w:val="21"/>
              </w:rPr>
            </m:ctrlPr>
          </m:sSubPr>
          <m:e>
            <m:r>
              <m:rPr>
                <m:scr m:val="script"/>
              </m:rPr>
              <w:rPr>
                <w:rFonts w:ascii="Cambria Math" w:hAnsi="Cambria Math"/>
                <w:color w:val="000000"/>
                <w:sz w:val="21"/>
                <w:szCs w:val="21"/>
              </w:rPr>
              <m:t>O</m:t>
            </m:r>
          </m:e>
          <m:sub>
            <m:r>
              <m:rPr>
                <m:scr m:val="script"/>
              </m:rPr>
              <w:rPr>
                <w:rFonts w:ascii="Cambria Math" w:hAnsi="Cambria Math"/>
                <w:color w:val="000000"/>
                <w:sz w:val="21"/>
                <w:szCs w:val="21"/>
              </w:rPr>
              <m:t>t</m:t>
            </m:r>
          </m:sub>
        </m:sSub>
        <m:r>
          <w:rPr>
            <w:rFonts w:ascii="Cambria Math" w:hAnsi="Cambria Math"/>
            <w:color w:val="000000"/>
            <w:sz w:val="21"/>
            <w:szCs w:val="21"/>
          </w:rPr>
          <m:t>​</m:t>
        </m:r>
      </m:oMath>
      <w:r w:rsidRPr="00FD4F17">
        <w:rPr>
          <w:color w:val="000000"/>
          <w:sz w:val="21"/>
          <w:szCs w:val="21"/>
        </w:rPr>
        <w:t xml:space="preserve"> </w:t>
      </w:r>
      <w:r w:rsidRPr="00FD4F17">
        <w:rPr>
          <w:color w:val="000000"/>
          <w:sz w:val="21"/>
          <w:szCs w:val="21"/>
        </w:rPr>
        <w:t>的动态更新实现对未知区域的自适应扩展。</w:t>
      </w:r>
    </w:p>
    <w:p w14:paraId="6C867EA2" w14:textId="55A3BA4C" w:rsidR="00FA4795" w:rsidRPr="0010506D" w:rsidRDefault="00FA4795" w:rsidP="00234ACA">
      <w:pPr>
        <w:spacing w:line="360" w:lineRule="auto"/>
        <w:outlineLvl w:val="2"/>
        <w:rPr>
          <w:rFonts w:ascii="宋体" w:hAnsi="宋体"/>
          <w:color w:val="000000"/>
          <w:sz w:val="21"/>
          <w:szCs w:val="21"/>
        </w:rPr>
      </w:pPr>
      <w:r w:rsidRPr="0010506D">
        <w:rPr>
          <w:rFonts w:ascii="宋体" w:hAnsi="宋体"/>
          <w:color w:val="000000"/>
          <w:sz w:val="21"/>
          <w:szCs w:val="21"/>
        </w:rPr>
        <w:t xml:space="preserve">3.2.2 </w:t>
      </w:r>
      <w:r w:rsidR="009B1EBC">
        <w:rPr>
          <w:rFonts w:ascii="宋体" w:hAnsi="宋体" w:hint="eastAsia"/>
          <w:color w:val="000000"/>
          <w:sz w:val="21"/>
          <w:szCs w:val="21"/>
        </w:rPr>
        <w:t>基于</w:t>
      </w:r>
      <w:r w:rsidRPr="00FA4795">
        <w:rPr>
          <w:color w:val="000000"/>
          <w:sz w:val="21"/>
          <w:szCs w:val="21"/>
        </w:rPr>
        <w:t>Fréchet</w:t>
      </w:r>
      <w:r w:rsidRPr="0010506D">
        <w:rPr>
          <w:rFonts w:ascii="宋体" w:hAnsi="宋体"/>
          <w:color w:val="000000"/>
          <w:sz w:val="21"/>
          <w:szCs w:val="21"/>
        </w:rPr>
        <w:t>距离约束</w:t>
      </w:r>
      <w:r w:rsidR="009B1EBC">
        <w:rPr>
          <w:rFonts w:ascii="宋体" w:hAnsi="宋体" w:hint="eastAsia"/>
          <w:color w:val="000000"/>
          <w:sz w:val="21"/>
          <w:szCs w:val="21"/>
        </w:rPr>
        <w:t>的路径确认</w:t>
      </w:r>
    </w:p>
    <w:p w14:paraId="667A9889" w14:textId="0093CBAA" w:rsidR="00EA2564" w:rsidRDefault="00FA4795" w:rsidP="00FA4795">
      <w:pPr>
        <w:spacing w:line="360" w:lineRule="auto"/>
        <w:ind w:firstLineChars="196" w:firstLine="412"/>
        <w:rPr>
          <w:color w:val="000000"/>
          <w:sz w:val="21"/>
          <w:szCs w:val="21"/>
        </w:rPr>
      </w:pPr>
      <w:r w:rsidRPr="00FA4795">
        <w:rPr>
          <w:color w:val="000000"/>
          <w:sz w:val="21"/>
          <w:szCs w:val="21"/>
        </w:rPr>
        <w:t>为避免不同簇之间的独立规划</w:t>
      </w:r>
      <w:r>
        <w:rPr>
          <w:rFonts w:hint="eastAsia"/>
          <w:color w:val="000000"/>
          <w:sz w:val="21"/>
          <w:szCs w:val="21"/>
        </w:rPr>
        <w:t>的全局</w:t>
      </w:r>
      <w:r w:rsidRPr="00FA4795">
        <w:rPr>
          <w:color w:val="000000"/>
          <w:sz w:val="21"/>
          <w:szCs w:val="21"/>
        </w:rPr>
        <w:t>路径</w:t>
      </w:r>
      <w:r>
        <w:rPr>
          <w:rFonts w:hint="eastAsia"/>
          <w:color w:val="000000"/>
          <w:sz w:val="21"/>
          <w:szCs w:val="21"/>
        </w:rPr>
        <w:t>距离</w:t>
      </w:r>
      <w:r w:rsidRPr="00FA4795">
        <w:rPr>
          <w:color w:val="000000"/>
          <w:sz w:val="21"/>
          <w:szCs w:val="21"/>
        </w:rPr>
        <w:t>过近或过远而引发集群协同问题，本</w:t>
      </w:r>
      <w:r w:rsidR="005E705F">
        <w:rPr>
          <w:rFonts w:hint="eastAsia"/>
          <w:color w:val="000000"/>
          <w:sz w:val="21"/>
          <w:szCs w:val="21"/>
        </w:rPr>
        <w:t>研究</w:t>
      </w:r>
      <w:r w:rsidRPr="00FA4795">
        <w:rPr>
          <w:color w:val="000000"/>
          <w:sz w:val="21"/>
          <w:szCs w:val="21"/>
        </w:rPr>
        <w:t>在</w:t>
      </w:r>
      <w:r w:rsidRPr="00FA4795">
        <w:rPr>
          <w:color w:val="000000"/>
          <w:sz w:val="21"/>
          <w:szCs w:val="21"/>
        </w:rPr>
        <w:t>C-RRT*</w:t>
      </w:r>
      <w:r w:rsidR="00327457">
        <w:rPr>
          <w:rFonts w:hint="eastAsia"/>
          <w:color w:val="000000"/>
          <w:sz w:val="21"/>
          <w:szCs w:val="21"/>
        </w:rPr>
        <w:t>全局规划</w:t>
      </w:r>
      <w:r w:rsidRPr="00FA4795">
        <w:rPr>
          <w:color w:val="000000"/>
          <w:sz w:val="21"/>
          <w:szCs w:val="21"/>
        </w:rPr>
        <w:t>中引入了</w:t>
      </w:r>
      <w:r w:rsidRPr="00FA4795">
        <w:rPr>
          <w:color w:val="000000"/>
          <w:sz w:val="21"/>
          <w:szCs w:val="21"/>
        </w:rPr>
        <w:t>Fréchet</w:t>
      </w:r>
      <w:r w:rsidRPr="00FA4795">
        <w:rPr>
          <w:color w:val="000000"/>
          <w:sz w:val="21"/>
          <w:szCs w:val="21"/>
        </w:rPr>
        <w:t>距离约束机制。该机制通过在全局路径层面对各簇路径之间的空间</w:t>
      </w:r>
      <w:r w:rsidR="00D049F8">
        <w:rPr>
          <w:rFonts w:hint="eastAsia"/>
          <w:color w:val="000000"/>
          <w:sz w:val="21"/>
          <w:szCs w:val="21"/>
        </w:rPr>
        <w:t>位置</w:t>
      </w:r>
      <w:r w:rsidRPr="00FA4795">
        <w:rPr>
          <w:color w:val="000000"/>
          <w:sz w:val="21"/>
          <w:szCs w:val="21"/>
        </w:rPr>
        <w:t>关系进行定量约束，使得簇间路径在保持通信连通性的同时，避免出现因路径过近导致的势场叠加或因过远造成的</w:t>
      </w:r>
      <w:r>
        <w:rPr>
          <w:rFonts w:hint="eastAsia"/>
          <w:color w:val="000000"/>
          <w:sz w:val="21"/>
          <w:szCs w:val="21"/>
        </w:rPr>
        <w:t>链路中断</w:t>
      </w:r>
      <w:r w:rsidRPr="00FA4795">
        <w:rPr>
          <w:color w:val="000000"/>
          <w:sz w:val="21"/>
          <w:szCs w:val="21"/>
        </w:rPr>
        <w:t>。</w:t>
      </w:r>
    </w:p>
    <w:p w14:paraId="2081FF73" w14:textId="260D4772" w:rsidR="000F4F18" w:rsidRPr="00A9585A" w:rsidRDefault="00FA4795" w:rsidP="00FA4795">
      <w:pPr>
        <w:spacing w:line="360" w:lineRule="auto"/>
        <w:ind w:firstLineChars="196" w:firstLine="412"/>
        <w:rPr>
          <w:color w:val="000000"/>
          <w:sz w:val="21"/>
          <w:szCs w:val="21"/>
        </w:rPr>
      </w:pPr>
      <w:r w:rsidRPr="00FA4795">
        <w:rPr>
          <w:color w:val="000000"/>
          <w:sz w:val="21"/>
          <w:szCs w:val="21"/>
        </w:rPr>
        <w:t>Fréchet</w:t>
      </w:r>
      <w:r w:rsidRPr="00FA4795">
        <w:rPr>
          <w:color w:val="000000"/>
          <w:sz w:val="21"/>
          <w:szCs w:val="21"/>
        </w:rPr>
        <w:t>距离可视为一种衡量两条曲线在空间与时间维度上整体</w:t>
      </w:r>
      <w:r>
        <w:rPr>
          <w:rFonts w:hint="eastAsia"/>
          <w:color w:val="000000"/>
          <w:sz w:val="21"/>
          <w:szCs w:val="21"/>
        </w:rPr>
        <w:t>距离</w:t>
      </w:r>
      <w:r w:rsidRPr="00FA4795">
        <w:rPr>
          <w:color w:val="000000"/>
          <w:sz w:val="21"/>
          <w:szCs w:val="21"/>
        </w:rPr>
        <w:t>的指标，相较于欧氏距离，它能更准确地反映路径的形状差异和动态</w:t>
      </w:r>
      <w:r>
        <w:rPr>
          <w:rFonts w:hint="eastAsia"/>
          <w:color w:val="000000"/>
          <w:sz w:val="21"/>
          <w:szCs w:val="21"/>
        </w:rPr>
        <w:t>距离</w:t>
      </w:r>
      <w:r w:rsidRPr="00FA4795">
        <w:rPr>
          <w:color w:val="000000"/>
          <w:sz w:val="21"/>
          <w:szCs w:val="21"/>
        </w:rPr>
        <w:t>关系。</w:t>
      </w:r>
      <w:r w:rsidR="000F4F18" w:rsidRPr="00A9585A">
        <w:rPr>
          <w:color w:val="000000"/>
          <w:sz w:val="21"/>
          <w:szCs w:val="21"/>
        </w:rPr>
        <w:t>其计算过程可以形式化为：设两条</w:t>
      </w:r>
      <w:r>
        <w:rPr>
          <w:rFonts w:hint="eastAsia"/>
          <w:color w:val="000000"/>
          <w:sz w:val="21"/>
          <w:szCs w:val="21"/>
        </w:rPr>
        <w:t>不同簇对应的全局规划</w:t>
      </w:r>
      <w:r w:rsidR="000F4F18" w:rsidRPr="00A9585A">
        <w:rPr>
          <w:color w:val="000000"/>
          <w:sz w:val="21"/>
          <w:szCs w:val="21"/>
        </w:rPr>
        <w:t>路径</w:t>
      </w:r>
      <w:r>
        <w:rPr>
          <w:rFonts w:hint="eastAsia"/>
          <w:color w:val="000000"/>
          <w:sz w:val="21"/>
          <w:szCs w:val="21"/>
        </w:rPr>
        <w:t>为</w:t>
      </w:r>
      <w:r w:rsidR="000F4F18" w:rsidRPr="00A9585A">
        <w:rPr>
          <w:color w:val="000000"/>
          <w:sz w:val="21"/>
          <w:szCs w:val="21"/>
        </w:rPr>
        <w:t xml:space="preserve"> </w:t>
      </w:r>
      <m:oMath>
        <m:r>
          <m:rPr>
            <m:scr m:val="script"/>
            <m:sty m:val="p"/>
          </m:rPr>
          <w:rPr>
            <w:rFonts w:ascii="Cambria Math" w:hAnsi="Cambria Math"/>
            <w:color w:val="000000"/>
            <w:sz w:val="21"/>
            <w:szCs w:val="21"/>
          </w:rPr>
          <m:t>P</m:t>
        </m:r>
        <m:r>
          <w:rPr>
            <w:rFonts w:ascii="Cambria Math" w:hAnsi="Cambria Math"/>
            <w:color w:val="000000"/>
            <w:sz w:val="21"/>
            <w:szCs w:val="21"/>
          </w:rPr>
          <m:t>i</m:t>
        </m:r>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r>
                  <m:rPr>
                    <m:sty m:val="p"/>
                  </m:rPr>
                  <w:rPr>
                    <w:rFonts w:ascii="Cambria Math" w:hAnsi="Cambria Math"/>
                    <w:color w:val="000000"/>
                    <w:sz w:val="21"/>
                    <w:szCs w:val="21"/>
                  </w:rPr>
                  <m:t>,0</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k</m:t>
                </m:r>
              </m:sub>
            </m:sSub>
          </m:e>
        </m:d>
      </m:oMath>
      <w:r w:rsidR="000F4F18" w:rsidRPr="00A9585A">
        <w:rPr>
          <w:color w:val="000000"/>
          <w:sz w:val="21"/>
          <w:szCs w:val="21"/>
        </w:rPr>
        <w:t xml:space="preserve"> </w:t>
      </w:r>
      <w:r w:rsidR="000F4F18" w:rsidRPr="00A9585A">
        <w:rPr>
          <w:color w:val="000000"/>
          <w:sz w:val="21"/>
          <w:szCs w:val="21"/>
        </w:rPr>
        <w:t>与</w:t>
      </w:r>
      <w:r w:rsidR="000F4F18" w:rsidRPr="00A9585A">
        <w:rPr>
          <w:color w:val="000000"/>
          <w:sz w:val="21"/>
          <w:szCs w:val="21"/>
        </w:rPr>
        <w:t xml:space="preserve"> </w:t>
      </w:r>
      <m:oMath>
        <m:r>
          <m:rPr>
            <m:scr m:val="script"/>
            <m:sty m:val="p"/>
          </m:rPr>
          <w:rPr>
            <w:rFonts w:ascii="Cambria Math" w:hAnsi="Cambria Math"/>
            <w:color w:val="000000"/>
            <w:sz w:val="21"/>
            <w:szCs w:val="21"/>
          </w:rPr>
          <m:t>P</m:t>
        </m:r>
        <m:r>
          <w:rPr>
            <w:rFonts w:ascii="Cambria Math" w:hAnsi="Cambria Math"/>
            <w:color w:val="000000"/>
            <w:sz w:val="21"/>
            <w:szCs w:val="21"/>
          </w:rPr>
          <m:t>j</m:t>
        </m:r>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r>
                  <m:rPr>
                    <m:sty m:val="p"/>
                  </m:rPr>
                  <w:rPr>
                    <w:rFonts w:ascii="Cambria Math" w:hAnsi="Cambria Math"/>
                    <w:color w:val="000000"/>
                    <w:sz w:val="21"/>
                    <w:szCs w:val="21"/>
                  </w:rPr>
                  <m:t>,0</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r>
                  <m:rPr>
                    <m:sty m:val="p"/>
                  </m:rPr>
                  <w:rPr>
                    <w:rFonts w:ascii="Cambria Math" w:hAnsi="Cambria Math"/>
                    <w:color w:val="000000"/>
                    <w:sz w:val="21"/>
                    <w:szCs w:val="21"/>
                  </w:rPr>
                  <m:t>,</m:t>
                </m:r>
                <m:r>
                  <w:rPr>
                    <w:rFonts w:ascii="Cambria Math" w:hAnsi="Cambria Math"/>
                    <w:color w:val="000000"/>
                    <w:sz w:val="21"/>
                    <w:szCs w:val="21"/>
                  </w:rPr>
                  <m:t>l</m:t>
                </m:r>
              </m:sub>
            </m:sSub>
          </m:e>
        </m:d>
      </m:oMath>
      <w:r w:rsidR="000F4F18" w:rsidRPr="00A9585A">
        <w:rPr>
          <w:color w:val="000000"/>
          <w:sz w:val="21"/>
          <w:szCs w:val="21"/>
        </w:rPr>
        <w:t>，则离散</w:t>
      </w:r>
      <w:r w:rsidR="000F4F18" w:rsidRPr="00A9585A">
        <w:rPr>
          <w:color w:val="000000"/>
          <w:sz w:val="21"/>
          <w:szCs w:val="21"/>
        </w:rPr>
        <w:t xml:space="preserve"> Fréchet </w:t>
      </w:r>
      <w:r w:rsidR="000F4F18" w:rsidRPr="00A9585A">
        <w:rPr>
          <w:color w:val="000000"/>
          <w:sz w:val="21"/>
          <w:szCs w:val="21"/>
        </w:rPr>
        <w:t>距离定义为</w:t>
      </w:r>
      <w:r w:rsidR="000F4F18" w:rsidRPr="00A9585A">
        <w:rPr>
          <w:rFonts w:hint="eastAsia"/>
          <w:color w:val="000000"/>
          <w:sz w:val="21"/>
          <w:szCs w:val="21"/>
        </w:rPr>
        <w:t>：</w:t>
      </w:r>
    </w:p>
    <w:p w14:paraId="363196D4" w14:textId="08E7D011" w:rsidR="000F4F18" w:rsidRPr="00A9585A" w:rsidRDefault="000A77FB"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d</m:t>
                  </m:r>
                </m:e>
                <m:sub>
                  <m:r>
                    <m:rPr>
                      <m:nor/>
                    </m:rPr>
                    <w:rPr>
                      <w:color w:val="000000"/>
                      <w:sz w:val="21"/>
                      <w:szCs w:val="21"/>
                    </w:rPr>
                    <m:t>F</m:t>
                  </m:r>
                </m:sub>
              </m:sSub>
              <m:d>
                <m:dPr>
                  <m:ctrlPr>
                    <w:rPr>
                      <w:rFonts w:ascii="Cambria Math" w:hAnsi="Cambria Math"/>
                      <w:color w:val="000000"/>
                      <w:sz w:val="21"/>
                      <w:szCs w:val="21"/>
                    </w:rPr>
                  </m:ctrlPr>
                </m:dPr>
                <m:e>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e>
              </m:d>
              <m:r>
                <m:rPr>
                  <m:sty m:val="p"/>
                </m:rPr>
                <w:rPr>
                  <w:rFonts w:ascii="Cambria Math" w:hAnsi="Cambria Math"/>
                  <w:color w:val="000000"/>
                  <w:sz w:val="21"/>
                  <w:szCs w:val="21"/>
                </w:rPr>
                <m:t>=</m:t>
              </m:r>
              <m:func>
                <m:funcPr>
                  <m:ctrlPr>
                    <w:rPr>
                      <w:rFonts w:ascii="Cambria Math" w:hAnsi="Cambria Math"/>
                      <w:color w:val="000000"/>
                      <w:sz w:val="21"/>
                      <w:szCs w:val="21"/>
                    </w:rPr>
                  </m:ctrlPr>
                </m:funcPr>
                <m:fName>
                  <m:limLow>
                    <m:limLowPr>
                      <m:ctrlPr>
                        <w:rPr>
                          <w:rFonts w:ascii="Cambria Math" w:hAnsi="Cambria Math"/>
                          <w:color w:val="000000"/>
                          <w:sz w:val="21"/>
                          <w:szCs w:val="21"/>
                        </w:rPr>
                      </m:ctrlPr>
                    </m:limLowPr>
                    <m:e>
                      <m:r>
                        <m:rPr>
                          <m:sty m:val="p"/>
                        </m:rPr>
                        <w:rPr>
                          <w:rFonts w:ascii="Cambria Math" w:hAnsi="Cambria Math"/>
                          <w:color w:val="000000"/>
                          <w:sz w:val="21"/>
                          <w:szCs w:val="21"/>
                        </w:rPr>
                        <m:t>min</m:t>
                      </m:r>
                    </m:e>
                    <m:lim>
                      <m:r>
                        <m:rPr>
                          <m:sty m:val="p"/>
                        </m:rPr>
                        <w:rPr>
                          <w:rFonts w:ascii="Cambria Math" w:hAnsi="Cambria Math"/>
                          <w:color w:val="000000"/>
                          <w:sz w:val="21"/>
                          <w:szCs w:val="21"/>
                        </w:rPr>
                        <m:t>α,β</m:t>
                      </m:r>
                    </m:lim>
                  </m:limLow>
                </m:fName>
                <m:e>
                  <m:func>
                    <m:funcPr>
                      <m:ctrlPr>
                        <w:rPr>
                          <w:rFonts w:ascii="Cambria Math" w:hAnsi="Cambria Math"/>
                          <w:color w:val="000000"/>
                          <w:sz w:val="21"/>
                          <w:szCs w:val="21"/>
                        </w:rPr>
                      </m:ctrlPr>
                    </m:funcPr>
                    <m:fName>
                      <m:limLow>
                        <m:limLowPr>
                          <m:ctrlPr>
                            <w:rPr>
                              <w:rFonts w:ascii="Cambria Math" w:hAnsi="Cambria Math"/>
                              <w:color w:val="000000"/>
                              <w:sz w:val="21"/>
                              <w:szCs w:val="21"/>
                            </w:rPr>
                          </m:ctrlPr>
                        </m:limLowPr>
                        <m:e>
                          <m:r>
                            <m:rPr>
                              <m:sty m:val="p"/>
                            </m:rPr>
                            <w:rPr>
                              <w:rFonts w:ascii="Cambria Math" w:hAnsi="Cambria Math"/>
                              <w:color w:val="000000"/>
                              <w:sz w:val="21"/>
                              <w:szCs w:val="21"/>
                            </w:rPr>
                            <m:t>max</m:t>
                          </m:r>
                        </m:e>
                        <m:lim>
                          <m:r>
                            <w:rPr>
                              <w:rFonts w:ascii="Cambria Math" w:hAnsi="Cambria Math"/>
                              <w:color w:val="000000"/>
                              <w:sz w:val="21"/>
                              <w:szCs w:val="21"/>
                            </w:rPr>
                            <m:t>t</m:t>
                          </m:r>
                        </m:lim>
                      </m:limLow>
                    </m:fName>
                    <m:e>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α</m:t>
                              </m:r>
                              <m:d>
                                <m:dPr>
                                  <m:ctrlPr>
                                    <w:rPr>
                                      <w:rFonts w:ascii="Cambria Math" w:hAnsi="Cambria Math"/>
                                      <w:color w:val="000000"/>
                                      <w:sz w:val="21"/>
                                      <w:szCs w:val="21"/>
                                    </w:rPr>
                                  </m:ctrlPr>
                                </m:dPr>
                                <m:e>
                                  <m:r>
                                    <w:rPr>
                                      <w:rFonts w:ascii="Cambria Math" w:hAnsi="Cambria Math"/>
                                      <w:color w:val="000000"/>
                                      <w:sz w:val="21"/>
                                      <w:szCs w:val="21"/>
                                    </w:rPr>
                                    <m:t>t</m:t>
                                  </m:r>
                                </m:e>
                              </m:d>
                            </m:e>
                          </m:d>
                          <m:r>
                            <m:rPr>
                              <m:sty m:val="p"/>
                            </m:rPr>
                            <w:rPr>
                              <w:rFonts w:ascii="Cambria Math" w:hAnsi="Cambria Math"/>
                              <w:color w:val="000000"/>
                              <w:sz w:val="21"/>
                              <w:szCs w:val="21"/>
                            </w:rPr>
                            <m:t>-</m:t>
                          </m:r>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d>
                            <m:dPr>
                              <m:ctrlPr>
                                <w:rPr>
                                  <w:rFonts w:ascii="Cambria Math" w:hAnsi="Cambria Math"/>
                                  <w:color w:val="000000"/>
                                  <w:sz w:val="21"/>
                                  <w:szCs w:val="21"/>
                                </w:rPr>
                              </m:ctrlPr>
                            </m:dPr>
                            <m:e>
                              <m:r>
                                <w:rPr>
                                  <w:rFonts w:ascii="Cambria Math" w:hAnsi="Cambria Math"/>
                                  <w:color w:val="000000"/>
                                  <w:sz w:val="21"/>
                                  <w:szCs w:val="21"/>
                                </w:rPr>
                                <m:t>β</m:t>
                              </m:r>
                              <m:d>
                                <m:dPr>
                                  <m:ctrlPr>
                                    <w:rPr>
                                      <w:rFonts w:ascii="Cambria Math" w:hAnsi="Cambria Math"/>
                                      <w:color w:val="000000"/>
                                      <w:sz w:val="21"/>
                                      <w:szCs w:val="21"/>
                                    </w:rPr>
                                  </m:ctrlPr>
                                </m:dPr>
                                <m:e>
                                  <m:r>
                                    <w:rPr>
                                      <w:rFonts w:ascii="Cambria Math" w:hAnsi="Cambria Math"/>
                                      <w:color w:val="000000"/>
                                      <w:sz w:val="21"/>
                                      <w:szCs w:val="21"/>
                                    </w:rPr>
                                    <m:t>t</m:t>
                                  </m:r>
                                </m:e>
                              </m:d>
                            </m:e>
                          </m:d>
                        </m:e>
                      </m:d>
                    </m:e>
                  </m:func>
                </m:e>
              </m:func>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16</m:t>
                  </m:r>
                </m:e>
              </m:d>
            </m:e>
          </m:eqArr>
        </m:oMath>
      </m:oMathPara>
    </w:p>
    <w:p w14:paraId="67F6D7E1" w14:textId="5AE26705" w:rsidR="0010506D" w:rsidRDefault="000F4F18" w:rsidP="00EB3E91">
      <w:pPr>
        <w:spacing w:line="360" w:lineRule="auto"/>
        <w:ind w:firstLineChars="196" w:firstLine="412"/>
        <w:rPr>
          <w:color w:val="000000"/>
          <w:sz w:val="21"/>
          <w:szCs w:val="21"/>
        </w:rPr>
      </w:pPr>
      <w:r w:rsidRPr="00A9585A">
        <w:rPr>
          <w:color w:val="000000"/>
          <w:sz w:val="21"/>
          <w:szCs w:val="21"/>
        </w:rPr>
        <w:t>其中</w:t>
      </w:r>
      <w:r w:rsidRPr="00A9585A">
        <w:rPr>
          <w:color w:val="000000"/>
          <w:sz w:val="21"/>
          <w:szCs w:val="21"/>
        </w:rPr>
        <w:t xml:space="preserve"> </w:t>
      </w:r>
      <m:oMath>
        <m:r>
          <m:rPr>
            <m:sty m:val="p"/>
          </m:rPr>
          <w:rPr>
            <w:rFonts w:ascii="Cambria Math" w:hAnsi="Cambria Math"/>
            <w:color w:val="000000"/>
            <w:sz w:val="21"/>
            <w:szCs w:val="21"/>
          </w:rPr>
          <m:t>α</m:t>
        </m:r>
      </m:oMath>
      <w:r w:rsidRPr="00A9585A">
        <w:rPr>
          <w:color w:val="000000"/>
          <w:sz w:val="21"/>
          <w:szCs w:val="21"/>
        </w:rPr>
        <w:t xml:space="preserve"> </w:t>
      </w:r>
      <w:r w:rsidRPr="00A9585A">
        <w:rPr>
          <w:color w:val="000000"/>
          <w:sz w:val="21"/>
          <w:szCs w:val="21"/>
        </w:rPr>
        <w:t>和</w:t>
      </w:r>
      <w:r w:rsidRPr="00A9585A">
        <w:rPr>
          <w:color w:val="000000"/>
          <w:sz w:val="21"/>
          <w:szCs w:val="21"/>
        </w:rPr>
        <w:t xml:space="preserve"> </w:t>
      </w:r>
      <m:oMath>
        <m:r>
          <m:rPr>
            <m:sty m:val="p"/>
          </m:rPr>
          <w:rPr>
            <w:rFonts w:ascii="Cambria Math" w:hAnsi="Cambria Math"/>
            <w:color w:val="000000"/>
            <w:sz w:val="21"/>
            <w:szCs w:val="21"/>
          </w:rPr>
          <m:t>β</m:t>
        </m:r>
      </m:oMath>
      <w:r w:rsidRPr="00A9585A">
        <w:rPr>
          <w:color w:val="000000"/>
          <w:sz w:val="21"/>
          <w:szCs w:val="21"/>
        </w:rPr>
        <w:t xml:space="preserve"> </w:t>
      </w:r>
      <w:r w:rsidRPr="00A9585A">
        <w:rPr>
          <w:color w:val="000000"/>
          <w:sz w:val="21"/>
          <w:szCs w:val="21"/>
        </w:rPr>
        <w:t>为两条路径的重参数化函数，保证两条路径按照时间的同步方式进行比较。在本算法中，若</w:t>
      </w:r>
      <w:r w:rsidR="00CE12EF">
        <w:rPr>
          <w:rFonts w:hint="eastAsia"/>
          <w:color w:val="000000"/>
          <w:sz w:val="21"/>
          <w:szCs w:val="21"/>
        </w:rPr>
        <w:t>触发重规划</w:t>
      </w:r>
      <w:r w:rsidRPr="00A9585A">
        <w:rPr>
          <w:color w:val="000000"/>
          <w:sz w:val="21"/>
          <w:szCs w:val="21"/>
        </w:rPr>
        <w:t>的路径</w:t>
      </w:r>
      <w:r w:rsidRPr="00A9585A">
        <w:rPr>
          <w:color w:val="000000"/>
          <w:sz w:val="21"/>
          <w:szCs w:val="21"/>
        </w:rPr>
        <w:t xml:space="preserve"> </w:t>
      </w:r>
      <m:oMath>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oMath>
      <w:r w:rsidRPr="00A9585A">
        <w:rPr>
          <w:color w:val="000000"/>
          <w:sz w:val="21"/>
          <w:szCs w:val="21"/>
        </w:rPr>
        <w:t xml:space="preserve"> </w:t>
      </w:r>
      <w:r w:rsidRPr="00A9585A">
        <w:rPr>
          <w:color w:val="000000"/>
          <w:sz w:val="21"/>
          <w:szCs w:val="21"/>
        </w:rPr>
        <w:t>与其余</w:t>
      </w:r>
      <w:r w:rsidR="00CE12EF">
        <w:rPr>
          <w:rFonts w:hint="eastAsia"/>
          <w:color w:val="000000"/>
          <w:sz w:val="21"/>
          <w:szCs w:val="21"/>
        </w:rPr>
        <w:t>已经固定的</w:t>
      </w:r>
      <w:r w:rsidRPr="00A9585A">
        <w:rPr>
          <w:color w:val="000000"/>
          <w:sz w:val="21"/>
          <w:szCs w:val="21"/>
        </w:rPr>
        <w:t>簇路径</w:t>
      </w:r>
      <w:r w:rsidRPr="00A9585A">
        <w:rPr>
          <w:color w:val="000000"/>
          <w:sz w:val="21"/>
          <w:szCs w:val="21"/>
        </w:rPr>
        <w:t xml:space="preserve"> </w:t>
      </w:r>
      <m:oMath>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oMath>
      <w:r w:rsidRPr="00A9585A">
        <w:rPr>
          <w:color w:val="000000"/>
          <w:sz w:val="21"/>
          <w:szCs w:val="21"/>
        </w:rPr>
        <w:t xml:space="preserve"> </w:t>
      </w:r>
      <w:r w:rsidRPr="00A9585A">
        <w:rPr>
          <w:color w:val="000000"/>
          <w:sz w:val="21"/>
          <w:szCs w:val="21"/>
        </w:rPr>
        <w:t>的</w:t>
      </w:r>
      <w:r w:rsidRPr="00A9585A">
        <w:rPr>
          <w:color w:val="000000"/>
          <w:sz w:val="21"/>
          <w:szCs w:val="21"/>
        </w:rPr>
        <w:t xml:space="preserve"> </w:t>
      </w:r>
      <w:bookmarkStart w:id="81" w:name="OLE_LINK11"/>
      <w:r w:rsidRPr="00A9585A">
        <w:rPr>
          <w:color w:val="000000"/>
          <w:sz w:val="21"/>
          <w:szCs w:val="21"/>
        </w:rPr>
        <w:t>Fréchet</w:t>
      </w:r>
      <w:bookmarkEnd w:id="81"/>
      <w:r w:rsidRPr="00A9585A">
        <w:rPr>
          <w:color w:val="000000"/>
          <w:sz w:val="21"/>
          <w:szCs w:val="21"/>
        </w:rPr>
        <w:t xml:space="preserve"> </w:t>
      </w:r>
      <w:r w:rsidRPr="00A9585A">
        <w:rPr>
          <w:color w:val="000000"/>
          <w:sz w:val="21"/>
          <w:szCs w:val="21"/>
        </w:rPr>
        <w:t>距离</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F</m:t>
            </m:r>
          </m:sub>
        </m:sSub>
        <m:d>
          <m:dPr>
            <m:ctrlPr>
              <w:rPr>
                <w:rFonts w:ascii="Cambria Math" w:hAnsi="Cambria Math"/>
                <w:color w:val="000000"/>
                <w:sz w:val="21"/>
                <w:szCs w:val="21"/>
              </w:rPr>
            </m:ctrlPr>
          </m:dPr>
          <m:e>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e>
        </m:d>
      </m:oMath>
      <w:r w:rsidRPr="00A9585A">
        <w:rPr>
          <w:color w:val="000000"/>
          <w:sz w:val="21"/>
          <w:szCs w:val="21"/>
        </w:rPr>
        <w:t xml:space="preserve"> </w:t>
      </w:r>
      <w:r w:rsidRPr="00A9585A">
        <w:rPr>
          <w:color w:val="000000"/>
          <w:sz w:val="21"/>
          <w:szCs w:val="21"/>
        </w:rPr>
        <w:t>落在预设的上下界区间</w:t>
      </w:r>
      <w:r w:rsidRPr="00A9585A">
        <w:rPr>
          <w:color w:val="000000"/>
          <w:sz w:val="21"/>
          <w:szCs w:val="21"/>
        </w:rPr>
        <w:t xml:space="preserve"> </w:t>
      </w:r>
      <m:oMath>
        <m:d>
          <m:dPr>
            <m:begChr m:val="["/>
            <m:endChr m:val="]"/>
            <m:ctrlPr>
              <w:rPr>
                <w:rFonts w:ascii="Cambria Math" w:hAnsi="Cambria Math"/>
                <w:color w:val="000000"/>
                <w:sz w:val="21"/>
                <w:szCs w:val="21"/>
              </w:rPr>
            </m:ctrlPr>
          </m:dPr>
          <m:e>
            <m:r>
              <w:rPr>
                <w:rFonts w:ascii="Cambria Math" w:hAnsi="Cambria Math"/>
                <w:color w:val="000000"/>
                <w:sz w:val="21"/>
                <w:szCs w:val="21"/>
              </w:rPr>
              <m:t>L</m:t>
            </m:r>
            <m:r>
              <m:rPr>
                <m:sty m:val="p"/>
              </m:rPr>
              <w:rPr>
                <w:rFonts w:ascii="Cambria Math" w:hAnsi="Cambria Math"/>
                <w:color w:val="000000"/>
                <w:sz w:val="21"/>
                <w:szCs w:val="21"/>
              </w:rPr>
              <m:t>,</m:t>
            </m:r>
            <m:r>
              <w:rPr>
                <w:rFonts w:ascii="Cambria Math" w:hAnsi="Cambria Math"/>
                <w:color w:val="000000"/>
                <w:sz w:val="21"/>
                <w:szCs w:val="21"/>
              </w:rPr>
              <m:t>U</m:t>
            </m:r>
          </m:e>
        </m:d>
      </m:oMath>
      <w:r w:rsidRPr="00A9585A">
        <w:rPr>
          <w:color w:val="000000"/>
          <w:sz w:val="21"/>
          <w:szCs w:val="21"/>
        </w:rPr>
        <w:t xml:space="preserve"> </w:t>
      </w:r>
      <w:r w:rsidRPr="00A9585A">
        <w:rPr>
          <w:color w:val="000000"/>
          <w:sz w:val="21"/>
          <w:szCs w:val="21"/>
        </w:rPr>
        <w:t>内，则认为</w:t>
      </w:r>
      <w:r w:rsidR="00CE12EF">
        <w:rPr>
          <w:rFonts w:hint="eastAsia"/>
          <w:color w:val="000000"/>
          <w:sz w:val="21"/>
          <w:szCs w:val="21"/>
        </w:rPr>
        <w:t>该新的簇</w:t>
      </w:r>
      <w:r w:rsidRPr="00A9585A">
        <w:rPr>
          <w:color w:val="000000"/>
          <w:sz w:val="21"/>
          <w:szCs w:val="21"/>
        </w:rPr>
        <w:t>路径之间保持了合理的空间</w:t>
      </w:r>
      <w:r w:rsidR="0042304C" w:rsidRPr="00A9585A">
        <w:rPr>
          <w:rFonts w:hint="eastAsia"/>
          <w:color w:val="000000"/>
          <w:sz w:val="21"/>
          <w:szCs w:val="21"/>
        </w:rPr>
        <w:t>分布</w:t>
      </w:r>
      <w:r w:rsidRPr="00A9585A">
        <w:rPr>
          <w:color w:val="000000"/>
          <w:sz w:val="21"/>
          <w:szCs w:val="21"/>
        </w:rPr>
        <w:t>；若</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F</m:t>
            </m:r>
          </m:sub>
        </m:sSub>
      </m:oMath>
      <w:r w:rsidRPr="00A9585A">
        <w:rPr>
          <w:color w:val="000000"/>
          <w:sz w:val="21"/>
          <w:szCs w:val="21"/>
        </w:rPr>
        <w:t xml:space="preserve"> </w:t>
      </w:r>
      <w:r w:rsidRPr="00A9585A">
        <w:rPr>
          <w:color w:val="000000"/>
          <w:sz w:val="21"/>
          <w:szCs w:val="21"/>
        </w:rPr>
        <w:t>小于下界</w:t>
      </w:r>
      <w:r w:rsidRPr="00A9585A">
        <w:rPr>
          <w:color w:val="000000"/>
          <w:sz w:val="21"/>
          <w:szCs w:val="21"/>
        </w:rPr>
        <w:t xml:space="preserve"> </w:t>
      </w:r>
      <m:oMath>
        <m:r>
          <w:rPr>
            <w:rFonts w:ascii="Cambria Math" w:hAnsi="Cambria Math"/>
            <w:color w:val="000000"/>
            <w:sz w:val="21"/>
            <w:szCs w:val="21"/>
          </w:rPr>
          <m:t>L</m:t>
        </m:r>
      </m:oMath>
      <w:r w:rsidRPr="00A9585A">
        <w:rPr>
          <w:color w:val="000000"/>
          <w:sz w:val="21"/>
          <w:szCs w:val="21"/>
        </w:rPr>
        <w:t>，说明路径之间过于接近，可能导致</w:t>
      </w:r>
      <w:r w:rsidRPr="00A9585A">
        <w:rPr>
          <w:rFonts w:hint="eastAsia"/>
          <w:color w:val="000000"/>
          <w:sz w:val="21"/>
          <w:szCs w:val="21"/>
        </w:rPr>
        <w:t>无人机</w:t>
      </w:r>
      <w:r w:rsidRPr="00A9585A">
        <w:rPr>
          <w:color w:val="000000"/>
          <w:sz w:val="21"/>
          <w:szCs w:val="21"/>
        </w:rPr>
        <w:t>过度集中</w:t>
      </w:r>
      <w:r w:rsidRPr="00A9585A">
        <w:rPr>
          <w:rFonts w:hint="eastAsia"/>
          <w:color w:val="000000"/>
          <w:sz w:val="21"/>
          <w:szCs w:val="21"/>
        </w:rPr>
        <w:t>，计算</w:t>
      </w:r>
      <w:r w:rsidR="00CE12EF">
        <w:rPr>
          <w:rFonts w:hint="eastAsia"/>
          <w:color w:val="000000"/>
          <w:sz w:val="21"/>
          <w:szCs w:val="21"/>
        </w:rPr>
        <w:t>底层局部</w:t>
      </w:r>
      <w:r w:rsidRPr="00A9585A">
        <w:rPr>
          <w:rFonts w:hint="eastAsia"/>
          <w:color w:val="000000"/>
          <w:sz w:val="21"/>
          <w:szCs w:val="21"/>
        </w:rPr>
        <w:t>规划</w:t>
      </w:r>
      <w:r w:rsidR="00CE12EF">
        <w:rPr>
          <w:rFonts w:hint="eastAsia"/>
          <w:color w:val="000000"/>
          <w:sz w:val="21"/>
          <w:szCs w:val="21"/>
        </w:rPr>
        <w:t>时容易发生</w:t>
      </w:r>
      <w:r w:rsidRPr="00A9585A">
        <w:rPr>
          <w:rFonts w:hint="eastAsia"/>
          <w:color w:val="000000"/>
          <w:sz w:val="21"/>
          <w:szCs w:val="21"/>
        </w:rPr>
        <w:t>震荡以及无人机碰撞</w:t>
      </w:r>
      <w:r w:rsidRPr="00A9585A">
        <w:rPr>
          <w:color w:val="000000"/>
          <w:sz w:val="21"/>
          <w:szCs w:val="21"/>
        </w:rPr>
        <w:t>；若</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F</m:t>
            </m:r>
          </m:sub>
        </m:sSub>
      </m:oMath>
      <w:r w:rsidRPr="00A9585A">
        <w:rPr>
          <w:color w:val="000000"/>
          <w:sz w:val="21"/>
          <w:szCs w:val="21"/>
        </w:rPr>
        <w:t xml:space="preserve"> </w:t>
      </w:r>
      <w:r w:rsidRPr="00A9585A">
        <w:rPr>
          <w:color w:val="000000"/>
          <w:sz w:val="21"/>
          <w:szCs w:val="21"/>
        </w:rPr>
        <w:t>大于上界</w:t>
      </w:r>
      <w:r w:rsidRPr="00A9585A">
        <w:rPr>
          <w:color w:val="000000"/>
          <w:sz w:val="21"/>
          <w:szCs w:val="21"/>
        </w:rPr>
        <w:t xml:space="preserve"> </w:t>
      </w:r>
      <m:oMath>
        <m:r>
          <w:rPr>
            <w:rFonts w:ascii="Cambria Math" w:hAnsi="Cambria Math"/>
            <w:color w:val="000000"/>
            <w:sz w:val="21"/>
            <w:szCs w:val="21"/>
          </w:rPr>
          <m:t>U</m:t>
        </m:r>
      </m:oMath>
      <w:r w:rsidRPr="00A9585A">
        <w:rPr>
          <w:color w:val="000000"/>
          <w:sz w:val="21"/>
          <w:szCs w:val="21"/>
        </w:rPr>
        <w:t>，则表明路径之间相距过远，</w:t>
      </w:r>
      <w:r w:rsidRPr="00A9585A">
        <w:rPr>
          <w:rFonts w:hint="eastAsia"/>
          <w:color w:val="000000"/>
          <w:sz w:val="21"/>
          <w:szCs w:val="21"/>
        </w:rPr>
        <w:t>从而</w:t>
      </w:r>
      <w:r w:rsidRPr="00A9585A">
        <w:rPr>
          <w:color w:val="000000"/>
          <w:sz w:val="21"/>
          <w:szCs w:val="21"/>
        </w:rPr>
        <w:t>破坏</w:t>
      </w:r>
      <w:r w:rsidR="0042304C" w:rsidRPr="00A9585A">
        <w:rPr>
          <w:rFonts w:hint="eastAsia"/>
          <w:color w:val="000000"/>
          <w:sz w:val="21"/>
          <w:szCs w:val="21"/>
        </w:rPr>
        <w:t>不同簇之间的</w:t>
      </w:r>
      <w:r w:rsidRPr="00A9585A">
        <w:rPr>
          <w:color w:val="000000"/>
          <w:sz w:val="21"/>
          <w:szCs w:val="21"/>
        </w:rPr>
        <w:t>网络连通性。</w:t>
      </w:r>
    </w:p>
    <w:p w14:paraId="51B0D230" w14:textId="133916F0" w:rsidR="006373A8" w:rsidRDefault="006373A8" w:rsidP="000F4F18">
      <w:pPr>
        <w:spacing w:line="360" w:lineRule="auto"/>
        <w:ind w:firstLineChars="196" w:firstLine="412"/>
        <w:rPr>
          <w:color w:val="000000"/>
          <w:sz w:val="21"/>
          <w:szCs w:val="21"/>
        </w:rPr>
      </w:pPr>
      <w:r w:rsidRPr="006373A8">
        <w:rPr>
          <w:color w:val="000000"/>
          <w:sz w:val="21"/>
          <w:szCs w:val="21"/>
        </w:rPr>
        <w:t>为适应多簇路径在空间上的布局特性，需要在</w:t>
      </w:r>
      <w:r w:rsidRPr="006373A8">
        <w:rPr>
          <w:color w:val="000000"/>
          <w:sz w:val="21"/>
          <w:szCs w:val="21"/>
        </w:rPr>
        <w:t xml:space="preserve"> Fréchet </w:t>
      </w:r>
      <w:r w:rsidRPr="006373A8">
        <w:rPr>
          <w:color w:val="000000"/>
          <w:sz w:val="21"/>
          <w:szCs w:val="21"/>
        </w:rPr>
        <w:t>距离约束中为不同簇之间的路径</w:t>
      </w:r>
      <w:r w:rsidR="00D049F8">
        <w:rPr>
          <w:rFonts w:hint="eastAsia"/>
          <w:color w:val="000000"/>
          <w:sz w:val="21"/>
          <w:szCs w:val="21"/>
        </w:rPr>
        <w:t>计算</w:t>
      </w:r>
      <w:r w:rsidRPr="006373A8">
        <w:rPr>
          <w:color w:val="000000"/>
          <w:sz w:val="21"/>
          <w:szCs w:val="21"/>
        </w:rPr>
        <w:t>合理的上下界区间</w:t>
      </w:r>
      <w:r w:rsidRPr="006373A8">
        <w:rPr>
          <w:color w:val="000000"/>
          <w:sz w:val="21"/>
          <w:szCs w:val="21"/>
        </w:rPr>
        <w:t xml:space="preserve"> </w:t>
      </w:r>
      <m:oMath>
        <m:d>
          <m:dPr>
            <m:begChr m:val="["/>
            <m:endChr m:val="]"/>
            <m:ctrlPr>
              <w:rPr>
                <w:rFonts w:ascii="Cambria Math" w:hAnsi="Cambria Math"/>
                <w:i/>
                <w:color w:val="000000"/>
                <w:sz w:val="21"/>
                <w:szCs w:val="21"/>
              </w:rPr>
            </m:ctrlPr>
          </m:dPr>
          <m:e>
            <m:r>
              <w:rPr>
                <w:rFonts w:ascii="Cambria Math" w:hAnsi="Cambria Math"/>
                <w:color w:val="000000"/>
                <w:sz w:val="21"/>
                <w:szCs w:val="21"/>
              </w:rPr>
              <m:t>L, U</m:t>
            </m:r>
          </m:e>
        </m:d>
      </m:oMath>
      <w:r w:rsidRPr="006373A8">
        <w:rPr>
          <w:color w:val="000000"/>
          <w:sz w:val="21"/>
          <w:szCs w:val="21"/>
        </w:rPr>
        <w:t>，以同时保证跨簇的安全</w:t>
      </w:r>
      <w:r w:rsidR="00D049F8">
        <w:rPr>
          <w:rFonts w:hint="eastAsia"/>
          <w:color w:val="000000"/>
          <w:sz w:val="21"/>
          <w:szCs w:val="21"/>
        </w:rPr>
        <w:t>距离</w:t>
      </w:r>
      <w:r w:rsidRPr="006373A8">
        <w:rPr>
          <w:color w:val="000000"/>
          <w:sz w:val="21"/>
          <w:szCs w:val="21"/>
        </w:rPr>
        <w:t>与整体</w:t>
      </w:r>
      <w:r>
        <w:rPr>
          <w:rFonts w:hint="eastAsia"/>
          <w:color w:val="000000"/>
          <w:sz w:val="21"/>
          <w:szCs w:val="21"/>
        </w:rPr>
        <w:t>通信</w:t>
      </w:r>
      <w:r w:rsidRPr="006373A8">
        <w:rPr>
          <w:color w:val="000000"/>
          <w:sz w:val="21"/>
          <w:szCs w:val="21"/>
        </w:rPr>
        <w:t>协同性能。本</w:t>
      </w:r>
      <w:r w:rsidR="00600C36">
        <w:rPr>
          <w:rFonts w:hint="eastAsia"/>
          <w:color w:val="000000"/>
          <w:sz w:val="21"/>
          <w:szCs w:val="21"/>
        </w:rPr>
        <w:t>文</w:t>
      </w:r>
      <w:r w:rsidRPr="006373A8">
        <w:rPr>
          <w:color w:val="000000"/>
          <w:sz w:val="21"/>
          <w:szCs w:val="21"/>
        </w:rPr>
        <w:t>基于无人机簇规模、单机安全距离以及外部干扰</w:t>
      </w:r>
      <w:r w:rsidR="00D049F8">
        <w:rPr>
          <w:rFonts w:hint="eastAsia"/>
          <w:color w:val="000000"/>
          <w:sz w:val="21"/>
          <w:szCs w:val="21"/>
        </w:rPr>
        <w:t>半径</w:t>
      </w:r>
      <w:r w:rsidRPr="006373A8">
        <w:rPr>
          <w:color w:val="000000"/>
          <w:sz w:val="21"/>
          <w:szCs w:val="21"/>
        </w:rPr>
        <w:t>等因素，构建了物理意义明确的路径距离上下界设计方法。</w:t>
      </w:r>
    </w:p>
    <w:p w14:paraId="7A1EC533" w14:textId="7D974C54" w:rsidR="006373A8" w:rsidRDefault="006373A8" w:rsidP="006373A8">
      <w:pPr>
        <w:spacing w:line="360" w:lineRule="auto"/>
        <w:ind w:firstLineChars="196" w:firstLine="412"/>
        <w:rPr>
          <w:color w:val="000000"/>
          <w:sz w:val="21"/>
          <w:szCs w:val="21"/>
        </w:rPr>
      </w:pPr>
      <w:r w:rsidRPr="006373A8">
        <w:rPr>
          <w:color w:val="000000"/>
          <w:sz w:val="21"/>
          <w:szCs w:val="21"/>
        </w:rPr>
        <w:t>首先，下界</w:t>
      </w:r>
      <w:r w:rsidRPr="006373A8">
        <w:rPr>
          <w:color w:val="000000"/>
          <w:sz w:val="21"/>
          <w:szCs w:val="21"/>
        </w:rPr>
        <w:t xml:space="preserve"> </w:t>
      </w:r>
      <m:oMath>
        <m:r>
          <w:rPr>
            <w:rFonts w:ascii="Cambria Math" w:hAnsi="Cambria Math"/>
            <w:color w:val="000000"/>
            <w:sz w:val="21"/>
            <w:szCs w:val="21"/>
          </w:rPr>
          <m:t>L</m:t>
        </m:r>
      </m:oMath>
      <w:r w:rsidRPr="006373A8">
        <w:rPr>
          <w:color w:val="000000"/>
          <w:sz w:val="21"/>
          <w:szCs w:val="21"/>
        </w:rPr>
        <w:t xml:space="preserve"> </w:t>
      </w:r>
      <w:r w:rsidRPr="006373A8">
        <w:rPr>
          <w:color w:val="000000"/>
          <w:sz w:val="21"/>
          <w:szCs w:val="21"/>
        </w:rPr>
        <w:t>用于确保不同簇之间在规划过程中保持必要的最小安全距离，避免簇间过度接近导致局部拥挤、链路干扰或碰撞风险。假定簇内部呈准正方形布置，则簇尺度可近似表示为</w:t>
      </w:r>
      <w:r w:rsidRPr="006373A8">
        <w:rPr>
          <w:color w:val="000000"/>
          <w:sz w:val="21"/>
          <w:szCs w:val="21"/>
        </w:rPr>
        <w:t xml:space="preserve"> </w:t>
      </w:r>
      <m:oMath>
        <m:rad>
          <m:radPr>
            <m:degHide m:val="1"/>
            <m:ctrlPr>
              <w:rPr>
                <w:rFonts w:ascii="Cambria Math" w:hAnsi="Cambria Math"/>
                <w:color w:val="000000"/>
                <w:sz w:val="21"/>
                <w:szCs w:val="21"/>
              </w:rPr>
            </m:ctrlPr>
          </m:radPr>
          <m:deg>
            <m:ctrlPr>
              <w:rPr>
                <w:rFonts w:ascii="Cambria Math" w:hAnsi="Cambria Math"/>
                <w:i/>
                <w:color w:val="000000"/>
                <w:sz w:val="21"/>
                <w:szCs w:val="21"/>
              </w:rPr>
            </m:ctrlPr>
          </m:deg>
          <m:e>
            <m:r>
              <w:rPr>
                <w:rFonts w:ascii="Cambria Math" w:hAnsi="Cambria Math"/>
                <w:color w:val="000000"/>
                <w:sz w:val="21"/>
                <w:szCs w:val="21"/>
              </w:rPr>
              <m:t>(K)</m:t>
            </m:r>
          </m:e>
        </m:rad>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oMath>
      <w:r w:rsidRPr="006373A8">
        <w:rPr>
          <w:color w:val="000000"/>
          <w:sz w:val="21"/>
          <w:szCs w:val="21"/>
        </w:rPr>
        <w:t>。据此，</w:t>
      </w:r>
      <w:r w:rsidR="00AB03B6">
        <w:rPr>
          <w:rFonts w:hint="eastAsia"/>
          <w:color w:val="000000"/>
          <w:sz w:val="21"/>
          <w:szCs w:val="21"/>
        </w:rPr>
        <w:t>本文将</w:t>
      </w:r>
      <w:r w:rsidRPr="006373A8">
        <w:rPr>
          <w:color w:val="000000"/>
          <w:sz w:val="21"/>
          <w:szCs w:val="21"/>
        </w:rPr>
        <w:t>不同簇路径的最小</w:t>
      </w:r>
      <w:r w:rsidR="00EB3E91">
        <w:rPr>
          <w:rFonts w:hint="eastAsia"/>
          <w:color w:val="000000"/>
          <w:sz w:val="21"/>
          <w:szCs w:val="21"/>
        </w:rPr>
        <w:t>约束</w:t>
      </w:r>
      <w:r w:rsidRPr="006373A8">
        <w:rPr>
          <w:color w:val="000000"/>
          <w:sz w:val="21"/>
          <w:szCs w:val="21"/>
        </w:rPr>
        <w:t>距离设为</w:t>
      </w:r>
    </w:p>
    <w:p w14:paraId="455EBDFA" w14:textId="0EC3DE17" w:rsidR="00AA7C6E" w:rsidRPr="005E705F" w:rsidRDefault="000A77FB" w:rsidP="005E705F">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r>
                <w:rPr>
                  <w:rFonts w:ascii="Cambria Math" w:hAnsi="Cambria Math" w:hint="eastAsia"/>
                  <w:color w:val="000000"/>
                  <w:sz w:val="21"/>
                  <w:szCs w:val="21"/>
                </w:rPr>
                <m:t>L=</m:t>
              </m:r>
              <m:sSub>
                <m:sSubPr>
                  <m:ctrlPr>
                    <w:rPr>
                      <w:rFonts w:ascii="Cambria Math" w:hAnsi="Cambria Math"/>
                      <w:i/>
                      <w:color w:val="000000"/>
                      <w:sz w:val="21"/>
                      <w:szCs w:val="21"/>
                    </w:rPr>
                  </m:ctrlPr>
                </m:sSubPr>
                <m:e>
                  <m:r>
                    <w:rPr>
                      <w:rFonts w:ascii="Cambria Math" w:hAnsi="Cambria Math" w:hint="eastAsia"/>
                      <w:color w:val="000000"/>
                      <w:sz w:val="21"/>
                      <w:szCs w:val="21"/>
                    </w:rPr>
                    <m:t>α</m:t>
                  </m:r>
                </m:e>
                <m:sub>
                  <m:r>
                    <w:rPr>
                      <w:rFonts w:ascii="Cambria Math" w:hAnsi="Cambria Math" w:hint="eastAsia"/>
                      <w:color w:val="000000"/>
                      <w:sz w:val="21"/>
                      <w:szCs w:val="21"/>
                    </w:rPr>
                    <m:t>L</m:t>
                  </m:r>
                </m:sub>
              </m:sSub>
              <m:rad>
                <m:radPr>
                  <m:degHide m:val="1"/>
                  <m:ctrlPr>
                    <w:rPr>
                      <w:rFonts w:ascii="Cambria Math" w:hAnsi="Cambria Math"/>
                      <w:i/>
                      <w:color w:val="000000"/>
                      <w:sz w:val="21"/>
                      <w:szCs w:val="21"/>
                    </w:rPr>
                  </m:ctrlPr>
                </m:radPr>
                <m:deg/>
                <m:e>
                  <m:d>
                    <m:dPr>
                      <m:ctrlPr>
                        <w:rPr>
                          <w:rFonts w:ascii="Cambria Math" w:hAnsi="Cambria Math"/>
                          <w:i/>
                          <w:color w:val="000000"/>
                          <w:sz w:val="21"/>
                          <w:szCs w:val="21"/>
                        </w:rPr>
                      </m:ctrlPr>
                    </m:dPr>
                    <m:e>
                      <m:r>
                        <w:rPr>
                          <w:rFonts w:ascii="Cambria Math" w:hAnsi="Cambria Math" w:hint="eastAsia"/>
                          <w:color w:val="000000"/>
                          <w:sz w:val="21"/>
                          <w:szCs w:val="21"/>
                        </w:rPr>
                        <m:t>K</m:t>
                      </m:r>
                    </m:e>
                  </m:d>
                </m:e>
              </m:rad>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hint="eastAsia"/>
                      <w:color w:val="000000"/>
                      <w:sz w:val="21"/>
                      <w:szCs w:val="21"/>
                    </w:rPr>
                    <m:t>safe</m:t>
                  </m:r>
                </m:sub>
              </m:sSub>
              <m:r>
                <w:rPr>
                  <w:rFonts w:ascii="Cambria Math" w:hAnsi="Cambria Math" w:hint="eastAsia"/>
                  <w:color w:val="000000"/>
                  <w:sz w:val="21"/>
                  <w:szCs w:val="21"/>
                </w:rPr>
                <m:t>,</m:t>
              </m:r>
              <m:r>
                <w:rPr>
                  <w:rFonts w:ascii="Cambria Math" w:hAnsi="Cambria Math"/>
                  <w:color w:val="000000"/>
                  <w:sz w:val="21"/>
                  <w:szCs w:val="21"/>
                </w:rPr>
                <m:t xml:space="preserve"> </m:t>
              </m:r>
              <m:sSub>
                <m:sSubPr>
                  <m:ctrlPr>
                    <w:rPr>
                      <w:rFonts w:ascii="Cambria Math" w:hAnsi="Cambria Math"/>
                      <w:i/>
                      <w:color w:val="000000"/>
                      <w:sz w:val="21"/>
                      <w:szCs w:val="21"/>
                    </w:rPr>
                  </m:ctrlPr>
                </m:sSubPr>
                <m:e>
                  <m:r>
                    <w:rPr>
                      <w:rFonts w:ascii="Cambria Math" w:hAnsi="Cambria Math" w:hint="eastAsia"/>
                      <w:color w:val="000000"/>
                      <w:sz w:val="21"/>
                      <w:szCs w:val="21"/>
                    </w:rPr>
                    <m:t>α</m:t>
                  </m:r>
                </m:e>
                <m:sub>
                  <m:r>
                    <w:rPr>
                      <w:rFonts w:ascii="Cambria Math" w:hAnsi="Cambria Math" w:hint="eastAsia"/>
                      <w:color w:val="000000"/>
                      <w:sz w:val="21"/>
                      <w:szCs w:val="21"/>
                    </w:rPr>
                    <m:t>L</m:t>
                  </m:r>
                </m:sub>
              </m:sSub>
              <m:r>
                <w:rPr>
                  <w:rFonts w:ascii="Cambria Math" w:hAnsi="Cambria Math"/>
                  <w:color w:val="000000"/>
                  <w:sz w:val="21"/>
                  <w:szCs w:val="21"/>
                </w:rPr>
                <m:t>≥1#</m:t>
              </m:r>
              <m:d>
                <m:dPr>
                  <m:ctrlPr>
                    <w:rPr>
                      <w:rFonts w:ascii="Cambria Math" w:hAnsi="Cambria Math"/>
                      <w:i/>
                      <w:color w:val="000000"/>
                      <w:sz w:val="21"/>
                      <w:szCs w:val="21"/>
                    </w:rPr>
                  </m:ctrlPr>
                </m:dPr>
                <m:e>
                  <m:r>
                    <w:rPr>
                      <w:rFonts w:ascii="Cambria Math" w:hAnsi="Cambria Math"/>
                      <w:color w:val="000000"/>
                      <w:sz w:val="21"/>
                      <w:szCs w:val="21"/>
                    </w:rPr>
                    <m:t>17</m:t>
                  </m:r>
                </m:e>
              </m:d>
            </m:e>
          </m:eqArr>
        </m:oMath>
      </m:oMathPara>
    </w:p>
    <w:p w14:paraId="44C01D98" w14:textId="7596AEBC" w:rsidR="006373A8" w:rsidRPr="006373A8" w:rsidRDefault="006373A8" w:rsidP="006373A8">
      <w:pPr>
        <w:spacing w:line="360" w:lineRule="auto"/>
        <w:ind w:firstLineChars="196" w:firstLine="412"/>
        <w:rPr>
          <w:color w:val="000000"/>
          <w:sz w:val="21"/>
          <w:szCs w:val="21"/>
        </w:rPr>
      </w:pPr>
      <w:r w:rsidRPr="006373A8">
        <w:rPr>
          <w:color w:val="000000"/>
          <w:sz w:val="21"/>
          <w:szCs w:val="21"/>
        </w:rPr>
        <w:t>其中</w:t>
      </w:r>
      <w:r w:rsidRPr="006373A8">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α</m:t>
            </m:r>
            <m:ctrlPr>
              <w:rPr>
                <w:rFonts w:ascii="Cambria Math" w:hAnsi="Cambria Math"/>
                <w:color w:val="000000"/>
                <w:sz w:val="21"/>
                <w:szCs w:val="21"/>
              </w:rPr>
            </m:ctrlPr>
          </m:e>
          <m:sub>
            <m:r>
              <w:rPr>
                <w:rFonts w:ascii="Cambria Math" w:hAnsi="Cambria Math"/>
                <w:color w:val="000000"/>
                <w:sz w:val="21"/>
                <w:szCs w:val="21"/>
              </w:rPr>
              <m:t>L</m:t>
            </m:r>
          </m:sub>
        </m:sSub>
      </m:oMath>
      <w:r w:rsidRPr="006373A8">
        <w:rPr>
          <w:color w:val="000000"/>
          <w:sz w:val="21"/>
          <w:szCs w:val="21"/>
        </w:rPr>
        <w:t xml:space="preserve"> </w:t>
      </w:r>
      <w:r w:rsidRPr="006373A8">
        <w:rPr>
          <w:color w:val="000000"/>
          <w:sz w:val="21"/>
          <w:szCs w:val="21"/>
        </w:rPr>
        <w:t>为相关调整系数，用于根据不同安全需求设置必要的安全裕度。</w:t>
      </w:r>
    </w:p>
    <w:p w14:paraId="193C25DD" w14:textId="41934615" w:rsidR="006373A8" w:rsidRDefault="006373A8" w:rsidP="006373A8">
      <w:pPr>
        <w:spacing w:line="360" w:lineRule="auto"/>
        <w:ind w:firstLineChars="196" w:firstLine="412"/>
        <w:rPr>
          <w:color w:val="000000"/>
          <w:sz w:val="21"/>
          <w:szCs w:val="21"/>
        </w:rPr>
      </w:pPr>
      <w:r w:rsidRPr="006373A8">
        <w:rPr>
          <w:color w:val="000000"/>
          <w:sz w:val="21"/>
          <w:szCs w:val="21"/>
        </w:rPr>
        <w:t>上界</w:t>
      </w:r>
      <w:r w:rsidRPr="006373A8">
        <w:rPr>
          <w:color w:val="000000"/>
          <w:sz w:val="21"/>
          <w:szCs w:val="21"/>
        </w:rPr>
        <w:t xml:space="preserve"> </w:t>
      </w:r>
      <m:oMath>
        <m:r>
          <w:rPr>
            <w:rFonts w:ascii="Cambria Math" w:hAnsi="Cambria Math"/>
            <w:color w:val="000000"/>
            <w:sz w:val="21"/>
            <w:szCs w:val="21"/>
          </w:rPr>
          <m:t>U</m:t>
        </m:r>
      </m:oMath>
      <w:r w:rsidRPr="006373A8">
        <w:rPr>
          <w:color w:val="000000"/>
          <w:sz w:val="21"/>
          <w:szCs w:val="21"/>
        </w:rPr>
        <w:t xml:space="preserve"> </w:t>
      </w:r>
      <w:r w:rsidRPr="006373A8">
        <w:rPr>
          <w:color w:val="000000"/>
          <w:sz w:val="21"/>
          <w:szCs w:val="21"/>
        </w:rPr>
        <w:t>用于限制跨簇路径的最大</w:t>
      </w:r>
      <w:r w:rsidR="004B680A">
        <w:rPr>
          <w:rFonts w:hint="eastAsia"/>
          <w:color w:val="000000"/>
          <w:sz w:val="21"/>
          <w:szCs w:val="21"/>
        </w:rPr>
        <w:t>距离</w:t>
      </w:r>
      <w:r w:rsidRPr="006373A8">
        <w:rPr>
          <w:color w:val="000000"/>
          <w:sz w:val="21"/>
          <w:szCs w:val="21"/>
        </w:rPr>
        <w:t>，从而防止在干扰环境下出现簇间路径</w:t>
      </w:r>
      <w:r w:rsidR="004B680A">
        <w:rPr>
          <w:rFonts w:hint="eastAsia"/>
          <w:color w:val="000000"/>
          <w:sz w:val="21"/>
          <w:szCs w:val="21"/>
        </w:rPr>
        <w:t>在遇到干扰时不同的簇分别在干扰的两侧</w:t>
      </w:r>
      <w:r w:rsidR="00CD4B94">
        <w:rPr>
          <w:rFonts w:hint="eastAsia"/>
          <w:color w:val="000000"/>
          <w:sz w:val="21"/>
          <w:szCs w:val="21"/>
        </w:rPr>
        <w:t>通过，</w:t>
      </w:r>
      <w:r w:rsidRPr="006373A8">
        <w:rPr>
          <w:color w:val="000000"/>
          <w:sz w:val="21"/>
          <w:szCs w:val="21"/>
        </w:rPr>
        <w:t>导致</w:t>
      </w:r>
      <w:r w:rsidR="00AF27F9">
        <w:rPr>
          <w:rFonts w:hint="eastAsia"/>
          <w:color w:val="000000"/>
          <w:sz w:val="21"/>
          <w:szCs w:val="21"/>
        </w:rPr>
        <w:t>簇间通信</w:t>
      </w:r>
      <w:r w:rsidR="00EB3E91">
        <w:rPr>
          <w:rFonts w:hint="eastAsia"/>
          <w:color w:val="000000"/>
          <w:sz w:val="21"/>
          <w:szCs w:val="21"/>
        </w:rPr>
        <w:t xml:space="preserve"> </w:t>
      </w:r>
      <w:r w:rsidR="00EB3E91">
        <w:rPr>
          <w:rFonts w:hint="eastAsia"/>
          <w:color w:val="000000"/>
          <w:sz w:val="21"/>
          <w:szCs w:val="21"/>
        </w:rPr>
        <w:t>难以</w:t>
      </w:r>
      <w:r w:rsidR="00AF27F9">
        <w:rPr>
          <w:rFonts w:hint="eastAsia"/>
          <w:color w:val="000000"/>
          <w:sz w:val="21"/>
          <w:szCs w:val="21"/>
        </w:rPr>
        <w:t>维持</w:t>
      </w:r>
      <w:r w:rsidRPr="006373A8">
        <w:rPr>
          <w:color w:val="000000"/>
          <w:sz w:val="21"/>
          <w:szCs w:val="21"/>
        </w:rPr>
        <w:t>。</w:t>
      </w:r>
      <w:r w:rsidR="00EB3E91">
        <w:rPr>
          <w:rFonts w:hint="eastAsia"/>
          <w:color w:val="000000"/>
          <w:sz w:val="21"/>
          <w:szCs w:val="21"/>
        </w:rPr>
        <w:t>给定</w:t>
      </w:r>
      <w:r w:rsidRPr="006373A8">
        <w:rPr>
          <w:color w:val="000000"/>
          <w:sz w:val="21"/>
          <w:szCs w:val="21"/>
        </w:rPr>
        <w:t>干扰源的有效干扰半径为</w:t>
      </w:r>
      <w:r w:rsidRPr="006373A8">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J</m:t>
            </m:r>
          </m:e>
          <m:sub>
            <m:r>
              <w:rPr>
                <w:rFonts w:ascii="Cambria Math" w:hAnsi="Cambria Math"/>
                <w:color w:val="000000"/>
                <w:sz w:val="21"/>
                <w:szCs w:val="21"/>
              </w:rPr>
              <m:t>r</m:t>
            </m:r>
          </m:sub>
        </m:sSub>
      </m:oMath>
      <w:r w:rsidRPr="006373A8">
        <w:rPr>
          <w:color w:val="000000"/>
          <w:sz w:val="21"/>
          <w:szCs w:val="21"/>
        </w:rPr>
        <w:t>，则</w:t>
      </w:r>
      <w:r w:rsidR="00AF27F9">
        <w:rPr>
          <w:rFonts w:hint="eastAsia"/>
          <w:color w:val="000000"/>
          <w:sz w:val="21"/>
          <w:szCs w:val="21"/>
        </w:rPr>
        <w:t>最大距离约束</w:t>
      </w:r>
      <w:r w:rsidRPr="006373A8">
        <w:rPr>
          <w:color w:val="000000"/>
          <w:sz w:val="21"/>
          <w:szCs w:val="21"/>
        </w:rPr>
        <w:t>由干扰直径决定，</w:t>
      </w:r>
      <w:r w:rsidR="00AB03B6">
        <w:rPr>
          <w:rFonts w:hint="eastAsia"/>
          <w:color w:val="000000"/>
          <w:sz w:val="21"/>
          <w:szCs w:val="21"/>
        </w:rPr>
        <w:t>本文将</w:t>
      </w:r>
      <w:r w:rsidRPr="006373A8">
        <w:rPr>
          <w:color w:val="000000"/>
          <w:sz w:val="21"/>
          <w:szCs w:val="21"/>
        </w:rPr>
        <w:t>上界设为</w:t>
      </w:r>
    </w:p>
    <w:p w14:paraId="3C7214FC" w14:textId="7435FF6D" w:rsidR="00CD4B94" w:rsidRPr="00CD4B94" w:rsidRDefault="000A77FB" w:rsidP="005E705F">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r>
                <w:rPr>
                  <w:rFonts w:ascii="Cambria Math" w:hAnsi="Cambria Math"/>
                  <w:color w:val="000000"/>
                  <w:sz w:val="21"/>
                  <w:szCs w:val="21"/>
                </w:rPr>
                <m:t>U=</m:t>
              </m:r>
              <m:sSub>
                <m:sSubPr>
                  <m:ctrlPr>
                    <w:rPr>
                      <w:rFonts w:ascii="Cambria Math" w:hAnsi="Cambria Math"/>
                      <w:i/>
                      <w:color w:val="000000"/>
                      <w:sz w:val="21"/>
                      <w:szCs w:val="21"/>
                    </w:rPr>
                  </m:ctrlPr>
                </m:sSubPr>
                <m:e>
                  <m:r>
                    <w:rPr>
                      <w:rFonts w:ascii="Cambria Math" w:hAnsi="Cambria Math"/>
                      <w:color w:val="000000"/>
                      <w:sz w:val="21"/>
                      <w:szCs w:val="21"/>
                    </w:rPr>
                    <m:t>α</m:t>
                  </m:r>
                </m:e>
                <m:sub>
                  <m:r>
                    <w:rPr>
                      <w:rFonts w:ascii="Cambria Math" w:hAnsi="Cambria Math"/>
                      <w:color w:val="000000"/>
                      <w:sz w:val="21"/>
                      <w:szCs w:val="21"/>
                    </w:rPr>
                    <m:t>U</m:t>
                  </m:r>
                </m:sub>
              </m:sSub>
              <m:d>
                <m:dPr>
                  <m:ctrlPr>
                    <w:rPr>
                      <w:rFonts w:ascii="Cambria Math" w:hAnsi="Cambria Math"/>
                      <w:i/>
                      <w:color w:val="000000"/>
                      <w:sz w:val="21"/>
                      <w:szCs w:val="21"/>
                    </w:rPr>
                  </m:ctrlPr>
                </m:dPr>
                <m:e>
                  <m:r>
                    <w:rPr>
                      <w:rFonts w:ascii="Cambria Math" w:hAnsi="Cambria Math"/>
                      <w:color w:val="000000"/>
                      <w:sz w:val="21"/>
                      <w:szCs w:val="21"/>
                    </w:rPr>
                    <m:t>2</m:t>
                  </m:r>
                  <m:sSub>
                    <m:sSubPr>
                      <m:ctrlPr>
                        <w:rPr>
                          <w:rFonts w:ascii="Cambria Math" w:hAnsi="Cambria Math"/>
                          <w:i/>
                          <w:color w:val="000000"/>
                          <w:sz w:val="21"/>
                          <w:szCs w:val="21"/>
                        </w:rPr>
                      </m:ctrlPr>
                    </m:sSubPr>
                    <m:e>
                      <m:r>
                        <w:rPr>
                          <w:rFonts w:ascii="Cambria Math" w:hAnsi="Cambria Math"/>
                          <w:color w:val="000000"/>
                          <w:sz w:val="21"/>
                          <w:szCs w:val="21"/>
                        </w:rPr>
                        <m:t>J</m:t>
                      </m:r>
                    </m:e>
                    <m:sub>
                      <m:r>
                        <w:rPr>
                          <w:rFonts w:ascii="Cambria Math" w:hAnsi="Cambria Math"/>
                          <w:color w:val="000000"/>
                          <w:sz w:val="21"/>
                          <w:szCs w:val="21"/>
                        </w:rPr>
                        <m:t>r</m:t>
                      </m:r>
                    </m:sub>
                  </m:sSub>
                </m:e>
              </m:d>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α</m:t>
                  </m:r>
                </m:e>
                <m:sub>
                  <m:r>
                    <w:rPr>
                      <w:rFonts w:ascii="Cambria Math" w:hAnsi="Cambria Math"/>
                      <w:color w:val="000000"/>
                      <w:sz w:val="21"/>
                      <w:szCs w:val="21"/>
                    </w:rPr>
                    <m:t>U</m:t>
                  </m:r>
                </m:sub>
              </m:sSub>
              <m:r>
                <w:rPr>
                  <w:rFonts w:ascii="Cambria Math" w:hAnsi="Cambria Math"/>
                  <w:color w:val="000000"/>
                  <w:sz w:val="21"/>
                  <w:szCs w:val="21"/>
                </w:rPr>
                <m:t>≤1#</m:t>
              </m:r>
              <m:d>
                <m:dPr>
                  <m:ctrlPr>
                    <w:rPr>
                      <w:rFonts w:ascii="Cambria Math" w:hAnsi="Cambria Math"/>
                      <w:i/>
                      <w:color w:val="000000"/>
                      <w:sz w:val="21"/>
                      <w:szCs w:val="21"/>
                    </w:rPr>
                  </m:ctrlPr>
                </m:dPr>
                <m:e>
                  <m:r>
                    <w:rPr>
                      <w:rFonts w:ascii="Cambria Math" w:hAnsi="Cambria Math"/>
                      <w:color w:val="000000"/>
                      <w:sz w:val="21"/>
                      <w:szCs w:val="21"/>
                    </w:rPr>
                    <m:t>18</m:t>
                  </m:r>
                </m:e>
              </m:d>
            </m:e>
          </m:eqArr>
        </m:oMath>
      </m:oMathPara>
    </w:p>
    <w:p w14:paraId="42CE3708" w14:textId="2E1AAE80" w:rsidR="006373A8" w:rsidRPr="006373A8" w:rsidRDefault="00AF27F9" w:rsidP="005E705F">
      <w:pPr>
        <w:spacing w:line="360" w:lineRule="auto"/>
        <w:ind w:firstLineChars="196" w:firstLine="412"/>
        <w:rPr>
          <w:color w:val="000000"/>
          <w:sz w:val="21"/>
          <w:szCs w:val="21"/>
        </w:rPr>
      </w:pPr>
      <w:r w:rsidRPr="00AF27F9">
        <w:rPr>
          <w:color w:val="000000"/>
          <w:sz w:val="21"/>
          <w:szCs w:val="21"/>
        </w:rPr>
        <w:t>其中</w:t>
      </w:r>
      <w:r w:rsidRPr="00AF27F9">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α</m:t>
            </m:r>
            <m:ctrlPr>
              <w:rPr>
                <w:rFonts w:ascii="Cambria Math" w:hAnsi="Cambria Math"/>
                <w:color w:val="000000"/>
                <w:sz w:val="21"/>
                <w:szCs w:val="21"/>
              </w:rPr>
            </m:ctrlPr>
          </m:e>
          <m:sub>
            <m:r>
              <w:rPr>
                <w:rFonts w:ascii="Cambria Math" w:hAnsi="Cambria Math"/>
                <w:color w:val="000000"/>
                <w:sz w:val="21"/>
                <w:szCs w:val="21"/>
              </w:rPr>
              <m:t>U</m:t>
            </m:r>
          </m:sub>
        </m:sSub>
        <m:r>
          <w:rPr>
            <w:rFonts w:ascii="Cambria Math" w:hAnsi="Cambria Math"/>
            <w:color w:val="000000"/>
            <w:sz w:val="21"/>
            <w:szCs w:val="21"/>
          </w:rPr>
          <m:t>​</m:t>
        </m:r>
      </m:oMath>
      <w:r w:rsidRPr="00AF27F9">
        <w:rPr>
          <w:color w:val="000000"/>
          <w:sz w:val="21"/>
          <w:szCs w:val="21"/>
        </w:rPr>
        <w:t xml:space="preserve"> </w:t>
      </w:r>
      <w:r w:rsidRPr="00AF27F9">
        <w:rPr>
          <w:color w:val="000000"/>
          <w:sz w:val="21"/>
          <w:szCs w:val="21"/>
        </w:rPr>
        <w:t>依据任务的通信覆盖需求与抗干扰要求进行</w:t>
      </w:r>
      <w:r w:rsidR="00CD4B94">
        <w:rPr>
          <w:rFonts w:hint="eastAsia"/>
          <w:color w:val="000000"/>
          <w:sz w:val="21"/>
          <w:szCs w:val="21"/>
        </w:rPr>
        <w:t>适当调整，以满足</w:t>
      </w:r>
      <w:r w:rsidR="00CD4B94">
        <w:rPr>
          <w:rFonts w:hint="eastAsia"/>
          <w:color w:val="000000"/>
          <w:sz w:val="21"/>
          <w:szCs w:val="21"/>
        </w:rPr>
        <w:t xml:space="preserve"> </w:t>
      </w:r>
      <m:oMath>
        <m:r>
          <w:rPr>
            <w:rFonts w:ascii="Cambria Math" w:hAnsi="Cambria Math" w:hint="eastAsia"/>
            <w:color w:val="000000"/>
            <w:sz w:val="21"/>
            <w:szCs w:val="21"/>
          </w:rPr>
          <m:t>L</m:t>
        </m:r>
        <m:r>
          <w:rPr>
            <w:rFonts w:ascii="Cambria Math" w:hAnsi="Cambria Math"/>
            <w:color w:val="000000"/>
            <w:sz w:val="21"/>
            <w:szCs w:val="21"/>
          </w:rPr>
          <m:t xml:space="preserve"> &lt; U</m:t>
        </m:r>
      </m:oMath>
      <w:r w:rsidR="00CD4B94">
        <w:rPr>
          <w:rFonts w:hint="eastAsia"/>
          <w:color w:val="000000"/>
          <w:sz w:val="21"/>
          <w:szCs w:val="21"/>
        </w:rPr>
        <w:t xml:space="preserve"> </w:t>
      </w:r>
      <w:r w:rsidR="00CD4B94">
        <w:rPr>
          <w:rFonts w:hint="eastAsia"/>
          <w:color w:val="000000"/>
          <w:sz w:val="21"/>
          <w:szCs w:val="21"/>
        </w:rPr>
        <w:t>并留有一定的裕度</w:t>
      </w:r>
      <w:r w:rsidRPr="00AF27F9">
        <w:rPr>
          <w:color w:val="000000"/>
          <w:sz w:val="21"/>
          <w:szCs w:val="21"/>
        </w:rPr>
        <w:t>。</w:t>
      </w:r>
    </w:p>
    <w:p w14:paraId="1AF36E5D" w14:textId="144A9733" w:rsidR="00CE12EF" w:rsidRDefault="003D2B4A" w:rsidP="00112E5B">
      <w:pPr>
        <w:spacing w:line="360" w:lineRule="auto"/>
        <w:ind w:firstLineChars="196" w:firstLine="412"/>
        <w:rPr>
          <w:ins w:id="82" w:author="Lianghui Ding" w:date="2025-11-30T14:45:00Z"/>
          <w:color w:val="000000"/>
          <w:sz w:val="21"/>
          <w:szCs w:val="21"/>
        </w:rPr>
      </w:pPr>
      <w:r>
        <w:rPr>
          <w:rFonts w:hint="eastAsia"/>
          <w:color w:val="000000"/>
          <w:sz w:val="21"/>
          <w:szCs w:val="21"/>
        </w:rPr>
        <w:t>算法执行时，</w:t>
      </w:r>
      <w:r w:rsidR="00CE12EF" w:rsidRPr="00CE12EF">
        <w:rPr>
          <w:rFonts w:hint="eastAsia"/>
          <w:color w:val="000000"/>
          <w:sz w:val="21"/>
          <w:szCs w:val="21"/>
        </w:rPr>
        <w:t>在每轮障碍</w:t>
      </w:r>
      <w:r>
        <w:rPr>
          <w:rFonts w:hint="eastAsia"/>
          <w:color w:val="000000"/>
          <w:sz w:val="21"/>
          <w:szCs w:val="21"/>
        </w:rPr>
        <w:t>更新和全局路径检测</w:t>
      </w:r>
      <w:r w:rsidR="00CE12EF" w:rsidRPr="00CE12EF">
        <w:rPr>
          <w:rFonts w:hint="eastAsia"/>
          <w:color w:val="000000"/>
          <w:sz w:val="21"/>
          <w:szCs w:val="21"/>
        </w:rPr>
        <w:t>后，系统都会对重</w:t>
      </w:r>
      <w:r>
        <w:rPr>
          <w:rFonts w:hint="eastAsia"/>
          <w:color w:val="000000"/>
          <w:sz w:val="21"/>
          <w:szCs w:val="21"/>
        </w:rPr>
        <w:t>新</w:t>
      </w:r>
      <w:r w:rsidR="00CE12EF" w:rsidRPr="00CE12EF">
        <w:rPr>
          <w:rFonts w:hint="eastAsia"/>
          <w:color w:val="000000"/>
          <w:sz w:val="21"/>
          <w:szCs w:val="21"/>
        </w:rPr>
        <w:t>规划</w:t>
      </w:r>
      <w:r w:rsidR="00EB3E91">
        <w:rPr>
          <w:rFonts w:hint="eastAsia"/>
          <w:color w:val="000000"/>
          <w:sz w:val="21"/>
          <w:szCs w:val="21"/>
        </w:rPr>
        <w:t>后</w:t>
      </w:r>
      <w:r w:rsidR="00CE12EF" w:rsidRPr="00CE12EF">
        <w:rPr>
          <w:rFonts w:hint="eastAsia"/>
          <w:color w:val="000000"/>
          <w:sz w:val="21"/>
          <w:szCs w:val="21"/>
        </w:rPr>
        <w:t>的簇路径与其他已固定簇路径进行</w:t>
      </w:r>
      <w:r w:rsidR="00327457">
        <w:rPr>
          <w:rFonts w:hint="eastAsia"/>
          <w:color w:val="000000"/>
          <w:sz w:val="21"/>
          <w:szCs w:val="21"/>
        </w:rPr>
        <w:t xml:space="preserve"> </w:t>
      </w:r>
      <w:r w:rsidR="00CE12EF" w:rsidRPr="00677E4D">
        <w:rPr>
          <w:color w:val="000000"/>
          <w:sz w:val="21"/>
          <w:szCs w:val="21"/>
        </w:rPr>
        <w:t>Fréchet</w:t>
      </w:r>
      <w:r w:rsidR="00327457">
        <w:rPr>
          <w:color w:val="000000"/>
          <w:sz w:val="21"/>
          <w:szCs w:val="21"/>
        </w:rPr>
        <w:t xml:space="preserve"> </w:t>
      </w:r>
      <w:r w:rsidR="00CE12EF" w:rsidRPr="00CE12EF">
        <w:rPr>
          <w:rFonts w:hint="eastAsia"/>
          <w:color w:val="000000"/>
          <w:sz w:val="21"/>
          <w:szCs w:val="21"/>
        </w:rPr>
        <w:t>距离校验。若</w:t>
      </w:r>
      <w:r w:rsidR="00CE12EF">
        <w:rPr>
          <w:rFonts w:hint="eastAsia"/>
          <w:color w:val="000000"/>
          <w:sz w:val="21"/>
          <w:szCs w:val="21"/>
        </w:rPr>
        <w:t>与</w:t>
      </w:r>
      <w:r w:rsidR="00CE12EF" w:rsidRPr="00CE12EF">
        <w:rPr>
          <w:rFonts w:hint="eastAsia"/>
          <w:color w:val="000000"/>
          <w:sz w:val="21"/>
          <w:szCs w:val="21"/>
        </w:rPr>
        <w:t>所有</w:t>
      </w:r>
      <w:r w:rsidR="00CE12EF">
        <w:rPr>
          <w:rFonts w:hint="eastAsia"/>
          <w:color w:val="000000"/>
          <w:sz w:val="21"/>
          <w:szCs w:val="21"/>
        </w:rPr>
        <w:t>已固定的簇</w:t>
      </w:r>
      <w:r w:rsidR="00CE12EF" w:rsidRPr="00CE12EF">
        <w:rPr>
          <w:rFonts w:hint="eastAsia"/>
          <w:color w:val="000000"/>
          <w:sz w:val="21"/>
          <w:szCs w:val="21"/>
        </w:rPr>
        <w:t>路径</w:t>
      </w:r>
      <w:r w:rsidR="00CE12EF">
        <w:rPr>
          <w:rFonts w:hint="eastAsia"/>
          <w:color w:val="000000"/>
          <w:sz w:val="21"/>
          <w:szCs w:val="21"/>
        </w:rPr>
        <w:t>都</w:t>
      </w:r>
      <w:r w:rsidR="00CE12EF" w:rsidRPr="00CE12EF">
        <w:rPr>
          <w:rFonts w:hint="eastAsia"/>
          <w:color w:val="000000"/>
          <w:sz w:val="21"/>
          <w:szCs w:val="21"/>
        </w:rPr>
        <w:t>满足</w:t>
      </w:r>
      <w:r w:rsidR="005E705F">
        <w:rPr>
          <w:rFonts w:hint="eastAsia"/>
          <w:color w:val="000000"/>
          <w:sz w:val="21"/>
          <w:szCs w:val="21"/>
        </w:rPr>
        <w:t>上述</w:t>
      </w:r>
      <w:r w:rsidR="00CE12EF" w:rsidRPr="00CE12EF">
        <w:rPr>
          <w:rFonts w:hint="eastAsia"/>
          <w:color w:val="000000"/>
          <w:sz w:val="21"/>
          <w:szCs w:val="21"/>
        </w:rPr>
        <w:t>约束条件，则保留当前</w:t>
      </w:r>
      <w:r w:rsidR="00CE12EF">
        <w:rPr>
          <w:rFonts w:hint="eastAsia"/>
          <w:color w:val="000000"/>
          <w:sz w:val="21"/>
          <w:szCs w:val="21"/>
        </w:rPr>
        <w:t>全局规划</w:t>
      </w:r>
      <w:r w:rsidR="00CE12EF" w:rsidRPr="00CE12EF">
        <w:rPr>
          <w:rFonts w:hint="eastAsia"/>
          <w:color w:val="000000"/>
          <w:sz w:val="21"/>
          <w:szCs w:val="21"/>
        </w:rPr>
        <w:t>结果</w:t>
      </w:r>
      <w:r w:rsidR="00CE12EF">
        <w:rPr>
          <w:rFonts w:hint="eastAsia"/>
          <w:color w:val="000000"/>
          <w:sz w:val="21"/>
          <w:szCs w:val="21"/>
        </w:rPr>
        <w:t>，并加入</w:t>
      </w:r>
      <w:r w:rsidR="005E705F">
        <w:rPr>
          <w:rFonts w:hint="eastAsia"/>
          <w:color w:val="000000"/>
          <w:sz w:val="21"/>
          <w:szCs w:val="21"/>
        </w:rPr>
        <w:t>为</w:t>
      </w:r>
      <w:r w:rsidR="00CE12EF">
        <w:rPr>
          <w:rFonts w:hint="eastAsia"/>
          <w:color w:val="000000"/>
          <w:sz w:val="21"/>
          <w:szCs w:val="21"/>
        </w:rPr>
        <w:t>已固定的簇路径</w:t>
      </w:r>
      <w:r w:rsidR="00CE12EF" w:rsidRPr="00CE12EF">
        <w:rPr>
          <w:rFonts w:hint="eastAsia"/>
          <w:color w:val="000000"/>
          <w:sz w:val="21"/>
          <w:szCs w:val="21"/>
        </w:rPr>
        <w:t>；若连续重规划次数超过设定阈值</w:t>
      </w:r>
      <w:r w:rsidR="00CE12EF">
        <w:rPr>
          <w:rFonts w:hint="eastAsia"/>
          <w:color w:val="000000"/>
          <w:sz w:val="21"/>
          <w:szCs w:val="21"/>
        </w:rPr>
        <w:t>，</w:t>
      </w:r>
      <w:r w:rsidR="00CE12EF" w:rsidRPr="00CE12EF">
        <w:rPr>
          <w:rFonts w:hint="eastAsia"/>
          <w:color w:val="000000"/>
          <w:sz w:val="21"/>
          <w:szCs w:val="21"/>
        </w:rPr>
        <w:t>系统将执行全局重新规划</w:t>
      </w:r>
      <w:r w:rsidR="00CE12EF">
        <w:rPr>
          <w:rFonts w:hint="eastAsia"/>
          <w:color w:val="000000"/>
          <w:sz w:val="21"/>
          <w:szCs w:val="21"/>
        </w:rPr>
        <w:t>，重新为所有簇进行重规划</w:t>
      </w:r>
      <w:r>
        <w:rPr>
          <w:rFonts w:hint="eastAsia"/>
          <w:color w:val="000000"/>
          <w:sz w:val="21"/>
          <w:szCs w:val="21"/>
        </w:rPr>
        <w:t>。上述重规划机制</w:t>
      </w:r>
      <w:r w:rsidR="00CE12EF">
        <w:rPr>
          <w:rFonts w:hint="eastAsia"/>
          <w:color w:val="000000"/>
          <w:sz w:val="21"/>
          <w:szCs w:val="21"/>
        </w:rPr>
        <w:t>确保</w:t>
      </w:r>
      <w:r w:rsidR="00CE12EF" w:rsidRPr="00CE12EF">
        <w:rPr>
          <w:rFonts w:hint="eastAsia"/>
          <w:color w:val="000000"/>
          <w:sz w:val="21"/>
          <w:szCs w:val="21"/>
        </w:rPr>
        <w:t>算法能够动态调整簇间路径结构，使全局路径在复杂城市环境中</w:t>
      </w:r>
      <w:r>
        <w:rPr>
          <w:rFonts w:hint="eastAsia"/>
          <w:color w:val="000000"/>
          <w:sz w:val="21"/>
          <w:szCs w:val="21"/>
        </w:rPr>
        <w:t>实时</w:t>
      </w:r>
      <w:r w:rsidR="00CE12EF" w:rsidRPr="00CE12EF">
        <w:rPr>
          <w:rFonts w:hint="eastAsia"/>
          <w:color w:val="000000"/>
          <w:sz w:val="21"/>
          <w:szCs w:val="21"/>
        </w:rPr>
        <w:t>保持合理分布与通信稳定。</w:t>
      </w:r>
    </w:p>
    <w:p w14:paraId="2F8DF814" w14:textId="7B34A159" w:rsidR="00E71C2F" w:rsidRPr="00CD4915" w:rsidRDefault="00E71C2F" w:rsidP="00E71C2F">
      <w:pPr>
        <w:spacing w:line="360" w:lineRule="auto"/>
        <w:outlineLvl w:val="2"/>
        <w:rPr>
          <w:ins w:id="83" w:author="Lianghui Ding" w:date="2025-11-30T14:45:00Z"/>
          <w:rFonts w:ascii="宋体" w:hAnsi="宋体"/>
          <w:color w:val="000000"/>
          <w:sz w:val="21"/>
          <w:szCs w:val="21"/>
        </w:rPr>
      </w:pPr>
      <w:commentRangeStart w:id="84"/>
      <w:commentRangeStart w:id="85"/>
      <w:commentRangeStart w:id="86"/>
      <w:ins w:id="87" w:author="Lianghui Ding" w:date="2025-11-30T14:45:00Z">
        <w:r w:rsidRPr="00CD4915">
          <w:rPr>
            <w:rFonts w:ascii="宋体" w:hAnsi="宋体"/>
            <w:color w:val="000000"/>
            <w:sz w:val="21"/>
            <w:szCs w:val="21"/>
          </w:rPr>
          <w:t>3.2.</w:t>
        </w:r>
        <w:r w:rsidR="0052079C">
          <w:rPr>
            <w:rFonts w:ascii="宋体" w:hAnsi="宋体"/>
            <w:color w:val="000000"/>
            <w:sz w:val="21"/>
            <w:szCs w:val="21"/>
          </w:rPr>
          <w:t>3</w:t>
        </w:r>
        <w:r w:rsidRPr="00CD4915">
          <w:rPr>
            <w:rFonts w:ascii="宋体" w:hAnsi="宋体"/>
            <w:color w:val="000000"/>
            <w:sz w:val="21"/>
            <w:szCs w:val="21"/>
          </w:rPr>
          <w:t xml:space="preserve"> </w:t>
        </w:r>
      </w:ins>
      <w:ins w:id="88" w:author="Lianghui Ding" w:date="2025-11-30T14:46:00Z">
        <w:r w:rsidR="00947131" w:rsidRPr="00CE12EF">
          <w:rPr>
            <w:rFonts w:hint="eastAsia"/>
            <w:color w:val="000000"/>
            <w:sz w:val="21"/>
            <w:szCs w:val="21"/>
          </w:rPr>
          <w:t>Fr</w:t>
        </w:r>
        <w:r w:rsidR="00947131" w:rsidRPr="00CE12EF">
          <w:rPr>
            <w:rFonts w:hint="eastAsia"/>
            <w:color w:val="000000"/>
            <w:sz w:val="21"/>
            <w:szCs w:val="21"/>
          </w:rPr>
          <w:t>é</w:t>
        </w:r>
        <w:r w:rsidR="00947131" w:rsidRPr="00CE12EF">
          <w:rPr>
            <w:rFonts w:hint="eastAsia"/>
            <w:color w:val="000000"/>
            <w:sz w:val="21"/>
            <w:szCs w:val="21"/>
          </w:rPr>
          <w:t>chet</w:t>
        </w:r>
        <w:r w:rsidR="00947131" w:rsidRPr="00CE12EF">
          <w:rPr>
            <w:rFonts w:hint="eastAsia"/>
            <w:color w:val="000000"/>
            <w:sz w:val="21"/>
            <w:szCs w:val="21"/>
          </w:rPr>
          <w:t>距离约束</w:t>
        </w:r>
        <w:r w:rsidR="00947131">
          <w:rPr>
            <w:rFonts w:hint="eastAsia"/>
            <w:color w:val="000000"/>
            <w:sz w:val="21"/>
            <w:szCs w:val="21"/>
          </w:rPr>
          <w:t>下的</w:t>
        </w:r>
        <w:r w:rsidR="0052079C">
          <w:rPr>
            <w:rFonts w:hint="eastAsia"/>
            <w:color w:val="000000"/>
            <w:sz w:val="21"/>
            <w:szCs w:val="21"/>
          </w:rPr>
          <w:t>RRT</w:t>
        </w:r>
        <w:r w:rsidR="0052079C">
          <w:rPr>
            <w:color w:val="000000"/>
            <w:sz w:val="21"/>
            <w:szCs w:val="21"/>
          </w:rPr>
          <w:t>*</w:t>
        </w:r>
        <w:r w:rsidR="0052079C">
          <w:rPr>
            <w:rFonts w:hint="eastAsia"/>
            <w:color w:val="000000"/>
            <w:sz w:val="21"/>
            <w:szCs w:val="21"/>
          </w:rPr>
          <w:t>全局路径规划</w:t>
        </w:r>
      </w:ins>
      <w:commentRangeEnd w:id="84"/>
      <w:ins w:id="89" w:author="Lianghui Ding" w:date="2025-12-14T17:02:00Z">
        <w:r w:rsidR="00DF4FFB">
          <w:rPr>
            <w:rStyle w:val="ac"/>
          </w:rPr>
          <w:commentReference w:id="84"/>
        </w:r>
      </w:ins>
      <w:commentRangeEnd w:id="85"/>
      <w:r w:rsidR="008C53B6">
        <w:rPr>
          <w:rStyle w:val="ac"/>
        </w:rPr>
        <w:commentReference w:id="85"/>
      </w:r>
      <w:commentRangeEnd w:id="86"/>
      <w:r w:rsidR="00C21F57">
        <w:rPr>
          <w:rStyle w:val="ac"/>
        </w:rPr>
        <w:commentReference w:id="86"/>
      </w:r>
    </w:p>
    <w:p w14:paraId="4E0CF654" w14:textId="25759509" w:rsidR="00C21F57" w:rsidRDefault="00C21F57" w:rsidP="00C21F57">
      <w:pPr>
        <w:spacing w:line="360" w:lineRule="auto"/>
        <w:ind w:firstLineChars="196" w:firstLine="412"/>
        <w:rPr>
          <w:ins w:id="90" w:author="运璐 何" w:date="2025-12-14T22:10:00Z"/>
          <w:color w:val="000000"/>
          <w:sz w:val="21"/>
          <w:szCs w:val="21"/>
        </w:rPr>
      </w:pPr>
      <w:ins w:id="91" w:author="运璐 何" w:date="2025-12-14T22:03:00Z">
        <w:r w:rsidRPr="00C21F57">
          <w:rPr>
            <w:color w:val="000000"/>
            <w:sz w:val="21"/>
            <w:szCs w:val="21"/>
          </w:rPr>
          <w:t>在单簇</w:t>
        </w:r>
        <w:r w:rsidRPr="00C21F57">
          <w:rPr>
            <w:color w:val="000000"/>
            <w:sz w:val="21"/>
            <w:szCs w:val="21"/>
          </w:rPr>
          <w:t xml:space="preserve"> RRT* </w:t>
        </w:r>
        <w:r w:rsidRPr="00C21F57">
          <w:rPr>
            <w:color w:val="000000"/>
            <w:sz w:val="21"/>
            <w:szCs w:val="21"/>
          </w:rPr>
          <w:t>全局路径搜索方法与簇间</w:t>
        </w:r>
        <w:r w:rsidRPr="00C21F57">
          <w:rPr>
            <w:color w:val="000000"/>
            <w:sz w:val="21"/>
            <w:szCs w:val="21"/>
          </w:rPr>
          <w:t xml:space="preserve"> Fréchet </w:t>
        </w:r>
        <w:r w:rsidRPr="00C21F57">
          <w:rPr>
            <w:color w:val="000000"/>
            <w:sz w:val="21"/>
            <w:szCs w:val="21"/>
          </w:rPr>
          <w:t>距离约束机制的基础上，本文进一步构建了二者协同运行的</w:t>
        </w:r>
      </w:ins>
      <w:ins w:id="92" w:author="运璐 何" w:date="2025-12-15T10:41:00Z">
        <w:r w:rsidR="00327457">
          <w:rPr>
            <w:rFonts w:hint="eastAsia"/>
            <w:color w:val="000000"/>
            <w:sz w:val="21"/>
            <w:szCs w:val="21"/>
          </w:rPr>
          <w:t>C</w:t>
        </w:r>
        <w:r w:rsidR="00327457">
          <w:rPr>
            <w:color w:val="000000"/>
            <w:sz w:val="21"/>
            <w:szCs w:val="21"/>
          </w:rPr>
          <w:t xml:space="preserve">-RRT* </w:t>
        </w:r>
      </w:ins>
      <w:ins w:id="93" w:author="运璐 何" w:date="2025-12-14T22:03:00Z">
        <w:r w:rsidRPr="00C21F57">
          <w:rPr>
            <w:color w:val="000000"/>
            <w:sz w:val="21"/>
            <w:szCs w:val="21"/>
          </w:rPr>
          <w:t>全局路径规划算法。</w:t>
        </w:r>
      </w:ins>
      <w:ins w:id="94" w:author="运璐 何" w:date="2025-12-14T22:09:00Z">
        <w:r w:rsidRPr="00C21F57">
          <w:rPr>
            <w:color w:val="000000"/>
            <w:sz w:val="21"/>
            <w:szCs w:val="21"/>
          </w:rPr>
          <w:t>具体而言，各无人机簇在簇内层面独立执行</w:t>
        </w:r>
        <w:r w:rsidRPr="00C21F57">
          <w:rPr>
            <w:color w:val="000000"/>
            <w:sz w:val="21"/>
            <w:szCs w:val="21"/>
          </w:rPr>
          <w:t xml:space="preserve"> RRT* </w:t>
        </w:r>
        <w:r w:rsidRPr="00C21F57">
          <w:rPr>
            <w:color w:val="000000"/>
            <w:sz w:val="21"/>
            <w:szCs w:val="21"/>
          </w:rPr>
          <w:t>路径搜索，仅依赖自身的起始与目标簇中心以及共享的环境感知信息，从而保证单簇全局路径的可行性与渐进优化性；在此基础上，簇间层面对各簇生成的候选路径进行</w:t>
        </w:r>
        <w:r w:rsidRPr="00C21F57">
          <w:rPr>
            <w:color w:val="000000"/>
            <w:sz w:val="21"/>
            <w:szCs w:val="21"/>
          </w:rPr>
          <w:t xml:space="preserve"> Fréchet </w:t>
        </w:r>
        <w:r w:rsidRPr="00C21F57">
          <w:rPr>
            <w:color w:val="000000"/>
            <w:sz w:val="21"/>
            <w:szCs w:val="21"/>
          </w:rPr>
          <w:t>距离校验，用于评估不同簇路径之间的空间分布是否满足预设的安全与通信约束。当某一簇路径在簇间层面违反距离约束或因环境更新失效时，簇间约束机制并不直接干预其路径生成过程，而是以约束判定结果的形式反馈至簇内规划层，仅触发对应簇的全局路</w:t>
        </w:r>
        <w:r w:rsidRPr="00C21F57">
          <w:rPr>
            <w:color w:val="000000"/>
            <w:sz w:val="21"/>
            <w:szCs w:val="21"/>
          </w:rPr>
          <w:lastRenderedPageBreak/>
          <w:t>径重规划。其余簇的已验证路径保持不变，</w:t>
        </w:r>
      </w:ins>
      <w:ins w:id="95" w:author="运璐 何" w:date="2025-12-15T10:42:00Z">
        <w:r w:rsidR="00327457">
          <w:rPr>
            <w:rFonts w:hint="eastAsia"/>
            <w:color w:val="000000"/>
            <w:sz w:val="21"/>
            <w:szCs w:val="21"/>
          </w:rPr>
          <w:t>防止全局路径频繁更新带来的额外开销，</w:t>
        </w:r>
      </w:ins>
      <w:ins w:id="96" w:author="运璐 何" w:date="2025-12-14T22:09:00Z">
        <w:r w:rsidRPr="00C21F57">
          <w:rPr>
            <w:color w:val="000000"/>
            <w:sz w:val="21"/>
            <w:szCs w:val="21"/>
          </w:rPr>
          <w:t>并作为约束参考参与后续路径校验。通过簇内独立优化</w:t>
        </w:r>
      </w:ins>
      <w:ins w:id="97" w:author="运璐 何" w:date="2025-12-15T10:43:00Z">
        <w:r w:rsidR="00327457">
          <w:rPr>
            <w:rFonts w:hint="eastAsia"/>
            <w:color w:val="000000"/>
            <w:sz w:val="21"/>
            <w:szCs w:val="21"/>
          </w:rPr>
          <w:t>—</w:t>
        </w:r>
      </w:ins>
      <w:ins w:id="98" w:author="运璐 何" w:date="2025-12-14T22:09:00Z">
        <w:r w:rsidRPr="00C21F57">
          <w:rPr>
            <w:color w:val="000000"/>
            <w:sz w:val="21"/>
            <w:szCs w:val="21"/>
          </w:rPr>
          <w:t>簇间约束</w:t>
        </w:r>
      </w:ins>
      <w:ins w:id="99" w:author="运璐 何" w:date="2025-12-15T10:43:00Z">
        <w:r w:rsidR="00327457">
          <w:rPr>
            <w:rFonts w:hint="eastAsia"/>
            <w:color w:val="000000"/>
            <w:sz w:val="21"/>
            <w:szCs w:val="21"/>
          </w:rPr>
          <w:t>校验—</w:t>
        </w:r>
      </w:ins>
      <w:ins w:id="100" w:author="运璐 何" w:date="2025-12-14T22:09:00Z">
        <w:r w:rsidRPr="00C21F57">
          <w:rPr>
            <w:color w:val="000000"/>
            <w:sz w:val="21"/>
            <w:szCs w:val="21"/>
          </w:rPr>
          <w:t>簇级局部重规划的交互机制，算法在避免集中式全局重规划的同时，实现了多簇路径的协同调整与稳定演化。</w:t>
        </w:r>
      </w:ins>
    </w:p>
    <w:p w14:paraId="308F5452" w14:textId="6D5AC38D" w:rsidR="00C21F57" w:rsidRPr="00CE12EF" w:rsidRDefault="00C21F57" w:rsidP="00C21F57">
      <w:pPr>
        <w:spacing w:line="360" w:lineRule="auto"/>
        <w:ind w:firstLineChars="196" w:firstLine="412"/>
        <w:rPr>
          <w:ins w:id="101" w:author="运璐 何" w:date="2025-12-14T22:09:00Z"/>
          <w:color w:val="000000"/>
          <w:sz w:val="21"/>
          <w:szCs w:val="21"/>
        </w:rPr>
      </w:pPr>
      <w:ins w:id="102" w:author="运璐 何" w:date="2025-12-14T22:09:00Z">
        <w:r w:rsidRPr="00C21F57">
          <w:rPr>
            <w:color w:val="000000"/>
            <w:sz w:val="21"/>
            <w:szCs w:val="21"/>
          </w:rPr>
          <w:t>在上述交互机制下形成的基于</w:t>
        </w:r>
        <w:r w:rsidRPr="00C21F57">
          <w:rPr>
            <w:color w:val="000000"/>
            <w:sz w:val="21"/>
            <w:szCs w:val="21"/>
          </w:rPr>
          <w:t xml:space="preserve"> Fréchet </w:t>
        </w:r>
        <w:r w:rsidRPr="00C21F57">
          <w:rPr>
            <w:color w:val="000000"/>
            <w:sz w:val="21"/>
            <w:szCs w:val="21"/>
          </w:rPr>
          <w:t>距离约束的</w:t>
        </w:r>
        <w:r w:rsidRPr="00C21F57">
          <w:rPr>
            <w:color w:val="000000"/>
            <w:sz w:val="21"/>
            <w:szCs w:val="21"/>
          </w:rPr>
          <w:t xml:space="preserve"> C-RRT* </w:t>
        </w:r>
        <w:r w:rsidRPr="00C21F57">
          <w:rPr>
            <w:color w:val="000000"/>
            <w:sz w:val="21"/>
            <w:szCs w:val="21"/>
          </w:rPr>
          <w:t>全局路径规划整体流程如算法</w:t>
        </w:r>
        <w:r w:rsidRPr="00C21F57">
          <w:rPr>
            <w:color w:val="000000"/>
            <w:sz w:val="21"/>
            <w:szCs w:val="21"/>
          </w:rPr>
          <w:t>1</w:t>
        </w:r>
        <w:r w:rsidRPr="00C21F57">
          <w:rPr>
            <w:color w:val="000000"/>
            <w:sz w:val="21"/>
            <w:szCs w:val="21"/>
          </w:rPr>
          <w:t>所示。</w:t>
        </w:r>
        <w:commentRangeStart w:id="103"/>
        <w:commentRangeStart w:id="104"/>
        <w:commentRangeStart w:id="105"/>
        <w:commentRangeStart w:id="106"/>
      </w:ins>
    </w:p>
    <w:p w14:paraId="12167DF1" w14:textId="089C8904" w:rsidR="00CE12EF" w:rsidDel="00C21F57" w:rsidRDefault="00EB3E91" w:rsidP="00CE12EF">
      <w:pPr>
        <w:spacing w:line="360" w:lineRule="auto"/>
        <w:ind w:firstLineChars="196" w:firstLine="412"/>
        <w:rPr>
          <w:del w:id="107" w:author="运璐 何" w:date="2025-12-14T22:04:00Z"/>
          <w:color w:val="000000"/>
          <w:sz w:val="21"/>
          <w:szCs w:val="21"/>
        </w:rPr>
      </w:pPr>
      <w:del w:id="108" w:author="运璐 何" w:date="2025-12-14T22:04:00Z">
        <w:r w:rsidDel="00C21F57">
          <w:rPr>
            <w:rFonts w:hint="eastAsia"/>
            <w:color w:val="000000"/>
            <w:sz w:val="21"/>
            <w:szCs w:val="21"/>
          </w:rPr>
          <w:delText>全局</w:delText>
        </w:r>
        <w:r w:rsidR="00CE12EF" w:rsidRPr="00CE12EF" w:rsidDel="00C21F57">
          <w:rPr>
            <w:rFonts w:hint="eastAsia"/>
            <w:color w:val="000000"/>
            <w:sz w:val="21"/>
            <w:szCs w:val="21"/>
          </w:rPr>
          <w:delText>C-RRT*</w:delText>
        </w:r>
        <w:r w:rsidR="00CE12EF" w:rsidRPr="00CE12EF" w:rsidDel="00C21F57">
          <w:rPr>
            <w:rFonts w:hint="eastAsia"/>
            <w:color w:val="000000"/>
            <w:sz w:val="21"/>
            <w:szCs w:val="21"/>
          </w:rPr>
          <w:delText>路径</w:delText>
        </w:r>
        <w:r w:rsidDel="00C21F57">
          <w:rPr>
            <w:rFonts w:hint="eastAsia"/>
            <w:color w:val="000000"/>
            <w:sz w:val="21"/>
            <w:szCs w:val="21"/>
          </w:rPr>
          <w:delText>规划</w:delText>
        </w:r>
        <w:r w:rsidR="00CE12EF" w:rsidRPr="00CE12EF" w:rsidDel="00C21F57">
          <w:rPr>
            <w:rFonts w:hint="eastAsia"/>
            <w:color w:val="000000"/>
            <w:sz w:val="21"/>
            <w:szCs w:val="21"/>
          </w:rPr>
          <w:delText>与</w:delText>
        </w:r>
        <w:r w:rsidR="00CE12EF" w:rsidRPr="00CE12EF" w:rsidDel="00C21F57">
          <w:rPr>
            <w:rFonts w:hint="eastAsia"/>
            <w:color w:val="000000"/>
            <w:sz w:val="21"/>
            <w:szCs w:val="21"/>
          </w:rPr>
          <w:delText>Fr</w:delText>
        </w:r>
        <w:r w:rsidR="00CE12EF" w:rsidRPr="00CE12EF" w:rsidDel="00C21F57">
          <w:rPr>
            <w:rFonts w:hint="eastAsia"/>
            <w:color w:val="000000"/>
            <w:sz w:val="21"/>
            <w:szCs w:val="21"/>
          </w:rPr>
          <w:delText>é</w:delText>
        </w:r>
        <w:r w:rsidR="00CE12EF" w:rsidRPr="00CE12EF" w:rsidDel="00C21F57">
          <w:rPr>
            <w:rFonts w:hint="eastAsia"/>
            <w:color w:val="000000"/>
            <w:sz w:val="21"/>
            <w:szCs w:val="21"/>
          </w:rPr>
          <w:delText>chet</w:delText>
        </w:r>
        <w:r w:rsidR="00CE12EF" w:rsidRPr="00CE12EF" w:rsidDel="00C21F57">
          <w:rPr>
            <w:rFonts w:hint="eastAsia"/>
            <w:color w:val="000000"/>
            <w:sz w:val="21"/>
            <w:szCs w:val="21"/>
          </w:rPr>
          <w:delText>距离约束机制协同运行。首先，各簇独立执行</w:delText>
        </w:r>
        <w:r w:rsidR="00CE12EF" w:rsidRPr="00CE12EF" w:rsidDel="00C21F57">
          <w:rPr>
            <w:rFonts w:hint="eastAsia"/>
            <w:color w:val="000000"/>
            <w:sz w:val="21"/>
            <w:szCs w:val="21"/>
          </w:rPr>
          <w:delText>RRT*</w:delText>
        </w:r>
        <w:r w:rsidR="00CE12EF" w:rsidRPr="00CE12EF" w:rsidDel="00C21F57">
          <w:rPr>
            <w:rFonts w:hint="eastAsia"/>
            <w:color w:val="000000"/>
            <w:sz w:val="21"/>
            <w:szCs w:val="21"/>
          </w:rPr>
          <w:delText>生成候选路径；随后计算与其他簇路径的</w:delText>
        </w:r>
        <w:r w:rsidR="00CE12EF" w:rsidRPr="00CE12EF" w:rsidDel="00C21F57">
          <w:rPr>
            <w:rFonts w:hint="eastAsia"/>
            <w:color w:val="000000"/>
            <w:sz w:val="21"/>
            <w:szCs w:val="21"/>
          </w:rPr>
          <w:delText>Fr</w:delText>
        </w:r>
        <w:r w:rsidR="00CE12EF" w:rsidRPr="00CE12EF" w:rsidDel="00C21F57">
          <w:rPr>
            <w:rFonts w:hint="eastAsia"/>
            <w:color w:val="000000"/>
            <w:sz w:val="21"/>
            <w:szCs w:val="21"/>
          </w:rPr>
          <w:delText>é</w:delText>
        </w:r>
        <w:r w:rsidR="00CE12EF" w:rsidRPr="00CE12EF" w:rsidDel="00C21F57">
          <w:rPr>
            <w:rFonts w:hint="eastAsia"/>
            <w:color w:val="000000"/>
            <w:sz w:val="21"/>
            <w:szCs w:val="21"/>
          </w:rPr>
          <w:delText>chet</w:delText>
        </w:r>
        <w:r w:rsidR="00CE12EF" w:rsidRPr="00CE12EF" w:rsidDel="00C21F57">
          <w:rPr>
            <w:rFonts w:hint="eastAsia"/>
            <w:color w:val="000000"/>
            <w:sz w:val="21"/>
            <w:szCs w:val="21"/>
          </w:rPr>
          <w:delText>距离并执行约束校验；若路径违反距离约束，则触发</w:delText>
        </w:r>
        <w:r w:rsidR="003D2B4A" w:rsidDel="00C21F57">
          <w:rPr>
            <w:rFonts w:hint="eastAsia"/>
            <w:color w:val="000000"/>
            <w:sz w:val="21"/>
            <w:szCs w:val="21"/>
          </w:rPr>
          <w:delText>单个对应簇的全局路径</w:delText>
        </w:r>
        <w:r w:rsidR="00CE12EF" w:rsidRPr="00CE12EF" w:rsidDel="00C21F57">
          <w:rPr>
            <w:rFonts w:hint="eastAsia"/>
            <w:color w:val="000000"/>
            <w:sz w:val="21"/>
            <w:szCs w:val="21"/>
          </w:rPr>
          <w:delText>重规划，直至满足要求；最终输出满足</w:delText>
        </w:r>
        <w:r w:rsidR="003D2B4A" w:rsidDel="00C21F57">
          <w:rPr>
            <w:rFonts w:hint="eastAsia"/>
            <w:color w:val="000000"/>
            <w:sz w:val="21"/>
            <w:szCs w:val="21"/>
          </w:rPr>
          <w:delText>安全</w:delText>
        </w:r>
        <w:r w:rsidR="00CE12EF" w:rsidRPr="00CE12EF" w:rsidDel="00C21F57">
          <w:rPr>
            <w:rFonts w:hint="eastAsia"/>
            <w:color w:val="000000"/>
            <w:sz w:val="21"/>
            <w:szCs w:val="21"/>
          </w:rPr>
          <w:delText>与通信约束的全局参考路径集合</w:delText>
        </w:r>
        <w:r w:rsidR="003D2B4A" w:rsidDel="00C21F57">
          <w:rPr>
            <w:rFonts w:hint="eastAsia"/>
            <w:color w:val="000000"/>
            <w:sz w:val="21"/>
            <w:szCs w:val="21"/>
          </w:rPr>
          <w:delText>；随着集群移动与环境探测更新，实时检测各个簇全局路径的可达性，并为发生碰撞的全局路径执行重规划机制，规划满足约束的全局路径</w:delText>
        </w:r>
        <w:r w:rsidR="00CE12EF" w:rsidRPr="00CE12EF" w:rsidDel="00C21F57">
          <w:rPr>
            <w:rFonts w:hint="eastAsia"/>
            <w:color w:val="000000"/>
            <w:sz w:val="21"/>
            <w:szCs w:val="21"/>
          </w:rPr>
          <w:delText>。该机制在确保全局可行性的同时，有效提升了算法在大规模集群与动态城市环境下的扩展性、鲁棒性与通信保持能力。</w:delText>
        </w:r>
        <w:commentRangeEnd w:id="103"/>
        <w:r w:rsidR="0087477C" w:rsidDel="00C21F57">
          <w:rPr>
            <w:rStyle w:val="ac"/>
          </w:rPr>
          <w:commentReference w:id="103"/>
        </w:r>
        <w:commentRangeEnd w:id="104"/>
        <w:r w:rsidR="00FD7133" w:rsidDel="00C21F57">
          <w:rPr>
            <w:rStyle w:val="ac"/>
          </w:rPr>
          <w:commentReference w:id="104"/>
        </w:r>
        <w:commentRangeEnd w:id="105"/>
        <w:r w:rsidR="00F84E54" w:rsidDel="00C21F57">
          <w:rPr>
            <w:rStyle w:val="ac"/>
          </w:rPr>
          <w:commentReference w:id="105"/>
        </w:r>
        <w:commentRangeEnd w:id="106"/>
        <w:r w:rsidR="008C53B6" w:rsidDel="00C21F57">
          <w:rPr>
            <w:rStyle w:val="ac"/>
          </w:rPr>
          <w:commentReference w:id="106"/>
        </w:r>
      </w:del>
    </w:p>
    <w:p w14:paraId="27740867" w14:textId="274F9590" w:rsidR="000F4F18" w:rsidRDefault="00E33182" w:rsidP="00C21F57">
      <w:pPr>
        <w:spacing w:line="360" w:lineRule="auto"/>
        <w:ind w:firstLineChars="196" w:firstLine="412"/>
        <w:rPr>
          <w:color w:val="000000"/>
          <w:sz w:val="21"/>
          <w:szCs w:val="21"/>
        </w:rPr>
      </w:pPr>
      <w:del w:id="109" w:author="运璐 何" w:date="2025-12-14T22:04:00Z">
        <w:r w:rsidDel="00C21F57">
          <w:rPr>
            <w:rFonts w:hint="eastAsia"/>
            <w:color w:val="000000"/>
            <w:sz w:val="21"/>
            <w:szCs w:val="21"/>
          </w:rPr>
          <w:delText>具体</w:delText>
        </w:r>
        <w:r w:rsidR="00CE12EF" w:rsidDel="00C21F57">
          <w:rPr>
            <w:rFonts w:hint="eastAsia"/>
            <w:color w:val="000000"/>
            <w:sz w:val="21"/>
            <w:szCs w:val="21"/>
          </w:rPr>
          <w:delText>的</w:delText>
        </w:r>
        <w:r w:rsidDel="00C21F57">
          <w:rPr>
            <w:rFonts w:hint="eastAsia"/>
            <w:color w:val="000000"/>
            <w:sz w:val="21"/>
            <w:szCs w:val="21"/>
          </w:rPr>
          <w:delText>算法流程如算法</w:delText>
        </w:r>
        <w:r w:rsidDel="00C21F57">
          <w:rPr>
            <w:rFonts w:hint="eastAsia"/>
            <w:color w:val="000000"/>
            <w:sz w:val="21"/>
            <w:szCs w:val="21"/>
          </w:rPr>
          <w:delText>1</w:delText>
        </w:r>
        <w:r w:rsidDel="00C21F57">
          <w:rPr>
            <w:rFonts w:hint="eastAsia"/>
            <w:color w:val="000000"/>
            <w:sz w:val="21"/>
            <w:szCs w:val="21"/>
          </w:rPr>
          <w:delText>所示。</w:delText>
        </w:r>
      </w:del>
    </w:p>
    <w:tbl>
      <w:tblPr>
        <w:tblStyle w:val="afe"/>
        <w:tblW w:w="0" w:type="auto"/>
        <w:tblLook w:val="04A0" w:firstRow="1" w:lastRow="0" w:firstColumn="1" w:lastColumn="0" w:noHBand="0" w:noVBand="1"/>
      </w:tblPr>
      <w:tblGrid>
        <w:gridCol w:w="9628"/>
      </w:tblGrid>
      <w:tr w:rsidR="005C53F5" w14:paraId="641479BB" w14:textId="77777777" w:rsidTr="006327A3">
        <w:trPr>
          <w:cnfStyle w:val="100000000000" w:firstRow="1" w:lastRow="0" w:firstColumn="0" w:lastColumn="0" w:oddVBand="0" w:evenVBand="0" w:oddHBand="0" w:evenHBand="0" w:firstRowFirstColumn="0" w:firstRowLastColumn="0" w:lastRowFirstColumn="0" w:lastRowLastColumn="0"/>
        </w:trPr>
        <w:tc>
          <w:tcPr>
            <w:tcW w:w="9628" w:type="dxa"/>
          </w:tcPr>
          <w:p w14:paraId="52DC2F6E" w14:textId="2AE35203" w:rsidR="005C53F5" w:rsidRDefault="005C53F5" w:rsidP="006327A3">
            <w:pPr>
              <w:spacing w:line="360" w:lineRule="auto"/>
              <w:rPr>
                <w:color w:val="000000"/>
                <w:sz w:val="21"/>
                <w:szCs w:val="21"/>
              </w:rPr>
            </w:pPr>
            <w:r w:rsidRPr="00E33182">
              <w:rPr>
                <w:rFonts w:hint="eastAsia"/>
                <w:color w:val="000000"/>
                <w:sz w:val="21"/>
                <w:szCs w:val="21"/>
              </w:rPr>
              <w:t>算法</w:t>
            </w:r>
            <w:r w:rsidRPr="00E33182">
              <w:rPr>
                <w:rFonts w:hint="eastAsia"/>
                <w:color w:val="000000"/>
                <w:sz w:val="21"/>
                <w:szCs w:val="21"/>
              </w:rPr>
              <w:t xml:space="preserve">1 </w:t>
            </w:r>
            <w:r w:rsidR="00D049F8">
              <w:rPr>
                <w:rFonts w:hint="eastAsia"/>
                <w:color w:val="000000"/>
                <w:sz w:val="21"/>
                <w:szCs w:val="21"/>
              </w:rPr>
              <w:t>基于</w:t>
            </w:r>
            <w:r w:rsidRPr="005C53F5">
              <w:rPr>
                <w:rFonts w:hint="eastAsia"/>
                <w:color w:val="000000"/>
                <w:sz w:val="21"/>
                <w:szCs w:val="21"/>
              </w:rPr>
              <w:t xml:space="preserve"> Fr</w:t>
            </w:r>
            <w:r w:rsidRPr="005C53F5">
              <w:rPr>
                <w:rFonts w:hint="eastAsia"/>
                <w:color w:val="000000"/>
                <w:sz w:val="21"/>
                <w:szCs w:val="21"/>
              </w:rPr>
              <w:t>é</w:t>
            </w:r>
            <w:r w:rsidRPr="005C53F5">
              <w:rPr>
                <w:rFonts w:hint="eastAsia"/>
                <w:color w:val="000000"/>
                <w:sz w:val="21"/>
                <w:szCs w:val="21"/>
              </w:rPr>
              <w:t>chet</w:t>
            </w:r>
            <w:r w:rsidR="00327457">
              <w:rPr>
                <w:rFonts w:hint="eastAsia"/>
                <w:color w:val="000000"/>
                <w:sz w:val="21"/>
                <w:szCs w:val="21"/>
              </w:rPr>
              <w:t>距离</w:t>
            </w:r>
            <w:r w:rsidRPr="005C53F5">
              <w:rPr>
                <w:rFonts w:hint="eastAsia"/>
                <w:color w:val="000000"/>
                <w:sz w:val="21"/>
                <w:szCs w:val="21"/>
              </w:rPr>
              <w:t>约束</w:t>
            </w:r>
            <w:r w:rsidR="00D049F8">
              <w:rPr>
                <w:rFonts w:hint="eastAsia"/>
                <w:color w:val="000000"/>
                <w:sz w:val="21"/>
                <w:szCs w:val="21"/>
              </w:rPr>
              <w:t>的</w:t>
            </w:r>
            <w:r w:rsidRPr="005C53F5">
              <w:rPr>
                <w:rFonts w:hint="eastAsia"/>
                <w:color w:val="000000"/>
                <w:sz w:val="21"/>
                <w:szCs w:val="21"/>
              </w:rPr>
              <w:t xml:space="preserve">C-RRT* </w:t>
            </w:r>
            <w:r w:rsidRPr="005C53F5">
              <w:rPr>
                <w:rFonts w:hint="eastAsia"/>
                <w:color w:val="000000"/>
                <w:sz w:val="21"/>
                <w:szCs w:val="21"/>
              </w:rPr>
              <w:t>全局规划</w:t>
            </w:r>
            <w:r w:rsidRPr="00E33182">
              <w:rPr>
                <w:rFonts w:hint="eastAsia"/>
                <w:color w:val="000000"/>
                <w:sz w:val="21"/>
                <w:szCs w:val="21"/>
              </w:rPr>
              <w:t>算法</w:t>
            </w:r>
          </w:p>
        </w:tc>
      </w:tr>
      <w:tr w:rsidR="005C53F5" w14:paraId="6A9F5FB0" w14:textId="77777777" w:rsidTr="006327A3">
        <w:tc>
          <w:tcPr>
            <w:tcW w:w="9628" w:type="dxa"/>
          </w:tcPr>
          <w:p w14:paraId="008EF4EC" w14:textId="1FBB4A93" w:rsidR="005C53F5" w:rsidRPr="00E33182" w:rsidRDefault="005C53F5" w:rsidP="006327A3">
            <w:pPr>
              <w:spacing w:line="360" w:lineRule="auto"/>
              <w:rPr>
                <w:color w:val="000000"/>
                <w:sz w:val="21"/>
                <w:szCs w:val="21"/>
              </w:rPr>
            </w:pPr>
            <w:r w:rsidRPr="00E33182">
              <w:rPr>
                <w:rFonts w:hint="eastAsia"/>
                <w:color w:val="000000"/>
                <w:sz w:val="21"/>
                <w:szCs w:val="21"/>
              </w:rPr>
              <w:t>输入：</w:t>
            </w:r>
            <w:r w:rsidRPr="00E33182">
              <w:rPr>
                <w:color w:val="000000"/>
                <w:sz w:val="21"/>
                <w:szCs w:val="21"/>
              </w:rPr>
              <w:t>无人机</w:t>
            </w:r>
            <w:r w:rsidRPr="00E33182">
              <w:rPr>
                <w:rFonts w:hint="eastAsia"/>
                <w:color w:val="000000"/>
                <w:sz w:val="21"/>
                <w:szCs w:val="21"/>
              </w:rPr>
              <w:t>各</w:t>
            </w:r>
            <w:r w:rsidRPr="00E33182">
              <w:rPr>
                <w:color w:val="000000"/>
                <w:sz w:val="21"/>
                <w:szCs w:val="21"/>
              </w:rPr>
              <w:t>簇集合</w:t>
            </w:r>
            <w:r w:rsidR="000E12AE">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oMath>
            <w:r w:rsidRPr="00E33182">
              <w:rPr>
                <w:color w:val="000000"/>
                <w:sz w:val="21"/>
                <w:szCs w:val="21"/>
              </w:rPr>
              <w:t>，</w:t>
            </w:r>
            <w:r w:rsidRPr="00E33182">
              <w:rPr>
                <w:rFonts w:asciiTheme="minorHAnsi" w:eastAsiaTheme="minorEastAsia" w:hAnsiTheme="minorHAnsi" w:cstheme="minorBidi"/>
                <w:color w:val="000000"/>
                <w:sz w:val="21"/>
                <w:szCs w:val="21"/>
                <w14:ligatures w14:val="standardContextual"/>
              </w:rPr>
              <w:t>无人机</w:t>
            </w:r>
            <w:r w:rsidRPr="00E33182">
              <w:rPr>
                <w:rFonts w:asciiTheme="minorHAnsi" w:eastAsiaTheme="minorEastAsia" w:hAnsiTheme="minorHAnsi" w:cstheme="minorBidi" w:hint="eastAsia"/>
                <w:color w:val="000000"/>
                <w:sz w:val="21"/>
                <w:szCs w:val="21"/>
                <w14:ligatures w14:val="standardContextual"/>
              </w:rPr>
              <w:t>起始</w:t>
            </w:r>
            <w:r w:rsidRPr="00E33182">
              <w:rPr>
                <w:rFonts w:hint="eastAsia"/>
                <w:color w:val="000000"/>
                <w:sz w:val="21"/>
                <w:szCs w:val="21"/>
              </w:rPr>
              <w:t>位置</w:t>
            </w:r>
            <w:r w:rsidRPr="00E33182">
              <w:rPr>
                <w:color w:val="000000"/>
                <w:sz w:val="21"/>
                <w:szCs w:val="21"/>
              </w:rPr>
              <w:t>集合</w:t>
            </w:r>
            <w:r w:rsidRPr="00E33182">
              <w:rPr>
                <w:color w:val="000000"/>
                <w:sz w:val="21"/>
                <w:szCs w:val="21"/>
              </w:rPr>
              <w:t xml:space="preserve"> </w:t>
            </w:r>
            <m:oMath>
              <m:sSub>
                <m:sSubPr>
                  <m:ctrlPr>
                    <w:rPr>
                      <w:rFonts w:ascii="Cambria Math" w:hAnsi="Cambria Math"/>
                      <w:i/>
                      <w:color w:val="000000"/>
                      <w:kern w:val="0"/>
                      <w:sz w:val="24"/>
                      <w:szCs w:val="21"/>
                    </w:rPr>
                  </m:ctrlPr>
                </m:sSubPr>
                <m:e>
                  <m:r>
                    <m:rPr>
                      <m:scr m:val="script"/>
                    </m:rPr>
                    <w:rPr>
                      <w:rFonts w:ascii="Cambria Math" w:eastAsiaTheme="minorEastAsia" w:hAnsi="Cambria Math" w:cstheme="minorBidi"/>
                      <w:color w:val="000000"/>
                      <w:sz w:val="21"/>
                      <w:szCs w:val="21"/>
                      <w14:ligatures w14:val="standardContextual"/>
                    </w:rPr>
                    <m:t>O</m:t>
                  </m:r>
                </m:e>
                <m:sub>
                  <m:r>
                    <w:rPr>
                      <w:rFonts w:ascii="Cambria Math" w:eastAsiaTheme="minorEastAsia" w:hAnsi="Cambria Math" w:cstheme="minorBidi"/>
                      <w:color w:val="000000"/>
                      <w:sz w:val="21"/>
                      <w:szCs w:val="21"/>
                      <w14:ligatures w14:val="standardContextual"/>
                    </w:rPr>
                    <m:t>start</m:t>
                  </m:r>
                </m:sub>
              </m:sSub>
            </m:oMath>
            <w:r w:rsidRPr="00E33182">
              <w:rPr>
                <w:color w:val="000000"/>
                <w:sz w:val="21"/>
                <w:szCs w:val="21"/>
              </w:rPr>
              <w:t>，目标集合</w:t>
            </w:r>
            <m:oMath>
              <m:sSub>
                <m:sSubPr>
                  <m:ctrlPr>
                    <w:rPr>
                      <w:rFonts w:ascii="Cambria Math" w:hAnsi="Cambria Math"/>
                      <w:i/>
                      <w:color w:val="000000"/>
                      <w:kern w:val="0"/>
                      <w:sz w:val="24"/>
                      <w:szCs w:val="21"/>
                    </w:rPr>
                  </m:ctrlPr>
                </m:sSubPr>
                <m:e>
                  <m:r>
                    <m:rPr>
                      <m:scr m:val="script"/>
                    </m:rPr>
                    <w:rPr>
                      <w:rFonts w:ascii="Cambria Math" w:eastAsiaTheme="minorEastAsia" w:hAnsi="Cambria Math" w:cstheme="minorBidi"/>
                      <w:color w:val="000000"/>
                      <w:sz w:val="21"/>
                      <w:szCs w:val="21"/>
                      <w14:ligatures w14:val="standardContextual"/>
                    </w:rPr>
                    <m:t>O</m:t>
                  </m:r>
                </m:e>
                <m:sub>
                  <m:r>
                    <w:rPr>
                      <w:rFonts w:ascii="Cambria Math" w:eastAsiaTheme="minorEastAsia" w:hAnsi="Cambria Math" w:cstheme="minorBidi"/>
                      <w:color w:val="000000"/>
                      <w:sz w:val="21"/>
                      <w:szCs w:val="21"/>
                      <w14:ligatures w14:val="standardContextual"/>
                    </w:rPr>
                    <m:t>target</m:t>
                  </m:r>
                </m:sub>
              </m:sSub>
            </m:oMath>
            <w:r w:rsidRPr="00E33182">
              <w:rPr>
                <w:color w:val="000000"/>
                <w:sz w:val="21"/>
                <w:szCs w:val="21"/>
              </w:rPr>
              <w:t>，</w:t>
            </w:r>
            <w:r w:rsidRPr="00E33182">
              <w:rPr>
                <w:rFonts w:asciiTheme="minorHAnsi" w:eastAsiaTheme="minorEastAsia" w:hAnsiTheme="minorHAnsi" w:cstheme="minorBidi" w:hint="eastAsia"/>
                <w:color w:val="000000"/>
                <w:sz w:val="21"/>
                <w:szCs w:val="21"/>
                <w14:ligatures w14:val="standardContextual"/>
              </w:rPr>
              <w:t>初始</w:t>
            </w:r>
            <w:r w:rsidRPr="00E33182">
              <w:rPr>
                <w:rFonts w:hint="eastAsia"/>
                <w:color w:val="000000"/>
                <w:sz w:val="21"/>
                <w:szCs w:val="21"/>
              </w:rPr>
              <w:t>环境信息</w:t>
            </w:r>
            <w:r w:rsidR="000E12AE">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M</m:t>
                  </m:r>
                </m:e>
                <m:sub>
                  <m:r>
                    <w:rPr>
                      <w:rFonts w:ascii="Cambria Math" w:eastAsiaTheme="minorEastAsia" w:hAnsi="Cambria Math" w:cstheme="minorBidi"/>
                      <w:color w:val="000000"/>
                      <w:sz w:val="21"/>
                      <w:szCs w:val="21"/>
                      <w14:ligatures w14:val="standardContextual"/>
                    </w:rPr>
                    <m:t>0</m:t>
                  </m:r>
                </m:sub>
              </m:sSub>
            </m:oMath>
            <w:r w:rsidRPr="00E33182">
              <w:rPr>
                <w:color w:val="000000"/>
                <w:sz w:val="21"/>
                <w:szCs w:val="21"/>
              </w:rPr>
              <w:t>​</w:t>
            </w:r>
            <w:r w:rsidRPr="00E33182">
              <w:rPr>
                <w:color w:val="000000"/>
                <w:sz w:val="21"/>
                <w:szCs w:val="21"/>
              </w:rPr>
              <w:t>，</w:t>
            </w:r>
            <w:r w:rsidRPr="00E33182">
              <w:rPr>
                <w:color w:val="000000"/>
                <w:sz w:val="21"/>
                <w:szCs w:val="21"/>
              </w:rPr>
              <w:t>RRT*</w:t>
            </w:r>
            <w:r w:rsidR="000E12AE">
              <w:rPr>
                <w:rFonts w:hint="eastAsia"/>
                <w:color w:val="000000"/>
                <w:sz w:val="21"/>
                <w:szCs w:val="21"/>
              </w:rPr>
              <w:t>规划</w:t>
            </w:r>
            <w:r w:rsidRPr="00E33182">
              <w:rPr>
                <w:color w:val="000000"/>
                <w:sz w:val="21"/>
                <w:szCs w:val="21"/>
              </w:rPr>
              <w:t>步长</w:t>
            </w:r>
            <w:r w:rsidRPr="00E33182">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step</m:t>
                  </m:r>
                </m:sub>
              </m:sSub>
            </m:oMath>
            <w:r w:rsidRPr="00E33182">
              <w:rPr>
                <w:color w:val="000000"/>
                <w:sz w:val="21"/>
                <w:szCs w:val="21"/>
              </w:rPr>
              <w:t xml:space="preserve"> ​</w:t>
            </w:r>
            <w:r w:rsidRPr="00E33182">
              <w:rPr>
                <w:color w:val="000000"/>
                <w:sz w:val="21"/>
                <w:szCs w:val="21"/>
              </w:rPr>
              <w:t>，距离约束上下界</w:t>
            </w:r>
            <m:oMath>
              <m:d>
                <m:dPr>
                  <m:begChr m:val="["/>
                  <m:endChr m:val="]"/>
                  <m:ctrlPr>
                    <w:rPr>
                      <w:rFonts w:ascii="Cambria Math" w:hAnsi="Cambria Math"/>
                      <w:i/>
                      <w:color w:val="000000"/>
                      <w:sz w:val="21"/>
                      <w:szCs w:val="21"/>
                    </w:rPr>
                  </m:ctrlPr>
                </m:dPr>
                <m:e>
                  <m:r>
                    <w:rPr>
                      <w:rFonts w:ascii="Cambria Math" w:hAnsi="Cambria Math"/>
                      <w:color w:val="000000"/>
                      <w:sz w:val="21"/>
                      <w:szCs w:val="21"/>
                    </w:rPr>
                    <m:t>L,U</m:t>
                  </m:r>
                </m:e>
              </m:d>
            </m:oMath>
          </w:p>
          <w:p w14:paraId="0756AA20" w14:textId="6F28B899" w:rsidR="005C53F5" w:rsidRPr="00E33182" w:rsidRDefault="005C53F5" w:rsidP="006327A3">
            <w:pPr>
              <w:spacing w:line="360" w:lineRule="auto"/>
              <w:rPr>
                <w:i/>
                <w:color w:val="000000"/>
                <w:sz w:val="21"/>
                <w:szCs w:val="21"/>
              </w:rPr>
            </w:pPr>
            <w:r w:rsidRPr="00E33182">
              <w:rPr>
                <w:rFonts w:hint="eastAsia"/>
                <w:color w:val="000000"/>
                <w:sz w:val="21"/>
                <w:szCs w:val="21"/>
              </w:rPr>
              <w:t>输出：</w:t>
            </w:r>
            <w:r w:rsidRPr="00E33182">
              <w:rPr>
                <w:color w:val="000000"/>
                <w:sz w:val="21"/>
                <w:szCs w:val="21"/>
              </w:rPr>
              <w:t>各簇</w:t>
            </w:r>
            <w:r>
              <w:rPr>
                <w:rFonts w:hint="eastAsia"/>
                <w:color w:val="000000"/>
                <w:sz w:val="21"/>
                <w:szCs w:val="21"/>
              </w:rPr>
              <w:t>实时</w:t>
            </w:r>
            <w:r w:rsidRPr="00E33182">
              <w:rPr>
                <w:color w:val="000000"/>
                <w:sz w:val="21"/>
                <w:szCs w:val="21"/>
              </w:rPr>
              <w:t>全局参考路径集合</w:t>
            </w:r>
            <w:r w:rsidR="000E12AE">
              <w:rPr>
                <w:rFonts w:hint="eastAsia"/>
                <w:color w:val="000000"/>
                <w:sz w:val="21"/>
                <w:szCs w:val="21"/>
              </w:rPr>
              <w:t xml:space="preserve"> </w:t>
            </w:r>
            <m:oMath>
              <m:r>
                <m:rPr>
                  <m:scr m:val="script"/>
                </m:rPr>
                <w:rPr>
                  <w:rFonts w:ascii="Cambria Math" w:eastAsiaTheme="minorEastAsia" w:hAnsi="Cambria Math" w:cstheme="minorBidi"/>
                  <w:color w:val="000000"/>
                  <w:sz w:val="21"/>
                  <w:szCs w:val="21"/>
                  <w14:ligatures w14:val="standardContextual"/>
                </w:rPr>
                <m:t>P</m:t>
              </m:r>
              <m:d>
                <m:dPr>
                  <m:begChr m:val="（"/>
                  <m:endChr m:val="）"/>
                  <m:ctrlPr>
                    <w:rPr>
                      <w:rFonts w:ascii="Cambria Math" w:eastAsiaTheme="minorEastAsia" w:hAnsi="Cambria Math" w:cstheme="minorBidi"/>
                      <w:i/>
                      <w:color w:val="000000"/>
                      <w:sz w:val="21"/>
                      <w:szCs w:val="21"/>
                      <w14:ligatures w14:val="standardContextual"/>
                    </w:rPr>
                  </m:ctrlPr>
                </m:dPr>
                <m:e>
                  <m:r>
                    <w:rPr>
                      <w:rFonts w:ascii="Cambria Math" w:eastAsiaTheme="minorEastAsia" w:hAnsi="Cambria Math" w:cstheme="minorBidi" w:hint="eastAsia"/>
                      <w:color w:val="000000"/>
                      <w:sz w:val="21"/>
                      <w:szCs w:val="21"/>
                      <w14:ligatures w14:val="standardContextual"/>
                    </w:rPr>
                    <m:t>t</m:t>
                  </m:r>
                </m:e>
              </m:d>
            </m:oMath>
          </w:p>
          <w:p w14:paraId="22C93D6F" w14:textId="12A2A0CE" w:rsidR="005C53F5" w:rsidRPr="00E33182" w:rsidRDefault="005C53F5" w:rsidP="006327A3">
            <w:pPr>
              <w:pStyle w:val="a"/>
            </w:pPr>
            <w:r w:rsidRPr="00E33182">
              <w:rPr>
                <w:rFonts w:hint="eastAsia"/>
              </w:rPr>
              <w:t>初始化各簇中心</w:t>
            </w:r>
            <w:r w:rsidRPr="00E33182">
              <w:rPr>
                <w:rFonts w:hint="eastAsia"/>
              </w:rPr>
              <w:t xml:space="preserve"> </w:t>
            </w:r>
            <m:oMath>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oMath>
            <w:r w:rsidRPr="00E33182">
              <w:rPr>
                <w:rFonts w:hint="eastAsia"/>
              </w:rPr>
              <w:t xml:space="preserve"> </w:t>
            </w:r>
            <w:r w:rsidRPr="00E33182">
              <w:rPr>
                <w:rFonts w:hint="eastAsia"/>
              </w:rPr>
              <w:t>与目标</w:t>
            </w:r>
            <w:r w:rsidRPr="00E33182">
              <w:rPr>
                <w:rFonts w:hint="eastAsia"/>
              </w:rPr>
              <w:t xml:space="preserve"> </w:t>
            </w:r>
            <m:oMath>
              <m:sSub>
                <m:sSubPr>
                  <m:ctrlPr>
                    <w:rPr>
                      <w:rFonts w:ascii="Cambria Math" w:hAnsi="Cambria Math"/>
                      <w:i/>
                    </w:rPr>
                  </m:ctrlPr>
                </m:sSubPr>
                <m:e>
                  <m:r>
                    <w:rPr>
                      <w:rFonts w:ascii="Cambria Math" w:hAnsi="Cambria Math"/>
                    </w:rPr>
                    <m:t>g</m:t>
                  </m:r>
                </m:e>
                <m:sub>
                  <m:r>
                    <w:rPr>
                      <w:rFonts w:ascii="Cambria Math" w:hAnsi="Cambria Math"/>
                    </w:rPr>
                    <m:t>i</m:t>
                  </m:r>
                </m:sub>
              </m:sSub>
            </m:oMath>
          </w:p>
          <w:p w14:paraId="1D4685F5" w14:textId="77777777" w:rsidR="005C53F5" w:rsidRPr="00E33182" w:rsidRDefault="005C53F5" w:rsidP="006327A3">
            <w:pPr>
              <w:pStyle w:val="a"/>
            </w:pPr>
            <w:r w:rsidRPr="00E33182">
              <w:rPr>
                <w:rFonts w:hint="eastAsia"/>
              </w:rPr>
              <w:t xml:space="preserve">while </w:t>
            </w:r>
            <w:r w:rsidRPr="00E33182">
              <w:rPr>
                <w:rFonts w:hint="eastAsia"/>
              </w:rPr>
              <w:t>未满足所有簇到达目标区域</w:t>
            </w:r>
            <w:r w:rsidRPr="00E33182">
              <w:rPr>
                <w:rFonts w:hint="eastAsia"/>
              </w:rPr>
              <w:t xml:space="preserve"> do</w:t>
            </w:r>
          </w:p>
          <w:p w14:paraId="358DD3CB" w14:textId="77777777" w:rsidR="005C53F5" w:rsidRPr="00E33182" w:rsidRDefault="005C53F5" w:rsidP="006327A3">
            <w:pPr>
              <w:pStyle w:val="a"/>
            </w:pPr>
            <w:r w:rsidRPr="00E33182">
              <w:tab/>
            </w:r>
            <w:r w:rsidRPr="00E33182">
              <w:tab/>
            </w:r>
            <m:oMath>
              <m:sSub>
                <m:sSubPr>
                  <m:ctrlPr>
                    <w:rPr>
                      <w:rFonts w:ascii="Cambria Math" w:hAnsi="Cambria Math"/>
                    </w:rPr>
                  </m:ctrlPr>
                </m:sSubPr>
                <m:e>
                  <m:r>
                    <w:rPr>
                      <w:rFonts w:ascii="Cambria Math" w:hAnsi="Cambria Math"/>
                    </w:rPr>
                    <m:t>P</m:t>
                  </m:r>
                </m:e>
                <m:sub>
                  <m:r>
                    <w:rPr>
                      <w:rFonts w:ascii="Cambria Math" w:hAnsi="Cambria Math"/>
                    </w:rPr>
                    <m:t>check</m:t>
                  </m:r>
                </m:sub>
              </m:sSub>
            </m:oMath>
            <w:r w:rsidRPr="00E33182">
              <w:t xml:space="preserve"> </w:t>
            </w:r>
            <w:r w:rsidRPr="00E33182">
              <w:rPr>
                <w:rFonts w:hint="eastAsia"/>
              </w:rPr>
              <w:t>←</w:t>
            </w:r>
            <w:r w:rsidRPr="00E33182">
              <w:t xml:space="preserve"> </w:t>
            </w:r>
            <w:r w:rsidRPr="00E33182">
              <w:rPr>
                <w:rFonts w:ascii="MS Gothic" w:eastAsia="MS Gothic" w:hAnsi="MS Gothic" w:cs="MS Gothic" w:hint="eastAsia"/>
              </w:rPr>
              <w:t>∅</w:t>
            </w:r>
            <w:r w:rsidRPr="00E33182">
              <w:t xml:space="preserve"> </w:t>
            </w:r>
            <w:r w:rsidRPr="00E33182">
              <w:t>，</w:t>
            </w:r>
            <m:oMath>
              <m:r>
                <w:rPr>
                  <w:rFonts w:ascii="Cambria Math" w:hAnsi="Cambria Math"/>
                </w:rPr>
                <m:t>P</m:t>
              </m:r>
            </m:oMath>
            <w:r w:rsidRPr="00E33182">
              <w:t xml:space="preserve"> </w:t>
            </w:r>
            <w:r w:rsidRPr="00E33182">
              <w:rPr>
                <w:rFonts w:hint="eastAsia"/>
              </w:rPr>
              <w:t>←</w:t>
            </w:r>
            <w:r w:rsidRPr="00E33182">
              <w:t xml:space="preserve"> </w:t>
            </w:r>
            <w:r w:rsidRPr="00E33182">
              <w:rPr>
                <w:rFonts w:ascii="MS Gothic" w:eastAsia="MS Gothic" w:hAnsi="MS Gothic" w:cs="MS Gothic" w:hint="eastAsia"/>
              </w:rPr>
              <w:t>∅</w:t>
            </w:r>
            <w:r w:rsidRPr="00E33182">
              <w:t xml:space="preserve"> </w:t>
            </w:r>
          </w:p>
          <w:p w14:paraId="1D02F564" w14:textId="77777777" w:rsidR="005C53F5" w:rsidRPr="00E33182" w:rsidRDefault="005C53F5" w:rsidP="006327A3">
            <w:pPr>
              <w:pStyle w:val="a"/>
            </w:pPr>
            <w:r w:rsidRPr="00E33182">
              <w:tab/>
            </w:r>
            <w:r w:rsidRPr="00E33182">
              <w:tab/>
            </w:r>
            <w:r w:rsidRPr="00E33182">
              <w:rPr>
                <w:rFonts w:hint="eastAsia"/>
              </w:rPr>
              <w:t xml:space="preserve">for </w:t>
            </w:r>
            <w:r w:rsidRPr="00E33182">
              <w:rPr>
                <w:rFonts w:hint="eastAsia"/>
              </w:rPr>
              <w:t>每个簇</w:t>
            </w:r>
            <w:r w:rsidRPr="00E33182">
              <w:rPr>
                <w:rFonts w:hint="eastAsia"/>
              </w:rPr>
              <w:t xml:space="preserve"> </w:t>
            </w:r>
            <m:oMath>
              <m:sSub>
                <m:sSubPr>
                  <m:ctrlPr>
                    <w:rPr>
                      <w:rFonts w:ascii="Cambria Math" w:hAnsi="Cambria Math"/>
                    </w:rPr>
                  </m:ctrlPr>
                </m:sSubPr>
                <m:e>
                  <m:r>
                    <w:rPr>
                      <w:rFonts w:ascii="Cambria Math" w:hAnsi="Cambria Math" w:hint="eastAsia"/>
                    </w:rPr>
                    <m:t>C</m:t>
                  </m:r>
                </m:e>
                <m:sub>
                  <m:r>
                    <w:rPr>
                      <w:rFonts w:ascii="Cambria Math" w:hAnsi="Cambria Math" w:hint="eastAsia"/>
                    </w:rPr>
                    <m:t>i</m:t>
                  </m:r>
                </m:sub>
              </m:sSub>
            </m:oMath>
            <w:r w:rsidRPr="00E33182">
              <w:rPr>
                <w:rFonts w:hint="eastAsia"/>
              </w:rPr>
              <w:t xml:space="preserve"> </w:t>
            </w:r>
            <w:r w:rsidRPr="00E33182">
              <w:rPr>
                <w:rFonts w:hint="eastAsia"/>
              </w:rPr>
              <w:t>顺序执行</w:t>
            </w:r>
            <w:r w:rsidRPr="00E33182">
              <w:rPr>
                <w:rFonts w:hint="eastAsia"/>
              </w:rPr>
              <w:t>:</w:t>
            </w:r>
          </w:p>
          <w:p w14:paraId="158CC902" w14:textId="7EEAE06D" w:rsidR="005C53F5" w:rsidRPr="00E33182" w:rsidRDefault="005C53F5" w:rsidP="006327A3">
            <w:pPr>
              <w:pStyle w:val="a"/>
            </w:pPr>
            <w:r w:rsidRPr="00E33182">
              <w:tab/>
            </w:r>
            <w:r w:rsidRPr="00E33182">
              <w:tab/>
            </w:r>
            <w:r w:rsidRPr="00E33182">
              <w:tab/>
              <w:t xml:space="preserve">if  </w:t>
            </w:r>
            <w:r w:rsidRPr="00E33182">
              <w:rPr>
                <w:rFonts w:hint="eastAsia"/>
              </w:rPr>
              <w:t>R</w:t>
            </w:r>
            <w:r w:rsidRPr="00E33182">
              <w:t>RT*</w:t>
            </w:r>
            <w:r w:rsidR="000E12AE">
              <w:t xml:space="preserve"> </w:t>
            </w:r>
            <w:r w:rsidRPr="00E33182">
              <w:t>路径</w:t>
            </w:r>
            <w:r w:rsidR="000E12AE">
              <w:rPr>
                <w:rFonts w:hint="eastAsia"/>
              </w:rP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000E12AE">
              <w:rPr>
                <w:rFonts w:hint="eastAsia"/>
              </w:rPr>
              <w:t xml:space="preserve"> </w:t>
            </w:r>
            <w:r w:rsidRPr="00E33182">
              <w:t>为空或</w:t>
            </w:r>
            <w:r w:rsidRPr="00E33182">
              <w:rPr>
                <w:rFonts w:hint="eastAsia"/>
              </w:rPr>
              <w:t>和</w:t>
            </w:r>
            <w:r w:rsidR="000E12AE">
              <w:rPr>
                <w:rFonts w:hint="eastAsia"/>
              </w:rPr>
              <w:t xml:space="preserve"> </w:t>
            </w:r>
            <m:oMath>
              <m:sSub>
                <m:sSubPr>
                  <m:ctrlPr>
                    <w:rPr>
                      <w:rFonts w:ascii="Cambria Math" w:hAnsi="Cambria Math"/>
                    </w:rPr>
                  </m:ctrlPr>
                </m:sSubPr>
                <m:e>
                  <m:r>
                    <w:rPr>
                      <w:rFonts w:ascii="Cambria Math" w:hAnsi="Cambria Math"/>
                    </w:rPr>
                    <m:t>M</m:t>
                  </m:r>
                </m:e>
                <m:sub>
                  <m:r>
                    <w:rPr>
                      <w:rFonts w:ascii="Cambria Math" w:hAnsi="Cambria Math" w:hint="eastAsia"/>
                    </w:rPr>
                    <m:t>t</m:t>
                  </m:r>
                </m:sub>
              </m:sSub>
            </m:oMath>
            <w:r w:rsidR="000E12AE">
              <w:rPr>
                <w:rFonts w:hint="eastAsia"/>
              </w:rPr>
              <w:t xml:space="preserve"> </w:t>
            </w:r>
            <w:r w:rsidRPr="00E33182">
              <w:rPr>
                <w:rFonts w:hint="eastAsia"/>
              </w:rPr>
              <w:t>中当前建筑物碰撞或到达下一目标点范围</w:t>
            </w:r>
          </w:p>
          <w:p w14:paraId="550816BC" w14:textId="77777777" w:rsidR="005C53F5" w:rsidRPr="00E33182" w:rsidRDefault="005C53F5" w:rsidP="006327A3">
            <w:pPr>
              <w:pStyle w:val="a"/>
            </w:pPr>
            <w:r w:rsidRPr="00E33182">
              <w:tab/>
            </w:r>
            <w:r w:rsidRPr="00E33182">
              <w:tab/>
              <w:t xml:space="preserve">           </w:t>
            </w:r>
            <w:r w:rsidRPr="00E33182">
              <w:t>将其加入</w:t>
            </w:r>
            <m:oMath>
              <m:sSub>
                <m:sSubPr>
                  <m:ctrlPr>
                    <w:rPr>
                      <w:rFonts w:ascii="Cambria Math" w:hAnsi="Cambria Math"/>
                    </w:rPr>
                  </m:ctrlPr>
                </m:sSubPr>
                <m:e>
                  <m:r>
                    <w:rPr>
                      <w:rFonts w:ascii="Cambria Math" w:hAnsi="Cambria Math"/>
                    </w:rPr>
                    <m:t>P</m:t>
                  </m:r>
                </m:e>
                <m:sub>
                  <m:r>
                    <w:rPr>
                      <w:rFonts w:ascii="Cambria Math" w:hAnsi="Cambria Math"/>
                    </w:rPr>
                    <m:t>check</m:t>
                  </m:r>
                </m:sub>
              </m:sSub>
            </m:oMath>
          </w:p>
          <w:p w14:paraId="325D0F4D" w14:textId="77777777" w:rsidR="005C53F5" w:rsidRPr="00E33182" w:rsidRDefault="005C53F5" w:rsidP="006327A3">
            <w:pPr>
              <w:pStyle w:val="a"/>
            </w:pPr>
            <w:r>
              <w:t xml:space="preserve">            </w:t>
            </w:r>
            <w:r w:rsidRPr="00E33182">
              <w:t xml:space="preserve">else </w:t>
            </w:r>
            <w:r w:rsidRPr="00E33182">
              <w:rPr>
                <w:rFonts w:hint="eastAsia"/>
              </w:rPr>
              <w:t>加入</w:t>
            </w:r>
            <m:oMath>
              <m:r>
                <w:rPr>
                  <w:rFonts w:ascii="Cambria Math" w:hAnsi="Cambria Math"/>
                </w:rPr>
                <m:t>P</m:t>
              </m:r>
            </m:oMath>
          </w:p>
          <w:p w14:paraId="3720D11E" w14:textId="77777777" w:rsidR="005C53F5" w:rsidRPr="00E33182" w:rsidRDefault="005C53F5" w:rsidP="006327A3">
            <w:pPr>
              <w:pStyle w:val="a"/>
            </w:pPr>
            <w:r w:rsidRPr="00E33182">
              <w:rPr>
                <w:rFonts w:hint="eastAsia"/>
              </w:rPr>
              <w:t xml:space="preserve"> </w:t>
            </w:r>
            <w:r w:rsidRPr="00E33182">
              <w:t xml:space="preserve">          </w:t>
            </w:r>
            <w:r>
              <w:t xml:space="preserve"> </w:t>
            </w:r>
            <w:r w:rsidRPr="00E33182">
              <w:t>end if</w:t>
            </w:r>
          </w:p>
          <w:p w14:paraId="01034511" w14:textId="77777777" w:rsidR="005C53F5" w:rsidRPr="00E33182" w:rsidRDefault="005C53F5" w:rsidP="006327A3">
            <w:pPr>
              <w:pStyle w:val="a"/>
            </w:pPr>
            <w:r w:rsidRPr="00E33182">
              <w:tab/>
            </w:r>
            <w:r w:rsidRPr="00E33182">
              <w:tab/>
              <w:t>end for</w:t>
            </w:r>
          </w:p>
          <w:p w14:paraId="757D567E" w14:textId="77777777" w:rsidR="005C53F5" w:rsidRPr="00E33182" w:rsidRDefault="005C53F5" w:rsidP="006327A3">
            <w:pPr>
              <w:pStyle w:val="a"/>
            </w:pPr>
            <w:r w:rsidRPr="00E33182">
              <w:tab/>
            </w:r>
            <w:r w:rsidRPr="00E33182">
              <w:tab/>
            </w:r>
            <w:r w:rsidRPr="00E33182">
              <w:rPr>
                <w:rFonts w:hint="eastAsia"/>
              </w:rPr>
              <w:t xml:space="preserve">for </w:t>
            </w:r>
            <w:r w:rsidRPr="00E33182">
              <w:rPr>
                <w:rFonts w:hint="eastAsia"/>
              </w:rPr>
              <w:t>每个簇</w:t>
            </w:r>
            <w:r w:rsidRPr="00E33182">
              <w:rPr>
                <w:rFonts w:hint="eastAsia"/>
              </w:rPr>
              <w:t xml:space="preserve"> </w:t>
            </w:r>
            <m:oMath>
              <m:sSub>
                <m:sSubPr>
                  <m:ctrlPr>
                    <w:rPr>
                      <w:rFonts w:ascii="Cambria Math" w:hAnsi="Cambria Math"/>
                    </w:rPr>
                  </m:ctrlPr>
                </m:sSubPr>
                <m:e>
                  <m:r>
                    <w:rPr>
                      <w:rFonts w:ascii="Cambria Math" w:hAnsi="Cambria Math" w:hint="eastAsia"/>
                    </w:rPr>
                    <m:t>C</m:t>
                  </m:r>
                </m:e>
                <m:sub>
                  <m:r>
                    <w:rPr>
                      <w:rFonts w:ascii="Cambria Math" w:hAnsi="Cambria Math" w:hint="eastAsia"/>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check</m:t>
                  </m:r>
                </m:sub>
              </m:sSub>
            </m:oMath>
            <w:r w:rsidRPr="00E33182">
              <w:rPr>
                <w:rFonts w:hint="eastAsia"/>
              </w:rPr>
              <w:t xml:space="preserve"> </w:t>
            </w:r>
            <w:r w:rsidRPr="00E33182">
              <w:rPr>
                <w:rFonts w:hint="eastAsia"/>
              </w:rPr>
              <w:t>顺序执行</w:t>
            </w:r>
            <w:r w:rsidRPr="00E33182">
              <w:rPr>
                <w:rFonts w:hint="eastAsia"/>
              </w:rPr>
              <w:t>:</w:t>
            </w:r>
          </w:p>
          <w:p w14:paraId="646C1E40" w14:textId="3B55D633" w:rsidR="005C53F5" w:rsidRPr="00E33182" w:rsidRDefault="005C53F5" w:rsidP="006327A3">
            <w:pPr>
              <w:pStyle w:val="a"/>
            </w:pPr>
            <w:r w:rsidRPr="00E33182">
              <w:tab/>
            </w:r>
            <w:r w:rsidRPr="00E33182">
              <w:tab/>
            </w:r>
            <w:r w:rsidRPr="00E33182">
              <w:tab/>
            </w:r>
            <w:r w:rsidRPr="00E33182">
              <w:rPr>
                <w:rFonts w:hint="eastAsia"/>
              </w:rPr>
              <w:t>生成随机采样点</w:t>
            </w:r>
            <w:r w:rsidRPr="00E33182">
              <w:rPr>
                <w:rFonts w:hint="eastAsia"/>
              </w:rPr>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rand</m:t>
                  </m:r>
                </m:sub>
              </m:sSub>
            </m:oMath>
          </w:p>
          <w:p w14:paraId="22D17A02" w14:textId="5D3CE6A0" w:rsidR="005C53F5" w:rsidRPr="00E33182" w:rsidRDefault="005C53F5" w:rsidP="006327A3">
            <w:pPr>
              <w:pStyle w:val="a"/>
            </w:pPr>
            <w:r w:rsidRPr="00E33182">
              <w:rPr>
                <w:rFonts w:hint="eastAsia"/>
              </w:rPr>
              <w:t xml:space="preserve">        </w:t>
            </w:r>
            <w:r w:rsidRPr="00E33182">
              <w:tab/>
            </w:r>
            <w:r w:rsidRPr="00E33182">
              <w:rPr>
                <w:rFonts w:hint="eastAsia"/>
              </w:rPr>
              <w:t>寻找最近</w:t>
            </w:r>
            <w:r w:rsidR="00F3108B">
              <w:rPr>
                <w:rFonts w:hint="eastAsia"/>
              </w:rPr>
              <w:t>路径</w:t>
            </w:r>
            <w:r w:rsidRPr="00E33182">
              <w:rPr>
                <w:rFonts w:hint="eastAsia"/>
              </w:rPr>
              <w:t>点</w:t>
            </w:r>
            <w:r w:rsidRPr="00E33182">
              <w:rPr>
                <w:rFonts w:hint="eastAsia"/>
              </w:rPr>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near</m:t>
                  </m:r>
                </m:sub>
              </m:sSub>
            </m:oMath>
            <w:r w:rsidRPr="00E33182">
              <w:rPr>
                <w:rFonts w:hint="eastAsia"/>
              </w:rPr>
              <w:t xml:space="preserve"> </w:t>
            </w:r>
            <w:r w:rsidRPr="00E33182">
              <w:rPr>
                <w:rFonts w:hint="eastAsia"/>
              </w:rPr>
              <w:t>←</w:t>
            </w:r>
            <w:r w:rsidRPr="00E33182">
              <w:rPr>
                <w:rFonts w:hint="eastAsia"/>
              </w:rPr>
              <w:t xml:space="preserve"> </w:t>
            </w:r>
            <m:oMath>
              <m:r>
                <w:rPr>
                  <w:rFonts w:ascii="Cambria Math" w:hAnsi="Cambria Math" w:hint="eastAsia"/>
                </w:rPr>
                <m:t>Nearest</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o</m:t>
                      </m:r>
                    </m:e>
                    <m:sub>
                      <m:r>
                        <w:rPr>
                          <w:rFonts w:ascii="Cambria Math" w:hAnsi="Cambria Math" w:hint="eastAsia"/>
                        </w:rPr>
                        <m:t>rand</m:t>
                      </m:r>
                    </m:sub>
                  </m:sSub>
                </m:e>
              </m:d>
            </m:oMath>
          </w:p>
          <w:p w14:paraId="594262C3" w14:textId="358B5AFF" w:rsidR="005C53F5" w:rsidRPr="00E33182" w:rsidRDefault="005C53F5" w:rsidP="006327A3">
            <w:pPr>
              <w:pStyle w:val="a"/>
            </w:pPr>
            <w:r w:rsidRPr="00E33182">
              <w:rPr>
                <w:rFonts w:hint="eastAsia"/>
              </w:rPr>
              <w:t xml:space="preserve">        </w:t>
            </w:r>
            <w:r w:rsidRPr="00E33182">
              <w:tab/>
            </w:r>
            <w:r w:rsidRPr="00E33182">
              <w:rPr>
                <w:rFonts w:hint="eastAsia"/>
              </w:rPr>
              <w:t>沿方向扩展</w:t>
            </w:r>
            <w:r w:rsidRPr="00E33182">
              <w:rPr>
                <w:rFonts w:hint="eastAsia"/>
              </w:rPr>
              <w:t xml:space="preserve"> </w:t>
            </w:r>
            <m:oMath>
              <m:sSub>
                <m:sSubPr>
                  <m:ctrlPr>
                    <w:rPr>
                      <w:rFonts w:ascii="Cambria Math" w:hAnsi="Cambria Math"/>
                    </w:rPr>
                  </m:ctrlPr>
                </m:sSubPr>
                <m:e>
                  <m:r>
                    <w:rPr>
                      <w:rFonts w:ascii="Cambria Math" w:hAnsi="Cambria Math"/>
                    </w:rPr>
                    <m:t>d</m:t>
                  </m:r>
                </m:e>
                <m:sub>
                  <m:r>
                    <w:rPr>
                      <w:rFonts w:ascii="Cambria Math" w:hAnsi="Cambria Math"/>
                    </w:rPr>
                    <m:t>step</m:t>
                  </m:r>
                </m:sub>
              </m:sSub>
            </m:oMath>
            <w:r w:rsidRPr="00E33182">
              <w:rPr>
                <w:rFonts w:hint="eastAsia"/>
              </w:rPr>
              <w:t xml:space="preserve"> </w:t>
            </w:r>
            <w:r w:rsidRPr="00E33182">
              <w:rPr>
                <w:rFonts w:hint="eastAsia"/>
              </w:rPr>
              <w:t>生成新</w:t>
            </w:r>
            <w:r w:rsidR="00F3108B">
              <w:rPr>
                <w:rFonts w:hint="eastAsia"/>
              </w:rPr>
              <w:t>路径</w:t>
            </w:r>
            <w:r w:rsidRPr="00E33182">
              <w:rPr>
                <w:rFonts w:hint="eastAsia"/>
              </w:rPr>
              <w:t>点</w:t>
            </w:r>
            <w:r w:rsidRPr="00E33182">
              <w:rPr>
                <w:rFonts w:hint="eastAsia"/>
              </w:rPr>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new</m:t>
                  </m:r>
                </m:sub>
              </m:sSub>
            </m:oMath>
          </w:p>
          <w:p w14:paraId="62D3A9FB" w14:textId="0C0836BD" w:rsidR="005C53F5" w:rsidRPr="00E33182" w:rsidRDefault="005C53F5" w:rsidP="006327A3">
            <w:pPr>
              <w:pStyle w:val="a"/>
            </w:pPr>
            <w:r w:rsidRPr="00E33182">
              <w:rPr>
                <w:rFonts w:hint="eastAsia"/>
              </w:rPr>
              <w:t xml:space="preserve">        </w:t>
            </w:r>
            <w:r w:rsidRPr="00E33182">
              <w:tab/>
            </w:r>
            <w:r w:rsidRPr="00E33182">
              <w:rPr>
                <w:rFonts w:hint="eastAsia"/>
              </w:rPr>
              <w:t xml:space="preserve">if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o</m:t>
                      </m:r>
                    </m:e>
                    <m:sub>
                      <m:r>
                        <w:rPr>
                          <w:rFonts w:ascii="Cambria Math" w:hAnsi="Cambria Math" w:hint="eastAsia"/>
                        </w:rPr>
                        <m:t>near</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o</m:t>
                      </m:r>
                    </m:e>
                    <m:sub>
                      <m:r>
                        <w:rPr>
                          <w:rFonts w:ascii="Cambria Math" w:hAnsi="Cambria Math" w:hint="eastAsia"/>
                        </w:rPr>
                        <m:t>new</m:t>
                      </m:r>
                    </m:sub>
                  </m:sSub>
                </m:e>
              </m:d>
            </m:oMath>
            <w:r w:rsidRPr="00E33182">
              <w:rPr>
                <w:rFonts w:hint="eastAsia"/>
              </w:rPr>
              <w:t xml:space="preserve"> </w:t>
            </w:r>
            <w:r w:rsidRPr="00E33182">
              <w:rPr>
                <w:rFonts w:hint="eastAsia"/>
              </w:rPr>
              <w:t>与障碍物集合</w:t>
            </w:r>
            <w:r w:rsidRPr="00E33182">
              <w:rPr>
                <w:rFonts w:hint="eastAsia"/>
              </w:rPr>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t</m:t>
                  </m:r>
                </m:sub>
              </m:sSub>
            </m:oMath>
            <w:r w:rsidRPr="00E33182">
              <w:rPr>
                <w:rFonts w:hint="eastAsia"/>
              </w:rPr>
              <w:t xml:space="preserve"> </w:t>
            </w:r>
            <w:r w:rsidRPr="00E33182">
              <w:rPr>
                <w:rFonts w:hint="eastAsia"/>
              </w:rPr>
              <w:t>不相交</w:t>
            </w:r>
            <w:r w:rsidRPr="00E33182">
              <w:rPr>
                <w:rFonts w:hint="eastAsia"/>
              </w:rPr>
              <w:t xml:space="preserve"> then</w:t>
            </w:r>
          </w:p>
          <w:p w14:paraId="6D2CE589" w14:textId="63D57F53" w:rsidR="005C53F5" w:rsidRPr="00E33182" w:rsidRDefault="005C53F5" w:rsidP="006327A3">
            <w:pPr>
              <w:pStyle w:val="a"/>
            </w:pPr>
            <w:r w:rsidRPr="00E33182">
              <w:rPr>
                <w:rFonts w:hint="eastAsia"/>
              </w:rPr>
              <w:t xml:space="preserve">             </w:t>
            </w:r>
            <w:r w:rsidRPr="00E33182">
              <w:tab/>
            </w:r>
            <w:r w:rsidRPr="00E33182">
              <w:rPr>
                <w:rFonts w:hint="eastAsia"/>
              </w:rPr>
              <w:t>加入树结构</w:t>
            </w:r>
            <w:r w:rsidRPr="00E33182">
              <w:rPr>
                <w:rFonts w:hint="eastAsia"/>
              </w:rPr>
              <w:t xml:space="preserve"> </w:t>
            </w:r>
            <m:oMath>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oMath>
            <w:r w:rsidRPr="00E33182">
              <w:rPr>
                <w:rFonts w:hint="eastAsia"/>
              </w:rPr>
              <w:t xml:space="preserve"> </w:t>
            </w:r>
            <w:r w:rsidRPr="00E33182">
              <w:rPr>
                <w:rFonts w:hint="eastAsia"/>
              </w:rPr>
              <w:t>←</w:t>
            </w:r>
            <w:r w:rsidRPr="00E33182">
              <w:rPr>
                <w:rFonts w:hint="eastAsia"/>
              </w:rPr>
              <w:t xml:space="preserve"> </w:t>
            </w:r>
            <m:oMath>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oMath>
            <w:r w:rsidRPr="00E33182">
              <w:rPr>
                <w:rFonts w:hint="eastAsia"/>
              </w:rPr>
              <w:t xml:space="preserve"> </w:t>
            </w:r>
            <w:r w:rsidRPr="00E33182">
              <w:rPr>
                <w:rFonts w:hint="eastAsia"/>
              </w:rPr>
              <w:t>∪</w:t>
            </w:r>
            <w:r w:rsidRPr="00E33182">
              <w:rPr>
                <w:rFonts w:hint="eastAsia"/>
              </w:rPr>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new</m:t>
                  </m:r>
                </m:sub>
              </m:sSub>
            </m:oMath>
          </w:p>
          <w:p w14:paraId="6E6EB36D" w14:textId="709B22F2" w:rsidR="005C53F5" w:rsidRPr="00E33182" w:rsidRDefault="005C53F5" w:rsidP="006327A3">
            <w:pPr>
              <w:pStyle w:val="a"/>
            </w:pPr>
            <w:r w:rsidRPr="00E33182">
              <w:rPr>
                <w:rFonts w:hint="eastAsia"/>
              </w:rPr>
              <w:t xml:space="preserve">             </w:t>
            </w:r>
            <w:r w:rsidRPr="00E33182">
              <w:tab/>
            </w:r>
            <w:r w:rsidRPr="00E33182">
              <w:rPr>
                <w:rFonts w:hint="eastAsia"/>
              </w:rPr>
              <w:t>计算路径代价</w:t>
            </w:r>
            <w:r w:rsidRPr="00E33182">
              <w:rPr>
                <w:rFonts w:hint="eastAsia"/>
              </w:rPr>
              <w:t xml:space="preserve"> </w:t>
            </w:r>
            <m:oMath>
              <m:r>
                <w:rPr>
                  <w:rFonts w:ascii="Cambria Math" w:hAnsi="Cambria Math" w:hint="eastAsia"/>
                </w:rPr>
                <m:t>Cost</m:t>
              </m:r>
              <m:d>
                <m:dPr>
                  <m:ctrlPr>
                    <w:rPr>
                      <w:rFonts w:ascii="Cambria Math" w:hAnsi="Cambria Math"/>
                    </w:rPr>
                  </m:ctrlPr>
                </m:dPr>
                <m:e>
                  <m:sSub>
                    <m:sSubPr>
                      <m:ctrlPr>
                        <w:rPr>
                          <w:rFonts w:ascii="Cambria Math" w:hAnsi="Cambria Math"/>
                        </w:rPr>
                      </m:ctrlPr>
                    </m:sSubPr>
                    <m:e>
                      <m:r>
                        <w:rPr>
                          <w:rFonts w:ascii="Cambria Math" w:hAnsi="Cambria Math" w:hint="eastAsia"/>
                        </w:rPr>
                        <m:t>o</m:t>
                      </m:r>
                    </m:e>
                    <m:sub>
                      <m:r>
                        <w:rPr>
                          <w:rFonts w:ascii="Cambria Math" w:hAnsi="Cambria Math" w:hint="eastAsia"/>
                        </w:rPr>
                        <m:t>new</m:t>
                      </m:r>
                    </m:sub>
                  </m:sSub>
                </m:e>
              </m:d>
            </m:oMath>
            <w:r w:rsidRPr="00E33182">
              <w:rPr>
                <w:rFonts w:hint="eastAsia"/>
              </w:rPr>
              <w:t>，</w:t>
            </w:r>
            <w:r w:rsidR="000E12AE">
              <w:rPr>
                <w:rFonts w:hint="eastAsia"/>
              </w:rPr>
              <w:t>并</w:t>
            </w:r>
            <w:r w:rsidRPr="00E33182">
              <w:rPr>
                <w:rFonts w:hint="eastAsia"/>
              </w:rPr>
              <w:t>执行路径重连优化</w:t>
            </w:r>
          </w:p>
          <w:p w14:paraId="27E643C7" w14:textId="77777777" w:rsidR="005C53F5" w:rsidRPr="00E33182" w:rsidRDefault="005C53F5" w:rsidP="006327A3">
            <w:pPr>
              <w:pStyle w:val="a"/>
            </w:pPr>
            <w:r w:rsidRPr="00E33182">
              <w:lastRenderedPageBreak/>
              <w:t xml:space="preserve">        </w:t>
            </w:r>
            <w:r w:rsidRPr="00E33182">
              <w:tab/>
              <w:t>end if</w:t>
            </w:r>
          </w:p>
          <w:p w14:paraId="47C2E16A" w14:textId="77777777" w:rsidR="005C53F5" w:rsidRPr="00E33182" w:rsidRDefault="005C53F5" w:rsidP="006327A3">
            <w:pPr>
              <w:pStyle w:val="a"/>
            </w:pPr>
            <w:r w:rsidRPr="00E33182">
              <w:rPr>
                <w:rFonts w:hint="eastAsia"/>
              </w:rPr>
              <w:t xml:space="preserve">        </w:t>
            </w:r>
            <w:r w:rsidRPr="00E33182">
              <w:tab/>
              <w:t xml:space="preserve">if </w:t>
            </w:r>
            <w:r w:rsidRPr="00E33182">
              <w:rPr>
                <w:rFonts w:hint="eastAsia"/>
              </w:rPr>
              <w:t>路径</w:t>
            </w:r>
            <w:r w:rsidRPr="00E33182">
              <w:rPr>
                <w:rFonts w:hint="eastAsia"/>
              </w:rPr>
              <w:t xml:space="preserve"> </w:t>
            </w:r>
            <m:oMath>
              <m:sSub>
                <m:sSubPr>
                  <m:ctrlPr>
                    <w:rPr>
                      <w:rFonts w:ascii="Cambria Math" w:hAnsi="Cambria Math"/>
                    </w:rPr>
                  </m:ctrlPr>
                </m:sSubPr>
                <m:e>
                  <m:r>
                    <w:rPr>
                      <w:rFonts w:ascii="Cambria Math" w:hAnsi="Cambria Math" w:hint="eastAsia"/>
                    </w:rPr>
                    <m:t>P</m:t>
                  </m:r>
                </m:e>
                <m:sub>
                  <m:r>
                    <w:rPr>
                      <w:rFonts w:ascii="Cambria Math" w:hAnsi="Cambria Math" w:hint="eastAsia"/>
                    </w:rPr>
                    <m:t>i</m:t>
                  </m:r>
                </m:sub>
              </m:sSub>
            </m:oMath>
            <w:r w:rsidRPr="00E33182">
              <w:rPr>
                <w:rFonts w:hint="eastAsia"/>
              </w:rPr>
              <w:t xml:space="preserve"> </w:t>
            </w:r>
            <w:r w:rsidRPr="00E33182">
              <w:rPr>
                <w:rFonts w:hint="eastAsia"/>
              </w:rPr>
              <w:t>与其他簇</w:t>
            </w:r>
            <w:r w:rsidRPr="00E33182">
              <w:rPr>
                <w:rFonts w:hint="eastAsia"/>
              </w:rPr>
              <w:t xml:space="preserve"> </w:t>
            </w:r>
            <m:oMath>
              <m:sSub>
                <m:sSubPr>
                  <m:ctrlPr>
                    <w:rPr>
                      <w:rFonts w:ascii="Cambria Math" w:hAnsi="Cambria Math"/>
                    </w:rPr>
                  </m:ctrlPr>
                </m:sSubPr>
                <m:e>
                  <m:r>
                    <w:rPr>
                      <w:rFonts w:ascii="Cambria Math" w:hAnsi="Cambria Math" w:hint="eastAsia"/>
                    </w:rPr>
                    <m:t>C</m:t>
                  </m:r>
                </m:e>
                <m:sub>
                  <m:r>
                    <w:rPr>
                      <w:rFonts w:ascii="Cambria Math" w:hAnsi="Cambria Math" w:hint="eastAsia"/>
                    </w:rPr>
                    <m:t>i</m:t>
                  </m:r>
                </m:sub>
              </m:sSub>
              <m:r>
                <m:rPr>
                  <m:sty m:val="p"/>
                </m:rPr>
                <w:rPr>
                  <w:rFonts w:ascii="Cambria Math" w:hAnsi="Cambria Math"/>
                </w:rPr>
                <m:t xml:space="preserve"> ∈ </m:t>
              </m:r>
              <m:r>
                <w:rPr>
                  <w:rFonts w:ascii="Cambria Math" w:hAnsi="Cambria Math"/>
                </w:rPr>
                <m:t>P</m:t>
              </m:r>
            </m:oMath>
            <w:r w:rsidRPr="00E33182">
              <w:rPr>
                <w:rFonts w:hint="eastAsia"/>
              </w:rPr>
              <w:t xml:space="preserve"> </w:t>
            </w:r>
            <w:r w:rsidRPr="00E33182">
              <w:rPr>
                <w:rFonts w:hint="eastAsia"/>
              </w:rPr>
              <w:t>的</w:t>
            </w:r>
            <w:r w:rsidRPr="00E33182">
              <w:rPr>
                <w:rFonts w:hint="eastAsia"/>
              </w:rPr>
              <w:t xml:space="preserve"> </w:t>
            </w:r>
            <m:oMath>
              <m:sSub>
                <m:sSubPr>
                  <m:ctrlPr>
                    <w:rPr>
                      <w:rFonts w:ascii="Cambria Math" w:hAnsi="Cambria Math"/>
                    </w:rPr>
                  </m:ctrlPr>
                </m:sSubPr>
                <m:e>
                  <m:r>
                    <w:rPr>
                      <w:rFonts w:ascii="Cambria Math" w:hAnsi="Cambria Math" w:hint="eastAsia"/>
                    </w:rPr>
                    <m:t>P</m:t>
                  </m:r>
                </m:e>
                <m:sub>
                  <m:r>
                    <w:rPr>
                      <w:rFonts w:ascii="Cambria Math" w:hAnsi="Cambria Math" w:hint="eastAsia"/>
                    </w:rPr>
                    <m:t>j</m:t>
                  </m:r>
                </m:sub>
              </m:sSub>
            </m:oMath>
            <w:r w:rsidRPr="00E33182">
              <w:rPr>
                <w:rFonts w:hint="eastAsia"/>
              </w:rPr>
              <w:t xml:space="preserve"> </w:t>
            </w:r>
            <w:r w:rsidRPr="00E33182">
              <w:rPr>
                <w:rFonts w:hint="eastAsia"/>
              </w:rPr>
              <w:t>的</w:t>
            </w:r>
            <w:r w:rsidRPr="00E33182">
              <w:rPr>
                <w:rFonts w:hint="eastAsia"/>
              </w:rPr>
              <w:t xml:space="preserve"> </w:t>
            </w:r>
            <w:r w:rsidRPr="00EF0EDD">
              <w:t>Fréchet</w:t>
            </w:r>
            <w:r w:rsidRPr="00E33182">
              <w:rPr>
                <w:rFonts w:hint="eastAsia"/>
              </w:rPr>
              <w:t xml:space="preserve"> </w:t>
            </w:r>
            <w:r w:rsidRPr="00E33182">
              <w:rPr>
                <w:rFonts w:hint="eastAsia"/>
              </w:rPr>
              <w:t>距离未处于</w:t>
            </w:r>
            <w:r w:rsidRPr="00E33182">
              <w:rPr>
                <w:rFonts w:hint="eastAsia"/>
              </w:rPr>
              <w:t xml:space="preserve"> [L, U] </w:t>
            </w:r>
            <w:r w:rsidRPr="00E33182">
              <w:rPr>
                <w:rFonts w:hint="eastAsia"/>
              </w:rPr>
              <w:t>内</w:t>
            </w:r>
          </w:p>
          <w:p w14:paraId="1A4E7B39" w14:textId="77777777" w:rsidR="005C53F5" w:rsidRPr="00E33182" w:rsidRDefault="005C53F5" w:rsidP="006327A3">
            <w:pPr>
              <w:pStyle w:val="a"/>
            </w:pPr>
            <w:r w:rsidRPr="00E33182">
              <w:rPr>
                <w:rFonts w:hint="eastAsia"/>
              </w:rPr>
              <w:t xml:space="preserve">            </w:t>
            </w:r>
            <w:r w:rsidRPr="00E33182">
              <w:tab/>
            </w:r>
            <w:r w:rsidRPr="00E33182">
              <w:rPr>
                <w:rFonts w:hint="eastAsia"/>
              </w:rPr>
              <w:t>重新规划</w:t>
            </w:r>
          </w:p>
          <w:p w14:paraId="4FD9F9C5" w14:textId="77777777" w:rsidR="005C53F5" w:rsidRPr="00E33182" w:rsidRDefault="005C53F5" w:rsidP="006327A3">
            <w:pPr>
              <w:pStyle w:val="a"/>
            </w:pPr>
            <w:r w:rsidRPr="00E33182">
              <w:t xml:space="preserve">        </w:t>
            </w:r>
            <w:r w:rsidRPr="00E33182">
              <w:tab/>
              <w:t>end if</w:t>
            </w:r>
          </w:p>
          <w:p w14:paraId="784FE004" w14:textId="77777777" w:rsidR="005C53F5" w:rsidRPr="00E33182" w:rsidRDefault="005C53F5" w:rsidP="006327A3">
            <w:pPr>
              <w:pStyle w:val="a"/>
            </w:pPr>
            <w:r w:rsidRPr="00E33182">
              <w:t xml:space="preserve">    </w:t>
            </w:r>
            <w:r>
              <w:t xml:space="preserve">   </w:t>
            </w:r>
            <w:r w:rsidRPr="00E33182">
              <w:t>end for</w:t>
            </w:r>
          </w:p>
          <w:p w14:paraId="2B51F769" w14:textId="77777777" w:rsidR="005C53F5" w:rsidRPr="00E33182" w:rsidRDefault="005C53F5" w:rsidP="006327A3">
            <w:pPr>
              <w:pStyle w:val="a"/>
            </w:pPr>
            <w:r w:rsidRPr="00E33182">
              <w:rPr>
                <w:rFonts w:hint="eastAsia"/>
              </w:rPr>
              <w:t xml:space="preserve"> </w:t>
            </w:r>
            <w:r w:rsidRPr="00E33182">
              <w:t xml:space="preserve">      </w:t>
            </w:r>
            <w:r>
              <w:rPr>
                <w:rFonts w:hint="eastAsia"/>
              </w:rPr>
              <w:t>输出</w:t>
            </w:r>
            <w:r w:rsidRPr="00E33182">
              <w:t>各簇的全局参考路径集合</w:t>
            </w:r>
            <m:oMath>
              <m:r>
                <m:rPr>
                  <m:scr m:val="script"/>
                  <m:sty m:val="p"/>
                </m:rPr>
                <w:rPr>
                  <w:rFonts w:ascii="Cambria Math" w:hAnsi="Cambria Math"/>
                </w:rPr>
                <m:t>P</m:t>
              </m:r>
              <m:r>
                <w:rPr>
                  <w:rFonts w:ascii="Cambria Math" w:hAnsi="Cambria Math"/>
                </w:rPr>
                <m:t>(t)</m:t>
              </m:r>
            </m:oMath>
          </w:p>
          <w:p w14:paraId="028D37A9" w14:textId="2CD05337" w:rsidR="005C53F5" w:rsidRPr="00E33182" w:rsidRDefault="005C53F5" w:rsidP="006327A3">
            <w:pPr>
              <w:pStyle w:val="a"/>
            </w:pPr>
            <w:r w:rsidRPr="00E33182">
              <w:rPr>
                <w:rFonts w:hint="eastAsia"/>
              </w:rPr>
              <w:t xml:space="preserve"> </w:t>
            </w:r>
            <w:r w:rsidRPr="00E33182">
              <w:t xml:space="preserve">      </w:t>
            </w:r>
            <w:r w:rsidRPr="00E33182">
              <w:t>执行</w:t>
            </w:r>
            <w:r w:rsidR="00417A7E">
              <w:rPr>
                <w:rFonts w:hint="eastAsia"/>
              </w:rPr>
              <w:t xml:space="preserve"> M</w:t>
            </w:r>
            <w:r w:rsidR="00417A7E">
              <w:t xml:space="preserve">BST-APF </w:t>
            </w:r>
            <w:r w:rsidRPr="00E33182">
              <w:t>局部规划算法</w:t>
            </w:r>
            <w:r>
              <w:rPr>
                <w:rFonts w:hint="eastAsia"/>
              </w:rPr>
              <w:t>2</w:t>
            </w:r>
            <w:r w:rsidRPr="00E33182">
              <w:rPr>
                <w:rFonts w:hint="eastAsia"/>
              </w:rPr>
              <w:t>，更新</w:t>
            </w:r>
            <w:r w:rsidR="000E12AE">
              <w:rPr>
                <w:rFonts w:hint="eastAsia"/>
              </w:rPr>
              <w:t xml:space="preserve"> </w:t>
            </w:r>
            <m:oMath>
              <m:sSub>
                <m:sSubPr>
                  <m:ctrlPr>
                    <w:rPr>
                      <w:rFonts w:ascii="Cambria Math" w:hAnsi="Cambria Math"/>
                    </w:rPr>
                  </m:ctrlPr>
                </m:sSubPr>
                <m:e>
                  <m:r>
                    <w:rPr>
                      <w:rFonts w:ascii="Cambria Math" w:hAnsi="Cambria Math"/>
                    </w:rPr>
                    <m:t>M</m:t>
                  </m:r>
                </m:e>
                <m:sub>
                  <m:r>
                    <w:rPr>
                      <w:rFonts w:ascii="Cambria Math" w:hAnsi="Cambria Math"/>
                    </w:rPr>
                    <m:t>t+1</m:t>
                  </m:r>
                </m:sub>
              </m:sSub>
            </m:oMath>
            <w:r w:rsidR="000E12AE">
              <w:rPr>
                <w:rFonts w:hint="eastAsia"/>
              </w:rPr>
              <w:t xml:space="preserve"> </w:t>
            </w:r>
            <w:r w:rsidRPr="00E33182">
              <w:rPr>
                <w:rFonts w:hint="eastAsia"/>
              </w:rPr>
              <w:t>和</w:t>
            </w:r>
            <w:r w:rsidR="000E12AE">
              <w:rPr>
                <w:rFonts w:hint="eastAsia"/>
              </w:rPr>
              <w:t xml:space="preserve"> </w:t>
            </w:r>
            <m:oMath>
              <m:sSub>
                <m:sSubPr>
                  <m:ctrlPr>
                    <w:rPr>
                      <w:rFonts w:ascii="Cambria Math" w:hAnsi="Cambria Math"/>
                    </w:rPr>
                  </m:ctrlPr>
                </m:sSubPr>
                <m:e>
                  <m:r>
                    <m:rPr>
                      <m:scr m:val="script"/>
                      <m:sty m:val="p"/>
                    </m:rPr>
                    <w:rPr>
                      <w:rFonts w:ascii="Cambria Math" w:hAnsi="Cambria Math"/>
                    </w:rPr>
                    <m:t>O</m:t>
                  </m:r>
                </m:e>
                <m:sub>
                  <m:r>
                    <w:rPr>
                      <w:rFonts w:ascii="Cambria Math" w:hAnsi="Cambria Math" w:hint="eastAsia"/>
                    </w:rPr>
                    <m:t>t</m:t>
                  </m:r>
                  <m:r>
                    <w:rPr>
                      <w:rFonts w:ascii="Cambria Math" w:hAnsi="Cambria Math"/>
                    </w:rPr>
                    <m:t>+1</m:t>
                  </m:r>
                </m:sub>
              </m:sSub>
            </m:oMath>
          </w:p>
          <w:p w14:paraId="7E9D10ED" w14:textId="77777777" w:rsidR="005C53F5" w:rsidRPr="00E33182" w:rsidRDefault="005C53F5" w:rsidP="006327A3">
            <w:pPr>
              <w:pStyle w:val="a"/>
              <w:rPr>
                <w:color w:val="000000"/>
              </w:rPr>
            </w:pPr>
            <w:r w:rsidRPr="00E33182">
              <w:t>end while</w:t>
            </w:r>
          </w:p>
        </w:tc>
      </w:tr>
    </w:tbl>
    <w:p w14:paraId="3DCBA568" w14:textId="34FE0286" w:rsidR="00583115" w:rsidRDefault="0079034F" w:rsidP="00234ACA">
      <w:pPr>
        <w:spacing w:line="360" w:lineRule="auto"/>
        <w:outlineLvl w:val="1"/>
        <w:rPr>
          <w:b/>
          <w:sz w:val="21"/>
          <w:szCs w:val="21"/>
        </w:rPr>
      </w:pPr>
      <w:bookmarkStart w:id="110" w:name="OLE_LINK7"/>
      <w:bookmarkStart w:id="111" w:name="OLE_LINK18"/>
      <w:r w:rsidRPr="00A9585A">
        <w:rPr>
          <w:b/>
          <w:sz w:val="21"/>
          <w:szCs w:val="21"/>
        </w:rPr>
        <w:lastRenderedPageBreak/>
        <w:t>3</w:t>
      </w:r>
      <w:r w:rsidR="00583115" w:rsidRPr="00A9585A">
        <w:rPr>
          <w:rFonts w:hint="eastAsia"/>
          <w:b/>
          <w:sz w:val="21"/>
          <w:szCs w:val="21"/>
        </w:rPr>
        <w:t>.</w:t>
      </w:r>
      <w:r w:rsidR="00942C71">
        <w:rPr>
          <w:b/>
          <w:sz w:val="21"/>
          <w:szCs w:val="21"/>
        </w:rPr>
        <w:t>3</w:t>
      </w:r>
      <w:r w:rsidR="00583115" w:rsidRPr="00A9585A">
        <w:rPr>
          <w:rFonts w:hint="eastAsia"/>
          <w:b/>
          <w:sz w:val="21"/>
          <w:szCs w:val="21"/>
        </w:rPr>
        <w:t xml:space="preserve"> </w:t>
      </w:r>
      <w:r w:rsidR="00A32489">
        <w:rPr>
          <w:rFonts w:hint="eastAsia"/>
          <w:b/>
          <w:sz w:val="21"/>
          <w:szCs w:val="21"/>
        </w:rPr>
        <w:t>局部</w:t>
      </w:r>
      <w:r w:rsidR="00E15C4F">
        <w:rPr>
          <w:rFonts w:hint="eastAsia"/>
          <w:b/>
          <w:sz w:val="21"/>
          <w:szCs w:val="21"/>
        </w:rPr>
        <w:t>M</w:t>
      </w:r>
      <w:r w:rsidR="00B9239D">
        <w:rPr>
          <w:b/>
          <w:sz w:val="21"/>
          <w:szCs w:val="21"/>
        </w:rPr>
        <w:t>B</w:t>
      </w:r>
      <w:r w:rsidR="00E15C4F">
        <w:rPr>
          <w:b/>
          <w:sz w:val="21"/>
          <w:szCs w:val="21"/>
        </w:rPr>
        <w:t>ST-APF</w:t>
      </w:r>
      <w:r w:rsidR="00E15C4F">
        <w:rPr>
          <w:rFonts w:hint="eastAsia"/>
          <w:b/>
          <w:sz w:val="21"/>
          <w:szCs w:val="21"/>
        </w:rPr>
        <w:t>规划</w:t>
      </w:r>
    </w:p>
    <w:p w14:paraId="76D6743D" w14:textId="7324875E" w:rsidR="004A7B08" w:rsidRDefault="004A7B08" w:rsidP="004A7B08">
      <w:pPr>
        <w:spacing w:line="360" w:lineRule="auto"/>
        <w:outlineLvl w:val="2"/>
        <w:rPr>
          <w:rFonts w:ascii="宋体" w:hAnsi="宋体"/>
          <w:color w:val="000000"/>
          <w:sz w:val="21"/>
          <w:szCs w:val="21"/>
        </w:rPr>
      </w:pPr>
      <w:r w:rsidRPr="00B1664F">
        <w:rPr>
          <w:rFonts w:ascii="宋体" w:hAnsi="宋体" w:hint="eastAsia"/>
          <w:color w:val="000000"/>
          <w:sz w:val="21"/>
          <w:szCs w:val="21"/>
        </w:rPr>
        <w:t>3</w:t>
      </w:r>
      <w:r w:rsidRPr="00B1664F">
        <w:rPr>
          <w:rFonts w:ascii="宋体" w:hAnsi="宋体"/>
          <w:color w:val="000000"/>
          <w:sz w:val="21"/>
          <w:szCs w:val="21"/>
        </w:rPr>
        <w:t xml:space="preserve">.3.1 </w:t>
      </w:r>
      <w:r w:rsidRPr="00B1664F">
        <w:rPr>
          <w:rFonts w:ascii="宋体" w:hAnsi="宋体" w:hint="eastAsia"/>
          <w:color w:val="000000"/>
          <w:sz w:val="21"/>
          <w:szCs w:val="21"/>
        </w:rPr>
        <w:t>基于M</w:t>
      </w:r>
      <w:r w:rsidRPr="00B1664F">
        <w:rPr>
          <w:rFonts w:ascii="宋体" w:hAnsi="宋体"/>
          <w:color w:val="000000"/>
          <w:sz w:val="21"/>
          <w:szCs w:val="21"/>
        </w:rPr>
        <w:t>BST</w:t>
      </w:r>
      <w:r w:rsidRPr="00B1664F">
        <w:rPr>
          <w:rFonts w:ascii="宋体" w:hAnsi="宋体" w:hint="eastAsia"/>
          <w:color w:val="000000"/>
          <w:sz w:val="21"/>
          <w:szCs w:val="21"/>
        </w:rPr>
        <w:t>的通信主干构建机制</w:t>
      </w:r>
    </w:p>
    <w:p w14:paraId="339055B4" w14:textId="77777777" w:rsidR="00E06A7B" w:rsidRDefault="004A7B08" w:rsidP="004A7B08">
      <w:pPr>
        <w:spacing w:line="360" w:lineRule="auto"/>
        <w:ind w:firstLineChars="196" w:firstLine="412"/>
        <w:rPr>
          <w:color w:val="000000"/>
          <w:sz w:val="21"/>
          <w:szCs w:val="21"/>
        </w:rPr>
      </w:pPr>
      <w:r w:rsidRPr="00B1664F">
        <w:rPr>
          <w:color w:val="000000"/>
          <w:sz w:val="21"/>
          <w:szCs w:val="21"/>
        </w:rPr>
        <w:t>本研究在局部规划层引入基于最大</w:t>
      </w:r>
      <w:r w:rsidRPr="00B1664F">
        <w:rPr>
          <w:color w:val="000000"/>
          <w:sz w:val="21"/>
          <w:szCs w:val="21"/>
        </w:rPr>
        <w:t xml:space="preserve"> SINR </w:t>
      </w:r>
      <w:r w:rsidRPr="00B1664F">
        <w:rPr>
          <w:color w:val="000000"/>
          <w:sz w:val="21"/>
          <w:szCs w:val="21"/>
        </w:rPr>
        <w:t>瓶颈生成树（</w:t>
      </w:r>
      <w:r w:rsidRPr="00B1664F">
        <w:rPr>
          <w:color w:val="000000"/>
          <w:sz w:val="21"/>
          <w:szCs w:val="21"/>
        </w:rPr>
        <w:t>MBST</w:t>
      </w:r>
      <w:r w:rsidRPr="00B1664F">
        <w:rPr>
          <w:color w:val="000000"/>
          <w:sz w:val="21"/>
          <w:szCs w:val="21"/>
        </w:rPr>
        <w:t>）的通信主干构建机制，</w:t>
      </w:r>
      <w:r>
        <w:rPr>
          <w:rFonts w:hint="eastAsia"/>
          <w:color w:val="000000"/>
          <w:sz w:val="21"/>
          <w:szCs w:val="21"/>
        </w:rPr>
        <w:t>以最小化网络链路维护难度为目标，实时提</w:t>
      </w:r>
      <w:r w:rsidRPr="00B1664F">
        <w:rPr>
          <w:color w:val="000000"/>
          <w:sz w:val="21"/>
          <w:szCs w:val="21"/>
        </w:rPr>
        <w:t>取当前通信拓扑中的关键链路，</w:t>
      </w:r>
      <w:r>
        <w:rPr>
          <w:rFonts w:hint="eastAsia"/>
          <w:color w:val="000000"/>
          <w:sz w:val="21"/>
          <w:szCs w:val="21"/>
        </w:rPr>
        <w:t>以</w:t>
      </w:r>
      <w:r w:rsidRPr="00B1664F">
        <w:rPr>
          <w:color w:val="000000"/>
          <w:sz w:val="21"/>
          <w:szCs w:val="21"/>
        </w:rPr>
        <w:t>显著降低通信保持力的复杂</w:t>
      </w:r>
      <w:r>
        <w:rPr>
          <w:rFonts w:hint="eastAsia"/>
          <w:color w:val="000000"/>
          <w:sz w:val="21"/>
          <w:szCs w:val="21"/>
        </w:rPr>
        <w:t>程度和因维护通信连通而产生的路径开销</w:t>
      </w:r>
      <w:r w:rsidRPr="00B1664F">
        <w:rPr>
          <w:color w:val="000000"/>
          <w:sz w:val="21"/>
          <w:szCs w:val="21"/>
        </w:rPr>
        <w:t>。</w:t>
      </w:r>
      <w:r>
        <w:rPr>
          <w:rFonts w:hint="eastAsia"/>
          <w:color w:val="000000"/>
          <w:sz w:val="21"/>
          <w:szCs w:val="21"/>
        </w:rPr>
        <w:t>本研究</w:t>
      </w:r>
      <w:r w:rsidRPr="00F91172">
        <w:rPr>
          <w:color w:val="000000"/>
          <w:sz w:val="21"/>
          <w:szCs w:val="21"/>
        </w:rPr>
        <w:t>采用</w:t>
      </w:r>
      <w:r>
        <w:rPr>
          <w:rFonts w:hint="eastAsia"/>
          <w:color w:val="000000"/>
          <w:sz w:val="21"/>
          <w:szCs w:val="21"/>
        </w:rPr>
        <w:t>降序</w:t>
      </w:r>
      <w:r w:rsidRPr="006632B8">
        <w:rPr>
          <w:color w:val="000000"/>
          <w:sz w:val="21"/>
          <w:szCs w:val="21"/>
        </w:rPr>
        <w:t>Kruskal</w:t>
      </w:r>
      <w:r w:rsidRPr="00F91172">
        <w:rPr>
          <w:color w:val="000000"/>
          <w:sz w:val="21"/>
          <w:szCs w:val="21"/>
        </w:rPr>
        <w:t>算法</w:t>
      </w:r>
      <w:r>
        <w:rPr>
          <w:rFonts w:hint="eastAsia"/>
          <w:color w:val="000000"/>
          <w:sz w:val="21"/>
          <w:szCs w:val="21"/>
        </w:rPr>
        <w:t>为每一离散时刻</w:t>
      </w:r>
      <w:r>
        <w:rPr>
          <w:rFonts w:hint="eastAsia"/>
          <w:color w:val="000000"/>
          <w:sz w:val="21"/>
          <w:szCs w:val="21"/>
        </w:rPr>
        <w:t xml:space="preserve"> </w:t>
      </w:r>
      <m:oMath>
        <m:r>
          <w:rPr>
            <w:rFonts w:ascii="Cambria Math" w:hAnsi="Cambria Math"/>
            <w:color w:val="000000"/>
            <w:sz w:val="21"/>
            <w:szCs w:val="21"/>
          </w:rPr>
          <m:t>t</m:t>
        </m:r>
      </m:oMath>
      <w:r>
        <w:rPr>
          <w:rFonts w:hint="eastAsia"/>
          <w:color w:val="000000"/>
          <w:sz w:val="21"/>
          <w:szCs w:val="21"/>
        </w:rPr>
        <w:t xml:space="preserve"> </w:t>
      </w:r>
      <w:r w:rsidRPr="00F91172">
        <w:rPr>
          <w:color w:val="000000"/>
          <w:sz w:val="21"/>
          <w:szCs w:val="21"/>
        </w:rPr>
        <w:t>动态</w:t>
      </w:r>
      <w:r>
        <w:rPr>
          <w:rFonts w:hint="eastAsia"/>
          <w:color w:val="000000"/>
          <w:sz w:val="21"/>
          <w:szCs w:val="21"/>
        </w:rPr>
        <w:t>生成</w:t>
      </w:r>
      <w:r w:rsidRPr="00F91172">
        <w:rPr>
          <w:color w:val="000000"/>
          <w:sz w:val="21"/>
          <w:szCs w:val="21"/>
        </w:rPr>
        <w:t>最小</w:t>
      </w:r>
      <w:r>
        <w:rPr>
          <w:rFonts w:hint="eastAsia"/>
          <w:color w:val="000000"/>
          <w:sz w:val="21"/>
          <w:szCs w:val="21"/>
        </w:rPr>
        <w:t>瓶颈</w:t>
      </w:r>
      <w:r w:rsidRPr="00F91172">
        <w:rPr>
          <w:color w:val="000000"/>
          <w:sz w:val="21"/>
          <w:szCs w:val="21"/>
        </w:rPr>
        <w:t>生成树</w:t>
      </w:r>
      <w:r>
        <w:rPr>
          <w:rFonts w:hint="eastAsia"/>
          <w:color w:val="000000"/>
          <w:sz w:val="21"/>
          <w:szCs w:val="21"/>
        </w:rPr>
        <w:t xml:space="preserve"> </w:t>
      </w:r>
      <m:oMath>
        <m:r>
          <w:rPr>
            <w:rFonts w:ascii="Cambria Math" w:hAnsi="Cambria Math"/>
            <w:color w:val="000000"/>
            <w:sz w:val="21"/>
            <w:szCs w:val="21"/>
          </w:rPr>
          <m:t>MBST</m:t>
        </m:r>
        <m:d>
          <m:dPr>
            <m:ctrlPr>
              <w:rPr>
                <w:rFonts w:ascii="Cambria Math" w:hAnsi="Cambria Math"/>
                <w:i/>
                <w:color w:val="000000"/>
                <w:sz w:val="21"/>
                <w:szCs w:val="21"/>
              </w:rPr>
            </m:ctrlPr>
          </m:dPr>
          <m:e>
            <m:r>
              <w:rPr>
                <w:rFonts w:ascii="Cambria Math" w:hAnsi="Cambria Math"/>
                <w:color w:val="000000"/>
                <w:sz w:val="21"/>
                <w:szCs w:val="21"/>
              </w:rPr>
              <m:t>t</m:t>
            </m:r>
          </m:e>
        </m:d>
      </m:oMath>
      <w:r>
        <w:rPr>
          <w:rFonts w:hint="eastAsia"/>
          <w:color w:val="000000"/>
          <w:sz w:val="21"/>
          <w:szCs w:val="21"/>
        </w:rPr>
        <w:t>。具体的，</w:t>
      </w:r>
      <w:r w:rsidRPr="00F91172">
        <w:rPr>
          <w:color w:val="000000"/>
          <w:sz w:val="21"/>
          <w:szCs w:val="21"/>
        </w:rPr>
        <w:t>系统首先根据当前时刻的信道状态计算所有无人机之间的</w:t>
      </w:r>
      <w:r w:rsidRPr="00F91172">
        <w:rPr>
          <w:color w:val="000000"/>
          <w:sz w:val="21"/>
          <w:szCs w:val="21"/>
        </w:rPr>
        <w:t>SINR</w:t>
      </w:r>
      <w:r w:rsidRPr="00F91172">
        <w:rPr>
          <w:color w:val="000000"/>
          <w:sz w:val="21"/>
          <w:szCs w:val="21"/>
        </w:rPr>
        <w:t>，并据此构建加权图</w:t>
      </w:r>
      <w:r w:rsidRPr="00F91172">
        <w:rPr>
          <w:color w:val="000000"/>
          <w:sz w:val="21"/>
          <w:szCs w:val="21"/>
        </w:rPr>
        <w:t xml:space="preserve"> </w:t>
      </w:r>
      <m:oMath>
        <m:r>
          <w:rPr>
            <w:rFonts w:ascii="Cambria Math" w:hAnsi="Cambria Math"/>
            <w:color w:val="000000"/>
            <w:sz w:val="21"/>
            <w:szCs w:val="21"/>
          </w:rPr>
          <m:t>G=</m:t>
        </m:r>
        <m:d>
          <m:dPr>
            <m:ctrlPr>
              <w:rPr>
                <w:rFonts w:ascii="Cambria Math" w:hAnsi="Cambria Math"/>
                <w:i/>
                <w:color w:val="000000"/>
                <w:sz w:val="21"/>
                <w:szCs w:val="21"/>
              </w:rPr>
            </m:ctrlPr>
          </m:dPr>
          <m:e>
            <m:r>
              <w:rPr>
                <w:rFonts w:ascii="Cambria Math" w:hAnsi="Cambria Math"/>
                <w:color w:val="000000"/>
                <w:sz w:val="21"/>
                <w:szCs w:val="21"/>
              </w:rPr>
              <m:t>U,E</m:t>
            </m:r>
          </m:e>
        </m:d>
      </m:oMath>
      <w:r w:rsidRPr="00F91172">
        <w:rPr>
          <w:color w:val="000000"/>
          <w:sz w:val="21"/>
          <w:szCs w:val="21"/>
        </w:rPr>
        <w:t>，</w:t>
      </w:r>
      <w:r w:rsidRPr="00701309">
        <w:rPr>
          <w:color w:val="000000"/>
          <w:sz w:val="21"/>
          <w:szCs w:val="21"/>
        </w:rPr>
        <w:t>其中节点集合</w:t>
      </w:r>
      <w:r w:rsidRPr="00701309">
        <w:rPr>
          <w:color w:val="000000"/>
          <w:sz w:val="21"/>
          <w:szCs w:val="21"/>
        </w:rPr>
        <w:t xml:space="preserve"> </w:t>
      </w:r>
      <m:oMath>
        <m:r>
          <w:rPr>
            <w:rFonts w:ascii="Cambria Math" w:hAnsi="Cambria Math"/>
            <w:color w:val="000000"/>
            <w:sz w:val="21"/>
            <w:szCs w:val="21"/>
          </w:rPr>
          <m:t>U</m:t>
        </m:r>
      </m:oMath>
      <w:r w:rsidRPr="00701309">
        <w:rPr>
          <w:color w:val="000000"/>
          <w:sz w:val="21"/>
          <w:szCs w:val="21"/>
        </w:rPr>
        <w:t xml:space="preserve"> </w:t>
      </w:r>
      <w:r w:rsidRPr="00701309">
        <w:rPr>
          <w:color w:val="000000"/>
          <w:sz w:val="21"/>
          <w:szCs w:val="21"/>
        </w:rPr>
        <w:t>表示无人机</w:t>
      </w:r>
      <w:r>
        <w:rPr>
          <w:rFonts w:hint="eastAsia"/>
          <w:color w:val="000000"/>
          <w:sz w:val="21"/>
          <w:szCs w:val="21"/>
        </w:rPr>
        <w:t>节点</w:t>
      </w:r>
      <w:r w:rsidRPr="00701309">
        <w:rPr>
          <w:color w:val="000000"/>
          <w:sz w:val="21"/>
          <w:szCs w:val="21"/>
        </w:rPr>
        <w:t>，边集合</w:t>
      </w:r>
      <w:r w:rsidRPr="00701309">
        <w:rPr>
          <w:color w:val="000000"/>
          <w:sz w:val="21"/>
          <w:szCs w:val="21"/>
        </w:rPr>
        <w:t xml:space="preserve"> </w:t>
      </w:r>
      <m:oMath>
        <m:r>
          <w:rPr>
            <w:rFonts w:ascii="Cambria Math" w:hAnsi="Cambria Math"/>
            <w:color w:val="000000"/>
            <w:sz w:val="21"/>
            <w:szCs w:val="21"/>
          </w:rPr>
          <m:t>E</m:t>
        </m:r>
      </m:oMath>
      <w:r w:rsidRPr="00701309">
        <w:rPr>
          <w:color w:val="000000"/>
          <w:sz w:val="21"/>
          <w:szCs w:val="21"/>
        </w:rPr>
        <w:t xml:space="preserve"> </w:t>
      </w:r>
      <w:r w:rsidRPr="00701309">
        <w:rPr>
          <w:color w:val="000000"/>
          <w:sz w:val="21"/>
          <w:szCs w:val="21"/>
        </w:rPr>
        <w:t>表示节点间可建立的通信链路，</w:t>
      </w:r>
      <w:r w:rsidRPr="00F91172">
        <w:rPr>
          <w:color w:val="000000"/>
          <w:sz w:val="21"/>
          <w:szCs w:val="21"/>
        </w:rPr>
        <w:t>每条边的权值定义为</w:t>
      </w:r>
      <w:r w:rsidRPr="00F91172">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w</m:t>
            </m:r>
          </m:e>
          <m:sub>
            <m:r>
              <w:rPr>
                <w:rFonts w:ascii="Cambria Math" w:hAnsi="Cambria Math"/>
                <w:color w:val="000000"/>
                <w:sz w:val="21"/>
                <w:szCs w:val="21"/>
              </w:rPr>
              <m:t>ij</m:t>
            </m:r>
          </m:sub>
        </m:sSub>
        <m:r>
          <w:rPr>
            <w:rFonts w:ascii="Cambria Math" w:hAnsi="Cambria Math"/>
            <w:color w:val="000000"/>
            <w:sz w:val="21"/>
            <w:szCs w:val="21"/>
          </w:rPr>
          <m:t>=</m:t>
        </m:r>
        <m:r>
          <w:rPr>
            <w:rFonts w:ascii="Cambria Math" w:hAnsi="Cambria Math" w:hint="eastAsia"/>
            <w:color w:val="000000"/>
            <w:sz w:val="21"/>
            <w:szCs w:val="21"/>
          </w:rPr>
          <m:t>min</m:t>
        </m:r>
        <m:r>
          <w:rPr>
            <w:rFonts w:ascii="Cambria Math" w:hAnsi="Cambria Math"/>
            <w:color w:val="000000"/>
            <w:sz w:val="21"/>
            <w:szCs w:val="21"/>
          </w:rPr>
          <m:t>(SIN</m:t>
        </m:r>
        <m:sSub>
          <m:sSubPr>
            <m:ctrlPr>
              <w:rPr>
                <w:rFonts w:ascii="Cambria Math" w:hAnsi="Cambria Math"/>
                <w:i/>
                <w:color w:val="000000"/>
                <w:sz w:val="21"/>
                <w:szCs w:val="21"/>
              </w:rPr>
            </m:ctrlPr>
          </m:sSubPr>
          <m:e>
            <m:r>
              <w:rPr>
                <w:rFonts w:ascii="Cambria Math" w:hAnsi="Cambria Math"/>
                <w:color w:val="000000"/>
                <w:sz w:val="21"/>
                <w:szCs w:val="21"/>
              </w:rPr>
              <m:t>R</m:t>
            </m:r>
          </m:e>
          <m:sub>
            <m:r>
              <w:rPr>
                <w:rFonts w:ascii="Cambria Math" w:hAnsi="Cambria Math"/>
                <w:color w:val="000000"/>
                <w:sz w:val="21"/>
                <w:szCs w:val="21"/>
              </w:rPr>
              <m:t>ij</m:t>
            </m:r>
          </m:sub>
        </m:sSub>
        <m:r>
          <w:rPr>
            <w:rFonts w:ascii="Cambria Math" w:hAnsi="Cambria Math"/>
            <w:color w:val="000000"/>
            <w:sz w:val="21"/>
            <w:szCs w:val="21"/>
          </w:rPr>
          <m:t>,SIN</m:t>
        </m:r>
        <m:sSub>
          <m:sSubPr>
            <m:ctrlPr>
              <w:rPr>
                <w:rFonts w:ascii="Cambria Math" w:hAnsi="Cambria Math"/>
                <w:i/>
                <w:color w:val="000000"/>
                <w:sz w:val="21"/>
                <w:szCs w:val="21"/>
              </w:rPr>
            </m:ctrlPr>
          </m:sSubPr>
          <m:e>
            <m:r>
              <w:rPr>
                <w:rFonts w:ascii="Cambria Math" w:hAnsi="Cambria Math"/>
                <w:color w:val="000000"/>
                <w:sz w:val="21"/>
                <w:szCs w:val="21"/>
              </w:rPr>
              <m:t>R</m:t>
            </m:r>
          </m:e>
          <m:sub>
            <m:r>
              <w:rPr>
                <w:rFonts w:ascii="Cambria Math" w:hAnsi="Cambria Math"/>
                <w:color w:val="000000"/>
                <w:sz w:val="21"/>
                <w:szCs w:val="21"/>
              </w:rPr>
              <m:t>ji</m:t>
            </m:r>
          </m:sub>
        </m:sSub>
      </m:oMath>
      <w:r w:rsidRPr="00701309">
        <w:rPr>
          <w:rFonts w:hint="eastAsia"/>
          <w:i/>
          <w:color w:val="000000"/>
          <w:sz w:val="21"/>
          <w:szCs w:val="21"/>
        </w:rPr>
        <w:t>)</w:t>
      </w:r>
      <w:r w:rsidRPr="00701309">
        <w:rPr>
          <w:i/>
          <w:color w:val="000000"/>
          <w:sz w:val="21"/>
          <w:szCs w:val="21"/>
        </w:rPr>
        <w:t>​</w:t>
      </w:r>
      <w:r w:rsidRPr="00F91172">
        <w:rPr>
          <w:color w:val="000000"/>
          <w:sz w:val="21"/>
          <w:szCs w:val="21"/>
        </w:rPr>
        <w:t>。</w:t>
      </w:r>
      <w:r>
        <w:rPr>
          <w:rFonts w:hint="eastAsia"/>
          <w:color w:val="000000"/>
          <w:sz w:val="21"/>
          <w:szCs w:val="21"/>
        </w:rPr>
        <w:t>在此基础上执行降序</w:t>
      </w:r>
      <w:r w:rsidRPr="006632B8">
        <w:rPr>
          <w:color w:val="000000"/>
          <w:sz w:val="21"/>
          <w:szCs w:val="21"/>
        </w:rPr>
        <w:t>Kruskal</w:t>
      </w:r>
      <w:r w:rsidRPr="00F91172">
        <w:rPr>
          <w:color w:val="000000"/>
          <w:sz w:val="21"/>
          <w:szCs w:val="21"/>
        </w:rPr>
        <w:t>算法</w:t>
      </w:r>
      <w:r>
        <w:rPr>
          <w:rFonts w:hint="eastAsia"/>
          <w:color w:val="000000"/>
          <w:sz w:val="21"/>
          <w:szCs w:val="21"/>
        </w:rPr>
        <w:t>的</w:t>
      </w:r>
      <w:r w:rsidRPr="00F91172">
        <w:rPr>
          <w:color w:val="000000"/>
          <w:sz w:val="21"/>
          <w:szCs w:val="21"/>
        </w:rPr>
        <w:t>基本步骤如下：</w:t>
      </w:r>
    </w:p>
    <w:p w14:paraId="1C3630D6" w14:textId="330DCD78" w:rsidR="004A7B08" w:rsidRDefault="004A7B08" w:rsidP="004A7B08">
      <w:pPr>
        <w:spacing w:line="360" w:lineRule="auto"/>
        <w:ind w:firstLineChars="196" w:firstLine="412"/>
        <w:rPr>
          <w:color w:val="000000"/>
          <w:sz w:val="21"/>
          <w:szCs w:val="21"/>
        </w:rPr>
      </w:pPr>
      <w:r>
        <w:rPr>
          <w:rFonts w:hint="eastAsia"/>
          <w:color w:val="000000"/>
          <w:sz w:val="21"/>
          <w:szCs w:val="21"/>
        </w:rPr>
        <w:t>1</w:t>
      </w:r>
      <w:r>
        <w:rPr>
          <w:rFonts w:hint="eastAsia"/>
          <w:color w:val="000000"/>
          <w:sz w:val="21"/>
          <w:szCs w:val="21"/>
        </w:rPr>
        <w:t>）</w:t>
      </w:r>
      <w:r w:rsidRPr="004944FE">
        <w:rPr>
          <w:color w:val="000000"/>
          <w:sz w:val="21"/>
          <w:szCs w:val="21"/>
        </w:rPr>
        <w:t>将所有边按权值</w:t>
      </w:r>
      <w:r>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w</m:t>
            </m:r>
          </m:e>
          <m:sub>
            <m:r>
              <w:rPr>
                <w:rFonts w:ascii="Cambria Math" w:hAnsi="Cambria Math"/>
                <w:color w:val="000000"/>
                <w:sz w:val="21"/>
                <w:szCs w:val="21"/>
              </w:rPr>
              <m:t>ij</m:t>
            </m:r>
          </m:sub>
        </m:sSub>
      </m:oMath>
      <w:r w:rsidRPr="004944FE">
        <w:rPr>
          <w:color w:val="000000"/>
          <w:sz w:val="21"/>
          <w:szCs w:val="21"/>
        </w:rPr>
        <w:t xml:space="preserve">​ </w:t>
      </w:r>
      <w:r w:rsidRPr="004944FE">
        <w:rPr>
          <w:color w:val="000000"/>
          <w:sz w:val="21"/>
          <w:szCs w:val="21"/>
        </w:rPr>
        <w:t>从</w:t>
      </w:r>
      <w:r>
        <w:rPr>
          <w:rFonts w:hint="eastAsia"/>
          <w:color w:val="000000"/>
          <w:sz w:val="21"/>
          <w:szCs w:val="21"/>
        </w:rPr>
        <w:t>大</w:t>
      </w:r>
      <w:r w:rsidRPr="004944FE">
        <w:rPr>
          <w:color w:val="000000"/>
          <w:sz w:val="21"/>
          <w:szCs w:val="21"/>
        </w:rPr>
        <w:t>到</w:t>
      </w:r>
      <w:r>
        <w:rPr>
          <w:rFonts w:hint="eastAsia"/>
          <w:color w:val="000000"/>
          <w:sz w:val="21"/>
          <w:szCs w:val="21"/>
        </w:rPr>
        <w:t>小</w:t>
      </w:r>
      <w:r w:rsidRPr="004944FE">
        <w:rPr>
          <w:color w:val="000000"/>
          <w:sz w:val="21"/>
          <w:szCs w:val="21"/>
        </w:rPr>
        <w:t>排序；</w:t>
      </w:r>
    </w:p>
    <w:p w14:paraId="65FC5223" w14:textId="77777777" w:rsidR="004A7B08" w:rsidRDefault="004A7B08" w:rsidP="004A7B08">
      <w:pPr>
        <w:spacing w:line="360" w:lineRule="auto"/>
        <w:ind w:firstLineChars="196" w:firstLine="412"/>
        <w:rPr>
          <w:color w:val="000000"/>
          <w:sz w:val="21"/>
          <w:szCs w:val="21"/>
        </w:rPr>
      </w:pPr>
      <w:r>
        <w:rPr>
          <w:rFonts w:hint="eastAsia"/>
          <w:color w:val="000000"/>
          <w:sz w:val="21"/>
          <w:szCs w:val="21"/>
        </w:rPr>
        <w:t>2</w:t>
      </w:r>
      <w:r>
        <w:rPr>
          <w:rFonts w:hint="eastAsia"/>
          <w:color w:val="000000"/>
          <w:sz w:val="21"/>
          <w:szCs w:val="21"/>
        </w:rPr>
        <w:t>）</w:t>
      </w:r>
      <w:r w:rsidRPr="004944FE">
        <w:rPr>
          <w:color w:val="000000"/>
          <w:sz w:val="21"/>
          <w:szCs w:val="21"/>
        </w:rPr>
        <w:t>初始化森林集合</w:t>
      </w:r>
      <w:r w:rsidRPr="004944FE">
        <w:rPr>
          <w:color w:val="000000"/>
          <w:sz w:val="21"/>
          <w:szCs w:val="21"/>
        </w:rPr>
        <w:t xml:space="preserve"> </w:t>
      </w:r>
      <m:oMath>
        <m:r>
          <w:rPr>
            <w:rFonts w:ascii="Cambria Math" w:hAnsi="Cambria Math"/>
            <w:color w:val="000000"/>
            <w:sz w:val="21"/>
            <w:szCs w:val="21"/>
          </w:rPr>
          <m:t>F=</m:t>
        </m:r>
        <m:r>
          <m:rPr>
            <m:lit/>
          </m:rPr>
          <w:rPr>
            <w:rFonts w:ascii="Cambria Math" w:hAnsi="Cambria Math"/>
            <w:color w:val="000000"/>
            <w:sz w:val="21"/>
            <w:szCs w:val="21"/>
          </w:rPr>
          <m:t>{</m:t>
        </m:r>
        <m:r>
          <w:rPr>
            <w:rFonts w:ascii="Cambria Math" w:hAnsi="Cambria Math"/>
            <w:color w:val="000000"/>
            <w:sz w:val="21"/>
            <w:szCs w:val="21"/>
          </w:rPr>
          <m:t>U</m:t>
        </m:r>
        <m:r>
          <m:rPr>
            <m:lit/>
          </m:rPr>
          <w:rPr>
            <w:rFonts w:ascii="Cambria Math" w:hAnsi="Cambria Math"/>
            <w:color w:val="000000"/>
            <w:sz w:val="21"/>
            <w:szCs w:val="21"/>
          </w:rPr>
          <m:t>}</m:t>
        </m:r>
      </m:oMath>
      <w:r w:rsidRPr="004944FE">
        <w:rPr>
          <w:color w:val="000000"/>
          <w:sz w:val="21"/>
          <w:szCs w:val="21"/>
        </w:rPr>
        <w:t>，逐条遍历排序后的边；</w:t>
      </w:r>
    </w:p>
    <w:p w14:paraId="1BE80519" w14:textId="77777777" w:rsidR="004A7B08" w:rsidRDefault="004A7B08" w:rsidP="004A7B08">
      <w:pPr>
        <w:spacing w:line="360" w:lineRule="auto"/>
        <w:ind w:firstLineChars="196" w:firstLine="412"/>
        <w:rPr>
          <w:color w:val="000000"/>
          <w:sz w:val="21"/>
          <w:szCs w:val="21"/>
        </w:rPr>
      </w:pPr>
      <w:r>
        <w:rPr>
          <w:rFonts w:hint="eastAsia"/>
          <w:color w:val="000000"/>
          <w:sz w:val="21"/>
          <w:szCs w:val="21"/>
        </w:rPr>
        <w:t>3</w:t>
      </w:r>
      <w:r>
        <w:rPr>
          <w:rFonts w:hint="eastAsia"/>
          <w:color w:val="000000"/>
          <w:sz w:val="21"/>
          <w:szCs w:val="21"/>
        </w:rPr>
        <w:t>）</w:t>
      </w:r>
      <w:r w:rsidRPr="004944FE">
        <w:rPr>
          <w:color w:val="000000"/>
          <w:sz w:val="21"/>
          <w:szCs w:val="21"/>
        </w:rPr>
        <w:t>若当前边</w:t>
      </w:r>
      <w:r w:rsidRPr="004944FE">
        <w:rPr>
          <w:color w:val="000000"/>
          <w:sz w:val="21"/>
          <w:szCs w:val="21"/>
        </w:rPr>
        <w:t xml:space="preserve"> </w:t>
      </w:r>
      <m:oMath>
        <m:d>
          <m:dPr>
            <m:ctrlPr>
              <w:rPr>
                <w:rFonts w:ascii="Cambria Math" w:hAnsi="Cambria Math"/>
                <w:i/>
                <w:color w:val="000000"/>
                <w:sz w:val="21"/>
                <w:szCs w:val="21"/>
              </w:rPr>
            </m:ctrlPr>
          </m:dPr>
          <m:e>
            <m:r>
              <w:rPr>
                <w:rFonts w:ascii="Cambria Math" w:hAnsi="Cambria Math"/>
                <w:color w:val="000000"/>
                <w:sz w:val="21"/>
                <w:szCs w:val="21"/>
              </w:rPr>
              <m:t>i,j</m:t>
            </m:r>
          </m:e>
        </m:d>
      </m:oMath>
      <w:r>
        <w:rPr>
          <w:rFonts w:hint="eastAsia"/>
          <w:color w:val="000000"/>
          <w:sz w:val="21"/>
          <w:szCs w:val="21"/>
        </w:rPr>
        <w:t xml:space="preserve"> </w:t>
      </w:r>
      <w:r w:rsidRPr="004944FE">
        <w:rPr>
          <w:color w:val="000000"/>
          <w:sz w:val="21"/>
          <w:szCs w:val="21"/>
        </w:rPr>
        <w:t>连接的两个节点属于不同子集，则将该边加入</w:t>
      </w:r>
      <w:r w:rsidRPr="004944FE">
        <w:rPr>
          <w:color w:val="000000"/>
          <w:sz w:val="21"/>
          <w:szCs w:val="21"/>
        </w:rPr>
        <w:t xml:space="preserve"> </w:t>
      </w:r>
      <m:oMath>
        <m:r>
          <w:rPr>
            <w:rFonts w:ascii="Cambria Math" w:hAnsi="Cambria Math"/>
            <w:color w:val="000000"/>
            <w:sz w:val="21"/>
            <w:szCs w:val="21"/>
          </w:rPr>
          <m:t>MBST</m:t>
        </m:r>
        <m:d>
          <m:dPr>
            <m:ctrlPr>
              <w:rPr>
                <w:rFonts w:ascii="Cambria Math" w:hAnsi="Cambria Math"/>
                <w:i/>
                <w:color w:val="000000"/>
                <w:sz w:val="21"/>
                <w:szCs w:val="21"/>
              </w:rPr>
            </m:ctrlPr>
          </m:dPr>
          <m:e>
            <m:r>
              <w:rPr>
                <w:rFonts w:ascii="Cambria Math" w:hAnsi="Cambria Math"/>
                <w:color w:val="000000"/>
                <w:sz w:val="21"/>
                <w:szCs w:val="21"/>
              </w:rPr>
              <m:t>t</m:t>
            </m:r>
          </m:e>
        </m:d>
      </m:oMath>
      <w:r w:rsidRPr="004944FE">
        <w:rPr>
          <w:color w:val="000000"/>
          <w:sz w:val="21"/>
          <w:szCs w:val="21"/>
        </w:rPr>
        <w:t>，并合并对应的子集；</w:t>
      </w:r>
    </w:p>
    <w:p w14:paraId="2F1857A4" w14:textId="77777777" w:rsidR="004A7B08" w:rsidRDefault="004A7B08" w:rsidP="004A7B08">
      <w:pPr>
        <w:spacing w:line="360" w:lineRule="auto"/>
        <w:ind w:firstLineChars="196" w:firstLine="412"/>
        <w:rPr>
          <w:color w:val="000000"/>
          <w:sz w:val="21"/>
          <w:szCs w:val="21"/>
        </w:rPr>
      </w:pPr>
      <w:r>
        <w:rPr>
          <w:rFonts w:hint="eastAsia"/>
          <w:color w:val="000000"/>
          <w:sz w:val="21"/>
          <w:szCs w:val="21"/>
        </w:rPr>
        <w:t>4</w:t>
      </w:r>
      <w:r>
        <w:rPr>
          <w:rFonts w:hint="eastAsia"/>
          <w:color w:val="000000"/>
          <w:sz w:val="21"/>
          <w:szCs w:val="21"/>
        </w:rPr>
        <w:t>）</w:t>
      </w:r>
      <w:r w:rsidRPr="004944FE">
        <w:rPr>
          <w:color w:val="000000"/>
          <w:sz w:val="21"/>
          <w:szCs w:val="21"/>
        </w:rPr>
        <w:t>重复步骤</w:t>
      </w:r>
      <w:r w:rsidRPr="004944FE">
        <w:rPr>
          <w:color w:val="000000"/>
          <w:sz w:val="21"/>
          <w:szCs w:val="21"/>
        </w:rPr>
        <w:t>3</w:t>
      </w:r>
      <w:r w:rsidRPr="004944FE">
        <w:rPr>
          <w:color w:val="000000"/>
          <w:sz w:val="21"/>
          <w:szCs w:val="21"/>
        </w:rPr>
        <w:t>，直至所有节点连通。</w:t>
      </w:r>
    </w:p>
    <w:p w14:paraId="53E6F3F6" w14:textId="77777777" w:rsidR="004A7B08" w:rsidRDefault="004A7B08" w:rsidP="004A7B08">
      <w:pPr>
        <w:spacing w:line="360" w:lineRule="auto"/>
        <w:ind w:firstLineChars="196" w:firstLine="412"/>
        <w:rPr>
          <w:color w:val="000000"/>
          <w:sz w:val="21"/>
          <w:szCs w:val="21"/>
        </w:rPr>
      </w:pPr>
      <w:r w:rsidRPr="004944FE">
        <w:rPr>
          <w:color w:val="000000"/>
          <w:sz w:val="21"/>
          <w:szCs w:val="21"/>
        </w:rPr>
        <w:t>该过程确保了在每个时刻生成的</w:t>
      </w:r>
      <w:r w:rsidRPr="00BD6FA8">
        <w:rPr>
          <w:color w:val="000000"/>
          <w:sz w:val="21"/>
          <w:szCs w:val="21"/>
        </w:rPr>
        <w:t xml:space="preserve"> </w:t>
      </w:r>
      <m:oMath>
        <m:r>
          <m:rPr>
            <m:sty m:val="p"/>
          </m:rPr>
          <w:rPr>
            <w:rFonts w:ascii="Cambria Math" w:hAnsi="Cambria Math"/>
            <w:color w:val="000000"/>
            <w:sz w:val="21"/>
            <w:szCs w:val="21"/>
          </w:rPr>
          <m:t>MBST</m:t>
        </m:r>
      </m:oMath>
      <w:r w:rsidRPr="00BD6FA8">
        <w:rPr>
          <w:color w:val="000000"/>
          <w:sz w:val="21"/>
          <w:szCs w:val="21"/>
        </w:rPr>
        <w:t xml:space="preserve"> </w:t>
      </w:r>
      <w:r w:rsidRPr="004944FE">
        <w:rPr>
          <w:color w:val="000000"/>
          <w:sz w:val="21"/>
          <w:szCs w:val="21"/>
        </w:rPr>
        <w:t>拥有</w:t>
      </w:r>
      <w:r>
        <w:rPr>
          <w:rFonts w:hint="eastAsia"/>
          <w:color w:val="000000"/>
          <w:sz w:val="21"/>
          <w:szCs w:val="21"/>
        </w:rPr>
        <w:t>易于维护</w:t>
      </w:r>
      <w:r w:rsidRPr="004944FE">
        <w:rPr>
          <w:color w:val="000000"/>
          <w:sz w:val="21"/>
          <w:szCs w:val="21"/>
        </w:rPr>
        <w:t>的通信主干网络结构。随着无人机的运动和信道环境的变化，系统</w:t>
      </w:r>
      <w:r>
        <w:rPr>
          <w:rFonts w:hint="eastAsia"/>
          <w:color w:val="000000"/>
          <w:sz w:val="21"/>
          <w:szCs w:val="21"/>
        </w:rPr>
        <w:t>每执行完单步规划会</w:t>
      </w:r>
      <w:r w:rsidRPr="004944FE">
        <w:rPr>
          <w:color w:val="000000"/>
          <w:sz w:val="21"/>
          <w:szCs w:val="21"/>
        </w:rPr>
        <w:t>重新计算</w:t>
      </w:r>
      <w:r w:rsidRPr="004944FE">
        <w:rPr>
          <w:color w:val="000000"/>
          <w:sz w:val="21"/>
          <w:szCs w:val="21"/>
        </w:rPr>
        <w:t xml:space="preserve"> SINR </w:t>
      </w:r>
      <w:r w:rsidRPr="004944FE">
        <w:rPr>
          <w:color w:val="000000"/>
          <w:sz w:val="21"/>
          <w:szCs w:val="21"/>
        </w:rPr>
        <w:t>并更新</w:t>
      </w:r>
      <w:r w:rsidRPr="004944FE">
        <w:rPr>
          <w:color w:val="000000"/>
          <w:sz w:val="21"/>
          <w:szCs w:val="21"/>
        </w:rPr>
        <w:t xml:space="preserve"> </w:t>
      </w:r>
      <m:oMath>
        <m:r>
          <w:rPr>
            <w:rFonts w:ascii="Cambria Math" w:hAnsi="Cambria Math"/>
            <w:color w:val="000000"/>
            <w:sz w:val="21"/>
            <w:szCs w:val="21"/>
          </w:rPr>
          <m:t>MBST</m:t>
        </m:r>
        <m:d>
          <m:dPr>
            <m:ctrlPr>
              <w:rPr>
                <w:rFonts w:ascii="Cambria Math" w:hAnsi="Cambria Math"/>
                <w:color w:val="000000"/>
                <w:sz w:val="21"/>
                <w:szCs w:val="21"/>
              </w:rPr>
            </m:ctrlPr>
          </m:dPr>
          <m:e>
            <m:r>
              <w:rPr>
                <w:rFonts w:ascii="Cambria Math" w:hAnsi="Cambria Math"/>
                <w:color w:val="000000"/>
                <w:sz w:val="21"/>
                <w:szCs w:val="21"/>
              </w:rPr>
              <m:t>t</m:t>
            </m:r>
          </m:e>
        </m:d>
      </m:oMath>
      <w:r w:rsidRPr="004944FE">
        <w:rPr>
          <w:color w:val="000000"/>
          <w:sz w:val="21"/>
          <w:szCs w:val="21"/>
        </w:rPr>
        <w:t>，</w:t>
      </w:r>
      <w:r>
        <w:rPr>
          <w:rFonts w:hint="eastAsia"/>
          <w:color w:val="000000"/>
          <w:sz w:val="21"/>
          <w:szCs w:val="21"/>
        </w:rPr>
        <w:t>为后续的</w:t>
      </w:r>
      <w:r>
        <w:rPr>
          <w:color w:val="000000"/>
          <w:sz w:val="21"/>
          <w:szCs w:val="21"/>
        </w:rPr>
        <w:t>APF</w:t>
      </w:r>
      <w:r>
        <w:rPr>
          <w:rFonts w:hint="eastAsia"/>
          <w:color w:val="000000"/>
          <w:sz w:val="21"/>
          <w:szCs w:val="21"/>
        </w:rPr>
        <w:t>方法的通信保持力计算提供基础。</w:t>
      </w:r>
    </w:p>
    <w:p w14:paraId="1A0CB463" w14:textId="5E2A05D9" w:rsidR="00BD6FA8" w:rsidRPr="00BD6FA8" w:rsidRDefault="00BD6FA8" w:rsidP="00BD6FA8">
      <w:pPr>
        <w:spacing w:line="360" w:lineRule="auto"/>
        <w:outlineLvl w:val="2"/>
        <w:rPr>
          <w:rFonts w:ascii="宋体" w:hAnsi="宋体"/>
          <w:color w:val="000000"/>
          <w:sz w:val="21"/>
          <w:szCs w:val="21"/>
        </w:rPr>
      </w:pPr>
      <w:r w:rsidRPr="00B1664F">
        <w:rPr>
          <w:rFonts w:ascii="宋体" w:hAnsi="宋体" w:hint="eastAsia"/>
          <w:color w:val="000000"/>
          <w:sz w:val="21"/>
          <w:szCs w:val="21"/>
        </w:rPr>
        <w:t>3</w:t>
      </w:r>
      <w:r w:rsidRPr="00B1664F">
        <w:rPr>
          <w:rFonts w:ascii="宋体" w:hAnsi="宋体"/>
          <w:color w:val="000000"/>
          <w:sz w:val="21"/>
          <w:szCs w:val="21"/>
        </w:rPr>
        <w:t>.3.</w:t>
      </w:r>
      <w:r w:rsidR="004A7B08">
        <w:rPr>
          <w:rFonts w:ascii="宋体" w:hAnsi="宋体"/>
          <w:color w:val="000000"/>
          <w:sz w:val="21"/>
          <w:szCs w:val="21"/>
        </w:rPr>
        <w:t>2</w:t>
      </w:r>
      <w:r w:rsidRPr="00B1664F">
        <w:rPr>
          <w:rFonts w:ascii="宋体" w:hAnsi="宋体"/>
          <w:color w:val="000000"/>
          <w:sz w:val="21"/>
          <w:szCs w:val="21"/>
        </w:rPr>
        <w:t xml:space="preserve"> </w:t>
      </w:r>
      <w:r w:rsidRPr="00B1664F">
        <w:rPr>
          <w:rFonts w:ascii="宋体" w:hAnsi="宋体" w:hint="eastAsia"/>
          <w:color w:val="000000"/>
          <w:sz w:val="21"/>
          <w:szCs w:val="21"/>
        </w:rPr>
        <w:t>基于M</w:t>
      </w:r>
      <w:r w:rsidRPr="00B1664F">
        <w:rPr>
          <w:rFonts w:ascii="宋体" w:hAnsi="宋体"/>
          <w:color w:val="000000"/>
          <w:sz w:val="21"/>
          <w:szCs w:val="21"/>
        </w:rPr>
        <w:t>BST</w:t>
      </w:r>
      <w:r>
        <w:rPr>
          <w:rFonts w:ascii="宋体" w:hAnsi="宋体" w:hint="eastAsia"/>
          <w:color w:val="000000"/>
          <w:sz w:val="21"/>
          <w:szCs w:val="21"/>
        </w:rPr>
        <w:t>的A</w:t>
      </w:r>
      <w:r>
        <w:rPr>
          <w:rFonts w:ascii="宋体" w:hAnsi="宋体"/>
          <w:color w:val="000000"/>
          <w:sz w:val="21"/>
          <w:szCs w:val="21"/>
        </w:rPr>
        <w:t>PF</w:t>
      </w:r>
      <w:r>
        <w:rPr>
          <w:rFonts w:ascii="宋体" w:hAnsi="宋体" w:hint="eastAsia"/>
          <w:color w:val="000000"/>
          <w:sz w:val="21"/>
          <w:szCs w:val="21"/>
        </w:rPr>
        <w:t>局部规划</w:t>
      </w:r>
    </w:p>
    <w:p w14:paraId="139A29A9" w14:textId="112FAD4C" w:rsidR="00265414" w:rsidRDefault="004A7B08" w:rsidP="000F4F18">
      <w:pPr>
        <w:spacing w:line="360" w:lineRule="auto"/>
        <w:ind w:firstLineChars="196" w:firstLine="412"/>
        <w:rPr>
          <w:color w:val="000000"/>
          <w:sz w:val="21"/>
          <w:szCs w:val="21"/>
        </w:rPr>
      </w:pPr>
      <w:bookmarkStart w:id="112" w:name="OLE_LINK17"/>
      <w:bookmarkEnd w:id="110"/>
      <w:r w:rsidRPr="00B1664F">
        <w:rPr>
          <w:rFonts w:ascii="宋体" w:hAnsi="宋体" w:hint="eastAsia"/>
          <w:color w:val="000000"/>
          <w:sz w:val="21"/>
          <w:szCs w:val="21"/>
        </w:rPr>
        <w:t>基于M</w:t>
      </w:r>
      <w:r w:rsidRPr="00B1664F">
        <w:rPr>
          <w:rFonts w:ascii="宋体" w:hAnsi="宋体"/>
          <w:color w:val="000000"/>
          <w:sz w:val="21"/>
          <w:szCs w:val="21"/>
        </w:rPr>
        <w:t>BST</w:t>
      </w:r>
      <w:r>
        <w:rPr>
          <w:rFonts w:ascii="宋体" w:hAnsi="宋体" w:hint="eastAsia"/>
          <w:color w:val="000000"/>
          <w:sz w:val="21"/>
          <w:szCs w:val="21"/>
        </w:rPr>
        <w:t>的A</w:t>
      </w:r>
      <w:r>
        <w:rPr>
          <w:rFonts w:ascii="宋体" w:hAnsi="宋体"/>
          <w:color w:val="000000"/>
          <w:sz w:val="21"/>
          <w:szCs w:val="21"/>
        </w:rPr>
        <w:t>PF</w:t>
      </w:r>
      <w:r>
        <w:rPr>
          <w:rFonts w:ascii="宋体" w:hAnsi="宋体" w:hint="eastAsia"/>
          <w:color w:val="000000"/>
          <w:sz w:val="21"/>
          <w:szCs w:val="21"/>
        </w:rPr>
        <w:t>局部</w:t>
      </w:r>
      <w:commentRangeStart w:id="113"/>
      <w:commentRangeStart w:id="114"/>
      <w:r w:rsidR="00265414" w:rsidRPr="00265414">
        <w:rPr>
          <w:color w:val="000000"/>
          <w:sz w:val="21"/>
          <w:szCs w:val="21"/>
        </w:rPr>
        <w:t>规划通过</w:t>
      </w:r>
      <w:r w:rsidR="00D049F8">
        <w:rPr>
          <w:rFonts w:hint="eastAsia"/>
          <w:color w:val="000000"/>
          <w:sz w:val="21"/>
          <w:szCs w:val="21"/>
        </w:rPr>
        <w:t>基于最大</w:t>
      </w:r>
      <w:r w:rsidR="00D049F8">
        <w:rPr>
          <w:rFonts w:hint="eastAsia"/>
          <w:color w:val="000000"/>
          <w:sz w:val="21"/>
          <w:szCs w:val="21"/>
        </w:rPr>
        <w:t>S</w:t>
      </w:r>
      <w:r w:rsidR="00D049F8">
        <w:rPr>
          <w:color w:val="000000"/>
          <w:sz w:val="21"/>
          <w:szCs w:val="21"/>
        </w:rPr>
        <w:t>INR</w:t>
      </w:r>
      <w:r w:rsidR="00D049F8">
        <w:rPr>
          <w:rFonts w:hint="eastAsia"/>
          <w:color w:val="000000"/>
          <w:sz w:val="21"/>
          <w:szCs w:val="21"/>
        </w:rPr>
        <w:t>瓶颈生成树构建</w:t>
      </w:r>
      <w:r w:rsidR="00BD6FA8">
        <w:rPr>
          <w:rFonts w:hint="eastAsia"/>
          <w:color w:val="000000"/>
          <w:sz w:val="21"/>
          <w:szCs w:val="21"/>
        </w:rPr>
        <w:t>的</w:t>
      </w:r>
      <w:r w:rsidR="00D049F8">
        <w:rPr>
          <w:rFonts w:hint="eastAsia"/>
          <w:color w:val="000000"/>
          <w:sz w:val="21"/>
          <w:szCs w:val="21"/>
        </w:rPr>
        <w:t>主干通信保持网络</w:t>
      </w:r>
      <w:commentRangeEnd w:id="113"/>
      <w:r w:rsidR="00E83987">
        <w:rPr>
          <w:rStyle w:val="ac"/>
        </w:rPr>
        <w:commentReference w:id="113"/>
      </w:r>
      <w:commentRangeEnd w:id="114"/>
      <w:r w:rsidR="009C77F3">
        <w:rPr>
          <w:rStyle w:val="ac"/>
        </w:rPr>
        <w:commentReference w:id="114"/>
      </w:r>
      <w:r w:rsidR="00265414" w:rsidRPr="00265414">
        <w:rPr>
          <w:color w:val="000000"/>
          <w:sz w:val="21"/>
          <w:szCs w:val="21"/>
        </w:rPr>
        <w:t>，将局部避障、路径跟随与通信保持等任务转化为可连续求解的力场叠加问题，从而实现无人机的协同控制</w:t>
      </w:r>
      <w:r w:rsidR="00083B11">
        <w:rPr>
          <w:rFonts w:hint="eastAsia"/>
          <w:color w:val="000000"/>
          <w:sz w:val="21"/>
          <w:szCs w:val="21"/>
        </w:rPr>
        <w:t>，确保无人机在</w:t>
      </w:r>
      <w:r w:rsidR="00083B11" w:rsidRPr="00265414">
        <w:rPr>
          <w:color w:val="000000"/>
          <w:sz w:val="21"/>
          <w:szCs w:val="21"/>
        </w:rPr>
        <w:t>复杂干扰与动态环境下保持</w:t>
      </w:r>
      <w:r w:rsidR="00083B11">
        <w:rPr>
          <w:rFonts w:hint="eastAsia"/>
          <w:color w:val="000000"/>
          <w:sz w:val="21"/>
          <w:szCs w:val="21"/>
        </w:rPr>
        <w:t>单步</w:t>
      </w:r>
      <w:r w:rsidR="00083B11" w:rsidRPr="00265414">
        <w:rPr>
          <w:color w:val="000000"/>
          <w:sz w:val="21"/>
          <w:szCs w:val="21"/>
        </w:rPr>
        <w:t>路径可行的同时维持通信连通性与运动稳定性。</w:t>
      </w:r>
    </w:p>
    <w:p w14:paraId="0D164EC2" w14:textId="6993F553" w:rsidR="000F4F18" w:rsidRPr="00A9585A" w:rsidRDefault="000F4F18" w:rsidP="000F4F18">
      <w:pPr>
        <w:spacing w:line="360" w:lineRule="auto"/>
        <w:ind w:firstLineChars="196" w:firstLine="412"/>
        <w:rPr>
          <w:color w:val="000000"/>
          <w:sz w:val="21"/>
          <w:szCs w:val="21"/>
        </w:rPr>
      </w:pPr>
      <w:r w:rsidRPr="00A9585A">
        <w:rPr>
          <w:color w:val="000000"/>
          <w:sz w:val="21"/>
          <w:szCs w:val="21"/>
        </w:rPr>
        <w:t>在该模型中，每个无人机</w:t>
      </w:r>
      <w:r w:rsidRPr="00A9585A">
        <w:rPr>
          <w:color w:val="000000"/>
          <w:sz w:val="21"/>
          <w:szCs w:val="21"/>
        </w:rPr>
        <w:t xml:space="preserve"> </w:t>
      </w:r>
      <m:oMath>
        <m:r>
          <w:rPr>
            <w:rFonts w:ascii="Cambria Math" w:hAnsi="Cambria Math"/>
            <w:color w:val="000000"/>
            <w:sz w:val="21"/>
            <w:szCs w:val="21"/>
          </w:rPr>
          <m:t>i</m:t>
        </m:r>
        <m:r>
          <m:rPr>
            <m:sty m:val="p"/>
          </m:rPr>
          <w:rPr>
            <w:rFonts w:ascii="Cambria Math" w:hAnsi="Cambria Math"/>
            <w:color w:val="000000"/>
            <w:sz w:val="21"/>
            <w:szCs w:val="21"/>
          </w:rPr>
          <m:t xml:space="preserve"> </m:t>
        </m:r>
      </m:oMath>
      <w:r w:rsidR="0042304C" w:rsidRPr="00A9585A">
        <w:rPr>
          <w:rFonts w:hint="eastAsia"/>
          <w:color w:val="000000"/>
          <w:sz w:val="21"/>
          <w:szCs w:val="21"/>
        </w:rPr>
        <w:t xml:space="preserve"> </w:t>
      </w:r>
      <w:r w:rsidRPr="00A9585A">
        <w:rPr>
          <w:color w:val="000000"/>
          <w:sz w:val="21"/>
          <w:szCs w:val="21"/>
        </w:rPr>
        <w:t>在时刻</w:t>
      </w:r>
      <w:r w:rsidRPr="00A9585A">
        <w:rPr>
          <w:color w:val="000000"/>
          <w:sz w:val="21"/>
          <w:szCs w:val="21"/>
        </w:rPr>
        <w:t xml:space="preserve"> </w:t>
      </w:r>
      <m:oMath>
        <m:r>
          <w:rPr>
            <w:rFonts w:ascii="Cambria Math" w:hAnsi="Cambria Math"/>
            <w:color w:val="000000"/>
            <w:sz w:val="21"/>
            <w:szCs w:val="21"/>
          </w:rPr>
          <m:t>t</m:t>
        </m:r>
      </m:oMath>
      <w:r w:rsidRPr="00A9585A">
        <w:rPr>
          <w:color w:val="000000"/>
          <w:sz w:val="21"/>
          <w:szCs w:val="21"/>
        </w:rPr>
        <w:t xml:space="preserve"> </w:t>
      </w:r>
      <w:r w:rsidRPr="00A9585A">
        <w:rPr>
          <w:color w:val="000000"/>
          <w:sz w:val="21"/>
          <w:szCs w:val="21"/>
        </w:rPr>
        <w:t>的总作用力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被分解为三个互补的势场分量：目标导向引力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w:t>
      </w:r>
      <w:r w:rsidR="0042304C" w:rsidRPr="00A9585A">
        <w:rPr>
          <w:rFonts w:hint="eastAsia"/>
          <w:color w:val="000000"/>
          <w:sz w:val="21"/>
          <w:szCs w:val="21"/>
        </w:rPr>
        <w:t>碰撞避免</w:t>
      </w:r>
      <w:r w:rsidRPr="00A9585A">
        <w:rPr>
          <w:color w:val="000000"/>
          <w:sz w:val="21"/>
          <w:szCs w:val="21"/>
        </w:rPr>
        <w:t>斥力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与基于最</w:t>
      </w:r>
      <w:r w:rsidR="00D049F8">
        <w:rPr>
          <w:rFonts w:hint="eastAsia"/>
          <w:color w:val="000000"/>
          <w:sz w:val="21"/>
          <w:szCs w:val="21"/>
        </w:rPr>
        <w:t>大</w:t>
      </w:r>
      <w:r w:rsidR="004A7B08">
        <w:rPr>
          <w:rFonts w:hint="eastAsia"/>
          <w:color w:val="000000"/>
          <w:sz w:val="21"/>
          <w:szCs w:val="21"/>
        </w:rPr>
        <w:t>S</w:t>
      </w:r>
      <w:r w:rsidR="004A7B08">
        <w:rPr>
          <w:color w:val="000000"/>
          <w:sz w:val="21"/>
          <w:szCs w:val="21"/>
        </w:rPr>
        <w:t>INR</w:t>
      </w:r>
      <w:r w:rsidR="00B9239D">
        <w:rPr>
          <w:rFonts w:hint="eastAsia"/>
          <w:color w:val="000000"/>
          <w:sz w:val="21"/>
          <w:szCs w:val="21"/>
        </w:rPr>
        <w:t>瓶颈</w:t>
      </w:r>
      <w:r w:rsidRPr="00A9585A">
        <w:rPr>
          <w:color w:val="000000"/>
          <w:sz w:val="21"/>
          <w:szCs w:val="21"/>
        </w:rPr>
        <w:t>生成树（</w:t>
      </w:r>
      <w:r w:rsidRPr="00A9585A">
        <w:rPr>
          <w:color w:val="000000"/>
          <w:sz w:val="21"/>
          <w:szCs w:val="21"/>
        </w:rPr>
        <w:t>M</w:t>
      </w:r>
      <w:r w:rsidR="00B9239D">
        <w:rPr>
          <w:color w:val="000000"/>
          <w:sz w:val="21"/>
          <w:szCs w:val="21"/>
        </w:rPr>
        <w:t>B</w:t>
      </w:r>
      <w:r w:rsidRPr="00A9585A">
        <w:rPr>
          <w:color w:val="000000"/>
          <w:sz w:val="21"/>
          <w:szCs w:val="21"/>
        </w:rPr>
        <w:t>ST</w:t>
      </w:r>
      <w:r w:rsidRPr="00A9585A">
        <w:rPr>
          <w:color w:val="000000"/>
          <w:sz w:val="21"/>
          <w:szCs w:val="21"/>
        </w:rPr>
        <w:t>）的</w:t>
      </w:r>
      <w:r w:rsidRPr="00A9585A">
        <w:rPr>
          <w:rFonts w:hint="eastAsia"/>
          <w:color w:val="000000"/>
          <w:sz w:val="21"/>
          <w:szCs w:val="21"/>
        </w:rPr>
        <w:t>连通</w:t>
      </w:r>
      <w:r w:rsidR="0042304C" w:rsidRPr="00A9585A">
        <w:rPr>
          <w:rFonts w:hint="eastAsia"/>
          <w:color w:val="000000"/>
          <w:sz w:val="21"/>
          <w:szCs w:val="21"/>
        </w:rPr>
        <w:t>保持</w:t>
      </w:r>
      <w:r w:rsidR="00B9239D">
        <w:rPr>
          <w:rFonts w:hint="eastAsia"/>
          <w:color w:val="000000"/>
          <w:sz w:val="21"/>
          <w:szCs w:val="21"/>
        </w:rPr>
        <w:t>引</w:t>
      </w:r>
      <w:r w:rsidRPr="00A9585A">
        <w:rPr>
          <w:color w:val="000000"/>
          <w:sz w:val="21"/>
          <w:szCs w:val="21"/>
        </w:rPr>
        <w:t>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w:t>
      </w:r>
      <w:r w:rsidR="00146CCD" w:rsidRPr="00A9585A">
        <w:rPr>
          <w:color w:val="000000"/>
          <w:sz w:val="21"/>
          <w:szCs w:val="21"/>
        </w:rPr>
        <w:t>第</w:t>
      </w:r>
      <w:r w:rsidR="00146CCD" w:rsidRPr="00A9585A">
        <w:rPr>
          <w:color w:val="000000"/>
          <w:sz w:val="21"/>
          <w:szCs w:val="21"/>
        </w:rPr>
        <w:t xml:space="preserve"> </w:t>
      </w:r>
      <m:oMath>
        <m:r>
          <w:rPr>
            <w:rFonts w:ascii="Cambria Math" w:hAnsi="Cambria Math"/>
            <w:color w:val="000000"/>
            <w:sz w:val="21"/>
            <w:szCs w:val="21"/>
          </w:rPr>
          <m:t>i</m:t>
        </m:r>
      </m:oMath>
      <w:r w:rsidR="00146CCD" w:rsidRPr="00A9585A">
        <w:rPr>
          <w:color w:val="000000"/>
          <w:sz w:val="21"/>
          <w:szCs w:val="21"/>
        </w:rPr>
        <w:t xml:space="preserve"> </w:t>
      </w:r>
      <w:r w:rsidR="00146CCD" w:rsidRPr="00A9585A">
        <w:rPr>
          <w:color w:val="000000"/>
          <w:sz w:val="21"/>
          <w:szCs w:val="21"/>
        </w:rPr>
        <w:t>个无人机在</w:t>
      </w:r>
      <w:r w:rsidR="00146CCD">
        <w:rPr>
          <w:rFonts w:hint="eastAsia"/>
          <w:color w:val="000000"/>
          <w:sz w:val="21"/>
          <w:szCs w:val="21"/>
        </w:rPr>
        <w:t>二</w:t>
      </w:r>
      <w:r w:rsidR="00146CCD" w:rsidRPr="00A9585A">
        <w:rPr>
          <w:color w:val="000000"/>
          <w:sz w:val="21"/>
          <w:szCs w:val="21"/>
        </w:rPr>
        <w:t>维空间中受到的总合力向量</w:t>
      </w:r>
      <w:r w:rsidR="00146CCD">
        <w:rPr>
          <w:rFonts w:hint="eastAsia"/>
          <w:color w:val="000000"/>
          <w:sz w:val="21"/>
          <w:szCs w:val="21"/>
        </w:rPr>
        <w:t>为</w:t>
      </w:r>
    </w:p>
    <w:p w14:paraId="2BD8264B" w14:textId="197F6096" w:rsidR="000F4F18" w:rsidRPr="00A9585A" w:rsidRDefault="000A77FB"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 =</m:t>
              </m:r>
              <m:r>
                <w:rPr>
                  <w:rFonts w:ascii="Cambria Math" w:hAnsi="Cambria Math"/>
                  <w:color w:val="000000"/>
                  <w:sz w:val="21"/>
                  <w:szCs w:val="21"/>
                </w:rPr>
                <m:t>α</m:t>
              </m:r>
              <m:r>
                <m:rPr>
                  <m:sty m:val="p"/>
                </m:rPr>
                <w:rPr>
                  <w:rFonts w:ascii="Cambria Math" w:hAnsi="Cambria Math"/>
                  <w:color w:val="000000"/>
                  <w:sz w:val="21"/>
                  <w:szCs w:val="21"/>
                </w:rPr>
                <m:t> </m:t>
              </m:r>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r>
                <w:rPr>
                  <w:rFonts w:ascii="Cambria Math" w:hAnsi="Cambria Math"/>
                  <w:color w:val="000000"/>
                  <w:sz w:val="21"/>
                  <w:szCs w:val="21"/>
                </w:rPr>
                <m:t>β</m:t>
              </m:r>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 </m:t>
              </m:r>
              <m:r>
                <w:rPr>
                  <w:rFonts w:ascii="Cambria Math" w:hAnsi="Cambria Math"/>
                  <w:color w:val="000000"/>
                  <w:sz w:val="21"/>
                  <w:szCs w:val="21"/>
                </w:rPr>
                <m:t>η</m:t>
              </m:r>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19</m:t>
                  </m:r>
                </m:e>
              </m:d>
            </m:e>
          </m:eqArr>
        </m:oMath>
      </m:oMathPara>
    </w:p>
    <w:p w14:paraId="089A65CB" w14:textId="2D2A9BA9" w:rsidR="008A031F" w:rsidRPr="008A031F" w:rsidRDefault="00146CCD" w:rsidP="008A031F">
      <w:pPr>
        <w:spacing w:line="360" w:lineRule="auto"/>
        <w:ind w:firstLineChars="196" w:firstLine="412"/>
        <w:rPr>
          <w:color w:val="000000"/>
          <w:sz w:val="21"/>
          <w:szCs w:val="21"/>
        </w:rPr>
      </w:pPr>
      <w:r>
        <w:rPr>
          <w:rFonts w:hint="eastAsia"/>
          <w:color w:val="000000"/>
          <w:sz w:val="21"/>
          <w:szCs w:val="21"/>
        </w:rPr>
        <w:lastRenderedPageBreak/>
        <w:t>其中，</w:t>
      </w:r>
      <m:oMath>
        <m:r>
          <w:rPr>
            <w:rFonts w:ascii="Cambria Math" w:hAnsi="Cambria Math"/>
            <w:color w:val="000000"/>
            <w:sz w:val="21"/>
            <w:szCs w:val="21"/>
          </w:rPr>
          <m:t>α,β,η</m:t>
        </m:r>
        <m:r>
          <m:rPr>
            <m:sty m:val="p"/>
          </m:rPr>
          <w:rPr>
            <w:rFonts w:ascii="Cambria Math" w:hAnsi="Cambria Math" w:hint="eastAsia"/>
            <w:color w:val="000000"/>
            <w:sz w:val="21"/>
            <w:szCs w:val="21"/>
          </w:rPr>
          <m:t>∈</m:t>
        </m:r>
        <m:sSup>
          <m:sSupPr>
            <m:ctrlPr>
              <w:rPr>
                <w:rFonts w:ascii="Cambria Math" w:hAnsi="Cambria Math"/>
                <w:color w:val="000000"/>
                <w:sz w:val="21"/>
                <w:szCs w:val="21"/>
              </w:rPr>
            </m:ctrlPr>
          </m:sSupPr>
          <m:e>
            <m:r>
              <w:rPr>
                <w:rFonts w:ascii="Cambria Math" w:hAnsi="Cambria Math"/>
                <w:color w:val="000000"/>
                <w:sz w:val="21"/>
                <w:szCs w:val="21"/>
              </w:rPr>
              <m:t>R</m:t>
            </m:r>
          </m:e>
          <m:sup>
            <m:r>
              <m:rPr>
                <m:sty m:val="p"/>
              </m:rPr>
              <w:rPr>
                <w:rFonts w:ascii="Cambria Math" w:hAnsi="Cambria Math"/>
                <w:color w:val="000000"/>
                <w:sz w:val="21"/>
                <w:szCs w:val="21"/>
              </w:rPr>
              <m:t>+</m:t>
            </m:r>
          </m:sup>
        </m:sSup>
      </m:oMath>
      <w:r w:rsidR="000F4F18" w:rsidRPr="00A9585A">
        <w:rPr>
          <w:color w:val="000000"/>
          <w:sz w:val="21"/>
          <w:szCs w:val="21"/>
        </w:rPr>
        <w:t xml:space="preserve"> </w:t>
      </w:r>
      <w:r w:rsidR="000F4F18" w:rsidRPr="00A9585A">
        <w:rPr>
          <w:color w:val="000000"/>
          <w:sz w:val="21"/>
          <w:szCs w:val="21"/>
        </w:rPr>
        <w:t>为吸引力、斥力与</w:t>
      </w:r>
      <w:r w:rsidR="00EB3E91">
        <w:rPr>
          <w:rFonts w:hint="eastAsia"/>
          <w:color w:val="000000"/>
          <w:sz w:val="21"/>
          <w:szCs w:val="21"/>
        </w:rPr>
        <w:t>保持</w:t>
      </w:r>
      <w:r w:rsidR="000F4F18" w:rsidRPr="00A9585A">
        <w:rPr>
          <w:color w:val="000000"/>
          <w:sz w:val="21"/>
          <w:szCs w:val="21"/>
        </w:rPr>
        <w:t>力分量的正权重系数，用以反映不同</w:t>
      </w:r>
      <w:r w:rsidR="000F4F18" w:rsidRPr="00A9585A">
        <w:rPr>
          <w:rFonts w:hint="eastAsia"/>
          <w:color w:val="000000"/>
          <w:sz w:val="21"/>
          <w:szCs w:val="21"/>
        </w:rPr>
        <w:t>任务场景</w:t>
      </w:r>
      <w:r w:rsidR="000F4F18" w:rsidRPr="00A9585A">
        <w:rPr>
          <w:color w:val="000000"/>
          <w:sz w:val="21"/>
          <w:szCs w:val="21"/>
        </w:rPr>
        <w:t>下各分量在总合力中的相对重要性。</w:t>
      </w:r>
      <w:r w:rsidR="009E6808">
        <w:rPr>
          <w:rFonts w:hint="eastAsia"/>
          <w:color w:val="000000"/>
          <w:sz w:val="21"/>
          <w:szCs w:val="21"/>
        </w:rPr>
        <w:t>参考文献</w:t>
      </w:r>
      <w:r w:rsidR="00C41E2B">
        <w:rPr>
          <w:color w:val="000000"/>
          <w:sz w:val="21"/>
          <w:szCs w:val="21"/>
        </w:rPr>
        <w:fldChar w:fldCharType="begin"/>
      </w:r>
      <w:r w:rsidR="00C41E2B">
        <w:rPr>
          <w:color w:val="000000"/>
          <w:sz w:val="21"/>
          <w:szCs w:val="21"/>
        </w:rPr>
        <w:instrText xml:space="preserve"> REF _Ref216783765 \r \h </w:instrText>
      </w:r>
      <w:r w:rsidR="00C41E2B">
        <w:rPr>
          <w:color w:val="000000"/>
          <w:sz w:val="21"/>
          <w:szCs w:val="21"/>
        </w:rPr>
      </w:r>
      <w:r w:rsidR="00C41E2B">
        <w:rPr>
          <w:color w:val="000000"/>
          <w:sz w:val="21"/>
          <w:szCs w:val="21"/>
        </w:rPr>
        <w:fldChar w:fldCharType="separate"/>
      </w:r>
      <w:r w:rsidR="00C41E2B">
        <w:rPr>
          <w:color w:val="000000"/>
          <w:sz w:val="21"/>
          <w:szCs w:val="21"/>
        </w:rPr>
        <w:t>[19]</w:t>
      </w:r>
      <w:r w:rsidR="00C41E2B">
        <w:rPr>
          <w:color w:val="000000"/>
          <w:sz w:val="21"/>
          <w:szCs w:val="21"/>
        </w:rPr>
        <w:fldChar w:fldCharType="end"/>
      </w:r>
      <w:r w:rsidR="009E6808">
        <w:rPr>
          <w:rFonts w:hint="eastAsia"/>
          <w:color w:val="000000"/>
          <w:sz w:val="21"/>
          <w:szCs w:val="21"/>
        </w:rPr>
        <w:t>，</w:t>
      </w:r>
      <w:r w:rsidR="008A031F" w:rsidRPr="008A031F">
        <w:rPr>
          <w:color w:val="000000"/>
          <w:sz w:val="21"/>
          <w:szCs w:val="21"/>
        </w:rPr>
        <w:t>为体现任务优先级，</w:t>
      </w:r>
      <w:r w:rsidR="008A031F">
        <w:rPr>
          <w:rFonts w:hint="eastAsia"/>
          <w:color w:val="000000"/>
          <w:sz w:val="21"/>
          <w:szCs w:val="21"/>
        </w:rPr>
        <w:t>参考一般情况下的经验参数，</w:t>
      </w:r>
      <w:r w:rsidR="008A031F" w:rsidRPr="008A031F">
        <w:rPr>
          <w:color w:val="000000"/>
          <w:sz w:val="21"/>
          <w:szCs w:val="21"/>
        </w:rPr>
        <w:t>通过数量级控制实现力场作用的分层调节，满足</w:t>
      </w:r>
      <w:r w:rsidR="008A031F">
        <w:rPr>
          <w:rFonts w:hint="eastAsia"/>
          <w:color w:val="000000"/>
          <w:sz w:val="21"/>
          <w:szCs w:val="21"/>
        </w:rPr>
        <w:t>：</w:t>
      </w:r>
    </w:p>
    <w:p w14:paraId="6F9F0773" w14:textId="3A4895E4" w:rsidR="008A031F" w:rsidRPr="008A031F" w:rsidRDefault="000A77FB" w:rsidP="008A031F">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r>
                <w:rPr>
                  <w:rFonts w:ascii="Cambria Math" w:hAnsi="Cambria Math"/>
                  <w:color w:val="000000"/>
                  <w:sz w:val="21"/>
                  <w:szCs w:val="21"/>
                </w:rPr>
                <m:t>β</m:t>
              </m:r>
              <m:r>
                <w:rPr>
                  <w:rFonts w:ascii="Cambria Math" w:hAnsi="Cambria Math" w:cs="Cambria Math"/>
                  <w:color w:val="000000"/>
                  <w:sz w:val="21"/>
                  <w:szCs w:val="21"/>
                </w:rPr>
                <m:t>≫</m:t>
              </m:r>
              <m:r>
                <w:rPr>
                  <w:rFonts w:ascii="Cambria Math" w:hAnsi="Cambria Math"/>
                  <w:color w:val="000000"/>
                  <w:sz w:val="21"/>
                  <w:szCs w:val="21"/>
                </w:rPr>
                <m:t>η≈α#</m:t>
              </m:r>
              <m:d>
                <m:dPr>
                  <m:ctrlPr>
                    <w:rPr>
                      <w:rFonts w:ascii="Cambria Math" w:hAnsi="Cambria Math"/>
                      <w:i/>
                      <w:color w:val="000000"/>
                      <w:sz w:val="21"/>
                      <w:szCs w:val="21"/>
                    </w:rPr>
                  </m:ctrlPr>
                </m:dPr>
                <m:e>
                  <m:r>
                    <w:rPr>
                      <w:rFonts w:ascii="Cambria Math" w:hAnsi="Cambria Math"/>
                      <w:color w:val="000000"/>
                      <w:sz w:val="21"/>
                      <w:szCs w:val="21"/>
                    </w:rPr>
                    <m:t>20</m:t>
                  </m:r>
                </m:e>
              </m:d>
            </m:e>
          </m:eqArr>
        </m:oMath>
      </m:oMathPara>
    </w:p>
    <w:p w14:paraId="0C7B22EA" w14:textId="0C6B630F" w:rsidR="008A031F" w:rsidRPr="008A031F" w:rsidRDefault="00390CAD" w:rsidP="008A031F">
      <w:pPr>
        <w:spacing w:line="360" w:lineRule="auto"/>
        <w:ind w:firstLineChars="196" w:firstLine="412"/>
        <w:rPr>
          <w:color w:val="000000"/>
          <w:sz w:val="21"/>
          <w:szCs w:val="21"/>
        </w:rPr>
      </w:pPr>
      <w:r w:rsidRPr="00390CAD">
        <w:rPr>
          <w:color w:val="000000"/>
          <w:sz w:val="21"/>
          <w:szCs w:val="21"/>
        </w:rPr>
        <w:t>其中，</w:t>
      </w:r>
      <m:oMath>
        <m:r>
          <w:rPr>
            <w:rFonts w:ascii="Cambria Math" w:hAnsi="Cambria Math" w:cs="Cambria Math"/>
            <w:color w:val="000000"/>
            <w:sz w:val="21"/>
            <w:szCs w:val="21"/>
          </w:rPr>
          <m:t>≫</m:t>
        </m:r>
      </m:oMath>
      <w:r w:rsidR="00E06A7B">
        <w:rPr>
          <w:rFonts w:hint="eastAsia"/>
          <w:color w:val="000000"/>
          <w:sz w:val="21"/>
          <w:szCs w:val="21"/>
        </w:rPr>
        <w:t xml:space="preserve"> </w:t>
      </w:r>
      <w:r w:rsidRPr="00390CAD">
        <w:rPr>
          <w:color w:val="000000"/>
          <w:sz w:val="21"/>
          <w:szCs w:val="21"/>
        </w:rPr>
        <w:t>表示在数值尺度上相差至少一个数量级以上，即满足</w:t>
      </w:r>
      <w:r w:rsidRPr="00390CAD">
        <w:rPr>
          <w:color w:val="000000"/>
          <w:sz w:val="21"/>
          <w:szCs w:val="21"/>
        </w:rPr>
        <w:t xml:space="preserve"> </w:t>
      </w:r>
      <m:oMath>
        <m:r>
          <w:rPr>
            <w:rFonts w:ascii="Cambria Math" w:hAnsi="Cambria Math"/>
            <w:color w:val="000000"/>
            <w:sz w:val="21"/>
            <w:szCs w:val="21"/>
          </w:rPr>
          <m:t>β</m:t>
        </m:r>
        <m:r>
          <m:rPr>
            <m:lit/>
          </m:rPr>
          <w:rPr>
            <w:rFonts w:ascii="Cambria Math" w:hAnsi="Cambria Math"/>
            <w:color w:val="000000"/>
            <w:sz w:val="21"/>
            <w:szCs w:val="21"/>
          </w:rPr>
          <m:t>/</m:t>
        </m:r>
        <m:r>
          <w:rPr>
            <w:rFonts w:ascii="Cambria Math" w:hAnsi="Cambria Math"/>
            <w:color w:val="000000"/>
            <w:sz w:val="21"/>
            <w:szCs w:val="21"/>
          </w:rPr>
          <m:t xml:space="preserve"> η</m:t>
        </m:r>
        <m:r>
          <m:rPr>
            <m:sty m:val="p"/>
          </m:rPr>
          <w:rPr>
            <w:rFonts w:ascii="Cambria Math" w:hAnsi="Cambria Math" w:hint="eastAsia"/>
            <w:color w:val="000000"/>
            <w:sz w:val="21"/>
            <w:szCs w:val="21"/>
          </w:rPr>
          <m:t>≥</m:t>
        </m:r>
        <m:r>
          <w:rPr>
            <w:rFonts w:ascii="Cambria Math" w:hAnsi="Cambria Math"/>
            <w:color w:val="000000"/>
            <w:sz w:val="21"/>
            <w:szCs w:val="21"/>
          </w:rPr>
          <m:t xml:space="preserve">10 </m:t>
        </m:r>
        <m:r>
          <m:rPr>
            <m:sty m:val="p"/>
          </m:rPr>
          <w:rPr>
            <w:rFonts w:ascii="Cambria Math" w:hAnsi="Cambria Math" w:cs="Cambria Math"/>
            <w:color w:val="000000"/>
            <w:sz w:val="21"/>
            <w:szCs w:val="21"/>
          </w:rPr>
          <m:t>∼</m:t>
        </m:r>
        <m:r>
          <w:rPr>
            <w:rFonts w:ascii="Cambria Math" w:hAnsi="Cambria Math"/>
            <w:color w:val="000000"/>
            <w:sz w:val="21"/>
            <w:szCs w:val="21"/>
          </w:rPr>
          <m:t>100</m:t>
        </m:r>
      </m:oMath>
      <w:r w:rsidR="009E6808">
        <w:rPr>
          <w:rFonts w:hint="eastAsia"/>
          <w:color w:val="000000"/>
          <w:sz w:val="21"/>
          <w:szCs w:val="21"/>
        </w:rPr>
        <w:t>；</w:t>
      </w:r>
      <m:oMath>
        <m:r>
          <w:rPr>
            <w:rFonts w:ascii="Cambria Math" w:hAnsi="Cambria Math"/>
            <w:color w:val="000000"/>
            <w:sz w:val="21"/>
            <w:szCs w:val="21"/>
          </w:rPr>
          <m:t>≈</m:t>
        </m:r>
      </m:oMath>
      <w:r w:rsidRPr="00390CAD">
        <w:rPr>
          <w:color w:val="000000"/>
          <w:sz w:val="21"/>
          <w:szCs w:val="21"/>
        </w:rPr>
        <w:t xml:space="preserve"> </w:t>
      </w:r>
      <w:r w:rsidRPr="00390CAD">
        <w:rPr>
          <w:color w:val="000000"/>
          <w:sz w:val="21"/>
          <w:szCs w:val="21"/>
        </w:rPr>
        <w:t>表示通信保持力的权重</w:t>
      </w:r>
      <w:r>
        <w:rPr>
          <w:rFonts w:hint="eastAsia"/>
          <w:color w:val="000000"/>
          <w:sz w:val="21"/>
          <w:szCs w:val="21"/>
        </w:rPr>
        <w:t>和</w:t>
      </w:r>
      <w:r w:rsidRPr="00390CAD">
        <w:rPr>
          <w:color w:val="000000"/>
          <w:sz w:val="21"/>
          <w:szCs w:val="21"/>
        </w:rPr>
        <w:t>目标引力的权重</w:t>
      </w:r>
      <w:r>
        <w:rPr>
          <w:rFonts w:hint="eastAsia"/>
          <w:color w:val="000000"/>
          <w:sz w:val="21"/>
          <w:szCs w:val="21"/>
        </w:rPr>
        <w:t>基本保同一数量级</w:t>
      </w:r>
      <w:r w:rsidRPr="00390CAD">
        <w:rPr>
          <w:color w:val="000000"/>
          <w:sz w:val="21"/>
          <w:szCs w:val="21"/>
        </w:rPr>
        <w:t>。</w:t>
      </w:r>
      <w:r w:rsidR="009E6808" w:rsidRPr="009E6808">
        <w:rPr>
          <w:color w:val="000000"/>
          <w:sz w:val="21"/>
          <w:szCs w:val="21"/>
        </w:rPr>
        <w:t>通过该数量级设计，力场叠加模型能够在复杂城市环境下优先确保</w:t>
      </w:r>
      <w:r w:rsidR="009E6808">
        <w:rPr>
          <w:rFonts w:hint="eastAsia"/>
          <w:color w:val="000000"/>
          <w:sz w:val="21"/>
          <w:szCs w:val="21"/>
        </w:rPr>
        <w:t>物理</w:t>
      </w:r>
      <w:r w:rsidR="009E6808" w:rsidRPr="009E6808">
        <w:rPr>
          <w:color w:val="000000"/>
          <w:sz w:val="21"/>
          <w:szCs w:val="21"/>
        </w:rPr>
        <w:t>安全</w:t>
      </w:r>
      <w:r w:rsidR="009E6808">
        <w:rPr>
          <w:rFonts w:hint="eastAsia"/>
          <w:color w:val="000000"/>
          <w:sz w:val="21"/>
          <w:szCs w:val="21"/>
        </w:rPr>
        <w:t>，</w:t>
      </w:r>
      <w:r w:rsidR="009E6808" w:rsidRPr="009E6808">
        <w:rPr>
          <w:color w:val="000000"/>
          <w:sz w:val="21"/>
          <w:szCs w:val="21"/>
        </w:rPr>
        <w:t>再考虑路径效率与</w:t>
      </w:r>
      <w:r w:rsidR="009E6808">
        <w:rPr>
          <w:rFonts w:hint="eastAsia"/>
          <w:color w:val="000000"/>
          <w:sz w:val="21"/>
          <w:szCs w:val="21"/>
        </w:rPr>
        <w:t>通信保持</w:t>
      </w:r>
      <w:r w:rsidR="009E6808" w:rsidRPr="009E6808">
        <w:rPr>
          <w:color w:val="000000"/>
          <w:sz w:val="21"/>
          <w:szCs w:val="21"/>
        </w:rPr>
        <w:t>。</w:t>
      </w:r>
    </w:p>
    <w:p w14:paraId="10D76B3F" w14:textId="782CB18A" w:rsidR="004A7B08" w:rsidRPr="00234ACA" w:rsidRDefault="004A7B08" w:rsidP="004A7B08">
      <w:pPr>
        <w:spacing w:line="360" w:lineRule="auto"/>
        <w:outlineLvl w:val="3"/>
        <w:rPr>
          <w:rFonts w:ascii="宋体" w:hAnsi="宋体"/>
          <w:color w:val="000000"/>
          <w:sz w:val="21"/>
          <w:szCs w:val="21"/>
        </w:rPr>
      </w:pPr>
      <w:bookmarkStart w:id="115" w:name="OLE_LINK9"/>
      <w:r>
        <w:rPr>
          <w:rFonts w:ascii="宋体" w:hAnsi="宋体" w:hint="eastAsia"/>
          <w:color w:val="000000"/>
          <w:sz w:val="21"/>
          <w:szCs w:val="21"/>
        </w:rPr>
        <w:t>（1）</w:t>
      </w:r>
      <w:r w:rsidRPr="00234ACA">
        <w:rPr>
          <w:rFonts w:ascii="宋体" w:hAnsi="宋体" w:hint="eastAsia"/>
          <w:color w:val="000000"/>
          <w:sz w:val="21"/>
          <w:szCs w:val="21"/>
        </w:rPr>
        <w:t>目标导向引力</w:t>
      </w:r>
      <w:r>
        <w:rPr>
          <w:rFonts w:ascii="宋体" w:hAnsi="宋体" w:hint="eastAsia"/>
          <w:color w:val="000000"/>
          <w:sz w:val="21"/>
          <w:szCs w:val="21"/>
        </w:rPr>
        <w:t>分量</w:t>
      </w:r>
    </w:p>
    <w:bookmarkEnd w:id="115"/>
    <w:p w14:paraId="6026B85D" w14:textId="13413630" w:rsidR="000F4F18" w:rsidRPr="00A9585A" w:rsidRDefault="000F4F18" w:rsidP="000F4F18">
      <w:pPr>
        <w:spacing w:line="360" w:lineRule="auto"/>
        <w:ind w:firstLineChars="196" w:firstLine="412"/>
        <w:rPr>
          <w:color w:val="000000"/>
          <w:sz w:val="21"/>
          <w:szCs w:val="21"/>
        </w:rPr>
      </w:pPr>
      <w:r w:rsidRPr="00A9585A">
        <w:rPr>
          <w:color w:val="000000"/>
          <w:sz w:val="21"/>
          <w:szCs w:val="21"/>
        </w:rPr>
        <w:t>目标导向引力分量</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提供无人机全局运动趋势的驱动力，其作用是将</w:t>
      </w:r>
      <w:r w:rsidR="0042304C" w:rsidRPr="00A9585A">
        <w:rPr>
          <w:rFonts w:hint="eastAsia"/>
          <w:color w:val="000000"/>
          <w:sz w:val="21"/>
          <w:szCs w:val="21"/>
        </w:rPr>
        <w:t>簇内的无人机</w:t>
      </w:r>
      <w:r w:rsidRPr="00A9585A">
        <w:rPr>
          <w:color w:val="000000"/>
          <w:sz w:val="21"/>
          <w:szCs w:val="21"/>
        </w:rPr>
        <w:t>引导至</w:t>
      </w:r>
      <w:r w:rsidR="0042304C" w:rsidRPr="00A9585A">
        <w:rPr>
          <w:rFonts w:hint="eastAsia"/>
          <w:color w:val="000000"/>
          <w:sz w:val="21"/>
          <w:szCs w:val="21"/>
        </w:rPr>
        <w:t>全局</w:t>
      </w:r>
      <w:r w:rsidRPr="00A9585A">
        <w:rPr>
          <w:color w:val="000000"/>
          <w:sz w:val="21"/>
          <w:szCs w:val="21"/>
        </w:rPr>
        <w:t xml:space="preserve"> </w:t>
      </w:r>
      <w:r w:rsidR="0084022A">
        <w:rPr>
          <w:color w:val="000000"/>
          <w:sz w:val="21"/>
          <w:szCs w:val="21"/>
        </w:rPr>
        <w:t>C-</w:t>
      </w:r>
      <w:r w:rsidRPr="00A9585A">
        <w:rPr>
          <w:color w:val="000000"/>
          <w:sz w:val="21"/>
          <w:szCs w:val="21"/>
        </w:rPr>
        <w:t xml:space="preserve">RRT* </w:t>
      </w:r>
      <w:r w:rsidRPr="00A9585A">
        <w:rPr>
          <w:color w:val="000000"/>
          <w:sz w:val="21"/>
          <w:szCs w:val="21"/>
        </w:rPr>
        <w:t>所规划的下一</w:t>
      </w:r>
      <w:r w:rsidR="00B9239D">
        <w:rPr>
          <w:rFonts w:hint="eastAsia"/>
          <w:color w:val="000000"/>
          <w:sz w:val="21"/>
          <w:szCs w:val="21"/>
        </w:rPr>
        <w:t>关键</w:t>
      </w:r>
      <w:r w:rsidRPr="00A9585A">
        <w:rPr>
          <w:color w:val="000000"/>
          <w:sz w:val="21"/>
          <w:szCs w:val="21"/>
        </w:rPr>
        <w:t>点</w:t>
      </w:r>
      <w:r w:rsidR="0042304C" w:rsidRPr="00A9585A">
        <w:rPr>
          <w:rFonts w:hint="eastAsia"/>
          <w:color w:val="000000"/>
          <w:sz w:val="21"/>
          <w:szCs w:val="21"/>
        </w:rPr>
        <w:t>范围内</w:t>
      </w:r>
      <w:r w:rsidRPr="00A9585A">
        <w:rPr>
          <w:color w:val="000000"/>
          <w:sz w:val="21"/>
          <w:szCs w:val="21"/>
        </w:rPr>
        <w:t>。该分量由当前位置与目标点的向量差定义：</w:t>
      </w:r>
    </w:p>
    <w:p w14:paraId="487BA359" w14:textId="2E67123E" w:rsidR="000F4F18" w:rsidRPr="00A9585A" w:rsidRDefault="000A77FB"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21</m:t>
                  </m:r>
                </m:e>
              </m:d>
            </m:e>
          </m:eqArr>
        </m:oMath>
      </m:oMathPara>
    </w:p>
    <w:p w14:paraId="4A3665D2" w14:textId="24FCADDF" w:rsidR="000F4F18" w:rsidRDefault="000F4F18" w:rsidP="000F4F18">
      <w:pPr>
        <w:spacing w:line="360" w:lineRule="auto"/>
        <w:ind w:firstLineChars="196" w:firstLine="412"/>
        <w:rPr>
          <w:color w:val="000000"/>
          <w:sz w:val="21"/>
          <w:szCs w:val="21"/>
        </w:rPr>
      </w:pPr>
      <w:r w:rsidRPr="00A9585A">
        <w:rPr>
          <w:color w:val="000000"/>
          <w:sz w:val="21"/>
          <w:szCs w:val="21"/>
        </w:rPr>
        <w:t>其中</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sub>
        </m:sSub>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r>
                  <m:rPr>
                    <m:sty m:val="p"/>
                  </m:rPr>
                  <w:rPr>
                    <w:rFonts w:ascii="Cambria Math" w:hAnsi="Cambria Math"/>
                    <w:color w:val="000000"/>
                    <w:sz w:val="21"/>
                    <w:szCs w:val="21"/>
                  </w:rPr>
                  <m:t>,</m:t>
                </m:r>
                <m:r>
                  <w:rPr>
                    <w:rFonts w:ascii="Cambria Math" w:hAnsi="Cambria Math"/>
                    <w:color w:val="000000"/>
                    <w:sz w:val="21"/>
                    <w:szCs w:val="21"/>
                  </w:rPr>
                  <m:t>x</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r>
                  <m:rPr>
                    <m:sty m:val="p"/>
                  </m:rPr>
                  <w:rPr>
                    <w:rFonts w:ascii="Cambria Math" w:hAnsi="Cambria Math"/>
                    <w:color w:val="000000"/>
                    <w:sz w:val="21"/>
                    <w:szCs w:val="21"/>
                  </w:rPr>
                  <m:t>,</m:t>
                </m:r>
                <m:r>
                  <w:rPr>
                    <w:rFonts w:ascii="Cambria Math" w:hAnsi="Cambria Math"/>
                    <w:color w:val="000000"/>
                    <w:sz w:val="21"/>
                    <w:szCs w:val="21"/>
                  </w:rPr>
                  <m:t>y</m:t>
                </m:r>
              </m:sub>
            </m:sSub>
          </m:e>
        </m:d>
        <m:r>
          <m:rPr>
            <m:sty m:val="p"/>
          </m:rPr>
          <w:rPr>
            <w:rFonts w:ascii="Cambria Math" w:hAnsi="Cambria Math" w:hint="eastAsia"/>
            <w:color w:val="000000"/>
            <w:sz w:val="21"/>
            <w:szCs w:val="21"/>
          </w:rPr>
          <m:t>∈</m:t>
        </m:r>
        <m:sSup>
          <m:sSupPr>
            <m:ctrlPr>
              <w:rPr>
                <w:rFonts w:ascii="Cambria Math" w:hAnsi="Cambria Math"/>
                <w:color w:val="000000"/>
                <w:sz w:val="21"/>
                <w:szCs w:val="21"/>
              </w:rPr>
            </m:ctrlPr>
          </m:sSupPr>
          <m:e>
            <m:r>
              <w:rPr>
                <w:rFonts w:ascii="Cambria Math" w:hAnsi="Cambria Math"/>
                <w:color w:val="000000"/>
                <w:sz w:val="21"/>
                <w:szCs w:val="21"/>
              </w:rPr>
              <m:t>R</m:t>
            </m:r>
          </m:e>
          <m:sup>
            <m:r>
              <m:rPr>
                <m:scr m:val="double-struck"/>
                <m:sty m:val="p"/>
              </m:rPr>
              <w:rPr>
                <w:rFonts w:ascii="Cambria Math" w:hAnsi="Cambria Math"/>
                <w:color w:val="000000"/>
                <w:sz w:val="21"/>
                <w:szCs w:val="21"/>
              </w:rPr>
              <m:t>2</m:t>
            </m:r>
          </m:sup>
        </m:sSup>
      </m:oMath>
      <w:r w:rsidRPr="00A9585A">
        <w:rPr>
          <w:color w:val="000000"/>
          <w:sz w:val="21"/>
          <w:szCs w:val="21"/>
        </w:rPr>
        <w:t xml:space="preserve"> </w:t>
      </w:r>
      <w:r w:rsidRPr="00A9585A">
        <w:rPr>
          <w:color w:val="000000"/>
          <w:sz w:val="21"/>
          <w:szCs w:val="21"/>
        </w:rPr>
        <w:t>表示由</w:t>
      </w:r>
      <w:r w:rsidR="0042304C" w:rsidRPr="00A9585A">
        <w:rPr>
          <w:rFonts w:hint="eastAsia"/>
          <w:color w:val="000000"/>
          <w:sz w:val="21"/>
          <w:szCs w:val="21"/>
        </w:rPr>
        <w:t>全局</w:t>
      </w:r>
      <w:r w:rsidR="0084022A">
        <w:rPr>
          <w:rFonts w:hint="eastAsia"/>
          <w:color w:val="000000"/>
          <w:sz w:val="21"/>
          <w:szCs w:val="21"/>
        </w:rPr>
        <w:t>C</w:t>
      </w:r>
      <w:r w:rsidR="0084022A">
        <w:rPr>
          <w:color w:val="000000"/>
          <w:sz w:val="21"/>
          <w:szCs w:val="21"/>
        </w:rPr>
        <w:t>-</w:t>
      </w:r>
      <w:r w:rsidRPr="00A9585A">
        <w:rPr>
          <w:color w:val="000000"/>
          <w:sz w:val="21"/>
          <w:szCs w:val="21"/>
        </w:rPr>
        <w:t xml:space="preserve">RRT* </w:t>
      </w:r>
      <w:r w:rsidRPr="00A9585A">
        <w:rPr>
          <w:color w:val="000000"/>
          <w:sz w:val="21"/>
          <w:szCs w:val="21"/>
        </w:rPr>
        <w:t>规划得到的</w:t>
      </w:r>
      <w:r w:rsidR="0042304C" w:rsidRPr="00A9585A">
        <w:rPr>
          <w:rFonts w:hint="eastAsia"/>
          <w:color w:val="000000"/>
          <w:sz w:val="21"/>
          <w:szCs w:val="21"/>
        </w:rPr>
        <w:t>该无人机所在簇的下一</w:t>
      </w:r>
      <w:r w:rsidRPr="00A9585A">
        <w:rPr>
          <w:color w:val="000000"/>
          <w:sz w:val="21"/>
          <w:szCs w:val="21"/>
        </w:rPr>
        <w:t>目标位置；</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x</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y</m:t>
                </m:r>
              </m:sub>
            </m:sSub>
            <m:d>
              <m:dPr>
                <m:ctrlPr>
                  <w:rPr>
                    <w:rFonts w:ascii="Cambria Math" w:hAnsi="Cambria Math"/>
                    <w:color w:val="000000"/>
                    <w:sz w:val="21"/>
                    <w:szCs w:val="21"/>
                  </w:rPr>
                </m:ctrlPr>
              </m:dPr>
              <m:e>
                <m:r>
                  <w:rPr>
                    <w:rFonts w:ascii="Cambria Math" w:hAnsi="Cambria Math"/>
                    <w:color w:val="000000"/>
                    <w:sz w:val="21"/>
                    <w:szCs w:val="21"/>
                  </w:rPr>
                  <m:t>t</m:t>
                </m:r>
              </m:e>
            </m:d>
          </m:e>
        </m:d>
      </m:oMath>
      <w:r w:rsidRPr="00A9585A">
        <w:rPr>
          <w:color w:val="000000"/>
          <w:sz w:val="21"/>
          <w:szCs w:val="21"/>
        </w:rPr>
        <w:t xml:space="preserve"> </w:t>
      </w:r>
      <w:r w:rsidRPr="00A9585A">
        <w:rPr>
          <w:color w:val="000000"/>
          <w:sz w:val="21"/>
          <w:szCs w:val="21"/>
        </w:rPr>
        <w:t>为当前时刻无人机的位置坐标。</w:t>
      </w:r>
    </w:p>
    <w:p w14:paraId="35AC5229" w14:textId="5B954A87" w:rsidR="00A433FA" w:rsidRPr="00234ACA" w:rsidRDefault="004A7B08" w:rsidP="004A7B08">
      <w:pPr>
        <w:spacing w:line="360" w:lineRule="auto"/>
        <w:outlineLvl w:val="3"/>
        <w:rPr>
          <w:rFonts w:ascii="宋体" w:hAnsi="宋体"/>
          <w:color w:val="000000"/>
          <w:sz w:val="21"/>
          <w:szCs w:val="21"/>
        </w:rPr>
      </w:pPr>
      <w:r>
        <w:rPr>
          <w:rFonts w:ascii="宋体" w:hAnsi="宋体" w:hint="eastAsia"/>
          <w:color w:val="000000"/>
          <w:sz w:val="21"/>
          <w:szCs w:val="21"/>
        </w:rPr>
        <w:t>（2）</w:t>
      </w:r>
      <w:r w:rsidR="00047B95" w:rsidRPr="00234ACA">
        <w:rPr>
          <w:rFonts w:ascii="宋体" w:hAnsi="宋体" w:hint="eastAsia"/>
          <w:color w:val="000000"/>
          <w:sz w:val="21"/>
          <w:szCs w:val="21"/>
        </w:rPr>
        <w:t>碰撞避免斥力分量</w:t>
      </w:r>
    </w:p>
    <w:p w14:paraId="23ED16FC" w14:textId="3EAAA819" w:rsidR="000F4F18" w:rsidRPr="00A9585A" w:rsidRDefault="0042304C" w:rsidP="000F4F18">
      <w:pPr>
        <w:spacing w:line="360" w:lineRule="auto"/>
        <w:ind w:firstLineChars="196" w:firstLine="412"/>
        <w:rPr>
          <w:color w:val="000000"/>
          <w:sz w:val="21"/>
          <w:szCs w:val="21"/>
        </w:rPr>
      </w:pPr>
      <w:bookmarkStart w:id="116" w:name="OLE_LINK10"/>
      <w:r w:rsidRPr="00A9585A">
        <w:rPr>
          <w:rFonts w:hint="eastAsia"/>
          <w:color w:val="000000"/>
          <w:sz w:val="21"/>
          <w:szCs w:val="21"/>
        </w:rPr>
        <w:t>碰撞避免</w:t>
      </w:r>
      <w:r w:rsidR="000F4F18" w:rsidRPr="00A9585A">
        <w:rPr>
          <w:color w:val="000000"/>
          <w:sz w:val="21"/>
          <w:szCs w:val="21"/>
        </w:rPr>
        <w:t>斥力分量</w:t>
      </w:r>
      <w:bookmarkEnd w:id="116"/>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000F4F18" w:rsidRPr="00A9585A">
        <w:rPr>
          <w:color w:val="000000"/>
          <w:sz w:val="21"/>
          <w:szCs w:val="21"/>
        </w:rPr>
        <w:t xml:space="preserve"> </w:t>
      </w:r>
      <w:r w:rsidR="000F4F18" w:rsidRPr="00A9585A">
        <w:rPr>
          <w:color w:val="000000"/>
          <w:sz w:val="21"/>
          <w:szCs w:val="21"/>
        </w:rPr>
        <w:t>负责无人机的局部安全性控制，避免其与</w:t>
      </w:r>
      <w:r w:rsidR="00EF0EDD">
        <w:rPr>
          <w:rFonts w:hint="eastAsia"/>
          <w:color w:val="000000"/>
          <w:sz w:val="21"/>
          <w:szCs w:val="21"/>
        </w:rPr>
        <w:t>障碍物</w:t>
      </w:r>
      <w:r w:rsidR="000F4F18" w:rsidRPr="00A9585A">
        <w:rPr>
          <w:color w:val="000000"/>
          <w:sz w:val="21"/>
          <w:szCs w:val="21"/>
        </w:rPr>
        <w:t>及其他无人机发生碰撞。设</w:t>
      </w:r>
      <w:r w:rsidR="00EF0EDD">
        <w:rPr>
          <w:rFonts w:hint="eastAsia"/>
          <w:color w:val="000000"/>
          <w:sz w:val="21"/>
          <w:szCs w:val="21"/>
        </w:rPr>
        <w:t xml:space="preserve"> </w:t>
      </w:r>
      <m:oMath>
        <m:sSub>
          <m:sSubPr>
            <m:ctrlPr>
              <w:rPr>
                <w:rFonts w:ascii="Cambria Math" w:hAnsi="Cambria Math"/>
                <w:i/>
                <w:iCs/>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nor/>
          </m:rPr>
          <w:rPr>
            <w:color w:val="000000"/>
            <w:sz w:val="21"/>
            <w:szCs w:val="21"/>
          </w:rPr>
          <m:t>(</m:t>
        </m:r>
        <m:r>
          <m:rPr>
            <m:nor/>
          </m:rPr>
          <w:rPr>
            <w:i/>
            <w:iCs/>
            <w:color w:val="000000"/>
            <w:sz w:val="21"/>
            <w:szCs w:val="21"/>
          </w:rPr>
          <m:t>t</m:t>
        </m:r>
        <m:r>
          <m:rPr>
            <m:nor/>
          </m:rPr>
          <w:rPr>
            <w:color w:val="000000"/>
            <w:sz w:val="21"/>
            <w:szCs w:val="21"/>
          </w:rPr>
          <m:t>)</m:t>
        </m:r>
      </m:oMath>
      <w:r w:rsidR="008C00D1" w:rsidRPr="00A9585A">
        <w:rPr>
          <w:rFonts w:hint="eastAsia"/>
          <w:color w:val="000000"/>
          <w:sz w:val="21"/>
          <w:szCs w:val="21"/>
        </w:rPr>
        <w:t xml:space="preserve"> </w:t>
      </w:r>
      <w:r w:rsidR="008C00D1" w:rsidRPr="00A9585A">
        <w:rPr>
          <w:rFonts w:hint="eastAsia"/>
          <w:color w:val="000000"/>
          <w:sz w:val="21"/>
          <w:szCs w:val="21"/>
        </w:rPr>
        <w:t>为当前时刻与无人机</w:t>
      </w:r>
      <w:r w:rsidR="008C00D1" w:rsidRPr="00A9585A">
        <w:rPr>
          <w:rFonts w:hint="eastAsia"/>
          <w:color w:val="000000"/>
          <w:sz w:val="21"/>
          <w:szCs w:val="21"/>
        </w:rPr>
        <w:t xml:space="preserve"> </w:t>
      </w:r>
      <m:oMath>
        <m:r>
          <w:rPr>
            <w:rFonts w:ascii="Cambria Math" w:hAnsi="Cambria Math" w:hint="eastAsia"/>
            <w:color w:val="000000"/>
            <w:sz w:val="21"/>
            <w:szCs w:val="21"/>
          </w:rPr>
          <m:t>i</m:t>
        </m:r>
      </m:oMath>
      <w:r w:rsidR="008C00D1" w:rsidRPr="00A9585A">
        <w:rPr>
          <w:rFonts w:hint="eastAsia"/>
          <w:color w:val="000000"/>
          <w:sz w:val="21"/>
          <w:szCs w:val="21"/>
        </w:rPr>
        <w:t xml:space="preserve"> </w:t>
      </w:r>
      <w:r w:rsidR="008C00D1" w:rsidRPr="00A9585A">
        <w:rPr>
          <w:rFonts w:hint="eastAsia"/>
          <w:color w:val="000000"/>
          <w:sz w:val="21"/>
          <w:szCs w:val="21"/>
        </w:rPr>
        <w:t>保持在安全半径</w:t>
      </w:r>
      <w:r w:rsidR="008C00D1" w:rsidRPr="00A9585A">
        <w:rPr>
          <w:rFonts w:hint="eastAsia"/>
          <w:color w:val="000000"/>
          <w:sz w:val="21"/>
          <w:szCs w:val="21"/>
        </w:rPr>
        <w:t xml:space="preserve"> </w:t>
      </w:r>
      <m:oMath>
        <m:r>
          <w:rPr>
            <w:rFonts w:ascii="Cambria Math" w:hAnsi="Cambria Math" w:hint="eastAsia"/>
            <w:color w:val="000000"/>
            <w:sz w:val="21"/>
            <w:szCs w:val="21"/>
          </w:rPr>
          <m:t>s</m:t>
        </m:r>
      </m:oMath>
      <w:r w:rsidR="000F4F18" w:rsidRPr="00A9585A">
        <w:rPr>
          <w:color w:val="000000"/>
          <w:sz w:val="21"/>
          <w:szCs w:val="21"/>
        </w:rPr>
        <w:t xml:space="preserve"> </w:t>
      </w:r>
      <w:r w:rsidR="008C00D1" w:rsidRPr="00A9585A">
        <w:rPr>
          <w:rFonts w:hint="eastAsia"/>
          <w:color w:val="000000"/>
          <w:sz w:val="21"/>
          <w:szCs w:val="21"/>
        </w:rPr>
        <w:t>内的</w:t>
      </w:r>
      <w:r w:rsidR="00EF0EDD">
        <w:rPr>
          <w:rFonts w:hint="eastAsia"/>
          <w:color w:val="000000"/>
          <w:sz w:val="21"/>
          <w:szCs w:val="21"/>
        </w:rPr>
        <w:t>障碍物</w:t>
      </w:r>
      <w:r w:rsidR="00EF0EDD">
        <w:rPr>
          <w:rFonts w:hint="eastAsia"/>
          <w:color w:val="000000"/>
          <w:sz w:val="21"/>
          <w:szCs w:val="21"/>
        </w:rPr>
        <w:t>(</w:t>
      </w:r>
      <w:r w:rsidR="00EF0EDD">
        <w:rPr>
          <w:rFonts w:hint="eastAsia"/>
          <w:color w:val="000000"/>
          <w:sz w:val="21"/>
          <w:szCs w:val="21"/>
        </w:rPr>
        <w:t>包括建筑物和干扰等效的圆形区域</w:t>
      </w:r>
      <w:r w:rsidR="00EF0EDD">
        <w:rPr>
          <w:color w:val="000000"/>
          <w:sz w:val="21"/>
          <w:szCs w:val="21"/>
        </w:rPr>
        <w:t>)</w:t>
      </w:r>
      <w:r w:rsidR="008C00D1" w:rsidRPr="00A9585A">
        <w:rPr>
          <w:rFonts w:hint="eastAsia"/>
          <w:color w:val="000000"/>
          <w:sz w:val="21"/>
          <w:szCs w:val="21"/>
        </w:rPr>
        <w:t>集合，</w:t>
      </w:r>
      <m:oMath>
        <m:sSub>
          <m:sSubPr>
            <m:ctrlPr>
              <w:rPr>
                <w:rFonts w:ascii="Cambria Math" w:hAnsi="Cambria Math"/>
                <w:color w:val="000000"/>
                <w:sz w:val="21"/>
                <w:szCs w:val="21"/>
              </w:rPr>
            </m:ctrlPr>
          </m:sSubPr>
          <m:e>
            <m:r>
              <w:rPr>
                <w:rFonts w:ascii="Cambria Math" w:hAnsi="Cambria Math"/>
                <w:color w:val="000000"/>
                <w:sz w:val="21"/>
                <w:szCs w:val="21"/>
              </w:rPr>
              <m:t>Neb</m:t>
            </m:r>
          </m:e>
          <m:sub>
            <m:r>
              <w:rPr>
                <w:rFonts w:ascii="Cambria Math" w:hAnsi="Cambria Math" w:hint="eastAsia"/>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000F4F18" w:rsidRPr="00A9585A">
        <w:rPr>
          <w:color w:val="000000"/>
          <w:sz w:val="21"/>
          <w:szCs w:val="21"/>
        </w:rPr>
        <w:t xml:space="preserve"> </w:t>
      </w:r>
      <w:r w:rsidR="000F4F18" w:rsidRPr="00A9585A">
        <w:rPr>
          <w:color w:val="000000"/>
          <w:sz w:val="21"/>
          <w:szCs w:val="21"/>
        </w:rPr>
        <w:t>为当前时刻与无人机</w:t>
      </w:r>
      <w:r w:rsidR="000F4F18" w:rsidRPr="00A9585A">
        <w:rPr>
          <w:color w:val="000000"/>
          <w:sz w:val="21"/>
          <w:szCs w:val="21"/>
        </w:rPr>
        <w:t xml:space="preserve"> </w:t>
      </w:r>
      <m:oMath>
        <m:r>
          <w:rPr>
            <w:rFonts w:ascii="Cambria Math" w:hAnsi="Cambria Math"/>
            <w:color w:val="000000"/>
            <w:sz w:val="21"/>
            <w:szCs w:val="21"/>
          </w:rPr>
          <m:t>i</m:t>
        </m:r>
      </m:oMath>
      <w:r w:rsidR="008C00D1" w:rsidRPr="00A9585A">
        <w:rPr>
          <w:rFonts w:hint="eastAsia"/>
          <w:iCs/>
          <w:color w:val="000000"/>
          <w:sz w:val="21"/>
          <w:szCs w:val="21"/>
        </w:rPr>
        <w:t xml:space="preserve"> </w:t>
      </w:r>
      <w:r w:rsidR="000F4F18" w:rsidRPr="00A9585A">
        <w:rPr>
          <w:color w:val="000000"/>
          <w:sz w:val="21"/>
          <w:szCs w:val="21"/>
        </w:rPr>
        <w:t>保持在</w:t>
      </w:r>
      <w:r w:rsidR="000F4F18" w:rsidRPr="00A9585A">
        <w:rPr>
          <w:rFonts w:hint="eastAsia"/>
          <w:color w:val="000000"/>
          <w:sz w:val="21"/>
          <w:szCs w:val="21"/>
        </w:rPr>
        <w:t>安全</w:t>
      </w:r>
      <w:r w:rsidR="000F4F18" w:rsidRPr="00A9585A">
        <w:rPr>
          <w:color w:val="000000"/>
          <w:sz w:val="21"/>
          <w:szCs w:val="21"/>
        </w:rPr>
        <w:t>半径</w:t>
      </w:r>
      <w:r w:rsidR="000F4F18" w:rsidRPr="00A9585A">
        <w:rPr>
          <w:color w:val="000000"/>
          <w:sz w:val="21"/>
          <w:szCs w:val="21"/>
        </w:rPr>
        <w:t xml:space="preserve"> </w:t>
      </w:r>
      <m:oMath>
        <m:r>
          <w:rPr>
            <w:rFonts w:ascii="Cambria Math" w:hAnsi="Cambria Math" w:hint="eastAsia"/>
            <w:color w:val="000000"/>
            <w:sz w:val="21"/>
            <w:szCs w:val="21"/>
          </w:rPr>
          <m:t>s</m:t>
        </m:r>
      </m:oMath>
      <w:r w:rsidR="008C00D1" w:rsidRPr="00A9585A">
        <w:rPr>
          <w:rFonts w:hint="eastAsia"/>
          <w:iCs/>
          <w:color w:val="000000"/>
          <w:sz w:val="21"/>
          <w:szCs w:val="21"/>
        </w:rPr>
        <w:t xml:space="preserve"> </w:t>
      </w:r>
      <w:r w:rsidR="000F4F18" w:rsidRPr="00A9585A">
        <w:rPr>
          <w:color w:val="000000"/>
          <w:sz w:val="21"/>
          <w:szCs w:val="21"/>
        </w:rPr>
        <w:t>内的邻居集合，则该分量定义为：</w:t>
      </w:r>
    </w:p>
    <w:p w14:paraId="59979863" w14:textId="63D548ED" w:rsidR="000F4F18" w:rsidRPr="00A9585A" w:rsidRDefault="000A77FB"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nary>
                <m:naryPr>
                  <m:chr m:val="∑"/>
                  <m:supHide m:val="1"/>
                  <m:ctrlPr>
                    <w:rPr>
                      <w:rFonts w:ascii="Cambria Math" w:hAnsi="Cambria Math"/>
                      <w:color w:val="000000"/>
                      <w:sz w:val="21"/>
                      <w:szCs w:val="21"/>
                    </w:rPr>
                  </m:ctrlPr>
                </m:naryPr>
                <m:sub>
                  <m:r>
                    <w:rPr>
                      <w:rFonts w:ascii="Cambria Math" w:hAnsi="Cambria Math"/>
                      <w:color w:val="000000"/>
                      <w:sz w:val="21"/>
                      <w:szCs w:val="21"/>
                    </w:rPr>
                    <m:t>j</m:t>
                  </m:r>
                  <m:r>
                    <m:rPr>
                      <m:sty m:val="p"/>
                    </m:rPr>
                    <w:rPr>
                      <w:rFonts w:ascii="Cambria Math" w:hAnsi="Cambria Math" w:hint="eastAsia"/>
                      <w:color w:val="000000"/>
                      <w:sz w:val="21"/>
                      <w:szCs w:val="21"/>
                    </w:rPr>
                    <m:t>∈</m:t>
                  </m:r>
                  <m:d>
                    <m:dPr>
                      <m:ctrlPr>
                        <w:rPr>
                          <w:rFonts w:ascii="Cambria Math" w:hAnsi="Cambria Math"/>
                          <w:color w:val="000000"/>
                          <w:sz w:val="21"/>
                          <w:szCs w:val="21"/>
                        </w:rPr>
                      </m:ctrlPr>
                    </m:dPr>
                    <m:e>
                      <m:sSub>
                        <m:sSubPr>
                          <m:ctrlPr>
                            <w:rPr>
                              <w:rFonts w:ascii="Cambria Math" w:hAnsi="Cambria Math"/>
                              <w:i/>
                              <w:iCs/>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nor/>
                        </m:rPr>
                        <w:rPr>
                          <w:color w:val="000000"/>
                          <w:sz w:val="21"/>
                          <w:szCs w:val="21"/>
                        </w:rPr>
                        <m:t>(</m:t>
                      </m:r>
                      <m:r>
                        <m:rPr>
                          <m:nor/>
                        </m:rPr>
                        <w:rPr>
                          <w:i/>
                          <w:iCs/>
                          <w:color w:val="000000"/>
                          <w:sz w:val="21"/>
                          <w:szCs w:val="21"/>
                        </w:rPr>
                        <m:t>t</m:t>
                      </m:r>
                      <m:r>
                        <m:rPr>
                          <m:nor/>
                        </m:rPr>
                        <w:rPr>
                          <w:color w:val="000000"/>
                          <w:sz w:val="21"/>
                          <w:szCs w:val="21"/>
                        </w:rPr>
                        <m:t>)</m:t>
                      </m:r>
                      <m:r>
                        <m:rPr>
                          <m:nor/>
                        </m:rPr>
                        <w:rPr>
                          <w:i/>
                          <w:iCs/>
                          <w:color w:val="000000"/>
                          <w:sz w:val="21"/>
                          <w:szCs w:val="21"/>
                        </w:rPr>
                        <m:t xml:space="preserve"> </m:t>
                      </m:r>
                      <m:r>
                        <m:rPr>
                          <m:sty m:val="p"/>
                        </m:rPr>
                        <w:rPr>
                          <w:rFonts w:ascii="Cambria Math" w:hAnsi="Cambria Math" w:hint="eastAsia"/>
                          <w:color w:val="000000"/>
                          <w:sz w:val="21"/>
                          <w:szCs w:val="21"/>
                        </w:rPr>
                        <m:t>∪</m:t>
                      </m:r>
                      <m:r>
                        <w:rPr>
                          <w:rFonts w:ascii="Cambria Math" w:hAnsi="Cambria Math"/>
                          <w:color w:val="000000"/>
                          <w:sz w:val="21"/>
                          <w:szCs w:val="21"/>
                        </w:rPr>
                        <m:t xml:space="preserve"> </m:t>
                      </m:r>
                      <m:sSub>
                        <m:sSubPr>
                          <m:ctrlPr>
                            <w:rPr>
                              <w:rFonts w:ascii="Cambria Math" w:hAnsi="Cambria Math"/>
                              <w:i/>
                              <w:iCs/>
                              <w:color w:val="000000"/>
                              <w:sz w:val="21"/>
                              <w:szCs w:val="21"/>
                            </w:rPr>
                          </m:ctrlPr>
                        </m:sSubPr>
                        <m:e>
                          <m:r>
                            <m:rPr>
                              <m:nor/>
                            </m:rPr>
                            <w:rPr>
                              <w:i/>
                              <w:iCs/>
                              <w:color w:val="000000"/>
                              <w:sz w:val="21"/>
                              <w:szCs w:val="21"/>
                            </w:rPr>
                            <m:t>Neb</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e>
                  </m:d>
                </m:sub>
                <m:sup/>
                <m:e>
                  <m:r>
                    <m:rPr>
                      <m:sty m:val="p"/>
                    </m:rPr>
                    <w:rPr>
                      <w:rFonts w:ascii="Cambria Math" w:hAnsi="Cambria Math"/>
                      <w:color w:val="000000"/>
                      <w:sz w:val="21"/>
                      <w:szCs w:val="21"/>
                    </w:rPr>
                    <m:t>ϕ</m:t>
                  </m:r>
                  <m:d>
                    <m:dPr>
                      <m:ctrlPr>
                        <w:rPr>
                          <w:rFonts w:ascii="Cambria Math" w:hAnsi="Cambria Math"/>
                          <w:color w:val="000000"/>
                          <w:sz w:val="21"/>
                          <w:szCs w:val="21"/>
                        </w:rPr>
                      </m:ctrlPr>
                    </m:dPr>
                    <m:e>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e>
                  </m:d>
                </m:e>
              </m:nary>
              <m:r>
                <m:rPr>
                  <m:sty m:val="p"/>
                </m:rPr>
                <w:rPr>
                  <w:rFonts w:ascii="Cambria Math" w:hAnsi="Cambria Math"/>
                  <w:color w:val="000000"/>
                  <w:sz w:val="21"/>
                  <w:szCs w:val="21"/>
                </w:rPr>
                <m:t>⋅</m:t>
              </m:r>
              <m:f>
                <m:fPr>
                  <m:ctrlPr>
                    <w:rPr>
                      <w:rFonts w:ascii="Cambria Math" w:hAnsi="Cambria Math"/>
                      <w:color w:val="000000"/>
                      <w:sz w:val="21"/>
                      <w:szCs w:val="21"/>
                    </w:rPr>
                  </m:ctrlPr>
                </m:fPr>
                <m:num>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num>
                <m:den>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den>
              </m:f>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22</m:t>
                  </m:r>
                </m:e>
              </m:d>
            </m:e>
          </m:eqArr>
        </m:oMath>
      </m:oMathPara>
    </w:p>
    <w:p w14:paraId="27BDFBD0" w14:textId="0BFABCB1" w:rsidR="000F4F18" w:rsidRPr="00A9585A" w:rsidRDefault="000F4F18" w:rsidP="000F4F18">
      <w:pPr>
        <w:spacing w:line="360" w:lineRule="auto"/>
        <w:ind w:firstLineChars="196" w:firstLine="412"/>
        <w:rPr>
          <w:color w:val="000000"/>
          <w:sz w:val="21"/>
          <w:szCs w:val="21"/>
        </w:rPr>
      </w:pPr>
      <w:r w:rsidRPr="00A9585A">
        <w:rPr>
          <w:color w:val="000000"/>
          <w:sz w:val="21"/>
          <w:szCs w:val="21"/>
        </w:rPr>
        <w:t>其中</w:t>
      </w:r>
      <m:oMath>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oMath>
      <w:r w:rsidRPr="00A9585A">
        <w:rPr>
          <w:color w:val="000000"/>
          <w:sz w:val="21"/>
          <w:szCs w:val="21"/>
        </w:rPr>
        <w:t>表示欧几里得距离，</w:t>
      </w:r>
      <m:oMath>
        <m:r>
          <m:rPr>
            <m:sty m:val="p"/>
          </m:rPr>
          <w:rPr>
            <w:rFonts w:ascii="Cambria Math" w:hAnsi="Cambria Math"/>
            <w:color w:val="000000"/>
            <w:sz w:val="21"/>
            <w:szCs w:val="21"/>
          </w:rPr>
          <m:t>ϕ</m:t>
        </m:r>
        <m:d>
          <m:dPr>
            <m:ctrlPr>
              <w:rPr>
                <w:rFonts w:ascii="Cambria Math" w:hAnsi="Cambria Math"/>
                <w:color w:val="000000"/>
                <w:sz w:val="21"/>
                <w:szCs w:val="21"/>
              </w:rPr>
            </m:ctrlPr>
          </m:dPr>
          <m:e>
            <m:r>
              <m:rPr>
                <m:sty m:val="p"/>
              </m:rPr>
              <w:rPr>
                <w:rFonts w:ascii="Cambria Math" w:hAnsi="Cambria Math"/>
                <w:color w:val="000000"/>
                <w:sz w:val="21"/>
                <w:szCs w:val="21"/>
              </w:rPr>
              <m:t>⋅</m:t>
            </m:r>
          </m:e>
        </m:d>
      </m:oMath>
      <w:r w:rsidRPr="00A9585A">
        <w:rPr>
          <w:color w:val="000000"/>
          <w:sz w:val="21"/>
          <w:szCs w:val="21"/>
        </w:rPr>
        <w:t xml:space="preserve"> </w:t>
      </w:r>
      <w:r w:rsidRPr="00A9585A">
        <w:rPr>
          <w:color w:val="000000"/>
          <w:sz w:val="21"/>
          <w:szCs w:val="21"/>
        </w:rPr>
        <w:t>为分段势能函数：</w:t>
      </w:r>
    </w:p>
    <w:p w14:paraId="3E7218FA" w14:textId="45D6CDB5" w:rsidR="000F4F18" w:rsidRPr="00A9585A" w:rsidRDefault="000A77FB"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r>
                <w:rPr>
                  <w:rFonts w:ascii="Cambria Math" w:hAnsi="Cambria Math"/>
                  <w:color w:val="000000"/>
                  <w:sz w:val="21"/>
                  <w:szCs w:val="21"/>
                </w:rPr>
                <m:t>ϕ</m:t>
              </m:r>
              <m:d>
                <m:dPr>
                  <m:ctrlPr>
                    <w:rPr>
                      <w:rFonts w:ascii="Cambria Math" w:hAnsi="Cambria Math"/>
                      <w:color w:val="000000"/>
                      <w:sz w:val="21"/>
                      <w:szCs w:val="21"/>
                    </w:rPr>
                  </m:ctrlPr>
                </m:dPr>
                <m:e>
                  <m:r>
                    <w:rPr>
                      <w:rFonts w:ascii="Cambria Math" w:hAnsi="Cambria Math"/>
                      <w:color w:val="000000"/>
                      <w:sz w:val="21"/>
                      <w:szCs w:val="21"/>
                    </w:rPr>
                    <m:t>d</m:t>
                  </m:r>
                </m:e>
              </m:d>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eqArr>
                    <m:eqArrPr>
                      <m:ctrlPr>
                        <w:rPr>
                          <w:rFonts w:ascii="Cambria Math" w:hAnsi="Cambria Math"/>
                          <w:color w:val="000000"/>
                          <w:sz w:val="21"/>
                          <w:szCs w:val="21"/>
                        </w:rPr>
                      </m:ctrlPr>
                    </m:eqArrPr>
                    <m:e>
                      <m:d>
                        <m:dPr>
                          <m:ctrlPr>
                            <w:rPr>
                              <w:rFonts w:ascii="Cambria Math" w:hAnsi="Cambria Math"/>
                              <w:color w:val="000000"/>
                              <w:sz w:val="21"/>
                              <w:szCs w:val="21"/>
                            </w:rPr>
                          </m:ctrlPr>
                        </m:dPr>
                        <m:e>
                          <m:f>
                            <m:fPr>
                              <m:ctrlPr>
                                <w:rPr>
                                  <w:rFonts w:ascii="Cambria Math" w:hAnsi="Cambria Math"/>
                                  <w:color w:val="000000"/>
                                  <w:sz w:val="21"/>
                                  <w:szCs w:val="21"/>
                                </w:rPr>
                              </m:ctrlPr>
                            </m:fPr>
                            <m:num>
                              <m:r>
                                <m:rPr>
                                  <m:sty m:val="p"/>
                                </m:rPr>
                                <w:rPr>
                                  <w:rFonts w:ascii="Cambria Math" w:hAnsi="Cambria Math"/>
                                  <w:color w:val="000000"/>
                                  <w:sz w:val="21"/>
                                  <w:szCs w:val="21"/>
                                </w:rPr>
                                <m:t>1</m:t>
                              </m:r>
                            </m:num>
                            <m:den>
                              <m:r>
                                <w:rPr>
                                  <w:rFonts w:ascii="Cambria Math" w:hAnsi="Cambria Math"/>
                                  <w:color w:val="000000"/>
                                  <w:sz w:val="21"/>
                                  <w:szCs w:val="21"/>
                                </w:rPr>
                                <m:t>d</m:t>
                              </m:r>
                            </m:den>
                          </m:f>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r>
                                <w:rPr>
                                  <w:rFonts w:ascii="Cambria Math" w:hAnsi="Cambria Math"/>
                                  <w:color w:val="000000"/>
                                  <w:sz w:val="21"/>
                                  <w:szCs w:val="21"/>
                                </w:rPr>
                                <m:t>s</m:t>
                              </m:r>
                            </m:den>
                          </m:f>
                        </m:e>
                      </m:d>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sSup>
                            <m:sSupPr>
                              <m:ctrlPr>
                                <w:rPr>
                                  <w:rFonts w:ascii="Cambria Math" w:hAnsi="Cambria Math"/>
                                  <w:color w:val="000000"/>
                                  <w:sz w:val="21"/>
                                  <w:szCs w:val="21"/>
                                </w:rPr>
                              </m:ctrlPr>
                            </m:sSupPr>
                            <m:e>
                              <m:r>
                                <w:rPr>
                                  <w:rFonts w:ascii="Cambria Math" w:hAnsi="Cambria Math"/>
                                  <w:color w:val="000000"/>
                                  <w:sz w:val="21"/>
                                  <w:szCs w:val="21"/>
                                </w:rPr>
                                <m:t>d</m:t>
                              </m:r>
                            </m:e>
                            <m:sup>
                              <m:r>
                                <m:rPr>
                                  <m:sty m:val="p"/>
                                </m:rPr>
                                <w:rPr>
                                  <w:rFonts w:ascii="Cambria Math" w:hAnsi="Cambria Math"/>
                                  <w:color w:val="000000"/>
                                  <w:sz w:val="21"/>
                                  <w:szCs w:val="21"/>
                                </w:rPr>
                                <m:t>2</m:t>
                              </m:r>
                            </m:sup>
                          </m:sSup>
                        </m:den>
                      </m:f>
                      <m:r>
                        <m:rPr>
                          <m:sty m:val="p"/>
                        </m:rPr>
                        <w:rPr>
                          <w:rFonts w:ascii="Cambria Math" w:hAnsi="Cambria Math"/>
                          <w:color w:val="000000"/>
                          <w:sz w:val="21"/>
                          <w:szCs w:val="21"/>
                        </w:rPr>
                        <m:t xml:space="preserve">, </m:t>
                      </m:r>
                      <m:r>
                        <w:rPr>
                          <w:rFonts w:ascii="Cambria Math" w:hAnsi="Cambria Math"/>
                          <w:color w:val="000000"/>
                          <w:sz w:val="21"/>
                          <w:szCs w:val="21"/>
                        </w:rPr>
                        <m:t>d</m:t>
                      </m:r>
                      <m:r>
                        <m:rPr>
                          <m:sty m:val="p"/>
                        </m:rPr>
                        <w:rPr>
                          <w:rFonts w:ascii="Cambria Math" w:hAnsi="Cambria Math"/>
                          <w:color w:val="000000"/>
                          <w:sz w:val="21"/>
                          <w:szCs w:val="21"/>
                        </w:rPr>
                        <m:t>≤</m:t>
                      </m:r>
                      <m:r>
                        <w:rPr>
                          <w:rFonts w:ascii="Cambria Math" w:hAnsi="Cambria Math"/>
                          <w:color w:val="000000"/>
                          <w:sz w:val="21"/>
                          <w:szCs w:val="21"/>
                        </w:rPr>
                        <m:t>s</m:t>
                      </m:r>
                    </m:e>
                    <m:e>
                      <m:r>
                        <m:rPr>
                          <m:sty m:val="p"/>
                        </m:rPr>
                        <w:rPr>
                          <w:rFonts w:ascii="Cambria Math" w:hAnsi="Cambria Math"/>
                          <w:color w:val="000000"/>
                          <w:sz w:val="21"/>
                          <w:szCs w:val="21"/>
                        </w:rPr>
                        <m:t>0                       ,</m:t>
                      </m:r>
                      <m:r>
                        <w:rPr>
                          <w:rFonts w:ascii="Cambria Math" w:hAnsi="Cambria Math"/>
                          <w:color w:val="000000"/>
                          <w:sz w:val="21"/>
                          <w:szCs w:val="21"/>
                        </w:rPr>
                        <m:t>d</m:t>
                      </m:r>
                      <m:r>
                        <m:rPr>
                          <m:sty m:val="p"/>
                        </m:rPr>
                        <w:rPr>
                          <w:rFonts w:ascii="Cambria Math" w:hAnsi="Cambria Math"/>
                          <w:color w:val="000000"/>
                          <w:sz w:val="21"/>
                          <w:szCs w:val="21"/>
                        </w:rPr>
                        <m:t>&gt;</m:t>
                      </m:r>
                      <m:r>
                        <w:rPr>
                          <w:rFonts w:ascii="Cambria Math" w:hAnsi="Cambria Math"/>
                          <w:color w:val="000000"/>
                          <w:sz w:val="21"/>
                          <w:szCs w:val="21"/>
                        </w:rPr>
                        <m:t>s</m:t>
                      </m:r>
                    </m:e>
                  </m:eqAr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23</m:t>
                  </m:r>
                </m:e>
              </m:d>
              <m:ctrlPr>
                <w:rPr>
                  <w:rFonts w:ascii="Cambria Math" w:hAnsi="Cambria Math"/>
                  <w:i/>
                  <w:iCs/>
                  <w:color w:val="000000"/>
                  <w:sz w:val="21"/>
                  <w:szCs w:val="21"/>
                </w:rPr>
              </m:ctrlPr>
            </m:e>
          </m:eqArr>
        </m:oMath>
      </m:oMathPara>
    </w:p>
    <w:p w14:paraId="3A35146C" w14:textId="35699CCF" w:rsidR="000F4F18" w:rsidRDefault="000F4F18" w:rsidP="000F4F18">
      <w:pPr>
        <w:spacing w:line="360" w:lineRule="auto"/>
        <w:ind w:firstLineChars="196" w:firstLine="412"/>
        <w:rPr>
          <w:color w:val="000000"/>
          <w:sz w:val="21"/>
          <w:szCs w:val="21"/>
        </w:rPr>
      </w:pPr>
      <w:r w:rsidRPr="00A9585A">
        <w:rPr>
          <w:color w:val="000000"/>
          <w:sz w:val="21"/>
          <w:szCs w:val="21"/>
        </w:rPr>
        <w:t>该设计确保斥力仅在无人机进入危险</w:t>
      </w:r>
      <w:r w:rsidR="008C00D1" w:rsidRPr="00A9585A">
        <w:rPr>
          <w:rFonts w:hint="eastAsia"/>
          <w:color w:val="000000"/>
          <w:sz w:val="21"/>
          <w:szCs w:val="21"/>
        </w:rPr>
        <w:t>碰撞范围内</w:t>
      </w:r>
      <w:r w:rsidRPr="00A9585A">
        <w:rPr>
          <w:color w:val="000000"/>
          <w:sz w:val="21"/>
          <w:szCs w:val="21"/>
        </w:rPr>
        <w:t>时生效，并随距离减小呈非线性增强，从而实现强制性碰撞规避，同时在安全范围外避免产生</w:t>
      </w:r>
      <w:r w:rsidR="00EB3E91">
        <w:rPr>
          <w:rFonts w:hint="eastAsia"/>
          <w:color w:val="000000"/>
          <w:sz w:val="21"/>
          <w:szCs w:val="21"/>
        </w:rPr>
        <w:t>势场</w:t>
      </w:r>
      <w:r w:rsidRPr="00A9585A">
        <w:rPr>
          <w:color w:val="000000"/>
          <w:sz w:val="21"/>
          <w:szCs w:val="21"/>
        </w:rPr>
        <w:t>干扰。</w:t>
      </w:r>
    </w:p>
    <w:p w14:paraId="4BE207A5" w14:textId="360F61BF" w:rsidR="000E7624" w:rsidRPr="00A9585A" w:rsidRDefault="004A7B08" w:rsidP="004A7B08">
      <w:pPr>
        <w:spacing w:line="360" w:lineRule="auto"/>
        <w:outlineLvl w:val="3"/>
      </w:pPr>
      <w:r>
        <w:rPr>
          <w:rFonts w:ascii="宋体" w:hAnsi="宋体" w:hint="eastAsia"/>
          <w:color w:val="000000"/>
          <w:sz w:val="21"/>
          <w:szCs w:val="21"/>
        </w:rPr>
        <w:t>（</w:t>
      </w:r>
      <w:r>
        <w:rPr>
          <w:rFonts w:ascii="宋体" w:hAnsi="宋体"/>
          <w:color w:val="000000"/>
          <w:sz w:val="21"/>
          <w:szCs w:val="21"/>
        </w:rPr>
        <w:t>3</w:t>
      </w:r>
      <w:r>
        <w:rPr>
          <w:rFonts w:ascii="宋体" w:hAnsi="宋体" w:hint="eastAsia"/>
          <w:color w:val="000000"/>
          <w:sz w:val="21"/>
          <w:szCs w:val="21"/>
        </w:rPr>
        <w:t>）</w:t>
      </w:r>
      <w:r w:rsidR="009A6FF2" w:rsidRPr="00234ACA">
        <w:rPr>
          <w:rFonts w:ascii="宋体" w:hAnsi="宋体" w:hint="eastAsia"/>
          <w:color w:val="000000"/>
          <w:sz w:val="21"/>
          <w:szCs w:val="21"/>
        </w:rPr>
        <w:t>通信保持</w:t>
      </w:r>
      <w:r w:rsidR="00EB3E91">
        <w:rPr>
          <w:rFonts w:ascii="宋体" w:hAnsi="宋体" w:hint="eastAsia"/>
          <w:color w:val="000000"/>
          <w:sz w:val="21"/>
          <w:szCs w:val="21"/>
        </w:rPr>
        <w:t>引</w:t>
      </w:r>
      <w:r w:rsidR="009A6FF2" w:rsidRPr="00234ACA">
        <w:rPr>
          <w:rFonts w:ascii="宋体" w:hAnsi="宋体" w:hint="eastAsia"/>
          <w:color w:val="000000"/>
          <w:sz w:val="21"/>
          <w:szCs w:val="21"/>
        </w:rPr>
        <w:t>力分量</w:t>
      </w:r>
      <w:bookmarkStart w:id="117" w:name="OLE_LINK16"/>
    </w:p>
    <w:p w14:paraId="215D58C4" w14:textId="2C05A1DA" w:rsidR="000F4F18" w:rsidRPr="00A9585A" w:rsidRDefault="00BD6FA8" w:rsidP="00F91172">
      <w:pPr>
        <w:spacing w:line="360" w:lineRule="auto"/>
        <w:ind w:firstLineChars="196" w:firstLine="412"/>
        <w:rPr>
          <w:color w:val="000000"/>
          <w:sz w:val="21"/>
          <w:szCs w:val="21"/>
        </w:rPr>
      </w:pPr>
      <w:r>
        <w:rPr>
          <w:rFonts w:hint="eastAsia"/>
          <w:color w:val="000000"/>
          <w:sz w:val="21"/>
          <w:szCs w:val="21"/>
        </w:rPr>
        <w:t>为保证通信网络中最脆弱链路质量尽可能高以提高整体连通性维护效率，</w:t>
      </w:r>
      <w:r w:rsidRPr="00A9585A">
        <w:rPr>
          <w:color w:val="000000"/>
          <w:sz w:val="21"/>
          <w:szCs w:val="21"/>
        </w:rPr>
        <w:t>基于</w:t>
      </w:r>
      <w:r w:rsidRPr="00A9585A">
        <w:rPr>
          <w:color w:val="000000"/>
          <w:sz w:val="21"/>
          <w:szCs w:val="21"/>
        </w:rPr>
        <w:t>M</w:t>
      </w:r>
      <w:r>
        <w:rPr>
          <w:color w:val="000000"/>
          <w:sz w:val="21"/>
          <w:szCs w:val="21"/>
        </w:rPr>
        <w:t>B</w:t>
      </w:r>
      <w:r w:rsidRPr="00A9585A">
        <w:rPr>
          <w:color w:val="000000"/>
          <w:sz w:val="21"/>
          <w:szCs w:val="21"/>
        </w:rPr>
        <w:t>ST</w:t>
      </w:r>
      <w:r w:rsidRPr="00A9585A">
        <w:rPr>
          <w:color w:val="000000"/>
          <w:sz w:val="21"/>
          <w:szCs w:val="21"/>
        </w:rPr>
        <w:t>的</w:t>
      </w:r>
      <w:r w:rsidRPr="00A9585A">
        <w:rPr>
          <w:rFonts w:hint="eastAsia"/>
          <w:color w:val="000000"/>
          <w:sz w:val="21"/>
          <w:szCs w:val="21"/>
        </w:rPr>
        <w:t>通信保持</w:t>
      </w:r>
      <w:r w:rsidRPr="00A9585A">
        <w:rPr>
          <w:color w:val="000000"/>
          <w:sz w:val="21"/>
          <w:szCs w:val="21"/>
        </w:rPr>
        <w:t>力分量</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F91172">
        <w:rPr>
          <w:color w:val="000000"/>
          <w:sz w:val="21"/>
          <w:szCs w:val="21"/>
        </w:rPr>
        <w:t>是该机制的核心部分。</w:t>
      </w:r>
      <w:bookmarkEnd w:id="117"/>
      <w:r w:rsidR="004A7B08">
        <w:rPr>
          <w:rFonts w:hint="eastAsia"/>
          <w:color w:val="000000"/>
          <w:sz w:val="21"/>
          <w:szCs w:val="21"/>
        </w:rPr>
        <w:t>通过构建的</w:t>
      </w:r>
      <w:r w:rsidR="004944FE" w:rsidRPr="004944FE">
        <w:rPr>
          <w:color w:val="000000"/>
          <w:sz w:val="21"/>
          <w:szCs w:val="21"/>
        </w:rPr>
        <w:t xml:space="preserve"> </w:t>
      </w:r>
      <m:oMath>
        <m:r>
          <w:rPr>
            <w:rFonts w:ascii="Cambria Math" w:hAnsi="Cambria Math"/>
            <w:color w:val="000000"/>
            <w:sz w:val="21"/>
            <w:szCs w:val="21"/>
          </w:rPr>
          <m:t>MBST</m:t>
        </m:r>
        <m:d>
          <m:dPr>
            <m:ctrlPr>
              <w:rPr>
                <w:rFonts w:ascii="Cambria Math" w:hAnsi="Cambria Math"/>
                <w:i/>
                <w:color w:val="000000"/>
                <w:sz w:val="21"/>
                <w:szCs w:val="21"/>
              </w:rPr>
            </m:ctrlPr>
          </m:dPr>
          <m:e>
            <m:r>
              <w:rPr>
                <w:rFonts w:ascii="Cambria Math" w:hAnsi="Cambria Math"/>
                <w:color w:val="000000"/>
                <w:sz w:val="21"/>
                <w:szCs w:val="21"/>
              </w:rPr>
              <m:t>t</m:t>
            </m:r>
          </m:e>
        </m:d>
      </m:oMath>
      <w:r w:rsidR="004944FE">
        <w:rPr>
          <w:color w:val="000000"/>
          <w:sz w:val="21"/>
          <w:szCs w:val="21"/>
        </w:rPr>
        <w:t xml:space="preserve"> </w:t>
      </w:r>
      <w:r w:rsidR="004944FE" w:rsidRPr="004944FE">
        <w:rPr>
          <w:color w:val="000000"/>
          <w:sz w:val="21"/>
          <w:szCs w:val="21"/>
        </w:rPr>
        <w:t>，每个无人机仅对其在</w:t>
      </w:r>
      <w:r w:rsidR="004944FE" w:rsidRPr="004944FE">
        <w:rPr>
          <w:color w:val="000000"/>
          <w:sz w:val="21"/>
          <w:szCs w:val="21"/>
        </w:rPr>
        <w:t xml:space="preserve"> M</w:t>
      </w:r>
      <w:r w:rsidR="00EB3E91">
        <w:rPr>
          <w:color w:val="000000"/>
          <w:sz w:val="21"/>
          <w:szCs w:val="21"/>
        </w:rPr>
        <w:t>B</w:t>
      </w:r>
      <w:r w:rsidR="004944FE" w:rsidRPr="004944FE">
        <w:rPr>
          <w:color w:val="000000"/>
          <w:sz w:val="21"/>
          <w:szCs w:val="21"/>
        </w:rPr>
        <w:t xml:space="preserve">ST </w:t>
      </w:r>
      <w:r w:rsidR="004944FE" w:rsidRPr="004944FE">
        <w:rPr>
          <w:color w:val="000000"/>
          <w:sz w:val="21"/>
          <w:szCs w:val="21"/>
        </w:rPr>
        <w:t>中的直接邻居施加通信保持引力：</w:t>
      </w:r>
      <w:r w:rsidR="004944FE">
        <w:rPr>
          <w:rFonts w:hint="eastAsia"/>
          <w:color w:val="000000"/>
          <w:sz w:val="21"/>
          <w:szCs w:val="21"/>
        </w:rPr>
        <w:t>其</w:t>
      </w:r>
      <w:r w:rsidR="000F4F18" w:rsidRPr="00A9585A">
        <w:rPr>
          <w:color w:val="000000"/>
          <w:sz w:val="21"/>
          <w:szCs w:val="21"/>
        </w:rPr>
        <w:t>定义为：</w:t>
      </w:r>
    </w:p>
    <w:p w14:paraId="15230F67" w14:textId="1FFA18AD" w:rsidR="000F4F18" w:rsidRPr="00A9585A" w:rsidRDefault="000A77FB"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nary>
                <m:naryPr>
                  <m:chr m:val="∑"/>
                  <m:supHide m:val="1"/>
                  <m:ctrlPr>
                    <w:rPr>
                      <w:rFonts w:ascii="Cambria Math" w:hAnsi="Cambria Math"/>
                      <w:color w:val="000000"/>
                      <w:sz w:val="21"/>
                      <w:szCs w:val="21"/>
                    </w:rPr>
                  </m:ctrlPr>
                </m:naryPr>
                <m: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r>
                    <m:rPr>
                      <m:sty m:val="p"/>
                    </m:rPr>
                    <w:rPr>
                      <w:rFonts w:ascii="Cambria Math" w:hAnsi="Cambria Math" w:hint="eastAsia"/>
                      <w:color w:val="000000"/>
                      <w:sz w:val="21"/>
                      <w:szCs w:val="21"/>
                    </w:rPr>
                    <m:t>∈</m:t>
                  </m:r>
                  <m:r>
                    <m:rPr>
                      <m:nor/>
                    </m:rPr>
                    <w:rPr>
                      <w:color w:val="000000"/>
                      <w:sz w:val="21"/>
                      <w:szCs w:val="21"/>
                    </w:rPr>
                    <m:t>M</m:t>
                  </m:r>
                  <m:r>
                    <m:rPr>
                      <m:nor/>
                    </m:rPr>
                    <w:rPr>
                      <w:rFonts w:ascii="Cambria Math"/>
                      <w:color w:val="000000"/>
                      <w:sz w:val="21"/>
                      <w:szCs w:val="21"/>
                    </w:rPr>
                    <m:t>B</m:t>
                  </m:r>
                  <m:r>
                    <m:rPr>
                      <m:nor/>
                    </m:rPr>
                    <w:rPr>
                      <w:color w:val="000000"/>
                      <w:sz w:val="21"/>
                      <w:szCs w:val="21"/>
                    </w:rPr>
                    <m:t>ST</m:t>
                  </m:r>
                  <m:d>
                    <m:dPr>
                      <m:ctrlPr>
                        <w:rPr>
                          <w:rFonts w:ascii="Cambria Math" w:hAnsi="Cambria Math"/>
                          <w:color w:val="000000"/>
                          <w:sz w:val="21"/>
                          <w:szCs w:val="21"/>
                        </w:rPr>
                      </m:ctrlPr>
                    </m:dPr>
                    <m:e>
                      <m:r>
                        <w:rPr>
                          <w:rFonts w:ascii="Cambria Math" w:hAnsi="Cambria Math"/>
                          <w:color w:val="000000"/>
                          <w:sz w:val="21"/>
                          <w:szCs w:val="21"/>
                        </w:rPr>
                        <m:t>t</m:t>
                      </m:r>
                    </m:e>
                  </m:d>
                </m:sub>
                <m:sup/>
                <m:e>
                  <m:sSub>
                    <m:sSubPr>
                      <m:ctrlPr>
                        <w:rPr>
                          <w:rFonts w:ascii="Cambria Math" w:hAnsi="Cambria Math"/>
                          <w:color w:val="000000"/>
                          <w:sz w:val="21"/>
                          <w:szCs w:val="21"/>
                        </w:rPr>
                      </m:ctrlPr>
                    </m:sSubPr>
                    <m:e>
                      <m:r>
                        <w:rPr>
                          <w:rFonts w:ascii="Cambria Math" w:hAnsi="Cambria Math"/>
                          <w:color w:val="000000"/>
                          <w:sz w:val="21"/>
                          <w:szCs w:val="21"/>
                        </w:rPr>
                        <m:t>F</m:t>
                      </m:r>
                    </m:e>
                    <m:sub>
                      <m:r>
                        <m:rPr>
                          <m:nor/>
                        </m:rPr>
                        <w:rPr>
                          <w:i/>
                          <w:iCs/>
                          <w:color w:val="000000"/>
                          <w:sz w:val="21"/>
                          <w:szCs w:val="21"/>
                        </w:rPr>
                        <m:t>m</m:t>
                      </m:r>
                      <m:r>
                        <m:rPr>
                          <m:nor/>
                        </m:rPr>
                        <w:rPr>
                          <w:rFonts w:ascii="Cambria Math"/>
                          <w:i/>
                          <w:iCs/>
                          <w:color w:val="000000"/>
                          <w:sz w:val="21"/>
                          <w:szCs w:val="21"/>
                        </w:rPr>
                        <m:t>b</m:t>
                      </m:r>
                      <m:r>
                        <m:rPr>
                          <m:nor/>
                        </m:rPr>
                        <w:rPr>
                          <w:i/>
                          <w:iCs/>
                          <w:color w:val="000000"/>
                          <w:sz w:val="21"/>
                          <w:szCs w:val="21"/>
                        </w:rPr>
                        <m:t>st</m:t>
                      </m:r>
                    </m:sub>
                  </m:s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e>
              </m:nary>
              <m:r>
                <m:rPr>
                  <m:sty m:val="p"/>
                </m:rPr>
                <w:rPr>
                  <w:rFonts w:ascii="Cambria Math" w:hAnsi="Cambria Math"/>
                  <w:color w:val="000000"/>
                  <w:sz w:val="21"/>
                  <w:szCs w:val="21"/>
                </w:rPr>
                <m:t>⋅</m:t>
              </m:r>
              <m:f>
                <m:fPr>
                  <m:ctrlPr>
                    <w:rPr>
                      <w:rFonts w:ascii="Cambria Math" w:hAnsi="Cambria Math"/>
                      <w:color w:val="000000"/>
                      <w:sz w:val="21"/>
                      <w:szCs w:val="21"/>
                    </w:rPr>
                  </m:ctrlPr>
                </m:fPr>
                <m:num>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num>
                <m:den>
                  <m:d>
                    <m:dPr>
                      <m:begChr m:val="‖"/>
                      <m:endChr m:val="‖"/>
                      <m:ctrlPr>
                        <w:rPr>
                          <w:rFonts w:ascii="Cambria Math" w:hAnsi="Cambria Math"/>
                          <w:i/>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e>
                  </m:d>
                </m:den>
              </m:f>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24</m:t>
                  </m:r>
                </m:e>
              </m:d>
            </m:e>
          </m:eqArr>
        </m:oMath>
      </m:oMathPara>
    </w:p>
    <w:p w14:paraId="7D129EBB" w14:textId="25DC3E72" w:rsidR="000F4F18" w:rsidRPr="00A9585A" w:rsidRDefault="000F4F18" w:rsidP="000F4F18">
      <w:pPr>
        <w:spacing w:line="360" w:lineRule="auto"/>
        <w:ind w:firstLineChars="196" w:firstLine="412"/>
        <w:rPr>
          <w:color w:val="000000"/>
          <w:sz w:val="21"/>
          <w:szCs w:val="21"/>
        </w:rPr>
      </w:pPr>
      <w:r w:rsidRPr="00A9585A">
        <w:rPr>
          <w:color w:val="000000"/>
          <w:sz w:val="21"/>
          <w:szCs w:val="21"/>
        </w:rPr>
        <w:t>其中</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m</m:t>
            </m:r>
            <m:r>
              <w:rPr>
                <w:rFonts w:ascii="Cambria Math" w:hAnsi="Cambria Math" w:hint="eastAsia"/>
                <w:color w:val="000000"/>
                <w:sz w:val="21"/>
                <w:szCs w:val="21"/>
              </w:rPr>
              <m:t>b</m:t>
            </m:r>
            <m:r>
              <w:rPr>
                <w:rFonts w:ascii="Cambria Math" w:hAnsi="Cambria Math"/>
                <w:color w:val="000000"/>
                <w:sz w:val="21"/>
                <w:szCs w:val="21"/>
              </w:rPr>
              <m:t>st</m:t>
            </m:r>
          </m:sub>
        </m:s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oMath>
      <w:r w:rsidRPr="00A9585A">
        <w:rPr>
          <w:color w:val="000000"/>
          <w:sz w:val="21"/>
          <w:szCs w:val="21"/>
        </w:rPr>
        <w:t xml:space="preserve"> </w:t>
      </w:r>
      <w:r w:rsidRPr="00A9585A">
        <w:rPr>
          <w:color w:val="000000"/>
          <w:sz w:val="21"/>
          <w:szCs w:val="21"/>
        </w:rPr>
        <w:t>为</w:t>
      </w:r>
      <w:r w:rsidRPr="00A9585A">
        <w:rPr>
          <w:color w:val="000000"/>
          <w:sz w:val="21"/>
          <w:szCs w:val="21"/>
        </w:rPr>
        <w:t xml:space="preserve"> </w:t>
      </w:r>
      <m:oMath>
        <m:r>
          <w:rPr>
            <w:rFonts w:ascii="Cambria Math" w:hAnsi="Cambria Math"/>
            <w:color w:val="000000"/>
            <w:sz w:val="21"/>
            <w:szCs w:val="21"/>
          </w:rPr>
          <m:t>i</m:t>
        </m:r>
      </m:oMath>
      <w:r w:rsidRPr="00A9585A">
        <w:rPr>
          <w:color w:val="000000"/>
          <w:sz w:val="21"/>
          <w:szCs w:val="21"/>
        </w:rPr>
        <w:t xml:space="preserve"> </w:t>
      </w:r>
      <w:r w:rsidRPr="00A9585A">
        <w:rPr>
          <w:color w:val="000000"/>
          <w:sz w:val="21"/>
          <w:szCs w:val="21"/>
        </w:rPr>
        <w:t>与邻居</w:t>
      </w:r>
      <w:r w:rsidRPr="00A9585A">
        <w:rPr>
          <w:color w:val="000000"/>
          <w:sz w:val="21"/>
          <w:szCs w:val="21"/>
        </w:rPr>
        <w:t xml:space="preserve"> </w:t>
      </w:r>
      <m:oMath>
        <m:r>
          <w:rPr>
            <w:rFonts w:ascii="Cambria Math" w:hAnsi="Cambria Math"/>
            <w:color w:val="000000"/>
            <w:sz w:val="21"/>
            <w:szCs w:val="21"/>
          </w:rPr>
          <m:t>j</m:t>
        </m:r>
      </m:oMath>
      <w:r w:rsidRPr="00A9585A">
        <w:rPr>
          <w:color w:val="000000"/>
          <w:sz w:val="21"/>
          <w:szCs w:val="21"/>
        </w:rPr>
        <w:t xml:space="preserve"> </w:t>
      </w:r>
      <w:r w:rsidRPr="00A9585A">
        <w:rPr>
          <w:color w:val="000000"/>
          <w:sz w:val="21"/>
          <w:szCs w:val="21"/>
        </w:rPr>
        <w:t>之间的通信自适应引力幅值，定义为：</w:t>
      </w:r>
    </w:p>
    <w:p w14:paraId="4E60749A" w14:textId="2E698E63" w:rsidR="000F4F18" w:rsidRPr="00A9585A" w:rsidRDefault="000A77FB"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m</m:t>
                  </m:r>
                  <m:r>
                    <w:rPr>
                      <w:rFonts w:ascii="Cambria Math" w:hAnsi="Cambria Math" w:hint="eastAsia"/>
                      <w:color w:val="000000"/>
                      <w:sz w:val="21"/>
                      <w:szCs w:val="21"/>
                    </w:rPr>
                    <m:t>b</m:t>
                  </m:r>
                  <m:r>
                    <w:rPr>
                      <w:rFonts w:ascii="Cambria Math" w:hAnsi="Cambria Math"/>
                      <w:color w:val="000000"/>
                      <w:sz w:val="21"/>
                      <w:szCs w:val="21"/>
                    </w:rPr>
                    <m:t>st</m:t>
                  </m:r>
                </m:sub>
              </m:s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eqArr>
                    <m:eqArrPr>
                      <m:ctrlPr>
                        <w:rPr>
                          <w:rFonts w:ascii="Cambria Math" w:hAnsi="Cambria Math"/>
                          <w:color w:val="000000"/>
                          <w:sz w:val="21"/>
                          <w:szCs w:val="21"/>
                        </w:rPr>
                      </m:ctrlPr>
                    </m:eqArrPr>
                    <m:e>
                      <m:d>
                        <m:dPr>
                          <m:ctrlPr>
                            <w:rPr>
                              <w:rFonts w:ascii="Cambria Math" w:hAnsi="Cambria Math"/>
                              <w:color w:val="000000"/>
                              <w:sz w:val="21"/>
                              <w:szCs w:val="21"/>
                            </w:rPr>
                          </m:ctrlPr>
                        </m:dPr>
                        <m:e>
                          <m:f>
                            <m:fPr>
                              <m:ctrlPr>
                                <w:rPr>
                                  <w:rFonts w:ascii="Cambria Math" w:hAnsi="Cambria Math"/>
                                  <w:color w:val="000000"/>
                                  <w:sz w:val="21"/>
                                  <w:szCs w:val="21"/>
                                </w:rPr>
                              </m:ctrlPr>
                            </m:fPr>
                            <m:num>
                              <m:r>
                                <m:rPr>
                                  <m:sty m:val="p"/>
                                </m:rPr>
                                <w:rPr>
                                  <w:rFonts w:ascii="Cambria Math" w:hAnsi="Cambria Math"/>
                                  <w:color w:val="000000"/>
                                  <w:sz w:val="21"/>
                                  <w:szCs w:val="21"/>
                                </w:rPr>
                                <m:t>1</m:t>
                              </m:r>
                            </m:num>
                            <m:den>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eff</m:t>
                                  </m:r>
                                </m:sub>
                              </m:sSub>
                            </m:den>
                          </m:f>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r</m:t>
                                  </m:r>
                                </m:sub>
                              </m:sSub>
                            </m:den>
                          </m:f>
                        </m:e>
                      </m:d>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sSubSup>
                            <m:sSubSupPr>
                              <m:ctrlPr>
                                <w:rPr>
                                  <w:rFonts w:ascii="Cambria Math" w:hAnsi="Cambria Math"/>
                                  <w:color w:val="000000"/>
                                  <w:sz w:val="21"/>
                                  <w:szCs w:val="21"/>
                                </w:rPr>
                              </m:ctrlPr>
                            </m:sSubSupPr>
                            <m:e>
                              <m:r>
                                <w:rPr>
                                  <w:rFonts w:ascii="Cambria Math" w:hAnsi="Cambria Math"/>
                                  <w:color w:val="000000"/>
                                  <w:sz w:val="21"/>
                                  <w:szCs w:val="21"/>
                                </w:rPr>
                                <m:t>m</m:t>
                              </m:r>
                            </m:e>
                            <m:sub>
                              <m:r>
                                <w:rPr>
                                  <w:rFonts w:ascii="Cambria Math" w:hAnsi="Cambria Math"/>
                                  <w:color w:val="000000"/>
                                  <w:sz w:val="21"/>
                                  <w:szCs w:val="21"/>
                                </w:rPr>
                                <m:t>eff</m:t>
                              </m:r>
                            </m:sub>
                            <m:sup>
                              <m:r>
                                <m:rPr>
                                  <m:sty m:val="p"/>
                                </m:rPr>
                                <w:rPr>
                                  <w:rFonts w:ascii="Cambria Math" w:hAnsi="Cambria Math"/>
                                  <w:color w:val="000000"/>
                                  <w:sz w:val="21"/>
                                  <w:szCs w:val="21"/>
                                </w:rPr>
                                <m:t>2</m:t>
                              </m:r>
                            </m:sup>
                          </m:sSubSup>
                        </m:den>
                      </m:f>
                      <m:r>
                        <m:rPr>
                          <m:sty m:val="p"/>
                        </m:rPr>
                        <w:rPr>
                          <w:rFonts w:ascii="Cambria Math" w:hAnsi="Cambria Math"/>
                          <w:color w:val="000000"/>
                          <w:sz w:val="21"/>
                          <w:szCs w:val="21"/>
                        </w:rPr>
                        <m:t>,0&lt;</m:t>
                      </m:r>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eff</m:t>
                          </m:r>
                        </m:sub>
                      </m:sSub>
                      <m:r>
                        <m:rPr>
                          <m:sty m:val="p"/>
                        </m:rPr>
                        <w:rPr>
                          <w:rFonts w:ascii="Cambria Math" w:hAnsi="Cambria Math"/>
                          <w:color w:val="000000"/>
                          <w:sz w:val="21"/>
                          <w:szCs w:val="21"/>
                        </w:rPr>
                        <m:t>​&lt;</m:t>
                      </m:r>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r</m:t>
                          </m:r>
                        </m:sub>
                      </m:sSub>
                      <m:r>
                        <m:rPr>
                          <m:sty m:val="p"/>
                        </m:rPr>
                        <w:rPr>
                          <w:rFonts w:ascii="Cambria Math" w:hAnsi="Cambria Math"/>
                          <w:color w:val="000000"/>
                          <w:sz w:val="21"/>
                          <w:szCs w:val="21"/>
                        </w:rPr>
                        <m:t>​</m:t>
                      </m:r>
                    </m:e>
                    <m:e>
                      <m:r>
                        <m:rPr>
                          <m:sty m:val="p"/>
                        </m:rPr>
                        <w:rPr>
                          <w:rFonts w:ascii="Cambria Math" w:hAnsi="Cambria Math"/>
                          <w:color w:val="000000"/>
                          <w:sz w:val="21"/>
                          <w:szCs w:val="21"/>
                        </w:rPr>
                        <m:t>0                            ,</m:t>
                      </m:r>
                      <m:r>
                        <w:rPr>
                          <w:rFonts w:ascii="Cambria Math" w:hAnsi="Cambria Math"/>
                          <w:color w:val="000000"/>
                          <w:sz w:val="21"/>
                          <w:szCs w:val="21"/>
                        </w:rPr>
                        <m:t>otherwise</m:t>
                      </m:r>
                    </m:e>
                  </m:eqAr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25</m:t>
                  </m:r>
                </m:e>
              </m:d>
            </m:e>
          </m:eqArr>
        </m:oMath>
      </m:oMathPara>
    </w:p>
    <w:p w14:paraId="39AA8A6B" w14:textId="16F5FE06" w:rsidR="004944FE" w:rsidRDefault="000F4F18" w:rsidP="000F4F18">
      <w:pPr>
        <w:spacing w:line="360" w:lineRule="auto"/>
        <w:ind w:firstLineChars="196" w:firstLine="412"/>
        <w:rPr>
          <w:color w:val="000000"/>
          <w:sz w:val="21"/>
          <w:szCs w:val="21"/>
        </w:rPr>
      </w:pPr>
      <w:r w:rsidRPr="00A9585A">
        <w:rPr>
          <w:color w:val="000000"/>
          <w:sz w:val="21"/>
          <w:szCs w:val="21"/>
        </w:rPr>
        <w:t>其中</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eff</m:t>
            </m:r>
          </m:sub>
        </m:sSub>
        <m:r>
          <m:rPr>
            <m:sty m:val="p"/>
          </m:rPr>
          <w:rPr>
            <w:rFonts w:ascii="Cambria Math" w:hAnsi="Cambria Math"/>
            <w:color w:val="000000"/>
            <w:sz w:val="21"/>
            <w:szCs w:val="21"/>
          </w:rPr>
          <m:t>=</m:t>
        </m:r>
        <m:func>
          <m:funcPr>
            <m:ctrlPr>
              <w:rPr>
                <w:rFonts w:ascii="Cambria Math" w:hAnsi="Cambria Math"/>
                <w:i/>
                <w:color w:val="000000"/>
                <w:sz w:val="21"/>
                <w:szCs w:val="21"/>
              </w:rPr>
            </m:ctrlPr>
          </m:funcPr>
          <m:fName>
            <m:r>
              <w:rPr>
                <w:rFonts w:ascii="Cambria Math" w:hAnsi="Cambria Math"/>
                <w:color w:val="000000"/>
                <w:sz w:val="21"/>
                <w:szCs w:val="21"/>
              </w:rPr>
              <m:t>max</m:t>
            </m:r>
          </m:fName>
          <m:e>
            <m:d>
              <m:dPr>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hint="eastAsia"/>
                        <w:color w:val="000000"/>
                        <w:sz w:val="21"/>
                        <w:szCs w:val="21"/>
                      </w:rPr>
                      <m:t>w</m:t>
                    </m:r>
                  </m:e>
                  <m:sub>
                    <m:r>
                      <w:rPr>
                        <w:rFonts w:ascii="Cambria Math" w:hAnsi="Cambria Math"/>
                        <w:color w:val="000000"/>
                        <w:sz w:val="21"/>
                        <w:szCs w:val="21"/>
                      </w:rPr>
                      <m:t>ij</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th</m:t>
                    </m:r>
                  </m:sub>
                </m:sSub>
                <m:r>
                  <w:rPr>
                    <w:rFonts w:ascii="Cambria Math" w:hAnsi="Cambria Math"/>
                    <w:color w:val="000000"/>
                    <w:sz w:val="21"/>
                    <w:szCs w:val="21"/>
                  </w:rPr>
                  <m:t>,ϵ</m:t>
                </m:r>
              </m:e>
            </m:d>
          </m:e>
        </m:func>
      </m:oMath>
      <w:r w:rsidRPr="00A9585A">
        <w:rPr>
          <w:color w:val="000000"/>
          <w:sz w:val="21"/>
          <w:szCs w:val="21"/>
        </w:rPr>
        <w:t xml:space="preserve"> </w:t>
      </w:r>
      <w:r w:rsidRPr="00A9585A">
        <w:rPr>
          <w:color w:val="000000"/>
          <w:sz w:val="21"/>
          <w:szCs w:val="21"/>
        </w:rPr>
        <w:t>表示有效</w:t>
      </w:r>
      <w:r w:rsidRPr="00A9585A">
        <w:rPr>
          <w:color w:val="000000"/>
          <w:sz w:val="21"/>
          <w:szCs w:val="21"/>
        </w:rPr>
        <w:t xml:space="preserve">SINR </w:t>
      </w:r>
      <w:r w:rsidRPr="00A9585A">
        <w:rPr>
          <w:color w:val="000000"/>
          <w:sz w:val="21"/>
          <w:szCs w:val="21"/>
        </w:rPr>
        <w:t>裕度；</w:t>
      </w:r>
      <m:oMath>
        <m:sSub>
          <m:sSubPr>
            <m:ctrlPr>
              <w:rPr>
                <w:rFonts w:ascii="Cambria Math" w:hAnsi="Cambria Math"/>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th</m:t>
            </m:r>
          </m:sub>
        </m:sSub>
      </m:oMath>
      <w:r w:rsidRPr="00A9585A">
        <w:rPr>
          <w:color w:val="000000"/>
          <w:sz w:val="21"/>
          <w:szCs w:val="21"/>
        </w:rPr>
        <w:t xml:space="preserve"> </w:t>
      </w:r>
      <w:r w:rsidRPr="00A9585A">
        <w:rPr>
          <w:color w:val="000000"/>
          <w:sz w:val="21"/>
          <w:szCs w:val="21"/>
        </w:rPr>
        <w:t>为通信</w:t>
      </w:r>
      <w:r w:rsidR="00EB3E91">
        <w:rPr>
          <w:rFonts w:hint="eastAsia"/>
          <w:color w:val="000000"/>
          <w:sz w:val="21"/>
          <w:szCs w:val="21"/>
        </w:rPr>
        <w:t>保持</w:t>
      </w:r>
      <w:r w:rsidRPr="00A9585A">
        <w:rPr>
          <w:color w:val="000000"/>
          <w:sz w:val="21"/>
          <w:szCs w:val="21"/>
        </w:rPr>
        <w:t>阈值，</w:t>
      </w:r>
      <m:oMath>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r</m:t>
            </m:r>
          </m:sub>
        </m:sSub>
      </m:oMath>
      <w:r w:rsidRPr="00A9585A">
        <w:rPr>
          <w:color w:val="000000"/>
          <w:sz w:val="21"/>
          <w:szCs w:val="21"/>
        </w:rPr>
        <w:t xml:space="preserve"> </w:t>
      </w:r>
      <w:r w:rsidRPr="00A9585A">
        <w:rPr>
          <w:color w:val="000000"/>
          <w:sz w:val="21"/>
          <w:szCs w:val="21"/>
        </w:rPr>
        <w:t>为裕度半径，</w:t>
      </w:r>
      <m:oMath>
        <m:r>
          <m:rPr>
            <m:sty m:val="p"/>
          </m:rPr>
          <w:rPr>
            <w:rFonts w:ascii="Cambria Math" w:hAnsi="Cambria Math"/>
            <w:color w:val="000000"/>
            <w:sz w:val="21"/>
            <w:szCs w:val="21"/>
          </w:rPr>
          <m:t>ϵ</m:t>
        </m:r>
      </m:oMath>
      <w:r w:rsidRPr="00A9585A">
        <w:rPr>
          <w:color w:val="000000"/>
          <w:sz w:val="21"/>
          <w:szCs w:val="21"/>
        </w:rPr>
        <w:t xml:space="preserve"> </w:t>
      </w:r>
      <w:r w:rsidRPr="00A9585A">
        <w:rPr>
          <w:color w:val="000000"/>
          <w:sz w:val="21"/>
          <w:szCs w:val="21"/>
        </w:rPr>
        <w:t>为数值稳定性常数</w:t>
      </w:r>
      <w:r w:rsidR="00332D74" w:rsidRPr="00A9585A">
        <w:rPr>
          <w:rFonts w:hint="eastAsia"/>
          <w:color w:val="000000"/>
          <w:sz w:val="21"/>
          <w:szCs w:val="21"/>
        </w:rPr>
        <w:t>。</w:t>
      </w:r>
      <w:r w:rsidRPr="00A9585A">
        <w:rPr>
          <w:color w:val="000000"/>
          <w:sz w:val="21"/>
          <w:szCs w:val="21"/>
        </w:rPr>
        <w:t>该机制通过动态调节引力强度，使得当通信链路接近失效时，引力增强以维持连通性，而当链路质量充足时，引力减弱直至消失，从而在保持通信拓扑稳定的同时避免</w:t>
      </w:r>
      <w:r w:rsidR="00A36F48">
        <w:rPr>
          <w:rFonts w:hint="eastAsia"/>
          <w:color w:val="000000"/>
          <w:sz w:val="21"/>
          <w:szCs w:val="21"/>
        </w:rPr>
        <w:t>无人机之间</w:t>
      </w:r>
      <w:r w:rsidR="00E70712">
        <w:rPr>
          <w:rFonts w:hint="eastAsia"/>
          <w:color w:val="000000"/>
          <w:sz w:val="21"/>
          <w:szCs w:val="21"/>
        </w:rPr>
        <w:t>过度聚集</w:t>
      </w:r>
      <w:r w:rsidRPr="00A9585A">
        <w:rPr>
          <w:color w:val="000000"/>
          <w:sz w:val="21"/>
          <w:szCs w:val="21"/>
        </w:rPr>
        <w:t>。</w:t>
      </w:r>
    </w:p>
    <w:p w14:paraId="2E57022C" w14:textId="077FFDEE" w:rsidR="004944FE" w:rsidRDefault="004944FE" w:rsidP="000F4F18">
      <w:pPr>
        <w:spacing w:line="360" w:lineRule="auto"/>
        <w:ind w:firstLineChars="196" w:firstLine="412"/>
        <w:rPr>
          <w:color w:val="000000"/>
          <w:sz w:val="21"/>
          <w:szCs w:val="21"/>
        </w:rPr>
      </w:pPr>
      <w:r w:rsidRPr="004944FE">
        <w:rPr>
          <w:color w:val="000000"/>
          <w:sz w:val="21"/>
          <w:szCs w:val="21"/>
        </w:rPr>
        <w:t>最后</w:t>
      </w:r>
      <w:r w:rsidR="00F3108B">
        <w:rPr>
          <w:rFonts w:hint="eastAsia"/>
          <w:color w:val="000000"/>
          <w:sz w:val="21"/>
          <w:szCs w:val="21"/>
        </w:rPr>
        <w:t>局部</w:t>
      </w:r>
      <w:r w:rsidR="00EF0EDD">
        <w:rPr>
          <w:rFonts w:hint="eastAsia"/>
          <w:color w:val="000000"/>
          <w:sz w:val="21"/>
          <w:szCs w:val="21"/>
        </w:rPr>
        <w:t xml:space="preserve"> </w:t>
      </w:r>
      <w:r w:rsidR="00F3108B">
        <w:rPr>
          <w:rFonts w:hint="eastAsia"/>
          <w:color w:val="000000"/>
          <w:sz w:val="21"/>
          <w:szCs w:val="21"/>
        </w:rPr>
        <w:t>M</w:t>
      </w:r>
      <w:r w:rsidR="00F3108B">
        <w:rPr>
          <w:color w:val="000000"/>
          <w:sz w:val="21"/>
          <w:szCs w:val="21"/>
        </w:rPr>
        <w:t>BST-APF</w:t>
      </w:r>
      <w:r w:rsidR="00EF0EDD">
        <w:rPr>
          <w:color w:val="000000"/>
          <w:sz w:val="21"/>
          <w:szCs w:val="21"/>
        </w:rPr>
        <w:t xml:space="preserve"> </w:t>
      </w:r>
      <w:r w:rsidR="00F3108B">
        <w:rPr>
          <w:rFonts w:hint="eastAsia"/>
          <w:color w:val="000000"/>
          <w:sz w:val="21"/>
          <w:szCs w:val="21"/>
        </w:rPr>
        <w:t>为每个节点</w:t>
      </w:r>
      <w:r w:rsidRPr="004944FE">
        <w:rPr>
          <w:color w:val="000000"/>
          <w:sz w:val="21"/>
          <w:szCs w:val="21"/>
        </w:rPr>
        <w:t>根据</w:t>
      </w:r>
      <w:r w:rsidR="00F3108B">
        <w:rPr>
          <w:rFonts w:hint="eastAsia"/>
          <w:color w:val="000000"/>
          <w:sz w:val="21"/>
          <w:szCs w:val="21"/>
        </w:rPr>
        <w:t>合力以及</w:t>
      </w:r>
      <w:r w:rsidRPr="004944FE">
        <w:rPr>
          <w:color w:val="000000"/>
          <w:sz w:val="21"/>
          <w:szCs w:val="21"/>
        </w:rPr>
        <w:t>归一化速度更新</w:t>
      </w:r>
      <w:r w:rsidR="00EF0EDD">
        <w:rPr>
          <w:rFonts w:hint="eastAsia"/>
          <w:color w:val="000000"/>
          <w:sz w:val="21"/>
          <w:szCs w:val="21"/>
        </w:rPr>
        <w:t>下一步</w:t>
      </w:r>
      <w:r w:rsidRPr="004944FE">
        <w:rPr>
          <w:color w:val="000000"/>
          <w:sz w:val="21"/>
          <w:szCs w:val="21"/>
        </w:rPr>
        <w:t>位置：</w:t>
      </w:r>
    </w:p>
    <w:p w14:paraId="28A330D5" w14:textId="59DEE1D8" w:rsidR="004944FE" w:rsidRDefault="000A77FB" w:rsidP="000F4F18">
      <w:pPr>
        <w:spacing w:line="360" w:lineRule="auto"/>
        <w:ind w:firstLineChars="196" w:firstLine="412"/>
        <w:rPr>
          <w:color w:val="000000"/>
          <w:sz w:val="21"/>
          <w:szCs w:val="21"/>
        </w:rPr>
      </w:pPr>
      <m:oMathPara>
        <m:oMath>
          <m:eqArr>
            <m:eqArrPr>
              <m:maxDist m:val="1"/>
              <m:ctrlPr>
                <w:rPr>
                  <w:rFonts w:ascii="Cambria Math" w:hAnsi="Cambria Math"/>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hint="eastAsia"/>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r>
                    <m:rPr>
                      <m:sty m:val="p"/>
                    </m:rPr>
                    <w:rPr>
                      <w:rFonts w:ascii="Cambria Math" w:hAnsi="Cambria Math"/>
                      <w:color w:val="000000"/>
                      <w:sz w:val="21"/>
                      <w:szCs w:val="21"/>
                    </w:rPr>
                    <m:t>+1</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hint="eastAsia"/>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norm</m:t>
                  </m:r>
                </m:sub>
              </m:sSub>
              <m:sSub>
                <m:sSubPr>
                  <m:ctrlPr>
                    <w:rPr>
                      <w:rFonts w:ascii="Cambria Math" w:hAnsi="Cambria Math"/>
                      <w:color w:val="000000"/>
                      <w:sz w:val="21"/>
                      <w:szCs w:val="21"/>
                    </w:rPr>
                  </m:ctrlPr>
                </m:sSubPr>
                <m:e>
                  <m:r>
                    <m:rPr>
                      <m:sty m:val="p"/>
                    </m:rPr>
                    <w:rPr>
                      <w:rFonts w:ascii="Cambria Math" w:hAnsi="Cambria Math"/>
                      <w:color w:val="000000"/>
                      <w:sz w:val="21"/>
                      <w:szCs w:val="21"/>
                    </w:rPr>
                    <m:t>(</m:t>
                  </m:r>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26</m:t>
                  </m:r>
                </m:e>
              </m:d>
              <m:r>
                <m:rPr>
                  <m:sty m:val="p"/>
                </m:rPr>
                <w:rPr>
                  <w:rFonts w:ascii="Cambria Math" w:hAnsi="Cambria Math"/>
                  <w:color w:val="000000"/>
                  <w:sz w:val="21"/>
                  <w:szCs w:val="21"/>
                </w:rPr>
                <m:t>​</m:t>
              </m:r>
            </m:e>
          </m:eqArr>
        </m:oMath>
      </m:oMathPara>
    </w:p>
    <w:p w14:paraId="164DAFFD" w14:textId="543D5313" w:rsidR="004944FE" w:rsidRDefault="004944FE" w:rsidP="000F4F18">
      <w:pPr>
        <w:spacing w:line="360" w:lineRule="auto"/>
        <w:ind w:firstLineChars="196" w:firstLine="412"/>
        <w:rPr>
          <w:color w:val="000000"/>
          <w:sz w:val="21"/>
          <w:szCs w:val="21"/>
        </w:rPr>
      </w:pPr>
      <w:r w:rsidRPr="004944FE">
        <w:rPr>
          <w:color w:val="000000"/>
          <w:sz w:val="21"/>
          <w:szCs w:val="21"/>
        </w:rPr>
        <w:t>其中</w:t>
      </w:r>
      <w:r w:rsidRPr="004944FE">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norm</m:t>
            </m:r>
          </m:sub>
        </m:sSub>
        <m:d>
          <m:dPr>
            <m:ctrlPr>
              <w:rPr>
                <w:rFonts w:ascii="Cambria Math" w:hAnsi="Cambria Math"/>
                <w:i/>
                <w:color w:val="000000"/>
                <w:sz w:val="21"/>
                <w:szCs w:val="21"/>
              </w:rPr>
            </m:ctrlPr>
          </m:dPr>
          <m:e>
            <m:r>
              <m:rPr>
                <m:sty m:val="p"/>
              </m:rPr>
              <w:rPr>
                <w:rFonts w:ascii="Cambria Math" w:hAnsi="Cambria Math"/>
                <w:color w:val="000000"/>
                <w:sz w:val="21"/>
                <w:szCs w:val="21"/>
              </w:rPr>
              <m:t>⋅</m:t>
            </m:r>
          </m:e>
        </m:d>
      </m:oMath>
      <w:r w:rsidRPr="004944FE">
        <w:rPr>
          <w:color w:val="000000"/>
          <w:sz w:val="21"/>
          <w:szCs w:val="21"/>
        </w:rPr>
        <w:t>为速度归一化函数，用于限制无人机的单步移动距离</w:t>
      </w:r>
      <w:r w:rsidR="00E70712">
        <w:rPr>
          <w:rFonts w:hint="eastAsia"/>
          <w:color w:val="000000"/>
          <w:sz w:val="21"/>
          <w:szCs w:val="21"/>
        </w:rPr>
        <w:t>不超过</w:t>
      </w:r>
      <w:r w:rsidR="00EF0EDD">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hint="eastAsia"/>
                <w:color w:val="000000"/>
                <w:sz w:val="21"/>
                <w:szCs w:val="21"/>
              </w:rPr>
              <m:t>d</m:t>
            </m:r>
          </m:e>
          <m:sub>
            <m:r>
              <w:rPr>
                <w:rFonts w:ascii="Cambria Math" w:hAnsi="Cambria Math"/>
                <w:color w:val="000000"/>
                <w:sz w:val="21"/>
                <w:szCs w:val="21"/>
              </w:rPr>
              <m:t>move</m:t>
            </m:r>
          </m:sub>
        </m:sSub>
      </m:oMath>
      <w:r w:rsidRPr="004944FE">
        <w:rPr>
          <w:color w:val="000000"/>
          <w:sz w:val="21"/>
          <w:szCs w:val="21"/>
        </w:rPr>
        <w:t>，保证局部运动的平滑性与稳定性。</w:t>
      </w:r>
    </w:p>
    <w:p w14:paraId="65661DC5" w14:textId="1213A27F" w:rsidR="000F4F18" w:rsidRDefault="0059760E" w:rsidP="000F4F18">
      <w:pPr>
        <w:spacing w:line="360" w:lineRule="auto"/>
        <w:ind w:firstLineChars="196" w:firstLine="412"/>
        <w:rPr>
          <w:color w:val="000000"/>
          <w:sz w:val="21"/>
          <w:szCs w:val="21"/>
        </w:rPr>
      </w:pPr>
      <w:r>
        <w:rPr>
          <w:rFonts w:hint="eastAsia"/>
          <w:color w:val="000000"/>
          <w:sz w:val="21"/>
          <w:szCs w:val="21"/>
        </w:rPr>
        <w:t>具体流程如算法</w:t>
      </w:r>
      <w:r>
        <w:rPr>
          <w:rFonts w:hint="eastAsia"/>
          <w:color w:val="000000"/>
          <w:sz w:val="21"/>
          <w:szCs w:val="21"/>
        </w:rPr>
        <w:t>2</w:t>
      </w:r>
      <w:r>
        <w:rPr>
          <w:rFonts w:hint="eastAsia"/>
          <w:color w:val="000000"/>
          <w:sz w:val="21"/>
          <w:szCs w:val="21"/>
        </w:rPr>
        <w:t>所示：</w:t>
      </w:r>
    </w:p>
    <w:tbl>
      <w:tblPr>
        <w:tblStyle w:val="afe"/>
        <w:tblW w:w="0" w:type="auto"/>
        <w:tblLook w:val="04A0" w:firstRow="1" w:lastRow="0" w:firstColumn="1" w:lastColumn="0" w:noHBand="0" w:noVBand="1"/>
      </w:tblPr>
      <w:tblGrid>
        <w:gridCol w:w="9628"/>
      </w:tblGrid>
      <w:tr w:rsidR="0059760E" w:rsidRPr="002A1446" w14:paraId="1088D0F8" w14:textId="77777777" w:rsidTr="002423FF">
        <w:trPr>
          <w:cnfStyle w:val="100000000000" w:firstRow="1" w:lastRow="0" w:firstColumn="0" w:lastColumn="0" w:oddVBand="0" w:evenVBand="0" w:oddHBand="0" w:evenHBand="0" w:firstRowFirstColumn="0" w:firstRowLastColumn="0" w:lastRowFirstColumn="0" w:lastRowLastColumn="0"/>
        </w:trPr>
        <w:tc>
          <w:tcPr>
            <w:tcW w:w="9628" w:type="dxa"/>
          </w:tcPr>
          <w:bookmarkEnd w:id="111"/>
          <w:p w14:paraId="409789A8" w14:textId="568B0EDB" w:rsidR="0059760E" w:rsidRPr="002A1446" w:rsidRDefault="0059760E" w:rsidP="002423FF">
            <w:pPr>
              <w:spacing w:line="360" w:lineRule="auto"/>
              <w:rPr>
                <w:color w:val="000000"/>
                <w:szCs w:val="21"/>
              </w:rPr>
            </w:pPr>
            <w:r w:rsidRPr="002423FF">
              <w:rPr>
                <w:color w:val="000000"/>
                <w:sz w:val="21"/>
                <w:szCs w:val="21"/>
              </w:rPr>
              <w:t>算法</w:t>
            </w:r>
            <w:r w:rsidRPr="002423FF">
              <w:rPr>
                <w:color w:val="000000"/>
                <w:sz w:val="21"/>
                <w:szCs w:val="21"/>
              </w:rPr>
              <w:t xml:space="preserve">2 </w:t>
            </w:r>
            <w:r w:rsidRPr="002423FF">
              <w:rPr>
                <w:color w:val="000000"/>
                <w:sz w:val="21"/>
                <w:szCs w:val="21"/>
              </w:rPr>
              <w:t>基于</w:t>
            </w:r>
            <w:r w:rsidRPr="002423FF">
              <w:rPr>
                <w:color w:val="000000"/>
                <w:sz w:val="21"/>
                <w:szCs w:val="21"/>
              </w:rPr>
              <w:t>M</w:t>
            </w:r>
            <w:r w:rsidR="0068703E">
              <w:rPr>
                <w:color w:val="000000"/>
                <w:sz w:val="21"/>
                <w:szCs w:val="21"/>
              </w:rPr>
              <w:t>B</w:t>
            </w:r>
            <w:r w:rsidRPr="002423FF">
              <w:rPr>
                <w:color w:val="000000"/>
                <w:sz w:val="21"/>
                <w:szCs w:val="21"/>
              </w:rPr>
              <w:t>ST</w:t>
            </w:r>
            <w:r w:rsidRPr="002423FF">
              <w:rPr>
                <w:color w:val="000000"/>
                <w:sz w:val="21"/>
                <w:szCs w:val="21"/>
              </w:rPr>
              <w:t>引力的</w:t>
            </w:r>
            <w:r w:rsidRPr="002423FF">
              <w:rPr>
                <w:color w:val="000000"/>
                <w:sz w:val="21"/>
                <w:szCs w:val="21"/>
              </w:rPr>
              <w:t>APF</w:t>
            </w:r>
            <w:r w:rsidR="00E70712">
              <w:rPr>
                <w:rFonts w:hint="eastAsia"/>
                <w:color w:val="000000"/>
                <w:sz w:val="21"/>
                <w:szCs w:val="21"/>
              </w:rPr>
              <w:t>通信</w:t>
            </w:r>
            <w:r w:rsidRPr="002423FF">
              <w:rPr>
                <w:color w:val="000000"/>
                <w:sz w:val="21"/>
                <w:szCs w:val="21"/>
              </w:rPr>
              <w:t>连通保持算法</w:t>
            </w:r>
          </w:p>
        </w:tc>
      </w:tr>
      <w:tr w:rsidR="0059760E" w:rsidRPr="002A1446" w14:paraId="5CACB6FB" w14:textId="78899730" w:rsidTr="002423FF">
        <w:tc>
          <w:tcPr>
            <w:tcW w:w="9628" w:type="dxa"/>
          </w:tcPr>
          <w:p w14:paraId="6BC572E3" w14:textId="4A47C9DF" w:rsidR="0059760E" w:rsidRPr="002423FF" w:rsidRDefault="0059760E" w:rsidP="002423FF">
            <w:pPr>
              <w:spacing w:line="360" w:lineRule="auto"/>
              <w:rPr>
                <w:color w:val="000000"/>
                <w:sz w:val="21"/>
                <w:szCs w:val="21"/>
              </w:rPr>
            </w:pPr>
            <w:r w:rsidRPr="002423FF">
              <w:rPr>
                <w:rFonts w:hint="eastAsia"/>
                <w:color w:val="000000"/>
                <w:sz w:val="21"/>
                <w:szCs w:val="21"/>
              </w:rPr>
              <w:t>输入：</w:t>
            </w:r>
            <w:r w:rsidRPr="002423FF">
              <w:rPr>
                <w:color w:val="000000"/>
                <w:sz w:val="21"/>
                <w:szCs w:val="21"/>
              </w:rPr>
              <w:t>当前无人机位置集合</w:t>
            </w:r>
            <w:r w:rsidR="00EF0EDD">
              <w:rPr>
                <w:rFonts w:hint="eastAsia"/>
                <w:color w:val="000000"/>
                <w:sz w:val="21"/>
                <w:szCs w:val="21"/>
              </w:rPr>
              <w:t xml:space="preserve"> </w:t>
            </w:r>
            <m:oMath>
              <m:r>
                <m:rPr>
                  <m:scr m:val="script"/>
                </m:rPr>
                <w:rPr>
                  <w:rFonts w:ascii="Cambria Math" w:hAnsi="Cambria Math"/>
                  <w:color w:val="000000"/>
                  <w:sz w:val="21"/>
                  <w:szCs w:val="21"/>
                </w:rPr>
                <m:t>o</m:t>
              </m:r>
              <m:d>
                <m:dPr>
                  <m:ctrlPr>
                    <w:rPr>
                      <w:rFonts w:ascii="Cambria Math" w:hAnsi="Cambria Math"/>
                      <w:color w:val="000000"/>
                      <w:sz w:val="21"/>
                      <w:szCs w:val="21"/>
                    </w:rPr>
                  </m:ctrlPr>
                </m:dPr>
                <m:e>
                  <m:r>
                    <w:rPr>
                      <w:rFonts w:ascii="Cambria Math" w:hAnsi="Cambria Math"/>
                      <w:color w:val="000000"/>
                      <w:sz w:val="21"/>
                      <w:szCs w:val="21"/>
                    </w:rPr>
                    <m:t>t</m:t>
                  </m:r>
                </m:e>
              </m:d>
            </m:oMath>
            <w:r w:rsidRPr="002423FF">
              <w:rPr>
                <w:color w:val="000000"/>
                <w:sz w:val="21"/>
                <w:szCs w:val="21"/>
              </w:rPr>
              <w:t>，各簇全局参考路径集合</w:t>
            </w:r>
            <w:r w:rsidR="00EF0EDD">
              <w:rPr>
                <w:rFonts w:hint="eastAsia"/>
                <w:color w:val="000000"/>
                <w:sz w:val="21"/>
                <w:szCs w:val="21"/>
              </w:rPr>
              <w:t xml:space="preserve"> </w:t>
            </w:r>
            <m:oMath>
              <m:r>
                <m:rPr>
                  <m:scr m:val="script"/>
                  <m:sty m:val="p"/>
                </m:rPr>
                <w:rPr>
                  <w:rFonts w:ascii="Cambria Math" w:hAnsi="Cambria Math"/>
                </w:rPr>
                <m:t>P</m:t>
              </m:r>
              <m:r>
                <w:rPr>
                  <w:rFonts w:ascii="Cambria Math" w:hAnsi="Cambria Math"/>
                </w:rPr>
                <m:t>(t)</m:t>
              </m:r>
            </m:oMath>
            <w:r w:rsidRPr="002423FF">
              <w:rPr>
                <w:color w:val="000000"/>
                <w:sz w:val="21"/>
                <w:szCs w:val="21"/>
              </w:rPr>
              <w:t>，当前环境信息</w:t>
            </w:r>
            <w:r w:rsidR="00EF0EDD">
              <w:rPr>
                <w:rFonts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t</m:t>
                  </m:r>
                </m:sub>
              </m:sSub>
            </m:oMath>
            <w:r w:rsidRPr="002423FF">
              <w:rPr>
                <w:color w:val="000000"/>
                <w:sz w:val="21"/>
                <w:szCs w:val="21"/>
              </w:rPr>
              <w:t>，</w:t>
            </w:r>
            <w:r w:rsidR="0084022A">
              <w:rPr>
                <w:rFonts w:hint="eastAsia"/>
                <w:color w:val="000000"/>
                <w:sz w:val="21"/>
                <w:szCs w:val="21"/>
              </w:rPr>
              <w:t>单步</w:t>
            </w:r>
            <w:r w:rsidRPr="002423FF">
              <w:rPr>
                <w:color w:val="000000"/>
                <w:sz w:val="21"/>
                <w:szCs w:val="21"/>
              </w:rPr>
              <w:t>移动步长</w:t>
            </w:r>
            <w:r w:rsidRPr="002423FF">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move</m:t>
                  </m:r>
                </m:sub>
              </m:sSub>
            </m:oMath>
          </w:p>
          <w:p w14:paraId="10D56288" w14:textId="3764CE17" w:rsidR="0059760E" w:rsidRPr="002423FF" w:rsidRDefault="0059760E" w:rsidP="002423FF">
            <w:pPr>
              <w:spacing w:line="360" w:lineRule="auto"/>
              <w:rPr>
                <w:color w:val="000000"/>
                <w:sz w:val="21"/>
                <w:szCs w:val="21"/>
              </w:rPr>
            </w:pPr>
            <w:r w:rsidRPr="002423FF">
              <w:rPr>
                <w:rFonts w:hint="eastAsia"/>
                <w:color w:val="000000"/>
                <w:sz w:val="21"/>
                <w:szCs w:val="21"/>
              </w:rPr>
              <w:t>输出：</w:t>
            </w:r>
            <w:r w:rsidRPr="002423FF">
              <w:rPr>
                <w:color w:val="000000"/>
                <w:sz w:val="21"/>
                <w:szCs w:val="21"/>
              </w:rPr>
              <w:t>下一时刻无人机位置集合</w:t>
            </w:r>
            <m:oMath>
              <m:r>
                <m:rPr>
                  <m:scr m:val="script"/>
                </m:rPr>
                <w:rPr>
                  <w:rFonts w:ascii="Cambria Math" w:hAnsi="Cambria Math"/>
                  <w:color w:val="000000"/>
                  <w:sz w:val="21"/>
                  <w:szCs w:val="21"/>
                </w:rPr>
                <m:t>o</m:t>
              </m:r>
              <m:d>
                <m:dPr>
                  <m:ctrlPr>
                    <w:rPr>
                      <w:rFonts w:ascii="Cambria Math" w:hAnsi="Cambria Math"/>
                      <w:color w:val="000000"/>
                      <w:sz w:val="21"/>
                      <w:szCs w:val="21"/>
                    </w:rPr>
                  </m:ctrlPr>
                </m:dPr>
                <m:e>
                  <m:r>
                    <w:rPr>
                      <w:rFonts w:ascii="Cambria Math" w:hAnsi="Cambria Math"/>
                      <w:color w:val="000000"/>
                      <w:sz w:val="21"/>
                      <w:szCs w:val="21"/>
                    </w:rPr>
                    <m:t>t</m:t>
                  </m:r>
                  <m:r>
                    <m:rPr>
                      <m:sty m:val="p"/>
                    </m:rPr>
                    <w:rPr>
                      <w:rFonts w:ascii="Cambria Math" w:hAnsi="Cambria Math"/>
                      <w:color w:val="000000"/>
                      <w:sz w:val="21"/>
                      <w:szCs w:val="21"/>
                    </w:rPr>
                    <m:t>+1</m:t>
                  </m:r>
                </m:e>
              </m:d>
            </m:oMath>
          </w:p>
          <w:p w14:paraId="6531BCD1" w14:textId="77777777" w:rsidR="0059760E" w:rsidRPr="0059760E" w:rsidRDefault="0059760E" w:rsidP="0059760E">
            <w:pPr>
              <w:pStyle w:val="a"/>
              <w:numPr>
                <w:ilvl w:val="0"/>
                <w:numId w:val="8"/>
              </w:numPr>
            </w:pPr>
            <w:r w:rsidRPr="0059760E">
              <w:rPr>
                <w:rFonts w:hint="eastAsia"/>
              </w:rPr>
              <w:t>计算无人机间链路</w:t>
            </w:r>
            <w:r w:rsidRPr="0059760E">
              <w:rPr>
                <w:rFonts w:hint="eastAsia"/>
              </w:rPr>
              <w:t xml:space="preserve"> </w:t>
            </w:r>
            <m:oMath>
              <m:r>
                <w:rPr>
                  <w:rFonts w:ascii="Cambria Math" w:hAnsi="Cambria Math" w:hint="eastAsia"/>
                </w:rPr>
                <m:t>SIN</m:t>
              </m:r>
              <m:sSub>
                <m:sSubPr>
                  <m:ctrlPr>
                    <w:rPr>
                      <w:rFonts w:ascii="Cambria Math" w:hAnsi="Cambria Math"/>
                    </w:rPr>
                  </m:ctrlPr>
                </m:sSubPr>
                <m:e>
                  <m:r>
                    <w:rPr>
                      <w:rFonts w:ascii="Cambria Math" w:hAnsi="Cambria Math" w:hint="eastAsia"/>
                    </w:rPr>
                    <m:t>R</m:t>
                  </m:r>
                  <m:ctrlPr>
                    <w:rPr>
                      <w:rFonts w:ascii="Cambria Math" w:hAnsi="Cambria Math" w:hint="eastAsia"/>
                    </w:rPr>
                  </m:ctrlPr>
                </m:e>
                <m:sub>
                  <m:r>
                    <w:rPr>
                      <w:rFonts w:ascii="Cambria Math" w:hAnsi="Cambria Math"/>
                    </w:rPr>
                    <m:t>i</m:t>
                  </m:r>
                  <m:r>
                    <m:rPr>
                      <m:sty m:val="p"/>
                    </m:rPr>
                    <w:rPr>
                      <w:rFonts w:ascii="Cambria Math" w:hAnsi="Cambria Math"/>
                    </w:rPr>
                    <m:t>,</m:t>
                  </m:r>
                  <m:r>
                    <w:rPr>
                      <w:rFonts w:ascii="Cambria Math" w:hAnsi="Cambria Math"/>
                    </w:rPr>
                    <m:t>j</m:t>
                  </m:r>
                </m:sub>
              </m:sSub>
            </m:oMath>
          </w:p>
          <w:p w14:paraId="40258DB8" w14:textId="13450710" w:rsidR="0059760E" w:rsidRPr="0059760E" w:rsidRDefault="0059760E" w:rsidP="002423FF">
            <w:pPr>
              <w:pStyle w:val="a"/>
            </w:pPr>
            <w:r w:rsidRPr="0059760E">
              <w:rPr>
                <w:rFonts w:hint="eastAsia"/>
              </w:rPr>
              <w:t>基于</w:t>
            </w:r>
            <w:r w:rsidRPr="0059760E">
              <w:rPr>
                <w:rFonts w:hint="eastAsia"/>
              </w:rPr>
              <w:t xml:space="preserve"> SINR </w:t>
            </w:r>
            <w:r w:rsidRPr="0059760E">
              <w:rPr>
                <w:rFonts w:hint="eastAsia"/>
              </w:rPr>
              <w:t>构建最小生成树</w:t>
            </w:r>
            <w:r w:rsidRPr="0059760E">
              <w:rPr>
                <w:rFonts w:hint="eastAsia"/>
              </w:rPr>
              <w:t xml:space="preserve"> </w:t>
            </w:r>
            <w:r w:rsidRPr="00EF0EDD">
              <w:rPr>
                <w:rFonts w:hint="eastAsia"/>
                <w:i/>
                <w:iCs/>
              </w:rPr>
              <w:t>M</w:t>
            </w:r>
            <w:r w:rsidR="00E70712" w:rsidRPr="00EF0EDD">
              <w:rPr>
                <w:i/>
                <w:iCs/>
              </w:rPr>
              <w:t>B</w:t>
            </w:r>
            <w:r w:rsidRPr="00EF0EDD">
              <w:rPr>
                <w:rFonts w:hint="eastAsia"/>
                <w:i/>
                <w:iCs/>
              </w:rPr>
              <w:t>ST</w:t>
            </w:r>
            <w:r w:rsidRPr="0059760E">
              <w:rPr>
                <w:rFonts w:hint="eastAsia"/>
              </w:rPr>
              <w:t>(t)</w:t>
            </w:r>
          </w:p>
          <w:p w14:paraId="7BBAA5FB" w14:textId="77777777" w:rsidR="0059760E" w:rsidRPr="0059760E" w:rsidRDefault="0059760E" w:rsidP="002423FF">
            <w:pPr>
              <w:pStyle w:val="a"/>
            </w:pPr>
            <w:r w:rsidRPr="0059760E">
              <w:rPr>
                <w:rFonts w:hint="eastAsia"/>
              </w:rPr>
              <w:t xml:space="preserve">for </w:t>
            </w:r>
            <w:r w:rsidRPr="0059760E">
              <w:rPr>
                <w:rFonts w:hint="eastAsia"/>
              </w:rPr>
              <w:t>每个无人机</w:t>
            </w:r>
            <w:r w:rsidRPr="0059760E">
              <w:rPr>
                <w:rFonts w:hint="eastAsia"/>
              </w:rPr>
              <w:t xml:space="preserve"> </w:t>
            </w:r>
            <m:oMath>
              <m:r>
                <w:rPr>
                  <w:rFonts w:ascii="Cambria Math" w:hAnsi="Cambria Math" w:hint="eastAsia"/>
                </w:rPr>
                <m:t>i</m:t>
              </m:r>
            </m:oMath>
            <w:r w:rsidRPr="0059760E">
              <w:rPr>
                <w:rFonts w:hint="eastAsia"/>
              </w:rPr>
              <w:t xml:space="preserve"> </w:t>
            </w:r>
            <w:r w:rsidRPr="0059760E">
              <w:rPr>
                <w:rFonts w:hint="eastAsia"/>
              </w:rPr>
              <w:t>并行执行</w:t>
            </w:r>
            <w:r w:rsidRPr="0059760E">
              <w:rPr>
                <w:rFonts w:hint="eastAsia"/>
              </w:rPr>
              <w:t>:</w:t>
            </w:r>
          </w:p>
          <w:p w14:paraId="427E7BBB" w14:textId="1BCAFB42" w:rsidR="0059760E" w:rsidRPr="0059760E" w:rsidRDefault="0059760E" w:rsidP="002423FF">
            <w:pPr>
              <w:pStyle w:val="a"/>
            </w:pPr>
            <w:r w:rsidRPr="0059760E">
              <w:rPr>
                <w:rFonts w:hint="eastAsia"/>
              </w:rPr>
              <w:t xml:space="preserve">    </w:t>
            </w:r>
            <w:r w:rsidRPr="0059760E">
              <w:rPr>
                <w:rFonts w:hint="eastAsia"/>
              </w:rPr>
              <w:t>以</w:t>
            </w:r>
            <m:oMath>
              <m:sSub>
                <m:sSubPr>
                  <m:ctrlPr>
                    <w:rPr>
                      <w:rFonts w:ascii="Cambria Math" w:hAnsi="Cambria Math"/>
                    </w:rPr>
                  </m:ctrlPr>
                </m:sSubPr>
                <m:e>
                  <m:r>
                    <w:rPr>
                      <w:rFonts w:ascii="Cambria Math" w:hAnsi="Cambria Math" w:hint="eastAsia"/>
                    </w:rPr>
                    <m:t>P</m:t>
                  </m:r>
                  <m:ctrlPr>
                    <w:rPr>
                      <w:rFonts w:ascii="Cambria Math" w:hAnsi="Cambria Math" w:hint="eastAsia"/>
                    </w:rPr>
                  </m:ctrlPr>
                </m:e>
                <m:sub>
                  <m:r>
                    <w:rPr>
                      <w:rFonts w:ascii="Cambria Math" w:hAnsi="Cambria Math"/>
                    </w:rPr>
                    <m:t>i,1</m:t>
                  </m:r>
                </m:sub>
              </m:sSub>
              <m:d>
                <m:dPr>
                  <m:ctrlPr>
                    <w:rPr>
                      <w:rFonts w:ascii="Cambria Math" w:hAnsi="Cambria Math"/>
                    </w:rPr>
                  </m:ctrlPr>
                </m:dPr>
                <m:e>
                  <m:r>
                    <w:rPr>
                      <w:rFonts w:ascii="Cambria Math" w:hAnsi="Cambria Math" w:hint="eastAsia"/>
                    </w:rPr>
                    <m:t>t</m:t>
                  </m:r>
                </m:e>
              </m:d>
            </m:oMath>
            <w:r w:rsidRPr="0059760E">
              <w:t>为</w:t>
            </w:r>
            <w:r w:rsidR="00782F89">
              <w:rPr>
                <w:rFonts w:hint="eastAsia"/>
              </w:rPr>
              <w:t>下一全局关键点</w:t>
            </w:r>
            <w:r w:rsidRPr="0059760E">
              <w:rPr>
                <w:rFonts w:hint="eastAsia"/>
              </w:rPr>
              <w:t>计算目标导向吸引力</w:t>
            </w:r>
            <w:r w:rsidRPr="0059760E">
              <w:rPr>
                <w:rFonts w:hint="eastAsia"/>
              </w:rPr>
              <w:t xml:space="preserve"> </w:t>
            </w:r>
            <m:oMath>
              <m:sSub>
                <m:sSubPr>
                  <m:ctrlPr>
                    <w:rPr>
                      <w:rFonts w:ascii="Cambria Math" w:hAnsi="Cambria Math"/>
                    </w:rPr>
                  </m:ctrlPr>
                </m:sSubPr>
                <m:e>
                  <m:r>
                    <w:rPr>
                      <w:rFonts w:ascii="Cambria Math" w:hAnsi="Cambria Math" w:hint="eastAsia"/>
                    </w:rPr>
                    <m:t>f</m:t>
                  </m:r>
                  <m:ctrlPr>
                    <w:rPr>
                      <w:rFonts w:ascii="Cambria Math" w:hAnsi="Cambria Math" w:hint="eastAsia"/>
                    </w:rPr>
                  </m:ctrlPr>
                </m:e>
                <m:sub>
                  <m:r>
                    <w:rPr>
                      <w:rFonts w:ascii="Cambria Math" w:hAnsi="Cambria Math" w:hint="eastAsia"/>
                    </w:rPr>
                    <m:t>att</m:t>
                  </m:r>
                  <m:r>
                    <m:rPr>
                      <m:sty m:val="p"/>
                    </m:rPr>
                    <w:rPr>
                      <w:rFonts w:ascii="Cambria Math" w:hAnsi="Cambria Math" w:hint="eastAsia"/>
                    </w:rPr>
                    <m:t>,</m:t>
                  </m:r>
                  <m:r>
                    <w:rPr>
                      <w:rFonts w:ascii="Cambria Math" w:hAnsi="Cambria Math" w:hint="eastAsia"/>
                    </w:rPr>
                    <m:t>i</m:t>
                  </m:r>
                </m:sub>
              </m:sSub>
              <m:d>
                <m:dPr>
                  <m:ctrlPr>
                    <w:rPr>
                      <w:rFonts w:ascii="Cambria Math" w:hAnsi="Cambria Math"/>
                    </w:rPr>
                  </m:ctrlPr>
                </m:dPr>
                <m:e>
                  <m:r>
                    <w:rPr>
                      <w:rFonts w:ascii="Cambria Math" w:hAnsi="Cambria Math" w:hint="eastAsia"/>
                    </w:rPr>
                    <m:t>t</m:t>
                  </m:r>
                </m:e>
              </m:d>
            </m:oMath>
            <w:r w:rsidRPr="0059760E">
              <w:rPr>
                <w:rFonts w:hint="eastAsia"/>
              </w:rPr>
              <w:t xml:space="preserve"> </w:t>
            </w:r>
          </w:p>
          <w:p w14:paraId="095D7DFE" w14:textId="77777777" w:rsidR="0059760E" w:rsidRPr="0059760E" w:rsidRDefault="0059760E" w:rsidP="002423FF">
            <w:pPr>
              <w:pStyle w:val="a"/>
            </w:pPr>
            <w:r w:rsidRPr="0059760E">
              <w:rPr>
                <w:rFonts w:hint="eastAsia"/>
              </w:rPr>
              <w:t xml:space="preserve">    </w:t>
            </w:r>
            <w:r w:rsidRPr="0059760E">
              <w:rPr>
                <w:rFonts w:hint="eastAsia"/>
              </w:rPr>
              <w:t>计算碰撞避免斥力</w:t>
            </w:r>
            <w:r w:rsidRPr="0059760E">
              <w:rPr>
                <w:rFonts w:hint="eastAsia"/>
              </w:rPr>
              <w:t xml:space="preserve"> </w:t>
            </w:r>
            <m:oMath>
              <m:sSub>
                <m:sSubPr>
                  <m:ctrlPr>
                    <w:rPr>
                      <w:rFonts w:ascii="Cambria Math" w:hAnsi="Cambria Math"/>
                    </w:rPr>
                  </m:ctrlPr>
                </m:sSubPr>
                <m:e>
                  <m:r>
                    <w:rPr>
                      <w:rFonts w:ascii="Cambria Math" w:hAnsi="Cambria Math" w:hint="eastAsia"/>
                    </w:rPr>
                    <m:t>f</m:t>
                  </m:r>
                  <m:ctrlPr>
                    <w:rPr>
                      <w:rFonts w:ascii="Cambria Math" w:hAnsi="Cambria Math" w:hint="eastAsia"/>
                    </w:rPr>
                  </m:ctrlPr>
                </m:e>
                <m:sub>
                  <m:r>
                    <w:rPr>
                      <w:rFonts w:ascii="Cambria Math" w:hAnsi="Cambria Math" w:hint="eastAsia"/>
                    </w:rPr>
                    <m:t>rep</m:t>
                  </m:r>
                  <m:r>
                    <m:rPr>
                      <m:sty m:val="p"/>
                    </m:rPr>
                    <w:rPr>
                      <w:rFonts w:ascii="Cambria Math" w:hAnsi="Cambria Math" w:hint="eastAsia"/>
                    </w:rPr>
                    <m:t>,</m:t>
                  </m:r>
                  <m:r>
                    <w:rPr>
                      <w:rFonts w:ascii="Cambria Math" w:hAnsi="Cambria Math" w:hint="eastAsia"/>
                    </w:rPr>
                    <m:t>i</m:t>
                  </m:r>
                </m:sub>
              </m:sSub>
              <m:d>
                <m:dPr>
                  <m:ctrlPr>
                    <w:rPr>
                      <w:rFonts w:ascii="Cambria Math" w:hAnsi="Cambria Math"/>
                    </w:rPr>
                  </m:ctrlPr>
                </m:dPr>
                <m:e>
                  <m:r>
                    <w:rPr>
                      <w:rFonts w:ascii="Cambria Math" w:hAnsi="Cambria Math" w:hint="eastAsia"/>
                    </w:rPr>
                    <m:t>t</m:t>
                  </m:r>
                </m:e>
              </m:d>
            </m:oMath>
          </w:p>
          <w:p w14:paraId="62B73092" w14:textId="01819BF7" w:rsidR="0059760E" w:rsidRPr="0059760E" w:rsidRDefault="0059760E" w:rsidP="002423FF">
            <w:pPr>
              <w:pStyle w:val="a"/>
            </w:pPr>
            <w:r w:rsidRPr="0059760E">
              <w:rPr>
                <w:rFonts w:hint="eastAsia"/>
              </w:rPr>
              <w:t xml:space="preserve">    </w:t>
            </w:r>
            <w:r w:rsidRPr="0059760E">
              <w:rPr>
                <w:rFonts w:hint="eastAsia"/>
              </w:rPr>
              <w:t>计算</w:t>
            </w:r>
            <w:r w:rsidRPr="0059760E">
              <w:rPr>
                <w:rFonts w:hint="eastAsia"/>
              </w:rPr>
              <w:t>M</w:t>
            </w:r>
            <w:r w:rsidR="00782F89">
              <w:t>B</w:t>
            </w:r>
            <w:r w:rsidRPr="0059760E">
              <w:rPr>
                <w:rFonts w:hint="eastAsia"/>
              </w:rPr>
              <w:t>ST</w:t>
            </w:r>
            <w:r w:rsidR="00782F89">
              <w:rPr>
                <w:rFonts w:hint="eastAsia"/>
              </w:rPr>
              <w:t>通信</w:t>
            </w:r>
            <w:r w:rsidRPr="0059760E">
              <w:rPr>
                <w:rFonts w:hint="eastAsia"/>
              </w:rPr>
              <w:t>连通保持力</w:t>
            </w:r>
            <w:r w:rsidRPr="0059760E">
              <w:rPr>
                <w:rFonts w:hint="eastAsia"/>
              </w:rPr>
              <w:t xml:space="preserve"> </w:t>
            </w:r>
            <m:oMath>
              <m:sSub>
                <m:sSubPr>
                  <m:ctrlPr>
                    <w:rPr>
                      <w:rFonts w:ascii="Cambria Math" w:hAnsi="Cambria Math"/>
                    </w:rPr>
                  </m:ctrlPr>
                </m:sSubPr>
                <m:e>
                  <m:r>
                    <w:rPr>
                      <w:rFonts w:ascii="Cambria Math" w:hAnsi="Cambria Math" w:hint="eastAsia"/>
                    </w:rPr>
                    <m:t>f</m:t>
                  </m:r>
                  <m:ctrlPr>
                    <w:rPr>
                      <w:rFonts w:ascii="Cambria Math" w:hAnsi="Cambria Math" w:hint="eastAsia"/>
                    </w:rPr>
                  </m:ctrlPr>
                </m:e>
                <m:sub>
                  <m:r>
                    <w:rPr>
                      <w:rFonts w:ascii="Cambria Math" w:hAnsi="Cambria Math" w:hint="eastAsia"/>
                    </w:rPr>
                    <m:t>co</m:t>
                  </m:r>
                  <m:r>
                    <w:rPr>
                      <w:rFonts w:ascii="Cambria Math" w:eastAsia="MS Gothic" w:hAnsi="Cambria Math" w:cs="MS Gothic" w:hint="eastAsia"/>
                    </w:rPr>
                    <m:t>h</m:t>
                  </m:r>
                  <m:r>
                    <m:rPr>
                      <m:sty m:val="p"/>
                    </m:rPr>
                    <w:rPr>
                      <w:rFonts w:ascii="Cambria Math" w:hAnsi="Cambria Math" w:hint="eastAsia"/>
                    </w:rPr>
                    <m:t>,</m:t>
                  </m:r>
                  <m:r>
                    <w:rPr>
                      <w:rFonts w:ascii="Cambria Math" w:hAnsi="Cambria Math" w:hint="eastAsia"/>
                    </w:rPr>
                    <m:t>i</m:t>
                  </m:r>
                </m:sub>
              </m:sSub>
              <m:d>
                <m:dPr>
                  <m:ctrlPr>
                    <w:rPr>
                      <w:rFonts w:ascii="Cambria Math" w:hAnsi="Cambria Math"/>
                    </w:rPr>
                  </m:ctrlPr>
                </m:dPr>
                <m:e>
                  <m:r>
                    <w:rPr>
                      <w:rFonts w:ascii="Cambria Math" w:hAnsi="Cambria Math" w:hint="eastAsia"/>
                    </w:rPr>
                    <m:t>t</m:t>
                  </m:r>
                </m:e>
              </m:d>
            </m:oMath>
          </w:p>
          <w:p w14:paraId="28CF2CD4" w14:textId="6448FF3C" w:rsidR="0059760E" w:rsidRPr="0059760E" w:rsidRDefault="0059760E" w:rsidP="002423FF">
            <w:pPr>
              <w:pStyle w:val="a"/>
            </w:pPr>
            <w:r w:rsidRPr="0059760E">
              <w:rPr>
                <w:rFonts w:hint="eastAsia"/>
              </w:rPr>
              <w:t xml:space="preserve">    </w:t>
            </w:r>
            <w:r w:rsidRPr="0059760E">
              <w:rPr>
                <w:rFonts w:hint="eastAsia"/>
              </w:rPr>
              <w:t>计算总合力</w:t>
            </w:r>
            <w:r w:rsidRPr="0059760E">
              <w:rPr>
                <w:rFonts w:hint="eastAsia"/>
              </w:rPr>
              <w:t>:</w:t>
            </w:r>
            <w:r w:rsidR="00782F89">
              <w:rPr>
                <w:rFonts w:hint="eastAsia"/>
              </w:rPr>
              <w:t xml:space="preserve"> </w:t>
            </w:r>
            <m:oMath>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att</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rep</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coh</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p>
          <w:p w14:paraId="2EF7880D" w14:textId="10CD4818" w:rsidR="0059760E" w:rsidRPr="0059760E" w:rsidRDefault="0059760E" w:rsidP="002423FF">
            <w:pPr>
              <w:pStyle w:val="a"/>
            </w:pPr>
            <w:r w:rsidRPr="0059760E">
              <w:rPr>
                <w:rFonts w:hint="eastAsia"/>
              </w:rPr>
              <w:t xml:space="preserve">    </w:t>
            </w:r>
            <w:r w:rsidRPr="0059760E">
              <w:rPr>
                <w:rFonts w:hint="eastAsia"/>
              </w:rPr>
              <w:t>更新位置</w:t>
            </w:r>
            <w:r w:rsidRPr="0059760E">
              <w:rPr>
                <w:rFonts w:hint="eastAsia"/>
              </w:rPr>
              <w:t>:</w:t>
            </w:r>
            <w:r w:rsidRPr="0059760E">
              <w:t xml:space="preserve"> </w:t>
            </w:r>
            <m:oMath>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norm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e>
              </m:d>
            </m:oMath>
          </w:p>
          <w:p w14:paraId="692B15B0" w14:textId="77777777" w:rsidR="0059760E" w:rsidRPr="0059760E" w:rsidRDefault="0059760E" w:rsidP="002423FF">
            <w:pPr>
              <w:pStyle w:val="a"/>
            </w:pPr>
            <w:r w:rsidRPr="0059760E">
              <w:t>end for</w:t>
            </w:r>
          </w:p>
          <w:p w14:paraId="34EBFF45" w14:textId="0F94A74B" w:rsidR="0059760E" w:rsidRPr="002A1446" w:rsidRDefault="0059760E" w:rsidP="002423FF">
            <w:pPr>
              <w:pStyle w:val="a"/>
            </w:pPr>
            <w:r w:rsidRPr="0059760E">
              <w:rPr>
                <w:rFonts w:hint="eastAsia"/>
              </w:rPr>
              <w:t>输出</w:t>
            </w:r>
            <w:r w:rsidR="00782F89">
              <w:rPr>
                <w:rFonts w:hint="eastAsia"/>
              </w:rPr>
              <w:t xml:space="preserve"> </w:t>
            </w:r>
            <m:oMath>
              <m:r>
                <m:rPr>
                  <m:scr m:val="script"/>
                </m:rPr>
                <w:rPr>
                  <w:rFonts w:ascii="Cambria Math" w:hAnsi="Cambria Math"/>
                  <w:color w:val="000000"/>
                </w:rPr>
                <m:t>o</m:t>
              </m:r>
              <m:d>
                <m:dPr>
                  <m:ctrlPr>
                    <w:rPr>
                      <w:rFonts w:ascii="Cambria Math" w:hAnsi="Cambria Math"/>
                      <w:color w:val="000000"/>
                    </w:rPr>
                  </m:ctrlPr>
                </m:dPr>
                <m:e>
                  <m:r>
                    <w:rPr>
                      <w:rFonts w:ascii="Cambria Math" w:hAnsi="Cambria Math"/>
                      <w:color w:val="000000"/>
                    </w:rPr>
                    <m:t>t</m:t>
                  </m:r>
                  <m:r>
                    <m:rPr>
                      <m:sty m:val="p"/>
                    </m:rPr>
                    <w:rPr>
                      <w:rFonts w:ascii="Cambria Math" w:hAnsi="Cambria Math"/>
                      <w:color w:val="000000"/>
                    </w:rPr>
                    <m:t>+1</m:t>
                  </m:r>
                </m:e>
              </m:d>
            </m:oMath>
          </w:p>
        </w:tc>
      </w:tr>
    </w:tbl>
    <w:bookmarkEnd w:id="15"/>
    <w:bookmarkEnd w:id="112"/>
    <w:p w14:paraId="25B2D99E" w14:textId="4D4D98F7" w:rsidR="00E8093C" w:rsidRDefault="0079034F" w:rsidP="00234ACA">
      <w:pPr>
        <w:spacing w:line="360" w:lineRule="auto"/>
        <w:outlineLvl w:val="0"/>
        <w:rPr>
          <w:b/>
          <w:color w:val="000000"/>
          <w:sz w:val="28"/>
          <w:szCs w:val="28"/>
        </w:rPr>
      </w:pPr>
      <w:r w:rsidRPr="00A9585A">
        <w:rPr>
          <w:b/>
          <w:color w:val="000000"/>
          <w:sz w:val="28"/>
          <w:szCs w:val="28"/>
        </w:rPr>
        <w:t>4</w:t>
      </w:r>
      <w:r w:rsidR="00E8093C" w:rsidRPr="00A9585A">
        <w:rPr>
          <w:rFonts w:hint="eastAsia"/>
          <w:b/>
          <w:color w:val="000000"/>
          <w:sz w:val="28"/>
          <w:szCs w:val="28"/>
        </w:rPr>
        <w:t xml:space="preserve"> </w:t>
      </w:r>
      <w:r w:rsidR="00D03B5B" w:rsidRPr="00A9585A">
        <w:rPr>
          <w:rFonts w:hint="eastAsia"/>
          <w:b/>
          <w:color w:val="000000"/>
          <w:sz w:val="28"/>
          <w:szCs w:val="28"/>
        </w:rPr>
        <w:t>仿真</w:t>
      </w:r>
      <w:r w:rsidR="00E9309E">
        <w:rPr>
          <w:rFonts w:hint="eastAsia"/>
          <w:b/>
          <w:color w:val="000000"/>
          <w:sz w:val="28"/>
          <w:szCs w:val="28"/>
        </w:rPr>
        <w:t>分析</w:t>
      </w:r>
    </w:p>
    <w:p w14:paraId="6F77D32D" w14:textId="54B6915D" w:rsidR="00404BF5" w:rsidRDefault="00404BF5" w:rsidP="00FD6E67">
      <w:pPr>
        <w:spacing w:line="360" w:lineRule="auto"/>
        <w:ind w:firstLineChars="196" w:firstLine="412"/>
        <w:rPr>
          <w:color w:val="000000"/>
          <w:sz w:val="21"/>
          <w:szCs w:val="21"/>
        </w:rPr>
      </w:pPr>
      <w:r w:rsidRPr="00404BF5">
        <w:rPr>
          <w:color w:val="000000"/>
          <w:sz w:val="21"/>
          <w:szCs w:val="21"/>
        </w:rPr>
        <w:t>为验证所提</w:t>
      </w:r>
      <w:r w:rsidRPr="00404BF5">
        <w:rPr>
          <w:color w:val="000000"/>
          <w:sz w:val="21"/>
          <w:szCs w:val="21"/>
        </w:rPr>
        <w:t xml:space="preserve"> C-RRT</w:t>
      </w:r>
      <w:r w:rsidR="00AE5B4C">
        <w:rPr>
          <w:color w:val="000000"/>
          <w:sz w:val="21"/>
          <w:szCs w:val="21"/>
        </w:rPr>
        <w:t>*</w:t>
      </w:r>
      <w:r w:rsidRPr="00404BF5">
        <w:rPr>
          <w:color w:val="000000"/>
          <w:sz w:val="21"/>
          <w:szCs w:val="21"/>
        </w:rPr>
        <w:t xml:space="preserve">-APF </w:t>
      </w:r>
      <w:r w:rsidRPr="00404BF5">
        <w:rPr>
          <w:color w:val="000000"/>
          <w:sz w:val="21"/>
          <w:szCs w:val="21"/>
        </w:rPr>
        <w:t>算法性能，本节从建筑物</w:t>
      </w:r>
      <w:r w:rsidR="00B53227">
        <w:rPr>
          <w:rFonts w:hint="eastAsia"/>
          <w:color w:val="000000"/>
          <w:sz w:val="21"/>
          <w:szCs w:val="21"/>
        </w:rPr>
        <w:t>数量</w:t>
      </w:r>
      <w:r w:rsidRPr="00404BF5">
        <w:rPr>
          <w:color w:val="000000"/>
          <w:sz w:val="21"/>
          <w:szCs w:val="21"/>
        </w:rPr>
        <w:t>、无人机数量</w:t>
      </w:r>
      <w:r w:rsidR="00B53227">
        <w:rPr>
          <w:rFonts w:hint="eastAsia"/>
          <w:color w:val="000000"/>
          <w:sz w:val="21"/>
          <w:szCs w:val="21"/>
        </w:rPr>
        <w:t>、干扰数量</w:t>
      </w:r>
      <w:r w:rsidRPr="00404BF5">
        <w:rPr>
          <w:color w:val="000000"/>
          <w:sz w:val="21"/>
          <w:szCs w:val="21"/>
        </w:rPr>
        <w:t>以及干扰功率</w:t>
      </w:r>
      <w:r w:rsidR="0084022A">
        <w:rPr>
          <w:rFonts w:hint="eastAsia"/>
          <w:color w:val="000000"/>
          <w:sz w:val="21"/>
          <w:szCs w:val="21"/>
        </w:rPr>
        <w:t>四</w:t>
      </w:r>
      <w:r w:rsidRPr="00404BF5">
        <w:rPr>
          <w:color w:val="000000"/>
          <w:sz w:val="21"/>
          <w:szCs w:val="21"/>
        </w:rPr>
        <w:t>个关键环境因素出发，分别考察其对算法</w:t>
      </w:r>
      <w:r w:rsidR="0084022A">
        <w:rPr>
          <w:rFonts w:hint="eastAsia"/>
          <w:color w:val="000000"/>
          <w:sz w:val="21"/>
          <w:szCs w:val="21"/>
        </w:rPr>
        <w:t>通信保持</w:t>
      </w:r>
      <w:r w:rsidRPr="00404BF5">
        <w:rPr>
          <w:color w:val="000000"/>
          <w:sz w:val="21"/>
          <w:szCs w:val="21"/>
        </w:rPr>
        <w:t>性能</w:t>
      </w:r>
      <w:r w:rsidR="00A36F48">
        <w:rPr>
          <w:rFonts w:hint="eastAsia"/>
          <w:color w:val="000000"/>
          <w:sz w:val="21"/>
          <w:szCs w:val="21"/>
        </w:rPr>
        <w:t>和</w:t>
      </w:r>
      <w:r w:rsidR="0084022A">
        <w:rPr>
          <w:rFonts w:hint="eastAsia"/>
          <w:color w:val="000000"/>
          <w:sz w:val="21"/>
          <w:szCs w:val="21"/>
        </w:rPr>
        <w:t>路径</w:t>
      </w:r>
      <w:r w:rsidR="00A36F48">
        <w:rPr>
          <w:rFonts w:hint="eastAsia"/>
          <w:color w:val="000000"/>
          <w:sz w:val="21"/>
          <w:szCs w:val="21"/>
        </w:rPr>
        <w:t>规划</w:t>
      </w:r>
      <w:r w:rsidR="00FD6E67">
        <w:rPr>
          <w:rFonts w:hint="eastAsia"/>
          <w:color w:val="000000"/>
          <w:sz w:val="21"/>
          <w:szCs w:val="21"/>
        </w:rPr>
        <w:t>效率</w:t>
      </w:r>
      <w:r w:rsidRPr="00404BF5">
        <w:rPr>
          <w:color w:val="000000"/>
          <w:sz w:val="21"/>
          <w:szCs w:val="21"/>
        </w:rPr>
        <w:t>的影响，并与</w:t>
      </w:r>
      <w:r w:rsidR="007C7B61" w:rsidRPr="00FD6E67">
        <w:rPr>
          <w:color w:val="000000"/>
          <w:sz w:val="21"/>
          <w:szCs w:val="21"/>
        </w:rPr>
        <w:t>多智能体冲突搜索</w:t>
      </w:r>
      <w:r w:rsidR="004C136A">
        <w:rPr>
          <w:rFonts w:hint="eastAsia"/>
          <w:color w:val="000000"/>
          <w:sz w:val="21"/>
          <w:szCs w:val="21"/>
        </w:rPr>
        <w:t>类算法</w:t>
      </w:r>
      <w:r w:rsidRPr="00404BF5">
        <w:rPr>
          <w:color w:val="000000"/>
          <w:sz w:val="21"/>
          <w:szCs w:val="21"/>
        </w:rPr>
        <w:t>K-CBS</w:t>
      </w:r>
      <w:r w:rsidR="00C41E2B">
        <w:rPr>
          <w:color w:val="000000"/>
          <w:sz w:val="21"/>
          <w:szCs w:val="21"/>
          <w:vertAlign w:val="superscript"/>
        </w:rPr>
        <w:fldChar w:fldCharType="begin"/>
      </w:r>
      <w:r w:rsidR="00C41E2B">
        <w:rPr>
          <w:color w:val="000000"/>
          <w:sz w:val="21"/>
          <w:szCs w:val="21"/>
          <w:vertAlign w:val="superscript"/>
        </w:rPr>
        <w:instrText xml:space="preserve"> REF _Ref216783185 \r \h </w:instrText>
      </w:r>
      <w:r w:rsidR="00C41E2B">
        <w:rPr>
          <w:color w:val="000000"/>
          <w:sz w:val="21"/>
          <w:szCs w:val="21"/>
          <w:vertAlign w:val="superscript"/>
        </w:rPr>
      </w:r>
      <w:r w:rsidR="00C41E2B">
        <w:rPr>
          <w:color w:val="000000"/>
          <w:sz w:val="21"/>
          <w:szCs w:val="21"/>
          <w:vertAlign w:val="superscript"/>
        </w:rPr>
        <w:fldChar w:fldCharType="separate"/>
      </w:r>
      <w:r w:rsidR="00C41E2B">
        <w:rPr>
          <w:color w:val="000000"/>
          <w:sz w:val="21"/>
          <w:szCs w:val="21"/>
          <w:vertAlign w:val="superscript"/>
        </w:rPr>
        <w:t>[10]</w:t>
      </w:r>
      <w:r w:rsidR="00C41E2B">
        <w:rPr>
          <w:color w:val="000000"/>
          <w:sz w:val="21"/>
          <w:szCs w:val="21"/>
          <w:vertAlign w:val="superscript"/>
        </w:rPr>
        <w:fldChar w:fldCharType="end"/>
      </w:r>
      <w:r w:rsidR="00A36F48">
        <w:rPr>
          <w:rFonts w:hint="eastAsia"/>
          <w:color w:val="000000"/>
          <w:sz w:val="21"/>
          <w:szCs w:val="21"/>
        </w:rPr>
        <w:t>、</w:t>
      </w:r>
      <w:r w:rsidR="004C136A" w:rsidRPr="00FD6E67">
        <w:rPr>
          <w:color w:val="000000"/>
          <w:sz w:val="21"/>
          <w:szCs w:val="21"/>
        </w:rPr>
        <w:t>启发式全局优化</w:t>
      </w:r>
      <w:r w:rsidR="004C136A">
        <w:rPr>
          <w:rFonts w:hint="eastAsia"/>
          <w:color w:val="000000"/>
          <w:sz w:val="21"/>
          <w:szCs w:val="21"/>
        </w:rPr>
        <w:t>类算法</w:t>
      </w:r>
      <w:r w:rsidR="00A36F48">
        <w:rPr>
          <w:rFonts w:hint="eastAsia"/>
          <w:color w:val="000000"/>
          <w:sz w:val="21"/>
          <w:szCs w:val="21"/>
        </w:rPr>
        <w:t>P</w:t>
      </w:r>
      <w:r w:rsidR="00A36F48">
        <w:rPr>
          <w:color w:val="000000"/>
          <w:sz w:val="21"/>
          <w:szCs w:val="21"/>
        </w:rPr>
        <w:t>PS</w:t>
      </w:r>
      <w:r w:rsidR="00A36F48">
        <w:rPr>
          <w:rFonts w:hint="eastAsia"/>
          <w:color w:val="000000"/>
          <w:sz w:val="21"/>
          <w:szCs w:val="21"/>
        </w:rPr>
        <w:t>warm</w:t>
      </w:r>
      <w:r w:rsidR="00C41E2B">
        <w:rPr>
          <w:color w:val="000000"/>
          <w:sz w:val="21"/>
          <w:szCs w:val="21"/>
          <w:vertAlign w:val="superscript"/>
        </w:rPr>
        <w:fldChar w:fldCharType="begin"/>
      </w:r>
      <w:r w:rsidR="00C41E2B">
        <w:rPr>
          <w:color w:val="000000"/>
          <w:sz w:val="21"/>
          <w:szCs w:val="21"/>
          <w:vertAlign w:val="superscript"/>
        </w:rPr>
        <w:instrText xml:space="preserve"> REF _Ref216783266 \r \h </w:instrText>
      </w:r>
      <w:r w:rsidR="00C41E2B">
        <w:rPr>
          <w:color w:val="000000"/>
          <w:sz w:val="21"/>
          <w:szCs w:val="21"/>
          <w:vertAlign w:val="superscript"/>
        </w:rPr>
      </w:r>
      <w:r w:rsidR="00C41E2B">
        <w:rPr>
          <w:color w:val="000000"/>
          <w:sz w:val="21"/>
          <w:szCs w:val="21"/>
          <w:vertAlign w:val="superscript"/>
        </w:rPr>
        <w:fldChar w:fldCharType="separate"/>
      </w:r>
      <w:r w:rsidR="00C41E2B">
        <w:rPr>
          <w:color w:val="000000"/>
          <w:sz w:val="21"/>
          <w:szCs w:val="21"/>
          <w:vertAlign w:val="superscript"/>
        </w:rPr>
        <w:t>[13]</w:t>
      </w:r>
      <w:r w:rsidR="00C41E2B">
        <w:rPr>
          <w:color w:val="000000"/>
          <w:sz w:val="21"/>
          <w:szCs w:val="21"/>
          <w:vertAlign w:val="superscript"/>
        </w:rPr>
        <w:fldChar w:fldCharType="end"/>
      </w:r>
      <w:r w:rsidR="00A36F48">
        <w:rPr>
          <w:rFonts w:hint="eastAsia"/>
          <w:color w:val="000000"/>
          <w:sz w:val="21"/>
          <w:szCs w:val="21"/>
        </w:rPr>
        <w:t>和</w:t>
      </w:r>
      <w:r w:rsidR="004C136A">
        <w:rPr>
          <w:rFonts w:hint="eastAsia"/>
          <w:color w:val="000000"/>
          <w:sz w:val="21"/>
          <w:szCs w:val="21"/>
        </w:rPr>
        <w:t>人工势场类方法</w:t>
      </w:r>
      <w:r w:rsidR="004C136A">
        <w:rPr>
          <w:rFonts w:hint="eastAsia"/>
          <w:color w:val="000000"/>
          <w:sz w:val="21"/>
          <w:szCs w:val="21"/>
        </w:rPr>
        <w:t>A</w:t>
      </w:r>
      <w:r w:rsidR="004C136A">
        <w:rPr>
          <w:color w:val="000000"/>
          <w:sz w:val="21"/>
          <w:szCs w:val="21"/>
        </w:rPr>
        <w:t>PF</w:t>
      </w:r>
      <w:r w:rsidR="004C136A">
        <w:rPr>
          <w:rFonts w:hint="eastAsia"/>
          <w:color w:val="000000"/>
          <w:sz w:val="21"/>
          <w:szCs w:val="21"/>
        </w:rPr>
        <w:t>、</w:t>
      </w:r>
      <w:r w:rsidR="00A36F48">
        <w:rPr>
          <w:rFonts w:hint="eastAsia"/>
          <w:color w:val="000000"/>
          <w:sz w:val="21"/>
          <w:szCs w:val="21"/>
        </w:rPr>
        <w:t>C</w:t>
      </w:r>
      <w:r w:rsidR="00A36F48">
        <w:rPr>
          <w:color w:val="000000"/>
          <w:sz w:val="21"/>
          <w:szCs w:val="21"/>
        </w:rPr>
        <w:t>MUPF</w:t>
      </w:r>
      <w:r w:rsidR="00C41E2B">
        <w:rPr>
          <w:color w:val="000000"/>
          <w:sz w:val="21"/>
          <w:szCs w:val="21"/>
          <w:vertAlign w:val="superscript"/>
        </w:rPr>
        <w:fldChar w:fldCharType="begin"/>
      </w:r>
      <w:r w:rsidR="00C41E2B">
        <w:rPr>
          <w:color w:val="000000"/>
          <w:sz w:val="21"/>
          <w:szCs w:val="21"/>
          <w:vertAlign w:val="superscript"/>
        </w:rPr>
        <w:instrText xml:space="preserve"> REF _Ref216783765 \r \h </w:instrText>
      </w:r>
      <w:r w:rsidR="00C41E2B">
        <w:rPr>
          <w:color w:val="000000"/>
          <w:sz w:val="21"/>
          <w:szCs w:val="21"/>
          <w:vertAlign w:val="superscript"/>
        </w:rPr>
      </w:r>
      <w:r w:rsidR="00C41E2B">
        <w:rPr>
          <w:color w:val="000000"/>
          <w:sz w:val="21"/>
          <w:szCs w:val="21"/>
          <w:vertAlign w:val="superscript"/>
        </w:rPr>
        <w:fldChar w:fldCharType="separate"/>
      </w:r>
      <w:r w:rsidR="00C41E2B">
        <w:rPr>
          <w:color w:val="000000"/>
          <w:sz w:val="21"/>
          <w:szCs w:val="21"/>
          <w:vertAlign w:val="superscript"/>
        </w:rPr>
        <w:t>[19]</w:t>
      </w:r>
      <w:r w:rsidR="00C41E2B">
        <w:rPr>
          <w:color w:val="000000"/>
          <w:sz w:val="21"/>
          <w:szCs w:val="21"/>
          <w:vertAlign w:val="superscript"/>
        </w:rPr>
        <w:fldChar w:fldCharType="end"/>
      </w:r>
      <w:r w:rsidRPr="00404BF5">
        <w:rPr>
          <w:color w:val="000000"/>
          <w:sz w:val="21"/>
          <w:szCs w:val="21"/>
        </w:rPr>
        <w:t>等</w:t>
      </w:r>
      <w:r w:rsidR="004C136A">
        <w:rPr>
          <w:rFonts w:hint="eastAsia"/>
          <w:color w:val="000000"/>
          <w:sz w:val="21"/>
          <w:szCs w:val="21"/>
        </w:rPr>
        <w:t>四种</w:t>
      </w:r>
      <w:r w:rsidRPr="00404BF5">
        <w:rPr>
          <w:color w:val="000000"/>
          <w:sz w:val="21"/>
          <w:szCs w:val="21"/>
        </w:rPr>
        <w:t>典型算法进行对比分析</w:t>
      </w:r>
      <w:r w:rsidR="00E70712">
        <w:rPr>
          <w:rFonts w:hint="eastAsia"/>
          <w:color w:val="000000"/>
          <w:sz w:val="21"/>
          <w:szCs w:val="21"/>
        </w:rPr>
        <w:t>。</w:t>
      </w:r>
      <w:r w:rsidR="00FD6E67" w:rsidRPr="00FD6E67">
        <w:rPr>
          <w:color w:val="000000"/>
          <w:sz w:val="21"/>
          <w:szCs w:val="21"/>
        </w:rPr>
        <w:t>此外，为进一步分析</w:t>
      </w:r>
      <w:r w:rsidR="005170D6">
        <w:rPr>
          <w:rFonts w:hint="eastAsia"/>
          <w:color w:val="000000"/>
          <w:sz w:val="21"/>
          <w:szCs w:val="21"/>
        </w:rPr>
        <w:t>本文所填算法各模块</w:t>
      </w:r>
      <w:r w:rsidR="00FD6E67" w:rsidRPr="00FD6E67">
        <w:rPr>
          <w:color w:val="000000"/>
          <w:sz w:val="21"/>
          <w:szCs w:val="21"/>
        </w:rPr>
        <w:t>的贡献，本</w:t>
      </w:r>
      <w:r w:rsidR="00961819">
        <w:rPr>
          <w:rFonts w:hint="eastAsia"/>
          <w:color w:val="000000"/>
          <w:sz w:val="21"/>
          <w:szCs w:val="21"/>
        </w:rPr>
        <w:t>文</w:t>
      </w:r>
      <w:r w:rsidR="00FD6E67" w:rsidRPr="00FD6E67">
        <w:rPr>
          <w:color w:val="000000"/>
          <w:sz w:val="21"/>
          <w:szCs w:val="21"/>
        </w:rPr>
        <w:t>分别移除分簇</w:t>
      </w:r>
      <w:r w:rsidR="00FD6E67" w:rsidRPr="00FD6E67">
        <w:rPr>
          <w:color w:val="000000"/>
          <w:sz w:val="21"/>
          <w:szCs w:val="21"/>
        </w:rPr>
        <w:t xml:space="preserve"> Fréchet </w:t>
      </w:r>
      <w:r w:rsidR="00FD6E67" w:rsidRPr="00FD6E67">
        <w:rPr>
          <w:color w:val="000000"/>
          <w:sz w:val="21"/>
          <w:szCs w:val="21"/>
        </w:rPr>
        <w:t>约束与</w:t>
      </w:r>
      <w:r w:rsidR="00FD6E67" w:rsidRPr="00FD6E67">
        <w:rPr>
          <w:color w:val="000000"/>
          <w:sz w:val="21"/>
          <w:szCs w:val="21"/>
        </w:rPr>
        <w:t xml:space="preserve"> MBST </w:t>
      </w:r>
      <w:r w:rsidR="00FD6E67" w:rsidRPr="00FD6E67">
        <w:rPr>
          <w:color w:val="000000"/>
          <w:sz w:val="21"/>
          <w:szCs w:val="21"/>
        </w:rPr>
        <w:t>通信保持力，</w:t>
      </w:r>
      <w:r w:rsidR="00961819">
        <w:rPr>
          <w:rFonts w:hint="eastAsia"/>
          <w:color w:val="000000"/>
          <w:sz w:val="21"/>
          <w:szCs w:val="21"/>
        </w:rPr>
        <w:t>通过</w:t>
      </w:r>
      <w:r w:rsidR="00961819" w:rsidRPr="00FD6E67">
        <w:rPr>
          <w:color w:val="000000"/>
          <w:sz w:val="21"/>
          <w:szCs w:val="21"/>
        </w:rPr>
        <w:t>消融实验</w:t>
      </w:r>
      <w:r w:rsidR="00FD6E67" w:rsidRPr="00FD6E67">
        <w:rPr>
          <w:color w:val="000000"/>
          <w:sz w:val="21"/>
          <w:szCs w:val="21"/>
        </w:rPr>
        <w:t>评估两者的作用。</w:t>
      </w:r>
    </w:p>
    <w:p w14:paraId="5F32A932" w14:textId="1228365F" w:rsidR="00404BF5" w:rsidRPr="00404BF5" w:rsidRDefault="00404BF5" w:rsidP="00234ACA">
      <w:pPr>
        <w:spacing w:line="360" w:lineRule="auto"/>
        <w:outlineLvl w:val="1"/>
        <w:rPr>
          <w:b/>
          <w:sz w:val="21"/>
          <w:szCs w:val="21"/>
        </w:rPr>
      </w:pPr>
      <w:bookmarkStart w:id="118" w:name="OLE_LINK12"/>
      <w:r>
        <w:rPr>
          <w:b/>
          <w:sz w:val="21"/>
          <w:szCs w:val="21"/>
        </w:rPr>
        <w:t>4</w:t>
      </w:r>
      <w:r w:rsidRPr="00A9585A">
        <w:rPr>
          <w:rFonts w:hint="eastAsia"/>
          <w:b/>
          <w:sz w:val="21"/>
          <w:szCs w:val="21"/>
        </w:rPr>
        <w:t>.</w:t>
      </w:r>
      <w:r>
        <w:rPr>
          <w:b/>
          <w:sz w:val="21"/>
          <w:szCs w:val="21"/>
        </w:rPr>
        <w:t>1</w:t>
      </w:r>
      <w:r w:rsidRPr="00A9585A">
        <w:rPr>
          <w:rFonts w:hint="eastAsia"/>
          <w:b/>
          <w:sz w:val="21"/>
          <w:szCs w:val="21"/>
        </w:rPr>
        <w:t xml:space="preserve"> </w:t>
      </w:r>
      <w:r w:rsidR="00956A4E">
        <w:rPr>
          <w:rFonts w:hint="eastAsia"/>
          <w:b/>
          <w:sz w:val="21"/>
          <w:szCs w:val="21"/>
        </w:rPr>
        <w:t>仿真</w:t>
      </w:r>
      <w:r w:rsidR="00386CBF">
        <w:rPr>
          <w:rFonts w:hint="eastAsia"/>
          <w:b/>
          <w:sz w:val="21"/>
          <w:szCs w:val="21"/>
        </w:rPr>
        <w:t>参数</w:t>
      </w:r>
      <w:r>
        <w:rPr>
          <w:rFonts w:hint="eastAsia"/>
          <w:b/>
          <w:sz w:val="21"/>
          <w:szCs w:val="21"/>
        </w:rPr>
        <w:t>设置</w:t>
      </w:r>
    </w:p>
    <w:bookmarkEnd w:id="118"/>
    <w:p w14:paraId="751ED03C" w14:textId="0A9240F0" w:rsidR="0039357A" w:rsidRDefault="00555AF0" w:rsidP="00172A5F">
      <w:pPr>
        <w:spacing w:line="360" w:lineRule="auto"/>
        <w:ind w:firstLineChars="196" w:firstLine="412"/>
        <w:rPr>
          <w:color w:val="000000"/>
          <w:sz w:val="21"/>
          <w:szCs w:val="21"/>
        </w:rPr>
      </w:pPr>
      <w:r>
        <w:rPr>
          <w:rFonts w:hint="eastAsia"/>
          <w:color w:val="000000"/>
          <w:sz w:val="21"/>
          <w:szCs w:val="21"/>
        </w:rPr>
        <w:t>本文设</w:t>
      </w:r>
      <w:r w:rsidRPr="0064189B">
        <w:rPr>
          <w:color w:val="000000"/>
          <w:sz w:val="21"/>
          <w:szCs w:val="21"/>
        </w:rPr>
        <w:t>场景</w:t>
      </w:r>
      <w:r>
        <w:rPr>
          <w:rFonts w:hint="eastAsia"/>
          <w:color w:val="000000"/>
          <w:sz w:val="21"/>
          <w:szCs w:val="21"/>
        </w:rPr>
        <w:t>为</w:t>
      </w:r>
      <w:r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L</m:t>
            </m:r>
          </m:e>
          <m:sub>
            <m:r>
              <w:rPr>
                <w:rFonts w:ascii="Cambria Math" w:hAnsi="Cambria Math"/>
                <w:color w:val="000000"/>
                <w:sz w:val="21"/>
                <w:szCs w:val="21"/>
              </w:rPr>
              <m:t>x</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L</m:t>
            </m:r>
          </m:e>
          <m:sub>
            <m:r>
              <w:rPr>
                <w:rFonts w:ascii="Cambria Math" w:hAnsi="Cambria Math"/>
                <w:color w:val="000000"/>
                <w:sz w:val="21"/>
                <w:szCs w:val="21"/>
              </w:rPr>
              <m:t>y</m:t>
            </m:r>
          </m:sub>
        </m:sSub>
        <m:r>
          <m:rPr>
            <m:sty m:val="p"/>
          </m:rPr>
          <w:rPr>
            <w:rFonts w:ascii="Cambria Math" w:hAnsi="Cambria Math"/>
            <w:color w:val="000000"/>
            <w:sz w:val="21"/>
            <w:szCs w:val="21"/>
          </w:rPr>
          <m:t>=1 </m:t>
        </m:r>
        <m:r>
          <m:rPr>
            <m:nor/>
          </m:rPr>
          <w:rPr>
            <w:color w:val="000000"/>
            <w:sz w:val="21"/>
            <w:szCs w:val="21"/>
          </w:rPr>
          <m:t>km</m:t>
        </m:r>
      </m:oMath>
      <w:r w:rsidR="00782F89">
        <w:rPr>
          <w:rFonts w:hint="eastAsia"/>
          <w:color w:val="000000"/>
          <w:sz w:val="21"/>
          <w:szCs w:val="21"/>
        </w:rPr>
        <w:t xml:space="preserve"> </w:t>
      </w:r>
      <w:r>
        <w:rPr>
          <w:rFonts w:hint="eastAsia"/>
          <w:color w:val="000000"/>
          <w:sz w:val="21"/>
          <w:szCs w:val="21"/>
        </w:rPr>
        <w:t>的正方形区域，</w:t>
      </w:r>
      <w:r w:rsidR="0064189B" w:rsidRPr="0064189B">
        <w:rPr>
          <w:color w:val="000000"/>
          <w:sz w:val="21"/>
          <w:szCs w:val="21"/>
        </w:rPr>
        <w:t>建筑物数量</w:t>
      </w:r>
      <w:r w:rsidR="00782F89">
        <w:rPr>
          <w:rFonts w:hint="eastAsia"/>
          <w:color w:val="000000"/>
          <w:sz w:val="21"/>
          <w:szCs w:val="21"/>
        </w:rPr>
        <w:t xml:space="preserve"> </w:t>
      </w:r>
      <m:oMath>
        <m:r>
          <w:rPr>
            <w:rFonts w:ascii="Cambria Math" w:hAnsi="Cambria Math"/>
            <w:color w:val="000000"/>
            <w:sz w:val="21"/>
            <w:szCs w:val="21"/>
          </w:rPr>
          <m:t>M</m:t>
        </m:r>
        <m:r>
          <m:rPr>
            <m:sty m:val="p"/>
          </m:rPr>
          <w:rPr>
            <w:rFonts w:ascii="Cambria Math" w:hAnsi="Cambria Math"/>
            <w:color w:val="000000"/>
            <w:sz w:val="21"/>
            <w:szCs w:val="21"/>
          </w:rPr>
          <m:t>=</m:t>
        </m:r>
        <m:r>
          <m:rPr>
            <m:lit/>
            <m:sty m:val="p"/>
          </m:rPr>
          <w:rPr>
            <w:rFonts w:ascii="Cambria Math" w:hAnsi="Cambria Math"/>
            <w:color w:val="000000"/>
            <w:sz w:val="21"/>
            <w:szCs w:val="21"/>
          </w:rPr>
          <m:t>{</m:t>
        </m:r>
        <m:r>
          <m:rPr>
            <m:sty m:val="p"/>
          </m:rPr>
          <w:rPr>
            <w:rFonts w:ascii="Cambria Math" w:hAnsi="Cambria Math"/>
            <w:color w:val="000000"/>
            <w:sz w:val="21"/>
            <w:szCs w:val="21"/>
          </w:rPr>
          <m:t>10,20,30</m:t>
        </m:r>
        <m:r>
          <m:rPr>
            <m:lit/>
            <m:sty m:val="p"/>
          </m:rPr>
          <w:rPr>
            <w:rFonts w:ascii="Cambria Math" w:hAnsi="Cambria Math"/>
            <w:color w:val="000000"/>
            <w:sz w:val="21"/>
            <w:szCs w:val="21"/>
          </w:rPr>
          <m:t>}</m:t>
        </m:r>
      </m:oMath>
      <w:r w:rsidR="00973C16">
        <w:rPr>
          <w:rFonts w:hint="eastAsia"/>
          <w:color w:val="000000"/>
          <w:sz w:val="21"/>
          <w:szCs w:val="21"/>
        </w:rPr>
        <w:t>离散可调。</w:t>
      </w:r>
      <w:r w:rsidR="00370C73" w:rsidRPr="0064189B">
        <w:rPr>
          <w:color w:val="000000"/>
          <w:sz w:val="21"/>
          <w:szCs w:val="21"/>
        </w:rPr>
        <w:t>无人机数量</w:t>
      </w:r>
      <w:r w:rsidR="00370C73" w:rsidRPr="0064189B">
        <w:rPr>
          <w:color w:val="000000"/>
          <w:sz w:val="21"/>
          <w:szCs w:val="21"/>
        </w:rPr>
        <w:t xml:space="preserve"> </w:t>
      </w:r>
      <m:oMath>
        <m:r>
          <w:rPr>
            <w:rFonts w:ascii="Cambria Math" w:hAnsi="Cambria Math"/>
            <w:color w:val="000000"/>
            <w:sz w:val="21"/>
            <w:szCs w:val="21"/>
          </w:rPr>
          <w:lastRenderedPageBreak/>
          <m:t>N</m:t>
        </m:r>
        <m:r>
          <m:rPr>
            <m:sty m:val="p"/>
          </m:rPr>
          <w:rPr>
            <w:rFonts w:ascii="Cambria Math" w:hAnsi="Cambria Math"/>
            <w:color w:val="000000"/>
            <w:sz w:val="21"/>
            <w:szCs w:val="21"/>
          </w:rPr>
          <m:t>=</m:t>
        </m:r>
        <m:r>
          <m:rPr>
            <m:lit/>
            <m:sty m:val="p"/>
          </m:rPr>
          <w:rPr>
            <w:rFonts w:ascii="Cambria Math" w:hAnsi="Cambria Math"/>
            <w:color w:val="000000"/>
            <w:sz w:val="21"/>
            <w:szCs w:val="21"/>
          </w:rPr>
          <m:t>{</m:t>
        </m:r>
        <m:r>
          <m:rPr>
            <m:sty m:val="p"/>
          </m:rPr>
          <w:rPr>
            <w:rFonts w:ascii="Cambria Math" w:hAnsi="Cambria Math"/>
            <w:color w:val="000000"/>
            <w:sz w:val="21"/>
            <w:szCs w:val="21"/>
          </w:rPr>
          <m:t>12,24,36</m:t>
        </m:r>
        <m:r>
          <m:rPr>
            <m:lit/>
            <m:sty m:val="p"/>
          </m:rPr>
          <w:rPr>
            <w:rFonts w:ascii="Cambria Math" w:hAnsi="Cambria Math"/>
            <w:color w:val="000000"/>
            <w:sz w:val="21"/>
            <w:szCs w:val="21"/>
          </w:rPr>
          <m:t>}</m:t>
        </m:r>
      </m:oMath>
      <w:r w:rsidR="00B56FB5">
        <w:rPr>
          <w:rFonts w:hint="eastAsia"/>
          <w:color w:val="000000"/>
          <w:sz w:val="21"/>
          <w:szCs w:val="21"/>
        </w:rPr>
        <w:t>、干扰源数量</w:t>
      </w:r>
      <w:r w:rsidR="00782F89">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N</m:t>
            </m:r>
          </m:e>
          <m:sub>
            <m:r>
              <w:rPr>
                <w:rFonts w:ascii="Cambria Math" w:hAnsi="Cambria Math"/>
                <w:color w:val="000000"/>
                <w:sz w:val="21"/>
                <w:szCs w:val="21"/>
              </w:rPr>
              <m:t>J</m:t>
            </m:r>
          </m:sub>
        </m:sSub>
        <m:r>
          <m:rPr>
            <m:sty m:val="p"/>
          </m:rPr>
          <w:rPr>
            <w:rFonts w:ascii="Cambria Math" w:hAnsi="Cambria Math"/>
            <w:color w:val="000000"/>
            <w:sz w:val="21"/>
            <w:szCs w:val="21"/>
          </w:rPr>
          <m:t>= </m:t>
        </m:r>
        <m:r>
          <m:rPr>
            <m:nor/>
          </m:rPr>
          <w:rPr>
            <w:color w:val="000000"/>
            <w:sz w:val="21"/>
            <w:szCs w:val="21"/>
          </w:rPr>
          <m:t>{</m:t>
        </m:r>
        <m:r>
          <m:rPr>
            <m:nor/>
          </m:rPr>
          <w:rPr>
            <w:rFonts w:ascii="Cambria Math"/>
            <w:color w:val="000000"/>
            <w:sz w:val="21"/>
            <w:szCs w:val="21"/>
          </w:rPr>
          <m:t>1,2,3</m:t>
        </m:r>
        <m:r>
          <m:rPr>
            <m:nor/>
          </m:rPr>
          <w:rPr>
            <w:color w:val="000000"/>
            <w:sz w:val="21"/>
            <w:szCs w:val="21"/>
          </w:rPr>
          <m:t>}</m:t>
        </m:r>
      </m:oMath>
      <w:r w:rsidR="00B169E1">
        <w:rPr>
          <w:rFonts w:hint="eastAsia"/>
          <w:color w:val="000000"/>
          <w:sz w:val="21"/>
          <w:szCs w:val="21"/>
        </w:rPr>
        <w:t>、</w:t>
      </w:r>
      <w:r w:rsidR="0064189B" w:rsidRPr="0064189B">
        <w:rPr>
          <w:color w:val="000000"/>
          <w:sz w:val="21"/>
          <w:szCs w:val="21"/>
        </w:rPr>
        <w:t>干扰功率</w:t>
      </w:r>
      <w:r w:rsidR="0064189B"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sub>
        </m:sSub>
        <m:r>
          <m:rPr>
            <m:sty m:val="p"/>
          </m:rPr>
          <w:rPr>
            <w:rFonts w:ascii="Cambria Math" w:hAnsi="Cambria Math"/>
            <w:color w:val="000000"/>
            <w:sz w:val="21"/>
            <w:szCs w:val="21"/>
          </w:rPr>
          <m:t>=20</m:t>
        </m:r>
        <m:r>
          <m:rPr>
            <m:nor/>
          </m:rPr>
          <w:rPr>
            <w:color w:val="000000"/>
            <w:sz w:val="21"/>
            <w:szCs w:val="21"/>
          </w:rPr>
          <m:t>–</m:t>
        </m:r>
        <m:r>
          <m:rPr>
            <m:sty m:val="p"/>
          </m:rPr>
          <w:rPr>
            <w:rFonts w:ascii="Cambria Math" w:hAnsi="Cambria Math"/>
            <w:color w:val="000000"/>
            <w:sz w:val="21"/>
            <w:szCs w:val="21"/>
          </w:rPr>
          <m:t>30 </m:t>
        </m:r>
        <m:r>
          <m:rPr>
            <m:nor/>
          </m:rPr>
          <w:rPr>
            <w:color w:val="000000"/>
            <w:sz w:val="21"/>
            <w:szCs w:val="21"/>
          </w:rPr>
          <m:t>dBm</m:t>
        </m:r>
      </m:oMath>
      <w:r w:rsidR="0064189B">
        <w:rPr>
          <w:rFonts w:hint="eastAsia"/>
          <w:color w:val="000000"/>
          <w:sz w:val="21"/>
          <w:szCs w:val="21"/>
        </w:rPr>
        <w:t xml:space="preserve"> </w:t>
      </w:r>
      <w:r w:rsidR="00F51998">
        <w:rPr>
          <w:rFonts w:hint="eastAsia"/>
          <w:color w:val="000000"/>
          <w:sz w:val="21"/>
          <w:szCs w:val="21"/>
        </w:rPr>
        <w:t>离散可变</w:t>
      </w:r>
      <w:r w:rsidR="0064189B" w:rsidRPr="0064189B">
        <w:rPr>
          <w:color w:val="000000"/>
          <w:sz w:val="21"/>
          <w:szCs w:val="21"/>
        </w:rPr>
        <w:t>。</w:t>
      </w:r>
      <w:r w:rsidR="00374C17">
        <w:rPr>
          <w:rFonts w:hint="eastAsia"/>
          <w:color w:val="000000"/>
          <w:sz w:val="21"/>
          <w:szCs w:val="21"/>
        </w:rPr>
        <w:t>本文设</w:t>
      </w:r>
      <w:r w:rsidR="0064189B" w:rsidRPr="0064189B">
        <w:rPr>
          <w:color w:val="000000"/>
          <w:sz w:val="21"/>
          <w:szCs w:val="21"/>
        </w:rPr>
        <w:t>通信</w:t>
      </w:r>
      <w:r w:rsidR="00374C17">
        <w:rPr>
          <w:rFonts w:hint="eastAsia"/>
          <w:color w:val="000000"/>
          <w:sz w:val="21"/>
          <w:szCs w:val="21"/>
        </w:rPr>
        <w:t>系统</w:t>
      </w:r>
      <w:r w:rsidR="00CB2042">
        <w:rPr>
          <w:rFonts w:hint="eastAsia"/>
          <w:color w:val="000000"/>
          <w:sz w:val="21"/>
          <w:szCs w:val="21"/>
        </w:rPr>
        <w:t>工作频率</w:t>
      </w:r>
      <w:r w:rsidR="0064189B" w:rsidRPr="0064189B">
        <w:rPr>
          <w:color w:val="000000"/>
          <w:sz w:val="21"/>
          <w:szCs w:val="21"/>
        </w:rPr>
        <w:t xml:space="preserve"> </w:t>
      </w:r>
      <w:r w:rsidR="0064189B" w:rsidRPr="00573C76">
        <w:rPr>
          <w:i/>
          <w:iCs/>
          <w:color w:val="000000"/>
          <w:sz w:val="21"/>
          <w:szCs w:val="21"/>
        </w:rPr>
        <w:t>f</w:t>
      </w:r>
      <w:r w:rsidR="0010271F">
        <w:rPr>
          <w:color w:val="000000"/>
          <w:sz w:val="21"/>
          <w:szCs w:val="21"/>
        </w:rPr>
        <w:t xml:space="preserve"> </w:t>
      </w:r>
      <w:r w:rsidR="0064189B" w:rsidRPr="0064189B">
        <w:rPr>
          <w:color w:val="000000"/>
          <w:sz w:val="21"/>
          <w:szCs w:val="21"/>
        </w:rPr>
        <w:t>=</w:t>
      </w:r>
      <w:r w:rsidR="0084022A">
        <w:rPr>
          <w:color w:val="000000"/>
          <w:sz w:val="21"/>
          <w:szCs w:val="21"/>
        </w:rPr>
        <w:t xml:space="preserve"> </w:t>
      </w:r>
      <w:r w:rsidR="0064189B" w:rsidRPr="0064189B">
        <w:rPr>
          <w:color w:val="000000"/>
          <w:sz w:val="21"/>
          <w:szCs w:val="21"/>
        </w:rPr>
        <w:t>2.4 GHz</w:t>
      </w:r>
      <w:r w:rsidR="0064189B" w:rsidRPr="0064189B">
        <w:rPr>
          <w:color w:val="000000"/>
          <w:sz w:val="21"/>
          <w:szCs w:val="21"/>
        </w:rPr>
        <w:t>、</w:t>
      </w:r>
      <w:r w:rsidR="00225286">
        <w:rPr>
          <w:rFonts w:hint="eastAsia"/>
          <w:color w:val="000000"/>
          <w:sz w:val="21"/>
          <w:szCs w:val="21"/>
        </w:rPr>
        <w:t>通信带宽</w:t>
      </w:r>
      <w:r w:rsidR="00782F89">
        <w:rPr>
          <w:rFonts w:hint="eastAsia"/>
          <w:color w:val="000000"/>
          <w:sz w:val="21"/>
          <w:szCs w:val="21"/>
        </w:rPr>
        <w:t xml:space="preserve"> </w:t>
      </w:r>
      <m:oMath>
        <m:r>
          <w:rPr>
            <w:rFonts w:ascii="Cambria Math" w:hAnsi="Cambria Math"/>
            <w:color w:val="000000"/>
            <w:sz w:val="21"/>
            <w:szCs w:val="21"/>
          </w:rPr>
          <m:t>B</m:t>
        </m:r>
        <m:r>
          <m:rPr>
            <m:sty m:val="p"/>
          </m:rPr>
          <w:rPr>
            <w:rFonts w:ascii="Cambria Math" w:hAnsi="Cambria Math"/>
            <w:color w:val="000000"/>
            <w:sz w:val="21"/>
            <w:szCs w:val="21"/>
          </w:rPr>
          <m:t>=1 </m:t>
        </m:r>
        <m:r>
          <w:rPr>
            <w:rFonts w:ascii="Cambria Math" w:hAnsi="Cambria Math"/>
            <w:color w:val="000000"/>
            <w:sz w:val="21"/>
            <w:szCs w:val="21"/>
          </w:rPr>
          <m:t>MHz</m:t>
        </m:r>
      </m:oMath>
      <w:r w:rsidR="0064189B" w:rsidRPr="0064189B">
        <w:rPr>
          <w:color w:val="000000"/>
          <w:sz w:val="21"/>
          <w:szCs w:val="21"/>
        </w:rPr>
        <w:t>、</w:t>
      </w:r>
      <w:r w:rsidR="00225286">
        <w:rPr>
          <w:rFonts w:hint="eastAsia"/>
          <w:color w:val="000000"/>
          <w:sz w:val="21"/>
          <w:szCs w:val="21"/>
        </w:rPr>
        <w:t>发射</w:t>
      </w:r>
      <w:r w:rsidR="0084022A">
        <w:rPr>
          <w:rFonts w:hint="eastAsia"/>
          <w:color w:val="000000"/>
          <w:sz w:val="21"/>
          <w:szCs w:val="21"/>
        </w:rPr>
        <w:t>功率</w:t>
      </w:r>
      <w:r w:rsidR="0084022A">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sub>
        </m:sSub>
        <m:r>
          <w:rPr>
            <w:rFonts w:ascii="Cambria Math" w:hAnsi="Cambria Math"/>
            <w:color w:val="000000"/>
            <w:sz w:val="21"/>
            <w:szCs w:val="21"/>
          </w:rPr>
          <m:t>=25dB</m:t>
        </m:r>
      </m:oMath>
      <w:r w:rsidR="0084022A" w:rsidRPr="0075764C">
        <w:rPr>
          <w:i/>
          <w:color w:val="000000"/>
          <w:sz w:val="21"/>
          <w:szCs w:val="21"/>
        </w:rPr>
        <w:t>m</w:t>
      </w:r>
      <w:r w:rsidR="0084022A">
        <w:rPr>
          <w:color w:val="000000"/>
          <w:sz w:val="21"/>
          <w:szCs w:val="21"/>
        </w:rPr>
        <w:t xml:space="preserve"> </w:t>
      </w:r>
      <w:r w:rsidR="00991962">
        <w:rPr>
          <w:rFonts w:hint="eastAsia"/>
          <w:color w:val="000000"/>
          <w:sz w:val="21"/>
          <w:szCs w:val="21"/>
        </w:rPr>
        <w:t>、</w:t>
      </w:r>
      <w:r w:rsidR="0084022A">
        <w:rPr>
          <w:rFonts w:hint="eastAsia"/>
          <w:color w:val="000000"/>
          <w:sz w:val="21"/>
          <w:szCs w:val="21"/>
        </w:rPr>
        <w:t>噪</w:t>
      </w:r>
      <w:r w:rsidR="0064189B" w:rsidRPr="0064189B">
        <w:rPr>
          <w:color w:val="000000"/>
          <w:sz w:val="21"/>
          <w:szCs w:val="21"/>
        </w:rPr>
        <w:t>声功率谱密度</w:t>
      </w:r>
      <w:r w:rsidR="00B56FB5">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N</m:t>
            </m:r>
          </m:e>
          <m:sub>
            <m:r>
              <m:rPr>
                <m:sty m:val="p"/>
              </m:rPr>
              <w:rPr>
                <w:rFonts w:ascii="Cambria Math" w:hAnsi="Cambria Math"/>
                <w:color w:val="000000"/>
                <w:sz w:val="21"/>
                <w:szCs w:val="21"/>
              </w:rPr>
              <m:t>0</m:t>
            </m:r>
          </m:sub>
        </m:sSub>
        <m:r>
          <m:rPr>
            <m:sty m:val="p"/>
          </m:rPr>
          <w:rPr>
            <w:rFonts w:ascii="Cambria Math" w:hAnsi="Cambria Math"/>
            <w:color w:val="000000"/>
            <w:sz w:val="21"/>
            <w:szCs w:val="21"/>
          </w:rPr>
          <m:t>=-174 </m:t>
        </m:r>
        <m:r>
          <w:rPr>
            <w:rFonts w:ascii="Cambria Math" w:hAnsi="Cambria Math"/>
            <w:color w:val="000000"/>
            <w:sz w:val="21"/>
            <w:szCs w:val="21"/>
          </w:rPr>
          <m:t>dBm</m:t>
        </m:r>
        <m:r>
          <m:rPr>
            <m:lit/>
            <m:sty m:val="p"/>
          </m:rPr>
          <w:rPr>
            <w:rFonts w:ascii="Cambria Math" w:hAnsi="Cambria Math"/>
            <w:color w:val="000000"/>
            <w:sz w:val="21"/>
            <w:szCs w:val="21"/>
          </w:rPr>
          <m:t>/</m:t>
        </m:r>
        <m:r>
          <w:rPr>
            <w:rFonts w:ascii="Cambria Math" w:hAnsi="Cambria Math"/>
            <w:color w:val="000000"/>
            <w:sz w:val="21"/>
            <w:szCs w:val="21"/>
          </w:rPr>
          <m:t>Hz</m:t>
        </m:r>
      </m:oMath>
      <w:r w:rsidR="0064189B" w:rsidRPr="0064189B">
        <w:rPr>
          <w:color w:val="000000"/>
          <w:sz w:val="21"/>
          <w:szCs w:val="21"/>
        </w:rPr>
        <w:t>，并设</w:t>
      </w:r>
      <w:r w:rsidR="00D5189E">
        <w:rPr>
          <w:rFonts w:hint="eastAsia"/>
          <w:color w:val="000000"/>
          <w:sz w:val="21"/>
          <w:szCs w:val="21"/>
        </w:rPr>
        <w:t>解调</w:t>
      </w:r>
      <w:r w:rsidR="00782F89">
        <w:rPr>
          <w:rFonts w:hint="eastAsia"/>
          <w:color w:val="000000"/>
          <w:sz w:val="21"/>
          <w:szCs w:val="21"/>
        </w:rPr>
        <w:t xml:space="preserve"> </w:t>
      </w:r>
      <w:r w:rsidR="0064189B" w:rsidRPr="0064189B">
        <w:rPr>
          <w:color w:val="000000"/>
          <w:sz w:val="21"/>
          <w:szCs w:val="21"/>
        </w:rPr>
        <w:t xml:space="preserve">SINR </w:t>
      </w:r>
      <w:r w:rsidR="0064189B" w:rsidRPr="0064189B">
        <w:rPr>
          <w:color w:val="000000"/>
          <w:sz w:val="21"/>
          <w:szCs w:val="21"/>
        </w:rPr>
        <w:t>门限为</w:t>
      </w:r>
      <w:r w:rsidR="0064189B"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γ</m:t>
            </m:r>
          </m:e>
          <m:sub>
            <m:r>
              <w:rPr>
                <w:rFonts w:ascii="Cambria Math" w:hAnsi="Cambria Math"/>
                <w:color w:val="000000"/>
                <w:sz w:val="21"/>
                <w:szCs w:val="21"/>
              </w:rPr>
              <m:t>th</m:t>
            </m:r>
          </m:sub>
        </m:sSub>
        <m:r>
          <m:rPr>
            <m:sty m:val="p"/>
          </m:rPr>
          <w:rPr>
            <w:rFonts w:ascii="Cambria Math" w:hAnsi="Cambria Math"/>
            <w:color w:val="000000"/>
            <w:sz w:val="21"/>
            <w:szCs w:val="21"/>
          </w:rPr>
          <m:t>=10 </m:t>
        </m:r>
        <m:r>
          <w:rPr>
            <w:rFonts w:ascii="Cambria Math" w:hAnsi="Cambria Math"/>
            <w:color w:val="000000"/>
            <w:sz w:val="21"/>
            <w:szCs w:val="21"/>
          </w:rPr>
          <m:t>dB</m:t>
        </m:r>
      </m:oMath>
      <w:r w:rsidR="0064189B" w:rsidRPr="0064189B">
        <w:rPr>
          <w:color w:val="000000"/>
          <w:sz w:val="21"/>
          <w:szCs w:val="21"/>
        </w:rPr>
        <w:t>。</w:t>
      </w:r>
      <w:r w:rsidR="00CF1BDF">
        <w:rPr>
          <w:rFonts w:hint="eastAsia"/>
          <w:color w:val="000000"/>
          <w:sz w:val="21"/>
          <w:szCs w:val="21"/>
        </w:rPr>
        <w:t>设</w:t>
      </w:r>
      <w:r w:rsidR="00CF1BDF" w:rsidRPr="0064189B">
        <w:rPr>
          <w:color w:val="000000"/>
          <w:sz w:val="21"/>
          <w:szCs w:val="21"/>
        </w:rPr>
        <w:t>无人机</w:t>
      </w:r>
      <w:r w:rsidR="00CF1BDF">
        <w:rPr>
          <w:rFonts w:hint="eastAsia"/>
          <w:color w:val="000000"/>
          <w:sz w:val="21"/>
          <w:szCs w:val="21"/>
        </w:rPr>
        <w:t>碰撞避免</w:t>
      </w:r>
      <w:r w:rsidR="00CF1BDF" w:rsidRPr="0064189B">
        <w:rPr>
          <w:color w:val="000000"/>
          <w:sz w:val="21"/>
          <w:szCs w:val="21"/>
        </w:rPr>
        <w:t>安全半径设为</w:t>
      </w:r>
      <w:r w:rsidR="00CF1BDF" w:rsidRPr="0064189B">
        <w:rPr>
          <w:color w:val="000000"/>
          <w:sz w:val="21"/>
          <w:szCs w:val="21"/>
        </w:rPr>
        <w:t xml:space="preserve"> </w:t>
      </w:r>
      <m:oMath>
        <m:r>
          <w:rPr>
            <w:rFonts w:ascii="Cambria Math" w:hAnsi="Cambria Math"/>
            <w:color w:val="000000"/>
            <w:sz w:val="21"/>
            <w:szCs w:val="21"/>
          </w:rPr>
          <m:t>s</m:t>
        </m:r>
        <m:r>
          <m:rPr>
            <m:sty m:val="p"/>
          </m:rPr>
          <w:rPr>
            <w:rFonts w:ascii="Cambria Math" w:hAnsi="Cambria Math"/>
            <w:color w:val="000000"/>
            <w:sz w:val="21"/>
            <w:szCs w:val="21"/>
          </w:rPr>
          <m:t>=10 </m:t>
        </m:r>
        <m:r>
          <w:rPr>
            <w:rFonts w:ascii="Cambria Math" w:hAnsi="Cambria Math"/>
            <w:color w:val="000000"/>
            <w:sz w:val="21"/>
            <w:szCs w:val="21"/>
          </w:rPr>
          <m:t>m</m:t>
        </m:r>
      </m:oMath>
      <w:r w:rsidR="00CF1BDF" w:rsidRPr="0064189B">
        <w:rPr>
          <w:color w:val="000000"/>
          <w:sz w:val="21"/>
          <w:szCs w:val="21"/>
        </w:rPr>
        <w:t>，</w:t>
      </w:r>
      <w:r w:rsidR="00CF1BDF">
        <w:rPr>
          <w:rFonts w:hint="eastAsia"/>
          <w:color w:val="000000"/>
          <w:sz w:val="21"/>
          <w:szCs w:val="21"/>
        </w:rPr>
        <w:t>局部规划</w:t>
      </w:r>
      <w:r w:rsidR="00CF1BDF" w:rsidRPr="0064189B">
        <w:rPr>
          <w:color w:val="000000"/>
          <w:sz w:val="21"/>
          <w:szCs w:val="21"/>
        </w:rPr>
        <w:t>步长为</w:t>
      </w:r>
      <w:r w:rsidR="00782F89">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d</m:t>
            </m:r>
          </m:e>
          <m:sub>
            <m:r>
              <m:rPr>
                <m:nor/>
              </m:rPr>
              <w:rPr>
                <w:i/>
                <w:color w:val="000000"/>
                <w:sz w:val="21"/>
                <w:szCs w:val="21"/>
              </w:rPr>
              <m:t>move</m:t>
            </m:r>
          </m:sub>
        </m:sSub>
        <m:r>
          <m:rPr>
            <m:sty m:val="p"/>
          </m:rPr>
          <w:rPr>
            <w:rFonts w:ascii="Cambria Math" w:hAnsi="Cambria Math"/>
            <w:color w:val="000000"/>
            <w:sz w:val="21"/>
            <w:szCs w:val="21"/>
          </w:rPr>
          <m:t>=5 </m:t>
        </m:r>
        <m:r>
          <m:rPr>
            <m:nor/>
          </m:rPr>
          <w:rPr>
            <w:color w:val="000000"/>
            <w:sz w:val="21"/>
            <w:szCs w:val="21"/>
          </w:rPr>
          <m:t>m</m:t>
        </m:r>
      </m:oMath>
      <w:r w:rsidR="00CF1BDF" w:rsidRPr="0064189B">
        <w:rPr>
          <w:color w:val="000000"/>
          <w:sz w:val="21"/>
          <w:szCs w:val="21"/>
        </w:rPr>
        <w:t>，</w:t>
      </w:r>
      <w:r w:rsidR="00CF1BDF">
        <w:rPr>
          <w:rFonts w:hint="eastAsia"/>
          <w:color w:val="000000"/>
          <w:sz w:val="21"/>
          <w:szCs w:val="21"/>
        </w:rPr>
        <w:t>全局规划</w:t>
      </w:r>
      <w:r w:rsidR="00CF1BDF" w:rsidRPr="0064189B">
        <w:rPr>
          <w:color w:val="000000"/>
          <w:sz w:val="21"/>
          <w:szCs w:val="21"/>
        </w:rPr>
        <w:t>步长为</w:t>
      </w:r>
      <w:r w:rsidR="00CF1BDF" w:rsidRPr="0064189B">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d</m:t>
            </m:r>
          </m:e>
          <m:sub>
            <m:r>
              <m:rPr>
                <m:nor/>
              </m:rPr>
              <w:rPr>
                <w:i/>
                <w:color w:val="000000"/>
                <w:sz w:val="21"/>
                <w:szCs w:val="21"/>
              </w:rPr>
              <m:t>step</m:t>
            </m:r>
          </m:sub>
        </m:sSub>
        <m:r>
          <m:rPr>
            <m:sty m:val="p"/>
          </m:rPr>
          <w:rPr>
            <w:rFonts w:ascii="Cambria Math" w:hAnsi="Cambria Math"/>
            <w:color w:val="000000"/>
            <w:sz w:val="21"/>
            <w:szCs w:val="21"/>
          </w:rPr>
          <m:t>=200 </m:t>
        </m:r>
        <m:r>
          <m:rPr>
            <m:nor/>
          </m:rPr>
          <w:rPr>
            <w:color w:val="000000"/>
            <w:sz w:val="21"/>
            <w:szCs w:val="21"/>
          </w:rPr>
          <m:t>m</m:t>
        </m:r>
      </m:oMath>
      <w:r w:rsidR="00CF1BDF">
        <w:rPr>
          <w:rFonts w:hint="eastAsia"/>
          <w:color w:val="000000"/>
          <w:sz w:val="21"/>
          <w:szCs w:val="21"/>
        </w:rPr>
        <w:t>。</w:t>
      </w:r>
      <w:r w:rsidR="00973C16">
        <w:rPr>
          <w:rFonts w:hint="eastAsia"/>
          <w:color w:val="000000"/>
          <w:sz w:val="21"/>
          <w:szCs w:val="21"/>
        </w:rPr>
        <w:t>设</w:t>
      </w:r>
      <w:r w:rsidR="00B56FB5">
        <w:rPr>
          <w:rFonts w:hint="eastAsia"/>
          <w:color w:val="000000"/>
          <w:sz w:val="21"/>
          <w:szCs w:val="21"/>
        </w:rPr>
        <w:t>三个</w:t>
      </w:r>
      <w:r w:rsidR="00B56FB5" w:rsidRPr="00B56FB5">
        <w:rPr>
          <w:color w:val="000000"/>
          <w:sz w:val="21"/>
          <w:szCs w:val="21"/>
        </w:rPr>
        <w:t>干扰</w:t>
      </w:r>
      <w:r w:rsidR="00B56FB5">
        <w:rPr>
          <w:rFonts w:hint="eastAsia"/>
          <w:color w:val="000000"/>
          <w:sz w:val="21"/>
          <w:szCs w:val="21"/>
        </w:rPr>
        <w:t>源</w:t>
      </w:r>
      <w:r w:rsidR="00B56FB5" w:rsidRPr="00B56FB5">
        <w:rPr>
          <w:color w:val="000000"/>
          <w:sz w:val="21"/>
          <w:szCs w:val="21"/>
        </w:rPr>
        <w:t>分别位于</w:t>
      </w:r>
      <w:r w:rsidR="009458AE">
        <w:rPr>
          <w:rFonts w:hint="eastAsia"/>
          <w:color w:val="000000"/>
          <w:sz w:val="21"/>
          <w:szCs w:val="21"/>
        </w:rPr>
        <w:t>设定正方形区域场景中的</w:t>
      </w:r>
      <m:oMath>
        <m:d>
          <m:dPr>
            <m:ctrlPr>
              <w:rPr>
                <w:rFonts w:ascii="Cambria Math" w:hAnsi="Cambria Math"/>
                <w:i/>
                <w:color w:val="000000"/>
                <w:sz w:val="21"/>
                <w:szCs w:val="21"/>
              </w:rPr>
            </m:ctrlPr>
          </m:dPr>
          <m:e>
            <m:r>
              <w:rPr>
                <w:rFonts w:ascii="Cambria Math" w:hAnsi="Cambria Math"/>
                <w:color w:val="000000"/>
                <w:sz w:val="21"/>
                <w:szCs w:val="21"/>
              </w:rPr>
              <m:t>500</m:t>
            </m:r>
            <m:r>
              <w:rPr>
                <w:rFonts w:ascii="Cambria Math" w:hAnsi="Cambria Math" w:hint="eastAsia"/>
                <w:color w:val="000000"/>
                <w:sz w:val="21"/>
                <w:szCs w:val="21"/>
              </w:rPr>
              <m:t>m</m:t>
            </m:r>
            <m:r>
              <w:rPr>
                <w:rFonts w:ascii="Cambria Math" w:hAnsi="Cambria Math"/>
                <w:color w:val="000000"/>
                <w:sz w:val="21"/>
                <w:szCs w:val="21"/>
              </w:rPr>
              <m:t>,500m</m:t>
            </m:r>
          </m:e>
        </m:d>
      </m:oMath>
      <w:r w:rsidR="00B56FB5" w:rsidRPr="00B56FB5">
        <w:rPr>
          <w:color w:val="000000"/>
          <w:sz w:val="21"/>
          <w:szCs w:val="21"/>
        </w:rPr>
        <w:t>、</w:t>
      </w:r>
      <m:oMath>
        <m:d>
          <m:dPr>
            <m:ctrlPr>
              <w:rPr>
                <w:rFonts w:ascii="Cambria Math" w:hAnsi="Cambria Math"/>
                <w:i/>
                <w:color w:val="000000"/>
                <w:sz w:val="21"/>
                <w:szCs w:val="21"/>
              </w:rPr>
            </m:ctrlPr>
          </m:dPr>
          <m:e>
            <m:r>
              <w:rPr>
                <w:rFonts w:ascii="Cambria Math" w:hAnsi="Cambria Math"/>
                <w:color w:val="000000"/>
                <w:sz w:val="21"/>
                <w:szCs w:val="21"/>
              </w:rPr>
              <m:t>900m,200</m:t>
            </m:r>
            <m:r>
              <w:rPr>
                <w:rFonts w:ascii="Cambria Math" w:hAnsi="Cambria Math" w:hint="eastAsia"/>
                <w:color w:val="000000"/>
                <w:sz w:val="21"/>
                <w:szCs w:val="21"/>
              </w:rPr>
              <m:t>m</m:t>
            </m:r>
          </m:e>
        </m:d>
      </m:oMath>
      <w:r w:rsidR="00B56FB5" w:rsidRPr="00B56FB5">
        <w:rPr>
          <w:color w:val="000000"/>
          <w:sz w:val="21"/>
          <w:szCs w:val="21"/>
        </w:rPr>
        <w:t>与</w:t>
      </w:r>
      <w:r w:rsidR="00B56FB5" w:rsidRPr="00B56FB5">
        <w:rPr>
          <w:color w:val="000000"/>
          <w:sz w:val="21"/>
          <w:szCs w:val="21"/>
        </w:rPr>
        <w:t xml:space="preserve"> </w:t>
      </w:r>
      <m:oMath>
        <m:d>
          <m:dPr>
            <m:ctrlPr>
              <w:rPr>
                <w:rFonts w:ascii="Cambria Math" w:hAnsi="Cambria Math"/>
                <w:i/>
                <w:color w:val="000000"/>
                <w:sz w:val="21"/>
                <w:szCs w:val="21"/>
              </w:rPr>
            </m:ctrlPr>
          </m:dPr>
          <m:e>
            <m:r>
              <w:rPr>
                <w:rFonts w:ascii="Cambria Math" w:hAnsi="Cambria Math"/>
                <w:color w:val="000000"/>
                <w:sz w:val="21"/>
                <w:szCs w:val="21"/>
              </w:rPr>
              <m:t>250m,450m</m:t>
            </m:r>
          </m:e>
        </m:d>
      </m:oMath>
      <w:r w:rsidR="00B56FB5">
        <w:rPr>
          <w:rFonts w:hint="eastAsia"/>
          <w:color w:val="000000"/>
          <w:sz w:val="21"/>
          <w:szCs w:val="21"/>
        </w:rPr>
        <w:t>处</w:t>
      </w:r>
      <w:r w:rsidR="00B56FB5" w:rsidRPr="00B56FB5">
        <w:rPr>
          <w:color w:val="000000"/>
          <w:sz w:val="21"/>
          <w:szCs w:val="21"/>
        </w:rPr>
        <w:t>，干扰功率均为</w:t>
      </w:r>
      <w:r w:rsidR="00B56FB5" w:rsidRPr="00B56FB5">
        <w:rPr>
          <w:color w:val="000000"/>
          <w:sz w:val="21"/>
          <w:szCs w:val="21"/>
        </w:rPr>
        <w:t xml:space="preserve"> 25 dBm</w:t>
      </w:r>
      <w:r w:rsidR="00B56FB5">
        <w:rPr>
          <w:rFonts w:hint="eastAsia"/>
          <w:color w:val="000000"/>
          <w:sz w:val="21"/>
          <w:szCs w:val="21"/>
        </w:rPr>
        <w:t>。</w:t>
      </w:r>
      <w:r w:rsidR="00987764">
        <w:rPr>
          <w:rFonts w:hint="eastAsia"/>
          <w:color w:val="000000"/>
          <w:sz w:val="21"/>
          <w:szCs w:val="21"/>
        </w:rPr>
        <w:t>本文</w:t>
      </w:r>
      <w:r w:rsidR="00987764" w:rsidRPr="00987764">
        <w:rPr>
          <w:color w:val="000000"/>
          <w:sz w:val="21"/>
          <w:szCs w:val="21"/>
        </w:rPr>
        <w:t>按</w:t>
      </w:r>
      <w:r w:rsidR="00987764">
        <w:rPr>
          <w:rFonts w:hint="eastAsia"/>
          <w:color w:val="000000"/>
          <w:sz w:val="21"/>
          <w:szCs w:val="21"/>
        </w:rPr>
        <w:t>无人机</w:t>
      </w:r>
      <w:r w:rsidR="005B0576">
        <w:rPr>
          <w:rFonts w:hint="eastAsia"/>
          <w:color w:val="000000"/>
          <w:sz w:val="21"/>
          <w:szCs w:val="21"/>
        </w:rPr>
        <w:t>之间相</w:t>
      </w:r>
      <w:r w:rsidR="00987764">
        <w:rPr>
          <w:rFonts w:hint="eastAsia"/>
          <w:color w:val="000000"/>
          <w:sz w:val="21"/>
          <w:szCs w:val="21"/>
        </w:rPr>
        <w:t>距</w:t>
      </w:r>
      <w:r w:rsidR="000E1EF6">
        <w:rPr>
          <w:rFonts w:hint="eastAsia"/>
          <w:color w:val="000000"/>
          <w:sz w:val="21"/>
          <w:szCs w:val="21"/>
        </w:rPr>
        <w:t>3</w:t>
      </w:r>
      <w:r w:rsidR="00CF1BDF">
        <w:rPr>
          <w:rFonts w:hint="eastAsia"/>
          <w:color w:val="000000"/>
          <w:sz w:val="21"/>
          <w:szCs w:val="21"/>
        </w:rPr>
        <w:t>倍</w:t>
      </w:r>
      <w:r w:rsidR="00987764">
        <w:rPr>
          <w:rFonts w:hint="eastAsia"/>
          <w:color w:val="000000"/>
          <w:sz w:val="21"/>
          <w:szCs w:val="21"/>
        </w:rPr>
        <w:t>最小安全距离下</w:t>
      </w:r>
      <w:r w:rsidR="00CF1BDF">
        <w:rPr>
          <w:rFonts w:hint="eastAsia"/>
          <w:color w:val="000000"/>
          <w:sz w:val="21"/>
          <w:szCs w:val="21"/>
        </w:rPr>
        <w:t>（保证留有一定通信裕度</w:t>
      </w:r>
      <w:r w:rsidR="009458AE">
        <w:rPr>
          <w:rFonts w:hint="eastAsia"/>
          <w:color w:val="000000"/>
          <w:sz w:val="21"/>
          <w:szCs w:val="21"/>
        </w:rPr>
        <w:t>为无人机绕行干扰附近建筑物提供中继能力</w:t>
      </w:r>
      <w:r w:rsidR="00CF1BDF">
        <w:rPr>
          <w:rFonts w:hint="eastAsia"/>
          <w:color w:val="000000"/>
          <w:sz w:val="21"/>
          <w:szCs w:val="21"/>
        </w:rPr>
        <w:t>）</w:t>
      </w:r>
      <w:r w:rsidR="00987764">
        <w:rPr>
          <w:rFonts w:hint="eastAsia"/>
          <w:color w:val="000000"/>
          <w:sz w:val="21"/>
          <w:szCs w:val="21"/>
        </w:rPr>
        <w:t>S</w:t>
      </w:r>
      <w:r w:rsidR="00987764">
        <w:rPr>
          <w:color w:val="000000"/>
          <w:sz w:val="21"/>
          <w:szCs w:val="21"/>
        </w:rPr>
        <w:t>INR</w:t>
      </w:r>
      <w:r w:rsidR="00987764">
        <w:rPr>
          <w:rFonts w:hint="eastAsia"/>
          <w:color w:val="000000"/>
          <w:sz w:val="21"/>
          <w:szCs w:val="21"/>
        </w:rPr>
        <w:t>等于解调门限情况</w:t>
      </w:r>
      <w:r w:rsidR="0039357A">
        <w:rPr>
          <w:rFonts w:hint="eastAsia"/>
          <w:color w:val="000000"/>
          <w:sz w:val="21"/>
          <w:szCs w:val="21"/>
        </w:rPr>
        <w:t>时计算得到对应的</w:t>
      </w:r>
      <w:r w:rsidR="00987764" w:rsidRPr="00987764">
        <w:rPr>
          <w:color w:val="000000"/>
          <w:sz w:val="21"/>
          <w:szCs w:val="21"/>
        </w:rPr>
        <w:t>干扰半径</w:t>
      </w:r>
      <m:oMath>
        <m:r>
          <w:rPr>
            <w:rFonts w:ascii="Cambria Math" w:hAnsi="Cambria Math"/>
            <w:color w:val="000000"/>
            <w:sz w:val="21"/>
            <w:szCs w:val="21"/>
          </w:rPr>
          <m:t xml:space="preserve"> </m:t>
        </m:r>
        <m:sSub>
          <m:sSubPr>
            <m:ctrlPr>
              <w:rPr>
                <w:rFonts w:ascii="Cambria Math" w:hAnsi="Cambria Math"/>
                <w:i/>
                <w:color w:val="000000"/>
                <w:sz w:val="21"/>
                <w:szCs w:val="21"/>
              </w:rPr>
            </m:ctrlPr>
          </m:sSubPr>
          <m:e>
            <m:r>
              <w:rPr>
                <w:rFonts w:ascii="Cambria Math" w:hAnsi="Cambria Math"/>
                <w:color w:val="000000"/>
                <w:sz w:val="21"/>
                <w:szCs w:val="21"/>
              </w:rPr>
              <m:t>J</m:t>
            </m:r>
          </m:e>
          <m:sub>
            <m:r>
              <w:rPr>
                <w:rFonts w:ascii="Cambria Math" w:hAnsi="Cambria Math"/>
                <w:color w:val="000000"/>
                <w:sz w:val="21"/>
                <w:szCs w:val="21"/>
              </w:rPr>
              <m:t>r</m:t>
            </m:r>
          </m:sub>
        </m:sSub>
      </m:oMath>
      <w:r w:rsidR="00987764" w:rsidRPr="00987764">
        <w:rPr>
          <w:color w:val="000000"/>
          <w:sz w:val="21"/>
          <w:szCs w:val="21"/>
        </w:rPr>
        <w:t>，</w:t>
      </w:r>
      <w:r w:rsidR="0039357A">
        <w:rPr>
          <w:rFonts w:hint="eastAsia"/>
          <w:color w:val="000000"/>
          <w:sz w:val="21"/>
          <w:szCs w:val="21"/>
        </w:rPr>
        <w:t>具体的公式为</w:t>
      </w:r>
      <w:r w:rsidR="00987764" w:rsidRPr="00987764">
        <w:rPr>
          <w:color w:val="000000"/>
          <w:sz w:val="21"/>
          <w:szCs w:val="21"/>
        </w:rPr>
        <w:t>：</w:t>
      </w:r>
    </w:p>
    <w:p w14:paraId="1CD7DBD3" w14:textId="79F5187B" w:rsidR="005B0576" w:rsidRPr="005B0576" w:rsidRDefault="000A77FB" w:rsidP="005B0576">
      <w:pPr>
        <w:spacing w:line="360" w:lineRule="auto"/>
        <w:ind w:firstLineChars="196" w:firstLine="412"/>
        <w:rPr>
          <w:ins w:id="119" w:author="运璐 何" w:date="2025-12-01T16:25:00Z"/>
          <w:color w:val="000000"/>
          <w:sz w:val="21"/>
          <w:szCs w:val="21"/>
        </w:rPr>
      </w:pPr>
      <m:oMathPara>
        <m:oMath>
          <m:eqArr>
            <m:eqArrPr>
              <m:maxDist m:val="1"/>
              <m:ctrlPr>
                <w:ins w:id="120" w:author="运璐 何" w:date="2025-12-01T16:27:00Z">
                  <w:rPr>
                    <w:rFonts w:ascii="Cambria Math" w:hAnsi="Cambria Math"/>
                    <w:i/>
                    <w:color w:val="000000"/>
                    <w:sz w:val="21"/>
                    <w:szCs w:val="21"/>
                  </w:rPr>
                </w:ins>
              </m:ctrlPr>
            </m:eqArrPr>
            <m:e>
              <m:sSub>
                <m:sSubPr>
                  <m:ctrlPr>
                    <w:rPr>
                      <w:rFonts w:ascii="Cambria Math" w:hAnsi="Cambria Math"/>
                      <w:i/>
                      <w:color w:val="000000"/>
                      <w:sz w:val="21"/>
                      <w:szCs w:val="21"/>
                    </w:rPr>
                  </m:ctrlPr>
                </m:sSubPr>
                <m:e>
                  <m:r>
                    <w:rPr>
                      <w:rFonts w:ascii="Cambria Math" w:hAnsi="Cambria Math"/>
                      <w:color w:val="000000"/>
                      <w:sz w:val="21"/>
                      <w:szCs w:val="21"/>
                    </w:rPr>
                    <m:t>J</m:t>
                  </m:r>
                </m:e>
                <m:sub>
                  <m:r>
                    <w:rPr>
                      <w:rFonts w:ascii="Cambria Math" w:hAnsi="Cambria Math"/>
                      <w:color w:val="000000"/>
                      <w:sz w:val="21"/>
                      <w:szCs w:val="21"/>
                    </w:rPr>
                    <m:t>r</m:t>
                  </m:r>
                </m:sub>
              </m:sSub>
              <m:r>
                <w:rPr>
                  <w:rFonts w:ascii="Cambria Math" w:hAnsi="Cambria Math"/>
                  <w:color w:val="000000"/>
                  <w:sz w:val="21"/>
                  <w:szCs w:val="21"/>
                </w:rPr>
                <m:t>=</m:t>
              </m:r>
              <m:rad>
                <m:radPr>
                  <m:degHide m:val="1"/>
                  <m:ctrlPr>
                    <w:rPr>
                      <w:rFonts w:ascii="Cambria Math" w:hAnsi="Cambria Math"/>
                      <w:color w:val="000000"/>
                      <w:sz w:val="21"/>
                      <w:szCs w:val="21"/>
                    </w:rPr>
                  </m:ctrlPr>
                </m:radPr>
                <m:deg>
                  <m:ctrlPr>
                    <w:rPr>
                      <w:rFonts w:ascii="Cambria Math" w:hAnsi="Cambria Math"/>
                      <w:i/>
                      <w:color w:val="000000"/>
                      <w:sz w:val="21"/>
                      <w:szCs w:val="21"/>
                    </w:rPr>
                  </m:ctrlPr>
                </m:deg>
                <m:e>
                  <m:f>
                    <m:fPr>
                      <m:ctrlPr>
                        <w:rPr>
                          <w:rFonts w:ascii="Cambria Math" w:hAnsi="Cambria Math"/>
                          <w:color w:val="000000"/>
                          <w:sz w:val="21"/>
                          <w:szCs w:val="21"/>
                        </w:rPr>
                      </m:ctrlPr>
                    </m:fPr>
                    <m:num>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sub>
                      </m:sSub>
                      <m:ctrlPr>
                        <w:rPr>
                          <w:rFonts w:ascii="Cambria Math" w:hAnsi="Cambria Math"/>
                          <w:i/>
                          <w:color w:val="000000"/>
                          <w:sz w:val="21"/>
                          <w:szCs w:val="21"/>
                        </w:rPr>
                      </m:ctrlPr>
                    </m:num>
                    <m:den>
                      <m:f>
                        <m:fPr>
                          <m:ctrlPr>
                            <w:rPr>
                              <w:rFonts w:ascii="Cambria Math" w:hAnsi="Cambria Math"/>
                              <w:color w:val="000000"/>
                              <w:sz w:val="21"/>
                              <w:szCs w:val="21"/>
                            </w:rPr>
                          </m:ctrlPr>
                        </m:fPr>
                        <m:num>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sub>
                          </m:sSub>
                          <m:ctrlPr>
                            <w:rPr>
                              <w:rFonts w:ascii="Cambria Math" w:hAnsi="Cambria Math"/>
                              <w:i/>
                              <w:color w:val="000000"/>
                              <w:sz w:val="21"/>
                              <w:szCs w:val="21"/>
                            </w:rPr>
                          </m:ctrlPr>
                        </m:num>
                        <m:den>
                          <m:sSub>
                            <m:sSubPr>
                              <m:ctrlPr>
                                <w:rPr>
                                  <w:rFonts w:ascii="Cambria Math" w:hAnsi="Cambria Math"/>
                                  <w:i/>
                                  <w:color w:val="000000"/>
                                  <w:sz w:val="21"/>
                                  <w:szCs w:val="21"/>
                                </w:rPr>
                              </m:ctrlPr>
                            </m:sSubPr>
                            <m:e>
                              <m:r>
                                <m:rPr>
                                  <m:sty m:val="p"/>
                                </m:rPr>
                                <w:rPr>
                                  <w:rFonts w:ascii="Cambria Math" w:hAnsi="Cambria Math"/>
                                  <w:color w:val="000000"/>
                                  <w:sz w:val="21"/>
                                  <w:szCs w:val="21"/>
                                </w:rPr>
                                <m:t>9γ</m:t>
                              </m:r>
                            </m:e>
                            <m:sub>
                              <m:r>
                                <w:rPr>
                                  <w:rFonts w:ascii="Cambria Math" w:hAnsi="Cambria Math"/>
                                  <w:color w:val="000000"/>
                                  <w:sz w:val="21"/>
                                  <w:szCs w:val="21"/>
                                </w:rPr>
                                <m:t>th</m:t>
                              </m:r>
                            </m:sub>
                          </m:sSub>
                          <m:sSup>
                            <m:sSupPr>
                              <m:ctrlPr>
                                <w:rPr>
                                  <w:rFonts w:ascii="Cambria Math" w:hAnsi="Cambria Math"/>
                                  <w:i/>
                                  <w:color w:val="000000"/>
                                  <w:sz w:val="21"/>
                                  <w:szCs w:val="21"/>
                                </w:rPr>
                              </m:ctrlPr>
                            </m:sSupPr>
                            <m:e>
                              <m:r>
                                <w:rPr>
                                  <w:rFonts w:ascii="Cambria Math" w:hAnsi="Cambria Math" w:hint="eastAsia"/>
                                  <w:color w:val="000000"/>
                                  <w:sz w:val="21"/>
                                  <w:szCs w:val="21"/>
                                </w:rPr>
                                <m:t>s</m:t>
                              </m:r>
                            </m:e>
                            <m:sup>
                              <m:r>
                                <w:rPr>
                                  <w:rFonts w:ascii="Cambria Math" w:hAnsi="Cambria Math"/>
                                  <w:color w:val="000000"/>
                                  <w:sz w:val="21"/>
                                  <w:szCs w:val="21"/>
                                </w:rPr>
                                <m:t>2</m:t>
                              </m:r>
                            </m:sup>
                          </m:sSup>
                          <m:ctrlPr>
                            <w:rPr>
                              <w:rFonts w:ascii="Cambria Math" w:hAnsi="Cambria Math"/>
                              <w:i/>
                              <w:color w:val="000000"/>
                              <w:sz w:val="21"/>
                              <w:szCs w:val="21"/>
                            </w:rPr>
                          </m:ctrlPr>
                        </m:den>
                      </m:f>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N</m:t>
                          </m:r>
                        </m:e>
                        <m:sub>
                          <m:r>
                            <w:rPr>
                              <w:rFonts w:ascii="Cambria Math" w:hAnsi="Cambria Math"/>
                              <w:color w:val="000000"/>
                              <w:sz w:val="21"/>
                              <w:szCs w:val="21"/>
                            </w:rPr>
                            <m:t>0</m:t>
                          </m:r>
                        </m:sub>
                      </m:sSub>
                      <m:r>
                        <w:rPr>
                          <w:rFonts w:ascii="Cambria Math" w:hAnsi="Cambria Math"/>
                          <w:color w:val="000000"/>
                          <w:sz w:val="21"/>
                          <w:szCs w:val="21"/>
                        </w:rPr>
                        <m:t>B</m:t>
                      </m:r>
                      <m:r>
                        <m:rPr>
                          <m:sty m:val="p"/>
                        </m:rPr>
                        <w:rPr>
                          <w:rFonts w:ascii="Cambria Math" w:hAnsi="Cambria Math"/>
                          <w:color w:val="000000"/>
                          <w:sz w:val="21"/>
                          <w:szCs w:val="21"/>
                        </w:rPr>
                        <m:t>⋅</m:t>
                      </m:r>
                      <m:f>
                        <m:fPr>
                          <m:ctrlPr>
                            <w:rPr>
                              <w:rFonts w:ascii="Cambria Math" w:hAnsi="Cambria Math"/>
                              <w:color w:val="000000"/>
                              <w:sz w:val="21"/>
                              <w:szCs w:val="21"/>
                            </w:rPr>
                          </m:ctrlPr>
                        </m:fPr>
                        <m:num>
                          <m:r>
                            <w:rPr>
                              <w:rFonts w:ascii="Cambria Math" w:hAnsi="Cambria Math"/>
                              <w:color w:val="000000"/>
                              <w:sz w:val="21"/>
                              <w:szCs w:val="21"/>
                            </w:rPr>
                            <m:t>4</m:t>
                          </m:r>
                          <m:r>
                            <m:rPr>
                              <m:sty m:val="p"/>
                            </m:rPr>
                            <w:rPr>
                              <w:rFonts w:ascii="Cambria Math" w:hAnsi="Cambria Math"/>
                              <w:color w:val="000000"/>
                              <w:sz w:val="21"/>
                              <w:szCs w:val="21"/>
                            </w:rPr>
                            <m:t>π</m:t>
                          </m:r>
                          <m:ctrlPr>
                            <w:rPr>
                              <w:rFonts w:ascii="Cambria Math" w:hAnsi="Cambria Math"/>
                              <w:i/>
                              <w:color w:val="000000"/>
                              <w:sz w:val="21"/>
                              <w:szCs w:val="21"/>
                            </w:rPr>
                          </m:ctrlPr>
                        </m:num>
                        <m:den>
                          <m:r>
                            <m:rPr>
                              <m:sty m:val="p"/>
                            </m:rPr>
                            <w:rPr>
                              <w:rFonts w:ascii="Cambria Math" w:hAnsi="Cambria Math"/>
                              <w:color w:val="000000"/>
                              <w:sz w:val="21"/>
                              <w:szCs w:val="21"/>
                            </w:rPr>
                            <m:t>λ</m:t>
                          </m:r>
                          <m:ctrlPr>
                            <w:rPr>
                              <w:rFonts w:ascii="Cambria Math" w:hAnsi="Cambria Math"/>
                              <w:i/>
                              <w:color w:val="000000"/>
                              <w:sz w:val="21"/>
                              <w:szCs w:val="21"/>
                            </w:rPr>
                          </m:ctrlPr>
                        </m:den>
                      </m:f>
                      <m:sSup>
                        <m:sSupPr>
                          <m:ctrlPr>
                            <w:rPr>
                              <w:rFonts w:ascii="Cambria Math" w:hAnsi="Cambria Math"/>
                              <w:i/>
                              <w:color w:val="000000"/>
                              <w:sz w:val="21"/>
                              <w:szCs w:val="21"/>
                            </w:rPr>
                          </m:ctrlPr>
                        </m:sSupPr>
                        <m:e>
                          <m:r>
                            <w:rPr>
                              <w:rFonts w:ascii="Cambria Math" w:hAnsi="Cambria Math"/>
                              <w:color w:val="000000"/>
                              <w:sz w:val="21"/>
                              <w:szCs w:val="21"/>
                            </w:rPr>
                            <m:t>10</m:t>
                          </m:r>
                        </m:e>
                        <m:sup>
                          <m:f>
                            <m:fPr>
                              <m:ctrlPr>
                                <w:rPr>
                                  <w:rFonts w:ascii="Cambria Math" w:hAnsi="Cambria Math"/>
                                  <w:color w:val="000000"/>
                                  <w:sz w:val="21"/>
                                  <w:szCs w:val="21"/>
                                </w:rPr>
                              </m:ctrlPr>
                            </m:fPr>
                            <m:num>
                              <m:sSub>
                                <m:sSubPr>
                                  <m:ctrlPr>
                                    <w:rPr>
                                      <w:rFonts w:ascii="Cambria Math" w:hAnsi="Cambria Math"/>
                                      <w:color w:val="000000"/>
                                      <w:sz w:val="21"/>
                                      <w:szCs w:val="21"/>
                                    </w:rPr>
                                  </m:ctrlPr>
                                </m:sSubPr>
                                <m:e>
                                  <m:r>
                                    <w:rPr>
                                      <w:rFonts w:ascii="Cambria Math" w:hAnsi="Cambria Math"/>
                                      <w:color w:val="000000"/>
                                      <w:sz w:val="21"/>
                                      <w:szCs w:val="21"/>
                                    </w:rPr>
                                    <m:t>L</m:t>
                                  </m:r>
                                </m:e>
                                <m:sub>
                                  <m:r>
                                    <w:rPr>
                                      <w:rFonts w:ascii="Cambria Math" w:hAnsi="Cambria Math"/>
                                      <w:color w:val="000000"/>
                                      <w:sz w:val="21"/>
                                      <w:szCs w:val="21"/>
                                    </w:rPr>
                                    <m:t>LOS</m:t>
                                  </m:r>
                                </m:sub>
                              </m:sSub>
                              <m:ctrlPr>
                                <w:rPr>
                                  <w:rFonts w:ascii="Cambria Math" w:hAnsi="Cambria Math"/>
                                  <w:i/>
                                  <w:color w:val="000000"/>
                                  <w:sz w:val="21"/>
                                  <w:szCs w:val="21"/>
                                </w:rPr>
                              </m:ctrlPr>
                            </m:num>
                            <m:den>
                              <m:r>
                                <w:rPr>
                                  <w:rFonts w:ascii="Cambria Math" w:hAnsi="Cambria Math"/>
                                  <w:color w:val="000000"/>
                                  <w:sz w:val="21"/>
                                  <w:szCs w:val="21"/>
                                </w:rPr>
                                <m:t>10</m:t>
                              </m:r>
                              <m:ctrlPr>
                                <w:rPr>
                                  <w:rFonts w:ascii="Cambria Math" w:hAnsi="Cambria Math"/>
                                  <w:i/>
                                  <w:color w:val="000000"/>
                                  <w:sz w:val="21"/>
                                  <w:szCs w:val="21"/>
                                </w:rPr>
                              </m:ctrlPr>
                            </m:den>
                          </m:f>
                        </m:sup>
                      </m:sSup>
                      <m:ctrlPr>
                        <w:rPr>
                          <w:rFonts w:ascii="Cambria Math" w:hAnsi="Cambria Math"/>
                          <w:i/>
                          <w:color w:val="000000"/>
                          <w:sz w:val="21"/>
                          <w:szCs w:val="21"/>
                        </w:rPr>
                      </m:ctrlPr>
                    </m:den>
                  </m:f>
                </m:e>
              </m:rad>
              <m:r>
                <w:rPr>
                  <w:rFonts w:ascii="Cambria Math" w:hAnsi="Cambria Math"/>
                  <w:color w:val="000000"/>
                  <w:sz w:val="21"/>
                  <w:szCs w:val="21"/>
                </w:rPr>
                <m:t>#</m:t>
              </m:r>
              <m:d>
                <m:dPr>
                  <m:ctrlPr>
                    <w:ins w:id="121" w:author="运璐 何" w:date="2025-12-01T16:27:00Z">
                      <w:rPr>
                        <w:rFonts w:ascii="Cambria Math" w:hAnsi="Cambria Math"/>
                        <w:i/>
                        <w:color w:val="000000"/>
                        <w:sz w:val="21"/>
                        <w:szCs w:val="21"/>
                      </w:rPr>
                    </w:ins>
                  </m:ctrlPr>
                </m:dPr>
                <m:e>
                  <m:r>
                    <w:ins w:id="122" w:author="运璐 何" w:date="2025-12-01T16:27:00Z">
                      <w:rPr>
                        <w:rFonts w:ascii="Cambria Math" w:hAnsi="Cambria Math"/>
                        <w:color w:val="000000"/>
                        <w:sz w:val="21"/>
                        <w:szCs w:val="21"/>
                      </w:rPr>
                      <m:t>27</m:t>
                    </w:ins>
                  </m:r>
                </m:e>
              </m:d>
            </m:e>
          </m:eqArr>
        </m:oMath>
      </m:oMathPara>
    </w:p>
    <w:p w14:paraId="0E0EA67F" w14:textId="040EA35E" w:rsidR="006229EB" w:rsidRPr="00A9585A" w:rsidRDefault="00CF1BDF" w:rsidP="00172A5F">
      <w:pPr>
        <w:spacing w:line="360" w:lineRule="auto"/>
        <w:ind w:firstLineChars="196" w:firstLine="412"/>
        <w:rPr>
          <w:color w:val="000000"/>
          <w:sz w:val="21"/>
          <w:szCs w:val="21"/>
        </w:rPr>
      </w:pPr>
      <w:r>
        <w:rPr>
          <w:rFonts w:hint="eastAsia"/>
          <w:color w:val="000000"/>
          <w:sz w:val="21"/>
          <w:szCs w:val="21"/>
        </w:rPr>
        <w:t>可以得到对应</w:t>
      </w:r>
      <w:r w:rsidR="00FD7133">
        <w:rPr>
          <w:rFonts w:hint="eastAsia"/>
          <w:color w:val="000000"/>
          <w:sz w:val="21"/>
          <w:szCs w:val="21"/>
        </w:rPr>
        <w:t>干扰功率区间内对应</w:t>
      </w:r>
      <w:r w:rsidR="0064189B" w:rsidRPr="0064189B">
        <w:rPr>
          <w:color w:val="000000"/>
          <w:sz w:val="21"/>
          <w:szCs w:val="21"/>
        </w:rPr>
        <w:t>干扰半径</w:t>
      </w:r>
      <w:r w:rsidR="0064189B"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J</m:t>
            </m:r>
          </m:e>
          <m:sub>
            <m:r>
              <w:rPr>
                <w:rFonts w:ascii="Cambria Math" w:hAnsi="Cambria Math"/>
                <w:color w:val="000000"/>
                <w:sz w:val="21"/>
                <w:szCs w:val="21"/>
              </w:rPr>
              <m:t>r</m:t>
            </m:r>
          </m:sub>
        </m:sSub>
        <m:r>
          <m:rPr>
            <m:sty m:val="p"/>
          </m:rPr>
          <w:rPr>
            <w:rFonts w:ascii="Cambria Math" w:hAnsi="Cambria Math"/>
            <w:color w:val="000000"/>
            <w:sz w:val="21"/>
            <w:szCs w:val="21"/>
          </w:rPr>
          <m:t>=50–170 </m:t>
        </m:r>
        <m:r>
          <w:rPr>
            <w:rFonts w:ascii="Cambria Math" w:hAnsi="Cambria Math"/>
            <w:color w:val="000000"/>
            <w:sz w:val="21"/>
            <w:szCs w:val="21"/>
          </w:rPr>
          <m:t>m</m:t>
        </m:r>
      </m:oMath>
      <w:r w:rsidR="0064189B" w:rsidRPr="0064189B">
        <w:rPr>
          <w:color w:val="000000"/>
          <w:sz w:val="21"/>
          <w:szCs w:val="21"/>
        </w:rPr>
        <w:t>。</w:t>
      </w:r>
      <w:r w:rsidR="007959BE">
        <w:rPr>
          <w:rFonts w:hint="eastAsia"/>
          <w:color w:val="000000"/>
          <w:sz w:val="21"/>
          <w:szCs w:val="21"/>
        </w:rPr>
        <w:t>考虑</w:t>
      </w:r>
      <w:r w:rsidR="007959BE" w:rsidRPr="0064189B">
        <w:rPr>
          <w:color w:val="000000"/>
          <w:sz w:val="21"/>
          <w:szCs w:val="21"/>
        </w:rPr>
        <w:t>避障优先通用原则</w:t>
      </w:r>
      <w:r w:rsidR="007959BE">
        <w:rPr>
          <w:rFonts w:hint="eastAsia"/>
          <w:color w:val="000000"/>
          <w:sz w:val="21"/>
          <w:szCs w:val="21"/>
        </w:rPr>
        <w:t>，本文</w:t>
      </w:r>
      <w:r w:rsidR="00122E0D">
        <w:rPr>
          <w:rFonts w:hint="eastAsia"/>
          <w:color w:val="000000"/>
          <w:sz w:val="21"/>
          <w:szCs w:val="21"/>
        </w:rPr>
        <w:t>设</w:t>
      </w:r>
      <w:r w:rsidR="0064189B" w:rsidRPr="0064189B">
        <w:rPr>
          <w:color w:val="000000"/>
          <w:sz w:val="21"/>
          <w:szCs w:val="21"/>
        </w:rPr>
        <w:t>目标引力</w:t>
      </w:r>
      <w:r w:rsidR="0064189B"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k</m:t>
            </m:r>
          </m:e>
          <m:sub>
            <m:r>
              <m:rPr>
                <m:nor/>
              </m:rPr>
              <w:rPr>
                <w:color w:val="000000"/>
                <w:sz w:val="21"/>
                <w:szCs w:val="21"/>
              </w:rPr>
              <m:t>att</m:t>
            </m:r>
          </m:sub>
        </m:sSub>
        <m:r>
          <m:rPr>
            <m:sty m:val="p"/>
          </m:rPr>
          <w:rPr>
            <w:rFonts w:ascii="Cambria Math" w:hAnsi="Cambria Math"/>
            <w:color w:val="000000"/>
            <w:sz w:val="21"/>
            <w:szCs w:val="21"/>
          </w:rPr>
          <m:t>=10</m:t>
        </m:r>
      </m:oMath>
      <w:r w:rsidR="0064189B" w:rsidRPr="0064189B">
        <w:rPr>
          <w:color w:val="000000"/>
          <w:sz w:val="21"/>
          <w:szCs w:val="21"/>
        </w:rPr>
        <w:t>、斥力</w:t>
      </w:r>
      <w:r w:rsidR="0064189B"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k</m:t>
            </m:r>
          </m:e>
          <m:sub>
            <m:r>
              <m:rPr>
                <m:nor/>
              </m:rPr>
              <w:rPr>
                <w:color w:val="000000"/>
                <w:sz w:val="21"/>
                <w:szCs w:val="21"/>
              </w:rPr>
              <m:t>rep</m:t>
            </m:r>
          </m:sub>
        </m:sSub>
        <m:r>
          <m:rPr>
            <m:sty m:val="p"/>
          </m:rPr>
          <w:rPr>
            <w:rFonts w:ascii="Cambria Math" w:hAnsi="Cambria Math"/>
            <w:color w:val="000000"/>
            <w:sz w:val="21"/>
            <w:szCs w:val="21"/>
          </w:rPr>
          <m:t>=1000</m:t>
        </m:r>
      </m:oMath>
      <w:r w:rsidR="0064189B" w:rsidRPr="0064189B">
        <w:rPr>
          <w:color w:val="000000"/>
          <w:sz w:val="21"/>
          <w:szCs w:val="21"/>
        </w:rPr>
        <w:t xml:space="preserve"> </w:t>
      </w:r>
      <w:r w:rsidR="00122E0D">
        <w:rPr>
          <w:rFonts w:hint="eastAsia"/>
          <w:color w:val="000000"/>
          <w:sz w:val="21"/>
          <w:szCs w:val="21"/>
        </w:rPr>
        <w:t>、</w:t>
      </w:r>
      <w:r w:rsidR="0064189B" w:rsidRPr="0064189B">
        <w:rPr>
          <w:color w:val="000000"/>
          <w:sz w:val="21"/>
          <w:szCs w:val="21"/>
        </w:rPr>
        <w:t>通信保持力</w:t>
      </w:r>
      <w:r w:rsidR="0064189B"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k</m:t>
            </m:r>
          </m:e>
          <m:sub>
            <m:r>
              <m:rPr>
                <m:nor/>
              </m:rPr>
              <w:rPr>
                <w:color w:val="000000"/>
                <w:sz w:val="21"/>
                <w:szCs w:val="21"/>
              </w:rPr>
              <m:t>coh</m:t>
            </m:r>
          </m:sub>
        </m:sSub>
        <m:r>
          <m:rPr>
            <m:sty m:val="p"/>
          </m:rPr>
          <w:rPr>
            <w:rFonts w:ascii="Cambria Math" w:hAnsi="Cambria Math"/>
            <w:color w:val="000000"/>
            <w:sz w:val="21"/>
            <w:szCs w:val="21"/>
          </w:rPr>
          <m:t>=1</m:t>
        </m:r>
      </m:oMath>
      <w:r w:rsidR="0064189B" w:rsidRPr="0064189B">
        <w:rPr>
          <w:color w:val="000000"/>
          <w:sz w:val="21"/>
          <w:szCs w:val="21"/>
        </w:rPr>
        <w:t>。</w:t>
      </w:r>
      <w:r w:rsidR="0064189B">
        <w:rPr>
          <w:rFonts w:hint="eastAsia"/>
          <w:color w:val="000000"/>
          <w:sz w:val="21"/>
          <w:szCs w:val="21"/>
        </w:rPr>
        <w:t>相关</w:t>
      </w:r>
      <w:r w:rsidR="005E66CE" w:rsidRPr="00A9585A">
        <w:rPr>
          <w:rFonts w:hint="eastAsia"/>
          <w:color w:val="000000"/>
          <w:sz w:val="21"/>
          <w:szCs w:val="21"/>
        </w:rPr>
        <w:t>仿真参数设置如表</w:t>
      </w:r>
      <w:r w:rsidR="006229EB" w:rsidRPr="00A9585A">
        <w:rPr>
          <w:rFonts w:hint="eastAsia"/>
          <w:color w:val="000000"/>
          <w:sz w:val="21"/>
          <w:szCs w:val="21"/>
        </w:rPr>
        <w:t>1</w:t>
      </w:r>
      <w:r w:rsidR="005E66CE" w:rsidRPr="00A9585A">
        <w:rPr>
          <w:rFonts w:hint="eastAsia"/>
          <w:color w:val="000000"/>
          <w:sz w:val="21"/>
          <w:szCs w:val="21"/>
        </w:rPr>
        <w:t>所示</w:t>
      </w:r>
      <w:r w:rsidR="00AC6193">
        <w:rPr>
          <w:rFonts w:hint="eastAsia"/>
          <w:color w:val="000000"/>
          <w:sz w:val="21"/>
          <w:szCs w:val="21"/>
        </w:rPr>
        <w:t>。</w:t>
      </w:r>
    </w:p>
    <w:p w14:paraId="167DD09D" w14:textId="677D9DFC" w:rsidR="005E66CE" w:rsidRPr="00A9585A" w:rsidRDefault="005E66CE" w:rsidP="00A9585A">
      <w:pPr>
        <w:pStyle w:val="aff2"/>
      </w:pPr>
      <w:r w:rsidRPr="00A9585A">
        <w:rPr>
          <w:rFonts w:hint="eastAsia"/>
        </w:rPr>
        <w:t>表</w:t>
      </w:r>
      <w:r w:rsidRPr="00A9585A">
        <w:rPr>
          <w:rFonts w:hint="eastAsia"/>
        </w:rPr>
        <w:t xml:space="preserve">1 </w:t>
      </w:r>
      <w:r w:rsidRPr="00A9585A">
        <w:rPr>
          <w:rFonts w:hint="eastAsia"/>
        </w:rPr>
        <w:t>仿真参数</w:t>
      </w:r>
      <w:r w:rsidR="006229EB" w:rsidRPr="00A9585A">
        <w:rPr>
          <w:rFonts w:hint="eastAsia"/>
        </w:rPr>
        <w:t>设置</w:t>
      </w:r>
    </w:p>
    <w:tbl>
      <w:tblPr>
        <w:tblStyle w:val="afe"/>
        <w:tblW w:w="4820" w:type="dxa"/>
        <w:jc w:val="center"/>
        <w:tblLayout w:type="fixed"/>
        <w:tblLook w:val="00A0" w:firstRow="1" w:lastRow="0" w:firstColumn="1" w:lastColumn="0" w:noHBand="0" w:noVBand="0"/>
      </w:tblPr>
      <w:tblGrid>
        <w:gridCol w:w="2137"/>
        <w:gridCol w:w="2683"/>
      </w:tblGrid>
      <w:tr w:rsidR="005E66CE" w:rsidRPr="00A9585A" w14:paraId="460C27B3" w14:textId="77777777" w:rsidTr="00775099">
        <w:trPr>
          <w:cnfStyle w:val="100000000000" w:firstRow="1" w:lastRow="0" w:firstColumn="0" w:lastColumn="0" w:oddVBand="0" w:evenVBand="0" w:oddHBand="0" w:evenHBand="0" w:firstRowFirstColumn="0" w:firstRowLastColumn="0" w:lastRowFirstColumn="0" w:lastRowLastColumn="0"/>
          <w:jc w:val="center"/>
        </w:trPr>
        <w:tc>
          <w:tcPr>
            <w:tcW w:w="2137" w:type="dxa"/>
          </w:tcPr>
          <w:p w14:paraId="73B8CF61" w14:textId="46708DD2" w:rsidR="005E66CE" w:rsidRPr="00A9585A" w:rsidRDefault="003D4ACB">
            <w:pPr>
              <w:pStyle w:val="a1"/>
              <w:spacing w:line="360" w:lineRule="auto"/>
              <w:ind w:firstLineChars="49" w:firstLine="103"/>
              <w:jc w:val="center"/>
              <w:rPr>
                <w:szCs w:val="21"/>
              </w:rPr>
            </w:pPr>
            <w:r w:rsidRPr="00A9585A">
              <w:rPr>
                <w:rFonts w:hint="eastAsia"/>
                <w:szCs w:val="21"/>
              </w:rPr>
              <w:t>参数</w:t>
            </w:r>
          </w:p>
        </w:tc>
        <w:tc>
          <w:tcPr>
            <w:tcW w:w="2683" w:type="dxa"/>
          </w:tcPr>
          <w:p w14:paraId="13F8ACDC" w14:textId="572D29E0" w:rsidR="005E66CE" w:rsidRPr="00A9585A" w:rsidRDefault="003D4ACB">
            <w:pPr>
              <w:pStyle w:val="a1"/>
              <w:spacing w:line="360" w:lineRule="auto"/>
              <w:ind w:firstLine="0"/>
              <w:jc w:val="center"/>
              <w:rPr>
                <w:szCs w:val="21"/>
              </w:rPr>
            </w:pPr>
            <w:r w:rsidRPr="00A9585A">
              <w:rPr>
                <w:rFonts w:hint="eastAsia"/>
                <w:szCs w:val="21"/>
              </w:rPr>
              <w:t>值</w:t>
            </w:r>
          </w:p>
        </w:tc>
      </w:tr>
      <w:tr w:rsidR="005E66CE" w:rsidRPr="00A9585A" w14:paraId="0174F168" w14:textId="77777777" w:rsidTr="00775099">
        <w:trPr>
          <w:jc w:val="center"/>
        </w:trPr>
        <w:tc>
          <w:tcPr>
            <w:tcW w:w="2137" w:type="dxa"/>
          </w:tcPr>
          <w:p w14:paraId="5B5BC535" w14:textId="4BFBC80B" w:rsidR="005E66CE" w:rsidRPr="00A9585A" w:rsidRDefault="003D4ACB">
            <w:pPr>
              <w:pStyle w:val="a1"/>
              <w:spacing w:line="360" w:lineRule="auto"/>
              <w:ind w:firstLineChars="98" w:firstLine="206"/>
              <w:jc w:val="center"/>
              <w:rPr>
                <w:szCs w:val="21"/>
              </w:rPr>
            </w:pPr>
            <w:r w:rsidRPr="00A9585A">
              <w:rPr>
                <w:rFonts w:hint="eastAsia"/>
                <w:szCs w:val="21"/>
              </w:rPr>
              <w:t>场景大小</w:t>
            </w:r>
          </w:p>
        </w:tc>
        <w:tc>
          <w:tcPr>
            <w:tcW w:w="2683" w:type="dxa"/>
          </w:tcPr>
          <w:p w14:paraId="6AA97185" w14:textId="0A6054F0" w:rsidR="005E66CE" w:rsidRPr="00A9585A" w:rsidRDefault="000A77FB">
            <w:pPr>
              <w:pStyle w:val="a1"/>
              <w:spacing w:line="360" w:lineRule="auto"/>
              <w:ind w:firstLineChars="147" w:firstLine="309"/>
              <w:jc w:val="center"/>
              <w:rPr>
                <w:szCs w:val="21"/>
              </w:rPr>
            </w:pPr>
            <m:oMathPara>
              <m:oMath>
                <m:sSub>
                  <m:sSubPr>
                    <m:ctrlPr>
                      <w:rPr>
                        <w:rFonts w:ascii="Cambria Math" w:hAnsi="Cambria Math"/>
                        <w:color w:val="000000"/>
                        <w:szCs w:val="21"/>
                      </w:rPr>
                    </m:ctrlPr>
                  </m:sSubPr>
                  <m:e>
                    <m:r>
                      <w:rPr>
                        <w:rFonts w:ascii="Cambria Math" w:hAnsi="Cambria Math"/>
                        <w:color w:val="000000"/>
                        <w:szCs w:val="21"/>
                      </w:rPr>
                      <m:t>L</m:t>
                    </m:r>
                  </m:e>
                  <m:sub>
                    <m:r>
                      <w:rPr>
                        <w:rFonts w:ascii="Cambria Math" w:hAnsi="Cambria Math"/>
                        <w:color w:val="000000"/>
                        <w:szCs w:val="21"/>
                      </w:rPr>
                      <m:t>x</m:t>
                    </m:r>
                  </m:sub>
                </m:sSub>
                <m:r>
                  <m:rPr>
                    <m:sty m:val="p"/>
                  </m:rPr>
                  <w:rPr>
                    <w:rFonts w:ascii="Cambria Math" w:hAnsi="Cambria Math"/>
                    <w:color w:val="000000"/>
                    <w:szCs w:val="21"/>
                  </w:rPr>
                  <m:t>=</m:t>
                </m:r>
                <m:sSub>
                  <m:sSubPr>
                    <m:ctrlPr>
                      <w:rPr>
                        <w:rFonts w:ascii="Cambria Math" w:hAnsi="Cambria Math"/>
                        <w:color w:val="000000"/>
                        <w:szCs w:val="21"/>
                      </w:rPr>
                    </m:ctrlPr>
                  </m:sSubPr>
                  <m:e>
                    <m:r>
                      <w:rPr>
                        <w:rFonts w:ascii="Cambria Math" w:hAnsi="Cambria Math"/>
                        <w:color w:val="000000"/>
                        <w:szCs w:val="21"/>
                      </w:rPr>
                      <m:t>L</m:t>
                    </m:r>
                  </m:e>
                  <m:sub>
                    <m:r>
                      <w:rPr>
                        <w:rFonts w:ascii="Cambria Math" w:hAnsi="Cambria Math"/>
                        <w:color w:val="000000"/>
                        <w:szCs w:val="21"/>
                      </w:rPr>
                      <m:t>y</m:t>
                    </m:r>
                  </m:sub>
                </m:sSub>
                <m:r>
                  <m:rPr>
                    <m:sty m:val="p"/>
                  </m:rPr>
                  <w:rPr>
                    <w:rFonts w:ascii="Cambria Math" w:hAnsi="Cambria Math"/>
                    <w:color w:val="000000"/>
                    <w:szCs w:val="21"/>
                  </w:rPr>
                  <m:t>=1 </m:t>
                </m:r>
                <m:r>
                  <m:rPr>
                    <m:nor/>
                  </m:rPr>
                  <w:rPr>
                    <w:color w:val="000000"/>
                    <w:szCs w:val="21"/>
                  </w:rPr>
                  <m:t>km</m:t>
                </m:r>
              </m:oMath>
            </m:oMathPara>
          </w:p>
        </w:tc>
      </w:tr>
      <w:tr w:rsidR="003D4ACB" w:rsidRPr="00A9585A" w14:paraId="0F56CD5E" w14:textId="77777777" w:rsidTr="00775099">
        <w:trPr>
          <w:jc w:val="center"/>
        </w:trPr>
        <w:tc>
          <w:tcPr>
            <w:tcW w:w="2137" w:type="dxa"/>
          </w:tcPr>
          <w:p w14:paraId="7E5DE072" w14:textId="15A2459E" w:rsidR="003D4ACB" w:rsidRPr="00A9585A" w:rsidRDefault="003D4ACB" w:rsidP="003D4ACB">
            <w:pPr>
              <w:pStyle w:val="a1"/>
              <w:spacing w:line="360" w:lineRule="auto"/>
              <w:ind w:firstLineChars="98" w:firstLine="206"/>
              <w:jc w:val="center"/>
              <w:rPr>
                <w:szCs w:val="21"/>
              </w:rPr>
            </w:pPr>
            <w:r w:rsidRPr="00A9585A">
              <w:rPr>
                <w:rFonts w:hint="eastAsia"/>
                <w:szCs w:val="21"/>
              </w:rPr>
              <w:t>无人机数量</w:t>
            </w:r>
          </w:p>
        </w:tc>
        <w:tc>
          <w:tcPr>
            <w:tcW w:w="2683" w:type="dxa"/>
          </w:tcPr>
          <w:p w14:paraId="7278620F" w14:textId="0D558882" w:rsidR="003D4ACB" w:rsidRPr="00A9585A" w:rsidRDefault="003D4ACB" w:rsidP="003D4ACB">
            <w:pPr>
              <w:pStyle w:val="a1"/>
              <w:spacing w:line="360" w:lineRule="auto"/>
              <w:ind w:firstLineChars="147" w:firstLine="309"/>
              <w:jc w:val="center"/>
              <w:rPr>
                <w:szCs w:val="21"/>
              </w:rPr>
            </w:pPr>
            <m:oMathPara>
              <m:oMath>
                <m:r>
                  <w:rPr>
                    <w:rFonts w:ascii="Cambria Math" w:hAnsi="Cambria Math"/>
                    <w:szCs w:val="21"/>
                  </w:rPr>
                  <m:t>N=12,24,36</m:t>
                </m:r>
              </m:oMath>
            </m:oMathPara>
          </w:p>
        </w:tc>
      </w:tr>
      <w:tr w:rsidR="0084022A" w:rsidRPr="00A9585A" w14:paraId="1C45885A" w14:textId="77777777" w:rsidTr="00775099">
        <w:trPr>
          <w:jc w:val="center"/>
        </w:trPr>
        <w:tc>
          <w:tcPr>
            <w:tcW w:w="2137" w:type="dxa"/>
          </w:tcPr>
          <w:p w14:paraId="5D3CBD8F" w14:textId="3D370DD8" w:rsidR="0084022A" w:rsidRPr="00A9585A" w:rsidRDefault="0084022A" w:rsidP="003D4ACB">
            <w:pPr>
              <w:pStyle w:val="a1"/>
              <w:spacing w:line="360" w:lineRule="auto"/>
              <w:ind w:firstLineChars="98" w:firstLine="206"/>
              <w:jc w:val="center"/>
              <w:rPr>
                <w:szCs w:val="21"/>
              </w:rPr>
            </w:pPr>
            <w:r>
              <w:rPr>
                <w:rFonts w:hint="eastAsia"/>
                <w:szCs w:val="21"/>
              </w:rPr>
              <w:t>无人机功率</w:t>
            </w:r>
          </w:p>
        </w:tc>
        <w:tc>
          <w:tcPr>
            <w:tcW w:w="2683" w:type="dxa"/>
          </w:tcPr>
          <w:p w14:paraId="7E40F009" w14:textId="7E18525D" w:rsidR="0084022A" w:rsidRDefault="000A77FB" w:rsidP="003D4ACB">
            <w:pPr>
              <w:pStyle w:val="a1"/>
              <w:spacing w:line="360" w:lineRule="auto"/>
              <w:ind w:firstLineChars="147" w:firstLine="309"/>
              <w:jc w:val="center"/>
              <w:rPr>
                <w:szCs w:val="21"/>
              </w:rPr>
            </w:pPr>
            <m:oMath>
              <m:sSub>
                <m:sSubPr>
                  <m:ctrlPr>
                    <w:rPr>
                      <w:rFonts w:ascii="Cambria Math" w:hAnsi="Cambria Math"/>
                      <w:i/>
                      <w:color w:val="000000"/>
                      <w:szCs w:val="21"/>
                    </w:rPr>
                  </m:ctrlPr>
                </m:sSubPr>
                <m:e>
                  <m:r>
                    <w:rPr>
                      <w:rFonts w:ascii="Cambria Math" w:hAnsi="Cambria Math"/>
                      <w:color w:val="000000"/>
                      <w:szCs w:val="21"/>
                    </w:rPr>
                    <m:t>P</m:t>
                  </m:r>
                </m:e>
                <m:sub>
                  <m:r>
                    <w:rPr>
                      <w:rFonts w:ascii="Cambria Math" w:hAnsi="Cambria Math" w:hint="eastAsia"/>
                      <w:color w:val="000000"/>
                      <w:szCs w:val="21"/>
                    </w:rPr>
                    <m:t>i</m:t>
                  </m:r>
                </m:sub>
              </m:sSub>
              <m:r>
                <w:rPr>
                  <w:rFonts w:ascii="Cambria Math" w:hAnsi="Cambria Math"/>
                  <w:color w:val="000000"/>
                  <w:szCs w:val="21"/>
                </w:rPr>
                <m:t>=25</m:t>
              </m:r>
              <m:r>
                <w:rPr>
                  <w:rFonts w:ascii="Cambria Math" w:hAnsi="Cambria Math" w:hint="eastAsia"/>
                  <w:color w:val="000000"/>
                  <w:szCs w:val="21"/>
                </w:rPr>
                <m:t>d</m:t>
              </m:r>
              <m:r>
                <w:rPr>
                  <w:rFonts w:ascii="Cambria Math" w:hAnsi="Cambria Math"/>
                  <w:color w:val="000000"/>
                  <w:szCs w:val="21"/>
                </w:rPr>
                <m:t>B</m:t>
              </m:r>
            </m:oMath>
            <w:r w:rsidR="0084022A" w:rsidRPr="00B102B5">
              <w:rPr>
                <w:rFonts w:hint="eastAsia"/>
                <w:i/>
                <w:color w:val="000000"/>
                <w:szCs w:val="21"/>
              </w:rPr>
              <w:t>m</w:t>
            </w:r>
          </w:p>
        </w:tc>
      </w:tr>
      <w:tr w:rsidR="003D4ACB" w:rsidRPr="00A9585A" w14:paraId="5A052636" w14:textId="77777777" w:rsidTr="00775099">
        <w:trPr>
          <w:jc w:val="center"/>
        </w:trPr>
        <w:tc>
          <w:tcPr>
            <w:tcW w:w="2137" w:type="dxa"/>
          </w:tcPr>
          <w:p w14:paraId="7C2D2EC0" w14:textId="086DED72" w:rsidR="003D4ACB" w:rsidRPr="00A9585A" w:rsidRDefault="003D4ACB" w:rsidP="003D4ACB">
            <w:pPr>
              <w:pStyle w:val="a1"/>
              <w:spacing w:line="360" w:lineRule="auto"/>
              <w:ind w:firstLineChars="98" w:firstLine="206"/>
              <w:jc w:val="center"/>
              <w:rPr>
                <w:szCs w:val="21"/>
              </w:rPr>
            </w:pPr>
            <w:r w:rsidRPr="00A9585A">
              <w:rPr>
                <w:rFonts w:hint="eastAsia"/>
                <w:szCs w:val="21"/>
              </w:rPr>
              <w:t>建筑物数量</w:t>
            </w:r>
          </w:p>
        </w:tc>
        <w:tc>
          <w:tcPr>
            <w:tcW w:w="2683" w:type="dxa"/>
          </w:tcPr>
          <w:p w14:paraId="6C678278" w14:textId="208DC6B9" w:rsidR="003D4ACB" w:rsidRPr="00A9585A" w:rsidRDefault="003D4ACB" w:rsidP="003D4ACB">
            <w:pPr>
              <w:pStyle w:val="a1"/>
              <w:spacing w:line="360" w:lineRule="auto"/>
              <w:ind w:firstLineChars="147" w:firstLine="309"/>
              <w:jc w:val="center"/>
              <w:rPr>
                <w:szCs w:val="21"/>
                <w:vertAlign w:val="subscript"/>
              </w:rPr>
            </w:pPr>
            <m:oMathPara>
              <m:oMath>
                <m:r>
                  <w:rPr>
                    <w:rFonts w:ascii="Cambria Math" w:hAnsi="Cambria Math"/>
                    <w:szCs w:val="21"/>
                    <w:vertAlign w:val="subscript"/>
                  </w:rPr>
                  <m:t>M = 10,20,30</m:t>
                </m:r>
              </m:oMath>
            </m:oMathPara>
          </w:p>
        </w:tc>
      </w:tr>
      <w:tr w:rsidR="003D4ACB" w:rsidRPr="00A9585A" w14:paraId="3AC86B76" w14:textId="77777777" w:rsidTr="00775099">
        <w:trPr>
          <w:jc w:val="center"/>
        </w:trPr>
        <w:tc>
          <w:tcPr>
            <w:tcW w:w="2137" w:type="dxa"/>
          </w:tcPr>
          <w:p w14:paraId="36CF3AB6" w14:textId="20B1DF93" w:rsidR="003D4ACB" w:rsidRPr="00A9585A" w:rsidRDefault="003D4ACB" w:rsidP="003D4ACB">
            <w:pPr>
              <w:pStyle w:val="a1"/>
              <w:spacing w:line="360" w:lineRule="auto"/>
              <w:ind w:firstLineChars="98" w:firstLine="206"/>
              <w:jc w:val="center"/>
              <w:rPr>
                <w:szCs w:val="21"/>
              </w:rPr>
            </w:pPr>
            <w:r w:rsidRPr="00A9585A">
              <w:rPr>
                <w:color w:val="000000"/>
                <w:szCs w:val="21"/>
              </w:rPr>
              <w:t>干扰源功率</w:t>
            </w:r>
          </w:p>
        </w:tc>
        <w:tc>
          <w:tcPr>
            <w:tcW w:w="2683" w:type="dxa"/>
          </w:tcPr>
          <w:p w14:paraId="470C37E0" w14:textId="64E6685C" w:rsidR="003D4ACB" w:rsidRPr="00A9585A" w:rsidRDefault="000A77FB" w:rsidP="003D4ACB">
            <w:pPr>
              <w:pStyle w:val="a1"/>
              <w:spacing w:line="360" w:lineRule="auto"/>
              <w:ind w:firstLineChars="147" w:firstLine="309"/>
              <w:jc w:val="center"/>
              <w:rPr>
                <w:szCs w:val="21"/>
              </w:rPr>
            </w:pPr>
            <m:oMathPara>
              <m:oMath>
                <m:sSub>
                  <m:sSubPr>
                    <m:ctrlPr>
                      <w:rPr>
                        <w:rFonts w:ascii="Cambria Math" w:hAnsi="Cambria Math"/>
                        <w:i/>
                        <w:color w:val="000000"/>
                        <w:szCs w:val="21"/>
                      </w:rPr>
                    </m:ctrlPr>
                  </m:sSubPr>
                  <m:e>
                    <m:r>
                      <w:rPr>
                        <w:rFonts w:ascii="Cambria Math" w:hAnsi="Cambria Math"/>
                        <w:color w:val="000000"/>
                        <w:szCs w:val="21"/>
                      </w:rPr>
                      <m:t>P</m:t>
                    </m:r>
                  </m:e>
                  <m:sub>
                    <m:r>
                      <w:rPr>
                        <w:rFonts w:ascii="Cambria Math" w:hAnsi="Cambria Math"/>
                        <w:color w:val="000000"/>
                        <w:szCs w:val="21"/>
                      </w:rPr>
                      <m:t>J</m:t>
                    </m:r>
                  </m:sub>
                </m:sSub>
                <m:r>
                  <w:rPr>
                    <w:rFonts w:ascii="Cambria Math" w:hAnsi="Cambria Math"/>
                    <w:color w:val="000000"/>
                    <w:szCs w:val="21"/>
                  </w:rPr>
                  <m:t>=20–30dBm</m:t>
                </m:r>
              </m:oMath>
            </m:oMathPara>
          </w:p>
        </w:tc>
      </w:tr>
      <w:tr w:rsidR="003D4ACB" w:rsidRPr="00A9585A" w14:paraId="02FB040A" w14:textId="77777777" w:rsidTr="00775099">
        <w:trPr>
          <w:jc w:val="center"/>
        </w:trPr>
        <w:tc>
          <w:tcPr>
            <w:tcW w:w="2137" w:type="dxa"/>
          </w:tcPr>
          <w:p w14:paraId="7FDBBBE0" w14:textId="120BC080" w:rsidR="003D4ACB" w:rsidRPr="00A9585A" w:rsidRDefault="009458AE" w:rsidP="003D4ACB">
            <w:pPr>
              <w:pStyle w:val="a1"/>
              <w:spacing w:line="360" w:lineRule="auto"/>
              <w:ind w:firstLineChars="98" w:firstLine="206"/>
              <w:jc w:val="center"/>
              <w:rPr>
                <w:szCs w:val="21"/>
              </w:rPr>
            </w:pPr>
            <w:r>
              <w:rPr>
                <w:rFonts w:hint="eastAsia"/>
                <w:color w:val="000000"/>
                <w:szCs w:val="21"/>
              </w:rPr>
              <w:t>首</w:t>
            </w:r>
            <w:r w:rsidR="009B7D45">
              <w:rPr>
                <w:rFonts w:hint="eastAsia"/>
                <w:color w:val="000000"/>
                <w:szCs w:val="21"/>
              </w:rPr>
              <w:t>个</w:t>
            </w:r>
            <w:r w:rsidR="003D4ACB" w:rsidRPr="00A9585A">
              <w:rPr>
                <w:color w:val="000000"/>
                <w:szCs w:val="21"/>
              </w:rPr>
              <w:t>干扰源位置</w:t>
            </w:r>
          </w:p>
        </w:tc>
        <w:tc>
          <w:tcPr>
            <w:tcW w:w="2683" w:type="dxa"/>
          </w:tcPr>
          <w:p w14:paraId="2BC36B60" w14:textId="5DFAE46A" w:rsidR="003D4ACB" w:rsidRPr="00A9585A" w:rsidRDefault="0058032F" w:rsidP="003D4ACB">
            <w:pPr>
              <w:pStyle w:val="a1"/>
              <w:spacing w:line="360" w:lineRule="auto"/>
              <w:ind w:firstLineChars="147" w:firstLine="309"/>
              <w:jc w:val="center"/>
              <w:rPr>
                <w:rFonts w:ascii="Cambria Math" w:hAnsi="Cambria Math"/>
                <w:szCs w:val="21"/>
                <w:vertAlign w:val="subscript"/>
                <w:oMath/>
              </w:rPr>
            </w:pPr>
            <m:oMathPara>
              <m:oMath>
                <m:r>
                  <w:rPr>
                    <w:rFonts w:ascii="Cambria Math" w:hAnsi="Cambria Math"/>
                    <w:color w:val="000000"/>
                    <w:szCs w:val="21"/>
                    <w:vertAlign w:val="subscript"/>
                  </w:rPr>
                  <m:t xml:space="preserve"> </m:t>
                </m:r>
                <m:sSup>
                  <m:sSupPr>
                    <m:ctrlPr>
                      <w:rPr>
                        <w:rFonts w:ascii="Cambria Math" w:hAnsi="Cambria Math"/>
                        <w:i/>
                        <w:color w:val="000000"/>
                        <w:szCs w:val="21"/>
                      </w:rPr>
                    </m:ctrlPr>
                  </m:sSupPr>
                  <m:e>
                    <m:r>
                      <w:rPr>
                        <w:rFonts w:ascii="Cambria Math" w:hAnsi="Cambria Math"/>
                        <w:color w:val="000000"/>
                        <w:szCs w:val="21"/>
                      </w:rPr>
                      <m:t>o</m:t>
                    </m:r>
                  </m:e>
                  <m:sup>
                    <m:r>
                      <w:rPr>
                        <w:rFonts w:ascii="Cambria Math" w:hAnsi="Cambria Math"/>
                        <w:color w:val="000000"/>
                        <w:szCs w:val="21"/>
                      </w:rPr>
                      <m:t>J</m:t>
                    </m:r>
                  </m:sup>
                </m:sSup>
                <m:r>
                  <w:rPr>
                    <w:rFonts w:ascii="Cambria Math" w:hAnsi="Cambria Math"/>
                    <w:color w:val="000000"/>
                    <w:szCs w:val="21"/>
                  </w:rPr>
                  <m:t>=</m:t>
                </m:r>
                <m:d>
                  <m:dPr>
                    <m:ctrlPr>
                      <w:rPr>
                        <w:rFonts w:ascii="Cambria Math" w:hAnsi="Cambria Math"/>
                        <w:i/>
                        <w:color w:val="000000"/>
                        <w:szCs w:val="21"/>
                      </w:rPr>
                    </m:ctrlPr>
                  </m:dPr>
                  <m:e>
                    <m:r>
                      <w:rPr>
                        <w:rFonts w:ascii="Cambria Math" w:hAnsi="Cambria Math"/>
                        <w:color w:val="000000"/>
                        <w:szCs w:val="21"/>
                      </w:rPr>
                      <m:t>500m,500m</m:t>
                    </m:r>
                  </m:e>
                </m:d>
              </m:oMath>
            </m:oMathPara>
          </w:p>
        </w:tc>
      </w:tr>
      <w:tr w:rsidR="003D4ACB" w:rsidRPr="00A9585A" w14:paraId="35C76792" w14:textId="77777777" w:rsidTr="00775099">
        <w:trPr>
          <w:jc w:val="center"/>
        </w:trPr>
        <w:tc>
          <w:tcPr>
            <w:tcW w:w="2137" w:type="dxa"/>
          </w:tcPr>
          <w:p w14:paraId="6C5DD51A" w14:textId="275D7C86" w:rsidR="003D4ACB" w:rsidRPr="00A9585A" w:rsidRDefault="003D4ACB" w:rsidP="003D4ACB">
            <w:pPr>
              <w:pStyle w:val="a1"/>
              <w:spacing w:line="360" w:lineRule="auto"/>
              <w:ind w:firstLineChars="98" w:firstLine="206"/>
              <w:jc w:val="center"/>
              <w:rPr>
                <w:szCs w:val="21"/>
              </w:rPr>
            </w:pPr>
            <w:r w:rsidRPr="00A9585A">
              <w:rPr>
                <w:color w:val="000000"/>
                <w:szCs w:val="21"/>
              </w:rPr>
              <w:t>载波频率</w:t>
            </w:r>
          </w:p>
        </w:tc>
        <w:tc>
          <w:tcPr>
            <w:tcW w:w="2683" w:type="dxa"/>
          </w:tcPr>
          <w:p w14:paraId="66C52FCB" w14:textId="7C1FC729" w:rsidR="003D4ACB" w:rsidRPr="00A9585A" w:rsidRDefault="0058032F" w:rsidP="003D4ACB">
            <w:pPr>
              <w:pStyle w:val="a1"/>
              <w:spacing w:line="360" w:lineRule="auto"/>
              <w:ind w:firstLineChars="147" w:firstLine="309"/>
              <w:jc w:val="center"/>
              <w:rPr>
                <w:szCs w:val="21"/>
                <w:vertAlign w:val="subscript"/>
              </w:rPr>
            </w:pPr>
            <m:oMathPara>
              <m:oMath>
                <m:r>
                  <w:rPr>
                    <w:rFonts w:ascii="Cambria Math" w:hAnsi="Cambria Math"/>
                    <w:color w:val="000000"/>
                    <w:szCs w:val="21"/>
                    <w:vertAlign w:val="subscript"/>
                  </w:rPr>
                  <m:t>f = 2.4 GHz</m:t>
                </m:r>
              </m:oMath>
            </m:oMathPara>
          </w:p>
        </w:tc>
      </w:tr>
      <w:tr w:rsidR="003D4ACB" w:rsidRPr="00A9585A" w14:paraId="0E4C4AA6" w14:textId="77777777" w:rsidTr="00775099">
        <w:trPr>
          <w:jc w:val="center"/>
        </w:trPr>
        <w:tc>
          <w:tcPr>
            <w:tcW w:w="2137" w:type="dxa"/>
          </w:tcPr>
          <w:p w14:paraId="729AF022" w14:textId="46F343BA" w:rsidR="003D4ACB" w:rsidRPr="00A9585A" w:rsidRDefault="003D4ACB" w:rsidP="003D4ACB">
            <w:pPr>
              <w:pStyle w:val="a1"/>
              <w:spacing w:line="360" w:lineRule="auto"/>
              <w:ind w:firstLineChars="98" w:firstLine="206"/>
              <w:jc w:val="center"/>
              <w:rPr>
                <w:szCs w:val="21"/>
              </w:rPr>
            </w:pPr>
            <w:r w:rsidRPr="00A9585A">
              <w:rPr>
                <w:color w:val="000000"/>
                <w:szCs w:val="21"/>
              </w:rPr>
              <w:t>SINR</w:t>
            </w:r>
            <w:r w:rsidRPr="00A9585A">
              <w:rPr>
                <w:color w:val="000000"/>
                <w:szCs w:val="21"/>
              </w:rPr>
              <w:t>门限</w:t>
            </w:r>
          </w:p>
        </w:tc>
        <w:tc>
          <w:tcPr>
            <w:tcW w:w="2683" w:type="dxa"/>
          </w:tcPr>
          <w:p w14:paraId="3CFB4329" w14:textId="4E12E6AA" w:rsidR="003D4ACB" w:rsidRPr="00A9585A" w:rsidRDefault="000A77FB" w:rsidP="003D4ACB">
            <w:pPr>
              <w:pStyle w:val="a1"/>
              <w:spacing w:line="360" w:lineRule="auto"/>
              <w:ind w:firstLineChars="147" w:firstLine="309"/>
              <w:jc w:val="center"/>
              <w:rPr>
                <w:rFonts w:ascii="Cambria Math" w:hAnsi="Cambria Math"/>
                <w:szCs w:val="21"/>
                <w:oMath/>
              </w:rPr>
            </w:pPr>
            <m:oMathPara>
              <m:oMath>
                <m:sSub>
                  <m:sSubPr>
                    <m:ctrlPr>
                      <w:rPr>
                        <w:rFonts w:ascii="Cambria Math" w:hAnsi="Cambria Math"/>
                        <w:color w:val="000000"/>
                        <w:szCs w:val="21"/>
                      </w:rPr>
                    </m:ctrlPr>
                  </m:sSubPr>
                  <m:e>
                    <m:r>
                      <w:rPr>
                        <w:rFonts w:ascii="Cambria Math" w:hAnsi="Cambria Math"/>
                        <w:color w:val="000000"/>
                        <w:szCs w:val="21"/>
                      </w:rPr>
                      <m:t>γ</m:t>
                    </m:r>
                  </m:e>
                  <m:sub>
                    <m:r>
                      <m:rPr>
                        <m:nor/>
                      </m:rPr>
                      <w:rPr>
                        <w:color w:val="000000"/>
                        <w:szCs w:val="21"/>
                      </w:rPr>
                      <m:t>th</m:t>
                    </m:r>
                  </m:sub>
                </m:sSub>
                <m:r>
                  <w:rPr>
                    <w:rFonts w:ascii="Cambria Math" w:hAnsi="Cambria Math"/>
                    <w:color w:val="000000"/>
                    <w:szCs w:val="21"/>
                  </w:rPr>
                  <m:t>= 10 dB</m:t>
                </m:r>
              </m:oMath>
            </m:oMathPara>
          </w:p>
        </w:tc>
      </w:tr>
      <w:tr w:rsidR="003D4ACB" w:rsidRPr="00A9585A" w14:paraId="4FA6B5E6" w14:textId="77777777" w:rsidTr="00775099">
        <w:trPr>
          <w:jc w:val="center"/>
        </w:trPr>
        <w:tc>
          <w:tcPr>
            <w:tcW w:w="2137" w:type="dxa"/>
          </w:tcPr>
          <w:p w14:paraId="527B6A43" w14:textId="17FA6D2A" w:rsidR="003D4ACB" w:rsidRPr="00A9585A" w:rsidRDefault="003D4ACB" w:rsidP="003D4ACB">
            <w:pPr>
              <w:pStyle w:val="a1"/>
              <w:spacing w:line="360" w:lineRule="auto"/>
              <w:ind w:firstLineChars="98" w:firstLine="206"/>
              <w:jc w:val="center"/>
              <w:rPr>
                <w:szCs w:val="21"/>
              </w:rPr>
            </w:pPr>
            <w:r w:rsidRPr="00A9585A">
              <w:rPr>
                <w:color w:val="000000"/>
                <w:szCs w:val="21"/>
              </w:rPr>
              <w:t>系统带宽</w:t>
            </w:r>
          </w:p>
        </w:tc>
        <w:tc>
          <w:tcPr>
            <w:tcW w:w="2683" w:type="dxa"/>
          </w:tcPr>
          <w:p w14:paraId="63A86E92" w14:textId="16753314" w:rsidR="003D4ACB" w:rsidRPr="00A9585A" w:rsidRDefault="0058032F" w:rsidP="003D4ACB">
            <w:pPr>
              <w:pStyle w:val="a1"/>
              <w:spacing w:line="360" w:lineRule="auto"/>
              <w:ind w:firstLineChars="147" w:firstLine="309"/>
              <w:jc w:val="center"/>
              <w:rPr>
                <w:szCs w:val="21"/>
              </w:rPr>
            </w:pPr>
            <m:oMathPara>
              <m:oMath>
                <m:r>
                  <w:rPr>
                    <w:rFonts w:ascii="Cambria Math" w:hAnsi="Cambria Math"/>
                    <w:color w:val="000000"/>
                    <w:szCs w:val="21"/>
                  </w:rPr>
                  <m:t>B = 1 MHz</m:t>
                </m:r>
              </m:oMath>
            </m:oMathPara>
          </w:p>
        </w:tc>
      </w:tr>
      <w:tr w:rsidR="003D4ACB" w:rsidRPr="00A9585A" w14:paraId="51447409" w14:textId="77777777" w:rsidTr="00775099">
        <w:trPr>
          <w:jc w:val="center"/>
        </w:trPr>
        <w:tc>
          <w:tcPr>
            <w:tcW w:w="2137" w:type="dxa"/>
          </w:tcPr>
          <w:p w14:paraId="510A7594" w14:textId="4DFE0065" w:rsidR="003D4ACB" w:rsidRPr="00A9585A" w:rsidRDefault="003D4ACB" w:rsidP="003D4ACB">
            <w:pPr>
              <w:pStyle w:val="a1"/>
              <w:spacing w:line="360" w:lineRule="auto"/>
              <w:ind w:firstLineChars="98" w:firstLine="206"/>
              <w:jc w:val="center"/>
              <w:rPr>
                <w:szCs w:val="21"/>
              </w:rPr>
            </w:pPr>
            <w:r w:rsidRPr="00A9585A">
              <w:rPr>
                <w:color w:val="000000"/>
                <w:szCs w:val="21"/>
              </w:rPr>
              <w:t>噪声功率谱密度</w:t>
            </w:r>
          </w:p>
        </w:tc>
        <w:tc>
          <w:tcPr>
            <w:tcW w:w="2683" w:type="dxa"/>
          </w:tcPr>
          <w:p w14:paraId="194D9B1D" w14:textId="5848C5F0" w:rsidR="003D4ACB" w:rsidRPr="00A9585A" w:rsidRDefault="000A77FB" w:rsidP="003D4ACB">
            <w:pPr>
              <w:pStyle w:val="a1"/>
              <w:spacing w:line="360" w:lineRule="auto"/>
              <w:ind w:firstLineChars="147" w:firstLine="309"/>
              <w:jc w:val="center"/>
              <w:rPr>
                <w:szCs w:val="21"/>
              </w:rPr>
            </w:pPr>
            <m:oMathPara>
              <m:oMath>
                <m:sSub>
                  <m:sSubPr>
                    <m:ctrlPr>
                      <w:rPr>
                        <w:rFonts w:ascii="Cambria Math" w:hAnsi="Cambria Math"/>
                        <w:i/>
                        <w:color w:val="000000"/>
                        <w:szCs w:val="21"/>
                      </w:rPr>
                    </m:ctrlPr>
                  </m:sSubPr>
                  <m:e>
                    <m:r>
                      <w:rPr>
                        <w:rFonts w:ascii="Cambria Math" w:hAnsi="Cambria Math"/>
                        <w:color w:val="000000"/>
                        <w:szCs w:val="21"/>
                      </w:rPr>
                      <m:t>N</m:t>
                    </m:r>
                  </m:e>
                  <m:sub>
                    <m:r>
                      <w:rPr>
                        <w:rFonts w:ascii="Cambria Math" w:hAnsi="Cambria Math"/>
                        <w:color w:val="000000"/>
                        <w:szCs w:val="21"/>
                      </w:rPr>
                      <m:t>0</m:t>
                    </m:r>
                  </m:sub>
                </m:sSub>
                <m:r>
                  <w:rPr>
                    <w:rFonts w:ascii="Cambria Math" w:hAnsi="Cambria Math"/>
                    <w:color w:val="000000"/>
                    <w:szCs w:val="21"/>
                  </w:rPr>
                  <m:t>=-174dBm</m:t>
                </m:r>
                <m:r>
                  <m:rPr>
                    <m:lit/>
                  </m:rPr>
                  <w:rPr>
                    <w:rFonts w:ascii="Cambria Math" w:hAnsi="Cambria Math"/>
                    <w:color w:val="000000"/>
                    <w:szCs w:val="21"/>
                  </w:rPr>
                  <m:t>/</m:t>
                </m:r>
                <m:r>
                  <w:rPr>
                    <w:rFonts w:ascii="Cambria Math" w:hAnsi="Cambria Math"/>
                    <w:color w:val="000000"/>
                    <w:szCs w:val="21"/>
                  </w:rPr>
                  <m:t>Hz</m:t>
                </m:r>
              </m:oMath>
            </m:oMathPara>
          </w:p>
        </w:tc>
      </w:tr>
      <w:tr w:rsidR="0058032F" w:rsidRPr="00A9585A" w14:paraId="04BAFEC8" w14:textId="77777777" w:rsidTr="00775099">
        <w:trPr>
          <w:jc w:val="center"/>
        </w:trPr>
        <w:tc>
          <w:tcPr>
            <w:tcW w:w="2137" w:type="dxa"/>
          </w:tcPr>
          <w:p w14:paraId="3A7E6895" w14:textId="592E8CBD" w:rsidR="0058032F" w:rsidRPr="00A9585A" w:rsidRDefault="00782F89" w:rsidP="0058032F">
            <w:pPr>
              <w:pStyle w:val="a1"/>
              <w:spacing w:line="360" w:lineRule="auto"/>
              <w:ind w:firstLineChars="98" w:firstLine="206"/>
              <w:jc w:val="center"/>
              <w:rPr>
                <w:color w:val="000000"/>
                <w:szCs w:val="21"/>
              </w:rPr>
            </w:pPr>
            <w:r>
              <w:rPr>
                <w:color w:val="000000"/>
                <w:szCs w:val="21"/>
              </w:rPr>
              <w:t>C-</w:t>
            </w:r>
            <w:r w:rsidR="0058032F" w:rsidRPr="00A9585A">
              <w:rPr>
                <w:color w:val="000000"/>
                <w:szCs w:val="21"/>
              </w:rPr>
              <w:t>RRT*</w:t>
            </w:r>
            <w:r>
              <w:rPr>
                <w:rFonts w:hint="eastAsia"/>
                <w:color w:val="000000"/>
                <w:szCs w:val="21"/>
              </w:rPr>
              <w:t>规划</w:t>
            </w:r>
            <w:r w:rsidR="0058032F" w:rsidRPr="00A9585A">
              <w:rPr>
                <w:color w:val="000000"/>
                <w:szCs w:val="21"/>
              </w:rPr>
              <w:t>步长</w:t>
            </w:r>
          </w:p>
        </w:tc>
        <w:tc>
          <w:tcPr>
            <w:tcW w:w="2683" w:type="dxa"/>
          </w:tcPr>
          <w:p w14:paraId="1E7EE244" w14:textId="5BF51BB0" w:rsidR="0058032F" w:rsidRPr="00A9585A" w:rsidRDefault="000A77FB"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d</m:t>
                    </m:r>
                  </m:e>
                  <m:sub>
                    <m:r>
                      <w:rPr>
                        <w:rFonts w:ascii="Cambria Math" w:hAnsi="Cambria Math"/>
                        <w:color w:val="000000"/>
                        <w:szCs w:val="21"/>
                      </w:rPr>
                      <m:t>step</m:t>
                    </m:r>
                  </m:sub>
                </m:sSub>
                <m:r>
                  <w:rPr>
                    <w:rFonts w:ascii="Cambria Math" w:hAnsi="Cambria Math"/>
                    <w:color w:val="000000"/>
                    <w:szCs w:val="21"/>
                  </w:rPr>
                  <m:t>=200m</m:t>
                </m:r>
              </m:oMath>
            </m:oMathPara>
          </w:p>
        </w:tc>
      </w:tr>
      <w:tr w:rsidR="00782F89" w:rsidRPr="00A9585A" w14:paraId="3F2B54EF" w14:textId="77777777" w:rsidTr="00775099">
        <w:trPr>
          <w:jc w:val="center"/>
        </w:trPr>
        <w:tc>
          <w:tcPr>
            <w:tcW w:w="2137" w:type="dxa"/>
          </w:tcPr>
          <w:p w14:paraId="1A94BA42" w14:textId="4E69DC19" w:rsidR="00782F89" w:rsidRPr="00A9585A" w:rsidRDefault="00782F89" w:rsidP="00782F89">
            <w:pPr>
              <w:pStyle w:val="a1"/>
              <w:spacing w:line="360" w:lineRule="auto"/>
              <w:ind w:firstLineChars="98" w:firstLine="206"/>
              <w:jc w:val="center"/>
              <w:rPr>
                <w:color w:val="000000"/>
                <w:szCs w:val="21"/>
              </w:rPr>
            </w:pPr>
            <w:r>
              <w:rPr>
                <w:color w:val="000000"/>
                <w:szCs w:val="21"/>
              </w:rPr>
              <w:t>APF</w:t>
            </w:r>
            <w:r>
              <w:rPr>
                <w:rFonts w:hint="eastAsia"/>
                <w:color w:val="000000"/>
                <w:szCs w:val="21"/>
              </w:rPr>
              <w:t>单步规划</w:t>
            </w:r>
            <w:r w:rsidRPr="00A9585A">
              <w:rPr>
                <w:color w:val="000000"/>
                <w:szCs w:val="21"/>
              </w:rPr>
              <w:t>步长</w:t>
            </w:r>
          </w:p>
        </w:tc>
        <w:tc>
          <w:tcPr>
            <w:tcW w:w="2683" w:type="dxa"/>
          </w:tcPr>
          <w:p w14:paraId="56BA2BB3" w14:textId="6A5CB239" w:rsidR="00782F89" w:rsidRDefault="000A77FB" w:rsidP="00782F89">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d</m:t>
                    </m:r>
                  </m:e>
                  <m:sub>
                    <m:r>
                      <w:rPr>
                        <w:rFonts w:ascii="Cambria Math" w:hAnsi="Cambria Math"/>
                        <w:color w:val="000000"/>
                        <w:szCs w:val="21"/>
                      </w:rPr>
                      <m:t>move</m:t>
                    </m:r>
                  </m:sub>
                </m:sSub>
                <m:r>
                  <w:rPr>
                    <w:rFonts w:ascii="Cambria Math" w:hAnsi="Cambria Math"/>
                    <w:color w:val="000000"/>
                    <w:szCs w:val="21"/>
                  </w:rPr>
                  <m:t>=5</m:t>
                </m:r>
                <m:r>
                  <w:rPr>
                    <w:rFonts w:ascii="Cambria Math" w:hAnsi="Cambria Math" w:hint="eastAsia"/>
                    <w:color w:val="000000"/>
                    <w:szCs w:val="21"/>
                  </w:rPr>
                  <m:t>m</m:t>
                </m:r>
              </m:oMath>
            </m:oMathPara>
          </w:p>
        </w:tc>
      </w:tr>
      <w:tr w:rsidR="00782F89" w:rsidRPr="00A9585A" w14:paraId="5B3D285D" w14:textId="77777777" w:rsidTr="00775099">
        <w:trPr>
          <w:jc w:val="center"/>
        </w:trPr>
        <w:tc>
          <w:tcPr>
            <w:tcW w:w="2137" w:type="dxa"/>
          </w:tcPr>
          <w:p w14:paraId="205D7368" w14:textId="6B405942" w:rsidR="00782F89" w:rsidRPr="00A9585A" w:rsidRDefault="00782F89" w:rsidP="00782F89">
            <w:pPr>
              <w:pStyle w:val="a1"/>
              <w:spacing w:line="360" w:lineRule="auto"/>
              <w:ind w:firstLineChars="98" w:firstLine="206"/>
              <w:jc w:val="center"/>
              <w:rPr>
                <w:color w:val="000000"/>
                <w:szCs w:val="21"/>
              </w:rPr>
            </w:pPr>
            <w:r w:rsidRPr="00A9585A">
              <w:rPr>
                <w:color w:val="000000"/>
                <w:szCs w:val="21"/>
              </w:rPr>
              <w:t>下门限</w:t>
            </w:r>
            <w:r>
              <w:rPr>
                <w:rFonts w:hint="eastAsia"/>
                <w:color w:val="000000"/>
                <w:szCs w:val="21"/>
              </w:rPr>
              <w:t>系数</w:t>
            </w:r>
          </w:p>
        </w:tc>
        <w:tc>
          <w:tcPr>
            <w:tcW w:w="2683" w:type="dxa"/>
          </w:tcPr>
          <w:p w14:paraId="3C210EAF" w14:textId="3A22A573" w:rsidR="00782F89" w:rsidRPr="00A9585A" w:rsidRDefault="000A77FB" w:rsidP="00782F89">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α</m:t>
                    </m:r>
                  </m:e>
                  <m:sub>
                    <m:r>
                      <w:rPr>
                        <w:rFonts w:ascii="Cambria Math" w:hAnsi="Cambria Math"/>
                        <w:color w:val="000000"/>
                        <w:szCs w:val="21"/>
                      </w:rPr>
                      <m:t>L</m:t>
                    </m:r>
                  </m:sub>
                </m:sSub>
                <m:r>
                  <w:rPr>
                    <w:rFonts w:ascii="Cambria Math" w:hAnsi="Cambria Math"/>
                    <w:color w:val="000000"/>
                    <w:szCs w:val="21"/>
                  </w:rPr>
                  <m:t>= 1.0</m:t>
                </m:r>
              </m:oMath>
            </m:oMathPara>
          </w:p>
        </w:tc>
      </w:tr>
      <w:tr w:rsidR="00782F89" w:rsidRPr="00A9585A" w14:paraId="59D97B72" w14:textId="77777777" w:rsidTr="00775099">
        <w:trPr>
          <w:jc w:val="center"/>
        </w:trPr>
        <w:tc>
          <w:tcPr>
            <w:tcW w:w="2137" w:type="dxa"/>
          </w:tcPr>
          <w:p w14:paraId="52EB77D5" w14:textId="1EAD239A" w:rsidR="00782F89" w:rsidRPr="00A9585A" w:rsidRDefault="00782F89" w:rsidP="00782F89">
            <w:pPr>
              <w:pStyle w:val="a1"/>
              <w:spacing w:line="360" w:lineRule="auto"/>
              <w:ind w:firstLineChars="98" w:firstLine="206"/>
              <w:jc w:val="center"/>
              <w:rPr>
                <w:color w:val="000000"/>
                <w:szCs w:val="21"/>
              </w:rPr>
            </w:pPr>
            <w:r w:rsidRPr="00A9585A">
              <w:rPr>
                <w:color w:val="000000"/>
                <w:szCs w:val="21"/>
              </w:rPr>
              <w:t>上门限</w:t>
            </w:r>
            <w:r>
              <w:rPr>
                <w:rFonts w:hint="eastAsia"/>
                <w:color w:val="000000"/>
                <w:szCs w:val="21"/>
              </w:rPr>
              <w:t>系数</w:t>
            </w:r>
          </w:p>
        </w:tc>
        <w:tc>
          <w:tcPr>
            <w:tcW w:w="2683" w:type="dxa"/>
          </w:tcPr>
          <w:p w14:paraId="2E60FD13" w14:textId="5E320C3C" w:rsidR="00782F89" w:rsidRPr="00A9585A" w:rsidRDefault="000A77FB" w:rsidP="00782F89">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α</m:t>
                    </m:r>
                  </m:e>
                  <m:sub>
                    <m:r>
                      <w:rPr>
                        <w:rFonts w:ascii="Cambria Math" w:hAnsi="Cambria Math"/>
                        <w:color w:val="000000"/>
                        <w:szCs w:val="21"/>
                      </w:rPr>
                      <m:t>U</m:t>
                    </m:r>
                  </m:sub>
                </m:sSub>
                <m:r>
                  <w:rPr>
                    <w:rFonts w:ascii="Cambria Math" w:hAnsi="Cambria Math"/>
                    <w:color w:val="000000"/>
                    <w:szCs w:val="21"/>
                  </w:rPr>
                  <m:t>=1.0</m:t>
                </m:r>
              </m:oMath>
            </m:oMathPara>
          </w:p>
        </w:tc>
      </w:tr>
      <w:tr w:rsidR="00782F89" w:rsidRPr="00A9585A" w14:paraId="70B82C33" w14:textId="77777777" w:rsidTr="00775099">
        <w:trPr>
          <w:jc w:val="center"/>
        </w:trPr>
        <w:tc>
          <w:tcPr>
            <w:tcW w:w="2137" w:type="dxa"/>
          </w:tcPr>
          <w:p w14:paraId="3DC1D60F" w14:textId="5B853D66" w:rsidR="00782F89" w:rsidRPr="00A9585A" w:rsidRDefault="00782F89" w:rsidP="00782F89">
            <w:pPr>
              <w:pStyle w:val="a1"/>
              <w:spacing w:line="360" w:lineRule="auto"/>
              <w:ind w:firstLineChars="98" w:firstLine="206"/>
              <w:jc w:val="center"/>
              <w:rPr>
                <w:color w:val="000000"/>
                <w:szCs w:val="21"/>
              </w:rPr>
            </w:pPr>
            <w:r w:rsidRPr="00A9585A">
              <w:rPr>
                <w:color w:val="000000"/>
                <w:szCs w:val="21"/>
              </w:rPr>
              <w:t>引力系数</w:t>
            </w:r>
          </w:p>
        </w:tc>
        <w:tc>
          <w:tcPr>
            <w:tcW w:w="2683" w:type="dxa"/>
          </w:tcPr>
          <w:p w14:paraId="503DDF9B" w14:textId="4A02CEE4" w:rsidR="00782F89" w:rsidRPr="00A9585A" w:rsidRDefault="000A77FB" w:rsidP="00782F89">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k</m:t>
                    </m:r>
                  </m:e>
                  <m:sub>
                    <m:r>
                      <w:rPr>
                        <w:rFonts w:ascii="Cambria Math" w:hAnsi="Cambria Math"/>
                        <w:color w:val="000000"/>
                        <w:szCs w:val="21"/>
                      </w:rPr>
                      <m:t>att</m:t>
                    </m:r>
                  </m:sub>
                </m:sSub>
                <m:r>
                  <w:rPr>
                    <w:rFonts w:ascii="Cambria Math" w:hAnsi="Cambria Math"/>
                    <w:color w:val="000000"/>
                    <w:szCs w:val="21"/>
                  </w:rPr>
                  <m:t>=10</m:t>
                </m:r>
              </m:oMath>
            </m:oMathPara>
          </w:p>
        </w:tc>
      </w:tr>
      <w:tr w:rsidR="00782F89" w:rsidRPr="00A9585A" w14:paraId="5E6773F2" w14:textId="77777777" w:rsidTr="00775099">
        <w:trPr>
          <w:jc w:val="center"/>
        </w:trPr>
        <w:tc>
          <w:tcPr>
            <w:tcW w:w="2137" w:type="dxa"/>
          </w:tcPr>
          <w:p w14:paraId="049C60AC" w14:textId="6AE850B4" w:rsidR="00782F89" w:rsidRPr="00A9585A" w:rsidRDefault="00782F89" w:rsidP="00782F89">
            <w:pPr>
              <w:pStyle w:val="a1"/>
              <w:spacing w:line="360" w:lineRule="auto"/>
              <w:ind w:firstLineChars="98" w:firstLine="206"/>
              <w:jc w:val="center"/>
              <w:rPr>
                <w:color w:val="000000"/>
                <w:szCs w:val="21"/>
              </w:rPr>
            </w:pPr>
            <w:r w:rsidRPr="00A9585A">
              <w:rPr>
                <w:color w:val="000000"/>
                <w:szCs w:val="21"/>
              </w:rPr>
              <w:t>斥力系数</w:t>
            </w:r>
          </w:p>
        </w:tc>
        <w:tc>
          <w:tcPr>
            <w:tcW w:w="2683" w:type="dxa"/>
          </w:tcPr>
          <w:p w14:paraId="7E3550BE" w14:textId="72A892F5" w:rsidR="00782F89" w:rsidRPr="00A9585A" w:rsidRDefault="000A77FB" w:rsidP="00782F89">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k</m:t>
                    </m:r>
                  </m:e>
                  <m:sub>
                    <m:r>
                      <w:rPr>
                        <w:rFonts w:ascii="Cambria Math" w:hAnsi="Cambria Math"/>
                        <w:color w:val="000000"/>
                        <w:szCs w:val="21"/>
                      </w:rPr>
                      <m:t>rep</m:t>
                    </m:r>
                  </m:sub>
                </m:sSub>
                <m:r>
                  <w:rPr>
                    <w:rFonts w:ascii="Cambria Math" w:hAnsi="Cambria Math"/>
                    <w:color w:val="000000"/>
                    <w:szCs w:val="21"/>
                  </w:rPr>
                  <m:t>=1000</m:t>
                </m:r>
              </m:oMath>
            </m:oMathPara>
          </w:p>
        </w:tc>
      </w:tr>
      <w:tr w:rsidR="00782F89" w:rsidRPr="00A9585A" w14:paraId="5BC6F9A0" w14:textId="77777777" w:rsidTr="00775099">
        <w:trPr>
          <w:jc w:val="center"/>
        </w:trPr>
        <w:tc>
          <w:tcPr>
            <w:tcW w:w="2137" w:type="dxa"/>
          </w:tcPr>
          <w:p w14:paraId="281BCBB5" w14:textId="2A28F2E4" w:rsidR="00782F89" w:rsidRPr="00A9585A" w:rsidRDefault="00782F89" w:rsidP="00782F89">
            <w:pPr>
              <w:pStyle w:val="a1"/>
              <w:spacing w:line="360" w:lineRule="auto"/>
              <w:ind w:firstLineChars="98" w:firstLine="206"/>
              <w:jc w:val="center"/>
              <w:rPr>
                <w:color w:val="000000"/>
                <w:szCs w:val="21"/>
              </w:rPr>
            </w:pPr>
            <w:r w:rsidRPr="00A9585A">
              <w:rPr>
                <w:rFonts w:hint="eastAsia"/>
                <w:color w:val="000000"/>
                <w:szCs w:val="21"/>
              </w:rPr>
              <w:t>通信保持</w:t>
            </w:r>
            <w:r w:rsidRPr="00A9585A">
              <w:rPr>
                <w:color w:val="000000"/>
                <w:szCs w:val="21"/>
              </w:rPr>
              <w:t>力系数</w:t>
            </w:r>
          </w:p>
        </w:tc>
        <w:tc>
          <w:tcPr>
            <w:tcW w:w="2683" w:type="dxa"/>
          </w:tcPr>
          <w:p w14:paraId="4D62A0FD" w14:textId="502A82C7" w:rsidR="00782F89" w:rsidRPr="00A9585A" w:rsidRDefault="000A77FB" w:rsidP="00782F89">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k</m:t>
                    </m:r>
                  </m:e>
                  <m:sub>
                    <m:r>
                      <w:rPr>
                        <w:rFonts w:ascii="Cambria Math" w:hAnsi="Cambria Math"/>
                        <w:color w:val="000000"/>
                        <w:szCs w:val="21"/>
                      </w:rPr>
                      <m:t>coh</m:t>
                    </m:r>
                  </m:sub>
                </m:sSub>
                <m:r>
                  <w:rPr>
                    <w:rFonts w:ascii="Cambria Math" w:hAnsi="Cambria Math"/>
                    <w:color w:val="000000"/>
                    <w:szCs w:val="21"/>
                  </w:rPr>
                  <m:t>=1</m:t>
                </m:r>
              </m:oMath>
            </m:oMathPara>
          </w:p>
        </w:tc>
      </w:tr>
      <w:tr w:rsidR="00782F89" w:rsidRPr="00A9585A" w14:paraId="5B68760F" w14:textId="77777777" w:rsidTr="00775099">
        <w:trPr>
          <w:jc w:val="center"/>
        </w:trPr>
        <w:tc>
          <w:tcPr>
            <w:tcW w:w="2137" w:type="dxa"/>
          </w:tcPr>
          <w:p w14:paraId="2D335D37" w14:textId="064E707B" w:rsidR="00782F89" w:rsidRPr="00A9585A" w:rsidRDefault="00782F89" w:rsidP="00782F89">
            <w:pPr>
              <w:pStyle w:val="a1"/>
              <w:spacing w:line="360" w:lineRule="auto"/>
              <w:ind w:firstLineChars="98" w:firstLine="206"/>
              <w:jc w:val="center"/>
              <w:rPr>
                <w:color w:val="000000"/>
                <w:szCs w:val="21"/>
              </w:rPr>
            </w:pPr>
            <w:r w:rsidRPr="00A9585A">
              <w:rPr>
                <w:color w:val="000000"/>
                <w:szCs w:val="21"/>
              </w:rPr>
              <w:lastRenderedPageBreak/>
              <w:t>安全半径</w:t>
            </w:r>
          </w:p>
        </w:tc>
        <w:tc>
          <w:tcPr>
            <w:tcW w:w="2683" w:type="dxa"/>
          </w:tcPr>
          <w:p w14:paraId="268BC745" w14:textId="3E14656A" w:rsidR="00782F89" w:rsidRPr="00A9585A" w:rsidRDefault="00782F89" w:rsidP="00782F89">
            <w:pPr>
              <w:pStyle w:val="a1"/>
              <w:spacing w:line="360" w:lineRule="auto"/>
              <w:ind w:firstLineChars="147" w:firstLine="309"/>
              <w:jc w:val="center"/>
              <w:rPr>
                <w:color w:val="000000"/>
                <w:szCs w:val="21"/>
              </w:rPr>
            </w:pPr>
            <m:oMathPara>
              <m:oMath>
                <m:r>
                  <w:rPr>
                    <w:rFonts w:ascii="Cambria Math" w:hAnsi="Cambria Math"/>
                    <w:color w:val="000000"/>
                    <w:szCs w:val="21"/>
                  </w:rPr>
                  <m:t>s = 10m</m:t>
                </m:r>
              </m:oMath>
            </m:oMathPara>
          </w:p>
        </w:tc>
      </w:tr>
      <w:tr w:rsidR="00782F89" w:rsidRPr="00A9585A" w14:paraId="72936742" w14:textId="77777777" w:rsidTr="00775099">
        <w:trPr>
          <w:jc w:val="center"/>
        </w:trPr>
        <w:tc>
          <w:tcPr>
            <w:tcW w:w="2137" w:type="dxa"/>
          </w:tcPr>
          <w:p w14:paraId="06C0E0C0" w14:textId="78E144EC" w:rsidR="00782F89" w:rsidRPr="00A9585A" w:rsidRDefault="00782F89" w:rsidP="00782F89">
            <w:pPr>
              <w:pStyle w:val="a1"/>
              <w:spacing w:line="360" w:lineRule="auto"/>
              <w:ind w:firstLine="0"/>
              <w:jc w:val="center"/>
              <w:rPr>
                <w:color w:val="000000"/>
                <w:szCs w:val="21"/>
              </w:rPr>
            </w:pPr>
            <w:r w:rsidRPr="00A9585A">
              <w:rPr>
                <w:color w:val="000000"/>
                <w:szCs w:val="21"/>
              </w:rPr>
              <w:t>干扰半径</w:t>
            </w:r>
          </w:p>
        </w:tc>
        <w:tc>
          <w:tcPr>
            <w:tcW w:w="2683" w:type="dxa"/>
          </w:tcPr>
          <w:p w14:paraId="307AD03C" w14:textId="347B242A" w:rsidR="00782F89" w:rsidRPr="00A9585A" w:rsidRDefault="000A77FB" w:rsidP="00782F89">
            <w:pPr>
              <w:pStyle w:val="a1"/>
              <w:spacing w:line="360" w:lineRule="auto"/>
              <w:ind w:firstLine="0"/>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J</m:t>
                    </m:r>
                  </m:e>
                  <m:sub>
                    <m:r>
                      <w:rPr>
                        <w:rFonts w:ascii="Cambria Math" w:hAnsi="Cambria Math" w:hint="eastAsia"/>
                        <w:color w:val="000000"/>
                        <w:szCs w:val="21"/>
                      </w:rPr>
                      <m:t>r</m:t>
                    </m:r>
                  </m:sub>
                </m:sSub>
                <m:r>
                  <w:rPr>
                    <w:rFonts w:ascii="Cambria Math" w:hAnsi="Cambria Math"/>
                    <w:color w:val="000000"/>
                    <w:szCs w:val="21"/>
                  </w:rPr>
                  <m:t>=50m-170m</m:t>
                </m:r>
              </m:oMath>
            </m:oMathPara>
          </w:p>
        </w:tc>
      </w:tr>
    </w:tbl>
    <w:p w14:paraId="566DA8A1" w14:textId="422D0633" w:rsidR="00AC7C8B" w:rsidRPr="00404BF5" w:rsidRDefault="00AC7C8B" w:rsidP="00234ACA">
      <w:pPr>
        <w:spacing w:line="360" w:lineRule="auto"/>
        <w:outlineLvl w:val="1"/>
        <w:rPr>
          <w:b/>
          <w:sz w:val="21"/>
          <w:szCs w:val="21"/>
        </w:rPr>
      </w:pPr>
      <w:r>
        <w:rPr>
          <w:b/>
          <w:sz w:val="21"/>
          <w:szCs w:val="21"/>
        </w:rPr>
        <w:t>4</w:t>
      </w:r>
      <w:r w:rsidRPr="00A9585A">
        <w:rPr>
          <w:rFonts w:hint="eastAsia"/>
          <w:b/>
          <w:sz w:val="21"/>
          <w:szCs w:val="21"/>
        </w:rPr>
        <w:t>.</w:t>
      </w:r>
      <w:r>
        <w:rPr>
          <w:b/>
          <w:sz w:val="21"/>
          <w:szCs w:val="21"/>
        </w:rPr>
        <w:t>2</w:t>
      </w:r>
      <w:r w:rsidRPr="00A9585A">
        <w:rPr>
          <w:rFonts w:hint="eastAsia"/>
          <w:b/>
          <w:sz w:val="21"/>
          <w:szCs w:val="21"/>
        </w:rPr>
        <w:t xml:space="preserve"> </w:t>
      </w:r>
      <w:r>
        <w:rPr>
          <w:rFonts w:hint="eastAsia"/>
          <w:b/>
          <w:sz w:val="21"/>
          <w:szCs w:val="21"/>
        </w:rPr>
        <w:t>评价指标</w:t>
      </w:r>
    </w:p>
    <w:p w14:paraId="030C5433" w14:textId="5FC4CB29" w:rsidR="00DF617D" w:rsidRDefault="00172A5F" w:rsidP="00914007">
      <w:pPr>
        <w:spacing w:line="360" w:lineRule="auto"/>
        <w:ind w:firstLineChars="196" w:firstLine="412"/>
        <w:rPr>
          <w:color w:val="000000"/>
          <w:sz w:val="21"/>
          <w:szCs w:val="21"/>
        </w:rPr>
      </w:pPr>
      <w:r w:rsidRPr="00A9585A">
        <w:rPr>
          <w:color w:val="000000"/>
          <w:sz w:val="21"/>
          <w:szCs w:val="21"/>
        </w:rPr>
        <w:t>为了定量评价算法的性能，本文采用</w:t>
      </w:r>
      <w:r w:rsidR="000B028D">
        <w:rPr>
          <w:rFonts w:hint="eastAsia"/>
          <w:color w:val="000000"/>
          <w:sz w:val="21"/>
          <w:szCs w:val="21"/>
        </w:rPr>
        <w:t>通信</w:t>
      </w:r>
      <w:r w:rsidR="007D0D7A">
        <w:rPr>
          <w:color w:val="000000"/>
          <w:sz w:val="21"/>
          <w:szCs w:val="21"/>
        </w:rPr>
        <w:t>连通率</w:t>
      </w:r>
      <w:r w:rsidRPr="00A9585A">
        <w:rPr>
          <w:color w:val="000000"/>
          <w:sz w:val="21"/>
          <w:szCs w:val="21"/>
        </w:rPr>
        <w:t>与</w:t>
      </w:r>
      <w:r w:rsidR="00ED4D48">
        <w:rPr>
          <w:rFonts w:hint="eastAsia"/>
          <w:color w:val="000000"/>
          <w:sz w:val="21"/>
          <w:szCs w:val="21"/>
        </w:rPr>
        <w:t>平均到达</w:t>
      </w:r>
      <w:r w:rsidR="00EC518A">
        <w:rPr>
          <w:rFonts w:hint="eastAsia"/>
          <w:color w:val="000000"/>
          <w:sz w:val="21"/>
          <w:szCs w:val="21"/>
        </w:rPr>
        <w:t>时间</w:t>
      </w:r>
      <w:r w:rsidRPr="00A9585A">
        <w:rPr>
          <w:color w:val="000000"/>
          <w:sz w:val="21"/>
          <w:szCs w:val="21"/>
        </w:rPr>
        <w:t>作为主要指标。</w:t>
      </w:r>
    </w:p>
    <w:p w14:paraId="2F90272E" w14:textId="2CA3FF72" w:rsidR="00172A5F" w:rsidRDefault="000B028D" w:rsidP="007D0D7A">
      <w:pPr>
        <w:spacing w:line="360" w:lineRule="auto"/>
        <w:ind w:firstLineChars="196" w:firstLine="412"/>
        <w:rPr>
          <w:color w:val="000000"/>
          <w:sz w:val="21"/>
          <w:szCs w:val="21"/>
        </w:rPr>
      </w:pPr>
      <w:r>
        <w:rPr>
          <w:rFonts w:hint="eastAsia"/>
          <w:color w:val="000000"/>
          <w:sz w:val="21"/>
          <w:szCs w:val="21"/>
        </w:rPr>
        <w:t>通信</w:t>
      </w:r>
      <w:r w:rsidR="007D0D7A">
        <w:rPr>
          <w:rFonts w:hint="eastAsia"/>
          <w:color w:val="000000"/>
          <w:sz w:val="21"/>
          <w:szCs w:val="21"/>
        </w:rPr>
        <w:t>连通</w:t>
      </w:r>
      <w:r w:rsidR="00172A5F" w:rsidRPr="00A9585A">
        <w:rPr>
          <w:color w:val="000000"/>
          <w:sz w:val="21"/>
          <w:szCs w:val="21"/>
        </w:rPr>
        <w:t>率用于衡量算法在整个执行过程中保持通信连通性的稳定性，其定义为算法执行过程中</w:t>
      </w:r>
      <w:r w:rsidR="00E00485">
        <w:rPr>
          <w:rFonts w:hint="eastAsia"/>
          <w:color w:val="000000"/>
          <w:sz w:val="21"/>
          <w:szCs w:val="21"/>
        </w:rPr>
        <w:t>无人机网络连通</w:t>
      </w:r>
      <w:r w:rsidR="00172A5F" w:rsidRPr="00A9585A">
        <w:rPr>
          <w:color w:val="000000"/>
          <w:sz w:val="21"/>
          <w:szCs w:val="21"/>
        </w:rPr>
        <w:t>的</w:t>
      </w:r>
      <w:r w:rsidR="008D2184">
        <w:rPr>
          <w:rFonts w:hint="eastAsia"/>
          <w:color w:val="000000"/>
          <w:sz w:val="21"/>
          <w:szCs w:val="21"/>
        </w:rPr>
        <w:t>时间</w:t>
      </w:r>
      <w:r w:rsidR="00172A5F" w:rsidRPr="00A9585A">
        <w:rPr>
          <w:color w:val="000000"/>
          <w:sz w:val="21"/>
          <w:szCs w:val="21"/>
        </w:rPr>
        <w:t>占总</w:t>
      </w:r>
      <w:r w:rsidR="008D2184">
        <w:rPr>
          <w:rFonts w:hint="eastAsia"/>
          <w:color w:val="000000"/>
          <w:sz w:val="21"/>
          <w:szCs w:val="21"/>
        </w:rPr>
        <w:t>时间</w:t>
      </w:r>
      <w:r w:rsidR="00172A5F" w:rsidRPr="00A9585A">
        <w:rPr>
          <w:color w:val="000000"/>
          <w:sz w:val="21"/>
          <w:szCs w:val="21"/>
        </w:rPr>
        <w:t>的比例。</w:t>
      </w:r>
      <w:r w:rsidR="00D46F76">
        <w:rPr>
          <w:rFonts w:hint="eastAsia"/>
          <w:color w:val="000000"/>
          <w:sz w:val="21"/>
          <w:szCs w:val="21"/>
        </w:rPr>
        <w:t>计算方法为</w:t>
      </w:r>
      <w:r w:rsidR="007D0D7A" w:rsidRPr="007D0D7A">
        <w:rPr>
          <w:color w:val="000000"/>
          <w:sz w:val="21"/>
          <w:szCs w:val="21"/>
        </w:rPr>
        <w:t>在每个离散时间步</w:t>
      </w:r>
      <w:r w:rsidR="007D0D7A" w:rsidRPr="007D0D7A">
        <w:rPr>
          <w:color w:val="000000"/>
          <w:sz w:val="21"/>
          <w:szCs w:val="21"/>
        </w:rPr>
        <w:t xml:space="preserve"> </w:t>
      </w:r>
      <m:oMath>
        <m:r>
          <w:rPr>
            <w:rFonts w:ascii="Cambria Math" w:hAnsi="Cambria Math"/>
            <w:color w:val="000000"/>
            <w:sz w:val="21"/>
            <w:szCs w:val="21"/>
          </w:rPr>
          <m:t>t</m:t>
        </m:r>
      </m:oMath>
      <w:r w:rsidR="00D46F76">
        <w:rPr>
          <w:rFonts w:hint="eastAsia"/>
          <w:color w:val="000000"/>
          <w:sz w:val="21"/>
          <w:szCs w:val="21"/>
        </w:rPr>
        <w:t xml:space="preserve"> </w:t>
      </w:r>
      <w:r w:rsidR="007D0D7A" w:rsidRPr="007D0D7A">
        <w:rPr>
          <w:color w:val="000000"/>
          <w:sz w:val="21"/>
          <w:szCs w:val="21"/>
        </w:rPr>
        <w:t>根据满足</w:t>
      </w:r>
      <w:r w:rsidR="007D0D7A" w:rsidRPr="007D0D7A">
        <w:rPr>
          <w:color w:val="000000"/>
          <w:sz w:val="21"/>
          <w:szCs w:val="21"/>
        </w:rPr>
        <w:t xml:space="preserve"> SINR</w:t>
      </w:r>
      <w:r w:rsidR="007D0D7A">
        <w:rPr>
          <w:rFonts w:hint="eastAsia"/>
          <w:color w:val="000000"/>
          <w:sz w:val="21"/>
          <w:szCs w:val="21"/>
        </w:rPr>
        <w:t>双向门限</w:t>
      </w:r>
      <w:r w:rsidR="007D0D7A" w:rsidRPr="007D0D7A">
        <w:rPr>
          <w:color w:val="000000"/>
          <w:sz w:val="21"/>
          <w:szCs w:val="21"/>
        </w:rPr>
        <w:t>约束的链路构建通信图</w:t>
      </w:r>
      <w:r w:rsidR="007D0D7A" w:rsidRPr="007D0D7A">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r</m:t>
            </m:r>
          </m:sub>
        </m:sSub>
        <m:d>
          <m:dPr>
            <m:ctrlPr>
              <w:rPr>
                <w:rFonts w:ascii="Cambria Math" w:hAnsi="Cambria Math"/>
                <w:i/>
                <w:color w:val="000000"/>
                <w:sz w:val="21"/>
                <w:szCs w:val="21"/>
              </w:rPr>
            </m:ctrlPr>
          </m:dPr>
          <m:e>
            <m:r>
              <w:rPr>
                <w:rFonts w:ascii="Cambria Math" w:hAnsi="Cambria Math"/>
                <w:color w:val="000000"/>
                <w:sz w:val="21"/>
                <w:szCs w:val="21"/>
              </w:rPr>
              <m:t>t</m:t>
            </m:r>
          </m:e>
        </m:d>
      </m:oMath>
      <w:r w:rsidR="007D0D7A" w:rsidRPr="007D0D7A">
        <w:rPr>
          <w:color w:val="000000"/>
          <w:sz w:val="21"/>
          <w:szCs w:val="21"/>
        </w:rPr>
        <w:t>。若该图仅包含一个连通分量，则认为无人机集群在该时间步保持全网连通；若存在两个及以上连通分量，则表示通信拓扑发生</w:t>
      </w:r>
      <w:r w:rsidR="00526F62">
        <w:rPr>
          <w:rFonts w:hint="eastAsia"/>
          <w:color w:val="000000"/>
          <w:sz w:val="21"/>
          <w:szCs w:val="21"/>
        </w:rPr>
        <w:t>分裂</w:t>
      </w:r>
      <w:r w:rsidR="007D0D7A" w:rsidRPr="007D0D7A">
        <w:rPr>
          <w:color w:val="000000"/>
          <w:sz w:val="21"/>
          <w:szCs w:val="21"/>
        </w:rPr>
        <w:t>。</w:t>
      </w:r>
      <w:r w:rsidR="00172A5F" w:rsidRPr="00A9585A">
        <w:rPr>
          <w:color w:val="000000"/>
          <w:sz w:val="21"/>
          <w:szCs w:val="21"/>
        </w:rPr>
        <w:t>设算法</w:t>
      </w:r>
      <w:r w:rsidR="009C1EC5">
        <w:rPr>
          <w:rFonts w:hint="eastAsia"/>
          <w:color w:val="000000"/>
          <w:sz w:val="21"/>
          <w:szCs w:val="21"/>
        </w:rPr>
        <w:t>路径规划</w:t>
      </w:r>
      <w:r w:rsidR="00EC518A">
        <w:rPr>
          <w:rFonts w:hint="eastAsia"/>
          <w:color w:val="000000"/>
          <w:sz w:val="21"/>
          <w:szCs w:val="21"/>
        </w:rPr>
        <w:t>执行</w:t>
      </w:r>
      <w:r w:rsidR="009C1EC5">
        <w:rPr>
          <w:rFonts w:hint="eastAsia"/>
          <w:color w:val="000000"/>
          <w:sz w:val="21"/>
          <w:szCs w:val="21"/>
        </w:rPr>
        <w:t>的最大到达时间</w:t>
      </w:r>
      <w:r w:rsidR="00172A5F" w:rsidRPr="00A9585A">
        <w:rPr>
          <w:color w:val="000000"/>
          <w:sz w:val="21"/>
          <w:szCs w:val="21"/>
        </w:rPr>
        <w:t>为</w:t>
      </w:r>
      <w:r w:rsidR="00172A5F" w:rsidRPr="00A9585A">
        <w:rPr>
          <w:color w:val="000000"/>
          <w:sz w:val="21"/>
          <w:szCs w:val="21"/>
        </w:rPr>
        <w:t xml:space="preserve"> </w:t>
      </w:r>
      <m:oMath>
        <m:r>
          <w:rPr>
            <w:rFonts w:ascii="Cambria Math" w:hAnsi="Cambria Math"/>
            <w:color w:val="000000"/>
            <w:sz w:val="21"/>
            <w:szCs w:val="21"/>
          </w:rPr>
          <m:t>T</m:t>
        </m:r>
      </m:oMath>
      <w:r w:rsidR="00172A5F" w:rsidRPr="00A9585A">
        <w:rPr>
          <w:color w:val="000000"/>
          <w:sz w:val="21"/>
          <w:szCs w:val="21"/>
        </w:rPr>
        <w:t>，</w:t>
      </w:r>
      <w:r w:rsidR="007D0D7A" w:rsidRPr="007D0D7A">
        <w:rPr>
          <w:color w:val="000000"/>
          <w:sz w:val="21"/>
          <w:szCs w:val="21"/>
        </w:rPr>
        <w:t>定义指示函数</w:t>
      </w:r>
      <w:r w:rsidR="007D0D7A" w:rsidRPr="007D0D7A">
        <w:rPr>
          <w:color w:val="000000"/>
          <w:sz w:val="21"/>
          <w:szCs w:val="21"/>
        </w:rPr>
        <w:t xml:space="preserve"> </w:t>
      </w:r>
      <m:oMath>
        <m:r>
          <w:rPr>
            <w:rFonts w:ascii="Cambria Math" w:hAnsi="Cambria Math"/>
            <w:color w:val="000000"/>
            <w:sz w:val="21"/>
            <w:szCs w:val="21"/>
          </w:rPr>
          <m:t>I</m:t>
        </m:r>
        <m:d>
          <m:dPr>
            <m:begChr m:val="["/>
            <m:endChr m:val="]"/>
            <m:ctrlPr>
              <w:rPr>
                <w:rFonts w:ascii="Cambria Math" w:hAnsi="Cambria Math"/>
                <w:i/>
                <w:color w:val="000000"/>
                <w:sz w:val="21"/>
                <w:szCs w:val="21"/>
              </w:rPr>
            </m:ctrlPr>
          </m:dPr>
          <m:e>
            <m:r>
              <w:rPr>
                <w:rFonts w:ascii="Cambria Math" w:hAnsi="Cambria Math"/>
                <w:color w:val="000000"/>
                <w:sz w:val="21"/>
                <w:szCs w:val="21"/>
              </w:rPr>
              <m:t>C</m:t>
            </m:r>
            <m:d>
              <m:dPr>
                <m:ctrlPr>
                  <w:rPr>
                    <w:rFonts w:ascii="Cambria Math" w:hAnsi="Cambria Math"/>
                    <w:i/>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=1</m:t>
            </m:r>
          </m:e>
        </m:d>
      </m:oMath>
      <w:r w:rsidR="007D0D7A" w:rsidRPr="007D0D7A">
        <w:rPr>
          <w:color w:val="000000"/>
          <w:sz w:val="21"/>
          <w:szCs w:val="21"/>
        </w:rPr>
        <w:t xml:space="preserve"> </w:t>
      </w:r>
      <w:r w:rsidR="007D0D7A" w:rsidRPr="007D0D7A">
        <w:rPr>
          <w:color w:val="000000"/>
          <w:sz w:val="21"/>
          <w:szCs w:val="21"/>
        </w:rPr>
        <w:t>表示在第</w:t>
      </w:r>
      <w:r w:rsidR="007D0D7A" w:rsidRPr="007D0D7A">
        <w:rPr>
          <w:color w:val="000000"/>
          <w:sz w:val="21"/>
          <w:szCs w:val="21"/>
        </w:rPr>
        <w:t xml:space="preserve"> </w:t>
      </w:r>
      <m:oMath>
        <m:r>
          <w:rPr>
            <w:rFonts w:ascii="Cambria Math" w:hAnsi="Cambria Math"/>
            <w:color w:val="000000"/>
            <w:sz w:val="21"/>
            <w:szCs w:val="21"/>
          </w:rPr>
          <m:t>t</m:t>
        </m:r>
      </m:oMath>
      <w:r w:rsidR="007D0D7A" w:rsidRPr="007D0D7A">
        <w:rPr>
          <w:color w:val="000000"/>
          <w:sz w:val="21"/>
          <w:szCs w:val="21"/>
        </w:rPr>
        <w:t xml:space="preserve"> </w:t>
      </w:r>
      <w:r w:rsidR="007D0D7A" w:rsidRPr="007D0D7A">
        <w:rPr>
          <w:color w:val="000000"/>
          <w:sz w:val="21"/>
          <w:szCs w:val="21"/>
        </w:rPr>
        <w:t>步</w:t>
      </w:r>
      <w:r w:rsidR="00D46F76">
        <w:rPr>
          <w:rFonts w:hint="eastAsia"/>
          <w:color w:val="000000"/>
          <w:sz w:val="21"/>
          <w:szCs w:val="21"/>
        </w:rPr>
        <w:t>通信</w:t>
      </w:r>
      <w:r w:rsidR="007D0D7A" w:rsidRPr="007D0D7A">
        <w:rPr>
          <w:color w:val="000000"/>
          <w:sz w:val="21"/>
          <w:szCs w:val="21"/>
        </w:rPr>
        <w:t>图是否连通，则算法的</w:t>
      </w:r>
      <w:r w:rsidR="007D0D7A">
        <w:rPr>
          <w:rFonts w:hint="eastAsia"/>
          <w:color w:val="000000"/>
          <w:sz w:val="21"/>
          <w:szCs w:val="21"/>
        </w:rPr>
        <w:t>通信</w:t>
      </w:r>
      <w:r w:rsidR="007D0D7A" w:rsidRPr="007D0D7A">
        <w:rPr>
          <w:color w:val="000000"/>
          <w:sz w:val="21"/>
          <w:szCs w:val="21"/>
        </w:rPr>
        <w:t>连通率可定义为：</w:t>
      </w:r>
    </w:p>
    <w:p w14:paraId="477625D4" w14:textId="6664E6C0" w:rsidR="006D3428" w:rsidRPr="00A9585A" w:rsidRDefault="000A77FB" w:rsidP="006D3428">
      <w:pPr>
        <w:spacing w:line="360" w:lineRule="auto"/>
        <w:ind w:firstLineChars="196" w:firstLine="412"/>
        <w:rPr>
          <w:i/>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color w:val="000000"/>
                      <w:sz w:val="21"/>
                      <w:szCs w:val="21"/>
                    </w:rPr>
                    <m:t>R</m:t>
                  </m:r>
                </m:e>
                <m:sub>
                  <m:r>
                    <m:rPr>
                      <m:nor/>
                    </m:rPr>
                    <w:rPr>
                      <w:color w:val="000000"/>
                      <w:sz w:val="21"/>
                      <w:szCs w:val="21"/>
                    </w:rPr>
                    <m:t>conn</m:t>
                  </m:r>
                </m:sub>
              </m:sSub>
              <m:r>
                <w:rPr>
                  <w:rFonts w:ascii="Cambria Math" w:hAnsi="Cambria Math"/>
                  <w:color w:val="000000"/>
                  <w:sz w:val="21"/>
                  <w:szCs w:val="21"/>
                </w:rPr>
                <m:t>=</m:t>
              </m:r>
              <m:f>
                <m:fPr>
                  <m:ctrlPr>
                    <w:rPr>
                      <w:rFonts w:ascii="Cambria Math" w:hAnsi="Cambria Math"/>
                      <w:color w:val="000000"/>
                      <w:sz w:val="21"/>
                      <w:szCs w:val="21"/>
                    </w:rPr>
                  </m:ctrlPr>
                </m:fPr>
                <m:num>
                  <m:r>
                    <w:rPr>
                      <w:rFonts w:ascii="Cambria Math" w:hAnsi="Cambria Math"/>
                      <w:color w:val="000000"/>
                      <w:sz w:val="21"/>
                      <w:szCs w:val="21"/>
                    </w:rPr>
                    <m:t>1</m:t>
                  </m:r>
                  <m:ctrlPr>
                    <w:rPr>
                      <w:rFonts w:ascii="Cambria Math" w:hAnsi="Cambria Math"/>
                      <w:i/>
                      <w:color w:val="000000"/>
                      <w:sz w:val="21"/>
                      <w:szCs w:val="21"/>
                    </w:rPr>
                  </m:ctrlPr>
                </m:num>
                <m:den>
                  <m:r>
                    <w:rPr>
                      <w:rFonts w:ascii="Cambria Math" w:hAnsi="Cambria Math"/>
                      <w:color w:val="000000"/>
                      <w:sz w:val="21"/>
                      <w:szCs w:val="21"/>
                    </w:rPr>
                    <m:t>T</m:t>
                  </m:r>
                  <m:ctrlPr>
                    <w:rPr>
                      <w:rFonts w:ascii="Cambria Math" w:hAnsi="Cambria Math"/>
                      <w:i/>
                      <w:color w:val="000000"/>
                      <w:sz w:val="21"/>
                      <w:szCs w:val="21"/>
                    </w:rPr>
                  </m:ctrlPr>
                </m:den>
              </m:f>
              <m:nary>
                <m:naryPr>
                  <m:chr m:val="∑"/>
                  <m:ctrlPr>
                    <w:rPr>
                      <w:rFonts w:ascii="Cambria Math" w:hAnsi="Cambria Math"/>
                      <w:color w:val="000000"/>
                      <w:sz w:val="21"/>
                      <w:szCs w:val="21"/>
                    </w:rPr>
                  </m:ctrlPr>
                </m:naryPr>
                <m:sub>
                  <m:r>
                    <w:rPr>
                      <w:rFonts w:ascii="Cambria Math" w:hAnsi="Cambria Math"/>
                      <w:color w:val="000000"/>
                      <w:sz w:val="21"/>
                      <w:szCs w:val="21"/>
                    </w:rPr>
                    <m:t>t=1</m:t>
                  </m:r>
                  <m:ctrlPr>
                    <w:rPr>
                      <w:rFonts w:ascii="Cambria Math" w:hAnsi="Cambria Math"/>
                      <w:i/>
                      <w:color w:val="000000"/>
                      <w:sz w:val="21"/>
                      <w:szCs w:val="21"/>
                    </w:rPr>
                  </m:ctrlPr>
                </m:sub>
                <m:sup>
                  <m:r>
                    <w:rPr>
                      <w:rFonts w:ascii="Cambria Math" w:hAnsi="Cambria Math"/>
                      <w:color w:val="000000"/>
                      <w:sz w:val="21"/>
                      <w:szCs w:val="21"/>
                    </w:rPr>
                    <m:t>T</m:t>
                  </m:r>
                  <m:ctrlPr>
                    <w:rPr>
                      <w:rFonts w:ascii="Cambria Math" w:hAnsi="Cambria Math"/>
                      <w:i/>
                      <w:color w:val="000000"/>
                      <w:sz w:val="21"/>
                      <w:szCs w:val="21"/>
                    </w:rPr>
                  </m:ctrlPr>
                </m:sup>
                <m:e>
                  <m:r>
                    <w:rPr>
                      <w:rFonts w:ascii="Cambria Math" w:hAnsi="Cambria Math"/>
                      <w:color w:val="000000"/>
                      <w:sz w:val="21"/>
                      <w:szCs w:val="21"/>
                    </w:rPr>
                    <m:t>I</m:t>
                  </m:r>
                  <m:d>
                    <m:dPr>
                      <m:begChr m:val="["/>
                      <m:endChr m:val="]"/>
                      <m:ctrlPr>
                        <w:rPr>
                          <w:rFonts w:ascii="Cambria Math" w:hAnsi="Cambria Math"/>
                          <w:i/>
                          <w:color w:val="000000"/>
                          <w:sz w:val="21"/>
                          <w:szCs w:val="21"/>
                        </w:rPr>
                      </m:ctrlPr>
                    </m:dPr>
                    <m:e>
                      <m:r>
                        <w:rPr>
                          <w:rFonts w:ascii="Cambria Math" w:hAnsi="Cambria Math"/>
                          <w:color w:val="000000"/>
                          <w:sz w:val="21"/>
                          <w:szCs w:val="21"/>
                        </w:rPr>
                        <m:t>C</m:t>
                      </m:r>
                      <m:d>
                        <m:dPr>
                          <m:ctrlPr>
                            <w:rPr>
                              <w:rFonts w:ascii="Cambria Math" w:hAnsi="Cambria Math"/>
                              <w:i/>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=1</m:t>
                      </m:r>
                    </m:e>
                  </m:d>
                </m:e>
              </m:nary>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28</m:t>
                  </m:r>
                </m:e>
              </m:d>
            </m:e>
          </m:eqArr>
        </m:oMath>
      </m:oMathPara>
    </w:p>
    <w:p w14:paraId="21D3DCCC" w14:textId="2F837F4F" w:rsidR="00DF617D" w:rsidRDefault="006D3428" w:rsidP="00B269D8">
      <w:pPr>
        <w:spacing w:line="360" w:lineRule="auto"/>
        <w:ind w:firstLineChars="196" w:firstLine="412"/>
        <w:rPr>
          <w:color w:val="000000"/>
          <w:sz w:val="21"/>
          <w:szCs w:val="21"/>
        </w:rPr>
      </w:pPr>
      <w:r w:rsidRPr="00A9585A">
        <w:rPr>
          <w:color w:val="000000"/>
          <w:sz w:val="21"/>
          <w:szCs w:val="21"/>
        </w:rPr>
        <w:t>其中，</w:t>
      </w:r>
      <m:oMath>
        <m:r>
          <w:rPr>
            <w:rFonts w:ascii="Cambria Math" w:hAnsi="Cambria Math"/>
            <w:color w:val="000000"/>
            <w:sz w:val="21"/>
            <w:szCs w:val="21"/>
          </w:rPr>
          <m:t>I</m:t>
        </m:r>
        <m:d>
          <m:dPr>
            <m:begChr m:val="["/>
            <m:endChr m:val="]"/>
            <m:ctrlPr>
              <w:rPr>
                <w:rFonts w:ascii="Cambria Math" w:hAnsi="Cambria Math"/>
                <w:i/>
                <w:color w:val="000000"/>
                <w:sz w:val="21"/>
                <w:szCs w:val="21"/>
              </w:rPr>
            </m:ctrlPr>
          </m:dPr>
          <m:e>
            <m:r>
              <w:rPr>
                <w:rFonts w:ascii="Cambria Math" w:eastAsia="MS Gothic" w:hAnsi="Cambria Math" w:cs="MS Gothic" w:hint="eastAsia"/>
                <w:color w:val="000000"/>
                <w:sz w:val="21"/>
                <w:szCs w:val="21"/>
              </w:rPr>
              <m:t>⋅</m:t>
            </m:r>
          </m:e>
        </m:d>
      </m:oMath>
      <w:r w:rsidRPr="00A9585A">
        <w:rPr>
          <w:color w:val="000000"/>
          <w:sz w:val="21"/>
          <w:szCs w:val="21"/>
        </w:rPr>
        <w:t xml:space="preserve"> </w:t>
      </w:r>
      <w:r w:rsidRPr="00A9585A">
        <w:rPr>
          <w:color w:val="000000"/>
          <w:sz w:val="21"/>
          <w:szCs w:val="21"/>
        </w:rPr>
        <w:t>为指示函数，当括号内条件成立时取值为</w:t>
      </w:r>
      <w:r w:rsidRPr="00A9585A">
        <w:rPr>
          <w:color w:val="000000"/>
          <w:sz w:val="21"/>
          <w:szCs w:val="21"/>
        </w:rPr>
        <w:t xml:space="preserve"> 1</w:t>
      </w:r>
      <w:r w:rsidRPr="00A9585A">
        <w:rPr>
          <w:color w:val="000000"/>
          <w:sz w:val="21"/>
          <w:szCs w:val="21"/>
        </w:rPr>
        <w:t>，否则取值为</w:t>
      </w:r>
      <w:r w:rsidRPr="00A9585A">
        <w:rPr>
          <w:color w:val="000000"/>
          <w:sz w:val="21"/>
          <w:szCs w:val="21"/>
        </w:rPr>
        <w:t xml:space="preserve"> 0</w:t>
      </w:r>
      <w:r w:rsidRPr="00A9585A">
        <w:rPr>
          <w:color w:val="000000"/>
          <w:sz w:val="21"/>
          <w:szCs w:val="21"/>
        </w:rPr>
        <w:t>。</w:t>
      </w:r>
      <w:r w:rsidR="007D0D7A">
        <w:rPr>
          <w:rFonts w:hint="eastAsia"/>
          <w:color w:val="000000"/>
          <w:sz w:val="21"/>
          <w:szCs w:val="21"/>
        </w:rPr>
        <w:t>通信</w:t>
      </w:r>
      <w:r w:rsidRPr="00A9585A">
        <w:rPr>
          <w:color w:val="000000"/>
          <w:sz w:val="21"/>
          <w:szCs w:val="21"/>
        </w:rPr>
        <w:t>连通率越高，说明在算法执行过程中无人机网络保持连通的能力越强，也意味着算法在复杂环境下对局部干扰或障碍的适应性更好。</w:t>
      </w:r>
    </w:p>
    <w:p w14:paraId="64F7CDC0" w14:textId="5F7A77FC" w:rsidR="006D3428" w:rsidRPr="00A9585A" w:rsidRDefault="00A36F48" w:rsidP="00B269D8">
      <w:pPr>
        <w:spacing w:line="360" w:lineRule="auto"/>
        <w:ind w:firstLineChars="196" w:firstLine="412"/>
        <w:rPr>
          <w:color w:val="000000"/>
          <w:sz w:val="21"/>
          <w:szCs w:val="21"/>
        </w:rPr>
      </w:pPr>
      <w:r>
        <w:rPr>
          <w:rFonts w:hint="eastAsia"/>
          <w:color w:val="000000"/>
          <w:sz w:val="21"/>
          <w:szCs w:val="21"/>
        </w:rPr>
        <w:t>平均</w:t>
      </w:r>
      <w:r w:rsidR="00ED4D48">
        <w:rPr>
          <w:rFonts w:hint="eastAsia"/>
          <w:color w:val="000000"/>
          <w:sz w:val="21"/>
          <w:szCs w:val="21"/>
        </w:rPr>
        <w:t>到达</w:t>
      </w:r>
      <w:r w:rsidR="00D46F76">
        <w:rPr>
          <w:rFonts w:hint="eastAsia"/>
          <w:color w:val="000000"/>
          <w:sz w:val="21"/>
          <w:szCs w:val="21"/>
        </w:rPr>
        <w:t>时间</w:t>
      </w:r>
      <w:r>
        <w:rPr>
          <w:rFonts w:hint="eastAsia"/>
          <w:color w:val="000000"/>
          <w:sz w:val="21"/>
          <w:szCs w:val="21"/>
        </w:rPr>
        <w:t>为统计无人机集群中所有无人机从起始点到目标点的所</w:t>
      </w:r>
      <w:r w:rsidR="00D46F76">
        <w:rPr>
          <w:rFonts w:hint="eastAsia"/>
          <w:color w:val="000000"/>
          <w:sz w:val="21"/>
          <w:szCs w:val="21"/>
        </w:rPr>
        <w:t>使用</w:t>
      </w:r>
      <w:r>
        <w:rPr>
          <w:rFonts w:hint="eastAsia"/>
          <w:color w:val="000000"/>
          <w:sz w:val="21"/>
          <w:szCs w:val="21"/>
        </w:rPr>
        <w:t>时间的均值：</w:t>
      </w:r>
    </w:p>
    <w:p w14:paraId="068620AD" w14:textId="29748B62" w:rsidR="006D3428" w:rsidRPr="00A9585A" w:rsidRDefault="000A77FB" w:rsidP="006D342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acc>
                <m:accPr>
                  <m:chr m:val="̅"/>
                  <m:ctrlPr>
                    <w:rPr>
                      <w:rFonts w:ascii="Cambria Math" w:hAnsi="Cambria Math"/>
                      <w:i/>
                      <w:color w:val="000000"/>
                      <w:sz w:val="21"/>
                      <w:szCs w:val="21"/>
                    </w:rPr>
                  </m:ctrlPr>
                </m:accPr>
                <m:e>
                  <m:r>
                    <w:rPr>
                      <w:rFonts w:ascii="Cambria Math" w:hAnsi="Cambria Math"/>
                      <w:color w:val="000000"/>
                      <w:sz w:val="21"/>
                      <w:szCs w:val="21"/>
                    </w:rPr>
                    <m:t>T</m:t>
                  </m:r>
                </m:e>
              </m:acc>
              <m:r>
                <w:rPr>
                  <w:rFonts w:ascii="Cambria Math" w:hAnsi="Cambria Math"/>
                  <w:color w:val="000000"/>
                  <w:sz w:val="21"/>
                  <w:szCs w:val="21"/>
                </w:rPr>
                <m:t>=</m:t>
              </m:r>
              <m:f>
                <m:fPr>
                  <m:ctrlPr>
                    <w:rPr>
                      <w:rFonts w:ascii="Cambria Math" w:hAnsi="Cambria Math"/>
                      <w:i/>
                      <w:color w:val="000000"/>
                      <w:sz w:val="21"/>
                      <w:szCs w:val="21"/>
                    </w:rPr>
                  </m:ctrlPr>
                </m:fPr>
                <m:num>
                  <m:r>
                    <w:rPr>
                      <w:rFonts w:ascii="Cambria Math" w:hAnsi="Cambria Math"/>
                      <w:color w:val="000000"/>
                      <w:sz w:val="21"/>
                      <w:szCs w:val="21"/>
                    </w:rPr>
                    <m:t>1</m:t>
                  </m:r>
                </m:num>
                <m:den>
                  <m:r>
                    <w:rPr>
                      <w:rFonts w:ascii="Cambria Math" w:hAnsi="Cambria Math"/>
                      <w:color w:val="000000"/>
                      <w:sz w:val="21"/>
                      <w:szCs w:val="21"/>
                    </w:rPr>
                    <m:t>N</m:t>
                  </m:r>
                </m:den>
              </m:f>
              <m:nary>
                <m:naryPr>
                  <m:chr m:val="∑"/>
                  <m:ctrlPr>
                    <w:rPr>
                      <w:rFonts w:ascii="Cambria Math" w:hAnsi="Cambria Math"/>
                      <w:i/>
                      <w:color w:val="000000"/>
                      <w:sz w:val="21"/>
                      <w:szCs w:val="21"/>
                    </w:rPr>
                  </m:ctrlPr>
                </m:naryPr>
                <m:sub>
                  <m:r>
                    <w:rPr>
                      <w:rFonts w:ascii="Cambria Math" w:hAnsi="Cambria Math" w:hint="eastAsia"/>
                      <w:color w:val="000000"/>
                      <w:sz w:val="21"/>
                      <w:szCs w:val="21"/>
                    </w:rPr>
                    <m:t>i</m:t>
                  </m:r>
                  <m:r>
                    <w:rPr>
                      <w:rFonts w:ascii="Cambria Math" w:hAnsi="Cambria Math"/>
                      <w:color w:val="000000"/>
                      <w:sz w:val="21"/>
                      <w:szCs w:val="21"/>
                    </w:rPr>
                    <m:t>=1</m:t>
                  </m:r>
                </m:sub>
                <m:sup>
                  <m:r>
                    <w:rPr>
                      <w:rFonts w:ascii="Cambria Math" w:hAnsi="Cambria Math"/>
                      <w:color w:val="000000"/>
                      <w:sz w:val="21"/>
                      <w:szCs w:val="21"/>
                    </w:rPr>
                    <m:t>N</m:t>
                  </m:r>
                </m:sup>
                <m:e>
                  <m:sSub>
                    <m:sSubPr>
                      <m:ctrlPr>
                        <w:rPr>
                          <w:rFonts w:ascii="Cambria Math" w:hAnsi="Cambria Math"/>
                          <w:i/>
                          <w:color w:val="000000"/>
                          <w:sz w:val="21"/>
                          <w:szCs w:val="21"/>
                        </w:rPr>
                      </m:ctrlPr>
                    </m:sSubPr>
                    <m:e>
                      <m:r>
                        <w:rPr>
                          <w:rFonts w:ascii="Cambria Math" w:hAnsi="Cambria Math"/>
                          <w:color w:val="000000"/>
                          <w:sz w:val="21"/>
                          <w:szCs w:val="21"/>
                        </w:rPr>
                        <m:t>T</m:t>
                      </m:r>
                    </m:e>
                    <m:sub>
                      <m:r>
                        <w:rPr>
                          <w:rFonts w:ascii="Cambria Math" w:hAnsi="Cambria Math"/>
                          <w:color w:val="000000"/>
                          <w:sz w:val="21"/>
                          <w:szCs w:val="21"/>
                        </w:rPr>
                        <m:t>i</m:t>
                      </m:r>
                    </m:sub>
                  </m:sSub>
                </m:e>
              </m:nary>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29</m:t>
                  </m:r>
                </m:e>
              </m:d>
            </m:e>
          </m:eqArr>
        </m:oMath>
      </m:oMathPara>
    </w:p>
    <w:p w14:paraId="670A711D" w14:textId="052D3BF1" w:rsidR="006D3428" w:rsidRDefault="00B269D8" w:rsidP="006229EB">
      <w:pPr>
        <w:spacing w:line="360" w:lineRule="auto"/>
        <w:ind w:firstLineChars="196" w:firstLine="412"/>
        <w:rPr>
          <w:color w:val="000000"/>
          <w:sz w:val="21"/>
          <w:szCs w:val="21"/>
        </w:rPr>
      </w:pPr>
      <w:r w:rsidRPr="00A9585A">
        <w:rPr>
          <w:color w:val="000000"/>
          <w:sz w:val="21"/>
          <w:szCs w:val="21"/>
        </w:rPr>
        <w:t>该指标能够量化算法在全局路径规划过程中无人机网络的</w:t>
      </w:r>
      <w:r w:rsidR="00A36F48">
        <w:rPr>
          <w:rFonts w:hint="eastAsia"/>
          <w:color w:val="000000"/>
          <w:sz w:val="21"/>
          <w:szCs w:val="21"/>
        </w:rPr>
        <w:t>规划效率</w:t>
      </w:r>
      <w:r w:rsidRPr="00A9585A">
        <w:rPr>
          <w:color w:val="000000"/>
          <w:sz w:val="21"/>
          <w:szCs w:val="21"/>
        </w:rPr>
        <w:t>，数值越</w:t>
      </w:r>
      <w:r w:rsidR="00ED4D48">
        <w:rPr>
          <w:rFonts w:hint="eastAsia"/>
          <w:color w:val="000000"/>
          <w:sz w:val="21"/>
          <w:szCs w:val="21"/>
        </w:rPr>
        <w:t>小</w:t>
      </w:r>
      <w:r w:rsidR="00573C76">
        <w:rPr>
          <w:rFonts w:hint="eastAsia"/>
          <w:color w:val="000000"/>
          <w:sz w:val="21"/>
          <w:szCs w:val="21"/>
        </w:rPr>
        <w:t>代表</w:t>
      </w:r>
      <w:r w:rsidR="00A36F48">
        <w:rPr>
          <w:rFonts w:hint="eastAsia"/>
          <w:color w:val="000000"/>
          <w:sz w:val="21"/>
          <w:szCs w:val="21"/>
        </w:rPr>
        <w:t>算法整体的规划效率更高</w:t>
      </w:r>
      <w:r w:rsidRPr="00A9585A">
        <w:rPr>
          <w:color w:val="000000"/>
          <w:sz w:val="21"/>
          <w:szCs w:val="21"/>
        </w:rPr>
        <w:t>。</w:t>
      </w:r>
    </w:p>
    <w:p w14:paraId="3B595905" w14:textId="4A6FE344" w:rsidR="00404BF5" w:rsidRPr="00404BF5" w:rsidRDefault="00404BF5" w:rsidP="00234ACA">
      <w:pPr>
        <w:spacing w:line="360" w:lineRule="auto"/>
        <w:outlineLvl w:val="1"/>
        <w:rPr>
          <w:b/>
          <w:sz w:val="21"/>
          <w:szCs w:val="21"/>
        </w:rPr>
      </w:pPr>
      <w:r>
        <w:rPr>
          <w:b/>
          <w:sz w:val="21"/>
          <w:szCs w:val="21"/>
        </w:rPr>
        <w:t>4</w:t>
      </w:r>
      <w:r w:rsidRPr="00A9585A">
        <w:rPr>
          <w:rFonts w:hint="eastAsia"/>
          <w:b/>
          <w:sz w:val="21"/>
          <w:szCs w:val="21"/>
        </w:rPr>
        <w:t>.</w:t>
      </w:r>
      <w:r w:rsidR="00234ACA">
        <w:rPr>
          <w:b/>
          <w:sz w:val="21"/>
          <w:szCs w:val="21"/>
        </w:rPr>
        <w:t>3</w:t>
      </w:r>
      <w:r w:rsidRPr="00A9585A">
        <w:rPr>
          <w:rFonts w:hint="eastAsia"/>
          <w:b/>
          <w:sz w:val="21"/>
          <w:szCs w:val="21"/>
        </w:rPr>
        <w:t xml:space="preserve"> </w:t>
      </w:r>
      <w:r>
        <w:rPr>
          <w:rFonts w:hint="eastAsia"/>
          <w:b/>
          <w:sz w:val="21"/>
          <w:szCs w:val="21"/>
        </w:rPr>
        <w:t>建筑</w:t>
      </w:r>
      <w:r w:rsidR="000D246B">
        <w:rPr>
          <w:rFonts w:hint="eastAsia"/>
          <w:b/>
          <w:sz w:val="21"/>
          <w:szCs w:val="21"/>
        </w:rPr>
        <w:t>物</w:t>
      </w:r>
      <w:r w:rsidR="00B61D19">
        <w:rPr>
          <w:rFonts w:hint="eastAsia"/>
          <w:b/>
          <w:sz w:val="21"/>
          <w:szCs w:val="21"/>
        </w:rPr>
        <w:t>数量</w:t>
      </w:r>
      <w:r>
        <w:rPr>
          <w:rFonts w:hint="eastAsia"/>
          <w:b/>
          <w:sz w:val="21"/>
          <w:szCs w:val="21"/>
        </w:rPr>
        <w:t>影响</w:t>
      </w:r>
      <w:r w:rsidR="00CC0592">
        <w:rPr>
          <w:rFonts w:hint="eastAsia"/>
          <w:b/>
          <w:sz w:val="21"/>
          <w:szCs w:val="21"/>
        </w:rPr>
        <w:t>分析</w:t>
      </w:r>
    </w:p>
    <w:p w14:paraId="32F788A2" w14:textId="0D5CFDC3" w:rsidR="00D94C79" w:rsidRDefault="00A83B27" w:rsidP="00F33E9F">
      <w:pPr>
        <w:spacing w:line="360" w:lineRule="auto"/>
        <w:ind w:firstLineChars="196" w:firstLine="412"/>
        <w:rPr>
          <w:ins w:id="123" w:author="Lianghui Ding" w:date="2025-11-30T15:06:00Z"/>
          <w:color w:val="000000"/>
          <w:sz w:val="21"/>
          <w:szCs w:val="21"/>
        </w:rPr>
      </w:pPr>
      <w:r>
        <w:rPr>
          <w:rFonts w:hint="eastAsia"/>
          <w:color w:val="000000"/>
          <w:sz w:val="21"/>
          <w:szCs w:val="21"/>
        </w:rPr>
        <w:t>不同</w:t>
      </w:r>
      <w:r w:rsidR="00B61D19" w:rsidRPr="00B61D19">
        <w:rPr>
          <w:rFonts w:hint="eastAsia"/>
          <w:color w:val="000000"/>
          <w:sz w:val="21"/>
          <w:szCs w:val="21"/>
        </w:rPr>
        <w:t>算法</w:t>
      </w:r>
      <w:r w:rsidR="007D0D7A">
        <w:rPr>
          <w:rFonts w:hint="eastAsia"/>
          <w:color w:val="000000"/>
          <w:sz w:val="21"/>
          <w:szCs w:val="21"/>
        </w:rPr>
        <w:t>通信连通率</w:t>
      </w:r>
      <w:r w:rsidR="00B61D19" w:rsidRPr="00B61D19">
        <w:rPr>
          <w:rFonts w:hint="eastAsia"/>
          <w:color w:val="000000"/>
          <w:sz w:val="21"/>
          <w:szCs w:val="21"/>
        </w:rPr>
        <w:t>与平均</w:t>
      </w:r>
      <w:r w:rsidR="00B61D19">
        <w:rPr>
          <w:rFonts w:hint="eastAsia"/>
          <w:color w:val="000000"/>
          <w:sz w:val="21"/>
          <w:szCs w:val="21"/>
        </w:rPr>
        <w:t>到达</w:t>
      </w:r>
      <w:r w:rsidR="00F33E9F">
        <w:rPr>
          <w:rFonts w:hint="eastAsia"/>
          <w:color w:val="000000"/>
          <w:sz w:val="21"/>
          <w:szCs w:val="21"/>
        </w:rPr>
        <w:t>时间</w:t>
      </w:r>
      <w:r>
        <w:rPr>
          <w:rFonts w:hint="eastAsia"/>
          <w:color w:val="000000"/>
          <w:sz w:val="21"/>
          <w:szCs w:val="21"/>
        </w:rPr>
        <w:t>随</w:t>
      </w:r>
      <w:r w:rsidRPr="00B61D19">
        <w:rPr>
          <w:rFonts w:hint="eastAsia"/>
          <w:color w:val="000000"/>
          <w:sz w:val="21"/>
          <w:szCs w:val="21"/>
        </w:rPr>
        <w:t>建筑数量</w:t>
      </w:r>
      <w:r>
        <w:rPr>
          <w:rFonts w:hint="eastAsia"/>
          <w:color w:val="000000"/>
          <w:sz w:val="21"/>
          <w:szCs w:val="21"/>
        </w:rPr>
        <w:t>的</w:t>
      </w:r>
      <w:r w:rsidR="00B61D19" w:rsidRPr="00B61D19">
        <w:rPr>
          <w:rFonts w:hint="eastAsia"/>
          <w:color w:val="000000"/>
          <w:sz w:val="21"/>
          <w:szCs w:val="21"/>
        </w:rPr>
        <w:t>变化</w:t>
      </w:r>
      <w:r>
        <w:rPr>
          <w:rFonts w:hint="eastAsia"/>
          <w:color w:val="000000"/>
          <w:sz w:val="21"/>
          <w:szCs w:val="21"/>
        </w:rPr>
        <w:t>如</w:t>
      </w:r>
      <w:r w:rsidRPr="00B61D19">
        <w:rPr>
          <w:rFonts w:hint="eastAsia"/>
          <w:color w:val="000000"/>
          <w:sz w:val="21"/>
          <w:szCs w:val="21"/>
        </w:rPr>
        <w:t>图</w:t>
      </w:r>
      <w:r>
        <w:rPr>
          <w:color w:val="000000"/>
          <w:sz w:val="21"/>
          <w:szCs w:val="21"/>
        </w:rPr>
        <w:t>3-</w:t>
      </w:r>
      <w:r w:rsidRPr="00B61D19">
        <w:rPr>
          <w:rFonts w:hint="eastAsia"/>
          <w:color w:val="000000"/>
          <w:sz w:val="21"/>
          <w:szCs w:val="21"/>
        </w:rPr>
        <w:t>(a)</w:t>
      </w:r>
      <w:r w:rsidRPr="00B61D19">
        <w:rPr>
          <w:rFonts w:hint="eastAsia"/>
          <w:color w:val="000000"/>
          <w:sz w:val="21"/>
          <w:szCs w:val="21"/>
        </w:rPr>
        <w:t>与图</w:t>
      </w:r>
      <w:r>
        <w:rPr>
          <w:color w:val="000000"/>
          <w:sz w:val="21"/>
          <w:szCs w:val="21"/>
        </w:rPr>
        <w:t>3-</w:t>
      </w:r>
      <w:r w:rsidRPr="00B61D19">
        <w:rPr>
          <w:rFonts w:hint="eastAsia"/>
          <w:color w:val="000000"/>
          <w:sz w:val="21"/>
          <w:szCs w:val="21"/>
        </w:rPr>
        <w:t>(b)</w:t>
      </w:r>
      <w:r>
        <w:rPr>
          <w:rFonts w:hint="eastAsia"/>
          <w:color w:val="000000"/>
          <w:sz w:val="21"/>
          <w:szCs w:val="21"/>
        </w:rPr>
        <w:t>所示</w:t>
      </w:r>
      <w:r w:rsidR="00B61D19" w:rsidRPr="00B61D19">
        <w:rPr>
          <w:rFonts w:hint="eastAsia"/>
          <w:color w:val="000000"/>
          <w:sz w:val="21"/>
          <w:szCs w:val="21"/>
        </w:rPr>
        <w:t>。</w:t>
      </w:r>
      <w:r w:rsidR="00252CCE">
        <w:rPr>
          <w:rFonts w:hint="eastAsia"/>
          <w:color w:val="000000"/>
          <w:sz w:val="21"/>
          <w:szCs w:val="21"/>
        </w:rPr>
        <w:t>由图可见</w:t>
      </w:r>
      <w:r w:rsidR="00B61D19" w:rsidRPr="00B61D19">
        <w:rPr>
          <w:rFonts w:hint="eastAsia"/>
          <w:color w:val="000000"/>
          <w:sz w:val="21"/>
          <w:szCs w:val="21"/>
        </w:rPr>
        <w:t>，</w:t>
      </w:r>
      <w:r w:rsidR="008C416E">
        <w:rPr>
          <w:rFonts w:hint="eastAsia"/>
          <w:color w:val="000000"/>
          <w:sz w:val="21"/>
          <w:szCs w:val="21"/>
        </w:rPr>
        <w:t>所有算法的连通率</w:t>
      </w:r>
      <w:r w:rsidR="00B61D19" w:rsidRPr="00B61D19">
        <w:rPr>
          <w:rFonts w:hint="eastAsia"/>
          <w:color w:val="000000"/>
          <w:sz w:val="21"/>
          <w:szCs w:val="21"/>
        </w:rPr>
        <w:t>随着建筑</w:t>
      </w:r>
      <w:r w:rsidR="00624D7D">
        <w:rPr>
          <w:rFonts w:hint="eastAsia"/>
          <w:color w:val="000000"/>
          <w:sz w:val="21"/>
          <w:szCs w:val="21"/>
        </w:rPr>
        <w:t>数量增加</w:t>
      </w:r>
      <w:r w:rsidR="008C416E">
        <w:rPr>
          <w:rFonts w:hint="eastAsia"/>
          <w:color w:val="000000"/>
          <w:sz w:val="21"/>
          <w:szCs w:val="21"/>
        </w:rPr>
        <w:t>而下降</w:t>
      </w:r>
      <w:r w:rsidR="00B61D19" w:rsidRPr="00B61D19">
        <w:rPr>
          <w:rFonts w:hint="eastAsia"/>
          <w:color w:val="000000"/>
          <w:sz w:val="21"/>
          <w:szCs w:val="21"/>
        </w:rPr>
        <w:t>，</w:t>
      </w:r>
      <w:r w:rsidR="00820FAD">
        <w:rPr>
          <w:rFonts w:hint="eastAsia"/>
          <w:color w:val="000000"/>
          <w:sz w:val="21"/>
          <w:szCs w:val="21"/>
        </w:rPr>
        <w:t>到达时间</w:t>
      </w:r>
      <w:r w:rsidR="008C416E" w:rsidRPr="00B61D19">
        <w:rPr>
          <w:rFonts w:hint="eastAsia"/>
          <w:color w:val="000000"/>
          <w:sz w:val="21"/>
          <w:szCs w:val="21"/>
        </w:rPr>
        <w:t>随着建筑</w:t>
      </w:r>
      <w:r w:rsidR="008C416E">
        <w:rPr>
          <w:rFonts w:hint="eastAsia"/>
          <w:color w:val="000000"/>
          <w:sz w:val="21"/>
          <w:szCs w:val="21"/>
        </w:rPr>
        <w:t>数量增加而增加</w:t>
      </w:r>
      <w:r w:rsidR="00820FAD">
        <w:rPr>
          <w:rFonts w:hint="eastAsia"/>
          <w:color w:val="000000"/>
          <w:sz w:val="21"/>
          <w:szCs w:val="21"/>
        </w:rPr>
        <w:t>。</w:t>
      </w:r>
    </w:p>
    <w:p w14:paraId="030E2678" w14:textId="6725C1FA" w:rsidR="00D94C79" w:rsidRDefault="0071107C" w:rsidP="00F33E9F">
      <w:pPr>
        <w:spacing w:line="360" w:lineRule="auto"/>
        <w:ind w:firstLineChars="196" w:firstLine="412"/>
        <w:rPr>
          <w:color w:val="000000"/>
          <w:sz w:val="21"/>
          <w:szCs w:val="21"/>
        </w:rPr>
      </w:pPr>
      <w:r>
        <w:rPr>
          <w:rFonts w:hint="eastAsia"/>
          <w:color w:val="000000"/>
          <w:sz w:val="21"/>
          <w:szCs w:val="21"/>
        </w:rPr>
        <w:t>从</w:t>
      </w:r>
      <w:r w:rsidR="00AC4413">
        <w:rPr>
          <w:rFonts w:hint="eastAsia"/>
          <w:color w:val="000000"/>
          <w:sz w:val="21"/>
          <w:szCs w:val="21"/>
        </w:rPr>
        <w:t>通信</w:t>
      </w:r>
      <w:r>
        <w:rPr>
          <w:rFonts w:hint="eastAsia"/>
          <w:color w:val="000000"/>
          <w:sz w:val="21"/>
          <w:szCs w:val="21"/>
        </w:rPr>
        <w:t>连通率来看，</w:t>
      </w:r>
      <w:r w:rsidR="00D94C79">
        <w:rPr>
          <w:rFonts w:hint="eastAsia"/>
          <w:color w:val="000000"/>
          <w:sz w:val="21"/>
          <w:szCs w:val="21"/>
        </w:rPr>
        <w:t>本文</w:t>
      </w:r>
      <w:r w:rsidR="00820FAD" w:rsidRPr="00820FAD">
        <w:rPr>
          <w:color w:val="000000"/>
          <w:sz w:val="21"/>
          <w:szCs w:val="21"/>
        </w:rPr>
        <w:t>所提</w:t>
      </w:r>
      <w:r w:rsidR="00D94C79">
        <w:rPr>
          <w:rFonts w:hint="eastAsia"/>
          <w:color w:val="000000"/>
          <w:sz w:val="21"/>
          <w:szCs w:val="21"/>
        </w:rPr>
        <w:t>出的</w:t>
      </w:r>
      <w:r w:rsidR="00820FAD" w:rsidRPr="00820FAD">
        <w:rPr>
          <w:color w:val="000000"/>
          <w:sz w:val="21"/>
          <w:szCs w:val="21"/>
        </w:rPr>
        <w:t xml:space="preserve"> </w:t>
      </w:r>
      <w:r w:rsidR="00820FAD" w:rsidRPr="00F33E9F">
        <w:rPr>
          <w:color w:val="000000"/>
          <w:sz w:val="21"/>
          <w:szCs w:val="21"/>
        </w:rPr>
        <w:t>C-RRT*-APF</w:t>
      </w:r>
      <w:r w:rsidR="00D94C79">
        <w:rPr>
          <w:rFonts w:hint="eastAsia"/>
          <w:color w:val="000000"/>
          <w:sz w:val="21"/>
          <w:szCs w:val="21"/>
        </w:rPr>
        <w:t>算法在所有场景下最高</w:t>
      </w:r>
      <w:r w:rsidR="00F33E9F">
        <w:rPr>
          <w:rFonts w:hint="eastAsia"/>
          <w:color w:val="000000"/>
          <w:sz w:val="21"/>
          <w:szCs w:val="21"/>
        </w:rPr>
        <w:t>，</w:t>
      </w:r>
      <w:r w:rsidR="00D94C79" w:rsidRPr="00820FAD">
        <w:rPr>
          <w:color w:val="000000"/>
          <w:sz w:val="21"/>
          <w:szCs w:val="21"/>
        </w:rPr>
        <w:t>这主要得益于其全局层的簇间关键点引导能有效规避建筑遮挡与强干扰区域，局部</w:t>
      </w:r>
      <w:r w:rsidR="00782F89">
        <w:rPr>
          <w:rFonts w:hint="eastAsia"/>
          <w:color w:val="000000"/>
          <w:sz w:val="21"/>
          <w:szCs w:val="21"/>
        </w:rPr>
        <w:t>规划中</w:t>
      </w:r>
      <w:r w:rsidR="00D94C79" w:rsidRPr="00820FAD">
        <w:rPr>
          <w:color w:val="000000"/>
          <w:sz w:val="21"/>
          <w:szCs w:val="21"/>
        </w:rPr>
        <w:t xml:space="preserve"> MBST-APF </w:t>
      </w:r>
      <w:r w:rsidR="00D94C79" w:rsidRPr="00820FAD">
        <w:rPr>
          <w:color w:val="000000"/>
          <w:sz w:val="21"/>
          <w:szCs w:val="21"/>
        </w:rPr>
        <w:t>能持续维持关键链路的</w:t>
      </w:r>
      <w:r w:rsidR="00D94C79" w:rsidRPr="00820FAD">
        <w:rPr>
          <w:color w:val="000000"/>
          <w:sz w:val="21"/>
          <w:szCs w:val="21"/>
        </w:rPr>
        <w:t>SINR</w:t>
      </w:r>
      <w:r w:rsidR="00D94C79" w:rsidRPr="00820FAD">
        <w:rPr>
          <w:color w:val="000000"/>
          <w:sz w:val="21"/>
          <w:szCs w:val="21"/>
        </w:rPr>
        <w:t>，使得在绕行障碍时仍能保持通信拓扑不被破坏。相比之下，</w:t>
      </w:r>
      <w:r w:rsidR="00D94C79" w:rsidRPr="00F33E9F">
        <w:rPr>
          <w:color w:val="000000"/>
          <w:sz w:val="21"/>
          <w:szCs w:val="21"/>
        </w:rPr>
        <w:t>CMUPF</w:t>
      </w:r>
      <w:r w:rsidR="00D94C79" w:rsidRPr="00820FAD">
        <w:rPr>
          <w:color w:val="000000"/>
          <w:sz w:val="21"/>
          <w:szCs w:val="21"/>
        </w:rPr>
        <w:t xml:space="preserve"> </w:t>
      </w:r>
      <w:r w:rsidR="00D94C79" w:rsidRPr="00820FAD">
        <w:rPr>
          <w:color w:val="000000"/>
          <w:sz w:val="21"/>
          <w:szCs w:val="21"/>
        </w:rPr>
        <w:t>虽具备拓扑恢复能力，但</w:t>
      </w:r>
      <w:r w:rsidR="00D94C79">
        <w:rPr>
          <w:rFonts w:hint="eastAsia"/>
          <w:color w:val="000000"/>
          <w:sz w:val="21"/>
          <w:szCs w:val="21"/>
        </w:rPr>
        <w:t>在复杂场景下，多源势场耦合导致其</w:t>
      </w:r>
      <w:r w:rsidR="00D94C79" w:rsidRPr="00820FAD">
        <w:rPr>
          <w:color w:val="000000"/>
          <w:sz w:val="21"/>
          <w:szCs w:val="21"/>
        </w:rPr>
        <w:t>对建筑</w:t>
      </w:r>
      <w:r w:rsidR="00D94C79">
        <w:rPr>
          <w:rFonts w:hint="eastAsia"/>
          <w:color w:val="000000"/>
          <w:sz w:val="21"/>
          <w:szCs w:val="21"/>
        </w:rPr>
        <w:t>数量</w:t>
      </w:r>
      <w:r w:rsidR="00D94C79" w:rsidRPr="00820FAD">
        <w:rPr>
          <w:color w:val="000000"/>
          <w:sz w:val="21"/>
          <w:szCs w:val="21"/>
        </w:rPr>
        <w:t>敏感，</w:t>
      </w:r>
      <w:r w:rsidR="00C963EF">
        <w:rPr>
          <w:rFonts w:hint="eastAsia"/>
          <w:color w:val="000000"/>
          <w:sz w:val="21"/>
          <w:szCs w:val="21"/>
        </w:rPr>
        <w:t>导致</w:t>
      </w:r>
      <w:r w:rsidR="00D94C79" w:rsidRPr="00820FAD">
        <w:rPr>
          <w:color w:val="000000"/>
          <w:sz w:val="21"/>
          <w:szCs w:val="21"/>
        </w:rPr>
        <w:t>部分链路频繁失效</w:t>
      </w:r>
      <w:r w:rsidR="00C963EF">
        <w:rPr>
          <w:rFonts w:hint="eastAsia"/>
          <w:color w:val="000000"/>
          <w:sz w:val="21"/>
          <w:szCs w:val="21"/>
        </w:rPr>
        <w:t>。由于</w:t>
      </w:r>
      <w:r w:rsidR="00C963EF" w:rsidRPr="00820FAD">
        <w:rPr>
          <w:color w:val="000000"/>
          <w:sz w:val="21"/>
          <w:szCs w:val="21"/>
        </w:rPr>
        <w:t>对通信保持</w:t>
      </w:r>
      <w:r w:rsidR="00C963EF">
        <w:rPr>
          <w:rFonts w:hint="eastAsia"/>
          <w:color w:val="000000"/>
          <w:sz w:val="21"/>
          <w:szCs w:val="21"/>
        </w:rPr>
        <w:t>约束</w:t>
      </w:r>
      <w:r w:rsidR="0037580B">
        <w:rPr>
          <w:rFonts w:hint="eastAsia"/>
          <w:color w:val="000000"/>
          <w:sz w:val="21"/>
          <w:szCs w:val="21"/>
        </w:rPr>
        <w:t>效果不足或者未对其进行约束</w:t>
      </w:r>
      <w:r w:rsidR="00C963EF">
        <w:rPr>
          <w:rFonts w:hint="eastAsia"/>
          <w:color w:val="000000"/>
          <w:sz w:val="21"/>
          <w:szCs w:val="21"/>
        </w:rPr>
        <w:t>，</w:t>
      </w:r>
      <w:r w:rsidR="00C963EF" w:rsidRPr="00F33E9F">
        <w:rPr>
          <w:color w:val="000000"/>
          <w:sz w:val="21"/>
          <w:szCs w:val="21"/>
        </w:rPr>
        <w:t>PPSwarm</w:t>
      </w:r>
      <w:r w:rsidR="00C963EF" w:rsidRPr="00820FAD">
        <w:rPr>
          <w:color w:val="000000"/>
          <w:sz w:val="21"/>
          <w:szCs w:val="21"/>
        </w:rPr>
        <w:t xml:space="preserve"> </w:t>
      </w:r>
      <w:r w:rsidR="00C963EF" w:rsidRPr="00820FAD">
        <w:rPr>
          <w:color w:val="000000"/>
          <w:sz w:val="21"/>
          <w:szCs w:val="21"/>
        </w:rPr>
        <w:t>与</w:t>
      </w:r>
      <w:r w:rsidR="00C963EF" w:rsidRPr="00820FAD">
        <w:rPr>
          <w:color w:val="000000"/>
          <w:sz w:val="21"/>
          <w:szCs w:val="21"/>
        </w:rPr>
        <w:t xml:space="preserve"> </w:t>
      </w:r>
      <w:r w:rsidR="00C963EF" w:rsidRPr="00F33E9F">
        <w:rPr>
          <w:color w:val="000000"/>
          <w:sz w:val="21"/>
          <w:szCs w:val="21"/>
        </w:rPr>
        <w:t>K-CBS</w:t>
      </w:r>
      <w:r w:rsidR="00C963EF" w:rsidRPr="00820FAD">
        <w:rPr>
          <w:color w:val="000000"/>
          <w:sz w:val="21"/>
          <w:szCs w:val="21"/>
        </w:rPr>
        <w:t xml:space="preserve"> </w:t>
      </w:r>
      <w:r w:rsidR="00C963EF" w:rsidRPr="00820FAD">
        <w:rPr>
          <w:color w:val="000000"/>
          <w:sz w:val="21"/>
          <w:szCs w:val="21"/>
        </w:rPr>
        <w:t>连通率较低</w:t>
      </w:r>
      <w:r w:rsidR="00F5231E">
        <w:rPr>
          <w:rFonts w:hint="eastAsia"/>
          <w:color w:val="000000"/>
          <w:sz w:val="21"/>
          <w:szCs w:val="21"/>
        </w:rPr>
        <w:t>。</w:t>
      </w:r>
      <w:r w:rsidR="0042338B" w:rsidRPr="00820FAD">
        <w:rPr>
          <w:color w:val="000000"/>
          <w:sz w:val="21"/>
          <w:szCs w:val="21"/>
        </w:rPr>
        <w:t>由于缺乏全局引导与链路保持机制，</w:t>
      </w:r>
      <w:r w:rsidR="0042338B" w:rsidRPr="00F33E9F">
        <w:rPr>
          <w:color w:val="000000"/>
          <w:sz w:val="21"/>
          <w:szCs w:val="21"/>
        </w:rPr>
        <w:t>APF</w:t>
      </w:r>
      <w:r w:rsidR="0042338B">
        <w:rPr>
          <w:rFonts w:hint="eastAsia"/>
          <w:color w:val="000000"/>
          <w:sz w:val="21"/>
          <w:szCs w:val="21"/>
        </w:rPr>
        <w:t>算法</w:t>
      </w:r>
      <w:r w:rsidR="0042338B" w:rsidRPr="00820FAD">
        <w:rPr>
          <w:color w:val="000000"/>
          <w:sz w:val="21"/>
          <w:szCs w:val="21"/>
        </w:rPr>
        <w:t>通信保持性能最差</w:t>
      </w:r>
      <w:r w:rsidR="0042338B">
        <w:rPr>
          <w:rFonts w:hint="eastAsia"/>
          <w:color w:val="000000"/>
          <w:sz w:val="21"/>
          <w:szCs w:val="21"/>
        </w:rPr>
        <w:t>。</w:t>
      </w:r>
    </w:p>
    <w:p w14:paraId="38B0AF66" w14:textId="34FAD8A8" w:rsidR="003A0DB3" w:rsidRPr="00A9585A" w:rsidRDefault="00DB015B" w:rsidP="00BF3D34">
      <w:pPr>
        <w:spacing w:line="360" w:lineRule="auto"/>
        <w:ind w:firstLineChars="196" w:firstLine="412"/>
        <w:rPr>
          <w:color w:val="000000"/>
          <w:sz w:val="21"/>
          <w:szCs w:val="21"/>
        </w:rPr>
      </w:pPr>
      <w:r w:rsidRPr="00DB015B">
        <w:rPr>
          <w:color w:val="000000"/>
          <w:sz w:val="21"/>
          <w:szCs w:val="21"/>
        </w:rPr>
        <w:t>从平均到达时间来看，</w:t>
      </w:r>
      <w:r w:rsidRPr="00DB015B">
        <w:rPr>
          <w:color w:val="000000"/>
          <w:sz w:val="21"/>
          <w:szCs w:val="21"/>
        </w:rPr>
        <w:t>C-RRT*-APF</w:t>
      </w:r>
      <w:r w:rsidRPr="00DB015B">
        <w:rPr>
          <w:color w:val="000000"/>
          <w:sz w:val="21"/>
          <w:szCs w:val="21"/>
        </w:rPr>
        <w:t>算法在各建筑数量下均低于</w:t>
      </w:r>
      <w:r w:rsidRPr="00DB015B">
        <w:rPr>
          <w:color w:val="000000"/>
          <w:sz w:val="21"/>
          <w:szCs w:val="21"/>
        </w:rPr>
        <w:t>APF</w:t>
      </w:r>
      <w:r w:rsidRPr="00DB015B">
        <w:rPr>
          <w:color w:val="000000"/>
          <w:sz w:val="21"/>
          <w:szCs w:val="21"/>
        </w:rPr>
        <w:t>和</w:t>
      </w:r>
      <w:r w:rsidRPr="00DB015B">
        <w:rPr>
          <w:color w:val="000000"/>
          <w:sz w:val="21"/>
          <w:szCs w:val="21"/>
        </w:rPr>
        <w:t>CMUPF</w:t>
      </w:r>
      <w:r w:rsidRPr="00DB015B">
        <w:rPr>
          <w:color w:val="000000"/>
          <w:sz w:val="21"/>
          <w:szCs w:val="21"/>
        </w:rPr>
        <w:t>，略高于</w:t>
      </w:r>
      <w:r w:rsidRPr="00DB015B">
        <w:rPr>
          <w:color w:val="000000"/>
          <w:sz w:val="21"/>
          <w:szCs w:val="21"/>
        </w:rPr>
        <w:t>PPSwarm</w:t>
      </w:r>
      <w:r w:rsidRPr="00DB015B">
        <w:rPr>
          <w:color w:val="000000"/>
          <w:sz w:val="21"/>
          <w:szCs w:val="21"/>
        </w:rPr>
        <w:t>和</w:t>
      </w:r>
      <w:r w:rsidRPr="00DB015B">
        <w:rPr>
          <w:color w:val="000000"/>
          <w:sz w:val="21"/>
          <w:szCs w:val="21"/>
        </w:rPr>
        <w:t>K-CBS</w:t>
      </w:r>
      <w:r w:rsidRPr="00DB015B">
        <w:rPr>
          <w:color w:val="000000"/>
          <w:sz w:val="21"/>
          <w:szCs w:val="21"/>
        </w:rPr>
        <w:t>。这主要得益于其分簇与全局关键点引导结合局部</w:t>
      </w:r>
      <w:r w:rsidRPr="00DB015B">
        <w:rPr>
          <w:color w:val="000000"/>
          <w:sz w:val="21"/>
          <w:szCs w:val="21"/>
        </w:rPr>
        <w:t>MBST-APF</w:t>
      </w:r>
      <w:r w:rsidRPr="00DB015B">
        <w:rPr>
          <w:color w:val="000000"/>
          <w:sz w:val="21"/>
          <w:szCs w:val="21"/>
        </w:rPr>
        <w:t>的规划机制，在路径规划过程中能够有效降低多源势场耦合，从而减少震荡和局部极小值死锁的发生，使路径规划效率明显高于</w:t>
      </w:r>
      <w:r w:rsidRPr="00DB015B">
        <w:rPr>
          <w:color w:val="000000"/>
          <w:sz w:val="21"/>
          <w:szCs w:val="21"/>
        </w:rPr>
        <w:t>APF</w:t>
      </w:r>
      <w:r w:rsidRPr="00DB015B">
        <w:rPr>
          <w:color w:val="000000"/>
          <w:sz w:val="21"/>
          <w:szCs w:val="21"/>
        </w:rPr>
        <w:t>和</w:t>
      </w:r>
      <w:r w:rsidRPr="00DB015B">
        <w:rPr>
          <w:color w:val="000000"/>
          <w:sz w:val="21"/>
          <w:szCs w:val="21"/>
        </w:rPr>
        <w:t>CMUPF</w:t>
      </w:r>
      <w:r w:rsidRPr="00DB015B">
        <w:rPr>
          <w:color w:val="000000"/>
          <w:sz w:val="21"/>
          <w:szCs w:val="21"/>
        </w:rPr>
        <w:t>。</w:t>
      </w:r>
      <w:r w:rsidRPr="00DB015B">
        <w:rPr>
          <w:color w:val="000000"/>
          <w:sz w:val="21"/>
          <w:szCs w:val="21"/>
        </w:rPr>
        <w:lastRenderedPageBreak/>
        <w:t>相比之下，</w:t>
      </w:r>
      <w:r w:rsidRPr="00DB015B">
        <w:rPr>
          <w:color w:val="000000"/>
          <w:sz w:val="21"/>
          <w:szCs w:val="21"/>
        </w:rPr>
        <w:t>PPSwarm</w:t>
      </w:r>
      <w:r w:rsidRPr="00DB015B">
        <w:rPr>
          <w:color w:val="000000"/>
          <w:sz w:val="21"/>
          <w:szCs w:val="21"/>
        </w:rPr>
        <w:t>和</w:t>
      </w:r>
      <w:r w:rsidRPr="00DB015B">
        <w:rPr>
          <w:color w:val="000000"/>
          <w:sz w:val="21"/>
          <w:szCs w:val="21"/>
        </w:rPr>
        <w:t>K-CBS</w:t>
      </w:r>
      <w:r w:rsidRPr="00DB015B">
        <w:rPr>
          <w:color w:val="000000"/>
          <w:sz w:val="21"/>
          <w:szCs w:val="21"/>
        </w:rPr>
        <w:t>依赖全局先验信息进行路径规划，且对通信保持约束不足，因此平均到达时间较短；其中</w:t>
      </w:r>
      <w:r w:rsidRPr="00DB015B">
        <w:rPr>
          <w:color w:val="000000"/>
          <w:sz w:val="21"/>
          <w:szCs w:val="21"/>
        </w:rPr>
        <w:t>PPSwarm</w:t>
      </w:r>
      <w:r w:rsidRPr="00DB015B">
        <w:rPr>
          <w:color w:val="000000"/>
          <w:sz w:val="21"/>
          <w:szCs w:val="21"/>
        </w:rPr>
        <w:t>进一步通过路径开销优化函数降低了到达时间，使其略优于</w:t>
      </w:r>
      <w:r w:rsidRPr="00DB015B">
        <w:rPr>
          <w:color w:val="000000"/>
          <w:sz w:val="21"/>
          <w:szCs w:val="21"/>
        </w:rPr>
        <w:t>K-CBS</w:t>
      </w:r>
      <w:r w:rsidRPr="00DB015B">
        <w:rPr>
          <w:color w:val="000000"/>
          <w:sz w:val="21"/>
          <w:szCs w:val="21"/>
        </w:rPr>
        <w:t>。</w:t>
      </w:r>
      <w:r w:rsidRPr="00DB015B">
        <w:rPr>
          <w:color w:val="000000"/>
          <w:sz w:val="21"/>
          <w:szCs w:val="21"/>
        </w:rPr>
        <w:t>CMUPF</w:t>
      </w:r>
      <w:r w:rsidRPr="00DB015B">
        <w:rPr>
          <w:color w:val="000000"/>
          <w:sz w:val="21"/>
          <w:szCs w:val="21"/>
        </w:rPr>
        <w:t>算法随着建筑数量增加，其平均到达时间呈明显增长趋势，这是由于多源势场耦合加剧，在狭小区域易产生拥挤震荡，导致路径效率下降。</w:t>
      </w:r>
      <w:r w:rsidRPr="00DB015B">
        <w:rPr>
          <w:color w:val="000000"/>
          <w:sz w:val="21"/>
          <w:szCs w:val="21"/>
        </w:rPr>
        <w:t>APF</w:t>
      </w:r>
      <w:r w:rsidRPr="00DB015B">
        <w:rPr>
          <w:color w:val="000000"/>
          <w:sz w:val="21"/>
          <w:szCs w:val="21"/>
        </w:rPr>
        <w:t>算法约束较少，但在复杂场景下容易陷入局部极小值，因此平均到达时间较长。</w:t>
      </w:r>
    </w:p>
    <w:tbl>
      <w:tblPr>
        <w:tblStyle w:val="af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4394"/>
      </w:tblGrid>
      <w:tr w:rsidR="00AC79EA" w:rsidRPr="00B37674" w14:paraId="7491A69A" w14:textId="77777777" w:rsidTr="00AC79EA">
        <w:tc>
          <w:tcPr>
            <w:tcW w:w="4394" w:type="dxa"/>
            <w:vAlign w:val="center"/>
          </w:tcPr>
          <w:p w14:paraId="68EC4E72" w14:textId="77777777" w:rsidR="00B37674" w:rsidRPr="00B37674" w:rsidRDefault="00B37674" w:rsidP="00B37674">
            <w:pPr>
              <w:pStyle w:val="aff0"/>
            </w:pPr>
            <w:bookmarkStart w:id="124" w:name="_Hlk212806974"/>
            <w:r w:rsidRPr="00B37674">
              <w:rPr>
                <w:rFonts w:hint="eastAsia"/>
                <w:noProof/>
              </w:rPr>
              <w:drawing>
                <wp:inline distT="0" distB="0" distL="0" distR="0" wp14:anchorId="67D6C857" wp14:editId="31043771">
                  <wp:extent cx="2749790" cy="1879958"/>
                  <wp:effectExtent l="0" t="0" r="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49790" cy="1879958"/>
                          </a:xfrm>
                          <a:prstGeom prst="rect">
                            <a:avLst/>
                          </a:prstGeom>
                        </pic:spPr>
                      </pic:pic>
                    </a:graphicData>
                  </a:graphic>
                </wp:inline>
              </w:drawing>
            </w:r>
          </w:p>
        </w:tc>
        <w:tc>
          <w:tcPr>
            <w:tcW w:w="4394" w:type="dxa"/>
            <w:vAlign w:val="center"/>
          </w:tcPr>
          <w:p w14:paraId="4C8A66AC" w14:textId="77777777" w:rsidR="00B37674" w:rsidRPr="00B37674" w:rsidRDefault="00B37674" w:rsidP="00B37674">
            <w:pPr>
              <w:pStyle w:val="aff0"/>
              <w:rPr>
                <w:color w:val="FF0000"/>
              </w:rPr>
            </w:pPr>
            <w:r w:rsidRPr="00B37674">
              <w:rPr>
                <w:rFonts w:hint="eastAsia"/>
                <w:noProof/>
                <w:color w:val="FF0000"/>
              </w:rPr>
              <w:drawing>
                <wp:inline distT="0" distB="0" distL="0" distR="0" wp14:anchorId="221705D0" wp14:editId="34FD7A42">
                  <wp:extent cx="2735046" cy="1868220"/>
                  <wp:effectExtent l="0" t="0" r="825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35046" cy="1868220"/>
                          </a:xfrm>
                          <a:prstGeom prst="rect">
                            <a:avLst/>
                          </a:prstGeom>
                        </pic:spPr>
                      </pic:pic>
                    </a:graphicData>
                  </a:graphic>
                </wp:inline>
              </w:drawing>
            </w:r>
          </w:p>
        </w:tc>
      </w:tr>
      <w:tr w:rsidR="00AC79EA" w:rsidRPr="00B37674" w14:paraId="2BEE1635" w14:textId="77777777" w:rsidTr="00AC79EA">
        <w:trPr>
          <w:trHeight w:val="416"/>
        </w:trPr>
        <w:tc>
          <w:tcPr>
            <w:tcW w:w="4394" w:type="dxa"/>
            <w:vAlign w:val="center"/>
          </w:tcPr>
          <w:p w14:paraId="12B16526" w14:textId="4A288C24" w:rsidR="00B37674" w:rsidRPr="00B37674" w:rsidRDefault="00B37674" w:rsidP="00B37674">
            <w:pPr>
              <w:pStyle w:val="aff0"/>
              <w:rPr>
                <w:b/>
                <w:bCs/>
                <w:sz w:val="20"/>
                <w:szCs w:val="20"/>
              </w:rPr>
            </w:pPr>
            <w:r w:rsidRPr="00B37674">
              <w:rPr>
                <w:rFonts w:eastAsia="黑体" w:hint="eastAsia"/>
                <w:szCs w:val="18"/>
              </w:rPr>
              <w:t>(</w:t>
            </w:r>
            <w:r w:rsidRPr="00B37674">
              <w:rPr>
                <w:rFonts w:eastAsia="黑体"/>
                <w:szCs w:val="18"/>
              </w:rPr>
              <w:t xml:space="preserve">a) </w:t>
            </w:r>
            <w:r w:rsidRPr="00B37674">
              <w:rPr>
                <w:rFonts w:eastAsia="黑体" w:hint="eastAsia"/>
                <w:szCs w:val="18"/>
              </w:rPr>
              <w:t>不同建筑数量下</w:t>
            </w:r>
            <w:r w:rsidR="007D0D7A">
              <w:rPr>
                <w:rFonts w:eastAsia="黑体" w:hint="eastAsia"/>
                <w:szCs w:val="18"/>
              </w:rPr>
              <w:t>通信连通率</w:t>
            </w:r>
            <w:r w:rsidR="00EA4A87">
              <w:rPr>
                <w:rFonts w:eastAsia="黑体" w:hint="eastAsia"/>
                <w:szCs w:val="18"/>
              </w:rPr>
              <w:t>对比</w:t>
            </w:r>
          </w:p>
        </w:tc>
        <w:tc>
          <w:tcPr>
            <w:tcW w:w="4394" w:type="dxa"/>
            <w:vAlign w:val="center"/>
          </w:tcPr>
          <w:p w14:paraId="3A821861" w14:textId="0A1D9AFB" w:rsidR="00B37674" w:rsidRPr="00B37674" w:rsidRDefault="00B37674" w:rsidP="00B37674">
            <w:pPr>
              <w:pStyle w:val="aff0"/>
              <w:rPr>
                <w:color w:val="FF0000"/>
              </w:rPr>
            </w:pPr>
            <w:r w:rsidRPr="00B37674">
              <w:rPr>
                <w:rFonts w:eastAsia="黑体" w:hint="eastAsia"/>
                <w:szCs w:val="18"/>
              </w:rPr>
              <w:t>(b</w:t>
            </w:r>
            <w:r w:rsidRPr="00B37674">
              <w:rPr>
                <w:rFonts w:eastAsia="黑体"/>
                <w:szCs w:val="18"/>
              </w:rPr>
              <w:t xml:space="preserve">) </w:t>
            </w:r>
            <w:r w:rsidRPr="00B37674">
              <w:rPr>
                <w:rFonts w:eastAsia="黑体" w:hint="eastAsia"/>
                <w:szCs w:val="18"/>
              </w:rPr>
              <w:t>不同建筑数量下</w:t>
            </w:r>
            <w:r w:rsidR="00EA4A87">
              <w:rPr>
                <w:rFonts w:eastAsia="黑体" w:hint="eastAsia"/>
                <w:szCs w:val="18"/>
              </w:rPr>
              <w:t>平均</w:t>
            </w:r>
            <w:r w:rsidR="00727BD3">
              <w:rPr>
                <w:rFonts w:eastAsia="黑体" w:hint="eastAsia"/>
                <w:szCs w:val="18"/>
              </w:rPr>
              <w:t>到达</w:t>
            </w:r>
            <w:r w:rsidR="00820FAD">
              <w:rPr>
                <w:rFonts w:eastAsia="黑体" w:hint="eastAsia"/>
                <w:szCs w:val="18"/>
              </w:rPr>
              <w:t>时间</w:t>
            </w:r>
            <w:r w:rsidR="00EA4A87">
              <w:rPr>
                <w:rFonts w:eastAsia="黑体" w:hint="eastAsia"/>
                <w:szCs w:val="18"/>
              </w:rPr>
              <w:t>对比</w:t>
            </w:r>
          </w:p>
        </w:tc>
      </w:tr>
    </w:tbl>
    <w:bookmarkEnd w:id="124"/>
    <w:p w14:paraId="416AC04C" w14:textId="201EA7A0" w:rsidR="005E2801" w:rsidRDefault="00624253" w:rsidP="0080116D">
      <w:pPr>
        <w:pStyle w:val="aff2"/>
      </w:pPr>
      <w:r w:rsidRPr="00A9585A">
        <w:rPr>
          <w:rFonts w:hint="eastAsia"/>
        </w:rPr>
        <w:t>图</w:t>
      </w:r>
      <w:r w:rsidR="00727BD3">
        <w:t>3</w:t>
      </w:r>
      <w:r w:rsidRPr="00A9585A">
        <w:t xml:space="preserve"> </w:t>
      </w:r>
      <w:r w:rsidRPr="00A9585A">
        <w:rPr>
          <w:rFonts w:hint="eastAsia"/>
        </w:rPr>
        <w:t>不同建筑</w:t>
      </w:r>
      <w:r w:rsidR="004C002B">
        <w:rPr>
          <w:rFonts w:hint="eastAsia"/>
        </w:rPr>
        <w:t>数量</w:t>
      </w:r>
      <w:r w:rsidRPr="00A9585A">
        <w:rPr>
          <w:rFonts w:hint="eastAsia"/>
        </w:rPr>
        <w:t>下</w:t>
      </w:r>
      <w:r w:rsidR="004C002B">
        <w:rPr>
          <w:rFonts w:hint="eastAsia"/>
        </w:rPr>
        <w:t>的指标对比</w:t>
      </w:r>
    </w:p>
    <w:p w14:paraId="6FDEF245" w14:textId="284BA8C2" w:rsidR="001844CF" w:rsidRDefault="001844CF" w:rsidP="00234ACA">
      <w:pPr>
        <w:spacing w:line="360" w:lineRule="auto"/>
        <w:outlineLvl w:val="1"/>
        <w:rPr>
          <w:b/>
          <w:sz w:val="21"/>
          <w:szCs w:val="21"/>
        </w:rPr>
      </w:pPr>
      <w:r>
        <w:rPr>
          <w:rFonts w:hint="eastAsia"/>
          <w:b/>
          <w:sz w:val="21"/>
          <w:szCs w:val="21"/>
        </w:rPr>
        <w:t>4</w:t>
      </w:r>
      <w:r>
        <w:rPr>
          <w:b/>
          <w:sz w:val="21"/>
          <w:szCs w:val="21"/>
        </w:rPr>
        <w:t>.</w:t>
      </w:r>
      <w:r w:rsidR="00234ACA">
        <w:rPr>
          <w:b/>
          <w:sz w:val="21"/>
          <w:szCs w:val="21"/>
        </w:rPr>
        <w:t>4</w:t>
      </w:r>
      <w:r>
        <w:rPr>
          <w:b/>
          <w:sz w:val="21"/>
          <w:szCs w:val="21"/>
        </w:rPr>
        <w:t xml:space="preserve"> </w:t>
      </w:r>
      <w:r w:rsidR="004112D7">
        <w:rPr>
          <w:rFonts w:hint="eastAsia"/>
          <w:b/>
          <w:sz w:val="21"/>
          <w:szCs w:val="21"/>
        </w:rPr>
        <w:t>无人机</w:t>
      </w:r>
      <w:r>
        <w:rPr>
          <w:rFonts w:hint="eastAsia"/>
          <w:b/>
          <w:sz w:val="21"/>
          <w:szCs w:val="21"/>
        </w:rPr>
        <w:t>数量影响分析</w:t>
      </w:r>
    </w:p>
    <w:p w14:paraId="2B681980" w14:textId="3D28C50D" w:rsidR="000044E8" w:rsidRDefault="000044E8" w:rsidP="00026636">
      <w:pPr>
        <w:spacing w:line="360" w:lineRule="auto"/>
        <w:ind w:firstLineChars="196" w:firstLine="412"/>
        <w:rPr>
          <w:color w:val="000000"/>
          <w:sz w:val="21"/>
          <w:szCs w:val="21"/>
        </w:rPr>
      </w:pPr>
      <w:r w:rsidRPr="000044E8">
        <w:rPr>
          <w:color w:val="000000"/>
          <w:sz w:val="21"/>
          <w:szCs w:val="21"/>
        </w:rPr>
        <w:t>不同算法通信连通率与平均到达时间随无人机数量的变化如图</w:t>
      </w:r>
      <w:r w:rsidRPr="000044E8">
        <w:rPr>
          <w:color w:val="000000"/>
          <w:sz w:val="21"/>
          <w:szCs w:val="21"/>
        </w:rPr>
        <w:t>4-(a)</w:t>
      </w:r>
      <w:r w:rsidRPr="000044E8">
        <w:rPr>
          <w:color w:val="000000"/>
          <w:sz w:val="21"/>
          <w:szCs w:val="21"/>
        </w:rPr>
        <w:t>与图</w:t>
      </w:r>
      <w:r w:rsidRPr="000044E8">
        <w:rPr>
          <w:color w:val="000000"/>
          <w:sz w:val="21"/>
          <w:szCs w:val="21"/>
        </w:rPr>
        <w:t>4-(b)</w:t>
      </w:r>
      <w:r w:rsidRPr="000044E8">
        <w:rPr>
          <w:color w:val="000000"/>
          <w:sz w:val="21"/>
          <w:szCs w:val="21"/>
        </w:rPr>
        <w:t>所示。由图可见，各算法的连通率在无人机数量增加时整体保持稳定，而平均到达时间</w:t>
      </w:r>
      <w:r>
        <w:rPr>
          <w:rFonts w:hint="eastAsia"/>
          <w:color w:val="000000"/>
          <w:sz w:val="21"/>
          <w:szCs w:val="21"/>
        </w:rPr>
        <w:t>除</w:t>
      </w:r>
      <w:r>
        <w:rPr>
          <w:rFonts w:hint="eastAsia"/>
          <w:color w:val="000000"/>
          <w:sz w:val="21"/>
          <w:szCs w:val="21"/>
        </w:rPr>
        <w:t>C</w:t>
      </w:r>
      <w:r>
        <w:rPr>
          <w:color w:val="000000"/>
          <w:sz w:val="21"/>
          <w:szCs w:val="21"/>
        </w:rPr>
        <w:t>MUPF</w:t>
      </w:r>
      <w:r>
        <w:rPr>
          <w:rFonts w:hint="eastAsia"/>
          <w:color w:val="000000"/>
          <w:sz w:val="21"/>
          <w:szCs w:val="21"/>
        </w:rPr>
        <w:t>外</w:t>
      </w:r>
      <w:r w:rsidRPr="000044E8">
        <w:rPr>
          <w:color w:val="000000"/>
          <w:sz w:val="21"/>
          <w:szCs w:val="21"/>
        </w:rPr>
        <w:t>在不同规模下变化较小。</w:t>
      </w:r>
    </w:p>
    <w:p w14:paraId="2F91D123" w14:textId="37B35742" w:rsidR="000044E8" w:rsidRPr="000044E8" w:rsidRDefault="000044E8" w:rsidP="000044E8">
      <w:pPr>
        <w:spacing w:line="360" w:lineRule="auto"/>
        <w:ind w:firstLineChars="196" w:firstLine="412"/>
        <w:rPr>
          <w:color w:val="000000"/>
          <w:sz w:val="21"/>
          <w:szCs w:val="21"/>
        </w:rPr>
      </w:pPr>
      <w:r w:rsidRPr="000044E8">
        <w:rPr>
          <w:color w:val="000000"/>
          <w:sz w:val="21"/>
          <w:szCs w:val="21"/>
        </w:rPr>
        <w:t>从</w:t>
      </w:r>
      <w:r w:rsidR="00AC4413">
        <w:rPr>
          <w:rFonts w:hint="eastAsia"/>
          <w:color w:val="000000"/>
          <w:sz w:val="21"/>
          <w:szCs w:val="21"/>
        </w:rPr>
        <w:t>通信</w:t>
      </w:r>
      <w:r w:rsidRPr="000044E8">
        <w:rPr>
          <w:color w:val="000000"/>
          <w:sz w:val="21"/>
          <w:szCs w:val="21"/>
        </w:rPr>
        <w:t>连通率来看，</w:t>
      </w:r>
      <w:r w:rsidRPr="000044E8">
        <w:rPr>
          <w:color w:val="000000"/>
          <w:sz w:val="21"/>
          <w:szCs w:val="21"/>
        </w:rPr>
        <w:t xml:space="preserve">C-RRT*-APF </w:t>
      </w:r>
      <w:r w:rsidRPr="000044E8">
        <w:rPr>
          <w:color w:val="000000"/>
          <w:sz w:val="21"/>
          <w:szCs w:val="21"/>
        </w:rPr>
        <w:t>在所有规模下均保持最高连通率，这主要得益于其固定分簇结构与簇间关键点引导机制，使得在规模增大时簇内可用中继链路增加，从而维持稳定通信；而在规模较小时，由于每簇节点较少，中继链路有限，连通率略有下降。相比之下，</w:t>
      </w:r>
      <w:r w:rsidRPr="000044E8">
        <w:rPr>
          <w:color w:val="000000"/>
          <w:sz w:val="21"/>
          <w:szCs w:val="21"/>
        </w:rPr>
        <w:t xml:space="preserve">CMUPF </w:t>
      </w:r>
      <w:r w:rsidRPr="000044E8">
        <w:rPr>
          <w:color w:val="000000"/>
          <w:sz w:val="21"/>
          <w:szCs w:val="21"/>
        </w:rPr>
        <w:t>的连通率随着无人机数量增加</w:t>
      </w:r>
      <w:r>
        <w:rPr>
          <w:rFonts w:hint="eastAsia"/>
          <w:color w:val="000000"/>
          <w:sz w:val="21"/>
          <w:szCs w:val="21"/>
        </w:rPr>
        <w:t>略微</w:t>
      </w:r>
      <w:r w:rsidRPr="000044E8">
        <w:rPr>
          <w:color w:val="000000"/>
          <w:sz w:val="21"/>
          <w:szCs w:val="21"/>
        </w:rPr>
        <w:t>下降趋势，多源势场耦合在大规模下更容易导致链路</w:t>
      </w:r>
      <w:r>
        <w:rPr>
          <w:rFonts w:hint="eastAsia"/>
          <w:color w:val="000000"/>
          <w:sz w:val="21"/>
          <w:szCs w:val="21"/>
        </w:rPr>
        <w:t>少数节点产生死锁导致部分链路失效，从而使网络整体的连通性受到破坏</w:t>
      </w:r>
      <w:r w:rsidRPr="000044E8">
        <w:rPr>
          <w:color w:val="000000"/>
          <w:sz w:val="21"/>
          <w:szCs w:val="21"/>
        </w:rPr>
        <w:t>。由于未对通信保持进行约束或约束不足，</w:t>
      </w:r>
      <w:r w:rsidRPr="000044E8">
        <w:rPr>
          <w:color w:val="000000"/>
          <w:sz w:val="21"/>
          <w:szCs w:val="21"/>
        </w:rPr>
        <w:t xml:space="preserve">PPSwarm </w:t>
      </w:r>
      <w:r w:rsidRPr="000044E8">
        <w:rPr>
          <w:color w:val="000000"/>
          <w:sz w:val="21"/>
          <w:szCs w:val="21"/>
        </w:rPr>
        <w:t>与</w:t>
      </w:r>
      <w:r w:rsidRPr="000044E8">
        <w:rPr>
          <w:color w:val="000000"/>
          <w:sz w:val="21"/>
          <w:szCs w:val="21"/>
        </w:rPr>
        <w:t xml:space="preserve"> K-CBS </w:t>
      </w:r>
      <w:r w:rsidRPr="000044E8">
        <w:rPr>
          <w:color w:val="000000"/>
          <w:sz w:val="21"/>
          <w:szCs w:val="21"/>
        </w:rPr>
        <w:t>在不同规模下连通率</w:t>
      </w:r>
      <w:r w:rsidR="00D23592">
        <w:rPr>
          <w:rFonts w:hint="eastAsia"/>
          <w:color w:val="000000"/>
          <w:sz w:val="21"/>
          <w:szCs w:val="21"/>
        </w:rPr>
        <w:t>整体保持稳定在较低水平，受无人机数量变化影响较少</w:t>
      </w:r>
      <w:r w:rsidRPr="000044E8">
        <w:rPr>
          <w:color w:val="000000"/>
          <w:sz w:val="21"/>
          <w:szCs w:val="21"/>
        </w:rPr>
        <w:t>。</w:t>
      </w:r>
      <w:r w:rsidR="00D23592">
        <w:rPr>
          <w:rFonts w:hint="eastAsia"/>
          <w:color w:val="000000"/>
          <w:sz w:val="21"/>
          <w:szCs w:val="21"/>
        </w:rPr>
        <w:t>同时</w:t>
      </w:r>
      <w:r w:rsidRPr="000044E8">
        <w:rPr>
          <w:color w:val="000000"/>
          <w:sz w:val="21"/>
          <w:szCs w:val="21"/>
        </w:rPr>
        <w:t>由于缺乏全局引导与链路保持机制，</w:t>
      </w:r>
      <w:r w:rsidRPr="000044E8">
        <w:rPr>
          <w:color w:val="000000"/>
          <w:sz w:val="21"/>
          <w:szCs w:val="21"/>
        </w:rPr>
        <w:t xml:space="preserve">APF </w:t>
      </w:r>
      <w:r w:rsidRPr="000044E8">
        <w:rPr>
          <w:color w:val="000000"/>
          <w:sz w:val="21"/>
          <w:szCs w:val="21"/>
        </w:rPr>
        <w:t>在多机条件下的通信保持能力最弱。</w:t>
      </w:r>
    </w:p>
    <w:p w14:paraId="7DC45909" w14:textId="5BD89AC0" w:rsidR="00370C73" w:rsidRPr="00026636" w:rsidRDefault="000044E8" w:rsidP="00BF3D34">
      <w:pPr>
        <w:spacing w:line="360" w:lineRule="auto"/>
        <w:ind w:firstLineChars="196" w:firstLine="412"/>
        <w:rPr>
          <w:color w:val="000000"/>
          <w:sz w:val="21"/>
          <w:szCs w:val="21"/>
        </w:rPr>
      </w:pPr>
      <w:r w:rsidRPr="000044E8">
        <w:rPr>
          <w:color w:val="000000"/>
          <w:sz w:val="21"/>
          <w:szCs w:val="21"/>
        </w:rPr>
        <w:t>从平均到达时间来看，</w:t>
      </w:r>
      <w:r w:rsidRPr="000044E8">
        <w:rPr>
          <w:color w:val="000000"/>
          <w:sz w:val="21"/>
          <w:szCs w:val="21"/>
        </w:rPr>
        <w:t xml:space="preserve">C-RRT*-APF </w:t>
      </w:r>
      <w:r w:rsidRPr="000044E8">
        <w:rPr>
          <w:color w:val="000000"/>
          <w:sz w:val="21"/>
          <w:szCs w:val="21"/>
        </w:rPr>
        <w:t>在不同无人机数量下保持较为稳定，小规模时因簇内节点较少</w:t>
      </w:r>
      <w:r w:rsidR="00D23592">
        <w:rPr>
          <w:rFonts w:hint="eastAsia"/>
          <w:color w:val="000000"/>
          <w:sz w:val="21"/>
          <w:szCs w:val="21"/>
        </w:rPr>
        <w:t>，在建筑物附近的中继维持开销</w:t>
      </w:r>
      <w:r w:rsidRPr="000044E8">
        <w:rPr>
          <w:color w:val="000000"/>
          <w:sz w:val="21"/>
          <w:szCs w:val="21"/>
        </w:rPr>
        <w:t>导致</w:t>
      </w:r>
      <w:r w:rsidR="00D23592">
        <w:rPr>
          <w:rFonts w:hint="eastAsia"/>
          <w:color w:val="000000"/>
          <w:sz w:val="21"/>
          <w:szCs w:val="21"/>
        </w:rPr>
        <w:t>其</w:t>
      </w:r>
      <w:r w:rsidRPr="000044E8">
        <w:rPr>
          <w:color w:val="000000"/>
          <w:sz w:val="21"/>
          <w:szCs w:val="21"/>
        </w:rPr>
        <w:t>到达时间略有增加，随着规模增大中继能力增强，到达时间趋于平稳。相比之下，</w:t>
      </w:r>
      <w:r w:rsidRPr="000044E8">
        <w:rPr>
          <w:color w:val="000000"/>
          <w:sz w:val="21"/>
          <w:szCs w:val="21"/>
        </w:rPr>
        <w:t xml:space="preserve">CMUPF </w:t>
      </w:r>
      <w:r w:rsidRPr="000044E8">
        <w:rPr>
          <w:color w:val="000000"/>
          <w:sz w:val="21"/>
          <w:szCs w:val="21"/>
        </w:rPr>
        <w:t>的平均到达时间随无人机数量增大而明显增加，这是因为多源势场耦合在大规模下加剧，更易产生拥挤震荡与重复调整，导致路径</w:t>
      </w:r>
      <w:r w:rsidR="00D23592">
        <w:rPr>
          <w:rFonts w:hint="eastAsia"/>
          <w:color w:val="000000"/>
          <w:sz w:val="21"/>
          <w:szCs w:val="21"/>
        </w:rPr>
        <w:t>规划</w:t>
      </w:r>
      <w:r w:rsidRPr="000044E8">
        <w:rPr>
          <w:color w:val="000000"/>
          <w:sz w:val="21"/>
          <w:szCs w:val="21"/>
        </w:rPr>
        <w:t>效率下降。</w:t>
      </w:r>
      <w:r w:rsidRPr="000044E8">
        <w:rPr>
          <w:color w:val="000000"/>
          <w:sz w:val="21"/>
          <w:szCs w:val="21"/>
        </w:rPr>
        <w:t xml:space="preserve">PPSwarm </w:t>
      </w:r>
      <w:r w:rsidRPr="000044E8">
        <w:rPr>
          <w:color w:val="000000"/>
          <w:sz w:val="21"/>
          <w:szCs w:val="21"/>
        </w:rPr>
        <w:t>与</w:t>
      </w:r>
      <w:r w:rsidRPr="000044E8">
        <w:rPr>
          <w:color w:val="000000"/>
          <w:sz w:val="21"/>
          <w:szCs w:val="21"/>
        </w:rPr>
        <w:t xml:space="preserve"> K-CBS </w:t>
      </w:r>
      <w:r w:rsidRPr="000044E8">
        <w:rPr>
          <w:color w:val="000000"/>
          <w:sz w:val="21"/>
          <w:szCs w:val="21"/>
        </w:rPr>
        <w:t>的到达时间在不同规模下整体保持接近，主要由于其依赖全局先验信息且未显式考虑通信保持，使其规划过程对规模变化不敏感。</w:t>
      </w:r>
      <w:r w:rsidRPr="000044E8">
        <w:rPr>
          <w:color w:val="000000"/>
          <w:sz w:val="21"/>
          <w:szCs w:val="21"/>
        </w:rPr>
        <w:t xml:space="preserve">APF </w:t>
      </w:r>
      <w:r w:rsidRPr="000044E8">
        <w:rPr>
          <w:color w:val="000000"/>
          <w:sz w:val="21"/>
          <w:szCs w:val="21"/>
        </w:rPr>
        <w:t>的到达时间在不同规模下波动较大，因其完全依赖局部势场，部分规模下易陷入局部极小或振荡区域，导致个别轨迹拖慢整体到达时间。</w:t>
      </w:r>
    </w:p>
    <w:tbl>
      <w:tblPr>
        <w:tblStyle w:val="af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4394"/>
      </w:tblGrid>
      <w:tr w:rsidR="00370C73" w:rsidRPr="00B37674" w14:paraId="2789DAC8" w14:textId="77777777" w:rsidTr="006665FA">
        <w:tc>
          <w:tcPr>
            <w:tcW w:w="4394" w:type="dxa"/>
            <w:vAlign w:val="center"/>
          </w:tcPr>
          <w:p w14:paraId="355A9DAD" w14:textId="77777777" w:rsidR="00370C73" w:rsidRPr="00B37674" w:rsidRDefault="00370C73" w:rsidP="006665FA">
            <w:pPr>
              <w:pStyle w:val="aff0"/>
            </w:pPr>
            <w:r w:rsidRPr="00B37674">
              <w:rPr>
                <w:rFonts w:hint="eastAsia"/>
                <w:noProof/>
              </w:rPr>
              <w:lastRenderedPageBreak/>
              <w:drawing>
                <wp:inline distT="0" distB="0" distL="0" distR="0" wp14:anchorId="212EB7FB" wp14:editId="0A9ACD95">
                  <wp:extent cx="2748830" cy="2028077"/>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48830" cy="2028077"/>
                          </a:xfrm>
                          <a:prstGeom prst="rect">
                            <a:avLst/>
                          </a:prstGeom>
                        </pic:spPr>
                      </pic:pic>
                    </a:graphicData>
                  </a:graphic>
                </wp:inline>
              </w:drawing>
            </w:r>
          </w:p>
        </w:tc>
        <w:tc>
          <w:tcPr>
            <w:tcW w:w="4394" w:type="dxa"/>
            <w:vAlign w:val="center"/>
          </w:tcPr>
          <w:p w14:paraId="705FD561" w14:textId="77777777" w:rsidR="00370C73" w:rsidRPr="00B37674" w:rsidRDefault="00370C73" w:rsidP="006665FA">
            <w:pPr>
              <w:pStyle w:val="aff0"/>
              <w:rPr>
                <w:color w:val="FF0000"/>
              </w:rPr>
            </w:pPr>
            <w:r w:rsidRPr="00B37674">
              <w:rPr>
                <w:rFonts w:hint="eastAsia"/>
                <w:noProof/>
                <w:color w:val="FF0000"/>
              </w:rPr>
              <w:drawing>
                <wp:inline distT="0" distB="0" distL="0" distR="0" wp14:anchorId="0AF00339" wp14:editId="69C53079">
                  <wp:extent cx="2735045" cy="2017203"/>
                  <wp:effectExtent l="0" t="0" r="8255" b="254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35045" cy="2017203"/>
                          </a:xfrm>
                          <a:prstGeom prst="rect">
                            <a:avLst/>
                          </a:prstGeom>
                        </pic:spPr>
                      </pic:pic>
                    </a:graphicData>
                  </a:graphic>
                </wp:inline>
              </w:drawing>
            </w:r>
          </w:p>
        </w:tc>
      </w:tr>
      <w:tr w:rsidR="00370C73" w:rsidRPr="00B37674" w14:paraId="0D69715D" w14:textId="77777777" w:rsidTr="006665FA">
        <w:trPr>
          <w:trHeight w:val="416"/>
        </w:trPr>
        <w:tc>
          <w:tcPr>
            <w:tcW w:w="4394" w:type="dxa"/>
            <w:vAlign w:val="center"/>
          </w:tcPr>
          <w:p w14:paraId="6E9AFDE6" w14:textId="5F61C58D" w:rsidR="00370C73" w:rsidRPr="00B37674" w:rsidRDefault="00370C73" w:rsidP="006665FA">
            <w:pPr>
              <w:pStyle w:val="aff0"/>
              <w:rPr>
                <w:b/>
                <w:bCs/>
                <w:sz w:val="20"/>
                <w:szCs w:val="20"/>
              </w:rPr>
            </w:pPr>
            <w:r w:rsidRPr="00B37674">
              <w:rPr>
                <w:rFonts w:eastAsia="黑体" w:hint="eastAsia"/>
                <w:szCs w:val="18"/>
              </w:rPr>
              <w:t>(</w:t>
            </w:r>
            <w:r w:rsidRPr="00B37674">
              <w:rPr>
                <w:rFonts w:eastAsia="黑体"/>
                <w:szCs w:val="18"/>
              </w:rPr>
              <w:t xml:space="preserve">a) </w:t>
            </w:r>
            <w:r w:rsidRPr="00B37674">
              <w:rPr>
                <w:rFonts w:eastAsia="黑体" w:hint="eastAsia"/>
                <w:szCs w:val="18"/>
              </w:rPr>
              <w:t>不同</w:t>
            </w:r>
            <w:r w:rsidR="004112D7">
              <w:rPr>
                <w:rFonts w:eastAsia="黑体" w:hint="eastAsia"/>
                <w:szCs w:val="18"/>
              </w:rPr>
              <w:t>无人机</w:t>
            </w:r>
            <w:r w:rsidRPr="00B37674">
              <w:rPr>
                <w:rFonts w:eastAsia="黑体" w:hint="eastAsia"/>
                <w:szCs w:val="18"/>
              </w:rPr>
              <w:t>数量下</w:t>
            </w:r>
            <w:r w:rsidR="007D0D7A">
              <w:rPr>
                <w:rFonts w:eastAsia="黑体" w:hint="eastAsia"/>
                <w:szCs w:val="18"/>
              </w:rPr>
              <w:t>通信连通率</w:t>
            </w:r>
            <w:r>
              <w:rPr>
                <w:rFonts w:eastAsia="黑体" w:hint="eastAsia"/>
                <w:szCs w:val="18"/>
              </w:rPr>
              <w:t>对比</w:t>
            </w:r>
          </w:p>
        </w:tc>
        <w:tc>
          <w:tcPr>
            <w:tcW w:w="4394" w:type="dxa"/>
            <w:vAlign w:val="center"/>
          </w:tcPr>
          <w:p w14:paraId="4B0B5930" w14:textId="6C7EBF33" w:rsidR="00370C73" w:rsidRPr="00B37674" w:rsidRDefault="00370C73" w:rsidP="006665FA">
            <w:pPr>
              <w:pStyle w:val="aff0"/>
              <w:rPr>
                <w:color w:val="FF0000"/>
              </w:rPr>
            </w:pPr>
            <w:r w:rsidRPr="00B37674">
              <w:rPr>
                <w:rFonts w:eastAsia="黑体" w:hint="eastAsia"/>
                <w:szCs w:val="18"/>
              </w:rPr>
              <w:t>(b</w:t>
            </w:r>
            <w:r w:rsidRPr="00B37674">
              <w:rPr>
                <w:rFonts w:eastAsia="黑体"/>
                <w:szCs w:val="18"/>
              </w:rPr>
              <w:t xml:space="preserve">) </w:t>
            </w:r>
            <w:r w:rsidRPr="00B37674">
              <w:rPr>
                <w:rFonts w:eastAsia="黑体" w:hint="eastAsia"/>
                <w:szCs w:val="18"/>
              </w:rPr>
              <w:t>不同</w:t>
            </w:r>
            <w:r w:rsidR="004112D7">
              <w:rPr>
                <w:rFonts w:eastAsia="黑体" w:hint="eastAsia"/>
                <w:szCs w:val="18"/>
              </w:rPr>
              <w:t>无人机</w:t>
            </w:r>
            <w:r w:rsidRPr="00B37674">
              <w:rPr>
                <w:rFonts w:eastAsia="黑体" w:hint="eastAsia"/>
                <w:szCs w:val="18"/>
              </w:rPr>
              <w:t>数量下</w:t>
            </w:r>
            <w:r>
              <w:rPr>
                <w:rFonts w:eastAsia="黑体" w:hint="eastAsia"/>
                <w:szCs w:val="18"/>
              </w:rPr>
              <w:t>平均</w:t>
            </w:r>
            <w:r w:rsidR="00727BD3">
              <w:rPr>
                <w:rFonts w:eastAsia="黑体" w:hint="eastAsia"/>
                <w:szCs w:val="18"/>
              </w:rPr>
              <w:t>到达</w:t>
            </w:r>
            <w:r w:rsidR="00686FA5">
              <w:rPr>
                <w:rFonts w:eastAsia="黑体" w:hint="eastAsia"/>
                <w:szCs w:val="18"/>
              </w:rPr>
              <w:t>时间</w:t>
            </w:r>
            <w:r>
              <w:rPr>
                <w:rFonts w:eastAsia="黑体" w:hint="eastAsia"/>
                <w:szCs w:val="18"/>
              </w:rPr>
              <w:t>对比</w:t>
            </w:r>
          </w:p>
        </w:tc>
      </w:tr>
    </w:tbl>
    <w:p w14:paraId="540C23CB" w14:textId="2A86B66A" w:rsidR="00370C73" w:rsidRDefault="00370C73" w:rsidP="00026636">
      <w:pPr>
        <w:pStyle w:val="aff2"/>
      </w:pPr>
      <w:r>
        <w:rPr>
          <w:rFonts w:hint="eastAsia"/>
        </w:rPr>
        <w:t>图</w:t>
      </w:r>
      <w:r w:rsidR="00727BD3">
        <w:t>4</w:t>
      </w:r>
      <w:r>
        <w:t xml:space="preserve"> </w:t>
      </w:r>
      <w:r>
        <w:rPr>
          <w:rFonts w:hint="eastAsia"/>
        </w:rPr>
        <w:t>不同</w:t>
      </w:r>
      <w:r w:rsidR="004112D7">
        <w:rPr>
          <w:rFonts w:hint="eastAsia"/>
        </w:rPr>
        <w:t>无人机</w:t>
      </w:r>
      <w:r>
        <w:rPr>
          <w:rFonts w:hint="eastAsia"/>
        </w:rPr>
        <w:t>数量下的</w:t>
      </w:r>
      <w:r w:rsidR="004112D7">
        <w:rPr>
          <w:rFonts w:hint="eastAsia"/>
        </w:rPr>
        <w:t>指标对比</w:t>
      </w:r>
    </w:p>
    <w:p w14:paraId="437C489B" w14:textId="2A4468F5" w:rsidR="008A6337" w:rsidRDefault="00404BF5" w:rsidP="0075764C">
      <w:pPr>
        <w:spacing w:line="360" w:lineRule="auto"/>
        <w:outlineLvl w:val="1"/>
        <w:rPr>
          <w:color w:val="000000"/>
          <w:sz w:val="21"/>
          <w:szCs w:val="21"/>
        </w:rPr>
      </w:pPr>
      <w:r>
        <w:rPr>
          <w:b/>
          <w:sz w:val="21"/>
          <w:szCs w:val="21"/>
        </w:rPr>
        <w:t>4</w:t>
      </w:r>
      <w:r w:rsidRPr="00A9585A">
        <w:rPr>
          <w:rFonts w:hint="eastAsia"/>
          <w:b/>
          <w:sz w:val="21"/>
          <w:szCs w:val="21"/>
        </w:rPr>
        <w:t>.</w:t>
      </w:r>
      <w:r w:rsidR="00234ACA">
        <w:rPr>
          <w:b/>
          <w:sz w:val="21"/>
          <w:szCs w:val="21"/>
        </w:rPr>
        <w:t>5</w:t>
      </w:r>
      <w:r w:rsidRPr="00A9585A">
        <w:rPr>
          <w:rFonts w:hint="eastAsia"/>
          <w:b/>
          <w:sz w:val="21"/>
          <w:szCs w:val="21"/>
        </w:rPr>
        <w:t xml:space="preserve"> </w:t>
      </w:r>
      <w:r w:rsidR="004112D7">
        <w:rPr>
          <w:rFonts w:hint="eastAsia"/>
          <w:b/>
          <w:sz w:val="21"/>
          <w:szCs w:val="21"/>
        </w:rPr>
        <w:t>干扰节点</w:t>
      </w:r>
      <w:r>
        <w:rPr>
          <w:rFonts w:hint="eastAsia"/>
          <w:b/>
          <w:sz w:val="21"/>
          <w:szCs w:val="21"/>
        </w:rPr>
        <w:t>数量影响</w:t>
      </w:r>
      <w:r w:rsidR="00366EBF">
        <w:rPr>
          <w:rFonts w:hint="eastAsia"/>
          <w:b/>
          <w:sz w:val="21"/>
          <w:szCs w:val="21"/>
        </w:rPr>
        <w:t>分析</w:t>
      </w:r>
    </w:p>
    <w:p w14:paraId="2B20E74F" w14:textId="2ED07F62" w:rsidR="00D23592" w:rsidRDefault="00D23592" w:rsidP="00891B57">
      <w:pPr>
        <w:spacing w:line="360" w:lineRule="auto"/>
        <w:ind w:firstLineChars="196" w:firstLine="412"/>
        <w:rPr>
          <w:color w:val="000000"/>
          <w:sz w:val="21"/>
          <w:szCs w:val="21"/>
        </w:rPr>
      </w:pPr>
      <w:r w:rsidRPr="00D23592">
        <w:rPr>
          <w:color w:val="000000"/>
          <w:sz w:val="21"/>
          <w:szCs w:val="21"/>
        </w:rPr>
        <w:t>不同算法通信连通率与平均到达</w:t>
      </w:r>
      <w:r>
        <w:rPr>
          <w:rFonts w:hint="eastAsia"/>
          <w:color w:val="000000"/>
          <w:sz w:val="21"/>
          <w:szCs w:val="21"/>
        </w:rPr>
        <w:t>时间</w:t>
      </w:r>
      <w:r w:rsidRPr="00D23592">
        <w:rPr>
          <w:color w:val="000000"/>
          <w:sz w:val="21"/>
          <w:szCs w:val="21"/>
        </w:rPr>
        <w:t>随干扰数量的变化如图</w:t>
      </w:r>
      <w:r w:rsidRPr="00D23592">
        <w:rPr>
          <w:color w:val="000000"/>
          <w:sz w:val="21"/>
          <w:szCs w:val="21"/>
        </w:rPr>
        <w:t>5-(a)</w:t>
      </w:r>
      <w:r w:rsidRPr="00D23592">
        <w:rPr>
          <w:color w:val="000000"/>
          <w:sz w:val="21"/>
          <w:szCs w:val="21"/>
        </w:rPr>
        <w:t>与图</w:t>
      </w:r>
      <w:r w:rsidRPr="00D23592">
        <w:rPr>
          <w:color w:val="000000"/>
          <w:sz w:val="21"/>
          <w:szCs w:val="21"/>
        </w:rPr>
        <w:t>5-(b)</w:t>
      </w:r>
      <w:r w:rsidRPr="00D23592">
        <w:rPr>
          <w:color w:val="000000"/>
          <w:sz w:val="21"/>
          <w:szCs w:val="21"/>
        </w:rPr>
        <w:t>所示。由图可见，所有算法的</w:t>
      </w:r>
      <w:r>
        <w:rPr>
          <w:rFonts w:hint="eastAsia"/>
          <w:color w:val="000000"/>
          <w:sz w:val="21"/>
          <w:szCs w:val="21"/>
        </w:rPr>
        <w:t>通信</w:t>
      </w:r>
      <w:r w:rsidRPr="00D23592">
        <w:rPr>
          <w:color w:val="000000"/>
          <w:sz w:val="21"/>
          <w:szCs w:val="21"/>
        </w:rPr>
        <w:t>连通率随着干扰数量增加而下降，平均到达时间随着干扰数量增加</w:t>
      </w:r>
      <w:r w:rsidR="00AC4413">
        <w:rPr>
          <w:rFonts w:hint="eastAsia"/>
          <w:color w:val="000000"/>
          <w:sz w:val="21"/>
          <w:szCs w:val="21"/>
        </w:rPr>
        <w:t>有所上升</w:t>
      </w:r>
      <w:r w:rsidRPr="00D23592">
        <w:rPr>
          <w:color w:val="000000"/>
          <w:sz w:val="21"/>
          <w:szCs w:val="21"/>
        </w:rPr>
        <w:t>。</w:t>
      </w:r>
    </w:p>
    <w:p w14:paraId="19110586" w14:textId="77777777" w:rsidR="00BF3D34" w:rsidRDefault="00AC4413" w:rsidP="00BF3D34">
      <w:pPr>
        <w:spacing w:line="360" w:lineRule="auto"/>
        <w:ind w:firstLineChars="196" w:firstLine="412"/>
        <w:rPr>
          <w:ins w:id="125" w:author="运璐 何" w:date="2025-12-14T20:38:00Z"/>
          <w:color w:val="000000"/>
          <w:sz w:val="21"/>
          <w:szCs w:val="21"/>
        </w:rPr>
      </w:pPr>
      <w:r w:rsidRPr="00AC4413">
        <w:rPr>
          <w:rFonts w:hint="eastAsia"/>
          <w:color w:val="000000"/>
          <w:sz w:val="21"/>
          <w:szCs w:val="21"/>
        </w:rPr>
        <w:t>从</w:t>
      </w:r>
      <w:r>
        <w:rPr>
          <w:rFonts w:hint="eastAsia"/>
          <w:color w:val="000000"/>
          <w:sz w:val="21"/>
          <w:szCs w:val="21"/>
        </w:rPr>
        <w:t>通信</w:t>
      </w:r>
      <w:r w:rsidRPr="00AC4413">
        <w:rPr>
          <w:rFonts w:hint="eastAsia"/>
          <w:color w:val="000000"/>
          <w:sz w:val="21"/>
          <w:szCs w:val="21"/>
        </w:rPr>
        <w:t>连通率来看，</w:t>
      </w:r>
      <w:r w:rsidRPr="00AC4413">
        <w:rPr>
          <w:rFonts w:hint="eastAsia"/>
          <w:color w:val="000000"/>
          <w:sz w:val="21"/>
          <w:szCs w:val="21"/>
        </w:rPr>
        <w:t>C-RRT</w:t>
      </w:r>
      <w:r>
        <w:rPr>
          <w:color w:val="000000"/>
          <w:sz w:val="21"/>
          <w:szCs w:val="21"/>
        </w:rPr>
        <w:t>*</w:t>
      </w:r>
      <w:r>
        <w:rPr>
          <w:rFonts w:hint="eastAsia"/>
          <w:color w:val="000000"/>
          <w:sz w:val="21"/>
          <w:szCs w:val="21"/>
        </w:rPr>
        <w:t>-</w:t>
      </w:r>
      <w:r w:rsidRPr="00AC4413">
        <w:rPr>
          <w:rFonts w:hint="eastAsia"/>
          <w:color w:val="000000"/>
          <w:sz w:val="21"/>
          <w:szCs w:val="21"/>
        </w:rPr>
        <w:t xml:space="preserve">APF </w:t>
      </w:r>
      <w:r w:rsidRPr="00AC4413">
        <w:rPr>
          <w:rFonts w:hint="eastAsia"/>
          <w:color w:val="000000"/>
          <w:sz w:val="21"/>
          <w:szCs w:val="21"/>
        </w:rPr>
        <w:t>在所有干扰数量下均保持最高且下降幅度最小。其全局层通过</w:t>
      </w:r>
      <w:r w:rsidRPr="00AC4413">
        <w:rPr>
          <w:rFonts w:hint="eastAsia"/>
          <w:color w:val="000000"/>
          <w:sz w:val="21"/>
          <w:szCs w:val="21"/>
        </w:rPr>
        <w:t xml:space="preserve"> Fr</w:t>
      </w:r>
      <w:r w:rsidRPr="00AC4413">
        <w:rPr>
          <w:rFonts w:hint="eastAsia"/>
          <w:color w:val="000000"/>
          <w:sz w:val="21"/>
          <w:szCs w:val="21"/>
        </w:rPr>
        <w:t>é</w:t>
      </w:r>
      <w:r w:rsidRPr="00AC4413">
        <w:rPr>
          <w:rFonts w:hint="eastAsia"/>
          <w:color w:val="000000"/>
          <w:sz w:val="21"/>
          <w:szCs w:val="21"/>
        </w:rPr>
        <w:t xml:space="preserve">chet </w:t>
      </w:r>
      <w:r w:rsidRPr="00AC4413">
        <w:rPr>
          <w:rFonts w:hint="eastAsia"/>
          <w:color w:val="000000"/>
          <w:sz w:val="21"/>
          <w:szCs w:val="21"/>
        </w:rPr>
        <w:t>约束与关键点引导有效规避强干扰区，局部层通过</w:t>
      </w:r>
      <w:r w:rsidRPr="00AC4413">
        <w:rPr>
          <w:rFonts w:hint="eastAsia"/>
          <w:color w:val="000000"/>
          <w:sz w:val="21"/>
          <w:szCs w:val="21"/>
        </w:rPr>
        <w:t xml:space="preserve"> MBST-APF </w:t>
      </w:r>
      <w:r w:rsidRPr="00AC4413">
        <w:rPr>
          <w:rFonts w:hint="eastAsia"/>
          <w:color w:val="000000"/>
          <w:sz w:val="21"/>
          <w:szCs w:val="21"/>
        </w:rPr>
        <w:t>维持关键</w:t>
      </w:r>
      <w:r>
        <w:rPr>
          <w:rFonts w:hint="eastAsia"/>
          <w:color w:val="000000"/>
          <w:sz w:val="21"/>
          <w:szCs w:val="21"/>
        </w:rPr>
        <w:t>链路的可用</w:t>
      </w:r>
      <w:r w:rsidRPr="00AC4413">
        <w:rPr>
          <w:rFonts w:hint="eastAsia"/>
          <w:color w:val="000000"/>
          <w:sz w:val="21"/>
          <w:szCs w:val="21"/>
        </w:rPr>
        <w:t>，使拓扑受损被显著抑制。相比之下，</w:t>
      </w:r>
      <w:r w:rsidRPr="00AC4413">
        <w:rPr>
          <w:rFonts w:hint="eastAsia"/>
          <w:color w:val="000000"/>
          <w:sz w:val="21"/>
          <w:szCs w:val="21"/>
        </w:rPr>
        <w:t xml:space="preserve">CMUPF </w:t>
      </w:r>
      <w:r w:rsidRPr="00AC4413">
        <w:rPr>
          <w:rFonts w:hint="eastAsia"/>
          <w:color w:val="000000"/>
          <w:sz w:val="21"/>
          <w:szCs w:val="21"/>
        </w:rPr>
        <w:t>对干扰更为敏感，干扰数量增加时其连通率下降明显，多源势场耦合易导致链路失效与拓扑恢复受阻。</w:t>
      </w:r>
      <w:r w:rsidRPr="00AC4413">
        <w:rPr>
          <w:rFonts w:hint="eastAsia"/>
          <w:color w:val="000000"/>
          <w:sz w:val="21"/>
          <w:szCs w:val="21"/>
        </w:rPr>
        <w:t xml:space="preserve">PPSwarm </w:t>
      </w:r>
      <w:r w:rsidRPr="00AC4413">
        <w:rPr>
          <w:rFonts w:hint="eastAsia"/>
          <w:color w:val="000000"/>
          <w:sz w:val="21"/>
          <w:szCs w:val="21"/>
        </w:rPr>
        <w:t>与</w:t>
      </w:r>
      <w:r w:rsidRPr="00AC4413">
        <w:rPr>
          <w:rFonts w:hint="eastAsia"/>
          <w:color w:val="000000"/>
          <w:sz w:val="21"/>
          <w:szCs w:val="21"/>
        </w:rPr>
        <w:t xml:space="preserve"> K-CBS </w:t>
      </w:r>
      <w:r w:rsidRPr="00AC4413">
        <w:rPr>
          <w:rFonts w:hint="eastAsia"/>
          <w:color w:val="000000"/>
          <w:sz w:val="21"/>
          <w:szCs w:val="21"/>
        </w:rPr>
        <w:t>因未显式建模通信与</w:t>
      </w:r>
      <w:r w:rsidRPr="00AC4413">
        <w:rPr>
          <w:rFonts w:hint="eastAsia"/>
          <w:color w:val="000000"/>
          <w:sz w:val="21"/>
          <w:szCs w:val="21"/>
        </w:rPr>
        <w:t xml:space="preserve"> SINR</w:t>
      </w:r>
      <w:r w:rsidRPr="00AC4413">
        <w:rPr>
          <w:rFonts w:hint="eastAsia"/>
          <w:color w:val="000000"/>
          <w:sz w:val="21"/>
          <w:szCs w:val="21"/>
        </w:rPr>
        <w:t>，整体连通率保持在较低但变化较小的区间，其低且平稳的趋势来自干扰引起的链路破坏与</w:t>
      </w:r>
      <w:r>
        <w:rPr>
          <w:rFonts w:hint="eastAsia"/>
          <w:color w:val="000000"/>
          <w:sz w:val="21"/>
          <w:szCs w:val="21"/>
        </w:rPr>
        <w:t>建筑</w:t>
      </w:r>
      <w:r w:rsidRPr="00AC4413">
        <w:rPr>
          <w:rFonts w:hint="eastAsia"/>
          <w:color w:val="000000"/>
          <w:sz w:val="21"/>
          <w:szCs w:val="21"/>
        </w:rPr>
        <w:t>带来的屏蔽效应相互抵消。</w:t>
      </w:r>
      <w:r w:rsidRPr="00AC4413">
        <w:rPr>
          <w:rFonts w:hint="eastAsia"/>
          <w:color w:val="000000"/>
          <w:sz w:val="21"/>
          <w:szCs w:val="21"/>
        </w:rPr>
        <w:t xml:space="preserve">APF </w:t>
      </w:r>
      <w:r w:rsidRPr="00AC4413">
        <w:rPr>
          <w:rFonts w:hint="eastAsia"/>
          <w:color w:val="000000"/>
          <w:sz w:val="21"/>
          <w:szCs w:val="21"/>
        </w:rPr>
        <w:t>缺乏全局引导</w:t>
      </w:r>
      <w:r>
        <w:rPr>
          <w:rFonts w:hint="eastAsia"/>
          <w:color w:val="000000"/>
          <w:sz w:val="21"/>
          <w:szCs w:val="21"/>
        </w:rPr>
        <w:t>以陷入局部极小值</w:t>
      </w:r>
      <w:r w:rsidRPr="00AC4413">
        <w:rPr>
          <w:rFonts w:hint="eastAsia"/>
          <w:color w:val="000000"/>
          <w:sz w:val="21"/>
          <w:szCs w:val="21"/>
        </w:rPr>
        <w:t>，在多干扰下通信保持性能最差且进一步恶化。</w:t>
      </w:r>
    </w:p>
    <w:p w14:paraId="762AFAB8" w14:textId="5E19A663" w:rsidR="00727BD3" w:rsidRDefault="00AC4413" w:rsidP="00BF3D34">
      <w:pPr>
        <w:spacing w:line="360" w:lineRule="auto"/>
        <w:ind w:firstLineChars="196" w:firstLine="412"/>
        <w:rPr>
          <w:color w:val="000000"/>
          <w:sz w:val="21"/>
          <w:szCs w:val="21"/>
        </w:rPr>
      </w:pPr>
      <w:r w:rsidRPr="00AC4413">
        <w:rPr>
          <w:rFonts w:hint="eastAsia"/>
          <w:color w:val="000000"/>
          <w:sz w:val="21"/>
          <w:szCs w:val="21"/>
        </w:rPr>
        <w:t>从平均到达时间来看，</w:t>
      </w:r>
      <w:r w:rsidRPr="00AC4413">
        <w:rPr>
          <w:rFonts w:hint="eastAsia"/>
          <w:color w:val="000000"/>
          <w:sz w:val="21"/>
          <w:szCs w:val="21"/>
        </w:rPr>
        <w:t>C-RRT</w:t>
      </w:r>
      <w:r>
        <w:rPr>
          <w:color w:val="000000"/>
          <w:sz w:val="21"/>
          <w:szCs w:val="21"/>
        </w:rPr>
        <w:t>*</w:t>
      </w:r>
      <w:r>
        <w:rPr>
          <w:rFonts w:hint="eastAsia"/>
          <w:color w:val="000000"/>
          <w:sz w:val="21"/>
          <w:szCs w:val="21"/>
        </w:rPr>
        <w:t>-</w:t>
      </w:r>
      <w:r w:rsidRPr="00AC4413">
        <w:rPr>
          <w:rFonts w:hint="eastAsia"/>
          <w:color w:val="000000"/>
          <w:sz w:val="21"/>
          <w:szCs w:val="21"/>
        </w:rPr>
        <w:t xml:space="preserve">APF </w:t>
      </w:r>
      <w:r w:rsidRPr="00AC4413">
        <w:rPr>
          <w:rFonts w:hint="eastAsia"/>
          <w:color w:val="000000"/>
          <w:sz w:val="21"/>
          <w:szCs w:val="21"/>
        </w:rPr>
        <w:t>在不同干扰数量下的到达步数始终保持较为稳定，说明其规划效率未受多源干扰显著影响。相较之下，</w:t>
      </w:r>
      <w:r w:rsidRPr="00AC4413">
        <w:rPr>
          <w:rFonts w:hint="eastAsia"/>
          <w:color w:val="000000"/>
          <w:sz w:val="21"/>
          <w:szCs w:val="21"/>
        </w:rPr>
        <w:t xml:space="preserve">CMUPF </w:t>
      </w:r>
      <w:r w:rsidRPr="00AC4413">
        <w:rPr>
          <w:rFonts w:hint="eastAsia"/>
          <w:color w:val="000000"/>
          <w:sz w:val="21"/>
          <w:szCs w:val="21"/>
        </w:rPr>
        <w:t>的平均到达时间随干扰数量增加明显上升，这是由于干扰增强下势场耦合加剧，更易出现震荡</w:t>
      </w:r>
      <w:r>
        <w:rPr>
          <w:rFonts w:hint="eastAsia"/>
          <w:color w:val="000000"/>
          <w:sz w:val="21"/>
          <w:szCs w:val="21"/>
        </w:rPr>
        <w:t>与死锁</w:t>
      </w:r>
      <w:r w:rsidRPr="00AC4413">
        <w:rPr>
          <w:rFonts w:hint="eastAsia"/>
          <w:color w:val="000000"/>
          <w:sz w:val="21"/>
          <w:szCs w:val="21"/>
        </w:rPr>
        <w:t>等问题，导致规划效率下降。</w:t>
      </w:r>
      <w:r w:rsidRPr="00AC4413">
        <w:rPr>
          <w:rFonts w:hint="eastAsia"/>
          <w:color w:val="000000"/>
          <w:sz w:val="21"/>
          <w:szCs w:val="21"/>
        </w:rPr>
        <w:t xml:space="preserve">PPSwarm </w:t>
      </w:r>
      <w:r w:rsidRPr="00AC4413">
        <w:rPr>
          <w:rFonts w:hint="eastAsia"/>
          <w:color w:val="000000"/>
          <w:sz w:val="21"/>
          <w:szCs w:val="21"/>
        </w:rPr>
        <w:t>与</w:t>
      </w:r>
      <w:r w:rsidRPr="00AC4413">
        <w:rPr>
          <w:rFonts w:hint="eastAsia"/>
          <w:color w:val="000000"/>
          <w:sz w:val="21"/>
          <w:szCs w:val="21"/>
        </w:rPr>
        <w:t xml:space="preserve"> K-CBS </w:t>
      </w:r>
      <w:r w:rsidRPr="00AC4413">
        <w:rPr>
          <w:rFonts w:hint="eastAsia"/>
          <w:color w:val="000000"/>
          <w:sz w:val="21"/>
          <w:szCs w:val="21"/>
        </w:rPr>
        <w:t>的到达时间随干扰数量变化较小，主要因为其路径规划更多</w:t>
      </w:r>
      <w:r>
        <w:rPr>
          <w:rFonts w:hint="eastAsia"/>
          <w:color w:val="000000"/>
          <w:sz w:val="21"/>
          <w:szCs w:val="21"/>
        </w:rPr>
        <w:t>到</w:t>
      </w:r>
      <w:r w:rsidRPr="00AC4413">
        <w:rPr>
          <w:rFonts w:hint="eastAsia"/>
          <w:color w:val="000000"/>
          <w:sz w:val="21"/>
          <w:szCs w:val="21"/>
        </w:rPr>
        <w:t>受</w:t>
      </w:r>
      <w:r>
        <w:rPr>
          <w:rFonts w:hint="eastAsia"/>
          <w:color w:val="000000"/>
          <w:sz w:val="21"/>
          <w:szCs w:val="21"/>
        </w:rPr>
        <w:t>主要可通行区域的影响，所设定的新增干扰分布位置未显式地影响其规划路径</w:t>
      </w:r>
      <w:r w:rsidRPr="00AC4413">
        <w:rPr>
          <w:rFonts w:hint="eastAsia"/>
          <w:color w:val="000000"/>
          <w:sz w:val="21"/>
          <w:szCs w:val="21"/>
        </w:rPr>
        <w:t>。</w:t>
      </w:r>
      <w:r w:rsidRPr="00AC4413">
        <w:rPr>
          <w:rFonts w:hint="eastAsia"/>
          <w:color w:val="000000"/>
          <w:sz w:val="21"/>
          <w:szCs w:val="21"/>
        </w:rPr>
        <w:t xml:space="preserve">APF </w:t>
      </w:r>
      <w:r w:rsidRPr="00AC4413">
        <w:rPr>
          <w:rFonts w:hint="eastAsia"/>
          <w:color w:val="000000"/>
          <w:sz w:val="21"/>
          <w:szCs w:val="21"/>
        </w:rPr>
        <w:t>由于完全依赖局部势场，在干扰推力与障碍斥力共同作用下易陷入局部极小或产生振荡，其到达时间随干扰数量呈现不稳定波动，稳定性最差。</w:t>
      </w:r>
    </w:p>
    <w:tbl>
      <w:tblPr>
        <w:tblStyle w:val="af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4394"/>
      </w:tblGrid>
      <w:tr w:rsidR="00501D6A" w:rsidRPr="00B37674" w14:paraId="719EC4B4" w14:textId="77777777" w:rsidTr="00AC79EA">
        <w:tc>
          <w:tcPr>
            <w:tcW w:w="4394" w:type="dxa"/>
          </w:tcPr>
          <w:p w14:paraId="334B9205" w14:textId="77777777" w:rsidR="00501D6A" w:rsidRPr="00B37674" w:rsidRDefault="00501D6A" w:rsidP="006327A3">
            <w:pPr>
              <w:pStyle w:val="aff0"/>
            </w:pPr>
            <w:r w:rsidRPr="00B37674">
              <w:rPr>
                <w:rFonts w:hint="eastAsia"/>
                <w:noProof/>
              </w:rPr>
              <w:drawing>
                <wp:inline distT="0" distB="0" distL="0" distR="0" wp14:anchorId="6787708E" wp14:editId="7F83F587">
                  <wp:extent cx="2746238" cy="2029037"/>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46238" cy="2029037"/>
                          </a:xfrm>
                          <a:prstGeom prst="rect">
                            <a:avLst/>
                          </a:prstGeom>
                        </pic:spPr>
                      </pic:pic>
                    </a:graphicData>
                  </a:graphic>
                </wp:inline>
              </w:drawing>
            </w:r>
          </w:p>
        </w:tc>
        <w:tc>
          <w:tcPr>
            <w:tcW w:w="4394" w:type="dxa"/>
          </w:tcPr>
          <w:p w14:paraId="752D9AF6" w14:textId="77777777" w:rsidR="00501D6A" w:rsidRPr="00B37674" w:rsidRDefault="00501D6A" w:rsidP="006327A3">
            <w:pPr>
              <w:pStyle w:val="aff0"/>
              <w:rPr>
                <w:color w:val="FF0000"/>
              </w:rPr>
            </w:pPr>
            <w:r w:rsidRPr="00B37674">
              <w:rPr>
                <w:rFonts w:hint="eastAsia"/>
                <w:noProof/>
                <w:color w:val="FF0000"/>
              </w:rPr>
              <w:drawing>
                <wp:inline distT="0" distB="0" distL="0" distR="0" wp14:anchorId="5FCEC47D" wp14:editId="3BFC5C53">
                  <wp:extent cx="2732464" cy="2018157"/>
                  <wp:effectExtent l="0" t="0" r="0" b="127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32464" cy="2018157"/>
                          </a:xfrm>
                          <a:prstGeom prst="rect">
                            <a:avLst/>
                          </a:prstGeom>
                        </pic:spPr>
                      </pic:pic>
                    </a:graphicData>
                  </a:graphic>
                </wp:inline>
              </w:drawing>
            </w:r>
          </w:p>
        </w:tc>
      </w:tr>
      <w:tr w:rsidR="00501D6A" w:rsidRPr="00B37674" w14:paraId="0C1D9FC8" w14:textId="77777777" w:rsidTr="00AC79EA">
        <w:trPr>
          <w:trHeight w:val="378"/>
        </w:trPr>
        <w:tc>
          <w:tcPr>
            <w:tcW w:w="4394" w:type="dxa"/>
          </w:tcPr>
          <w:p w14:paraId="72ED189C" w14:textId="172268E1" w:rsidR="00501D6A" w:rsidRPr="00B37674" w:rsidRDefault="00501D6A" w:rsidP="006327A3">
            <w:pPr>
              <w:pStyle w:val="aff0"/>
              <w:rPr>
                <w:b/>
                <w:bCs/>
                <w:sz w:val="20"/>
                <w:szCs w:val="20"/>
              </w:rPr>
            </w:pPr>
            <w:r w:rsidRPr="00B37674">
              <w:rPr>
                <w:rFonts w:eastAsia="黑体" w:hint="eastAsia"/>
                <w:szCs w:val="18"/>
              </w:rPr>
              <w:lastRenderedPageBreak/>
              <w:t>(</w:t>
            </w:r>
            <w:r w:rsidRPr="00B37674">
              <w:rPr>
                <w:rFonts w:eastAsia="黑体"/>
                <w:szCs w:val="18"/>
              </w:rPr>
              <w:t xml:space="preserve">a) </w:t>
            </w:r>
            <w:r w:rsidRPr="00B37674">
              <w:rPr>
                <w:rFonts w:eastAsia="黑体" w:hint="eastAsia"/>
                <w:szCs w:val="18"/>
              </w:rPr>
              <w:t>不同</w:t>
            </w:r>
            <w:r w:rsidR="00727BD3">
              <w:rPr>
                <w:rFonts w:eastAsia="黑体" w:hint="eastAsia"/>
                <w:szCs w:val="18"/>
              </w:rPr>
              <w:t>干扰</w:t>
            </w:r>
            <w:r w:rsidRPr="00B37674">
              <w:rPr>
                <w:rFonts w:eastAsia="黑体" w:hint="eastAsia"/>
                <w:szCs w:val="18"/>
              </w:rPr>
              <w:t>数量下</w:t>
            </w:r>
            <w:r w:rsidR="007D0D7A">
              <w:rPr>
                <w:rFonts w:eastAsia="黑体" w:hint="eastAsia"/>
                <w:szCs w:val="18"/>
              </w:rPr>
              <w:t>通信连通率</w:t>
            </w:r>
            <w:r w:rsidR="00F844A0">
              <w:rPr>
                <w:rFonts w:eastAsia="黑体" w:hint="eastAsia"/>
                <w:szCs w:val="18"/>
              </w:rPr>
              <w:t>对比</w:t>
            </w:r>
          </w:p>
        </w:tc>
        <w:tc>
          <w:tcPr>
            <w:tcW w:w="4394" w:type="dxa"/>
          </w:tcPr>
          <w:p w14:paraId="0CD6162E" w14:textId="14F70A2F" w:rsidR="00501D6A" w:rsidRPr="00B37674" w:rsidRDefault="00501D6A" w:rsidP="006327A3">
            <w:pPr>
              <w:pStyle w:val="aff0"/>
              <w:rPr>
                <w:color w:val="FF0000"/>
              </w:rPr>
            </w:pPr>
            <w:r w:rsidRPr="00B37674">
              <w:rPr>
                <w:rFonts w:eastAsia="黑体" w:hint="eastAsia"/>
                <w:szCs w:val="18"/>
              </w:rPr>
              <w:t>(b</w:t>
            </w:r>
            <w:r w:rsidRPr="00B37674">
              <w:rPr>
                <w:rFonts w:eastAsia="黑体"/>
                <w:szCs w:val="18"/>
              </w:rPr>
              <w:t xml:space="preserve">) </w:t>
            </w:r>
            <w:r w:rsidRPr="00B37674">
              <w:rPr>
                <w:rFonts w:eastAsia="黑体" w:hint="eastAsia"/>
                <w:szCs w:val="18"/>
              </w:rPr>
              <w:t>不同</w:t>
            </w:r>
            <w:r w:rsidR="00727BD3">
              <w:rPr>
                <w:rFonts w:eastAsia="黑体" w:hint="eastAsia"/>
                <w:szCs w:val="18"/>
              </w:rPr>
              <w:t>干扰</w:t>
            </w:r>
            <w:r w:rsidR="00F844A0">
              <w:rPr>
                <w:rFonts w:eastAsia="黑体" w:hint="eastAsia"/>
                <w:szCs w:val="18"/>
              </w:rPr>
              <w:t>数量下平均</w:t>
            </w:r>
            <w:r w:rsidR="00727BD3">
              <w:rPr>
                <w:rFonts w:eastAsia="黑体" w:hint="eastAsia"/>
                <w:szCs w:val="18"/>
              </w:rPr>
              <w:t>到达</w:t>
            </w:r>
            <w:r w:rsidR="00D16029">
              <w:rPr>
                <w:rFonts w:eastAsia="黑体" w:hint="eastAsia"/>
                <w:szCs w:val="18"/>
              </w:rPr>
              <w:t>时间</w:t>
            </w:r>
            <w:r w:rsidR="00F844A0">
              <w:rPr>
                <w:rFonts w:eastAsia="黑体" w:hint="eastAsia"/>
                <w:szCs w:val="18"/>
              </w:rPr>
              <w:t>对比</w:t>
            </w:r>
          </w:p>
        </w:tc>
      </w:tr>
    </w:tbl>
    <w:p w14:paraId="3E6F481E" w14:textId="454EB21E" w:rsidR="00727BD3" w:rsidRPr="00727BD3" w:rsidRDefault="00501D6A" w:rsidP="009C77F3">
      <w:pPr>
        <w:pStyle w:val="aff2"/>
      </w:pPr>
      <w:r w:rsidRPr="00A9585A">
        <w:rPr>
          <w:rFonts w:hint="eastAsia"/>
        </w:rPr>
        <w:t>图</w:t>
      </w:r>
      <w:r>
        <w:t>5</w:t>
      </w:r>
      <w:r w:rsidRPr="00A9585A">
        <w:t xml:space="preserve"> </w:t>
      </w:r>
      <w:r w:rsidRPr="00A9585A">
        <w:rPr>
          <w:rFonts w:hint="eastAsia"/>
        </w:rPr>
        <w:t>不同</w:t>
      </w:r>
      <w:r w:rsidR="00727BD3">
        <w:rPr>
          <w:rFonts w:hint="eastAsia"/>
        </w:rPr>
        <w:t>干扰</w:t>
      </w:r>
      <w:r>
        <w:rPr>
          <w:rFonts w:hint="eastAsia"/>
        </w:rPr>
        <w:t>数量</w:t>
      </w:r>
      <w:r w:rsidRPr="00A9585A">
        <w:rPr>
          <w:rFonts w:hint="eastAsia"/>
        </w:rPr>
        <w:t>下</w:t>
      </w:r>
      <w:r>
        <w:rPr>
          <w:rFonts w:hint="eastAsia"/>
        </w:rPr>
        <w:t>的指标对比</w:t>
      </w:r>
    </w:p>
    <w:p w14:paraId="334B66E6" w14:textId="543D97B9" w:rsidR="00234ACA" w:rsidRDefault="00234ACA" w:rsidP="00234ACA">
      <w:pPr>
        <w:spacing w:line="360" w:lineRule="auto"/>
        <w:outlineLvl w:val="1"/>
        <w:rPr>
          <w:b/>
          <w:sz w:val="21"/>
          <w:szCs w:val="21"/>
        </w:rPr>
      </w:pPr>
      <w:r w:rsidRPr="00234ACA">
        <w:rPr>
          <w:rFonts w:hint="eastAsia"/>
          <w:b/>
          <w:sz w:val="21"/>
          <w:szCs w:val="21"/>
        </w:rPr>
        <w:t>4</w:t>
      </w:r>
      <w:r w:rsidRPr="00234ACA">
        <w:rPr>
          <w:b/>
          <w:sz w:val="21"/>
          <w:szCs w:val="21"/>
        </w:rPr>
        <w:t xml:space="preserve">.6 </w:t>
      </w:r>
      <w:r w:rsidRPr="00234ACA">
        <w:rPr>
          <w:rFonts w:hint="eastAsia"/>
          <w:b/>
          <w:sz w:val="21"/>
          <w:szCs w:val="21"/>
        </w:rPr>
        <w:t>干扰功率影响分析</w:t>
      </w:r>
    </w:p>
    <w:p w14:paraId="59F27EE7" w14:textId="007B227A" w:rsidR="00786A0B" w:rsidRPr="00786A0B" w:rsidRDefault="009458AE" w:rsidP="00BF3D34">
      <w:pPr>
        <w:spacing w:line="360" w:lineRule="auto"/>
        <w:ind w:firstLineChars="196" w:firstLine="412"/>
        <w:rPr>
          <w:color w:val="000000"/>
          <w:sz w:val="21"/>
          <w:szCs w:val="21"/>
        </w:rPr>
      </w:pPr>
      <w:r w:rsidRPr="00D23592">
        <w:rPr>
          <w:color w:val="000000"/>
          <w:sz w:val="21"/>
          <w:szCs w:val="21"/>
        </w:rPr>
        <w:t>不同算法通信连通率随干扰</w:t>
      </w:r>
      <w:r>
        <w:rPr>
          <w:rFonts w:hint="eastAsia"/>
          <w:color w:val="000000"/>
          <w:sz w:val="21"/>
          <w:szCs w:val="21"/>
        </w:rPr>
        <w:t>功率</w:t>
      </w:r>
      <w:r w:rsidRPr="00D23592">
        <w:rPr>
          <w:color w:val="000000"/>
          <w:sz w:val="21"/>
          <w:szCs w:val="21"/>
        </w:rPr>
        <w:t>的变化如图</w:t>
      </w:r>
      <w:r>
        <w:rPr>
          <w:color w:val="000000"/>
          <w:sz w:val="21"/>
          <w:szCs w:val="21"/>
        </w:rPr>
        <w:t>6</w:t>
      </w:r>
      <w:r w:rsidRPr="00D23592">
        <w:rPr>
          <w:color w:val="000000"/>
          <w:sz w:val="21"/>
          <w:szCs w:val="21"/>
        </w:rPr>
        <w:t>所示。</w:t>
      </w:r>
      <w:r>
        <w:rPr>
          <w:rFonts w:hint="eastAsia"/>
          <w:color w:val="000000"/>
          <w:sz w:val="21"/>
          <w:szCs w:val="21"/>
        </w:rPr>
        <w:t>由图可见</w:t>
      </w:r>
      <w:r w:rsidRPr="009458AE">
        <w:rPr>
          <w:color w:val="000000"/>
          <w:sz w:val="21"/>
          <w:szCs w:val="21"/>
        </w:rPr>
        <w:t>，</w:t>
      </w:r>
      <w:r>
        <w:rPr>
          <w:rFonts w:hint="eastAsia"/>
          <w:color w:val="000000"/>
          <w:sz w:val="21"/>
          <w:szCs w:val="21"/>
        </w:rPr>
        <w:t>所有</w:t>
      </w:r>
      <w:r w:rsidRPr="009458AE">
        <w:rPr>
          <w:color w:val="000000"/>
          <w:sz w:val="21"/>
          <w:szCs w:val="21"/>
        </w:rPr>
        <w:t>算法的通信连通率均随干扰功率增大而下降，但下降幅度和性能稳定性存在显著差异。整体来看，所提出的</w:t>
      </w:r>
      <w:r w:rsidRPr="009458AE">
        <w:rPr>
          <w:color w:val="000000"/>
          <w:sz w:val="21"/>
          <w:szCs w:val="21"/>
        </w:rPr>
        <w:t>C-RRT</w:t>
      </w:r>
      <w:r>
        <w:rPr>
          <w:color w:val="000000"/>
          <w:sz w:val="21"/>
          <w:szCs w:val="21"/>
        </w:rPr>
        <w:t>*</w:t>
      </w:r>
      <w:r w:rsidRPr="009458AE">
        <w:rPr>
          <w:color w:val="000000"/>
          <w:sz w:val="21"/>
          <w:szCs w:val="21"/>
        </w:rPr>
        <w:t>–APF</w:t>
      </w:r>
      <w:r w:rsidRPr="009458AE">
        <w:rPr>
          <w:color w:val="000000"/>
          <w:sz w:val="21"/>
          <w:szCs w:val="21"/>
        </w:rPr>
        <w:t>始终保持最高连通率，在</w:t>
      </w:r>
      <w:r>
        <w:rPr>
          <w:rFonts w:hint="eastAsia"/>
          <w:color w:val="000000"/>
          <w:sz w:val="21"/>
          <w:szCs w:val="21"/>
        </w:rPr>
        <w:t>不同</w:t>
      </w:r>
      <w:r w:rsidRPr="009458AE">
        <w:rPr>
          <w:color w:val="000000"/>
          <w:sz w:val="21"/>
          <w:szCs w:val="21"/>
        </w:rPr>
        <w:t>干扰范围内保持的高值并呈现</w:t>
      </w:r>
      <w:r>
        <w:rPr>
          <w:rFonts w:hint="eastAsia"/>
          <w:color w:val="000000"/>
          <w:sz w:val="21"/>
          <w:szCs w:val="21"/>
        </w:rPr>
        <w:t>缓慢</w:t>
      </w:r>
      <w:r w:rsidRPr="009458AE">
        <w:rPr>
          <w:color w:val="000000"/>
          <w:sz w:val="21"/>
          <w:szCs w:val="21"/>
        </w:rPr>
        <w:t>下降趋势，体现出其在复杂干扰环境下的稳健性与抗干扰能力。相比之下，</w:t>
      </w:r>
      <w:r w:rsidRPr="009458AE">
        <w:rPr>
          <w:color w:val="000000"/>
          <w:sz w:val="21"/>
          <w:szCs w:val="21"/>
        </w:rPr>
        <w:t xml:space="preserve">CMUPF </w:t>
      </w:r>
      <w:r w:rsidRPr="009458AE">
        <w:rPr>
          <w:color w:val="000000"/>
          <w:sz w:val="21"/>
          <w:szCs w:val="21"/>
        </w:rPr>
        <w:t>对干扰强度极为敏感，连通率在干扰功率上升时快速下降，主要原因在于干扰区域扩大导致可通行空间显著减少，路径绕行加剧，从而使通信链路维护难度增加、关键链路频繁失效。</w:t>
      </w:r>
      <w:r w:rsidRPr="009458AE">
        <w:rPr>
          <w:color w:val="000000"/>
          <w:sz w:val="21"/>
          <w:szCs w:val="21"/>
        </w:rPr>
        <w:t>PPSwarm</w:t>
      </w:r>
      <w:r w:rsidRPr="009458AE">
        <w:rPr>
          <w:color w:val="000000"/>
          <w:sz w:val="21"/>
          <w:szCs w:val="21"/>
        </w:rPr>
        <w:t>与</w:t>
      </w:r>
      <w:r w:rsidRPr="009458AE">
        <w:rPr>
          <w:color w:val="000000"/>
          <w:sz w:val="21"/>
          <w:szCs w:val="21"/>
        </w:rPr>
        <w:t>K-CBS</w:t>
      </w:r>
      <w:r w:rsidRPr="009458AE">
        <w:rPr>
          <w:color w:val="000000"/>
          <w:sz w:val="21"/>
          <w:szCs w:val="21"/>
        </w:rPr>
        <w:t>在低干扰功率下表现较好，得益于其搜索效率较高</w:t>
      </w:r>
      <w:r>
        <w:rPr>
          <w:rFonts w:hint="eastAsia"/>
          <w:color w:val="000000"/>
          <w:sz w:val="21"/>
          <w:szCs w:val="21"/>
        </w:rPr>
        <w:t>和</w:t>
      </w:r>
      <w:r w:rsidRPr="009458AE">
        <w:rPr>
          <w:color w:val="000000"/>
          <w:sz w:val="21"/>
          <w:szCs w:val="21"/>
        </w:rPr>
        <w:t>在弱干扰环境中</w:t>
      </w:r>
      <w:r>
        <w:rPr>
          <w:rFonts w:hint="eastAsia"/>
          <w:color w:val="000000"/>
          <w:sz w:val="21"/>
          <w:szCs w:val="21"/>
        </w:rPr>
        <w:t>绕行干扰区域时</w:t>
      </w:r>
      <w:r w:rsidRPr="009458AE">
        <w:rPr>
          <w:color w:val="000000"/>
          <w:sz w:val="21"/>
          <w:szCs w:val="21"/>
        </w:rPr>
        <w:t>链路维持成本较低；但随着干扰功率提升，干扰覆盖范围扩大导致它们的路径搜索显著受限，绕行干扰区的</w:t>
      </w:r>
      <w:r>
        <w:rPr>
          <w:rFonts w:hint="eastAsia"/>
          <w:color w:val="000000"/>
          <w:sz w:val="21"/>
          <w:szCs w:val="21"/>
        </w:rPr>
        <w:t>难度</w:t>
      </w:r>
      <w:r w:rsidRPr="009458AE">
        <w:rPr>
          <w:color w:val="000000"/>
          <w:sz w:val="21"/>
          <w:szCs w:val="21"/>
        </w:rPr>
        <w:t>提高而缺乏链路保持机制使得连通率连续性下降并趋。</w:t>
      </w:r>
      <w:r w:rsidRPr="009458AE">
        <w:rPr>
          <w:color w:val="000000"/>
          <w:sz w:val="21"/>
          <w:szCs w:val="21"/>
        </w:rPr>
        <w:t>APF</w:t>
      </w:r>
      <w:r w:rsidRPr="009458AE">
        <w:rPr>
          <w:color w:val="000000"/>
          <w:sz w:val="21"/>
          <w:szCs w:val="21"/>
        </w:rPr>
        <w:t>在全区间通信连通率均最低，其整体呈持续下降趋势。由于典型势场方法在干扰分布不均与障碍密集场景下容易陷入局部势场死锁或振荡，使其通信性能受干扰区域结构</w:t>
      </w:r>
      <w:r>
        <w:rPr>
          <w:rFonts w:hint="eastAsia"/>
          <w:color w:val="000000"/>
          <w:sz w:val="21"/>
          <w:szCs w:val="21"/>
        </w:rPr>
        <w:t>影响极大</w:t>
      </w:r>
      <w:r w:rsidRPr="009458AE">
        <w:rPr>
          <w:color w:val="000000"/>
          <w:sz w:val="21"/>
          <w:szCs w:val="21"/>
        </w:rPr>
        <w:t>呈现出低且相对</w:t>
      </w:r>
      <w:r>
        <w:rPr>
          <w:rFonts w:hint="eastAsia"/>
          <w:color w:val="000000"/>
          <w:sz w:val="21"/>
          <w:szCs w:val="21"/>
        </w:rPr>
        <w:t>不稳定</w:t>
      </w:r>
      <w:r w:rsidRPr="009458AE">
        <w:rPr>
          <w:color w:val="000000"/>
          <w:sz w:val="21"/>
          <w:szCs w:val="21"/>
        </w:rPr>
        <w:t>的下降特</w:t>
      </w:r>
      <w:r w:rsidR="005847DF">
        <w:rPr>
          <w:rFonts w:hint="eastAsia"/>
          <w:color w:val="000000"/>
          <w:sz w:val="21"/>
          <w:szCs w:val="21"/>
        </w:rPr>
        <w:t>点</w:t>
      </w:r>
      <w:r w:rsidRPr="009458AE">
        <w:rPr>
          <w:color w:val="000000"/>
          <w:sz w:val="21"/>
          <w:szCs w:val="21"/>
        </w:rPr>
        <w:t>。</w:t>
      </w:r>
    </w:p>
    <w:p w14:paraId="5B2C1817" w14:textId="6625B915" w:rsidR="00727BD3" w:rsidRDefault="00727BD3" w:rsidP="00727BD3">
      <w:pPr>
        <w:pStyle w:val="aff0"/>
      </w:pPr>
      <w:r>
        <w:rPr>
          <w:rFonts w:hint="eastAsia"/>
          <w:noProof/>
        </w:rPr>
        <w:drawing>
          <wp:inline distT="0" distB="0" distL="0" distR="0" wp14:anchorId="2A821134" wp14:editId="12693AD7">
            <wp:extent cx="4394234" cy="2711851"/>
            <wp:effectExtent l="0" t="0" r="635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94234" cy="2711851"/>
                    </a:xfrm>
                    <a:prstGeom prst="rect">
                      <a:avLst/>
                    </a:prstGeom>
                  </pic:spPr>
                </pic:pic>
              </a:graphicData>
            </a:graphic>
          </wp:inline>
        </w:drawing>
      </w:r>
    </w:p>
    <w:p w14:paraId="503A3D4F" w14:textId="1CF200C9" w:rsidR="00727BD3" w:rsidRPr="00727BD3" w:rsidRDefault="00786A0B" w:rsidP="00786A0B">
      <w:pPr>
        <w:pStyle w:val="aff2"/>
      </w:pPr>
      <w:r>
        <w:rPr>
          <w:rFonts w:hint="eastAsia"/>
        </w:rPr>
        <w:t>图</w:t>
      </w:r>
      <w:r>
        <w:rPr>
          <w:rFonts w:hint="eastAsia"/>
        </w:rPr>
        <w:t>6</w:t>
      </w:r>
      <w:r>
        <w:t xml:space="preserve"> </w:t>
      </w:r>
      <w:r w:rsidR="007D0D7A">
        <w:rPr>
          <w:rFonts w:hint="eastAsia"/>
        </w:rPr>
        <w:t>通信连通率</w:t>
      </w:r>
      <w:r>
        <w:rPr>
          <w:rFonts w:hint="eastAsia"/>
        </w:rPr>
        <w:t>随干扰功率变化情况</w:t>
      </w:r>
    </w:p>
    <w:p w14:paraId="556F70BE" w14:textId="3F3E6CAF" w:rsidR="00404BF5" w:rsidRDefault="00404BF5" w:rsidP="00234ACA">
      <w:pPr>
        <w:spacing w:line="360" w:lineRule="auto"/>
        <w:outlineLvl w:val="1"/>
        <w:rPr>
          <w:b/>
          <w:sz w:val="21"/>
          <w:szCs w:val="21"/>
        </w:rPr>
      </w:pPr>
      <w:r>
        <w:rPr>
          <w:b/>
          <w:sz w:val="21"/>
          <w:szCs w:val="21"/>
        </w:rPr>
        <w:t>4</w:t>
      </w:r>
      <w:r w:rsidRPr="00A9585A">
        <w:rPr>
          <w:rFonts w:hint="eastAsia"/>
          <w:b/>
          <w:sz w:val="21"/>
          <w:szCs w:val="21"/>
        </w:rPr>
        <w:t>.</w:t>
      </w:r>
      <w:r w:rsidR="00C34254">
        <w:rPr>
          <w:b/>
          <w:sz w:val="21"/>
          <w:szCs w:val="21"/>
        </w:rPr>
        <w:t>7</w:t>
      </w:r>
      <w:r w:rsidRPr="00A9585A">
        <w:rPr>
          <w:rFonts w:hint="eastAsia"/>
          <w:b/>
          <w:sz w:val="21"/>
          <w:szCs w:val="21"/>
        </w:rPr>
        <w:t xml:space="preserve"> </w:t>
      </w:r>
      <w:r>
        <w:rPr>
          <w:rFonts w:hint="eastAsia"/>
          <w:b/>
          <w:sz w:val="21"/>
          <w:szCs w:val="21"/>
        </w:rPr>
        <w:t>消融实验</w:t>
      </w:r>
    </w:p>
    <w:p w14:paraId="66501C6E" w14:textId="38D9B28F" w:rsidR="00E02CBA" w:rsidRPr="00E02CBA" w:rsidRDefault="00E02CBA" w:rsidP="00E02CBA">
      <w:pPr>
        <w:spacing w:line="360" w:lineRule="auto"/>
        <w:ind w:firstLineChars="196" w:firstLine="412"/>
        <w:rPr>
          <w:color w:val="000000"/>
          <w:sz w:val="21"/>
          <w:szCs w:val="21"/>
        </w:rPr>
      </w:pPr>
      <w:r w:rsidRPr="00E02CBA">
        <w:rPr>
          <w:rFonts w:hint="eastAsia"/>
          <w:color w:val="000000"/>
          <w:sz w:val="21"/>
          <w:szCs w:val="21"/>
        </w:rPr>
        <w:t>为进一步验证所提出</w:t>
      </w:r>
      <w:r w:rsidRPr="00E02CBA">
        <w:rPr>
          <w:rFonts w:hint="eastAsia"/>
          <w:color w:val="000000"/>
          <w:sz w:val="21"/>
          <w:szCs w:val="21"/>
        </w:rPr>
        <w:t xml:space="preserve"> C-RRT*-APF </w:t>
      </w:r>
      <w:r w:rsidRPr="00E02CBA">
        <w:rPr>
          <w:rFonts w:hint="eastAsia"/>
          <w:color w:val="000000"/>
          <w:sz w:val="21"/>
          <w:szCs w:val="21"/>
        </w:rPr>
        <w:t>各关键机制对整体性能的贡献，本节在</w:t>
      </w:r>
      <w:r>
        <w:rPr>
          <w:rFonts w:hint="eastAsia"/>
          <w:color w:val="000000"/>
          <w:sz w:val="21"/>
          <w:szCs w:val="21"/>
        </w:rPr>
        <w:t>干扰数量为</w:t>
      </w:r>
      <w:r>
        <w:rPr>
          <w:rFonts w:hint="eastAsia"/>
          <w:color w:val="000000"/>
          <w:sz w:val="21"/>
          <w:szCs w:val="21"/>
        </w:rPr>
        <w:t>1</w:t>
      </w:r>
      <w:r>
        <w:rPr>
          <w:rFonts w:hint="eastAsia"/>
          <w:color w:val="000000"/>
          <w:sz w:val="21"/>
          <w:szCs w:val="21"/>
        </w:rPr>
        <w:t>、干扰功率为</w:t>
      </w:r>
      <w:r>
        <w:rPr>
          <w:rFonts w:hint="eastAsia"/>
          <w:color w:val="000000"/>
          <w:sz w:val="21"/>
          <w:szCs w:val="21"/>
        </w:rPr>
        <w:t>2</w:t>
      </w:r>
      <w:r>
        <w:rPr>
          <w:color w:val="000000"/>
          <w:sz w:val="21"/>
          <w:szCs w:val="21"/>
        </w:rPr>
        <w:t>5</w:t>
      </w:r>
      <w:r>
        <w:rPr>
          <w:rFonts w:hint="eastAsia"/>
          <w:color w:val="000000"/>
          <w:sz w:val="21"/>
          <w:szCs w:val="21"/>
        </w:rPr>
        <w:t>dB</w:t>
      </w:r>
      <w:r>
        <w:rPr>
          <w:color w:val="000000"/>
          <w:sz w:val="21"/>
          <w:szCs w:val="21"/>
        </w:rPr>
        <w:t>m</w:t>
      </w:r>
      <w:r>
        <w:rPr>
          <w:rFonts w:hint="eastAsia"/>
          <w:color w:val="000000"/>
          <w:sz w:val="21"/>
          <w:szCs w:val="21"/>
        </w:rPr>
        <w:t>以及建筑数量为</w:t>
      </w:r>
      <w:r>
        <w:rPr>
          <w:rFonts w:hint="eastAsia"/>
          <w:color w:val="000000"/>
          <w:sz w:val="21"/>
          <w:szCs w:val="21"/>
        </w:rPr>
        <w:t>2</w:t>
      </w:r>
      <w:r>
        <w:rPr>
          <w:color w:val="000000"/>
          <w:sz w:val="21"/>
          <w:szCs w:val="21"/>
        </w:rPr>
        <w:t>0</w:t>
      </w:r>
      <w:r>
        <w:rPr>
          <w:rFonts w:hint="eastAsia"/>
          <w:color w:val="000000"/>
          <w:sz w:val="21"/>
          <w:szCs w:val="21"/>
        </w:rPr>
        <w:t>的</w:t>
      </w:r>
      <w:r w:rsidRPr="00E02CBA">
        <w:rPr>
          <w:rFonts w:hint="eastAsia"/>
          <w:color w:val="000000"/>
          <w:sz w:val="21"/>
          <w:szCs w:val="21"/>
        </w:rPr>
        <w:t>典型场景下进行了消融实验对比，如表</w:t>
      </w:r>
      <w:r w:rsidRPr="00E02CBA">
        <w:rPr>
          <w:rFonts w:hint="eastAsia"/>
          <w:color w:val="000000"/>
          <w:sz w:val="21"/>
          <w:szCs w:val="21"/>
        </w:rPr>
        <w:t xml:space="preserve"> 2 </w:t>
      </w:r>
      <w:r w:rsidRPr="00E02CBA">
        <w:rPr>
          <w:rFonts w:hint="eastAsia"/>
          <w:color w:val="000000"/>
          <w:sz w:val="21"/>
          <w:szCs w:val="21"/>
        </w:rPr>
        <w:t>所示。从结果可以看出，</w:t>
      </w:r>
      <w:r>
        <w:rPr>
          <w:rFonts w:hint="eastAsia"/>
          <w:color w:val="000000"/>
          <w:sz w:val="21"/>
          <w:szCs w:val="21"/>
        </w:rPr>
        <w:t>所提的完整</w:t>
      </w:r>
      <w:r w:rsidRPr="00E02CBA">
        <w:rPr>
          <w:rFonts w:hint="eastAsia"/>
          <w:color w:val="000000"/>
          <w:sz w:val="21"/>
          <w:szCs w:val="21"/>
        </w:rPr>
        <w:t>的</w:t>
      </w:r>
      <w:r w:rsidRPr="00E02CBA">
        <w:rPr>
          <w:rFonts w:hint="eastAsia"/>
          <w:color w:val="000000"/>
          <w:sz w:val="21"/>
          <w:szCs w:val="21"/>
        </w:rPr>
        <w:t xml:space="preserve"> C-RRT*-APF </w:t>
      </w:r>
      <w:r w:rsidRPr="00E02CBA">
        <w:rPr>
          <w:rFonts w:hint="eastAsia"/>
          <w:color w:val="000000"/>
          <w:sz w:val="21"/>
          <w:szCs w:val="21"/>
        </w:rPr>
        <w:t>在</w:t>
      </w:r>
      <w:r w:rsidR="007D0D7A">
        <w:rPr>
          <w:rFonts w:hint="eastAsia"/>
          <w:color w:val="000000"/>
          <w:sz w:val="21"/>
          <w:szCs w:val="21"/>
        </w:rPr>
        <w:t>通信连通率</w:t>
      </w:r>
      <w:r w:rsidRPr="00E02CBA">
        <w:rPr>
          <w:rFonts w:hint="eastAsia"/>
          <w:color w:val="000000"/>
          <w:sz w:val="21"/>
          <w:szCs w:val="21"/>
        </w:rPr>
        <w:t>与平均到达</w:t>
      </w:r>
      <w:r w:rsidR="00891B57">
        <w:rPr>
          <w:rFonts w:hint="eastAsia"/>
          <w:color w:val="000000"/>
          <w:sz w:val="21"/>
          <w:szCs w:val="21"/>
        </w:rPr>
        <w:t>时间</w:t>
      </w:r>
      <w:r w:rsidRPr="00E02CBA">
        <w:rPr>
          <w:rFonts w:hint="eastAsia"/>
          <w:color w:val="000000"/>
          <w:sz w:val="21"/>
          <w:szCs w:val="21"/>
        </w:rPr>
        <w:t>两项指标上均取得最优表现，其中</w:t>
      </w:r>
      <w:r w:rsidR="007D0D7A">
        <w:rPr>
          <w:rFonts w:hint="eastAsia"/>
          <w:color w:val="000000"/>
          <w:sz w:val="21"/>
          <w:szCs w:val="21"/>
        </w:rPr>
        <w:t>通信连通率</w:t>
      </w:r>
      <w:r w:rsidRPr="00E02CBA">
        <w:rPr>
          <w:rFonts w:hint="eastAsia"/>
          <w:color w:val="000000"/>
          <w:sz w:val="21"/>
          <w:szCs w:val="21"/>
        </w:rPr>
        <w:t>达到</w:t>
      </w:r>
      <w:r w:rsidRPr="00E02CBA">
        <w:rPr>
          <w:rFonts w:hint="eastAsia"/>
          <w:color w:val="000000"/>
          <w:sz w:val="21"/>
          <w:szCs w:val="21"/>
        </w:rPr>
        <w:t xml:space="preserve"> </w:t>
      </w:r>
      <w:r w:rsidR="00726424">
        <w:rPr>
          <w:color w:val="000000"/>
          <w:sz w:val="21"/>
          <w:szCs w:val="21"/>
        </w:rPr>
        <w:t>95</w:t>
      </w:r>
      <w:r>
        <w:rPr>
          <w:color w:val="000000"/>
          <w:sz w:val="21"/>
          <w:szCs w:val="21"/>
        </w:rPr>
        <w:t>%</w:t>
      </w:r>
      <w:r w:rsidRPr="00E02CBA">
        <w:rPr>
          <w:rFonts w:hint="eastAsia"/>
          <w:color w:val="000000"/>
          <w:sz w:val="21"/>
          <w:szCs w:val="21"/>
        </w:rPr>
        <w:t>，平均到达</w:t>
      </w:r>
      <w:r w:rsidR="00891B57">
        <w:rPr>
          <w:rFonts w:hint="eastAsia"/>
          <w:color w:val="000000"/>
          <w:sz w:val="21"/>
          <w:szCs w:val="21"/>
        </w:rPr>
        <w:t>时间</w:t>
      </w:r>
      <w:r w:rsidRPr="00E02CBA">
        <w:rPr>
          <w:rFonts w:hint="eastAsia"/>
          <w:color w:val="000000"/>
          <w:sz w:val="21"/>
          <w:szCs w:val="21"/>
        </w:rPr>
        <w:t>为</w:t>
      </w:r>
      <w:r w:rsidRPr="00E02CBA">
        <w:rPr>
          <w:rFonts w:hint="eastAsia"/>
          <w:color w:val="000000"/>
          <w:sz w:val="21"/>
          <w:szCs w:val="21"/>
        </w:rPr>
        <w:t xml:space="preserve"> </w:t>
      </w:r>
      <w:r w:rsidR="00782F89">
        <w:rPr>
          <w:color w:val="000000"/>
          <w:sz w:val="21"/>
          <w:szCs w:val="21"/>
        </w:rPr>
        <w:t>29</w:t>
      </w:r>
      <w:r w:rsidRPr="00E02CBA">
        <w:rPr>
          <w:rFonts w:hint="eastAsia"/>
          <w:color w:val="000000"/>
          <w:sz w:val="21"/>
          <w:szCs w:val="21"/>
        </w:rPr>
        <w:t>7</w:t>
      </w:r>
      <w:r w:rsidR="00726424">
        <w:rPr>
          <w:color w:val="000000"/>
          <w:sz w:val="21"/>
          <w:szCs w:val="21"/>
        </w:rPr>
        <w:t>S</w:t>
      </w:r>
      <w:r w:rsidRPr="00E02CBA">
        <w:rPr>
          <w:rFonts w:hint="eastAsia"/>
          <w:color w:val="000000"/>
          <w:sz w:val="21"/>
          <w:szCs w:val="21"/>
        </w:rPr>
        <w:t>，显著优于移除任一核心机制的版本。这表明所设计的局部</w:t>
      </w:r>
      <w:r>
        <w:rPr>
          <w:rFonts w:hint="eastAsia"/>
          <w:color w:val="000000"/>
          <w:sz w:val="21"/>
          <w:szCs w:val="21"/>
        </w:rPr>
        <w:t>M</w:t>
      </w:r>
      <w:r>
        <w:rPr>
          <w:color w:val="000000"/>
          <w:sz w:val="21"/>
          <w:szCs w:val="21"/>
        </w:rPr>
        <w:t>BST-APF</w:t>
      </w:r>
      <w:r w:rsidRPr="00E02CBA">
        <w:rPr>
          <w:rFonts w:hint="eastAsia"/>
          <w:color w:val="000000"/>
          <w:sz w:val="21"/>
          <w:szCs w:val="21"/>
        </w:rPr>
        <w:t>连通保持与</w:t>
      </w:r>
      <w:r>
        <w:rPr>
          <w:rFonts w:hint="eastAsia"/>
          <w:color w:val="000000"/>
          <w:sz w:val="21"/>
          <w:szCs w:val="21"/>
        </w:rPr>
        <w:t>全局</w:t>
      </w:r>
      <w:r w:rsidRPr="00E02CBA">
        <w:rPr>
          <w:rFonts w:hint="eastAsia"/>
          <w:color w:val="000000"/>
          <w:sz w:val="21"/>
          <w:szCs w:val="21"/>
        </w:rPr>
        <w:t xml:space="preserve"> </w:t>
      </w:r>
      <w:r w:rsidR="00307380" w:rsidRPr="00A9585A">
        <w:rPr>
          <w:color w:val="000000"/>
          <w:sz w:val="21"/>
          <w:szCs w:val="21"/>
        </w:rPr>
        <w:t>Fréchet</w:t>
      </w:r>
      <w:r w:rsidRPr="00E02CBA">
        <w:rPr>
          <w:rFonts w:hint="eastAsia"/>
          <w:color w:val="000000"/>
          <w:sz w:val="21"/>
          <w:szCs w:val="21"/>
        </w:rPr>
        <w:t xml:space="preserve"> </w:t>
      </w:r>
      <w:r w:rsidR="00307380">
        <w:rPr>
          <w:rFonts w:hint="eastAsia"/>
          <w:color w:val="000000"/>
          <w:sz w:val="21"/>
          <w:szCs w:val="21"/>
        </w:rPr>
        <w:t>距离</w:t>
      </w:r>
      <w:r w:rsidRPr="00E02CBA">
        <w:rPr>
          <w:rFonts w:hint="eastAsia"/>
          <w:color w:val="000000"/>
          <w:sz w:val="21"/>
          <w:szCs w:val="21"/>
        </w:rPr>
        <w:t>约束机制均有效提升了算法</w:t>
      </w:r>
      <w:r>
        <w:rPr>
          <w:rFonts w:hint="eastAsia"/>
          <w:color w:val="000000"/>
          <w:sz w:val="21"/>
          <w:szCs w:val="21"/>
        </w:rPr>
        <w:t>在通信保持方面的</w:t>
      </w:r>
      <w:r w:rsidRPr="00E02CBA">
        <w:rPr>
          <w:rFonts w:hint="eastAsia"/>
          <w:color w:val="000000"/>
          <w:sz w:val="21"/>
          <w:szCs w:val="21"/>
        </w:rPr>
        <w:t>整体性能。</w:t>
      </w:r>
    </w:p>
    <w:p w14:paraId="3158F53A" w14:textId="47582369" w:rsidR="00E02CBA" w:rsidRPr="00E02CBA" w:rsidRDefault="00E02CBA" w:rsidP="00E02CBA">
      <w:pPr>
        <w:spacing w:line="360" w:lineRule="auto"/>
        <w:ind w:firstLineChars="196" w:firstLine="412"/>
        <w:rPr>
          <w:color w:val="000000"/>
          <w:sz w:val="21"/>
          <w:szCs w:val="21"/>
        </w:rPr>
      </w:pPr>
      <w:r w:rsidRPr="00E02CBA">
        <w:rPr>
          <w:rFonts w:hint="eastAsia"/>
          <w:color w:val="000000"/>
          <w:sz w:val="21"/>
          <w:szCs w:val="21"/>
        </w:rPr>
        <w:t>当去除局部</w:t>
      </w:r>
      <w:r w:rsidRPr="00E02CBA">
        <w:rPr>
          <w:rFonts w:hint="eastAsia"/>
          <w:color w:val="000000"/>
          <w:sz w:val="21"/>
          <w:szCs w:val="21"/>
        </w:rPr>
        <w:t xml:space="preserve"> MBST </w:t>
      </w:r>
      <w:r w:rsidRPr="00E02CBA">
        <w:rPr>
          <w:rFonts w:hint="eastAsia"/>
          <w:color w:val="000000"/>
          <w:sz w:val="21"/>
          <w:szCs w:val="21"/>
        </w:rPr>
        <w:t>引力项后（</w:t>
      </w:r>
      <w:r w:rsidRPr="00E02CBA">
        <w:rPr>
          <w:rFonts w:hint="eastAsia"/>
          <w:color w:val="000000"/>
          <w:sz w:val="21"/>
          <w:szCs w:val="21"/>
        </w:rPr>
        <w:t>C-RRT*-APF-</w:t>
      </w:r>
      <w:r w:rsidRPr="00E02CBA">
        <w:rPr>
          <w:rFonts w:hint="eastAsia"/>
          <w:color w:val="000000"/>
          <w:sz w:val="21"/>
          <w:szCs w:val="21"/>
        </w:rPr>
        <w:t>无</w:t>
      </w:r>
      <w:r w:rsidRPr="00E02CBA">
        <w:rPr>
          <w:rFonts w:hint="eastAsia"/>
          <w:color w:val="000000"/>
          <w:sz w:val="21"/>
          <w:szCs w:val="21"/>
        </w:rPr>
        <w:t xml:space="preserve"> MBST</w:t>
      </w:r>
      <w:r w:rsidRPr="00E02CBA">
        <w:rPr>
          <w:rFonts w:hint="eastAsia"/>
          <w:color w:val="000000"/>
          <w:sz w:val="21"/>
          <w:szCs w:val="21"/>
        </w:rPr>
        <w:t>），</w:t>
      </w:r>
      <w:r w:rsidR="007D0D7A">
        <w:rPr>
          <w:rFonts w:hint="eastAsia"/>
          <w:color w:val="000000"/>
          <w:sz w:val="21"/>
          <w:szCs w:val="21"/>
        </w:rPr>
        <w:t>通信连通率</w:t>
      </w:r>
      <w:r w:rsidRPr="00E02CBA">
        <w:rPr>
          <w:rFonts w:hint="eastAsia"/>
          <w:color w:val="000000"/>
          <w:sz w:val="21"/>
          <w:szCs w:val="21"/>
        </w:rPr>
        <w:t>由</w:t>
      </w:r>
      <w:r w:rsidRPr="00E02CBA">
        <w:rPr>
          <w:rFonts w:hint="eastAsia"/>
          <w:color w:val="000000"/>
          <w:sz w:val="21"/>
          <w:szCs w:val="21"/>
        </w:rPr>
        <w:t xml:space="preserve"> </w:t>
      </w:r>
      <w:r w:rsidR="00726424">
        <w:rPr>
          <w:color w:val="000000"/>
          <w:sz w:val="21"/>
          <w:szCs w:val="21"/>
        </w:rPr>
        <w:t>95</w:t>
      </w:r>
      <w:r>
        <w:rPr>
          <w:color w:val="000000"/>
          <w:sz w:val="21"/>
          <w:szCs w:val="21"/>
        </w:rPr>
        <w:t>%</w:t>
      </w:r>
      <w:r w:rsidRPr="00E02CBA">
        <w:rPr>
          <w:rFonts w:hint="eastAsia"/>
          <w:color w:val="000000"/>
          <w:sz w:val="21"/>
          <w:szCs w:val="21"/>
        </w:rPr>
        <w:t xml:space="preserve"> </w:t>
      </w:r>
      <w:r w:rsidRPr="00E02CBA">
        <w:rPr>
          <w:rFonts w:hint="eastAsia"/>
          <w:color w:val="000000"/>
          <w:sz w:val="21"/>
          <w:szCs w:val="21"/>
        </w:rPr>
        <w:t>降至</w:t>
      </w:r>
      <w:r w:rsidRPr="00E02CBA">
        <w:rPr>
          <w:rFonts w:hint="eastAsia"/>
          <w:color w:val="000000"/>
          <w:sz w:val="21"/>
          <w:szCs w:val="21"/>
        </w:rPr>
        <w:t xml:space="preserve"> 64</w:t>
      </w:r>
      <w:r>
        <w:rPr>
          <w:color w:val="000000"/>
          <w:sz w:val="21"/>
          <w:szCs w:val="21"/>
        </w:rPr>
        <w:t>%</w:t>
      </w:r>
      <w:r w:rsidRPr="00E02CBA">
        <w:rPr>
          <w:rFonts w:hint="eastAsia"/>
          <w:color w:val="000000"/>
          <w:sz w:val="21"/>
          <w:szCs w:val="21"/>
        </w:rPr>
        <w:t>，下降幅度最为显著，而平均到达</w:t>
      </w:r>
      <w:r w:rsidR="00891B57">
        <w:rPr>
          <w:rFonts w:hint="eastAsia"/>
          <w:color w:val="000000"/>
          <w:sz w:val="21"/>
          <w:szCs w:val="21"/>
        </w:rPr>
        <w:t>时间</w:t>
      </w:r>
      <w:r w:rsidR="00726424">
        <w:rPr>
          <w:rFonts w:hint="eastAsia"/>
          <w:color w:val="000000"/>
          <w:sz w:val="21"/>
          <w:szCs w:val="21"/>
        </w:rPr>
        <w:t>略微有所增加。</w:t>
      </w:r>
      <w:r w:rsidRPr="00E02CBA">
        <w:rPr>
          <w:rFonts w:hint="eastAsia"/>
          <w:color w:val="000000"/>
          <w:sz w:val="21"/>
          <w:szCs w:val="21"/>
        </w:rPr>
        <w:t>这说明局部</w:t>
      </w:r>
      <w:r w:rsidRPr="00E02CBA">
        <w:rPr>
          <w:rFonts w:hint="eastAsia"/>
          <w:color w:val="000000"/>
          <w:sz w:val="21"/>
          <w:szCs w:val="21"/>
        </w:rPr>
        <w:t xml:space="preserve"> MBST </w:t>
      </w:r>
      <w:r w:rsidRPr="00E02CBA">
        <w:rPr>
          <w:rFonts w:hint="eastAsia"/>
          <w:color w:val="000000"/>
          <w:sz w:val="21"/>
          <w:szCs w:val="21"/>
        </w:rPr>
        <w:t>引力项主要用于维持邻近</w:t>
      </w:r>
      <w:r w:rsidR="00726424">
        <w:rPr>
          <w:rFonts w:hint="eastAsia"/>
          <w:color w:val="000000"/>
          <w:sz w:val="21"/>
          <w:szCs w:val="21"/>
        </w:rPr>
        <w:t>无人机</w:t>
      </w:r>
      <w:r w:rsidRPr="00E02CBA">
        <w:rPr>
          <w:rFonts w:hint="eastAsia"/>
          <w:color w:val="000000"/>
          <w:sz w:val="21"/>
          <w:szCs w:val="21"/>
        </w:rPr>
        <w:t>通信链路的</w:t>
      </w:r>
      <w:r w:rsidRPr="00E02CBA">
        <w:rPr>
          <w:rFonts w:hint="eastAsia"/>
          <w:color w:val="000000"/>
          <w:sz w:val="21"/>
          <w:szCs w:val="21"/>
        </w:rPr>
        <w:lastRenderedPageBreak/>
        <w:t>连通性，其缺失将导致局部拓扑无法及时恢复，从而显著降低整体</w:t>
      </w:r>
      <w:r>
        <w:rPr>
          <w:rFonts w:hint="eastAsia"/>
          <w:color w:val="000000"/>
          <w:sz w:val="21"/>
          <w:szCs w:val="21"/>
        </w:rPr>
        <w:t>网络的</w:t>
      </w:r>
      <w:r w:rsidRPr="00E02CBA">
        <w:rPr>
          <w:rFonts w:hint="eastAsia"/>
          <w:color w:val="000000"/>
          <w:sz w:val="21"/>
          <w:szCs w:val="21"/>
        </w:rPr>
        <w:t>连通率，但对路径代价影响有限。</w:t>
      </w:r>
    </w:p>
    <w:p w14:paraId="587ADADF" w14:textId="3537F2CC" w:rsidR="00E02CBA" w:rsidRDefault="00E02CBA" w:rsidP="00E02CBA">
      <w:pPr>
        <w:spacing w:line="360" w:lineRule="auto"/>
        <w:ind w:firstLineChars="196" w:firstLine="412"/>
        <w:rPr>
          <w:color w:val="000000"/>
          <w:sz w:val="21"/>
          <w:szCs w:val="21"/>
        </w:rPr>
      </w:pPr>
      <w:r w:rsidRPr="00E02CBA">
        <w:rPr>
          <w:rFonts w:hint="eastAsia"/>
          <w:color w:val="000000"/>
          <w:sz w:val="21"/>
          <w:szCs w:val="21"/>
        </w:rPr>
        <w:t>相比之下，当移除跨簇全局</w:t>
      </w:r>
      <w:r w:rsidRPr="00E02CBA">
        <w:rPr>
          <w:rFonts w:hint="eastAsia"/>
          <w:color w:val="000000"/>
          <w:sz w:val="21"/>
          <w:szCs w:val="21"/>
        </w:rPr>
        <w:t xml:space="preserve"> </w:t>
      </w:r>
      <w:r w:rsidR="00782F89" w:rsidRPr="00A9585A">
        <w:rPr>
          <w:color w:val="000000"/>
          <w:sz w:val="21"/>
          <w:szCs w:val="21"/>
        </w:rPr>
        <w:t>Fréchet</w:t>
      </w:r>
      <w:r w:rsidRPr="00E02CBA">
        <w:rPr>
          <w:rFonts w:hint="eastAsia"/>
          <w:color w:val="000000"/>
          <w:sz w:val="21"/>
          <w:szCs w:val="21"/>
        </w:rPr>
        <w:t xml:space="preserve"> </w:t>
      </w:r>
      <w:r w:rsidRPr="00E02CBA">
        <w:rPr>
          <w:rFonts w:hint="eastAsia"/>
          <w:color w:val="000000"/>
          <w:sz w:val="21"/>
          <w:szCs w:val="21"/>
        </w:rPr>
        <w:t>约束机制后（</w:t>
      </w:r>
      <w:r w:rsidRPr="00E02CBA">
        <w:rPr>
          <w:rFonts w:hint="eastAsia"/>
          <w:color w:val="000000"/>
          <w:sz w:val="21"/>
          <w:szCs w:val="21"/>
        </w:rPr>
        <w:t>C-RRT*-APF-</w:t>
      </w:r>
      <w:r w:rsidRPr="00E02CBA">
        <w:rPr>
          <w:rFonts w:hint="eastAsia"/>
          <w:color w:val="000000"/>
          <w:sz w:val="21"/>
          <w:szCs w:val="21"/>
        </w:rPr>
        <w:t>无</w:t>
      </w:r>
      <w:r w:rsidRPr="00E02CBA">
        <w:rPr>
          <w:rFonts w:hint="eastAsia"/>
          <w:color w:val="000000"/>
          <w:sz w:val="21"/>
          <w:szCs w:val="21"/>
        </w:rPr>
        <w:t xml:space="preserve"> </w:t>
      </w:r>
      <w:r w:rsidR="00307380" w:rsidRPr="00A9585A">
        <w:rPr>
          <w:color w:val="000000"/>
          <w:sz w:val="21"/>
          <w:szCs w:val="21"/>
        </w:rPr>
        <w:t>Fréchet</w:t>
      </w:r>
      <w:r w:rsidRPr="00E02CBA">
        <w:rPr>
          <w:rFonts w:hint="eastAsia"/>
          <w:color w:val="000000"/>
          <w:sz w:val="21"/>
          <w:szCs w:val="21"/>
        </w:rPr>
        <w:t>），</w:t>
      </w:r>
      <w:r w:rsidR="007D0D7A">
        <w:rPr>
          <w:rFonts w:hint="eastAsia"/>
          <w:color w:val="000000"/>
          <w:sz w:val="21"/>
          <w:szCs w:val="21"/>
        </w:rPr>
        <w:t>通信连通率</w:t>
      </w:r>
      <w:r w:rsidRPr="00E02CBA">
        <w:rPr>
          <w:rFonts w:hint="eastAsia"/>
          <w:color w:val="000000"/>
          <w:sz w:val="21"/>
          <w:szCs w:val="21"/>
        </w:rPr>
        <w:t>进一步降至</w:t>
      </w:r>
      <w:r w:rsidRPr="00E02CBA">
        <w:rPr>
          <w:rFonts w:hint="eastAsia"/>
          <w:color w:val="000000"/>
          <w:sz w:val="21"/>
          <w:szCs w:val="21"/>
        </w:rPr>
        <w:t xml:space="preserve"> 59</w:t>
      </w:r>
      <w:r>
        <w:rPr>
          <w:color w:val="000000"/>
          <w:sz w:val="21"/>
          <w:szCs w:val="21"/>
        </w:rPr>
        <w:t>%</w:t>
      </w:r>
      <w:r w:rsidRPr="00E02CBA">
        <w:rPr>
          <w:rFonts w:hint="eastAsia"/>
          <w:color w:val="000000"/>
          <w:sz w:val="21"/>
          <w:szCs w:val="21"/>
        </w:rPr>
        <w:t>，且平均到达</w:t>
      </w:r>
      <w:r w:rsidR="00891B57">
        <w:rPr>
          <w:rFonts w:hint="eastAsia"/>
          <w:color w:val="000000"/>
          <w:sz w:val="21"/>
          <w:szCs w:val="21"/>
        </w:rPr>
        <w:t>时间</w:t>
      </w:r>
      <w:r w:rsidRPr="00E02CBA">
        <w:rPr>
          <w:rFonts w:hint="eastAsia"/>
          <w:color w:val="000000"/>
          <w:sz w:val="21"/>
          <w:szCs w:val="21"/>
        </w:rPr>
        <w:t>显著增加</w:t>
      </w:r>
      <w:r w:rsidR="0028351F">
        <w:rPr>
          <w:rFonts w:hint="eastAsia"/>
          <w:color w:val="000000"/>
          <w:sz w:val="21"/>
          <w:szCs w:val="21"/>
        </w:rPr>
        <w:t>约</w:t>
      </w:r>
      <w:r w:rsidR="0028351F">
        <w:rPr>
          <w:rFonts w:hint="eastAsia"/>
          <w:color w:val="000000"/>
          <w:sz w:val="21"/>
          <w:szCs w:val="21"/>
        </w:rPr>
        <w:t>1</w:t>
      </w:r>
      <w:r w:rsidR="0028351F">
        <w:rPr>
          <w:color w:val="000000"/>
          <w:sz w:val="21"/>
          <w:szCs w:val="21"/>
        </w:rPr>
        <w:t>7%</w:t>
      </w:r>
      <w:r w:rsidRPr="00E02CBA">
        <w:rPr>
          <w:rFonts w:hint="eastAsia"/>
          <w:color w:val="000000"/>
          <w:sz w:val="21"/>
          <w:szCs w:val="21"/>
        </w:rPr>
        <w:t>。其原因在于，</w:t>
      </w:r>
      <w:r>
        <w:rPr>
          <w:rFonts w:hint="eastAsia"/>
          <w:color w:val="000000"/>
          <w:sz w:val="21"/>
          <w:szCs w:val="21"/>
        </w:rPr>
        <w:t>缺少</w:t>
      </w:r>
      <w:r w:rsidR="00782F89" w:rsidRPr="00A9585A">
        <w:rPr>
          <w:color w:val="000000"/>
          <w:sz w:val="21"/>
          <w:szCs w:val="21"/>
        </w:rPr>
        <w:t>Fréchet</w:t>
      </w:r>
      <w:r w:rsidR="00782F89">
        <w:rPr>
          <w:color w:val="000000"/>
          <w:sz w:val="21"/>
          <w:szCs w:val="21"/>
        </w:rPr>
        <w:t xml:space="preserve"> </w:t>
      </w:r>
      <w:r>
        <w:rPr>
          <w:rFonts w:hint="eastAsia"/>
          <w:color w:val="000000"/>
          <w:sz w:val="21"/>
          <w:szCs w:val="21"/>
        </w:rPr>
        <w:t>距离约束机制会导致不同簇在经过干扰时会产生分裂的情况，并且</w:t>
      </w:r>
      <w:r w:rsidRPr="00E02CBA">
        <w:rPr>
          <w:rFonts w:hint="eastAsia"/>
          <w:color w:val="000000"/>
          <w:sz w:val="21"/>
          <w:szCs w:val="21"/>
        </w:rPr>
        <w:t>在缺少</w:t>
      </w:r>
      <w:r w:rsidRPr="00E02CBA">
        <w:rPr>
          <w:rFonts w:hint="eastAsia"/>
          <w:color w:val="000000"/>
          <w:sz w:val="21"/>
          <w:szCs w:val="21"/>
        </w:rPr>
        <w:t xml:space="preserve"> </w:t>
      </w:r>
      <w:r w:rsidR="00782F89" w:rsidRPr="00A9585A">
        <w:rPr>
          <w:color w:val="000000"/>
          <w:sz w:val="21"/>
          <w:szCs w:val="21"/>
        </w:rPr>
        <w:t>Fréchet</w:t>
      </w:r>
      <w:r w:rsidRPr="00E02CBA">
        <w:rPr>
          <w:rFonts w:hint="eastAsia"/>
          <w:color w:val="000000"/>
          <w:sz w:val="21"/>
          <w:szCs w:val="21"/>
        </w:rPr>
        <w:t xml:space="preserve"> </w:t>
      </w:r>
      <w:r w:rsidR="00782F89">
        <w:rPr>
          <w:rFonts w:hint="eastAsia"/>
          <w:color w:val="000000"/>
          <w:sz w:val="21"/>
          <w:szCs w:val="21"/>
        </w:rPr>
        <w:t>距离</w:t>
      </w:r>
      <w:r w:rsidRPr="00E02CBA">
        <w:rPr>
          <w:rFonts w:hint="eastAsia"/>
          <w:color w:val="000000"/>
          <w:sz w:val="21"/>
          <w:szCs w:val="21"/>
        </w:rPr>
        <w:t>约束后局部</w:t>
      </w:r>
      <w:r w:rsidRPr="00E02CBA">
        <w:rPr>
          <w:rFonts w:hint="eastAsia"/>
          <w:color w:val="000000"/>
          <w:sz w:val="21"/>
          <w:szCs w:val="21"/>
        </w:rPr>
        <w:t xml:space="preserve"> MBST </w:t>
      </w:r>
      <w:r w:rsidRPr="00E02CBA">
        <w:rPr>
          <w:rFonts w:hint="eastAsia"/>
          <w:color w:val="000000"/>
          <w:sz w:val="21"/>
          <w:szCs w:val="21"/>
        </w:rPr>
        <w:t>引力仍然能够在一定程度上保持连通性，但由于缺乏跨簇路径引导与全局距离控制，局部</w:t>
      </w:r>
      <w:r>
        <w:rPr>
          <w:rFonts w:hint="eastAsia"/>
          <w:color w:val="000000"/>
          <w:sz w:val="21"/>
          <w:szCs w:val="21"/>
        </w:rPr>
        <w:t>M</w:t>
      </w:r>
      <w:r>
        <w:rPr>
          <w:color w:val="000000"/>
          <w:sz w:val="21"/>
          <w:szCs w:val="21"/>
        </w:rPr>
        <w:t>BST</w:t>
      </w:r>
      <w:r w:rsidRPr="00E02CBA">
        <w:rPr>
          <w:rFonts w:hint="eastAsia"/>
          <w:color w:val="000000"/>
          <w:sz w:val="21"/>
          <w:szCs w:val="21"/>
        </w:rPr>
        <w:t>引力项易造成停滞甚至局部</w:t>
      </w:r>
      <w:r>
        <w:rPr>
          <w:rFonts w:hint="eastAsia"/>
          <w:color w:val="000000"/>
          <w:sz w:val="21"/>
          <w:szCs w:val="21"/>
        </w:rPr>
        <w:t>反复</w:t>
      </w:r>
      <w:r w:rsidR="00726424">
        <w:rPr>
          <w:rFonts w:hint="eastAsia"/>
          <w:color w:val="000000"/>
          <w:sz w:val="21"/>
          <w:szCs w:val="21"/>
        </w:rPr>
        <w:t>震荡</w:t>
      </w:r>
      <w:r>
        <w:rPr>
          <w:rFonts w:hint="eastAsia"/>
          <w:color w:val="000000"/>
          <w:sz w:val="21"/>
          <w:szCs w:val="21"/>
        </w:rPr>
        <w:t>的</w:t>
      </w:r>
      <w:r w:rsidR="00726424">
        <w:rPr>
          <w:rFonts w:hint="eastAsia"/>
          <w:color w:val="000000"/>
          <w:sz w:val="21"/>
          <w:szCs w:val="21"/>
        </w:rPr>
        <w:t>情况</w:t>
      </w:r>
      <w:r w:rsidRPr="00E02CBA">
        <w:rPr>
          <w:rFonts w:hint="eastAsia"/>
          <w:color w:val="000000"/>
          <w:sz w:val="21"/>
          <w:szCs w:val="21"/>
        </w:rPr>
        <w:t>，导致整体规划效率下降并</w:t>
      </w:r>
      <w:r w:rsidR="00726424">
        <w:rPr>
          <w:rFonts w:hint="eastAsia"/>
          <w:color w:val="000000"/>
          <w:sz w:val="21"/>
          <w:szCs w:val="21"/>
        </w:rPr>
        <w:t>大幅</w:t>
      </w:r>
      <w:r w:rsidRPr="00E02CBA">
        <w:rPr>
          <w:rFonts w:hint="eastAsia"/>
          <w:color w:val="000000"/>
          <w:sz w:val="21"/>
          <w:szCs w:val="21"/>
        </w:rPr>
        <w:t>增加无效</w:t>
      </w:r>
      <w:r>
        <w:rPr>
          <w:rFonts w:hint="eastAsia"/>
          <w:color w:val="000000"/>
          <w:sz w:val="21"/>
          <w:szCs w:val="21"/>
        </w:rPr>
        <w:t>规划</w:t>
      </w:r>
      <w:r w:rsidRPr="00E02CBA">
        <w:rPr>
          <w:rFonts w:hint="eastAsia"/>
          <w:color w:val="000000"/>
          <w:sz w:val="21"/>
          <w:szCs w:val="21"/>
        </w:rPr>
        <w:t>开销。</w:t>
      </w:r>
    </w:p>
    <w:p w14:paraId="10AA77E3" w14:textId="77777777" w:rsidR="00E02CBA" w:rsidRDefault="00E02CBA" w:rsidP="00E02CBA">
      <w:pPr>
        <w:pStyle w:val="aff2"/>
      </w:pPr>
      <w:r>
        <w:rPr>
          <w:rFonts w:hint="eastAsia"/>
        </w:rPr>
        <w:t>表</w:t>
      </w:r>
      <w:r>
        <w:rPr>
          <w:rFonts w:hint="eastAsia"/>
        </w:rPr>
        <w:t>2</w:t>
      </w:r>
      <w:r>
        <w:t xml:space="preserve"> </w:t>
      </w:r>
      <w:r>
        <w:rPr>
          <w:rFonts w:hint="eastAsia"/>
        </w:rPr>
        <w:t>典型场景下的消融实验对比</w:t>
      </w:r>
    </w:p>
    <w:tbl>
      <w:tblPr>
        <w:tblStyle w:val="afe"/>
        <w:tblW w:w="0" w:type="auto"/>
        <w:jc w:val="center"/>
        <w:tblLook w:val="04A0" w:firstRow="1" w:lastRow="0" w:firstColumn="1" w:lastColumn="0" w:noHBand="0" w:noVBand="1"/>
      </w:tblPr>
      <w:tblGrid>
        <w:gridCol w:w="2407"/>
        <w:gridCol w:w="1704"/>
        <w:gridCol w:w="2693"/>
        <w:gridCol w:w="2824"/>
      </w:tblGrid>
      <w:tr w:rsidR="00E02CBA" w14:paraId="2460EEB4" w14:textId="77777777" w:rsidTr="006665FA">
        <w:trPr>
          <w:cnfStyle w:val="100000000000" w:firstRow="1" w:lastRow="0" w:firstColumn="0" w:lastColumn="0" w:oddVBand="0" w:evenVBand="0" w:oddHBand="0" w:evenHBand="0" w:firstRowFirstColumn="0" w:firstRowLastColumn="0" w:lastRowFirstColumn="0" w:lastRowLastColumn="0"/>
          <w:jc w:val="center"/>
        </w:trPr>
        <w:tc>
          <w:tcPr>
            <w:tcW w:w="2407" w:type="dxa"/>
          </w:tcPr>
          <w:p w14:paraId="76C605AB" w14:textId="77777777" w:rsidR="00E02CBA" w:rsidRDefault="00E02CBA" w:rsidP="006665FA">
            <w:pPr>
              <w:spacing w:line="360" w:lineRule="auto"/>
              <w:jc w:val="center"/>
              <w:rPr>
                <w:color w:val="000000"/>
                <w:sz w:val="21"/>
                <w:szCs w:val="21"/>
              </w:rPr>
            </w:pPr>
            <w:r>
              <w:rPr>
                <w:rFonts w:hint="eastAsia"/>
                <w:color w:val="000000"/>
                <w:sz w:val="21"/>
                <w:szCs w:val="21"/>
              </w:rPr>
              <w:t>算法</w:t>
            </w:r>
            <w:r>
              <w:rPr>
                <w:rFonts w:hint="eastAsia"/>
                <w:color w:val="000000"/>
                <w:sz w:val="21"/>
                <w:szCs w:val="21"/>
              </w:rPr>
              <w:t>/</w:t>
            </w:r>
            <w:r>
              <w:rPr>
                <w:rFonts w:hint="eastAsia"/>
                <w:color w:val="000000"/>
                <w:sz w:val="21"/>
                <w:szCs w:val="21"/>
              </w:rPr>
              <w:t>指标</w:t>
            </w:r>
          </w:p>
        </w:tc>
        <w:tc>
          <w:tcPr>
            <w:tcW w:w="1704" w:type="dxa"/>
          </w:tcPr>
          <w:p w14:paraId="25D478E5" w14:textId="77777777" w:rsidR="00E02CBA" w:rsidRDefault="00E02CBA" w:rsidP="006665FA">
            <w:pPr>
              <w:spacing w:line="360" w:lineRule="auto"/>
              <w:jc w:val="center"/>
              <w:rPr>
                <w:color w:val="000000"/>
                <w:sz w:val="21"/>
                <w:szCs w:val="21"/>
              </w:rPr>
            </w:pPr>
            <w:r>
              <w:rPr>
                <w:rFonts w:hint="eastAsia"/>
                <w:color w:val="000000"/>
                <w:sz w:val="21"/>
                <w:szCs w:val="21"/>
              </w:rPr>
              <w:t>C</w:t>
            </w:r>
            <w:r>
              <w:rPr>
                <w:color w:val="000000"/>
                <w:sz w:val="21"/>
                <w:szCs w:val="21"/>
              </w:rPr>
              <w:t>-RRT*-APF</w:t>
            </w:r>
          </w:p>
        </w:tc>
        <w:tc>
          <w:tcPr>
            <w:tcW w:w="2693" w:type="dxa"/>
          </w:tcPr>
          <w:p w14:paraId="632EA1C3" w14:textId="77777777" w:rsidR="00E02CBA" w:rsidRDefault="00E02CBA" w:rsidP="006665FA">
            <w:pPr>
              <w:spacing w:line="360" w:lineRule="auto"/>
              <w:jc w:val="center"/>
              <w:rPr>
                <w:color w:val="000000"/>
                <w:sz w:val="21"/>
                <w:szCs w:val="21"/>
              </w:rPr>
            </w:pPr>
            <w:r>
              <w:rPr>
                <w:rFonts w:hint="eastAsia"/>
                <w:color w:val="000000"/>
                <w:sz w:val="21"/>
                <w:szCs w:val="21"/>
              </w:rPr>
              <w:t>C</w:t>
            </w:r>
            <w:r>
              <w:rPr>
                <w:color w:val="000000"/>
                <w:sz w:val="21"/>
                <w:szCs w:val="21"/>
              </w:rPr>
              <w:t>-RRT*-APF-</w:t>
            </w:r>
            <w:r>
              <w:rPr>
                <w:rFonts w:hint="eastAsia"/>
                <w:color w:val="000000"/>
                <w:sz w:val="21"/>
                <w:szCs w:val="21"/>
              </w:rPr>
              <w:t>无</w:t>
            </w:r>
            <w:r>
              <w:rPr>
                <w:rFonts w:hint="eastAsia"/>
                <w:color w:val="000000"/>
                <w:sz w:val="21"/>
                <w:szCs w:val="21"/>
              </w:rPr>
              <w:t>M</w:t>
            </w:r>
            <w:r>
              <w:rPr>
                <w:color w:val="000000"/>
                <w:sz w:val="21"/>
                <w:szCs w:val="21"/>
              </w:rPr>
              <w:t>BST</w:t>
            </w:r>
          </w:p>
        </w:tc>
        <w:tc>
          <w:tcPr>
            <w:tcW w:w="2824" w:type="dxa"/>
          </w:tcPr>
          <w:p w14:paraId="0F009501" w14:textId="4576BF5B" w:rsidR="00E02CBA" w:rsidRDefault="00E02CBA" w:rsidP="006665FA">
            <w:pPr>
              <w:spacing w:line="360" w:lineRule="auto"/>
              <w:jc w:val="center"/>
              <w:rPr>
                <w:color w:val="000000"/>
                <w:sz w:val="21"/>
                <w:szCs w:val="21"/>
              </w:rPr>
            </w:pPr>
            <w:r>
              <w:rPr>
                <w:rFonts w:hint="eastAsia"/>
                <w:color w:val="000000"/>
                <w:sz w:val="21"/>
                <w:szCs w:val="21"/>
              </w:rPr>
              <w:t>C</w:t>
            </w:r>
            <w:r>
              <w:rPr>
                <w:color w:val="000000"/>
                <w:sz w:val="21"/>
                <w:szCs w:val="21"/>
              </w:rPr>
              <w:t>-RRT*-APF-</w:t>
            </w:r>
            <w:r>
              <w:rPr>
                <w:rFonts w:hint="eastAsia"/>
                <w:color w:val="000000"/>
                <w:sz w:val="21"/>
                <w:szCs w:val="21"/>
              </w:rPr>
              <w:t>无</w:t>
            </w:r>
            <w:r w:rsidR="00782F89" w:rsidRPr="00A9585A">
              <w:rPr>
                <w:color w:val="000000"/>
                <w:sz w:val="21"/>
                <w:szCs w:val="21"/>
              </w:rPr>
              <w:t>Fréchet</w:t>
            </w:r>
          </w:p>
        </w:tc>
      </w:tr>
      <w:tr w:rsidR="00E02CBA" w14:paraId="07C5BB35" w14:textId="77777777" w:rsidTr="006665FA">
        <w:trPr>
          <w:jc w:val="center"/>
        </w:trPr>
        <w:tc>
          <w:tcPr>
            <w:tcW w:w="2407" w:type="dxa"/>
          </w:tcPr>
          <w:p w14:paraId="35B230BB" w14:textId="49D5512A" w:rsidR="00E02CBA" w:rsidRDefault="007D0D7A" w:rsidP="006665FA">
            <w:pPr>
              <w:spacing w:line="360" w:lineRule="auto"/>
              <w:jc w:val="center"/>
              <w:rPr>
                <w:color w:val="000000"/>
                <w:sz w:val="21"/>
                <w:szCs w:val="21"/>
              </w:rPr>
            </w:pPr>
            <w:r>
              <w:rPr>
                <w:rFonts w:hint="eastAsia"/>
                <w:color w:val="000000"/>
                <w:sz w:val="21"/>
                <w:szCs w:val="21"/>
              </w:rPr>
              <w:t>通信连通率</w:t>
            </w:r>
          </w:p>
        </w:tc>
        <w:tc>
          <w:tcPr>
            <w:tcW w:w="1704" w:type="dxa"/>
          </w:tcPr>
          <w:p w14:paraId="10043866" w14:textId="0CEE7A69" w:rsidR="00E02CBA" w:rsidRDefault="00891B57" w:rsidP="006665FA">
            <w:pPr>
              <w:spacing w:line="360" w:lineRule="auto"/>
              <w:jc w:val="center"/>
              <w:rPr>
                <w:color w:val="000000"/>
                <w:sz w:val="21"/>
                <w:szCs w:val="21"/>
              </w:rPr>
            </w:pPr>
            <w:r>
              <w:rPr>
                <w:color w:val="000000"/>
                <w:sz w:val="21"/>
                <w:szCs w:val="21"/>
              </w:rPr>
              <w:t>95</w:t>
            </w:r>
            <w:r w:rsidR="00E02CBA">
              <w:rPr>
                <w:color w:val="000000"/>
                <w:sz w:val="21"/>
                <w:szCs w:val="21"/>
              </w:rPr>
              <w:t>%</w:t>
            </w:r>
          </w:p>
        </w:tc>
        <w:tc>
          <w:tcPr>
            <w:tcW w:w="2693" w:type="dxa"/>
          </w:tcPr>
          <w:p w14:paraId="0CF458F4" w14:textId="69AE33F2" w:rsidR="00E02CBA" w:rsidRDefault="00E02CBA" w:rsidP="006665FA">
            <w:pPr>
              <w:spacing w:line="360" w:lineRule="auto"/>
              <w:jc w:val="center"/>
              <w:rPr>
                <w:color w:val="000000"/>
                <w:sz w:val="21"/>
                <w:szCs w:val="21"/>
              </w:rPr>
            </w:pPr>
            <w:r>
              <w:rPr>
                <w:color w:val="000000"/>
                <w:sz w:val="21"/>
                <w:szCs w:val="21"/>
              </w:rPr>
              <w:t>64%</w:t>
            </w:r>
          </w:p>
        </w:tc>
        <w:tc>
          <w:tcPr>
            <w:tcW w:w="2824" w:type="dxa"/>
          </w:tcPr>
          <w:p w14:paraId="15054F73" w14:textId="255B13F2" w:rsidR="00E02CBA" w:rsidRDefault="00E02CBA" w:rsidP="006665FA">
            <w:pPr>
              <w:spacing w:line="360" w:lineRule="auto"/>
              <w:jc w:val="center"/>
              <w:rPr>
                <w:color w:val="000000"/>
                <w:sz w:val="21"/>
                <w:szCs w:val="21"/>
              </w:rPr>
            </w:pPr>
            <w:r>
              <w:rPr>
                <w:color w:val="000000"/>
                <w:sz w:val="21"/>
                <w:szCs w:val="21"/>
              </w:rPr>
              <w:t>59%</w:t>
            </w:r>
          </w:p>
        </w:tc>
      </w:tr>
      <w:tr w:rsidR="00E02CBA" w14:paraId="28ADEF07" w14:textId="77777777" w:rsidTr="006665FA">
        <w:trPr>
          <w:jc w:val="center"/>
        </w:trPr>
        <w:tc>
          <w:tcPr>
            <w:tcW w:w="2407" w:type="dxa"/>
          </w:tcPr>
          <w:p w14:paraId="47AB9E38" w14:textId="33DABDBA" w:rsidR="00E02CBA" w:rsidRDefault="00E02CBA" w:rsidP="006665FA">
            <w:pPr>
              <w:spacing w:line="360" w:lineRule="auto"/>
              <w:jc w:val="center"/>
              <w:rPr>
                <w:color w:val="000000"/>
                <w:sz w:val="21"/>
                <w:szCs w:val="21"/>
              </w:rPr>
            </w:pPr>
            <w:r>
              <w:rPr>
                <w:rFonts w:hint="eastAsia"/>
                <w:color w:val="000000"/>
                <w:sz w:val="21"/>
                <w:szCs w:val="21"/>
              </w:rPr>
              <w:t>平均到达</w:t>
            </w:r>
            <w:r w:rsidR="00891B57">
              <w:rPr>
                <w:rFonts w:hint="eastAsia"/>
                <w:color w:val="000000"/>
                <w:sz w:val="21"/>
                <w:szCs w:val="21"/>
              </w:rPr>
              <w:t>时间</w:t>
            </w:r>
          </w:p>
        </w:tc>
        <w:tc>
          <w:tcPr>
            <w:tcW w:w="1704" w:type="dxa"/>
          </w:tcPr>
          <w:p w14:paraId="1DE1AC81" w14:textId="74FF9B1C" w:rsidR="00E02CBA" w:rsidRDefault="00891B57" w:rsidP="006665FA">
            <w:pPr>
              <w:spacing w:line="360" w:lineRule="auto"/>
              <w:jc w:val="center"/>
              <w:rPr>
                <w:color w:val="000000"/>
                <w:sz w:val="21"/>
                <w:szCs w:val="21"/>
              </w:rPr>
            </w:pPr>
            <w:r>
              <w:rPr>
                <w:color w:val="000000"/>
                <w:sz w:val="21"/>
                <w:szCs w:val="21"/>
              </w:rPr>
              <w:t>297</w:t>
            </w:r>
          </w:p>
        </w:tc>
        <w:tc>
          <w:tcPr>
            <w:tcW w:w="2693" w:type="dxa"/>
          </w:tcPr>
          <w:p w14:paraId="75A38263" w14:textId="77777777" w:rsidR="00E02CBA" w:rsidRDefault="00E02CBA" w:rsidP="006665FA">
            <w:pPr>
              <w:spacing w:line="360" w:lineRule="auto"/>
              <w:jc w:val="center"/>
              <w:rPr>
                <w:color w:val="000000"/>
                <w:sz w:val="21"/>
                <w:szCs w:val="21"/>
              </w:rPr>
            </w:pPr>
            <w:r>
              <w:rPr>
                <w:rFonts w:hint="eastAsia"/>
                <w:color w:val="000000"/>
                <w:sz w:val="21"/>
                <w:szCs w:val="21"/>
              </w:rPr>
              <w:t>3</w:t>
            </w:r>
            <w:r>
              <w:rPr>
                <w:color w:val="000000"/>
                <w:sz w:val="21"/>
                <w:szCs w:val="21"/>
              </w:rPr>
              <w:t>08</w:t>
            </w:r>
          </w:p>
        </w:tc>
        <w:tc>
          <w:tcPr>
            <w:tcW w:w="2824" w:type="dxa"/>
          </w:tcPr>
          <w:p w14:paraId="1CCE12A4" w14:textId="77777777" w:rsidR="00E02CBA" w:rsidRDefault="00E02CBA" w:rsidP="006665FA">
            <w:pPr>
              <w:spacing w:line="360" w:lineRule="auto"/>
              <w:jc w:val="center"/>
              <w:rPr>
                <w:color w:val="000000"/>
                <w:sz w:val="21"/>
                <w:szCs w:val="21"/>
              </w:rPr>
            </w:pPr>
            <w:r>
              <w:rPr>
                <w:rFonts w:hint="eastAsia"/>
                <w:color w:val="000000"/>
                <w:sz w:val="21"/>
                <w:szCs w:val="21"/>
              </w:rPr>
              <w:t>3</w:t>
            </w:r>
            <w:r>
              <w:rPr>
                <w:color w:val="000000"/>
                <w:sz w:val="21"/>
                <w:szCs w:val="21"/>
              </w:rPr>
              <w:t>51</w:t>
            </w:r>
          </w:p>
        </w:tc>
      </w:tr>
    </w:tbl>
    <w:p w14:paraId="2691F92D" w14:textId="7D9C6948" w:rsidR="00624D7D" w:rsidRDefault="00E02CBA" w:rsidP="0075764C">
      <w:pPr>
        <w:spacing w:line="360" w:lineRule="auto"/>
        <w:ind w:firstLineChars="200" w:firstLine="420"/>
        <w:rPr>
          <w:color w:val="000000"/>
          <w:sz w:val="21"/>
          <w:szCs w:val="21"/>
        </w:rPr>
      </w:pPr>
      <w:r w:rsidRPr="00E02CBA">
        <w:rPr>
          <w:rFonts w:hint="eastAsia"/>
          <w:color w:val="000000"/>
          <w:sz w:val="21"/>
          <w:szCs w:val="21"/>
        </w:rPr>
        <w:t>综上，局部连通保持机制（</w:t>
      </w:r>
      <w:r w:rsidRPr="00E02CBA">
        <w:rPr>
          <w:rFonts w:hint="eastAsia"/>
          <w:color w:val="000000"/>
          <w:sz w:val="21"/>
          <w:szCs w:val="21"/>
        </w:rPr>
        <w:t>MBST</w:t>
      </w:r>
      <w:r w:rsidRPr="00E02CBA">
        <w:rPr>
          <w:rFonts w:hint="eastAsia"/>
          <w:color w:val="000000"/>
          <w:sz w:val="21"/>
          <w:szCs w:val="21"/>
        </w:rPr>
        <w:t>）与跨簇全局路径约束机制（</w:t>
      </w:r>
      <w:r w:rsidR="00782F89" w:rsidRPr="00A9585A">
        <w:rPr>
          <w:color w:val="000000"/>
          <w:sz w:val="21"/>
          <w:szCs w:val="21"/>
        </w:rPr>
        <w:t>Fréchet</w:t>
      </w:r>
      <w:r w:rsidRPr="00E02CBA">
        <w:rPr>
          <w:rFonts w:hint="eastAsia"/>
          <w:color w:val="000000"/>
          <w:sz w:val="21"/>
          <w:szCs w:val="21"/>
        </w:rPr>
        <w:t xml:space="preserve"> </w:t>
      </w:r>
      <w:r w:rsidR="00782F89">
        <w:rPr>
          <w:rFonts w:hint="eastAsia"/>
          <w:color w:val="000000"/>
          <w:sz w:val="21"/>
          <w:szCs w:val="21"/>
        </w:rPr>
        <w:t>距离</w:t>
      </w:r>
      <w:r w:rsidRPr="00E02CBA">
        <w:rPr>
          <w:rFonts w:hint="eastAsia"/>
          <w:color w:val="000000"/>
          <w:sz w:val="21"/>
          <w:szCs w:val="21"/>
        </w:rPr>
        <w:t>约束）在提升连通率与规划效率方面均发挥关键作用，且两者协同作用显著增强了算法的整体性能与稳定性。</w:t>
      </w:r>
    </w:p>
    <w:p w14:paraId="595350C6" w14:textId="69B8B82C" w:rsidR="005D76E7" w:rsidRPr="00A9585A" w:rsidRDefault="0079034F" w:rsidP="00234ACA">
      <w:pPr>
        <w:spacing w:line="360" w:lineRule="auto"/>
        <w:outlineLvl w:val="0"/>
        <w:rPr>
          <w:b/>
          <w:color w:val="000000"/>
          <w:sz w:val="28"/>
          <w:szCs w:val="28"/>
        </w:rPr>
      </w:pPr>
      <w:r w:rsidRPr="00A9585A">
        <w:rPr>
          <w:b/>
          <w:color w:val="000000"/>
          <w:sz w:val="28"/>
          <w:szCs w:val="28"/>
        </w:rPr>
        <w:t>5</w:t>
      </w:r>
      <w:r w:rsidR="00E8093C" w:rsidRPr="00A9585A">
        <w:rPr>
          <w:rFonts w:hint="eastAsia"/>
          <w:b/>
          <w:color w:val="000000"/>
          <w:sz w:val="28"/>
          <w:szCs w:val="28"/>
        </w:rPr>
        <w:t xml:space="preserve"> </w:t>
      </w:r>
      <w:r w:rsidR="00D03B5B" w:rsidRPr="00A9585A">
        <w:rPr>
          <w:rFonts w:hint="eastAsia"/>
          <w:b/>
          <w:color w:val="000000"/>
          <w:sz w:val="28"/>
          <w:szCs w:val="28"/>
        </w:rPr>
        <w:t>结论</w:t>
      </w:r>
    </w:p>
    <w:p w14:paraId="6881AB71" w14:textId="0BE773C5" w:rsidR="00553EE7" w:rsidRPr="00A9585A" w:rsidRDefault="00553EE7" w:rsidP="00553EE7">
      <w:pPr>
        <w:spacing w:line="360" w:lineRule="auto"/>
        <w:ind w:firstLineChars="196" w:firstLine="412"/>
        <w:rPr>
          <w:color w:val="000000"/>
          <w:sz w:val="21"/>
          <w:szCs w:val="21"/>
        </w:rPr>
      </w:pPr>
      <w:r w:rsidRPr="00A9585A">
        <w:rPr>
          <w:color w:val="000000"/>
          <w:sz w:val="21"/>
          <w:szCs w:val="21"/>
        </w:rPr>
        <w:t>本文针对大规模无人机集群在复杂城市</w:t>
      </w:r>
      <w:r w:rsidRPr="00A9585A">
        <w:rPr>
          <w:rFonts w:hint="eastAsia"/>
          <w:color w:val="000000"/>
          <w:sz w:val="21"/>
          <w:szCs w:val="21"/>
        </w:rPr>
        <w:t>作战</w:t>
      </w:r>
      <w:r w:rsidRPr="00A9585A">
        <w:rPr>
          <w:color w:val="000000"/>
          <w:sz w:val="21"/>
          <w:szCs w:val="21"/>
        </w:rPr>
        <w:t>环境中的路径规划与通信</w:t>
      </w:r>
      <w:r w:rsidRPr="00A9585A">
        <w:rPr>
          <w:rFonts w:hint="eastAsia"/>
          <w:color w:val="000000"/>
          <w:sz w:val="21"/>
          <w:szCs w:val="21"/>
        </w:rPr>
        <w:t>保持</w:t>
      </w:r>
      <w:r w:rsidRPr="00A9585A">
        <w:rPr>
          <w:color w:val="000000"/>
          <w:sz w:val="21"/>
          <w:szCs w:val="21"/>
        </w:rPr>
        <w:t>问题，</w:t>
      </w:r>
      <w:r w:rsidR="002C65A5" w:rsidRPr="002C65A5">
        <w:rPr>
          <w:rFonts w:hint="eastAsia"/>
          <w:color w:val="000000"/>
          <w:sz w:val="21"/>
          <w:szCs w:val="21"/>
        </w:rPr>
        <w:t>提出一种全局路径采样与局部人工势场法相结合的分簇协同通信保持路径规划方法（</w:t>
      </w:r>
      <w:r w:rsidR="002C65A5" w:rsidRPr="002C65A5">
        <w:rPr>
          <w:rFonts w:hint="eastAsia"/>
          <w:color w:val="000000"/>
          <w:sz w:val="21"/>
          <w:szCs w:val="21"/>
        </w:rPr>
        <w:t>C-RRT*-APF</w:t>
      </w:r>
      <w:r w:rsidR="002C65A5" w:rsidRPr="002C65A5">
        <w:rPr>
          <w:rFonts w:hint="eastAsia"/>
          <w:color w:val="000000"/>
          <w:sz w:val="21"/>
          <w:szCs w:val="21"/>
        </w:rPr>
        <w:t>）</w:t>
      </w:r>
      <w:r w:rsidRPr="00A9585A">
        <w:rPr>
          <w:color w:val="000000"/>
          <w:sz w:val="21"/>
          <w:szCs w:val="21"/>
        </w:rPr>
        <w:t>。该算法通过引入分簇分层策略，在全局</w:t>
      </w:r>
      <w:r w:rsidR="00560AD7" w:rsidRPr="00A9585A">
        <w:rPr>
          <w:rFonts w:hint="eastAsia"/>
          <w:color w:val="000000"/>
          <w:sz w:val="21"/>
          <w:szCs w:val="21"/>
        </w:rPr>
        <w:t>规划</w:t>
      </w:r>
      <w:r w:rsidRPr="00A9585A">
        <w:rPr>
          <w:color w:val="000000"/>
          <w:sz w:val="21"/>
          <w:szCs w:val="21"/>
        </w:rPr>
        <w:t>层面结合</w:t>
      </w:r>
      <w:r w:rsidRPr="00A9585A">
        <w:rPr>
          <w:color w:val="000000"/>
          <w:sz w:val="21"/>
          <w:szCs w:val="21"/>
        </w:rPr>
        <w:t xml:space="preserve"> Fréchet </w:t>
      </w:r>
      <w:r w:rsidRPr="00A9585A">
        <w:rPr>
          <w:color w:val="000000"/>
          <w:sz w:val="21"/>
          <w:szCs w:val="21"/>
        </w:rPr>
        <w:t>距离约束</w:t>
      </w:r>
      <w:r w:rsidR="00560AD7" w:rsidRPr="00A9585A">
        <w:rPr>
          <w:rFonts w:hint="eastAsia"/>
          <w:color w:val="000000"/>
          <w:sz w:val="21"/>
          <w:szCs w:val="21"/>
        </w:rPr>
        <w:t>机制</w:t>
      </w:r>
      <w:r w:rsidRPr="00A9585A">
        <w:rPr>
          <w:color w:val="000000"/>
          <w:sz w:val="21"/>
          <w:szCs w:val="21"/>
        </w:rPr>
        <w:t>，</w:t>
      </w:r>
      <w:r w:rsidR="00560AD7" w:rsidRPr="00A9585A">
        <w:rPr>
          <w:rFonts w:hint="eastAsia"/>
          <w:color w:val="000000"/>
          <w:sz w:val="21"/>
          <w:szCs w:val="21"/>
        </w:rPr>
        <w:t>在提升路径规划有效性同时为不同簇间的通信保持提供了可靠保障</w:t>
      </w:r>
      <w:r w:rsidRPr="00A9585A">
        <w:rPr>
          <w:color w:val="000000"/>
          <w:sz w:val="21"/>
          <w:szCs w:val="21"/>
        </w:rPr>
        <w:t>；在局部层面引入基于最</w:t>
      </w:r>
      <w:r w:rsidR="00624D7D">
        <w:rPr>
          <w:rFonts w:hint="eastAsia"/>
          <w:color w:val="000000"/>
          <w:sz w:val="21"/>
          <w:szCs w:val="21"/>
        </w:rPr>
        <w:t>大</w:t>
      </w:r>
      <w:r w:rsidR="00624D7D">
        <w:rPr>
          <w:rFonts w:hint="eastAsia"/>
          <w:color w:val="000000"/>
          <w:sz w:val="21"/>
          <w:szCs w:val="21"/>
        </w:rPr>
        <w:t>S</w:t>
      </w:r>
      <w:r w:rsidR="00624D7D">
        <w:rPr>
          <w:color w:val="000000"/>
          <w:sz w:val="21"/>
          <w:szCs w:val="21"/>
        </w:rPr>
        <w:t>INR</w:t>
      </w:r>
      <w:r w:rsidR="00624D7D">
        <w:rPr>
          <w:rFonts w:hint="eastAsia"/>
          <w:color w:val="000000"/>
          <w:sz w:val="21"/>
          <w:szCs w:val="21"/>
        </w:rPr>
        <w:t>瓶颈</w:t>
      </w:r>
      <w:r w:rsidRPr="00A9585A">
        <w:rPr>
          <w:color w:val="000000"/>
          <w:sz w:val="21"/>
          <w:szCs w:val="21"/>
        </w:rPr>
        <w:t>生成树（</w:t>
      </w:r>
      <w:r w:rsidRPr="00A9585A">
        <w:rPr>
          <w:color w:val="000000"/>
          <w:sz w:val="21"/>
          <w:szCs w:val="21"/>
        </w:rPr>
        <w:t>M</w:t>
      </w:r>
      <w:r w:rsidR="00624D7D">
        <w:rPr>
          <w:color w:val="000000"/>
          <w:sz w:val="21"/>
          <w:szCs w:val="21"/>
        </w:rPr>
        <w:t>B</w:t>
      </w:r>
      <w:r w:rsidRPr="00A9585A">
        <w:rPr>
          <w:color w:val="000000"/>
          <w:sz w:val="21"/>
          <w:szCs w:val="21"/>
        </w:rPr>
        <w:t>ST</w:t>
      </w:r>
      <w:r w:rsidRPr="00A9585A">
        <w:rPr>
          <w:color w:val="000000"/>
          <w:sz w:val="21"/>
          <w:szCs w:val="21"/>
        </w:rPr>
        <w:t>）的引力机制，使无人机在</w:t>
      </w:r>
      <w:r w:rsidR="00560AD7" w:rsidRPr="00A9585A">
        <w:rPr>
          <w:rFonts w:hint="eastAsia"/>
          <w:color w:val="000000"/>
          <w:sz w:val="21"/>
          <w:szCs w:val="21"/>
        </w:rPr>
        <w:t>单步</w:t>
      </w:r>
      <w:r w:rsidRPr="00A9585A">
        <w:rPr>
          <w:color w:val="000000"/>
          <w:sz w:val="21"/>
          <w:szCs w:val="21"/>
        </w:rPr>
        <w:t>执行过程中能够</w:t>
      </w:r>
      <w:r w:rsidR="00560AD7" w:rsidRPr="00A9585A">
        <w:rPr>
          <w:rFonts w:hint="eastAsia"/>
          <w:color w:val="000000"/>
          <w:sz w:val="21"/>
          <w:szCs w:val="21"/>
        </w:rPr>
        <w:t>根据链路状态进行决策，实时</w:t>
      </w:r>
      <w:r w:rsidRPr="00A9585A">
        <w:rPr>
          <w:color w:val="000000"/>
          <w:sz w:val="21"/>
          <w:szCs w:val="21"/>
        </w:rPr>
        <w:t>保持网络连通性，从而提升了</w:t>
      </w:r>
      <w:r w:rsidR="00560AD7" w:rsidRPr="00A9585A">
        <w:rPr>
          <w:rFonts w:hint="eastAsia"/>
          <w:color w:val="000000"/>
          <w:sz w:val="21"/>
          <w:szCs w:val="21"/>
        </w:rPr>
        <w:t>无人机集群</w:t>
      </w:r>
      <w:r w:rsidRPr="00A9585A">
        <w:rPr>
          <w:color w:val="000000"/>
          <w:sz w:val="21"/>
          <w:szCs w:val="21"/>
        </w:rPr>
        <w:t>任务</w:t>
      </w:r>
      <w:r w:rsidR="00560AD7" w:rsidRPr="00A9585A">
        <w:rPr>
          <w:rFonts w:hint="eastAsia"/>
          <w:color w:val="000000"/>
          <w:sz w:val="21"/>
          <w:szCs w:val="21"/>
        </w:rPr>
        <w:t>执行</w:t>
      </w:r>
      <w:r w:rsidRPr="00A9585A">
        <w:rPr>
          <w:color w:val="000000"/>
          <w:sz w:val="21"/>
          <w:szCs w:val="21"/>
        </w:rPr>
        <w:t>的鲁棒性与可靠性。仿真结果表明，所提出的算法</w:t>
      </w:r>
      <w:r w:rsidR="00560AD7" w:rsidRPr="00A9585A">
        <w:rPr>
          <w:rFonts w:hint="eastAsia"/>
          <w:color w:val="000000"/>
          <w:sz w:val="21"/>
          <w:szCs w:val="21"/>
        </w:rPr>
        <w:t>能够在完全未知的场景下完成路径规划任务，</w:t>
      </w:r>
      <w:r w:rsidRPr="00A9585A">
        <w:rPr>
          <w:color w:val="000000"/>
          <w:sz w:val="21"/>
          <w:szCs w:val="21"/>
        </w:rPr>
        <w:t>在</w:t>
      </w:r>
      <w:r w:rsidR="00560AD7" w:rsidRPr="00A9585A">
        <w:rPr>
          <w:rFonts w:hint="eastAsia"/>
          <w:color w:val="000000"/>
          <w:sz w:val="21"/>
          <w:szCs w:val="21"/>
        </w:rPr>
        <w:t>通信连通率、</w:t>
      </w:r>
      <w:r w:rsidR="002C65A5">
        <w:rPr>
          <w:rFonts w:hint="eastAsia"/>
          <w:color w:val="000000"/>
          <w:sz w:val="21"/>
          <w:szCs w:val="21"/>
        </w:rPr>
        <w:t>平均到达</w:t>
      </w:r>
      <w:r w:rsidR="00891B57">
        <w:rPr>
          <w:rFonts w:hint="eastAsia"/>
          <w:color w:val="000000"/>
          <w:sz w:val="21"/>
          <w:szCs w:val="21"/>
        </w:rPr>
        <w:t>时间</w:t>
      </w:r>
      <w:r w:rsidRPr="00A9585A">
        <w:rPr>
          <w:color w:val="000000"/>
          <w:sz w:val="21"/>
          <w:szCs w:val="21"/>
        </w:rPr>
        <w:t>等指标上均优于传统的</w:t>
      </w:r>
      <w:r w:rsidRPr="00A9585A">
        <w:rPr>
          <w:color w:val="000000"/>
          <w:sz w:val="21"/>
          <w:szCs w:val="21"/>
        </w:rPr>
        <w:t xml:space="preserve"> </w:t>
      </w:r>
      <w:r w:rsidR="00510826" w:rsidRPr="00A9585A">
        <w:rPr>
          <w:color w:val="000000"/>
          <w:sz w:val="21"/>
          <w:szCs w:val="21"/>
        </w:rPr>
        <w:t>K-CBS</w:t>
      </w:r>
      <w:r w:rsidR="002C65A5">
        <w:rPr>
          <w:rFonts w:hint="eastAsia"/>
          <w:color w:val="000000"/>
          <w:sz w:val="21"/>
          <w:szCs w:val="21"/>
        </w:rPr>
        <w:t>、</w:t>
      </w:r>
      <w:r w:rsidRPr="00A9585A">
        <w:rPr>
          <w:color w:val="000000"/>
          <w:sz w:val="21"/>
          <w:szCs w:val="21"/>
        </w:rPr>
        <w:t>APF</w:t>
      </w:r>
      <w:r w:rsidR="002C65A5">
        <w:rPr>
          <w:rFonts w:hint="eastAsia"/>
          <w:color w:val="000000"/>
          <w:sz w:val="21"/>
          <w:szCs w:val="21"/>
        </w:rPr>
        <w:t>、</w:t>
      </w:r>
      <w:r w:rsidR="002C65A5">
        <w:rPr>
          <w:rFonts w:hint="eastAsia"/>
          <w:color w:val="000000"/>
          <w:sz w:val="21"/>
          <w:szCs w:val="21"/>
        </w:rPr>
        <w:t>P</w:t>
      </w:r>
      <w:r w:rsidR="002C65A5">
        <w:rPr>
          <w:color w:val="000000"/>
          <w:sz w:val="21"/>
          <w:szCs w:val="21"/>
        </w:rPr>
        <w:t>PS</w:t>
      </w:r>
      <w:r w:rsidR="002C65A5">
        <w:rPr>
          <w:rFonts w:hint="eastAsia"/>
          <w:color w:val="000000"/>
          <w:sz w:val="21"/>
          <w:szCs w:val="21"/>
        </w:rPr>
        <w:t>warm</w:t>
      </w:r>
      <w:r w:rsidR="002C65A5">
        <w:rPr>
          <w:rFonts w:hint="eastAsia"/>
          <w:color w:val="000000"/>
          <w:sz w:val="21"/>
          <w:szCs w:val="21"/>
        </w:rPr>
        <w:t>和</w:t>
      </w:r>
      <w:r w:rsidR="002C65A5">
        <w:rPr>
          <w:rFonts w:hint="eastAsia"/>
          <w:color w:val="000000"/>
          <w:sz w:val="21"/>
          <w:szCs w:val="21"/>
        </w:rPr>
        <w:t>C</w:t>
      </w:r>
      <w:r w:rsidR="002C65A5">
        <w:rPr>
          <w:color w:val="000000"/>
          <w:sz w:val="21"/>
          <w:szCs w:val="21"/>
        </w:rPr>
        <w:t>MUPF</w:t>
      </w:r>
      <w:r w:rsidRPr="00A9585A">
        <w:rPr>
          <w:color w:val="000000"/>
          <w:sz w:val="21"/>
          <w:szCs w:val="21"/>
        </w:rPr>
        <w:t>等算法，尤其在大规模集群场景中表现出较好的可扩展性与稳定性。</w:t>
      </w:r>
    </w:p>
    <w:p w14:paraId="155D2FE0" w14:textId="770BFCBF" w:rsidR="005D7EBE" w:rsidRPr="005D7EBE" w:rsidRDefault="005D76E7" w:rsidP="005D7EBE">
      <w:pPr>
        <w:spacing w:line="360" w:lineRule="auto"/>
        <w:rPr>
          <w:rFonts w:ascii="宋体" w:hAnsi="宋体"/>
          <w:b/>
          <w:color w:val="0000CC"/>
          <w:sz w:val="21"/>
          <w:szCs w:val="21"/>
        </w:rPr>
      </w:pPr>
      <w:bookmarkStart w:id="126" w:name="OLE_LINK19"/>
      <w:r w:rsidRPr="007A2183">
        <w:rPr>
          <w:rFonts w:ascii="宋体" w:hAnsi="宋体" w:hint="eastAsia"/>
          <w:b/>
          <w:color w:val="000000"/>
          <w:sz w:val="21"/>
          <w:szCs w:val="21"/>
        </w:rPr>
        <w:t>参考文献</w:t>
      </w:r>
      <w:r w:rsidR="00280C78" w:rsidRPr="007A2183">
        <w:rPr>
          <w:rFonts w:ascii="宋体" w:hAnsi="宋体" w:hint="eastAsia"/>
          <w:b/>
          <w:color w:val="000000"/>
          <w:sz w:val="21"/>
          <w:szCs w:val="21"/>
        </w:rPr>
        <w:t>：</w:t>
      </w:r>
    </w:p>
    <w:p w14:paraId="60DC9A07" w14:textId="77777777" w:rsidR="00705D43" w:rsidRPr="00705D43" w:rsidRDefault="00705D43" w:rsidP="00705D43">
      <w:pPr>
        <w:pStyle w:val="afa"/>
        <w:numPr>
          <w:ilvl w:val="0"/>
          <w:numId w:val="6"/>
        </w:numPr>
        <w:ind w:firstLineChars="0"/>
        <w:rPr>
          <w:rFonts w:ascii="Times New Roman" w:hAnsi="Times New Roman"/>
        </w:rPr>
      </w:pPr>
      <w:bookmarkStart w:id="127" w:name="_Ref216781343"/>
      <w:bookmarkEnd w:id="126"/>
      <w:r w:rsidRPr="00705D43">
        <w:rPr>
          <w:rFonts w:ascii="Times New Roman" w:hAnsi="Times New Roman"/>
        </w:rPr>
        <w:t>Cao P., et al. Computational intelligence algorithms for UAV swarm networking and collaboration: A comprehensive survey and future directions[J]. IEEE Communications Surveys &amp; Tutorials, 2024, 26(4): 2684–2728.</w:t>
      </w:r>
      <w:bookmarkEnd w:id="127"/>
    </w:p>
    <w:p w14:paraId="0A0DF682" w14:textId="77777777" w:rsidR="00705D43" w:rsidRPr="00705D43" w:rsidRDefault="00705D43" w:rsidP="00705D43">
      <w:pPr>
        <w:pStyle w:val="afa"/>
        <w:numPr>
          <w:ilvl w:val="0"/>
          <w:numId w:val="6"/>
        </w:numPr>
        <w:ind w:firstLineChars="0"/>
        <w:rPr>
          <w:rFonts w:ascii="Times New Roman" w:hAnsi="Times New Roman"/>
        </w:rPr>
      </w:pPr>
      <w:r w:rsidRPr="00705D43">
        <w:rPr>
          <w:rFonts w:ascii="Times New Roman" w:hAnsi="Times New Roman"/>
        </w:rPr>
        <w:t>Wu E., Sun Y., Huang J., et al. Multi-UAV cluster control method based on virtual core in improved artificial potential field[J]. IEEE Access, 2020, 8: 131647–131661.</w:t>
      </w:r>
    </w:p>
    <w:p w14:paraId="54B68549" w14:textId="77777777" w:rsidR="00705D43" w:rsidRPr="00705D43" w:rsidRDefault="00705D43" w:rsidP="00705D43">
      <w:pPr>
        <w:pStyle w:val="afa"/>
        <w:numPr>
          <w:ilvl w:val="0"/>
          <w:numId w:val="6"/>
        </w:numPr>
        <w:ind w:firstLineChars="0"/>
        <w:rPr>
          <w:rFonts w:ascii="Times New Roman" w:hAnsi="Times New Roman"/>
        </w:rPr>
      </w:pPr>
      <w:r w:rsidRPr="00705D43">
        <w:rPr>
          <w:rFonts w:ascii="Times New Roman" w:hAnsi="Times New Roman"/>
        </w:rPr>
        <w:t>Wang H., Zhao H., Zhang J., et al. Survey on unmanned aerial vehicle networks: A cyber physical system perspective[J]. IEEE Communications Surveys &amp; Tutorials, 2020, 22(2): 1027–1070.</w:t>
      </w:r>
    </w:p>
    <w:p w14:paraId="792413DD" w14:textId="77777777" w:rsidR="00705D43" w:rsidRPr="00705D43" w:rsidRDefault="00705D43" w:rsidP="00705D43">
      <w:pPr>
        <w:pStyle w:val="afa"/>
        <w:numPr>
          <w:ilvl w:val="0"/>
          <w:numId w:val="6"/>
        </w:numPr>
        <w:ind w:firstLineChars="0"/>
        <w:rPr>
          <w:rFonts w:ascii="Times New Roman" w:hAnsi="Times New Roman"/>
        </w:rPr>
      </w:pPr>
      <w:bookmarkStart w:id="128" w:name="_Ref216781346"/>
      <w:r w:rsidRPr="00705D43">
        <w:rPr>
          <w:rFonts w:ascii="Times New Roman" w:hAnsi="Times New Roman"/>
        </w:rPr>
        <w:t>Luong N. C., et al. Applications of deep reinforcement learning in communications and networking: A survey[J]. IEEE Communications Surveys &amp; Tutorials, 2019, 21(4): 3133–3174.</w:t>
      </w:r>
      <w:bookmarkEnd w:id="128"/>
    </w:p>
    <w:p w14:paraId="781AF706" w14:textId="77777777" w:rsidR="00705D43" w:rsidRPr="00705D43" w:rsidRDefault="00705D43" w:rsidP="00705D43">
      <w:pPr>
        <w:pStyle w:val="afa"/>
        <w:numPr>
          <w:ilvl w:val="0"/>
          <w:numId w:val="6"/>
        </w:numPr>
        <w:ind w:firstLineChars="0"/>
        <w:rPr>
          <w:rFonts w:ascii="Times New Roman" w:hAnsi="Times New Roman"/>
        </w:rPr>
      </w:pPr>
      <w:bookmarkStart w:id="129" w:name="_Ref216783003"/>
      <w:r w:rsidRPr="00705D43">
        <w:rPr>
          <w:rFonts w:ascii="Times New Roman" w:hAnsi="Times New Roman"/>
        </w:rPr>
        <w:t xml:space="preserve">Alqudsi Y., Makaraci M. UAV swarms: Research, challenges, and future directions[J]. Journal of Engineering and Applied </w:t>
      </w:r>
      <w:r w:rsidRPr="00705D43">
        <w:rPr>
          <w:rFonts w:ascii="Times New Roman" w:hAnsi="Times New Roman"/>
        </w:rPr>
        <w:lastRenderedPageBreak/>
        <w:t>Sciences, 2025, 72(12): 1–24.</w:t>
      </w:r>
      <w:bookmarkEnd w:id="129"/>
    </w:p>
    <w:p w14:paraId="3D839731" w14:textId="77777777" w:rsidR="00705D43" w:rsidRPr="00705D43" w:rsidRDefault="00705D43" w:rsidP="00705D43">
      <w:pPr>
        <w:pStyle w:val="afa"/>
        <w:numPr>
          <w:ilvl w:val="0"/>
          <w:numId w:val="6"/>
        </w:numPr>
        <w:ind w:firstLineChars="0"/>
        <w:rPr>
          <w:rFonts w:ascii="Times New Roman" w:hAnsi="Times New Roman"/>
        </w:rPr>
      </w:pPr>
      <w:bookmarkStart w:id="130" w:name="_Ref216783024"/>
      <w:r w:rsidRPr="00705D43">
        <w:rPr>
          <w:rFonts w:ascii="Times New Roman" w:hAnsi="Times New Roman"/>
        </w:rPr>
        <w:t>Chen X., Tang J., Lao S. Review of unmanned aerial vehicle swarm communication architectures and routing protocols[J]. Applied Sciences, 2020, 10(10): 3661.</w:t>
      </w:r>
      <w:bookmarkEnd w:id="130"/>
    </w:p>
    <w:p w14:paraId="7C4C0FEF" w14:textId="77777777" w:rsidR="00705D43" w:rsidRPr="00705D43" w:rsidRDefault="00705D43" w:rsidP="00705D43">
      <w:pPr>
        <w:pStyle w:val="afa"/>
        <w:numPr>
          <w:ilvl w:val="0"/>
          <w:numId w:val="6"/>
        </w:numPr>
        <w:ind w:firstLineChars="0"/>
        <w:rPr>
          <w:rFonts w:ascii="Times New Roman" w:hAnsi="Times New Roman"/>
        </w:rPr>
      </w:pPr>
      <w:r w:rsidRPr="00705D43">
        <w:rPr>
          <w:rFonts w:ascii="Times New Roman" w:hAnsi="Times New Roman"/>
        </w:rPr>
        <w:t>Schilling F., Schiano F., Floreano D. Vision-based drone flocking in outdoor environments[J]. IEEE Robotics and Automation Letters, 2021, 6(2): 2954–2961.</w:t>
      </w:r>
    </w:p>
    <w:p w14:paraId="0D0C3B90" w14:textId="77777777" w:rsidR="00705D43" w:rsidRPr="00705D43" w:rsidRDefault="00705D43" w:rsidP="00705D43">
      <w:pPr>
        <w:pStyle w:val="afa"/>
        <w:numPr>
          <w:ilvl w:val="0"/>
          <w:numId w:val="6"/>
        </w:numPr>
        <w:ind w:firstLineChars="0"/>
        <w:rPr>
          <w:rFonts w:ascii="Times New Roman" w:hAnsi="Times New Roman"/>
        </w:rPr>
      </w:pPr>
      <w:bookmarkStart w:id="131" w:name="_Ref216783034"/>
      <w:r w:rsidRPr="00705D43">
        <w:rPr>
          <w:rFonts w:ascii="Times New Roman" w:hAnsi="Times New Roman"/>
        </w:rPr>
        <w:t>Arafat M. Y., Alam M. M., Moh S. Vision-based navigation techniques for unmanned aerial vehicles: Review and challenges[J]. Drones, 2023, 7(2): 89.</w:t>
      </w:r>
      <w:bookmarkEnd w:id="131"/>
    </w:p>
    <w:p w14:paraId="2955C0FB" w14:textId="77777777" w:rsidR="00705D43" w:rsidRPr="00705D43" w:rsidRDefault="00705D43" w:rsidP="00705D43">
      <w:pPr>
        <w:pStyle w:val="afa"/>
        <w:numPr>
          <w:ilvl w:val="0"/>
          <w:numId w:val="6"/>
        </w:numPr>
        <w:ind w:firstLineChars="0"/>
        <w:rPr>
          <w:rFonts w:ascii="Times New Roman" w:hAnsi="Times New Roman"/>
        </w:rPr>
      </w:pPr>
      <w:bookmarkStart w:id="132" w:name="_Ref216783169"/>
      <w:r w:rsidRPr="00705D43">
        <w:rPr>
          <w:rFonts w:ascii="Times New Roman" w:hAnsi="Times New Roman"/>
        </w:rPr>
        <w:t>Wu H., Wu K., Yang X., et al. Analysis on the operation mode of UAV swarm in urban combat[C]//Proceedings of the International Conference on Autonomous Unmanned Systems (ICAUS 2022). Singapore: Springer Nature, 2023: 2781–2788.</w:t>
      </w:r>
      <w:bookmarkEnd w:id="132"/>
    </w:p>
    <w:p w14:paraId="59D92377" w14:textId="77777777" w:rsidR="00705D43" w:rsidRPr="00705D43" w:rsidRDefault="00705D43" w:rsidP="00705D43">
      <w:pPr>
        <w:pStyle w:val="afa"/>
        <w:numPr>
          <w:ilvl w:val="0"/>
          <w:numId w:val="6"/>
        </w:numPr>
        <w:ind w:firstLineChars="0"/>
        <w:rPr>
          <w:rFonts w:ascii="Times New Roman" w:hAnsi="Times New Roman"/>
        </w:rPr>
      </w:pPr>
      <w:bookmarkStart w:id="133" w:name="_Ref216783185"/>
      <w:r w:rsidRPr="00705D43">
        <w:rPr>
          <w:rFonts w:ascii="Times New Roman" w:hAnsi="Times New Roman"/>
        </w:rPr>
        <w:t>Sharon G., Stern R., Felner A., et al. Conflict-based search for optimal multi-agent pathfinding[J]. Artificial Intelligence, 2015, 219: 40–66.</w:t>
      </w:r>
      <w:bookmarkEnd w:id="133"/>
    </w:p>
    <w:p w14:paraId="7A32749A" w14:textId="77777777" w:rsidR="00705D43" w:rsidRPr="00705D43" w:rsidRDefault="00705D43" w:rsidP="00705D43">
      <w:pPr>
        <w:pStyle w:val="afa"/>
        <w:numPr>
          <w:ilvl w:val="0"/>
          <w:numId w:val="6"/>
        </w:numPr>
        <w:ind w:firstLineChars="0"/>
        <w:rPr>
          <w:rFonts w:ascii="Times New Roman" w:hAnsi="Times New Roman"/>
        </w:rPr>
      </w:pPr>
      <w:bookmarkStart w:id="134" w:name="_Ref216783190"/>
      <w:r w:rsidRPr="00705D43">
        <w:rPr>
          <w:rFonts w:ascii="Times New Roman" w:hAnsi="Times New Roman"/>
        </w:rPr>
        <w:t>Kottinger J., Almagor S., Lahijanian M. Conflict-based search for multi-robot motion planning with kinodynamic constraints[C]//Proceedings of the IEEE/RSJ International Conference on Intelligent Robots and Systems (IROS). Kyoto: IEEE, 2022: 13494–13499.</w:t>
      </w:r>
      <w:bookmarkEnd w:id="134"/>
    </w:p>
    <w:p w14:paraId="7CB0391E" w14:textId="77777777" w:rsidR="00705D43" w:rsidRPr="00705D43" w:rsidRDefault="00705D43" w:rsidP="00705D43">
      <w:pPr>
        <w:pStyle w:val="afa"/>
        <w:numPr>
          <w:ilvl w:val="0"/>
          <w:numId w:val="6"/>
        </w:numPr>
        <w:ind w:firstLineChars="0"/>
        <w:rPr>
          <w:rFonts w:ascii="Times New Roman" w:hAnsi="Times New Roman"/>
        </w:rPr>
      </w:pPr>
      <w:bookmarkStart w:id="135" w:name="_Ref216783245"/>
      <w:r w:rsidRPr="00705D43">
        <w:rPr>
          <w:rFonts w:ascii="Times New Roman" w:hAnsi="Times New Roman"/>
        </w:rPr>
        <w:t>He W., Qi X., Liu L. A novel hybrid particle swarm optimization for multi-UAV cooperate path planning[J]. Applied Intelligence, 2021, 51: 7350–7364.</w:t>
      </w:r>
      <w:bookmarkEnd w:id="135"/>
    </w:p>
    <w:p w14:paraId="0F8C39CC" w14:textId="77777777" w:rsidR="00705D43" w:rsidRPr="00705D43" w:rsidRDefault="00705D43" w:rsidP="00705D43">
      <w:pPr>
        <w:pStyle w:val="afa"/>
        <w:numPr>
          <w:ilvl w:val="0"/>
          <w:numId w:val="6"/>
        </w:numPr>
        <w:ind w:firstLineChars="0"/>
        <w:rPr>
          <w:rFonts w:ascii="Times New Roman" w:hAnsi="Times New Roman"/>
        </w:rPr>
      </w:pPr>
      <w:bookmarkStart w:id="136" w:name="_Ref216783266"/>
      <w:r w:rsidRPr="00705D43">
        <w:rPr>
          <w:rFonts w:ascii="Times New Roman" w:hAnsi="Times New Roman"/>
        </w:rPr>
        <w:t>Meng Q., Chen K., Qu Q. PPSwarm: Multi-UAV path planning based on hybrid PSO in complex scenarios[J]. Drones, 2024, 8(5): 192.</w:t>
      </w:r>
      <w:bookmarkEnd w:id="136"/>
    </w:p>
    <w:p w14:paraId="1192115E" w14:textId="77777777" w:rsidR="00705D43" w:rsidRPr="00705D43" w:rsidRDefault="00705D43" w:rsidP="00705D43">
      <w:pPr>
        <w:pStyle w:val="afa"/>
        <w:numPr>
          <w:ilvl w:val="0"/>
          <w:numId w:val="6"/>
        </w:numPr>
        <w:ind w:firstLineChars="0"/>
        <w:rPr>
          <w:rFonts w:ascii="Times New Roman" w:hAnsi="Times New Roman"/>
        </w:rPr>
      </w:pPr>
      <w:bookmarkStart w:id="137" w:name="_Ref216783277"/>
      <w:r w:rsidRPr="00705D43">
        <w:rPr>
          <w:rFonts w:ascii="Times New Roman" w:hAnsi="Times New Roman"/>
        </w:rPr>
        <w:t>Tseng F. H., Lee C. H., Chou L. D., et al. Multi-objective genetic algorithm for civil UAV path planning using 3G communication networks[J]. Journal of Computers (Taiwan), 2017, 28(6): 26–37.</w:t>
      </w:r>
      <w:bookmarkEnd w:id="137"/>
    </w:p>
    <w:p w14:paraId="2BB0F6DA" w14:textId="77777777" w:rsidR="00705D43" w:rsidRPr="00705D43" w:rsidRDefault="00705D43" w:rsidP="00705D43">
      <w:pPr>
        <w:pStyle w:val="afa"/>
        <w:numPr>
          <w:ilvl w:val="0"/>
          <w:numId w:val="6"/>
        </w:numPr>
        <w:ind w:firstLineChars="0"/>
        <w:rPr>
          <w:rFonts w:ascii="Times New Roman" w:hAnsi="Times New Roman"/>
        </w:rPr>
      </w:pPr>
      <w:bookmarkStart w:id="138" w:name="_Ref216783698"/>
      <w:r w:rsidRPr="00705D43">
        <w:rPr>
          <w:rFonts w:ascii="Times New Roman" w:hAnsi="Times New Roman"/>
        </w:rPr>
        <w:t>Bayerlein H., Theile M., Caccamo M., et al. Multi-UAV path planning for wireless data harvesting with deep reinforcement learning[J]. IEEE Open Journal of the Communications Society, 2021, 2: 1171–1187.</w:t>
      </w:r>
      <w:bookmarkEnd w:id="138"/>
    </w:p>
    <w:p w14:paraId="3EFAC969" w14:textId="77777777" w:rsidR="00705D43" w:rsidRPr="00705D43" w:rsidRDefault="00705D43" w:rsidP="00705D43">
      <w:pPr>
        <w:pStyle w:val="afa"/>
        <w:numPr>
          <w:ilvl w:val="0"/>
          <w:numId w:val="6"/>
        </w:numPr>
        <w:ind w:firstLineChars="0"/>
        <w:rPr>
          <w:rFonts w:ascii="Times New Roman" w:hAnsi="Times New Roman"/>
        </w:rPr>
      </w:pPr>
      <w:bookmarkStart w:id="139" w:name="_Ref216783719"/>
      <w:r w:rsidRPr="00705D43">
        <w:rPr>
          <w:rFonts w:ascii="Times New Roman" w:hAnsi="Times New Roman"/>
        </w:rPr>
        <w:t>Lin Y., Wu F., Xu Z., et al. UAV path design with connectivity constraint based on deep reinforcement learning[J]. Physical Communication, 2022, 52: 101582.</w:t>
      </w:r>
      <w:bookmarkEnd w:id="139"/>
    </w:p>
    <w:p w14:paraId="360D8E2C" w14:textId="77777777" w:rsidR="00705D43" w:rsidRPr="00705D43" w:rsidRDefault="00705D43" w:rsidP="00705D43">
      <w:pPr>
        <w:pStyle w:val="afa"/>
        <w:numPr>
          <w:ilvl w:val="0"/>
          <w:numId w:val="6"/>
        </w:numPr>
        <w:ind w:firstLineChars="0"/>
        <w:rPr>
          <w:rFonts w:ascii="Times New Roman" w:hAnsi="Times New Roman"/>
        </w:rPr>
      </w:pPr>
      <w:bookmarkStart w:id="140" w:name="_Ref216783729"/>
      <w:r w:rsidRPr="00705D43">
        <w:rPr>
          <w:rFonts w:ascii="Times New Roman" w:hAnsi="Times New Roman"/>
        </w:rPr>
        <w:t>Cheng Y., Li D., Wong W. E., et al. Multi-UAV collaborative path planning using hierarchical reinforcement learning and simulated annealing[J]. International Journal of Performability Engineering, 2022, 18(7): 463–474.</w:t>
      </w:r>
      <w:bookmarkEnd w:id="140"/>
    </w:p>
    <w:p w14:paraId="4113FD55" w14:textId="77777777" w:rsidR="00705D43" w:rsidRPr="00705D43" w:rsidRDefault="00705D43" w:rsidP="00705D43">
      <w:pPr>
        <w:pStyle w:val="afa"/>
        <w:numPr>
          <w:ilvl w:val="0"/>
          <w:numId w:val="6"/>
        </w:numPr>
        <w:ind w:firstLineChars="0"/>
        <w:rPr>
          <w:rFonts w:ascii="Times New Roman" w:hAnsi="Times New Roman"/>
        </w:rPr>
      </w:pPr>
      <w:bookmarkStart w:id="141" w:name="_Ref216783750"/>
      <w:r w:rsidRPr="00705D43">
        <w:rPr>
          <w:rFonts w:ascii="Times New Roman" w:hAnsi="Times New Roman"/>
        </w:rPr>
        <w:t>Zhang C., Yao W., Zuo Y., et al. Robust multiple unmanned aerial vehicle network design in a dense obstacle environment[J]. Drones, 2023, 7(8): 506.</w:t>
      </w:r>
      <w:bookmarkEnd w:id="141"/>
    </w:p>
    <w:p w14:paraId="36EA8D6E" w14:textId="77777777" w:rsidR="00705D43" w:rsidRPr="00705D43" w:rsidRDefault="00705D43" w:rsidP="00705D43">
      <w:pPr>
        <w:pStyle w:val="afa"/>
        <w:numPr>
          <w:ilvl w:val="0"/>
          <w:numId w:val="6"/>
        </w:numPr>
        <w:ind w:firstLineChars="0"/>
        <w:rPr>
          <w:rFonts w:ascii="Times New Roman" w:hAnsi="Times New Roman"/>
        </w:rPr>
      </w:pPr>
      <w:bookmarkStart w:id="142" w:name="_Ref216783765"/>
      <w:r w:rsidRPr="00705D43">
        <w:rPr>
          <w:rFonts w:ascii="Times New Roman" w:hAnsi="Times New Roman"/>
        </w:rPr>
        <w:t>Zhu L., Ma C., Li J., et al. Connectivity-maintenance UAV formation control in complex environment[J]. Drones, 2023, 7(4): 229.</w:t>
      </w:r>
      <w:bookmarkEnd w:id="142"/>
    </w:p>
    <w:p w14:paraId="5F408FD9" w14:textId="77777777" w:rsidR="00705D43" w:rsidRPr="00705D43" w:rsidRDefault="00705D43" w:rsidP="00705D43">
      <w:pPr>
        <w:pStyle w:val="afa"/>
        <w:numPr>
          <w:ilvl w:val="0"/>
          <w:numId w:val="6"/>
        </w:numPr>
        <w:ind w:firstLineChars="0"/>
        <w:rPr>
          <w:rFonts w:ascii="Times New Roman" w:hAnsi="Times New Roman"/>
        </w:rPr>
      </w:pPr>
      <w:bookmarkStart w:id="143" w:name="_Ref216783780"/>
      <w:r w:rsidRPr="00705D43">
        <w:rPr>
          <w:rFonts w:ascii="Times New Roman" w:hAnsi="Times New Roman"/>
        </w:rPr>
        <w:t>Gong J., Jiang B., Ma Y., et al. Distributed adaptive fault-tolerant formation control for heterogeneous multiagent systems with communication link faults[J]. IEEE Transactions on Aerospace and Electronic Systems, 2023, 59(2): 784–795.</w:t>
      </w:r>
      <w:bookmarkEnd w:id="143"/>
    </w:p>
    <w:p w14:paraId="4ADB5E55" w14:textId="77777777" w:rsidR="00705D43" w:rsidRPr="00705D43" w:rsidRDefault="00705D43" w:rsidP="00705D43">
      <w:pPr>
        <w:pStyle w:val="afa"/>
        <w:numPr>
          <w:ilvl w:val="0"/>
          <w:numId w:val="6"/>
        </w:numPr>
        <w:ind w:firstLineChars="0"/>
        <w:rPr>
          <w:rFonts w:ascii="Times New Roman" w:hAnsi="Times New Roman"/>
        </w:rPr>
      </w:pPr>
      <w:bookmarkStart w:id="144" w:name="_Ref216783791"/>
      <w:r w:rsidRPr="00705D43">
        <w:rPr>
          <w:rFonts w:ascii="Times New Roman" w:hAnsi="Times New Roman"/>
        </w:rPr>
        <w:lastRenderedPageBreak/>
        <w:t>Wei H., Li S., Liu Z., et al. Multi-UAV cooperation for anti-jamming communication[C]//Proceedings of the IEEE International Conference on Unmanned Systems (ICUS 2022). Guangzhou: IEEE, 2022: 1035–1040.</w:t>
      </w:r>
      <w:bookmarkEnd w:id="144"/>
    </w:p>
    <w:p w14:paraId="5CBECF4C" w14:textId="77777777" w:rsidR="00705D43" w:rsidRPr="00705D43" w:rsidRDefault="00705D43" w:rsidP="00705D43">
      <w:pPr>
        <w:pStyle w:val="afa"/>
        <w:numPr>
          <w:ilvl w:val="0"/>
          <w:numId w:val="6"/>
        </w:numPr>
        <w:ind w:firstLineChars="0"/>
        <w:rPr>
          <w:rFonts w:ascii="Times New Roman" w:hAnsi="Times New Roman"/>
        </w:rPr>
      </w:pPr>
      <w:bookmarkStart w:id="145" w:name="_Ref216783811"/>
      <w:r w:rsidRPr="00705D43">
        <w:rPr>
          <w:rFonts w:ascii="Times New Roman" w:hAnsi="Times New Roman"/>
        </w:rPr>
        <w:t>Ma B., Ji Y., Fang L. A multi-UAV formation obstacle avoidance method combined with improved simulated annealing and an adaptive artificial potential field[J]. Drones, 2025, 9(6): 390.</w:t>
      </w:r>
      <w:bookmarkEnd w:id="145"/>
    </w:p>
    <w:p w14:paraId="1F239072" w14:textId="77777777" w:rsidR="00705D43" w:rsidRPr="00705D43" w:rsidRDefault="00705D43" w:rsidP="00705D43">
      <w:pPr>
        <w:pStyle w:val="afa"/>
        <w:numPr>
          <w:ilvl w:val="0"/>
          <w:numId w:val="6"/>
        </w:numPr>
        <w:ind w:firstLineChars="0"/>
        <w:rPr>
          <w:rFonts w:ascii="Times New Roman" w:hAnsi="Times New Roman"/>
        </w:rPr>
      </w:pPr>
      <w:bookmarkStart w:id="146" w:name="_Ref216783844"/>
      <w:r w:rsidRPr="00705D43">
        <w:rPr>
          <w:rFonts w:ascii="Times New Roman" w:hAnsi="Times New Roman"/>
        </w:rPr>
        <w:t>Khuwaja A. A., Chen Y., Zhao N., et al. Survey of channel modeling for UAV communications[J]. IEEE Communications Surveys &amp; Tutorials, 2018, 20(4): 2804–2821.</w:t>
      </w:r>
      <w:bookmarkEnd w:id="146"/>
    </w:p>
    <w:p w14:paraId="17E2C92C" w14:textId="0777694E" w:rsidR="00FE41DE" w:rsidRPr="005D7EBE" w:rsidRDefault="00705D43" w:rsidP="00705D43">
      <w:pPr>
        <w:pStyle w:val="afa"/>
        <w:numPr>
          <w:ilvl w:val="0"/>
          <w:numId w:val="6"/>
        </w:numPr>
        <w:ind w:firstLineChars="0"/>
      </w:pPr>
      <w:bookmarkStart w:id="147" w:name="_Ref216783896"/>
      <w:r w:rsidRPr="00705D43">
        <w:rPr>
          <w:rFonts w:ascii="Times New Roman" w:hAnsi="Times New Roman"/>
        </w:rPr>
        <w:t>Al-Hourani A., Kandeepan S., Lardner S. Optimal LAP altitude for maximum coverage[J]. IEEE Wireless Communications Letters, 2014, 3(6): 569–5</w:t>
      </w:r>
      <w:r>
        <w:rPr>
          <w:rFonts w:ascii="Times New Roman" w:hAnsi="Times New Roman"/>
        </w:rPr>
        <w:t>72.</w:t>
      </w:r>
      <w:bookmarkEnd w:id="147"/>
    </w:p>
    <w:sectPr w:rsidR="00FE41DE" w:rsidRPr="005D7EBE" w:rsidSect="005D76E7">
      <w:headerReference w:type="even" r:id="rId22"/>
      <w:type w:val="continuous"/>
      <w:pgSz w:w="11906" w:h="16838"/>
      <w:pgMar w:top="1134" w:right="1134" w:bottom="851" w:left="1134"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Lianghui Ding" w:date="2025-11-30T14:31:00Z" w:initials="LD">
    <w:p w14:paraId="72CB18D5" w14:textId="34C1E863" w:rsidR="000A1501" w:rsidRDefault="000A1501">
      <w:pPr>
        <w:pStyle w:val="ad"/>
      </w:pPr>
      <w:r>
        <w:rPr>
          <w:rStyle w:val="ac"/>
        </w:rPr>
        <w:annotationRef/>
      </w:r>
      <w:r>
        <w:rPr>
          <w:rFonts w:hint="eastAsia"/>
        </w:rPr>
        <w:t>简写再看看</w:t>
      </w:r>
    </w:p>
  </w:comment>
  <w:comment w:id="5" w:author="运璐 何" w:date="2025-11-30T20:58:00Z" w:initials="运璐">
    <w:p w14:paraId="3B43FCD3" w14:textId="77777777" w:rsidR="008C53B6" w:rsidRDefault="00E520F6">
      <w:pPr>
        <w:pStyle w:val="ad"/>
      </w:pPr>
      <w:r>
        <w:rPr>
          <w:rStyle w:val="ac"/>
        </w:rPr>
        <w:annotationRef/>
      </w:r>
      <w:r>
        <w:rPr>
          <w:rFonts w:hint="eastAsia"/>
        </w:rPr>
        <w:t>C</w:t>
      </w:r>
      <w:r>
        <w:t>-</w:t>
      </w:r>
      <w:r>
        <w:rPr>
          <w:rFonts w:hint="eastAsia"/>
        </w:rPr>
        <w:t>代表分簇是核心机制</w:t>
      </w:r>
      <w:r w:rsidR="00A0630F">
        <w:rPr>
          <w:rFonts w:hint="eastAsia"/>
        </w:rPr>
        <w:t>用于降低势场耦合。</w:t>
      </w:r>
      <w:r w:rsidR="009458AE">
        <w:br/>
      </w:r>
      <w:r w:rsidR="009458AE">
        <w:rPr>
          <w:rFonts w:hint="eastAsia"/>
        </w:rPr>
        <w:t>改为</w:t>
      </w:r>
      <w:r w:rsidR="009458AE">
        <w:t>C-RRT*-MAPF:</w:t>
      </w:r>
    </w:p>
    <w:p w14:paraId="2A8D8BBC" w14:textId="7721275D" w:rsidR="00E520F6" w:rsidRDefault="009458AE">
      <w:pPr>
        <w:pStyle w:val="ad"/>
      </w:pPr>
      <w:r>
        <w:t>Clustered</w:t>
      </w:r>
      <w:r w:rsidR="008C53B6">
        <w:rPr>
          <w:rFonts w:hint="eastAsia"/>
        </w:rPr>
        <w:t>/</w:t>
      </w:r>
      <w:r>
        <w:t>constrained RRT* MBST-APF</w:t>
      </w:r>
      <w:r>
        <w:br/>
      </w:r>
      <w:r>
        <w:rPr>
          <w:rFonts w:hint="eastAsia"/>
        </w:rPr>
        <w:t>包含有分簇约束以及</w:t>
      </w:r>
      <w:r>
        <w:rPr>
          <w:rFonts w:hint="eastAsia"/>
        </w:rPr>
        <w:t>M</w:t>
      </w:r>
      <w:r>
        <w:t>BST-APF</w:t>
      </w:r>
      <w:r w:rsidR="008C53B6">
        <w:rPr>
          <w:rFonts w:hint="eastAsia"/>
        </w:rPr>
        <w:t>两个核心机制</w:t>
      </w:r>
      <w:r>
        <w:rPr>
          <w:rFonts w:hint="eastAsia"/>
        </w:rPr>
        <w:t>。</w:t>
      </w:r>
    </w:p>
  </w:comment>
  <w:comment w:id="7" w:author="Lianghui Ding" w:date="2025-12-14T16:52:00Z" w:initials="LD">
    <w:p w14:paraId="544DEF7E" w14:textId="2DB2714D" w:rsidR="00915CD8" w:rsidRDefault="00915CD8">
      <w:pPr>
        <w:pStyle w:val="ad"/>
      </w:pPr>
      <w:r>
        <w:rPr>
          <w:rStyle w:val="ac"/>
        </w:rPr>
        <w:annotationRef/>
      </w:r>
      <w:r>
        <w:rPr>
          <w:rFonts w:hint="eastAsia"/>
        </w:rPr>
        <w:t>在局部层中，所指不明确</w:t>
      </w:r>
      <w:r w:rsidR="003C0433">
        <w:rPr>
          <w:rFonts w:hint="eastAsia"/>
        </w:rPr>
        <w:t>。路径规划层？我建议不要写“层”，实际上说的只是局部路径规划这一件事情。</w:t>
      </w:r>
    </w:p>
  </w:comment>
  <w:comment w:id="8" w:author="运璐 何" w:date="2025-12-14T20:42:00Z" w:initials="运璐">
    <w:p w14:paraId="18C75150" w14:textId="025627EF" w:rsidR="00E8527D" w:rsidRDefault="00E8527D">
      <w:pPr>
        <w:pStyle w:val="ad"/>
      </w:pPr>
      <w:r>
        <w:rPr>
          <w:rStyle w:val="ac"/>
        </w:rPr>
        <w:annotationRef/>
      </w:r>
      <w:r>
        <w:rPr>
          <w:rFonts w:hint="eastAsia"/>
        </w:rPr>
        <w:t>修改为局部路径规划</w:t>
      </w:r>
      <w:r w:rsidR="00465C78">
        <w:rPr>
          <w:rFonts w:hint="eastAsia"/>
        </w:rPr>
        <w:t>与单步路径点</w:t>
      </w:r>
    </w:p>
  </w:comment>
  <w:comment w:id="18" w:author="Lianghui Ding" w:date="2025-12-14T16:57:00Z" w:initials="LD">
    <w:p w14:paraId="5A13CD94" w14:textId="224B2AE3" w:rsidR="006C203F" w:rsidRDefault="006C203F">
      <w:pPr>
        <w:pStyle w:val="ad"/>
      </w:pPr>
      <w:r>
        <w:rPr>
          <w:rStyle w:val="ac"/>
        </w:rPr>
        <w:annotationRef/>
      </w:r>
      <w:r>
        <w:rPr>
          <w:rFonts w:hint="eastAsia"/>
        </w:rPr>
        <w:t>这里同样要给出引用。根据现有</w:t>
      </w:r>
      <w:r>
        <w:rPr>
          <w:rFonts w:hint="eastAsia"/>
        </w:rPr>
        <w:t>XXX</w:t>
      </w:r>
      <w:r>
        <w:rPr>
          <w:rFonts w:hint="eastAsia"/>
        </w:rPr>
        <w:t>研究，这个理由太弱了。</w:t>
      </w:r>
      <w:r w:rsidR="00E514AA">
        <w:rPr>
          <w:rFonts w:hint="eastAsia"/>
        </w:rPr>
        <w:t>应该是理论或技术上的限制条件。</w:t>
      </w:r>
    </w:p>
  </w:comment>
  <w:comment w:id="19" w:author="运璐 何" w:date="2025-12-14T21:07:00Z" w:initials="运璐">
    <w:p w14:paraId="3D6D8529" w14:textId="5F0E11B9" w:rsidR="00500A4D" w:rsidRDefault="00500A4D">
      <w:pPr>
        <w:pStyle w:val="ad"/>
      </w:pPr>
      <w:r>
        <w:rPr>
          <w:rStyle w:val="ac"/>
        </w:rPr>
        <w:annotationRef/>
      </w:r>
      <w:r>
        <w:rPr>
          <w:rFonts w:hint="eastAsia"/>
        </w:rPr>
        <w:t>修改为结合具体的引用研究论文和实际仿真中性能的表现情况，设定为</w:t>
      </w:r>
      <w:r>
        <w:rPr>
          <w:rFonts w:hint="eastAsia"/>
        </w:rPr>
        <w:t>1</w:t>
      </w:r>
      <w:r>
        <w:t>0</w:t>
      </w:r>
      <w:r>
        <w:rPr>
          <w:rFonts w:hint="eastAsia"/>
        </w:rPr>
        <w:t>架</w:t>
      </w:r>
    </w:p>
  </w:comment>
  <w:comment w:id="23" w:author="Lianghui Ding" w:date="2025-11-30T14:37:00Z" w:initials="LD">
    <w:p w14:paraId="080FB5F8" w14:textId="6E2E3126" w:rsidR="0073462B" w:rsidRDefault="0073462B">
      <w:pPr>
        <w:pStyle w:val="ad"/>
      </w:pPr>
      <w:r>
        <w:rPr>
          <w:rStyle w:val="ac"/>
        </w:rPr>
        <w:annotationRef/>
      </w:r>
      <w:r>
        <w:rPr>
          <w:rFonts w:hint="eastAsia"/>
        </w:rPr>
        <w:t>为什么是</w:t>
      </w:r>
      <w:r>
        <w:rPr>
          <w:rFonts w:hint="eastAsia"/>
        </w:rPr>
        <w:t>1</w:t>
      </w:r>
      <w:r>
        <w:t>0</w:t>
      </w:r>
      <w:r>
        <w:rPr>
          <w:rFonts w:hint="eastAsia"/>
        </w:rPr>
        <w:t>架？</w:t>
      </w:r>
      <w:r w:rsidR="005B0526">
        <w:rPr>
          <w:rFonts w:hint="eastAsia"/>
        </w:rPr>
        <w:t>后面是否需要分析？</w:t>
      </w:r>
    </w:p>
  </w:comment>
  <w:comment w:id="24" w:author="运璐 何" w:date="2025-11-30T20:39:00Z" w:initials="运璐">
    <w:p w14:paraId="12555053" w14:textId="402B31A9" w:rsidR="006B2B47" w:rsidRDefault="006B2B47">
      <w:pPr>
        <w:pStyle w:val="ad"/>
      </w:pPr>
      <w:r>
        <w:rPr>
          <w:rStyle w:val="ac"/>
        </w:rPr>
        <w:annotationRef/>
      </w:r>
      <w:r>
        <w:rPr>
          <w:rFonts w:hint="eastAsia"/>
        </w:rPr>
        <w:t>考虑现有城市环境下的人工势场法类文章</w:t>
      </w:r>
    </w:p>
    <w:p w14:paraId="4C1AAFA7" w14:textId="77777777" w:rsidR="009458AE" w:rsidRDefault="006B2B47">
      <w:pPr>
        <w:pStyle w:val="ad"/>
      </w:pPr>
      <w:r>
        <w:rPr>
          <w:rFonts w:hint="eastAsia"/>
        </w:rPr>
        <w:t>一般</w:t>
      </w:r>
      <w:r w:rsidR="00CE5DCB">
        <w:rPr>
          <w:rFonts w:hint="eastAsia"/>
        </w:rPr>
        <w:t>场景</w:t>
      </w:r>
      <w:r>
        <w:rPr>
          <w:rFonts w:hint="eastAsia"/>
        </w:rPr>
        <w:t>研究数量不超过</w:t>
      </w:r>
      <w:r>
        <w:rPr>
          <w:rFonts w:hint="eastAsia"/>
        </w:rPr>
        <w:t>1</w:t>
      </w:r>
      <w:r>
        <w:t>0</w:t>
      </w:r>
      <w:r>
        <w:rPr>
          <w:rFonts w:hint="eastAsia"/>
        </w:rPr>
        <w:t>架。</w:t>
      </w:r>
      <w:r w:rsidR="00714449">
        <w:br/>
      </w:r>
      <w:r w:rsidR="00714449">
        <w:rPr>
          <w:rFonts w:hint="eastAsia"/>
        </w:rPr>
        <w:t>在前面的人工势场算法类相关研究中指出这一个数量级的限制</w:t>
      </w:r>
      <w:r w:rsidR="00CE5DCB">
        <w:rPr>
          <w:rFonts w:hint="eastAsia"/>
        </w:rPr>
        <w:t>，此处引用</w:t>
      </w:r>
      <w:r w:rsidR="00714449">
        <w:rPr>
          <w:rFonts w:hint="eastAsia"/>
        </w:rPr>
        <w:t>。</w:t>
      </w:r>
    </w:p>
    <w:p w14:paraId="77889EAD" w14:textId="54A529E4" w:rsidR="009458AE" w:rsidRDefault="009458AE">
      <w:pPr>
        <w:pStyle w:val="ad"/>
      </w:pPr>
      <w:r>
        <w:rPr>
          <w:rFonts w:hint="eastAsia"/>
        </w:rPr>
        <w:t>具体分析在算法结果对比中可以看出超过这个数量的</w:t>
      </w:r>
      <w:r>
        <w:rPr>
          <w:rFonts w:hint="eastAsia"/>
        </w:rPr>
        <w:t>cmupf</w:t>
      </w:r>
      <w:r>
        <w:rPr>
          <w:rFonts w:hint="eastAsia"/>
        </w:rPr>
        <w:t>算法有所显著降低。</w:t>
      </w:r>
    </w:p>
  </w:comment>
  <w:comment w:id="36" w:author="Lianghui Ding" w:date="2025-11-30T14:42:00Z" w:initials="LD">
    <w:p w14:paraId="41E55795" w14:textId="63E65A51" w:rsidR="004A4200" w:rsidRDefault="004A4200">
      <w:pPr>
        <w:pStyle w:val="ad"/>
      </w:pPr>
      <w:r>
        <w:rPr>
          <w:rStyle w:val="ac"/>
        </w:rPr>
        <w:annotationRef/>
      </w:r>
      <w:r>
        <w:rPr>
          <w:rFonts w:hint="eastAsia"/>
        </w:rPr>
        <w:t>这里得说一下计算最小生成树吧？</w:t>
      </w:r>
    </w:p>
  </w:comment>
  <w:comment w:id="37" w:author="运璐 何" w:date="2025-11-30T20:41:00Z" w:initials="运璐">
    <w:p w14:paraId="45728223" w14:textId="2952CC33" w:rsidR="006B2B47" w:rsidRDefault="006B2B47">
      <w:pPr>
        <w:pStyle w:val="ad"/>
      </w:pPr>
      <w:r>
        <w:rPr>
          <w:rStyle w:val="ac"/>
        </w:rPr>
        <w:annotationRef/>
      </w:r>
      <w:r>
        <w:rPr>
          <w:rFonts w:hint="eastAsia"/>
        </w:rPr>
        <w:t>降序</w:t>
      </w:r>
      <w:r>
        <w:rPr>
          <w:rFonts w:hint="eastAsia"/>
        </w:rPr>
        <w:t>krusaul</w:t>
      </w:r>
      <w:r>
        <w:rPr>
          <w:rFonts w:hint="eastAsia"/>
        </w:rPr>
        <w:t>计算最小生成树得到</w:t>
      </w:r>
      <w:r>
        <w:rPr>
          <w:rFonts w:hint="eastAsia"/>
        </w:rPr>
        <w:t>M</w:t>
      </w:r>
      <w:r>
        <w:t>BST</w:t>
      </w:r>
      <w:r>
        <w:rPr>
          <w:rFonts w:hint="eastAsia"/>
        </w:rPr>
        <w:t>，</w:t>
      </w:r>
      <w:r>
        <w:br/>
      </w:r>
      <w:r>
        <w:rPr>
          <w:rFonts w:hint="eastAsia"/>
        </w:rPr>
        <w:t>只是获取</w:t>
      </w:r>
      <w:r>
        <w:rPr>
          <w:rFonts w:hint="eastAsia"/>
        </w:rPr>
        <w:t>M</w:t>
      </w:r>
      <w:r>
        <w:t>BST</w:t>
      </w:r>
      <w:r>
        <w:rPr>
          <w:rFonts w:hint="eastAsia"/>
        </w:rPr>
        <w:t>的一种算法。感觉不用在这里说明</w:t>
      </w:r>
      <w:r w:rsidR="00E520F6">
        <w:rPr>
          <w:rFonts w:hint="eastAsia"/>
        </w:rPr>
        <w:t>具体</w:t>
      </w:r>
      <w:r>
        <w:rPr>
          <w:rFonts w:hint="eastAsia"/>
        </w:rPr>
        <w:t>实现</w:t>
      </w:r>
      <w:r w:rsidR="00CE5DCB">
        <w:rPr>
          <w:rFonts w:hint="eastAsia"/>
        </w:rPr>
        <w:t>算法</w:t>
      </w:r>
      <w:r>
        <w:rPr>
          <w:rFonts w:hint="eastAsia"/>
        </w:rPr>
        <w:t>。</w:t>
      </w:r>
    </w:p>
  </w:comment>
  <w:comment w:id="40" w:author="Lianghui Ding" w:date="2025-12-14T16:58:00Z" w:initials="LD">
    <w:p w14:paraId="78F81342" w14:textId="77777777" w:rsidR="00761945" w:rsidRDefault="00761945">
      <w:pPr>
        <w:pStyle w:val="ad"/>
      </w:pPr>
      <w:r>
        <w:rPr>
          <w:rStyle w:val="ac"/>
        </w:rPr>
        <w:annotationRef/>
      </w:r>
      <w:r>
        <w:rPr>
          <w:rFonts w:hint="eastAsia"/>
        </w:rPr>
        <w:t>图中不同的文字各自能搞成一样大小的吗？</w:t>
      </w:r>
      <w:r w:rsidR="0022489D">
        <w:rPr>
          <w:rFonts w:hint="eastAsia"/>
        </w:rPr>
        <w:t>如果文字多了，可以调整一下</w:t>
      </w:r>
      <w:r w:rsidR="006C2466">
        <w:rPr>
          <w:rFonts w:hint="eastAsia"/>
        </w:rPr>
        <w:t>。</w:t>
      </w:r>
    </w:p>
    <w:p w14:paraId="799E15C3" w14:textId="7533B6D3" w:rsidR="006C2466" w:rsidRDefault="006C2466">
      <w:pPr>
        <w:pStyle w:val="ad"/>
      </w:pPr>
      <w:r>
        <w:rPr>
          <w:rFonts w:hint="eastAsia"/>
        </w:rPr>
        <w:t>全局引导和实施规划的箭头应该在两个边界之间，不要跨下来。</w:t>
      </w:r>
    </w:p>
  </w:comment>
  <w:comment w:id="41" w:author="运璐 何" w:date="2025-12-14T20:40:00Z" w:initials="运璐">
    <w:p w14:paraId="68274199" w14:textId="697484E9" w:rsidR="00BF3D34" w:rsidRDefault="00BF3D34">
      <w:pPr>
        <w:pStyle w:val="ad"/>
      </w:pPr>
      <w:r>
        <w:rPr>
          <w:rStyle w:val="ac"/>
        </w:rPr>
        <w:annotationRef/>
      </w:r>
      <w:r>
        <w:rPr>
          <w:rFonts w:hint="eastAsia"/>
        </w:rPr>
        <w:t>修改文字大小和跨层排版在中间</w:t>
      </w:r>
    </w:p>
  </w:comment>
  <w:comment w:id="61" w:author="Lianghui Ding" w:date="2025-12-14T17:00:00Z" w:initials="LD">
    <w:p w14:paraId="32EFFF0B" w14:textId="6A7FAA60" w:rsidR="00F97715" w:rsidRDefault="00F97715">
      <w:pPr>
        <w:pStyle w:val="ad"/>
      </w:pPr>
      <w:r>
        <w:rPr>
          <w:rStyle w:val="ac"/>
        </w:rPr>
        <w:annotationRef/>
      </w:r>
      <w:r>
        <w:rPr>
          <w:rFonts w:hint="eastAsia"/>
        </w:rPr>
        <w:t>这个不太好理解</w:t>
      </w:r>
    </w:p>
  </w:comment>
  <w:comment w:id="62" w:author="运璐 何" w:date="2025-12-14T21:11:00Z" w:initials="运璐">
    <w:p w14:paraId="7BC344AC" w14:textId="5AFB218E" w:rsidR="00500A4D" w:rsidRDefault="00500A4D">
      <w:pPr>
        <w:pStyle w:val="ad"/>
      </w:pPr>
      <w:r>
        <w:rPr>
          <w:rStyle w:val="ac"/>
        </w:rPr>
        <w:annotationRef/>
      </w:r>
      <w:r w:rsidR="00B14E07">
        <w:rPr>
          <w:rFonts w:hint="eastAsia"/>
        </w:rPr>
        <w:t>修改表述</w:t>
      </w:r>
    </w:p>
  </w:comment>
  <w:comment w:id="63" w:author="Lianghui Ding" w:date="2025-12-14T17:00:00Z" w:initials="LD">
    <w:p w14:paraId="57C67889" w14:textId="018CF3A4" w:rsidR="00D32D41" w:rsidRDefault="00D32D41">
      <w:pPr>
        <w:pStyle w:val="ad"/>
      </w:pPr>
      <w:r>
        <w:rPr>
          <w:rStyle w:val="ac"/>
        </w:rPr>
        <w:annotationRef/>
      </w:r>
      <w:r>
        <w:rPr>
          <w:rFonts w:hint="eastAsia"/>
        </w:rPr>
        <w:t>是所有点之间一一对应计算点吗？</w:t>
      </w:r>
    </w:p>
  </w:comment>
  <w:comment w:id="64" w:author="运璐 何" w:date="2025-12-14T21:16:00Z" w:initials="运璐">
    <w:p w14:paraId="4892A410" w14:textId="15BBE0C5" w:rsidR="00FD33EE" w:rsidRDefault="00FD33EE">
      <w:pPr>
        <w:pStyle w:val="ad"/>
      </w:pPr>
      <w:r>
        <w:rPr>
          <w:rStyle w:val="ac"/>
        </w:rPr>
        <w:annotationRef/>
      </w:r>
      <w:r>
        <w:rPr>
          <w:rFonts w:hint="eastAsia"/>
        </w:rPr>
        <w:t>是两节点的欧式距离</w:t>
      </w:r>
      <w:r w:rsidR="00B14E07">
        <w:rPr>
          <w:rFonts w:hint="eastAsia"/>
        </w:rPr>
        <w:t>，重连时只计算领域的路径</w:t>
      </w:r>
    </w:p>
  </w:comment>
  <w:comment w:id="84" w:author="Lianghui Ding" w:date="2025-12-14T17:02:00Z" w:initials="LD">
    <w:p w14:paraId="35D1A7F9" w14:textId="2465C7F0" w:rsidR="00DF4FFB" w:rsidRDefault="00DF4FFB">
      <w:pPr>
        <w:pStyle w:val="ad"/>
      </w:pPr>
      <w:r>
        <w:rPr>
          <w:rStyle w:val="ac"/>
        </w:rPr>
        <w:annotationRef/>
      </w:r>
      <w:r>
        <w:rPr>
          <w:rFonts w:hint="eastAsia"/>
        </w:rPr>
        <w:t>建议把这一段放在</w:t>
      </w:r>
      <w:r>
        <w:rPr>
          <w:rFonts w:hint="eastAsia"/>
        </w:rPr>
        <w:t>3</w:t>
      </w:r>
      <w:r>
        <w:t>.2.1</w:t>
      </w:r>
      <w:r>
        <w:rPr>
          <w:rFonts w:hint="eastAsia"/>
        </w:rPr>
        <w:t>节，先给一个总体的思路和流程图；增加一节专门阐述算法</w:t>
      </w:r>
      <w:r>
        <w:rPr>
          <w:rFonts w:hint="eastAsia"/>
        </w:rPr>
        <w:t>1</w:t>
      </w:r>
      <w:r>
        <w:t>.</w:t>
      </w:r>
    </w:p>
  </w:comment>
  <w:comment w:id="85" w:author="运璐 何" w:date="2025-12-14T21:41:00Z" w:initials="运璐">
    <w:p w14:paraId="6B1DCB97" w14:textId="31B3EDA7" w:rsidR="008C53B6" w:rsidRDefault="008C53B6">
      <w:pPr>
        <w:pStyle w:val="ad"/>
      </w:pPr>
      <w:r>
        <w:rPr>
          <w:rStyle w:val="ac"/>
        </w:rPr>
        <w:annotationRef/>
      </w:r>
      <w:r>
        <w:rPr>
          <w:rFonts w:hint="eastAsia"/>
        </w:rPr>
        <w:t>这样好像</w:t>
      </w:r>
      <w:r>
        <w:rPr>
          <w:rFonts w:hint="eastAsia"/>
        </w:rPr>
        <w:t>3</w:t>
      </w:r>
      <w:r>
        <w:t>.2.1</w:t>
      </w:r>
      <w:r>
        <w:rPr>
          <w:rFonts w:hint="eastAsia"/>
        </w:rPr>
        <w:t>和阐述算法的部分会有比较多重复的部分。</w:t>
      </w:r>
      <w:r>
        <w:br/>
      </w:r>
      <w:r>
        <w:rPr>
          <w:rFonts w:hint="eastAsia"/>
        </w:rPr>
        <w:t>做如下修改，在原结构的</w:t>
      </w:r>
      <w:r>
        <w:rPr>
          <w:rFonts w:hint="eastAsia"/>
        </w:rPr>
        <w:t>3</w:t>
      </w:r>
      <w:r>
        <w:t>.2.1</w:t>
      </w:r>
      <w:r>
        <w:rPr>
          <w:rFonts w:hint="eastAsia"/>
        </w:rPr>
        <w:t>前增加一段概括介绍这一章的算法的流程和组成。</w:t>
      </w:r>
      <w:r>
        <w:br/>
        <w:t>3.2.1</w:t>
      </w:r>
      <w:r>
        <w:rPr>
          <w:rFonts w:hint="eastAsia"/>
        </w:rPr>
        <w:t>和</w:t>
      </w:r>
      <w:r>
        <w:rPr>
          <w:rFonts w:hint="eastAsia"/>
        </w:rPr>
        <w:t>3</w:t>
      </w:r>
      <w:r>
        <w:t>.2.2</w:t>
      </w:r>
      <w:r>
        <w:rPr>
          <w:rFonts w:hint="eastAsia"/>
        </w:rPr>
        <w:t>分别介绍两个模块，</w:t>
      </w:r>
      <w:r>
        <w:rPr>
          <w:rFonts w:hint="eastAsia"/>
        </w:rPr>
        <w:t>3</w:t>
      </w:r>
      <w:r>
        <w:t>.2.3</w:t>
      </w:r>
      <w:r>
        <w:rPr>
          <w:rFonts w:hint="eastAsia"/>
        </w:rPr>
        <w:t>给出整体算法的具体实现。</w:t>
      </w:r>
    </w:p>
  </w:comment>
  <w:comment w:id="86" w:author="运璐 何" w:date="2025-12-14T22:10:00Z" w:initials="运璐">
    <w:p w14:paraId="6252C2F7" w14:textId="1C0E5E64" w:rsidR="00C21F57" w:rsidRDefault="00C21F57">
      <w:pPr>
        <w:pStyle w:val="ad"/>
      </w:pPr>
      <w:r>
        <w:rPr>
          <w:rStyle w:val="ac"/>
        </w:rPr>
        <w:annotationRef/>
      </w:r>
    </w:p>
  </w:comment>
  <w:comment w:id="103" w:author="Lianghui Ding" w:date="2025-11-30T14:47:00Z" w:initials="LD">
    <w:p w14:paraId="16652521" w14:textId="30C55FAE" w:rsidR="0087477C" w:rsidRDefault="0087477C">
      <w:pPr>
        <w:pStyle w:val="ad"/>
      </w:pPr>
      <w:r>
        <w:rPr>
          <w:rStyle w:val="ac"/>
        </w:rPr>
        <w:annotationRef/>
      </w:r>
      <w:r>
        <w:rPr>
          <w:rFonts w:hint="eastAsia"/>
        </w:rPr>
        <w:t>簇内与簇间的交互机制如何？</w:t>
      </w:r>
    </w:p>
  </w:comment>
  <w:comment w:id="104" w:author="运璐 何" w:date="2025-12-01T20:43:00Z" w:initials="运璐">
    <w:p w14:paraId="1C71F44A" w14:textId="289DEB06" w:rsidR="00840166" w:rsidRDefault="00FD7133">
      <w:pPr>
        <w:pStyle w:val="ad"/>
      </w:pPr>
      <w:r>
        <w:rPr>
          <w:rStyle w:val="ac"/>
        </w:rPr>
        <w:annotationRef/>
      </w:r>
      <w:r>
        <w:rPr>
          <w:rFonts w:hint="eastAsia"/>
        </w:rPr>
        <w:t>算法运行过程中：</w:t>
      </w:r>
      <w:r>
        <w:br/>
      </w:r>
      <w:r>
        <w:rPr>
          <w:rFonts w:hint="eastAsia"/>
        </w:rPr>
        <w:t>簇内交互主要依靠同一全局路径关键点</w:t>
      </w:r>
      <w:r w:rsidR="009458AE">
        <w:rPr>
          <w:rFonts w:hint="eastAsia"/>
        </w:rPr>
        <w:t>引导</w:t>
      </w:r>
      <w:r w:rsidR="00840166">
        <w:rPr>
          <w:rFonts w:hint="eastAsia"/>
        </w:rPr>
        <w:t>：供后续局部规划</w:t>
      </w:r>
      <w:r w:rsidR="009458AE">
        <w:rPr>
          <w:rFonts w:hint="eastAsia"/>
        </w:rPr>
        <w:t>引力</w:t>
      </w:r>
      <w:r w:rsidR="00840166">
        <w:rPr>
          <w:rFonts w:hint="eastAsia"/>
        </w:rPr>
        <w:t>使用。</w:t>
      </w:r>
    </w:p>
    <w:p w14:paraId="75214FE9" w14:textId="0F08FDA1" w:rsidR="00FD7133" w:rsidRDefault="00FD7133">
      <w:pPr>
        <w:pStyle w:val="ad"/>
      </w:pPr>
      <w:r>
        <w:rPr>
          <w:rFonts w:hint="eastAsia"/>
        </w:rPr>
        <w:t>簇间交互主要依靠距离约束重规划机制</w:t>
      </w:r>
      <w:r w:rsidR="00840166">
        <w:rPr>
          <w:rFonts w:hint="eastAsia"/>
        </w:rPr>
        <w:t>：</w:t>
      </w:r>
      <w:r w:rsidR="00840166">
        <w:br/>
      </w:r>
      <w:r w:rsidR="00840166">
        <w:rPr>
          <w:rFonts w:hint="eastAsia"/>
        </w:rPr>
        <w:t>这里有所表述。</w:t>
      </w:r>
    </w:p>
    <w:p w14:paraId="6A5B2D41" w14:textId="5CE28523" w:rsidR="00FD7133" w:rsidRDefault="00840166">
      <w:pPr>
        <w:pStyle w:val="ad"/>
      </w:pPr>
      <w:r>
        <w:rPr>
          <w:rFonts w:hint="eastAsia"/>
        </w:rPr>
        <w:t>感觉这里的内容</w:t>
      </w:r>
      <w:r w:rsidR="00233AA4">
        <w:rPr>
          <w:rFonts w:hint="eastAsia"/>
        </w:rPr>
        <w:t>是完整的，不清楚需要补充哪些部分</w:t>
      </w:r>
    </w:p>
  </w:comment>
  <w:comment w:id="105" w:author="Lianghui Ding" w:date="2025-12-14T17:08:00Z" w:initials="LD">
    <w:p w14:paraId="44E24A55" w14:textId="011A9D6C" w:rsidR="00F84E54" w:rsidRDefault="00F84E54">
      <w:pPr>
        <w:pStyle w:val="ad"/>
      </w:pPr>
      <w:r>
        <w:rPr>
          <w:rStyle w:val="ac"/>
        </w:rPr>
        <w:annotationRef/>
      </w:r>
      <w:r>
        <w:rPr>
          <w:rFonts w:hint="eastAsia"/>
        </w:rPr>
        <w:t>你认</w:t>
      </w:r>
      <w:r w:rsidR="00B14E07">
        <w:rPr>
          <w:rFonts w:hint="eastAsia"/>
        </w:rPr>
        <w:t>为</w:t>
      </w:r>
      <w:r>
        <w:rPr>
          <w:rFonts w:hint="eastAsia"/>
        </w:rPr>
        <w:t>内容完整了，但是我不太能看得懂。</w:t>
      </w:r>
    </w:p>
  </w:comment>
  <w:comment w:id="106" w:author="运璐 何" w:date="2025-12-14T21:48:00Z" w:initials="运璐">
    <w:p w14:paraId="4DF0094E" w14:textId="49FF9840" w:rsidR="008C53B6" w:rsidRDefault="008C53B6">
      <w:pPr>
        <w:pStyle w:val="ad"/>
      </w:pPr>
      <w:r>
        <w:rPr>
          <w:rStyle w:val="ac"/>
        </w:rPr>
        <w:annotationRef/>
      </w:r>
      <w:r w:rsidR="00C21F57">
        <w:rPr>
          <w:rFonts w:hint="eastAsia"/>
        </w:rPr>
        <w:t>从簇内和簇间的角度</w:t>
      </w:r>
      <w:r>
        <w:rPr>
          <w:rFonts w:hint="eastAsia"/>
        </w:rPr>
        <w:t>补充</w:t>
      </w:r>
      <w:r w:rsidR="00C547EE">
        <w:rPr>
          <w:rFonts w:hint="eastAsia"/>
        </w:rPr>
        <w:t>说明</w:t>
      </w:r>
      <w:r>
        <w:rPr>
          <w:rFonts w:hint="eastAsia"/>
        </w:rPr>
        <w:t>整体算法流程中</w:t>
      </w:r>
      <w:r w:rsidR="008168E4">
        <w:rPr>
          <w:rFonts w:hint="eastAsia"/>
        </w:rPr>
        <w:t>具体实现</w:t>
      </w:r>
      <w:r w:rsidR="00C547EE">
        <w:rPr>
          <w:rFonts w:hint="eastAsia"/>
        </w:rPr>
        <w:t>。</w:t>
      </w:r>
    </w:p>
  </w:comment>
  <w:comment w:id="113" w:author="Lianghui Ding" w:date="2025-11-30T14:47:00Z" w:initials="LD">
    <w:p w14:paraId="2498FB36" w14:textId="31DDC2AC" w:rsidR="00E83987" w:rsidRDefault="00E83987">
      <w:pPr>
        <w:pStyle w:val="ad"/>
      </w:pPr>
      <w:r>
        <w:rPr>
          <w:rStyle w:val="ac"/>
        </w:rPr>
        <w:annotationRef/>
      </w:r>
      <w:r>
        <w:rPr>
          <w:rFonts w:hint="eastAsia"/>
        </w:rPr>
        <w:t>生成树</w:t>
      </w:r>
      <w:r w:rsidR="00D027A6">
        <w:rPr>
          <w:rFonts w:hint="eastAsia"/>
        </w:rPr>
        <w:t>应该在总体介绍，不应该放在哪一个力里面</w:t>
      </w:r>
      <w:r>
        <w:rPr>
          <w:rFonts w:hint="eastAsia"/>
        </w:rPr>
        <w:t>？</w:t>
      </w:r>
    </w:p>
  </w:comment>
  <w:comment w:id="114" w:author="运璐 何" w:date="2025-11-30T20:57:00Z" w:initials="运璐">
    <w:p w14:paraId="2E8BADC9" w14:textId="4E430575" w:rsidR="004A7B08" w:rsidRDefault="009C77F3">
      <w:pPr>
        <w:pStyle w:val="ad"/>
      </w:pPr>
      <w:r>
        <w:rPr>
          <w:rStyle w:val="ac"/>
        </w:rPr>
        <w:annotationRef/>
      </w:r>
      <w:r w:rsidR="000B46E3">
        <w:rPr>
          <w:rFonts w:hint="eastAsia"/>
        </w:rPr>
        <w:t>调整对应</w:t>
      </w:r>
      <w:r w:rsidR="00B1664F">
        <w:rPr>
          <w:rFonts w:hint="eastAsia"/>
        </w:rPr>
        <w:t>顺序，将</w:t>
      </w:r>
      <w:r w:rsidR="00B1664F">
        <w:rPr>
          <w:rFonts w:hint="eastAsia"/>
        </w:rPr>
        <w:t>M</w:t>
      </w:r>
      <w:r w:rsidR="00B1664F">
        <w:t>SBT</w:t>
      </w:r>
      <w:r w:rsidR="004A7B08">
        <w:rPr>
          <w:rFonts w:hint="eastAsia"/>
        </w:rPr>
        <w:t>构建维护</w:t>
      </w:r>
      <w:r w:rsidR="00B1664F">
        <w:rPr>
          <w:rFonts w:hint="eastAsia"/>
        </w:rPr>
        <w:t>机制放在</w:t>
      </w:r>
      <w:r w:rsidR="004A7B08">
        <w:rPr>
          <w:rFonts w:hint="eastAsia"/>
        </w:rPr>
        <w:t>第一节</w:t>
      </w:r>
      <w:r w:rsidR="00B1664F">
        <w:rPr>
          <w:rFonts w:hint="eastAsia"/>
        </w:rPr>
        <w:t>给出。</w:t>
      </w:r>
    </w:p>
    <w:p w14:paraId="4F31AEBB" w14:textId="0A4327BA" w:rsidR="004A7B08" w:rsidRPr="004A7B08" w:rsidRDefault="004A7B08">
      <w:pPr>
        <w:pStyle w:val="ad"/>
      </w:pPr>
      <w:r>
        <w:rPr>
          <w:rFonts w:hint="eastAsia"/>
        </w:rPr>
        <w:t>第二节介绍基于</w:t>
      </w:r>
      <w:r>
        <w:rPr>
          <w:rFonts w:hint="eastAsia"/>
        </w:rPr>
        <w:t>M</w:t>
      </w:r>
      <w:r>
        <w:t>BST</w:t>
      </w:r>
      <w:r>
        <w:rPr>
          <w:rFonts w:hint="eastAsia"/>
        </w:rPr>
        <w:t>的</w:t>
      </w:r>
      <w:r>
        <w:rPr>
          <w:rFonts w:hint="eastAsia"/>
        </w:rPr>
        <w:t>A</w:t>
      </w:r>
      <w:r>
        <w:t>PF</w:t>
      </w:r>
      <w:r>
        <w:rPr>
          <w:rFonts w:hint="eastAsia"/>
        </w:rPr>
        <w:t>规划。</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2CB18D5" w15:done="1"/>
  <w15:commentEx w15:paraId="2A8D8BBC" w15:paraIdParent="72CB18D5" w15:done="1"/>
  <w15:commentEx w15:paraId="544DEF7E" w15:done="0"/>
  <w15:commentEx w15:paraId="18C75150" w15:paraIdParent="544DEF7E" w15:done="0"/>
  <w15:commentEx w15:paraId="5A13CD94" w15:done="0"/>
  <w15:commentEx w15:paraId="3D6D8529" w15:paraIdParent="5A13CD94" w15:done="0"/>
  <w15:commentEx w15:paraId="080FB5F8" w15:done="1"/>
  <w15:commentEx w15:paraId="77889EAD" w15:paraIdParent="080FB5F8" w15:done="1"/>
  <w15:commentEx w15:paraId="41E55795" w15:done="1"/>
  <w15:commentEx w15:paraId="45728223" w15:paraIdParent="41E55795" w15:done="1"/>
  <w15:commentEx w15:paraId="799E15C3" w15:done="1"/>
  <w15:commentEx w15:paraId="68274199" w15:paraIdParent="799E15C3" w15:done="0"/>
  <w15:commentEx w15:paraId="32EFFF0B" w15:done="0"/>
  <w15:commentEx w15:paraId="7BC344AC" w15:paraIdParent="32EFFF0B" w15:done="0"/>
  <w15:commentEx w15:paraId="57C67889" w15:done="0"/>
  <w15:commentEx w15:paraId="4892A410" w15:paraIdParent="57C67889" w15:done="0"/>
  <w15:commentEx w15:paraId="35D1A7F9" w15:done="0"/>
  <w15:commentEx w15:paraId="6B1DCB97" w15:paraIdParent="35D1A7F9" w15:done="0"/>
  <w15:commentEx w15:paraId="6252C2F7" w15:paraIdParent="35D1A7F9" w15:done="0"/>
  <w15:commentEx w15:paraId="16652521" w15:done="0"/>
  <w15:commentEx w15:paraId="6A5B2D41" w15:paraIdParent="16652521" w15:done="0"/>
  <w15:commentEx w15:paraId="44E24A55" w15:paraIdParent="16652521" w15:done="0"/>
  <w15:commentEx w15:paraId="4DF0094E" w15:paraIdParent="16652521" w15:done="0"/>
  <w15:commentEx w15:paraId="2498FB36" w15:done="1"/>
  <w15:commentEx w15:paraId="4F31AEBB" w15:paraIdParent="2498FB3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D6D3B2" w16cex:dateUtc="2025-11-30T06:31:00Z"/>
  <w16cex:commentExtensible w16cex:durableId="2CD72E7E" w16cex:dateUtc="2025-11-30T12:58:00Z"/>
  <w16cex:commentExtensible w16cex:durableId="2CE969D4" w16cex:dateUtc="2025-12-14T08:52:00Z"/>
  <w16cex:commentExtensible w16cex:durableId="2CE99FA9" w16cex:dateUtc="2025-12-14T12:42:00Z"/>
  <w16cex:commentExtensible w16cex:durableId="2CE96AF3" w16cex:dateUtc="2025-12-14T08:57:00Z"/>
  <w16cex:commentExtensible w16cex:durableId="2CE9A57C" w16cex:dateUtc="2025-12-14T13:07:00Z"/>
  <w16cex:commentExtensible w16cex:durableId="2CD6D521" w16cex:dateUtc="2025-11-30T06:37:00Z"/>
  <w16cex:commentExtensible w16cex:durableId="2CD729EA" w16cex:dateUtc="2025-11-30T12:39:00Z"/>
  <w16cex:commentExtensible w16cex:durableId="2CD6D66C" w16cex:dateUtc="2025-11-30T06:42:00Z"/>
  <w16cex:commentExtensible w16cex:durableId="2CD72A6A" w16cex:dateUtc="2025-11-30T12:41:00Z"/>
  <w16cex:commentExtensible w16cex:durableId="2CE96B2F" w16cex:dateUtc="2025-12-14T08:58:00Z"/>
  <w16cex:commentExtensible w16cex:durableId="2CE99F46" w16cex:dateUtc="2025-12-14T12:40:00Z"/>
  <w16cex:commentExtensible w16cex:durableId="2CE96BC6" w16cex:dateUtc="2025-12-14T09:00:00Z"/>
  <w16cex:commentExtensible w16cex:durableId="2CE9A691" w16cex:dateUtc="2025-12-14T13:11:00Z"/>
  <w16cex:commentExtensible w16cex:durableId="2CE96BB4" w16cex:dateUtc="2025-12-14T09:00:00Z"/>
  <w16cex:commentExtensible w16cex:durableId="2CE9A7B3" w16cex:dateUtc="2025-12-14T13:16:00Z"/>
  <w16cex:commentExtensible w16cex:durableId="2CE96C22" w16cex:dateUtc="2025-12-14T09:02:00Z"/>
  <w16cex:commentExtensible w16cex:durableId="2CE9ADA6" w16cex:dateUtc="2025-12-14T13:41:00Z"/>
  <w16cex:commentExtensible w16cex:durableId="2CE9B46F" w16cex:dateUtc="2025-12-14T14:10:00Z"/>
  <w16cex:commentExtensible w16cex:durableId="2CD6D774" w16cex:dateUtc="2025-11-30T06:47:00Z"/>
  <w16cex:commentExtensible w16cex:durableId="2CD87C81" w16cex:dateUtc="2025-12-01T12:43:00Z"/>
  <w16cex:commentExtensible w16cex:durableId="2CE96D7B" w16cex:dateUtc="2025-12-14T09:08:00Z"/>
  <w16cex:commentExtensible w16cex:durableId="2CE9AF45" w16cex:dateUtc="2025-12-14T13:48:00Z"/>
  <w16cex:commentExtensible w16cex:durableId="2CD6D79E" w16cex:dateUtc="2025-11-30T06:47:00Z"/>
  <w16cex:commentExtensible w16cex:durableId="2CD72E25" w16cex:dateUtc="2025-11-30T12: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2CB18D5" w16cid:durableId="2CD6D3B2"/>
  <w16cid:commentId w16cid:paraId="2A8D8BBC" w16cid:durableId="2CD72E7E"/>
  <w16cid:commentId w16cid:paraId="544DEF7E" w16cid:durableId="2CE969D4"/>
  <w16cid:commentId w16cid:paraId="18C75150" w16cid:durableId="2CE99FA9"/>
  <w16cid:commentId w16cid:paraId="5A13CD94" w16cid:durableId="2CE96AF3"/>
  <w16cid:commentId w16cid:paraId="3D6D8529" w16cid:durableId="2CE9A57C"/>
  <w16cid:commentId w16cid:paraId="080FB5F8" w16cid:durableId="2CD6D521"/>
  <w16cid:commentId w16cid:paraId="77889EAD" w16cid:durableId="2CD729EA"/>
  <w16cid:commentId w16cid:paraId="41E55795" w16cid:durableId="2CD6D66C"/>
  <w16cid:commentId w16cid:paraId="45728223" w16cid:durableId="2CD72A6A"/>
  <w16cid:commentId w16cid:paraId="799E15C3" w16cid:durableId="2CE96B2F"/>
  <w16cid:commentId w16cid:paraId="68274199" w16cid:durableId="2CE99F46"/>
  <w16cid:commentId w16cid:paraId="32EFFF0B" w16cid:durableId="2CE96BC6"/>
  <w16cid:commentId w16cid:paraId="7BC344AC" w16cid:durableId="2CE9A691"/>
  <w16cid:commentId w16cid:paraId="57C67889" w16cid:durableId="2CE96BB4"/>
  <w16cid:commentId w16cid:paraId="4892A410" w16cid:durableId="2CE9A7B3"/>
  <w16cid:commentId w16cid:paraId="35D1A7F9" w16cid:durableId="2CE96C22"/>
  <w16cid:commentId w16cid:paraId="6B1DCB97" w16cid:durableId="2CE9ADA6"/>
  <w16cid:commentId w16cid:paraId="6252C2F7" w16cid:durableId="2CE9B46F"/>
  <w16cid:commentId w16cid:paraId="16652521" w16cid:durableId="2CD6D774"/>
  <w16cid:commentId w16cid:paraId="6A5B2D41" w16cid:durableId="2CD87C81"/>
  <w16cid:commentId w16cid:paraId="44E24A55" w16cid:durableId="2CE96D7B"/>
  <w16cid:commentId w16cid:paraId="4DF0094E" w16cid:durableId="2CE9AF45"/>
  <w16cid:commentId w16cid:paraId="2498FB36" w16cid:durableId="2CD6D79E"/>
  <w16cid:commentId w16cid:paraId="4F31AEBB" w16cid:durableId="2CD72E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8D0294" w14:textId="77777777" w:rsidR="000A77FB" w:rsidRDefault="000A77FB">
      <w:r>
        <w:separator/>
      </w:r>
    </w:p>
  </w:endnote>
  <w:endnote w:type="continuationSeparator" w:id="0">
    <w:p w14:paraId="37D894CE" w14:textId="77777777" w:rsidR="000A77FB" w:rsidRDefault="000A77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楷体_GB2312">
    <w:altName w:val="楷体"/>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9454A4" w14:textId="77777777" w:rsidR="000A77FB" w:rsidRDefault="000A77FB">
      <w:r>
        <w:separator/>
      </w:r>
    </w:p>
  </w:footnote>
  <w:footnote w:type="continuationSeparator" w:id="0">
    <w:p w14:paraId="33EA6CB8" w14:textId="77777777" w:rsidR="000A77FB" w:rsidRDefault="000A77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A788F" w14:textId="77777777" w:rsidR="009B4FDE" w:rsidRDefault="009B4FDE" w:rsidP="005D76E7">
    <w:pPr>
      <w:pStyle w:val="a5"/>
      <w:ind w:firstLine="300"/>
      <w:rPr>
        <w:sz w:val="15"/>
      </w:rPr>
    </w:pPr>
  </w:p>
  <w:p w14:paraId="071FE03E" w14:textId="77777777" w:rsidR="009B4FDE" w:rsidRDefault="009B4FDE">
    <w:pPr>
      <w:pStyle w:val="a5"/>
      <w:ind w:firstLineChars="100" w:firstLine="150"/>
      <w:jc w:val="both"/>
    </w:pPr>
    <w:r>
      <w:rPr>
        <w:rStyle w:val="a9"/>
        <w:sz w:val="15"/>
      </w:rPr>
      <w:fldChar w:fldCharType="begin"/>
    </w:r>
    <w:r>
      <w:rPr>
        <w:rStyle w:val="a9"/>
        <w:sz w:val="15"/>
      </w:rPr>
      <w:instrText xml:space="preserve"> PAGE </w:instrText>
    </w:r>
    <w:r>
      <w:rPr>
        <w:rStyle w:val="a9"/>
        <w:sz w:val="15"/>
      </w:rPr>
      <w:fldChar w:fldCharType="separate"/>
    </w:r>
    <w:r>
      <w:rPr>
        <w:rStyle w:val="a9"/>
        <w:noProof/>
        <w:sz w:val="15"/>
      </w:rPr>
      <w:t>2</w:t>
    </w:r>
    <w:r>
      <w:rPr>
        <w:rStyle w:val="a9"/>
        <w:sz w:val="15"/>
      </w:rPr>
      <w:fldChar w:fldCharType="end"/>
    </w:r>
    <w:r>
      <w:rPr>
        <w:rFonts w:hint="eastAsia"/>
        <w:sz w:val="15"/>
      </w:rPr>
      <w:t xml:space="preserve">                                                    </w:t>
    </w:r>
    <w:r>
      <w:rPr>
        <w:rFonts w:hint="eastAsia"/>
        <w:sz w:val="15"/>
      </w:rPr>
      <w:t>济南大学学报</w:t>
    </w:r>
    <w:r w:rsidR="00477A6D">
      <w:rPr>
        <w:rFonts w:hint="eastAsia"/>
        <w:sz w:val="15"/>
      </w:rPr>
      <w:t>(</w:t>
    </w:r>
    <w:r>
      <w:rPr>
        <w:rFonts w:hint="eastAsia"/>
        <w:sz w:val="15"/>
      </w:rPr>
      <w:t>自然科学版</w:t>
    </w:r>
    <w:r w:rsidR="00477A6D">
      <w:rPr>
        <w:rFonts w:hint="eastAsia"/>
        <w:sz w:val="15"/>
      </w:rPr>
      <w:t>)</w:t>
    </w:r>
    <w:r>
      <w:rPr>
        <w:rFonts w:hint="eastAsia"/>
        <w:sz w:val="15"/>
      </w:rPr>
      <w:t xml:space="preserve">                                      </w:t>
    </w:r>
    <w:r>
      <w:rPr>
        <w:rFonts w:hint="eastAsia"/>
        <w:sz w:val="15"/>
      </w:rPr>
      <w:t>第</w:t>
    </w:r>
    <w:r>
      <w:rPr>
        <w:rFonts w:hint="eastAsia"/>
        <w:sz w:val="15"/>
      </w:rPr>
      <w:t>22</w:t>
    </w:r>
    <w:r>
      <w:rPr>
        <w:rFonts w:hint="eastAsia"/>
        <w:sz w:val="15"/>
      </w:rPr>
      <w:t>卷</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03CE9"/>
    <w:multiLevelType w:val="hybridMultilevel"/>
    <w:tmpl w:val="9DA43954"/>
    <w:lvl w:ilvl="0" w:tplc="AACCC426">
      <w:start w:val="1"/>
      <w:numFmt w:val="decimal"/>
      <w:lvlText w:val="（%1."/>
      <w:lvlJc w:val="left"/>
      <w:pPr>
        <w:tabs>
          <w:tab w:val="num" w:pos="687"/>
        </w:tabs>
        <w:ind w:left="687" w:hanging="360"/>
      </w:pPr>
      <w:rPr>
        <w:rFonts w:ascii="宋体" w:hAnsi="宋体" w:hint="eastAsia"/>
      </w:rPr>
    </w:lvl>
    <w:lvl w:ilvl="1" w:tplc="04090019" w:tentative="1">
      <w:start w:val="1"/>
      <w:numFmt w:val="lowerLetter"/>
      <w:lvlText w:val="%2)"/>
      <w:lvlJc w:val="left"/>
      <w:pPr>
        <w:tabs>
          <w:tab w:val="num" w:pos="1167"/>
        </w:tabs>
        <w:ind w:left="1167" w:hanging="420"/>
      </w:pPr>
    </w:lvl>
    <w:lvl w:ilvl="2" w:tplc="0409001B" w:tentative="1">
      <w:start w:val="1"/>
      <w:numFmt w:val="lowerRoman"/>
      <w:lvlText w:val="%3."/>
      <w:lvlJc w:val="right"/>
      <w:pPr>
        <w:tabs>
          <w:tab w:val="num" w:pos="1587"/>
        </w:tabs>
        <w:ind w:left="1587" w:hanging="420"/>
      </w:pPr>
    </w:lvl>
    <w:lvl w:ilvl="3" w:tplc="0409000F" w:tentative="1">
      <w:start w:val="1"/>
      <w:numFmt w:val="decimal"/>
      <w:lvlText w:val="%4."/>
      <w:lvlJc w:val="left"/>
      <w:pPr>
        <w:tabs>
          <w:tab w:val="num" w:pos="2007"/>
        </w:tabs>
        <w:ind w:left="2007" w:hanging="420"/>
      </w:pPr>
    </w:lvl>
    <w:lvl w:ilvl="4" w:tplc="04090019" w:tentative="1">
      <w:start w:val="1"/>
      <w:numFmt w:val="lowerLetter"/>
      <w:lvlText w:val="%5)"/>
      <w:lvlJc w:val="left"/>
      <w:pPr>
        <w:tabs>
          <w:tab w:val="num" w:pos="2427"/>
        </w:tabs>
        <w:ind w:left="2427" w:hanging="420"/>
      </w:pPr>
    </w:lvl>
    <w:lvl w:ilvl="5" w:tplc="0409001B" w:tentative="1">
      <w:start w:val="1"/>
      <w:numFmt w:val="lowerRoman"/>
      <w:lvlText w:val="%6."/>
      <w:lvlJc w:val="right"/>
      <w:pPr>
        <w:tabs>
          <w:tab w:val="num" w:pos="2847"/>
        </w:tabs>
        <w:ind w:left="2847" w:hanging="420"/>
      </w:pPr>
    </w:lvl>
    <w:lvl w:ilvl="6" w:tplc="0409000F" w:tentative="1">
      <w:start w:val="1"/>
      <w:numFmt w:val="decimal"/>
      <w:lvlText w:val="%7."/>
      <w:lvlJc w:val="left"/>
      <w:pPr>
        <w:tabs>
          <w:tab w:val="num" w:pos="3267"/>
        </w:tabs>
        <w:ind w:left="3267" w:hanging="420"/>
      </w:pPr>
    </w:lvl>
    <w:lvl w:ilvl="7" w:tplc="04090019" w:tentative="1">
      <w:start w:val="1"/>
      <w:numFmt w:val="lowerLetter"/>
      <w:lvlText w:val="%8)"/>
      <w:lvlJc w:val="left"/>
      <w:pPr>
        <w:tabs>
          <w:tab w:val="num" w:pos="3687"/>
        </w:tabs>
        <w:ind w:left="3687" w:hanging="420"/>
      </w:pPr>
    </w:lvl>
    <w:lvl w:ilvl="8" w:tplc="0409001B" w:tentative="1">
      <w:start w:val="1"/>
      <w:numFmt w:val="lowerRoman"/>
      <w:lvlText w:val="%9."/>
      <w:lvlJc w:val="right"/>
      <w:pPr>
        <w:tabs>
          <w:tab w:val="num" w:pos="4107"/>
        </w:tabs>
        <w:ind w:left="4107" w:hanging="420"/>
      </w:pPr>
    </w:lvl>
  </w:abstractNum>
  <w:abstractNum w:abstractNumId="1" w15:restartNumberingAfterBreak="0">
    <w:nsid w:val="15B90800"/>
    <w:multiLevelType w:val="multilevel"/>
    <w:tmpl w:val="344C9A54"/>
    <w:lvl w:ilvl="0">
      <w:start w:val="1"/>
      <w:numFmt w:val="decimal"/>
      <w:lvlText w:val="%1"/>
      <w:lvlJc w:val="left"/>
      <w:pPr>
        <w:tabs>
          <w:tab w:val="num" w:pos="435"/>
        </w:tabs>
        <w:ind w:left="435" w:hanging="435"/>
      </w:pPr>
      <w:rPr>
        <w:rFonts w:hint="default"/>
      </w:rPr>
    </w:lvl>
    <w:lvl w:ilvl="1">
      <w:start w:val="1"/>
      <w:numFmt w:val="decimal"/>
      <w:lvlText w:val="%1.%2"/>
      <w:lvlJc w:val="left"/>
      <w:pPr>
        <w:tabs>
          <w:tab w:val="num" w:pos="435"/>
        </w:tabs>
        <w:ind w:left="435" w:hanging="435"/>
      </w:pPr>
      <w:rPr>
        <w:rFonts w:hint="default"/>
      </w:rPr>
    </w:lvl>
    <w:lvl w:ilvl="2">
      <w:start w:val="1"/>
      <w:numFmt w:val="decimal"/>
      <w:lvlText w:val="%1.%2.%3"/>
      <w:lvlJc w:val="left"/>
      <w:pPr>
        <w:tabs>
          <w:tab w:val="num" w:pos="435"/>
        </w:tabs>
        <w:ind w:left="435" w:hanging="435"/>
      </w:pPr>
      <w:rPr>
        <w:rFonts w:hint="default"/>
      </w:rPr>
    </w:lvl>
    <w:lvl w:ilvl="3">
      <w:start w:val="1"/>
      <w:numFmt w:val="decimal"/>
      <w:lvlText w:val="%1.%2.%3.%4"/>
      <w:lvlJc w:val="left"/>
      <w:pPr>
        <w:tabs>
          <w:tab w:val="num" w:pos="435"/>
        </w:tabs>
        <w:ind w:left="435" w:hanging="435"/>
      </w:pPr>
      <w:rPr>
        <w:rFonts w:hint="default"/>
      </w:rPr>
    </w:lvl>
    <w:lvl w:ilvl="4">
      <w:start w:val="1"/>
      <w:numFmt w:val="decimal"/>
      <w:lvlText w:val="%1.%2.%3.%4.%5"/>
      <w:lvlJc w:val="left"/>
      <w:pPr>
        <w:tabs>
          <w:tab w:val="num" w:pos="435"/>
        </w:tabs>
        <w:ind w:left="435" w:hanging="435"/>
      </w:pPr>
      <w:rPr>
        <w:rFonts w:hint="default"/>
      </w:rPr>
    </w:lvl>
    <w:lvl w:ilvl="5">
      <w:start w:val="1"/>
      <w:numFmt w:val="decimal"/>
      <w:lvlText w:val="%1.%2.%3.%4.%5.%6"/>
      <w:lvlJc w:val="left"/>
      <w:pPr>
        <w:tabs>
          <w:tab w:val="num" w:pos="435"/>
        </w:tabs>
        <w:ind w:left="435" w:hanging="435"/>
      </w:pPr>
      <w:rPr>
        <w:rFonts w:hint="default"/>
      </w:rPr>
    </w:lvl>
    <w:lvl w:ilvl="6">
      <w:start w:val="1"/>
      <w:numFmt w:val="decimal"/>
      <w:lvlText w:val="%1.%2.%3.%4.%5.%6.%7"/>
      <w:lvlJc w:val="left"/>
      <w:pPr>
        <w:tabs>
          <w:tab w:val="num" w:pos="435"/>
        </w:tabs>
        <w:ind w:left="435" w:hanging="435"/>
      </w:pPr>
      <w:rPr>
        <w:rFonts w:hint="default"/>
      </w:rPr>
    </w:lvl>
    <w:lvl w:ilvl="7">
      <w:start w:val="1"/>
      <w:numFmt w:val="decimal"/>
      <w:lvlText w:val="%1.%2.%3.%4.%5.%6.%7.%8"/>
      <w:lvlJc w:val="left"/>
      <w:pPr>
        <w:tabs>
          <w:tab w:val="num" w:pos="435"/>
        </w:tabs>
        <w:ind w:left="435" w:hanging="435"/>
      </w:pPr>
      <w:rPr>
        <w:rFonts w:hint="default"/>
      </w:rPr>
    </w:lvl>
    <w:lvl w:ilvl="8">
      <w:start w:val="1"/>
      <w:numFmt w:val="decimal"/>
      <w:lvlText w:val="%1.%2.%3.%4.%5.%6.%7.%8.%9"/>
      <w:lvlJc w:val="left"/>
      <w:pPr>
        <w:tabs>
          <w:tab w:val="num" w:pos="435"/>
        </w:tabs>
        <w:ind w:left="435" w:hanging="435"/>
      </w:pPr>
      <w:rPr>
        <w:rFonts w:hint="default"/>
      </w:rPr>
    </w:lvl>
  </w:abstractNum>
  <w:abstractNum w:abstractNumId="2" w15:restartNumberingAfterBreak="0">
    <w:nsid w:val="35D14C6C"/>
    <w:multiLevelType w:val="hybridMultilevel"/>
    <w:tmpl w:val="3F888EDA"/>
    <w:lvl w:ilvl="0" w:tplc="357A19A6">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44842F8C"/>
    <w:multiLevelType w:val="hybridMultilevel"/>
    <w:tmpl w:val="049C32CE"/>
    <w:lvl w:ilvl="0" w:tplc="DC147C96">
      <w:start w:val="1"/>
      <w:numFmt w:val="decimal"/>
      <w:suff w:val="space"/>
      <w:lvlText w:val="[%1]"/>
      <w:lvlJc w:val="left"/>
      <w:pPr>
        <w:ind w:left="0" w:firstLine="40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B456D2B"/>
    <w:multiLevelType w:val="hybridMultilevel"/>
    <w:tmpl w:val="6100D7FA"/>
    <w:lvl w:ilvl="0" w:tplc="FF82D380">
      <w:start w:val="1"/>
      <w:numFmt w:val="decimal"/>
      <w:pStyle w:val="a"/>
      <w:lvlText w:val="%1："/>
      <w:lvlJc w:val="left"/>
      <w:pPr>
        <w:ind w:left="420" w:hanging="420"/>
      </w:pPr>
      <w:rPr>
        <w:rFonts w:hint="eastAsia"/>
      </w:rPr>
    </w:lvl>
    <w:lvl w:ilvl="1" w:tplc="04090019" w:tentative="1">
      <w:start w:val="1"/>
      <w:numFmt w:val="lowerLetter"/>
      <w:lvlText w:val="%2)"/>
      <w:lvlJc w:val="left"/>
      <w:pPr>
        <w:ind w:left="738" w:hanging="420"/>
      </w:pPr>
    </w:lvl>
    <w:lvl w:ilvl="2" w:tplc="0409001B" w:tentative="1">
      <w:start w:val="1"/>
      <w:numFmt w:val="lowerRoman"/>
      <w:lvlText w:val="%3."/>
      <w:lvlJc w:val="right"/>
      <w:pPr>
        <w:ind w:left="1158" w:hanging="420"/>
      </w:pPr>
    </w:lvl>
    <w:lvl w:ilvl="3" w:tplc="0409000F" w:tentative="1">
      <w:start w:val="1"/>
      <w:numFmt w:val="decimal"/>
      <w:lvlText w:val="%4."/>
      <w:lvlJc w:val="left"/>
      <w:pPr>
        <w:ind w:left="1578" w:hanging="420"/>
      </w:pPr>
    </w:lvl>
    <w:lvl w:ilvl="4" w:tplc="04090019" w:tentative="1">
      <w:start w:val="1"/>
      <w:numFmt w:val="lowerLetter"/>
      <w:lvlText w:val="%5)"/>
      <w:lvlJc w:val="left"/>
      <w:pPr>
        <w:ind w:left="1998" w:hanging="420"/>
      </w:pPr>
    </w:lvl>
    <w:lvl w:ilvl="5" w:tplc="0409001B" w:tentative="1">
      <w:start w:val="1"/>
      <w:numFmt w:val="lowerRoman"/>
      <w:lvlText w:val="%6."/>
      <w:lvlJc w:val="right"/>
      <w:pPr>
        <w:ind w:left="2418" w:hanging="420"/>
      </w:pPr>
    </w:lvl>
    <w:lvl w:ilvl="6" w:tplc="0409000F" w:tentative="1">
      <w:start w:val="1"/>
      <w:numFmt w:val="decimal"/>
      <w:lvlText w:val="%7."/>
      <w:lvlJc w:val="left"/>
      <w:pPr>
        <w:ind w:left="2838" w:hanging="420"/>
      </w:pPr>
    </w:lvl>
    <w:lvl w:ilvl="7" w:tplc="04090019" w:tentative="1">
      <w:start w:val="1"/>
      <w:numFmt w:val="lowerLetter"/>
      <w:lvlText w:val="%8)"/>
      <w:lvlJc w:val="left"/>
      <w:pPr>
        <w:ind w:left="3258" w:hanging="420"/>
      </w:pPr>
    </w:lvl>
    <w:lvl w:ilvl="8" w:tplc="0409001B" w:tentative="1">
      <w:start w:val="1"/>
      <w:numFmt w:val="lowerRoman"/>
      <w:lvlText w:val="%9."/>
      <w:lvlJc w:val="right"/>
      <w:pPr>
        <w:ind w:left="3678" w:hanging="420"/>
      </w:pPr>
    </w:lvl>
  </w:abstractNum>
  <w:abstractNum w:abstractNumId="5" w15:restartNumberingAfterBreak="0">
    <w:nsid w:val="51D64C61"/>
    <w:multiLevelType w:val="multilevel"/>
    <w:tmpl w:val="EC681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404CE8"/>
    <w:multiLevelType w:val="multilevel"/>
    <w:tmpl w:val="473AE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 w:numId="4">
    <w:abstractNumId w:val="6"/>
  </w:num>
  <w:num w:numId="5">
    <w:abstractNumId w:val="5"/>
  </w:num>
  <w:num w:numId="6">
    <w:abstractNumId w:val="3"/>
  </w:num>
  <w:num w:numId="7">
    <w:abstractNumId w:val="4"/>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ianghui Ding">
    <w15:presenceInfo w15:providerId="Windows Live" w15:userId="b902cd4f1dc4c9db"/>
  </w15:person>
  <w15:person w15:author="运璐 何">
    <w15:presenceInfo w15:providerId="Windows Live" w15:userId="9b5601d124e577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9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6E7"/>
    <w:rsid w:val="0000032C"/>
    <w:rsid w:val="000007B3"/>
    <w:rsid w:val="00000CF1"/>
    <w:rsid w:val="0000237B"/>
    <w:rsid w:val="000044E8"/>
    <w:rsid w:val="00006250"/>
    <w:rsid w:val="00007A85"/>
    <w:rsid w:val="000103F3"/>
    <w:rsid w:val="0001165D"/>
    <w:rsid w:val="00011AFF"/>
    <w:rsid w:val="00015AEE"/>
    <w:rsid w:val="00020A1D"/>
    <w:rsid w:val="00020DAC"/>
    <w:rsid w:val="000210A5"/>
    <w:rsid w:val="00023856"/>
    <w:rsid w:val="0002468C"/>
    <w:rsid w:val="00024D9E"/>
    <w:rsid w:val="00026636"/>
    <w:rsid w:val="00026F36"/>
    <w:rsid w:val="000309B8"/>
    <w:rsid w:val="0003166D"/>
    <w:rsid w:val="00032093"/>
    <w:rsid w:val="00034165"/>
    <w:rsid w:val="000346DA"/>
    <w:rsid w:val="00036F5E"/>
    <w:rsid w:val="0004023F"/>
    <w:rsid w:val="0004087A"/>
    <w:rsid w:val="00040E7C"/>
    <w:rsid w:val="00047B95"/>
    <w:rsid w:val="00047E9E"/>
    <w:rsid w:val="000521FD"/>
    <w:rsid w:val="00053016"/>
    <w:rsid w:val="00053FCA"/>
    <w:rsid w:val="0005464F"/>
    <w:rsid w:val="000550FE"/>
    <w:rsid w:val="00056E19"/>
    <w:rsid w:val="00057719"/>
    <w:rsid w:val="0005799E"/>
    <w:rsid w:val="0006006C"/>
    <w:rsid w:val="0006331C"/>
    <w:rsid w:val="00063A54"/>
    <w:rsid w:val="00064C76"/>
    <w:rsid w:val="0006671B"/>
    <w:rsid w:val="000707BB"/>
    <w:rsid w:val="000709D0"/>
    <w:rsid w:val="0007587C"/>
    <w:rsid w:val="0008052E"/>
    <w:rsid w:val="00080D34"/>
    <w:rsid w:val="00081201"/>
    <w:rsid w:val="00083B11"/>
    <w:rsid w:val="00085A8C"/>
    <w:rsid w:val="000869A5"/>
    <w:rsid w:val="00087FBB"/>
    <w:rsid w:val="00091951"/>
    <w:rsid w:val="000929B6"/>
    <w:rsid w:val="00096A5A"/>
    <w:rsid w:val="0009751C"/>
    <w:rsid w:val="000A1501"/>
    <w:rsid w:val="000A1CA7"/>
    <w:rsid w:val="000A3187"/>
    <w:rsid w:val="000A5190"/>
    <w:rsid w:val="000A6049"/>
    <w:rsid w:val="000A6192"/>
    <w:rsid w:val="000A73CA"/>
    <w:rsid w:val="000A77FB"/>
    <w:rsid w:val="000A7E87"/>
    <w:rsid w:val="000B028D"/>
    <w:rsid w:val="000B2CD3"/>
    <w:rsid w:val="000B3996"/>
    <w:rsid w:val="000B46E3"/>
    <w:rsid w:val="000B4BA5"/>
    <w:rsid w:val="000B4E97"/>
    <w:rsid w:val="000B5FF9"/>
    <w:rsid w:val="000C0997"/>
    <w:rsid w:val="000C4022"/>
    <w:rsid w:val="000C5341"/>
    <w:rsid w:val="000C7D1B"/>
    <w:rsid w:val="000D02C0"/>
    <w:rsid w:val="000D09DB"/>
    <w:rsid w:val="000D109A"/>
    <w:rsid w:val="000D1B1E"/>
    <w:rsid w:val="000D1E55"/>
    <w:rsid w:val="000D246B"/>
    <w:rsid w:val="000D5AC0"/>
    <w:rsid w:val="000E12AE"/>
    <w:rsid w:val="000E1EF6"/>
    <w:rsid w:val="000E4327"/>
    <w:rsid w:val="000E4484"/>
    <w:rsid w:val="000E53FC"/>
    <w:rsid w:val="000E5A15"/>
    <w:rsid w:val="000E7624"/>
    <w:rsid w:val="000E7C72"/>
    <w:rsid w:val="000F2EA3"/>
    <w:rsid w:val="000F4F18"/>
    <w:rsid w:val="001019E5"/>
    <w:rsid w:val="0010271F"/>
    <w:rsid w:val="0010329A"/>
    <w:rsid w:val="0010506D"/>
    <w:rsid w:val="0010574F"/>
    <w:rsid w:val="00106614"/>
    <w:rsid w:val="00107913"/>
    <w:rsid w:val="00112E5B"/>
    <w:rsid w:val="001137D4"/>
    <w:rsid w:val="001174E7"/>
    <w:rsid w:val="001175A3"/>
    <w:rsid w:val="001203FD"/>
    <w:rsid w:val="00120CCF"/>
    <w:rsid w:val="001214EF"/>
    <w:rsid w:val="00122A59"/>
    <w:rsid w:val="00122E0D"/>
    <w:rsid w:val="001249E7"/>
    <w:rsid w:val="00125EB5"/>
    <w:rsid w:val="0013068A"/>
    <w:rsid w:val="00136AEE"/>
    <w:rsid w:val="001402A4"/>
    <w:rsid w:val="00140414"/>
    <w:rsid w:val="00146C81"/>
    <w:rsid w:val="00146CCD"/>
    <w:rsid w:val="00147337"/>
    <w:rsid w:val="00151F46"/>
    <w:rsid w:val="001573AD"/>
    <w:rsid w:val="001648E6"/>
    <w:rsid w:val="00171134"/>
    <w:rsid w:val="00171BC6"/>
    <w:rsid w:val="001729DB"/>
    <w:rsid w:val="00172A5F"/>
    <w:rsid w:val="001769C7"/>
    <w:rsid w:val="001808E8"/>
    <w:rsid w:val="001819C3"/>
    <w:rsid w:val="00183FEC"/>
    <w:rsid w:val="001844CF"/>
    <w:rsid w:val="00185680"/>
    <w:rsid w:val="00191DE7"/>
    <w:rsid w:val="001932BC"/>
    <w:rsid w:val="0019681B"/>
    <w:rsid w:val="001977C3"/>
    <w:rsid w:val="001A5135"/>
    <w:rsid w:val="001A559E"/>
    <w:rsid w:val="001A5B6D"/>
    <w:rsid w:val="001A5BE3"/>
    <w:rsid w:val="001A7663"/>
    <w:rsid w:val="001B0F36"/>
    <w:rsid w:val="001B5999"/>
    <w:rsid w:val="001C4408"/>
    <w:rsid w:val="001D27EE"/>
    <w:rsid w:val="001D3B1F"/>
    <w:rsid w:val="001D4618"/>
    <w:rsid w:val="001D7C12"/>
    <w:rsid w:val="001E14A3"/>
    <w:rsid w:val="001E192C"/>
    <w:rsid w:val="001E55A7"/>
    <w:rsid w:val="001E5F75"/>
    <w:rsid w:val="001E6E65"/>
    <w:rsid w:val="001F2657"/>
    <w:rsid w:val="001F68AF"/>
    <w:rsid w:val="002001EB"/>
    <w:rsid w:val="0020273A"/>
    <w:rsid w:val="00203065"/>
    <w:rsid w:val="00203248"/>
    <w:rsid w:val="0020425E"/>
    <w:rsid w:val="00205ED6"/>
    <w:rsid w:val="002101B0"/>
    <w:rsid w:val="00210344"/>
    <w:rsid w:val="00214CA7"/>
    <w:rsid w:val="00215F0F"/>
    <w:rsid w:val="00220E7D"/>
    <w:rsid w:val="00222F6C"/>
    <w:rsid w:val="00223546"/>
    <w:rsid w:val="0022489D"/>
    <w:rsid w:val="00225286"/>
    <w:rsid w:val="002254E1"/>
    <w:rsid w:val="00225E0B"/>
    <w:rsid w:val="00226629"/>
    <w:rsid w:val="0023080E"/>
    <w:rsid w:val="002309D4"/>
    <w:rsid w:val="002314F2"/>
    <w:rsid w:val="00233AA4"/>
    <w:rsid w:val="00234ACA"/>
    <w:rsid w:val="00234E69"/>
    <w:rsid w:val="0023624D"/>
    <w:rsid w:val="00237BC7"/>
    <w:rsid w:val="00241C01"/>
    <w:rsid w:val="002423A1"/>
    <w:rsid w:val="00243469"/>
    <w:rsid w:val="00246AA4"/>
    <w:rsid w:val="0024739E"/>
    <w:rsid w:val="002529E4"/>
    <w:rsid w:val="00252CCE"/>
    <w:rsid w:val="00254D3F"/>
    <w:rsid w:val="002575E1"/>
    <w:rsid w:val="002602DB"/>
    <w:rsid w:val="00260FEB"/>
    <w:rsid w:val="00263538"/>
    <w:rsid w:val="002636A2"/>
    <w:rsid w:val="00265414"/>
    <w:rsid w:val="00265443"/>
    <w:rsid w:val="002706F3"/>
    <w:rsid w:val="00271A00"/>
    <w:rsid w:val="002735B9"/>
    <w:rsid w:val="002742F8"/>
    <w:rsid w:val="00275D43"/>
    <w:rsid w:val="00277338"/>
    <w:rsid w:val="00280C78"/>
    <w:rsid w:val="002829CE"/>
    <w:rsid w:val="0028351F"/>
    <w:rsid w:val="002862C6"/>
    <w:rsid w:val="00296891"/>
    <w:rsid w:val="00296F01"/>
    <w:rsid w:val="002A1DDD"/>
    <w:rsid w:val="002A1FB2"/>
    <w:rsid w:val="002A3097"/>
    <w:rsid w:val="002A3C04"/>
    <w:rsid w:val="002A5672"/>
    <w:rsid w:val="002A66EA"/>
    <w:rsid w:val="002B007E"/>
    <w:rsid w:val="002B011D"/>
    <w:rsid w:val="002B01C1"/>
    <w:rsid w:val="002B0CA9"/>
    <w:rsid w:val="002B67E1"/>
    <w:rsid w:val="002B7C02"/>
    <w:rsid w:val="002C2012"/>
    <w:rsid w:val="002C3847"/>
    <w:rsid w:val="002C5A9D"/>
    <w:rsid w:val="002C65A5"/>
    <w:rsid w:val="002C7063"/>
    <w:rsid w:val="002D0C1D"/>
    <w:rsid w:val="002D253A"/>
    <w:rsid w:val="002D4013"/>
    <w:rsid w:val="002D709D"/>
    <w:rsid w:val="002D7F9E"/>
    <w:rsid w:val="002D7FB7"/>
    <w:rsid w:val="002E16A0"/>
    <w:rsid w:val="002E32C4"/>
    <w:rsid w:val="002E49AB"/>
    <w:rsid w:val="002E4B3F"/>
    <w:rsid w:val="002F03B7"/>
    <w:rsid w:val="002F656E"/>
    <w:rsid w:val="002F69D6"/>
    <w:rsid w:val="002F779F"/>
    <w:rsid w:val="002F7E39"/>
    <w:rsid w:val="00300946"/>
    <w:rsid w:val="0030126C"/>
    <w:rsid w:val="003025F9"/>
    <w:rsid w:val="003026BD"/>
    <w:rsid w:val="003031F5"/>
    <w:rsid w:val="00303A2A"/>
    <w:rsid w:val="00307380"/>
    <w:rsid w:val="003076F0"/>
    <w:rsid w:val="00310A33"/>
    <w:rsid w:val="00312450"/>
    <w:rsid w:val="00314A00"/>
    <w:rsid w:val="00315169"/>
    <w:rsid w:val="00316119"/>
    <w:rsid w:val="003178F0"/>
    <w:rsid w:val="00323ACE"/>
    <w:rsid w:val="00324448"/>
    <w:rsid w:val="00324D92"/>
    <w:rsid w:val="00325891"/>
    <w:rsid w:val="0032695C"/>
    <w:rsid w:val="00327457"/>
    <w:rsid w:val="00332D74"/>
    <w:rsid w:val="00334CBB"/>
    <w:rsid w:val="00337B2D"/>
    <w:rsid w:val="003402EC"/>
    <w:rsid w:val="003407FC"/>
    <w:rsid w:val="003429B3"/>
    <w:rsid w:val="00344C9D"/>
    <w:rsid w:val="003455BF"/>
    <w:rsid w:val="00363D61"/>
    <w:rsid w:val="00366BC6"/>
    <w:rsid w:val="00366EBF"/>
    <w:rsid w:val="00367A67"/>
    <w:rsid w:val="00370C73"/>
    <w:rsid w:val="00371184"/>
    <w:rsid w:val="00374195"/>
    <w:rsid w:val="00374C17"/>
    <w:rsid w:val="0037580B"/>
    <w:rsid w:val="00381027"/>
    <w:rsid w:val="00382010"/>
    <w:rsid w:val="00383D6B"/>
    <w:rsid w:val="00383E6B"/>
    <w:rsid w:val="00384BB2"/>
    <w:rsid w:val="00386CBF"/>
    <w:rsid w:val="00387F3B"/>
    <w:rsid w:val="00390B24"/>
    <w:rsid w:val="00390CAD"/>
    <w:rsid w:val="00392B5B"/>
    <w:rsid w:val="0039357A"/>
    <w:rsid w:val="00394BEE"/>
    <w:rsid w:val="00395040"/>
    <w:rsid w:val="003955BC"/>
    <w:rsid w:val="00397775"/>
    <w:rsid w:val="003A0DB3"/>
    <w:rsid w:val="003A178A"/>
    <w:rsid w:val="003A6624"/>
    <w:rsid w:val="003A7698"/>
    <w:rsid w:val="003A796A"/>
    <w:rsid w:val="003B3321"/>
    <w:rsid w:val="003B5686"/>
    <w:rsid w:val="003B5F03"/>
    <w:rsid w:val="003B6079"/>
    <w:rsid w:val="003B7EA5"/>
    <w:rsid w:val="003C0139"/>
    <w:rsid w:val="003C0433"/>
    <w:rsid w:val="003C134A"/>
    <w:rsid w:val="003C3769"/>
    <w:rsid w:val="003C4994"/>
    <w:rsid w:val="003C4C53"/>
    <w:rsid w:val="003C7D07"/>
    <w:rsid w:val="003D0976"/>
    <w:rsid w:val="003D2B4A"/>
    <w:rsid w:val="003D4034"/>
    <w:rsid w:val="003D4ACB"/>
    <w:rsid w:val="003D7711"/>
    <w:rsid w:val="003E4445"/>
    <w:rsid w:val="003E4DC5"/>
    <w:rsid w:val="003E4F01"/>
    <w:rsid w:val="003E62EB"/>
    <w:rsid w:val="003F304A"/>
    <w:rsid w:val="003F4496"/>
    <w:rsid w:val="003F6D8E"/>
    <w:rsid w:val="0040372A"/>
    <w:rsid w:val="004046E3"/>
    <w:rsid w:val="00404BF5"/>
    <w:rsid w:val="0040692D"/>
    <w:rsid w:val="00406B0B"/>
    <w:rsid w:val="00407558"/>
    <w:rsid w:val="004112D7"/>
    <w:rsid w:val="00411635"/>
    <w:rsid w:val="00411AE4"/>
    <w:rsid w:val="00412B92"/>
    <w:rsid w:val="0041424B"/>
    <w:rsid w:val="00416B79"/>
    <w:rsid w:val="00417575"/>
    <w:rsid w:val="00417A7E"/>
    <w:rsid w:val="00417F3E"/>
    <w:rsid w:val="004227FF"/>
    <w:rsid w:val="0042304C"/>
    <w:rsid w:val="0042338B"/>
    <w:rsid w:val="00423E43"/>
    <w:rsid w:val="004372F4"/>
    <w:rsid w:val="00440574"/>
    <w:rsid w:val="004434BD"/>
    <w:rsid w:val="00444505"/>
    <w:rsid w:val="00445991"/>
    <w:rsid w:val="00446799"/>
    <w:rsid w:val="00446A9D"/>
    <w:rsid w:val="00447652"/>
    <w:rsid w:val="00447D9B"/>
    <w:rsid w:val="00450A26"/>
    <w:rsid w:val="00451508"/>
    <w:rsid w:val="0045228A"/>
    <w:rsid w:val="00452A1B"/>
    <w:rsid w:val="00454253"/>
    <w:rsid w:val="00455825"/>
    <w:rsid w:val="00457313"/>
    <w:rsid w:val="00457565"/>
    <w:rsid w:val="00460401"/>
    <w:rsid w:val="00462A30"/>
    <w:rsid w:val="004640D6"/>
    <w:rsid w:val="004647EA"/>
    <w:rsid w:val="00465C78"/>
    <w:rsid w:val="00467AA5"/>
    <w:rsid w:val="004718D7"/>
    <w:rsid w:val="0047360F"/>
    <w:rsid w:val="004774E4"/>
    <w:rsid w:val="00477A6D"/>
    <w:rsid w:val="004816C3"/>
    <w:rsid w:val="00481E5F"/>
    <w:rsid w:val="00482413"/>
    <w:rsid w:val="004854D6"/>
    <w:rsid w:val="004858B6"/>
    <w:rsid w:val="00487D8E"/>
    <w:rsid w:val="00490953"/>
    <w:rsid w:val="00492087"/>
    <w:rsid w:val="00493B3F"/>
    <w:rsid w:val="00493F10"/>
    <w:rsid w:val="004944FE"/>
    <w:rsid w:val="004A2023"/>
    <w:rsid w:val="004A4200"/>
    <w:rsid w:val="004A4535"/>
    <w:rsid w:val="004A559F"/>
    <w:rsid w:val="004A6827"/>
    <w:rsid w:val="004A7B08"/>
    <w:rsid w:val="004B1FBE"/>
    <w:rsid w:val="004B680A"/>
    <w:rsid w:val="004C002B"/>
    <w:rsid w:val="004C03E6"/>
    <w:rsid w:val="004C136A"/>
    <w:rsid w:val="004C4651"/>
    <w:rsid w:val="004C6C67"/>
    <w:rsid w:val="004C6D96"/>
    <w:rsid w:val="004C7F45"/>
    <w:rsid w:val="004E32B1"/>
    <w:rsid w:val="004E50CF"/>
    <w:rsid w:val="004E70CF"/>
    <w:rsid w:val="004E7C0B"/>
    <w:rsid w:val="004F0F32"/>
    <w:rsid w:val="004F179D"/>
    <w:rsid w:val="004F2707"/>
    <w:rsid w:val="004F4B55"/>
    <w:rsid w:val="004F76C4"/>
    <w:rsid w:val="00500A4D"/>
    <w:rsid w:val="00501D6A"/>
    <w:rsid w:val="0050512B"/>
    <w:rsid w:val="00505760"/>
    <w:rsid w:val="00510826"/>
    <w:rsid w:val="00510B01"/>
    <w:rsid w:val="005125D9"/>
    <w:rsid w:val="00512A7F"/>
    <w:rsid w:val="00514A00"/>
    <w:rsid w:val="005164BB"/>
    <w:rsid w:val="005170D6"/>
    <w:rsid w:val="00517DE4"/>
    <w:rsid w:val="00520778"/>
    <w:rsid w:val="0052079C"/>
    <w:rsid w:val="00522C7B"/>
    <w:rsid w:val="00522E5A"/>
    <w:rsid w:val="00526F5B"/>
    <w:rsid w:val="00526F62"/>
    <w:rsid w:val="00530B97"/>
    <w:rsid w:val="00530D60"/>
    <w:rsid w:val="00530D73"/>
    <w:rsid w:val="00534069"/>
    <w:rsid w:val="00534EAA"/>
    <w:rsid w:val="00542904"/>
    <w:rsid w:val="00544E13"/>
    <w:rsid w:val="00545C9A"/>
    <w:rsid w:val="00546689"/>
    <w:rsid w:val="00550116"/>
    <w:rsid w:val="005501CC"/>
    <w:rsid w:val="00553343"/>
    <w:rsid w:val="00553EE7"/>
    <w:rsid w:val="00555AF0"/>
    <w:rsid w:val="005601EE"/>
    <w:rsid w:val="00560AD7"/>
    <w:rsid w:val="005620DA"/>
    <w:rsid w:val="00563283"/>
    <w:rsid w:val="00563F59"/>
    <w:rsid w:val="00564F02"/>
    <w:rsid w:val="00567C29"/>
    <w:rsid w:val="0057175B"/>
    <w:rsid w:val="00571BEA"/>
    <w:rsid w:val="00573C76"/>
    <w:rsid w:val="00575D22"/>
    <w:rsid w:val="0058032F"/>
    <w:rsid w:val="005824C8"/>
    <w:rsid w:val="00583115"/>
    <w:rsid w:val="005847DF"/>
    <w:rsid w:val="00585634"/>
    <w:rsid w:val="0059760E"/>
    <w:rsid w:val="005A1A2A"/>
    <w:rsid w:val="005A29EC"/>
    <w:rsid w:val="005A6F11"/>
    <w:rsid w:val="005B011E"/>
    <w:rsid w:val="005B0526"/>
    <w:rsid w:val="005B0576"/>
    <w:rsid w:val="005B1866"/>
    <w:rsid w:val="005B1B94"/>
    <w:rsid w:val="005B1C86"/>
    <w:rsid w:val="005B1D7E"/>
    <w:rsid w:val="005B264F"/>
    <w:rsid w:val="005B269E"/>
    <w:rsid w:val="005B63FC"/>
    <w:rsid w:val="005B6DBB"/>
    <w:rsid w:val="005B7127"/>
    <w:rsid w:val="005C2409"/>
    <w:rsid w:val="005C53F5"/>
    <w:rsid w:val="005C66CA"/>
    <w:rsid w:val="005C71C7"/>
    <w:rsid w:val="005C7359"/>
    <w:rsid w:val="005D1711"/>
    <w:rsid w:val="005D76E7"/>
    <w:rsid w:val="005D7EBE"/>
    <w:rsid w:val="005E1D28"/>
    <w:rsid w:val="005E1FE5"/>
    <w:rsid w:val="005E2801"/>
    <w:rsid w:val="005E4225"/>
    <w:rsid w:val="005E487B"/>
    <w:rsid w:val="005E5203"/>
    <w:rsid w:val="005E66CE"/>
    <w:rsid w:val="005E701F"/>
    <w:rsid w:val="005E705F"/>
    <w:rsid w:val="005F04D4"/>
    <w:rsid w:val="005F1486"/>
    <w:rsid w:val="005F1D75"/>
    <w:rsid w:val="005F533A"/>
    <w:rsid w:val="005F5588"/>
    <w:rsid w:val="005F5698"/>
    <w:rsid w:val="005F7B46"/>
    <w:rsid w:val="006000D4"/>
    <w:rsid w:val="00600C36"/>
    <w:rsid w:val="00602875"/>
    <w:rsid w:val="0060579F"/>
    <w:rsid w:val="006164C5"/>
    <w:rsid w:val="006165F0"/>
    <w:rsid w:val="0062038A"/>
    <w:rsid w:val="00620412"/>
    <w:rsid w:val="00620668"/>
    <w:rsid w:val="00620BC9"/>
    <w:rsid w:val="006229EB"/>
    <w:rsid w:val="006230ED"/>
    <w:rsid w:val="00623450"/>
    <w:rsid w:val="00624253"/>
    <w:rsid w:val="0062468B"/>
    <w:rsid w:val="00624D7D"/>
    <w:rsid w:val="00624FCD"/>
    <w:rsid w:val="00625345"/>
    <w:rsid w:val="00627782"/>
    <w:rsid w:val="006326A1"/>
    <w:rsid w:val="00634305"/>
    <w:rsid w:val="00634331"/>
    <w:rsid w:val="006353B2"/>
    <w:rsid w:val="0063673F"/>
    <w:rsid w:val="006373A8"/>
    <w:rsid w:val="00640479"/>
    <w:rsid w:val="00640FBA"/>
    <w:rsid w:val="0064189B"/>
    <w:rsid w:val="0064375F"/>
    <w:rsid w:val="006438FF"/>
    <w:rsid w:val="00643FFA"/>
    <w:rsid w:val="00645113"/>
    <w:rsid w:val="006456D3"/>
    <w:rsid w:val="00646012"/>
    <w:rsid w:val="00646C15"/>
    <w:rsid w:val="006501BA"/>
    <w:rsid w:val="00651BD7"/>
    <w:rsid w:val="006520BE"/>
    <w:rsid w:val="00653B9A"/>
    <w:rsid w:val="00656D37"/>
    <w:rsid w:val="0065745D"/>
    <w:rsid w:val="006632B8"/>
    <w:rsid w:val="00663984"/>
    <w:rsid w:val="00671447"/>
    <w:rsid w:val="00672C52"/>
    <w:rsid w:val="0067354F"/>
    <w:rsid w:val="00673576"/>
    <w:rsid w:val="00677E4D"/>
    <w:rsid w:val="006801DE"/>
    <w:rsid w:val="00681669"/>
    <w:rsid w:val="006863C0"/>
    <w:rsid w:val="00686FA5"/>
    <w:rsid w:val="0068703E"/>
    <w:rsid w:val="0069207E"/>
    <w:rsid w:val="006920B9"/>
    <w:rsid w:val="00697207"/>
    <w:rsid w:val="006A1537"/>
    <w:rsid w:val="006A15E5"/>
    <w:rsid w:val="006A1923"/>
    <w:rsid w:val="006A38D1"/>
    <w:rsid w:val="006A5BCB"/>
    <w:rsid w:val="006A6962"/>
    <w:rsid w:val="006B1A67"/>
    <w:rsid w:val="006B2B47"/>
    <w:rsid w:val="006B4930"/>
    <w:rsid w:val="006C203F"/>
    <w:rsid w:val="006C2466"/>
    <w:rsid w:val="006C41D6"/>
    <w:rsid w:val="006C5AE2"/>
    <w:rsid w:val="006C5F24"/>
    <w:rsid w:val="006C6071"/>
    <w:rsid w:val="006D0B92"/>
    <w:rsid w:val="006D2688"/>
    <w:rsid w:val="006D3428"/>
    <w:rsid w:val="006D34EC"/>
    <w:rsid w:val="006D385F"/>
    <w:rsid w:val="006D5049"/>
    <w:rsid w:val="006E2AEB"/>
    <w:rsid w:val="006E3325"/>
    <w:rsid w:val="006E3967"/>
    <w:rsid w:val="006E707E"/>
    <w:rsid w:val="006F0E20"/>
    <w:rsid w:val="006F1854"/>
    <w:rsid w:val="006F1D40"/>
    <w:rsid w:val="006F2213"/>
    <w:rsid w:val="006F279E"/>
    <w:rsid w:val="006F3BF5"/>
    <w:rsid w:val="006F641C"/>
    <w:rsid w:val="006F64E3"/>
    <w:rsid w:val="006F6C75"/>
    <w:rsid w:val="006F7165"/>
    <w:rsid w:val="00700225"/>
    <w:rsid w:val="00700A75"/>
    <w:rsid w:val="00701309"/>
    <w:rsid w:val="00703510"/>
    <w:rsid w:val="00703571"/>
    <w:rsid w:val="00705D43"/>
    <w:rsid w:val="00707330"/>
    <w:rsid w:val="00710248"/>
    <w:rsid w:val="0071035A"/>
    <w:rsid w:val="00710878"/>
    <w:rsid w:val="0071107C"/>
    <w:rsid w:val="00711950"/>
    <w:rsid w:val="00713CEF"/>
    <w:rsid w:val="00714449"/>
    <w:rsid w:val="00720327"/>
    <w:rsid w:val="00721233"/>
    <w:rsid w:val="0072536F"/>
    <w:rsid w:val="00726424"/>
    <w:rsid w:val="00727BD3"/>
    <w:rsid w:val="0073462B"/>
    <w:rsid w:val="00735183"/>
    <w:rsid w:val="0073554F"/>
    <w:rsid w:val="0073717C"/>
    <w:rsid w:val="007374B2"/>
    <w:rsid w:val="0073751E"/>
    <w:rsid w:val="00744696"/>
    <w:rsid w:val="00744BE1"/>
    <w:rsid w:val="007455C6"/>
    <w:rsid w:val="00747AF3"/>
    <w:rsid w:val="00747B55"/>
    <w:rsid w:val="007521D5"/>
    <w:rsid w:val="007524E4"/>
    <w:rsid w:val="0075256F"/>
    <w:rsid w:val="0075764C"/>
    <w:rsid w:val="007579BC"/>
    <w:rsid w:val="00760CF9"/>
    <w:rsid w:val="00761945"/>
    <w:rsid w:val="00761BC7"/>
    <w:rsid w:val="00762661"/>
    <w:rsid w:val="00762A7B"/>
    <w:rsid w:val="00763001"/>
    <w:rsid w:val="00766DC1"/>
    <w:rsid w:val="00767F3B"/>
    <w:rsid w:val="007705E0"/>
    <w:rsid w:val="00772579"/>
    <w:rsid w:val="00775099"/>
    <w:rsid w:val="00777B78"/>
    <w:rsid w:val="0078002B"/>
    <w:rsid w:val="00780297"/>
    <w:rsid w:val="00780D6A"/>
    <w:rsid w:val="00781307"/>
    <w:rsid w:val="00781AEB"/>
    <w:rsid w:val="00781BE5"/>
    <w:rsid w:val="00782810"/>
    <w:rsid w:val="00782F89"/>
    <w:rsid w:val="007837BE"/>
    <w:rsid w:val="00786A0B"/>
    <w:rsid w:val="0079034F"/>
    <w:rsid w:val="00790784"/>
    <w:rsid w:val="007934E7"/>
    <w:rsid w:val="00793FAF"/>
    <w:rsid w:val="007959BE"/>
    <w:rsid w:val="00795B03"/>
    <w:rsid w:val="007A041A"/>
    <w:rsid w:val="007A17F7"/>
    <w:rsid w:val="007A2183"/>
    <w:rsid w:val="007A3657"/>
    <w:rsid w:val="007A37FB"/>
    <w:rsid w:val="007A6609"/>
    <w:rsid w:val="007A6C3E"/>
    <w:rsid w:val="007A6F29"/>
    <w:rsid w:val="007A7A95"/>
    <w:rsid w:val="007B3205"/>
    <w:rsid w:val="007B37A5"/>
    <w:rsid w:val="007B50FB"/>
    <w:rsid w:val="007B567B"/>
    <w:rsid w:val="007B5E7C"/>
    <w:rsid w:val="007B78B6"/>
    <w:rsid w:val="007C1D1A"/>
    <w:rsid w:val="007C1E25"/>
    <w:rsid w:val="007C4EF2"/>
    <w:rsid w:val="007C7B61"/>
    <w:rsid w:val="007C7CCB"/>
    <w:rsid w:val="007D0D7A"/>
    <w:rsid w:val="007D2371"/>
    <w:rsid w:val="007E55CD"/>
    <w:rsid w:val="007E5E1F"/>
    <w:rsid w:val="007F083D"/>
    <w:rsid w:val="007F653D"/>
    <w:rsid w:val="0080116D"/>
    <w:rsid w:val="008019F9"/>
    <w:rsid w:val="00801FEA"/>
    <w:rsid w:val="00802EC9"/>
    <w:rsid w:val="00804857"/>
    <w:rsid w:val="00806474"/>
    <w:rsid w:val="008074C8"/>
    <w:rsid w:val="00807F35"/>
    <w:rsid w:val="008117B2"/>
    <w:rsid w:val="00811BF3"/>
    <w:rsid w:val="00813823"/>
    <w:rsid w:val="008155C7"/>
    <w:rsid w:val="008168E4"/>
    <w:rsid w:val="00820FAD"/>
    <w:rsid w:val="00820FD1"/>
    <w:rsid w:val="00824A10"/>
    <w:rsid w:val="00825CBE"/>
    <w:rsid w:val="00827E82"/>
    <w:rsid w:val="00830D64"/>
    <w:rsid w:val="0083572A"/>
    <w:rsid w:val="0083690F"/>
    <w:rsid w:val="008376A7"/>
    <w:rsid w:val="00840166"/>
    <w:rsid w:val="0084022A"/>
    <w:rsid w:val="00842C8B"/>
    <w:rsid w:val="00843DE2"/>
    <w:rsid w:val="00844A72"/>
    <w:rsid w:val="00844F0F"/>
    <w:rsid w:val="00846A33"/>
    <w:rsid w:val="00851032"/>
    <w:rsid w:val="0085320C"/>
    <w:rsid w:val="008532AC"/>
    <w:rsid w:val="008533F7"/>
    <w:rsid w:val="0085418D"/>
    <w:rsid w:val="00857414"/>
    <w:rsid w:val="0086262C"/>
    <w:rsid w:val="00862B19"/>
    <w:rsid w:val="00862D7D"/>
    <w:rsid w:val="0086782C"/>
    <w:rsid w:val="00871470"/>
    <w:rsid w:val="00871CA3"/>
    <w:rsid w:val="008725F9"/>
    <w:rsid w:val="00872D69"/>
    <w:rsid w:val="00873A5A"/>
    <w:rsid w:val="0087477C"/>
    <w:rsid w:val="00874A3C"/>
    <w:rsid w:val="00877166"/>
    <w:rsid w:val="0088116E"/>
    <w:rsid w:val="0088311C"/>
    <w:rsid w:val="008835AF"/>
    <w:rsid w:val="008844A6"/>
    <w:rsid w:val="008863C8"/>
    <w:rsid w:val="008867F8"/>
    <w:rsid w:val="00891B57"/>
    <w:rsid w:val="00892FD6"/>
    <w:rsid w:val="008976F0"/>
    <w:rsid w:val="008A031F"/>
    <w:rsid w:val="008A077E"/>
    <w:rsid w:val="008A07CD"/>
    <w:rsid w:val="008A122F"/>
    <w:rsid w:val="008A2106"/>
    <w:rsid w:val="008A2710"/>
    <w:rsid w:val="008A2E6D"/>
    <w:rsid w:val="008A5413"/>
    <w:rsid w:val="008A6337"/>
    <w:rsid w:val="008A7A5E"/>
    <w:rsid w:val="008A7B0A"/>
    <w:rsid w:val="008B222F"/>
    <w:rsid w:val="008B78B0"/>
    <w:rsid w:val="008C00D1"/>
    <w:rsid w:val="008C0516"/>
    <w:rsid w:val="008C2E27"/>
    <w:rsid w:val="008C416E"/>
    <w:rsid w:val="008C499E"/>
    <w:rsid w:val="008C5249"/>
    <w:rsid w:val="008C53B6"/>
    <w:rsid w:val="008D2184"/>
    <w:rsid w:val="008D33C0"/>
    <w:rsid w:val="008D371F"/>
    <w:rsid w:val="008E67B7"/>
    <w:rsid w:val="008E7F02"/>
    <w:rsid w:val="008F1D72"/>
    <w:rsid w:val="008F2B6D"/>
    <w:rsid w:val="008F667D"/>
    <w:rsid w:val="008F72B2"/>
    <w:rsid w:val="00903060"/>
    <w:rsid w:val="00903556"/>
    <w:rsid w:val="0090449F"/>
    <w:rsid w:val="009047EB"/>
    <w:rsid w:val="00905996"/>
    <w:rsid w:val="00907F49"/>
    <w:rsid w:val="00912E28"/>
    <w:rsid w:val="00913558"/>
    <w:rsid w:val="00914007"/>
    <w:rsid w:val="00915CD8"/>
    <w:rsid w:val="00917B92"/>
    <w:rsid w:val="00922721"/>
    <w:rsid w:val="009238DA"/>
    <w:rsid w:val="00923EB9"/>
    <w:rsid w:val="00924D79"/>
    <w:rsid w:val="00924FC4"/>
    <w:rsid w:val="00925848"/>
    <w:rsid w:val="00926EED"/>
    <w:rsid w:val="00927382"/>
    <w:rsid w:val="009275D3"/>
    <w:rsid w:val="009314B3"/>
    <w:rsid w:val="00931E1D"/>
    <w:rsid w:val="00942C71"/>
    <w:rsid w:val="009458AE"/>
    <w:rsid w:val="00945B70"/>
    <w:rsid w:val="00946478"/>
    <w:rsid w:val="009468CC"/>
    <w:rsid w:val="00947131"/>
    <w:rsid w:val="00947AC7"/>
    <w:rsid w:val="00950502"/>
    <w:rsid w:val="009530D1"/>
    <w:rsid w:val="00954D3C"/>
    <w:rsid w:val="0095574D"/>
    <w:rsid w:val="00955752"/>
    <w:rsid w:val="00956599"/>
    <w:rsid w:val="00956A4E"/>
    <w:rsid w:val="009604E7"/>
    <w:rsid w:val="00961819"/>
    <w:rsid w:val="0096204E"/>
    <w:rsid w:val="00964E2C"/>
    <w:rsid w:val="009667D2"/>
    <w:rsid w:val="009673FE"/>
    <w:rsid w:val="00970031"/>
    <w:rsid w:val="0097024D"/>
    <w:rsid w:val="009718C9"/>
    <w:rsid w:val="0097219B"/>
    <w:rsid w:val="00973C16"/>
    <w:rsid w:val="00977E55"/>
    <w:rsid w:val="0098021A"/>
    <w:rsid w:val="00982F23"/>
    <w:rsid w:val="00984DD9"/>
    <w:rsid w:val="0098510E"/>
    <w:rsid w:val="00986484"/>
    <w:rsid w:val="009869F8"/>
    <w:rsid w:val="00986B74"/>
    <w:rsid w:val="00987764"/>
    <w:rsid w:val="0099062F"/>
    <w:rsid w:val="00991962"/>
    <w:rsid w:val="00994942"/>
    <w:rsid w:val="00996611"/>
    <w:rsid w:val="0099725E"/>
    <w:rsid w:val="009A0301"/>
    <w:rsid w:val="009A6065"/>
    <w:rsid w:val="009A660E"/>
    <w:rsid w:val="009A6FF2"/>
    <w:rsid w:val="009A70A9"/>
    <w:rsid w:val="009A7A73"/>
    <w:rsid w:val="009B13C6"/>
    <w:rsid w:val="009B1EBC"/>
    <w:rsid w:val="009B2DA3"/>
    <w:rsid w:val="009B4A50"/>
    <w:rsid w:val="009B4FDE"/>
    <w:rsid w:val="009B62CB"/>
    <w:rsid w:val="009B7097"/>
    <w:rsid w:val="009B7D45"/>
    <w:rsid w:val="009C1EC5"/>
    <w:rsid w:val="009C46D9"/>
    <w:rsid w:val="009C55BB"/>
    <w:rsid w:val="009C77F3"/>
    <w:rsid w:val="009D07DB"/>
    <w:rsid w:val="009D09DB"/>
    <w:rsid w:val="009D0ED2"/>
    <w:rsid w:val="009D2EEA"/>
    <w:rsid w:val="009D30BC"/>
    <w:rsid w:val="009D6F0A"/>
    <w:rsid w:val="009D704F"/>
    <w:rsid w:val="009D7C3B"/>
    <w:rsid w:val="009D7D29"/>
    <w:rsid w:val="009E5410"/>
    <w:rsid w:val="009E6388"/>
    <w:rsid w:val="009E6808"/>
    <w:rsid w:val="009E71DA"/>
    <w:rsid w:val="009E77F8"/>
    <w:rsid w:val="009F1381"/>
    <w:rsid w:val="009F39B9"/>
    <w:rsid w:val="009F3C62"/>
    <w:rsid w:val="009F4A0B"/>
    <w:rsid w:val="009F52BC"/>
    <w:rsid w:val="009F6F0D"/>
    <w:rsid w:val="009F72B8"/>
    <w:rsid w:val="009F7B27"/>
    <w:rsid w:val="00A0057C"/>
    <w:rsid w:val="00A00D06"/>
    <w:rsid w:val="00A03061"/>
    <w:rsid w:val="00A0454B"/>
    <w:rsid w:val="00A0630F"/>
    <w:rsid w:val="00A071D8"/>
    <w:rsid w:val="00A118D1"/>
    <w:rsid w:val="00A12ACD"/>
    <w:rsid w:val="00A16A56"/>
    <w:rsid w:val="00A202EC"/>
    <w:rsid w:val="00A239C0"/>
    <w:rsid w:val="00A26649"/>
    <w:rsid w:val="00A30011"/>
    <w:rsid w:val="00A310FB"/>
    <w:rsid w:val="00A32489"/>
    <w:rsid w:val="00A3459D"/>
    <w:rsid w:val="00A36F48"/>
    <w:rsid w:val="00A433FA"/>
    <w:rsid w:val="00A43416"/>
    <w:rsid w:val="00A43E96"/>
    <w:rsid w:val="00A44F40"/>
    <w:rsid w:val="00A45A5A"/>
    <w:rsid w:val="00A50891"/>
    <w:rsid w:val="00A510D3"/>
    <w:rsid w:val="00A51A73"/>
    <w:rsid w:val="00A52DB2"/>
    <w:rsid w:val="00A53508"/>
    <w:rsid w:val="00A5476F"/>
    <w:rsid w:val="00A56706"/>
    <w:rsid w:val="00A56C0B"/>
    <w:rsid w:val="00A64722"/>
    <w:rsid w:val="00A651F6"/>
    <w:rsid w:val="00A659C2"/>
    <w:rsid w:val="00A6653F"/>
    <w:rsid w:val="00A73476"/>
    <w:rsid w:val="00A76699"/>
    <w:rsid w:val="00A773CC"/>
    <w:rsid w:val="00A80648"/>
    <w:rsid w:val="00A8361A"/>
    <w:rsid w:val="00A83B27"/>
    <w:rsid w:val="00A84F05"/>
    <w:rsid w:val="00A86A36"/>
    <w:rsid w:val="00A87DF6"/>
    <w:rsid w:val="00A91451"/>
    <w:rsid w:val="00A9194D"/>
    <w:rsid w:val="00A9372F"/>
    <w:rsid w:val="00A93AF2"/>
    <w:rsid w:val="00A94A19"/>
    <w:rsid w:val="00A9585A"/>
    <w:rsid w:val="00A967F5"/>
    <w:rsid w:val="00A97971"/>
    <w:rsid w:val="00AA03AB"/>
    <w:rsid w:val="00AA03BE"/>
    <w:rsid w:val="00AA05BC"/>
    <w:rsid w:val="00AA1A77"/>
    <w:rsid w:val="00AA1C73"/>
    <w:rsid w:val="00AA3564"/>
    <w:rsid w:val="00AA452D"/>
    <w:rsid w:val="00AA612C"/>
    <w:rsid w:val="00AA6145"/>
    <w:rsid w:val="00AA7C6E"/>
    <w:rsid w:val="00AB03B6"/>
    <w:rsid w:val="00AB3909"/>
    <w:rsid w:val="00AB7ECE"/>
    <w:rsid w:val="00AC2D1D"/>
    <w:rsid w:val="00AC4413"/>
    <w:rsid w:val="00AC6193"/>
    <w:rsid w:val="00AC6C8C"/>
    <w:rsid w:val="00AC7596"/>
    <w:rsid w:val="00AC79EA"/>
    <w:rsid w:val="00AC7C8B"/>
    <w:rsid w:val="00AD0260"/>
    <w:rsid w:val="00AD0F8D"/>
    <w:rsid w:val="00AD1D09"/>
    <w:rsid w:val="00AD33A0"/>
    <w:rsid w:val="00AE0890"/>
    <w:rsid w:val="00AE4183"/>
    <w:rsid w:val="00AE513F"/>
    <w:rsid w:val="00AE5B4C"/>
    <w:rsid w:val="00AE6AC5"/>
    <w:rsid w:val="00AF075A"/>
    <w:rsid w:val="00AF27F9"/>
    <w:rsid w:val="00AF2CCD"/>
    <w:rsid w:val="00AF49E1"/>
    <w:rsid w:val="00AF67C3"/>
    <w:rsid w:val="00B0098D"/>
    <w:rsid w:val="00B0242B"/>
    <w:rsid w:val="00B033DF"/>
    <w:rsid w:val="00B0393B"/>
    <w:rsid w:val="00B04056"/>
    <w:rsid w:val="00B04F35"/>
    <w:rsid w:val="00B05CCD"/>
    <w:rsid w:val="00B05ECC"/>
    <w:rsid w:val="00B0617A"/>
    <w:rsid w:val="00B06D41"/>
    <w:rsid w:val="00B135B8"/>
    <w:rsid w:val="00B143E3"/>
    <w:rsid w:val="00B148C0"/>
    <w:rsid w:val="00B14E07"/>
    <w:rsid w:val="00B1664F"/>
    <w:rsid w:val="00B169E1"/>
    <w:rsid w:val="00B2200C"/>
    <w:rsid w:val="00B22205"/>
    <w:rsid w:val="00B2357F"/>
    <w:rsid w:val="00B23677"/>
    <w:rsid w:val="00B260E3"/>
    <w:rsid w:val="00B269D8"/>
    <w:rsid w:val="00B308E2"/>
    <w:rsid w:val="00B32685"/>
    <w:rsid w:val="00B37379"/>
    <w:rsid w:val="00B37674"/>
    <w:rsid w:val="00B4055C"/>
    <w:rsid w:val="00B41B8E"/>
    <w:rsid w:val="00B445D2"/>
    <w:rsid w:val="00B5209F"/>
    <w:rsid w:val="00B5319E"/>
    <w:rsid w:val="00B53227"/>
    <w:rsid w:val="00B54525"/>
    <w:rsid w:val="00B550EE"/>
    <w:rsid w:val="00B56FB5"/>
    <w:rsid w:val="00B57473"/>
    <w:rsid w:val="00B608C7"/>
    <w:rsid w:val="00B61D19"/>
    <w:rsid w:val="00B63EE4"/>
    <w:rsid w:val="00B675E7"/>
    <w:rsid w:val="00B75B02"/>
    <w:rsid w:val="00B76A57"/>
    <w:rsid w:val="00B816E5"/>
    <w:rsid w:val="00B831FC"/>
    <w:rsid w:val="00B843E1"/>
    <w:rsid w:val="00B84CA5"/>
    <w:rsid w:val="00B85242"/>
    <w:rsid w:val="00B854FE"/>
    <w:rsid w:val="00B857A1"/>
    <w:rsid w:val="00B8739F"/>
    <w:rsid w:val="00B9239D"/>
    <w:rsid w:val="00B92EF7"/>
    <w:rsid w:val="00B93D17"/>
    <w:rsid w:val="00B948E2"/>
    <w:rsid w:val="00B9572C"/>
    <w:rsid w:val="00B970AD"/>
    <w:rsid w:val="00BA2E66"/>
    <w:rsid w:val="00BA3CDC"/>
    <w:rsid w:val="00BA46AF"/>
    <w:rsid w:val="00BA5D93"/>
    <w:rsid w:val="00BB3AC8"/>
    <w:rsid w:val="00BB781A"/>
    <w:rsid w:val="00BC153D"/>
    <w:rsid w:val="00BC1DB6"/>
    <w:rsid w:val="00BC6DE2"/>
    <w:rsid w:val="00BD1831"/>
    <w:rsid w:val="00BD6CB8"/>
    <w:rsid w:val="00BD6FA8"/>
    <w:rsid w:val="00BE0CF9"/>
    <w:rsid w:val="00BE2009"/>
    <w:rsid w:val="00BE2564"/>
    <w:rsid w:val="00BE3947"/>
    <w:rsid w:val="00BE4C7F"/>
    <w:rsid w:val="00BE5427"/>
    <w:rsid w:val="00BE7D2F"/>
    <w:rsid w:val="00BF0187"/>
    <w:rsid w:val="00BF0673"/>
    <w:rsid w:val="00BF3230"/>
    <w:rsid w:val="00BF3AAF"/>
    <w:rsid w:val="00BF3D34"/>
    <w:rsid w:val="00BF68AF"/>
    <w:rsid w:val="00BF6FF4"/>
    <w:rsid w:val="00BF7425"/>
    <w:rsid w:val="00C01940"/>
    <w:rsid w:val="00C03461"/>
    <w:rsid w:val="00C03B23"/>
    <w:rsid w:val="00C0544E"/>
    <w:rsid w:val="00C060E0"/>
    <w:rsid w:val="00C072F6"/>
    <w:rsid w:val="00C12023"/>
    <w:rsid w:val="00C12A7F"/>
    <w:rsid w:val="00C203BA"/>
    <w:rsid w:val="00C21F57"/>
    <w:rsid w:val="00C22CE4"/>
    <w:rsid w:val="00C246D8"/>
    <w:rsid w:val="00C25D4F"/>
    <w:rsid w:val="00C32E3A"/>
    <w:rsid w:val="00C34254"/>
    <w:rsid w:val="00C3444E"/>
    <w:rsid w:val="00C3513C"/>
    <w:rsid w:val="00C354CF"/>
    <w:rsid w:val="00C40520"/>
    <w:rsid w:val="00C4069E"/>
    <w:rsid w:val="00C41E2B"/>
    <w:rsid w:val="00C421E5"/>
    <w:rsid w:val="00C4652C"/>
    <w:rsid w:val="00C473FB"/>
    <w:rsid w:val="00C47A7D"/>
    <w:rsid w:val="00C547EE"/>
    <w:rsid w:val="00C56206"/>
    <w:rsid w:val="00C577D6"/>
    <w:rsid w:val="00C60928"/>
    <w:rsid w:val="00C6178A"/>
    <w:rsid w:val="00C631A8"/>
    <w:rsid w:val="00C63DF8"/>
    <w:rsid w:val="00C645EE"/>
    <w:rsid w:val="00C65B7D"/>
    <w:rsid w:val="00C65E49"/>
    <w:rsid w:val="00C70B28"/>
    <w:rsid w:val="00C731F8"/>
    <w:rsid w:val="00C7408C"/>
    <w:rsid w:val="00C74822"/>
    <w:rsid w:val="00C802A4"/>
    <w:rsid w:val="00C81576"/>
    <w:rsid w:val="00C8343F"/>
    <w:rsid w:val="00C869B8"/>
    <w:rsid w:val="00C86C69"/>
    <w:rsid w:val="00C959F5"/>
    <w:rsid w:val="00C963EF"/>
    <w:rsid w:val="00CA45CA"/>
    <w:rsid w:val="00CA533B"/>
    <w:rsid w:val="00CA5441"/>
    <w:rsid w:val="00CB1FA2"/>
    <w:rsid w:val="00CB2042"/>
    <w:rsid w:val="00CB2BF1"/>
    <w:rsid w:val="00CB3DA6"/>
    <w:rsid w:val="00CB44D2"/>
    <w:rsid w:val="00CB7C72"/>
    <w:rsid w:val="00CC0592"/>
    <w:rsid w:val="00CC11C9"/>
    <w:rsid w:val="00CC1B3D"/>
    <w:rsid w:val="00CC2FC2"/>
    <w:rsid w:val="00CC3008"/>
    <w:rsid w:val="00CC5788"/>
    <w:rsid w:val="00CC7445"/>
    <w:rsid w:val="00CC7509"/>
    <w:rsid w:val="00CD064F"/>
    <w:rsid w:val="00CD2272"/>
    <w:rsid w:val="00CD2F21"/>
    <w:rsid w:val="00CD4915"/>
    <w:rsid w:val="00CD4B94"/>
    <w:rsid w:val="00CD7BB2"/>
    <w:rsid w:val="00CE09FE"/>
    <w:rsid w:val="00CE12EF"/>
    <w:rsid w:val="00CE19AA"/>
    <w:rsid w:val="00CE267C"/>
    <w:rsid w:val="00CE4739"/>
    <w:rsid w:val="00CE4D3E"/>
    <w:rsid w:val="00CE58ED"/>
    <w:rsid w:val="00CE5DCB"/>
    <w:rsid w:val="00CF159D"/>
    <w:rsid w:val="00CF1731"/>
    <w:rsid w:val="00CF1B5D"/>
    <w:rsid w:val="00CF1BDF"/>
    <w:rsid w:val="00CF3BD0"/>
    <w:rsid w:val="00CF6EB9"/>
    <w:rsid w:val="00CF6FFC"/>
    <w:rsid w:val="00CF79EA"/>
    <w:rsid w:val="00D0151A"/>
    <w:rsid w:val="00D027A6"/>
    <w:rsid w:val="00D03B5B"/>
    <w:rsid w:val="00D049F8"/>
    <w:rsid w:val="00D127FE"/>
    <w:rsid w:val="00D14B5E"/>
    <w:rsid w:val="00D16029"/>
    <w:rsid w:val="00D201CE"/>
    <w:rsid w:val="00D23592"/>
    <w:rsid w:val="00D24BF5"/>
    <w:rsid w:val="00D32803"/>
    <w:rsid w:val="00D32D41"/>
    <w:rsid w:val="00D32DA6"/>
    <w:rsid w:val="00D32F53"/>
    <w:rsid w:val="00D34143"/>
    <w:rsid w:val="00D341B3"/>
    <w:rsid w:val="00D40636"/>
    <w:rsid w:val="00D42A78"/>
    <w:rsid w:val="00D4645F"/>
    <w:rsid w:val="00D46F76"/>
    <w:rsid w:val="00D5189E"/>
    <w:rsid w:val="00D5264B"/>
    <w:rsid w:val="00D557C9"/>
    <w:rsid w:val="00D61414"/>
    <w:rsid w:val="00D62CA6"/>
    <w:rsid w:val="00D64FEE"/>
    <w:rsid w:val="00D80853"/>
    <w:rsid w:val="00D85661"/>
    <w:rsid w:val="00D86E18"/>
    <w:rsid w:val="00D90784"/>
    <w:rsid w:val="00D91A02"/>
    <w:rsid w:val="00D94C79"/>
    <w:rsid w:val="00D96730"/>
    <w:rsid w:val="00DA11B4"/>
    <w:rsid w:val="00DA3828"/>
    <w:rsid w:val="00DA3FE6"/>
    <w:rsid w:val="00DB00F8"/>
    <w:rsid w:val="00DB015B"/>
    <w:rsid w:val="00DB031F"/>
    <w:rsid w:val="00DB036B"/>
    <w:rsid w:val="00DB119B"/>
    <w:rsid w:val="00DC0ECB"/>
    <w:rsid w:val="00DC1E5B"/>
    <w:rsid w:val="00DC1F21"/>
    <w:rsid w:val="00DC261A"/>
    <w:rsid w:val="00DD011B"/>
    <w:rsid w:val="00DD1AFF"/>
    <w:rsid w:val="00DD3673"/>
    <w:rsid w:val="00DD3B18"/>
    <w:rsid w:val="00DE3777"/>
    <w:rsid w:val="00DE428E"/>
    <w:rsid w:val="00DE4965"/>
    <w:rsid w:val="00DE5DC3"/>
    <w:rsid w:val="00DF4FFB"/>
    <w:rsid w:val="00DF5A27"/>
    <w:rsid w:val="00DF617D"/>
    <w:rsid w:val="00DF6E07"/>
    <w:rsid w:val="00E00485"/>
    <w:rsid w:val="00E00745"/>
    <w:rsid w:val="00E02CBA"/>
    <w:rsid w:val="00E04F5C"/>
    <w:rsid w:val="00E06A7B"/>
    <w:rsid w:val="00E06C90"/>
    <w:rsid w:val="00E14425"/>
    <w:rsid w:val="00E15C4F"/>
    <w:rsid w:val="00E15D8A"/>
    <w:rsid w:val="00E173AB"/>
    <w:rsid w:val="00E239D9"/>
    <w:rsid w:val="00E24483"/>
    <w:rsid w:val="00E25D2B"/>
    <w:rsid w:val="00E2738F"/>
    <w:rsid w:val="00E3256A"/>
    <w:rsid w:val="00E33182"/>
    <w:rsid w:val="00E333AD"/>
    <w:rsid w:val="00E33F46"/>
    <w:rsid w:val="00E34906"/>
    <w:rsid w:val="00E4016B"/>
    <w:rsid w:val="00E410C3"/>
    <w:rsid w:val="00E411C5"/>
    <w:rsid w:val="00E44835"/>
    <w:rsid w:val="00E45C43"/>
    <w:rsid w:val="00E514AA"/>
    <w:rsid w:val="00E520F6"/>
    <w:rsid w:val="00E522C9"/>
    <w:rsid w:val="00E54449"/>
    <w:rsid w:val="00E6310A"/>
    <w:rsid w:val="00E666C7"/>
    <w:rsid w:val="00E70712"/>
    <w:rsid w:val="00E71C2F"/>
    <w:rsid w:val="00E722B1"/>
    <w:rsid w:val="00E73BCB"/>
    <w:rsid w:val="00E7685F"/>
    <w:rsid w:val="00E806EA"/>
    <w:rsid w:val="00E8093C"/>
    <w:rsid w:val="00E83987"/>
    <w:rsid w:val="00E8527D"/>
    <w:rsid w:val="00E91941"/>
    <w:rsid w:val="00E92B38"/>
    <w:rsid w:val="00E9309E"/>
    <w:rsid w:val="00E94433"/>
    <w:rsid w:val="00E97C28"/>
    <w:rsid w:val="00EA1F96"/>
    <w:rsid w:val="00EA2564"/>
    <w:rsid w:val="00EA3474"/>
    <w:rsid w:val="00EA4455"/>
    <w:rsid w:val="00EA4A87"/>
    <w:rsid w:val="00EB13A2"/>
    <w:rsid w:val="00EB3746"/>
    <w:rsid w:val="00EB3BEF"/>
    <w:rsid w:val="00EB3E91"/>
    <w:rsid w:val="00EB5B87"/>
    <w:rsid w:val="00EB7627"/>
    <w:rsid w:val="00EB7A08"/>
    <w:rsid w:val="00EC0AC9"/>
    <w:rsid w:val="00EC0C5B"/>
    <w:rsid w:val="00EC3711"/>
    <w:rsid w:val="00EC42EA"/>
    <w:rsid w:val="00EC4D33"/>
    <w:rsid w:val="00EC518A"/>
    <w:rsid w:val="00EC5E0F"/>
    <w:rsid w:val="00EC5EDC"/>
    <w:rsid w:val="00ED07A2"/>
    <w:rsid w:val="00ED304F"/>
    <w:rsid w:val="00ED4D48"/>
    <w:rsid w:val="00ED51A4"/>
    <w:rsid w:val="00ED5FDD"/>
    <w:rsid w:val="00ED67FC"/>
    <w:rsid w:val="00EE487E"/>
    <w:rsid w:val="00EE5192"/>
    <w:rsid w:val="00EE682D"/>
    <w:rsid w:val="00EF0EDD"/>
    <w:rsid w:val="00EF1A4C"/>
    <w:rsid w:val="00EF67BD"/>
    <w:rsid w:val="00EF771A"/>
    <w:rsid w:val="00F001B8"/>
    <w:rsid w:val="00F0483B"/>
    <w:rsid w:val="00F04847"/>
    <w:rsid w:val="00F04AE6"/>
    <w:rsid w:val="00F05335"/>
    <w:rsid w:val="00F06742"/>
    <w:rsid w:val="00F06EB0"/>
    <w:rsid w:val="00F100A9"/>
    <w:rsid w:val="00F1169C"/>
    <w:rsid w:val="00F15BA0"/>
    <w:rsid w:val="00F225A9"/>
    <w:rsid w:val="00F25585"/>
    <w:rsid w:val="00F267FE"/>
    <w:rsid w:val="00F272A8"/>
    <w:rsid w:val="00F3108B"/>
    <w:rsid w:val="00F312AD"/>
    <w:rsid w:val="00F3192E"/>
    <w:rsid w:val="00F33E9F"/>
    <w:rsid w:val="00F364A9"/>
    <w:rsid w:val="00F36D09"/>
    <w:rsid w:val="00F37E3D"/>
    <w:rsid w:val="00F42F8E"/>
    <w:rsid w:val="00F433B6"/>
    <w:rsid w:val="00F43C6F"/>
    <w:rsid w:val="00F456B2"/>
    <w:rsid w:val="00F45A24"/>
    <w:rsid w:val="00F46A17"/>
    <w:rsid w:val="00F50ABC"/>
    <w:rsid w:val="00F51998"/>
    <w:rsid w:val="00F519CF"/>
    <w:rsid w:val="00F5231E"/>
    <w:rsid w:val="00F5272A"/>
    <w:rsid w:val="00F537A1"/>
    <w:rsid w:val="00F53E73"/>
    <w:rsid w:val="00F546C0"/>
    <w:rsid w:val="00F548C2"/>
    <w:rsid w:val="00F54C04"/>
    <w:rsid w:val="00F62549"/>
    <w:rsid w:val="00F66B21"/>
    <w:rsid w:val="00F71F4A"/>
    <w:rsid w:val="00F75FB3"/>
    <w:rsid w:val="00F76CFF"/>
    <w:rsid w:val="00F7737A"/>
    <w:rsid w:val="00F77C23"/>
    <w:rsid w:val="00F80692"/>
    <w:rsid w:val="00F80A4C"/>
    <w:rsid w:val="00F80C92"/>
    <w:rsid w:val="00F82286"/>
    <w:rsid w:val="00F829DC"/>
    <w:rsid w:val="00F844A0"/>
    <w:rsid w:val="00F84E54"/>
    <w:rsid w:val="00F879A9"/>
    <w:rsid w:val="00F90EA0"/>
    <w:rsid w:val="00F91172"/>
    <w:rsid w:val="00F97715"/>
    <w:rsid w:val="00FA3850"/>
    <w:rsid w:val="00FA3ABC"/>
    <w:rsid w:val="00FA4795"/>
    <w:rsid w:val="00FA48EC"/>
    <w:rsid w:val="00FA5285"/>
    <w:rsid w:val="00FB20E4"/>
    <w:rsid w:val="00FB3C9B"/>
    <w:rsid w:val="00FB63F3"/>
    <w:rsid w:val="00FB6832"/>
    <w:rsid w:val="00FC2139"/>
    <w:rsid w:val="00FC3E23"/>
    <w:rsid w:val="00FD299C"/>
    <w:rsid w:val="00FD33EE"/>
    <w:rsid w:val="00FD3774"/>
    <w:rsid w:val="00FD4F17"/>
    <w:rsid w:val="00FD4FA5"/>
    <w:rsid w:val="00FD6C59"/>
    <w:rsid w:val="00FD6E67"/>
    <w:rsid w:val="00FD6E6F"/>
    <w:rsid w:val="00FD6FB0"/>
    <w:rsid w:val="00FD7133"/>
    <w:rsid w:val="00FD7356"/>
    <w:rsid w:val="00FE307A"/>
    <w:rsid w:val="00FE3A49"/>
    <w:rsid w:val="00FE41DE"/>
    <w:rsid w:val="00FE6675"/>
    <w:rsid w:val="00FE72B5"/>
    <w:rsid w:val="00FE7E95"/>
    <w:rsid w:val="00FF08E0"/>
    <w:rsid w:val="00FF0F2D"/>
    <w:rsid w:val="00FF3B81"/>
    <w:rsid w:val="00FF58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A6C34C6"/>
  <w15:chartTrackingRefBased/>
  <w15:docId w15:val="{1672D49B-B0AF-445E-A9AA-20C005169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323ACE"/>
    <w:pPr>
      <w:widowControl w:val="0"/>
      <w:jc w:val="both"/>
    </w:pPr>
    <w:rPr>
      <w:kern w:val="2"/>
      <w:sz w:val="18"/>
      <w:szCs w:val="24"/>
    </w:rPr>
  </w:style>
  <w:style w:type="paragraph" w:styleId="1">
    <w:name w:val="heading 1"/>
    <w:basedOn w:val="a0"/>
    <w:next w:val="a0"/>
    <w:link w:val="10"/>
    <w:qFormat/>
    <w:rsid w:val="00807F35"/>
    <w:pPr>
      <w:keepNext/>
      <w:keepLines/>
      <w:spacing w:before="340" w:after="330" w:line="578" w:lineRule="auto"/>
      <w:outlineLvl w:val="0"/>
    </w:pPr>
    <w:rPr>
      <w:b/>
      <w:bCs/>
      <w:kern w:val="44"/>
      <w:sz w:val="44"/>
      <w:szCs w:val="44"/>
    </w:rPr>
  </w:style>
  <w:style w:type="paragraph" w:styleId="2">
    <w:name w:val="heading 2"/>
    <w:basedOn w:val="a0"/>
    <w:next w:val="a1"/>
    <w:qFormat/>
    <w:rsid w:val="00986484"/>
    <w:pPr>
      <w:keepNext/>
      <w:keepLines/>
      <w:spacing w:before="260" w:after="120"/>
      <w:outlineLvl w:val="1"/>
    </w:pPr>
    <w:rPr>
      <w:rFonts w:ascii="黑体" w:eastAsia="黑体" w:hAnsi="Arial"/>
      <w:b/>
      <w:sz w:val="21"/>
      <w:szCs w:val="20"/>
    </w:rPr>
  </w:style>
  <w:style w:type="paragraph" w:styleId="3">
    <w:name w:val="heading 3"/>
    <w:basedOn w:val="a0"/>
    <w:next w:val="a1"/>
    <w:qFormat/>
    <w:rsid w:val="00986484"/>
    <w:pPr>
      <w:keepNext/>
      <w:keepLines/>
      <w:outlineLvl w:val="2"/>
    </w:pPr>
    <w:rPr>
      <w:rFonts w:ascii="黑体" w:eastAsia="黑体"/>
      <w:b/>
      <w:sz w:val="21"/>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0"/>
    <w:rsid w:val="005D76E7"/>
    <w:pPr>
      <w:pBdr>
        <w:bottom w:val="single" w:sz="6" w:space="1" w:color="auto"/>
      </w:pBdr>
      <w:tabs>
        <w:tab w:val="center" w:pos="4153"/>
        <w:tab w:val="right" w:pos="8306"/>
      </w:tabs>
      <w:snapToGrid w:val="0"/>
      <w:jc w:val="center"/>
    </w:pPr>
    <w:rPr>
      <w:szCs w:val="18"/>
    </w:rPr>
  </w:style>
  <w:style w:type="paragraph" w:styleId="a6">
    <w:name w:val="footer"/>
    <w:basedOn w:val="a0"/>
    <w:rsid w:val="005D76E7"/>
    <w:pPr>
      <w:tabs>
        <w:tab w:val="center" w:pos="4153"/>
        <w:tab w:val="right" w:pos="8306"/>
      </w:tabs>
      <w:snapToGrid w:val="0"/>
      <w:jc w:val="left"/>
    </w:pPr>
    <w:rPr>
      <w:szCs w:val="18"/>
    </w:rPr>
  </w:style>
  <w:style w:type="paragraph" w:styleId="a7">
    <w:name w:val="footnote text"/>
    <w:basedOn w:val="a0"/>
    <w:semiHidden/>
    <w:rsid w:val="005D76E7"/>
    <w:pPr>
      <w:snapToGrid w:val="0"/>
      <w:jc w:val="left"/>
    </w:pPr>
    <w:rPr>
      <w:szCs w:val="18"/>
    </w:rPr>
  </w:style>
  <w:style w:type="paragraph" w:styleId="a8">
    <w:name w:val="Body Text Indent"/>
    <w:basedOn w:val="a0"/>
    <w:rsid w:val="005D76E7"/>
    <w:pPr>
      <w:spacing w:before="50"/>
      <w:ind w:firstLineChars="200" w:firstLine="404"/>
    </w:pPr>
    <w:rPr>
      <w:color w:val="FF6600"/>
    </w:rPr>
  </w:style>
  <w:style w:type="character" w:styleId="a9">
    <w:name w:val="page number"/>
    <w:basedOn w:val="a2"/>
    <w:rsid w:val="005D76E7"/>
  </w:style>
  <w:style w:type="character" w:styleId="aa">
    <w:name w:val="Hyperlink"/>
    <w:rsid w:val="005D76E7"/>
    <w:rPr>
      <w:color w:val="0000FF"/>
      <w:u w:val="single"/>
    </w:rPr>
  </w:style>
  <w:style w:type="character" w:customStyle="1" w:styleId="ab">
    <w:name w:val="已访问的超链接"/>
    <w:rsid w:val="005D76E7"/>
    <w:rPr>
      <w:color w:val="800080"/>
      <w:u w:val="single"/>
    </w:rPr>
  </w:style>
  <w:style w:type="paragraph" w:styleId="a1">
    <w:name w:val="Normal Indent"/>
    <w:basedOn w:val="a0"/>
    <w:rsid w:val="005A29EC"/>
    <w:pPr>
      <w:ind w:firstLine="420"/>
    </w:pPr>
    <w:rPr>
      <w:sz w:val="21"/>
      <w:szCs w:val="20"/>
    </w:rPr>
  </w:style>
  <w:style w:type="character" w:styleId="ac">
    <w:name w:val="annotation reference"/>
    <w:semiHidden/>
    <w:rsid w:val="00564F02"/>
    <w:rPr>
      <w:sz w:val="21"/>
      <w:szCs w:val="21"/>
    </w:rPr>
  </w:style>
  <w:style w:type="paragraph" w:styleId="ad">
    <w:name w:val="annotation text"/>
    <w:basedOn w:val="a0"/>
    <w:semiHidden/>
    <w:rsid w:val="00564F02"/>
    <w:pPr>
      <w:jc w:val="left"/>
    </w:pPr>
  </w:style>
  <w:style w:type="paragraph" w:styleId="ae">
    <w:name w:val="annotation subject"/>
    <w:basedOn w:val="ad"/>
    <w:next w:val="ad"/>
    <w:semiHidden/>
    <w:rsid w:val="00564F02"/>
    <w:rPr>
      <w:b/>
      <w:bCs/>
    </w:rPr>
  </w:style>
  <w:style w:type="paragraph" w:styleId="af">
    <w:name w:val="Balloon Text"/>
    <w:basedOn w:val="a0"/>
    <w:semiHidden/>
    <w:rsid w:val="00564F02"/>
    <w:rPr>
      <w:szCs w:val="18"/>
    </w:rPr>
  </w:style>
  <w:style w:type="character" w:styleId="af0">
    <w:name w:val="footnote reference"/>
    <w:semiHidden/>
    <w:rsid w:val="009D2EEA"/>
    <w:rPr>
      <w:vertAlign w:val="superscript"/>
    </w:rPr>
  </w:style>
  <w:style w:type="character" w:customStyle="1" w:styleId="datatitle1">
    <w:name w:val="datatitle1"/>
    <w:rsid w:val="00922721"/>
    <w:rPr>
      <w:b/>
      <w:bCs/>
      <w:color w:val="10619F"/>
      <w:sz w:val="21"/>
      <w:szCs w:val="21"/>
    </w:rPr>
  </w:style>
  <w:style w:type="paragraph" w:styleId="af1">
    <w:name w:val="Title"/>
    <w:basedOn w:val="a0"/>
    <w:next w:val="a0"/>
    <w:link w:val="af2"/>
    <w:qFormat/>
    <w:rsid w:val="00807F35"/>
    <w:pPr>
      <w:spacing w:before="240" w:after="60"/>
      <w:jc w:val="center"/>
      <w:outlineLvl w:val="0"/>
    </w:pPr>
    <w:rPr>
      <w:rFonts w:ascii="Cambria" w:hAnsi="Cambria"/>
      <w:b/>
      <w:bCs/>
      <w:sz w:val="32"/>
      <w:szCs w:val="32"/>
    </w:rPr>
  </w:style>
  <w:style w:type="character" w:customStyle="1" w:styleId="af2">
    <w:name w:val="标题 字符"/>
    <w:link w:val="af1"/>
    <w:rsid w:val="00807F35"/>
    <w:rPr>
      <w:rFonts w:ascii="Cambria" w:hAnsi="Cambria" w:cs="Times New Roman"/>
      <w:b/>
      <w:bCs/>
      <w:kern w:val="2"/>
      <w:sz w:val="32"/>
      <w:szCs w:val="32"/>
    </w:rPr>
  </w:style>
  <w:style w:type="character" w:customStyle="1" w:styleId="10">
    <w:name w:val="标题 1 字符"/>
    <w:link w:val="1"/>
    <w:rsid w:val="00807F35"/>
    <w:rPr>
      <w:b/>
      <w:bCs/>
      <w:kern w:val="44"/>
      <w:sz w:val="44"/>
      <w:szCs w:val="44"/>
    </w:rPr>
  </w:style>
  <w:style w:type="paragraph" w:styleId="af3">
    <w:name w:val="Subtitle"/>
    <w:basedOn w:val="a0"/>
    <w:next w:val="a0"/>
    <w:link w:val="af4"/>
    <w:qFormat/>
    <w:rsid w:val="00807F35"/>
    <w:pPr>
      <w:spacing w:before="240" w:after="60" w:line="312" w:lineRule="auto"/>
      <w:jc w:val="center"/>
      <w:outlineLvl w:val="1"/>
    </w:pPr>
    <w:rPr>
      <w:rFonts w:ascii="Cambria" w:hAnsi="Cambria"/>
      <w:b/>
      <w:bCs/>
      <w:kern w:val="28"/>
      <w:sz w:val="32"/>
      <w:szCs w:val="32"/>
    </w:rPr>
  </w:style>
  <w:style w:type="character" w:customStyle="1" w:styleId="af4">
    <w:name w:val="副标题 字符"/>
    <w:link w:val="af3"/>
    <w:rsid w:val="00807F35"/>
    <w:rPr>
      <w:rFonts w:ascii="Cambria" w:hAnsi="Cambria" w:cs="Times New Roman"/>
      <w:b/>
      <w:bCs/>
      <w:kern w:val="28"/>
      <w:sz w:val="32"/>
      <w:szCs w:val="32"/>
    </w:rPr>
  </w:style>
  <w:style w:type="paragraph" w:styleId="af5">
    <w:name w:val="Document Map"/>
    <w:basedOn w:val="a0"/>
    <w:link w:val="af6"/>
    <w:rsid w:val="002706F3"/>
    <w:rPr>
      <w:rFonts w:ascii="宋体"/>
      <w:szCs w:val="18"/>
    </w:rPr>
  </w:style>
  <w:style w:type="character" w:customStyle="1" w:styleId="af6">
    <w:name w:val="文档结构图 字符"/>
    <w:link w:val="af5"/>
    <w:rsid w:val="002706F3"/>
    <w:rPr>
      <w:rFonts w:ascii="宋体"/>
      <w:kern w:val="2"/>
      <w:sz w:val="18"/>
      <w:szCs w:val="18"/>
    </w:rPr>
  </w:style>
  <w:style w:type="character" w:styleId="af7">
    <w:name w:val="Placeholder Text"/>
    <w:basedOn w:val="a2"/>
    <w:uiPriority w:val="99"/>
    <w:semiHidden/>
    <w:rsid w:val="00B2357F"/>
    <w:rPr>
      <w:color w:val="808080"/>
    </w:rPr>
  </w:style>
  <w:style w:type="paragraph" w:styleId="af8">
    <w:name w:val="Normal (Web)"/>
    <w:basedOn w:val="a0"/>
    <w:rsid w:val="006229EB"/>
    <w:rPr>
      <w:sz w:val="24"/>
    </w:rPr>
  </w:style>
  <w:style w:type="character" w:styleId="af9">
    <w:name w:val="Unresolved Mention"/>
    <w:basedOn w:val="a2"/>
    <w:uiPriority w:val="99"/>
    <w:semiHidden/>
    <w:unhideWhenUsed/>
    <w:rsid w:val="005824C8"/>
    <w:rPr>
      <w:color w:val="605E5C"/>
      <w:shd w:val="clear" w:color="auto" w:fill="E1DFDD"/>
    </w:rPr>
  </w:style>
  <w:style w:type="paragraph" w:customStyle="1" w:styleId="afa">
    <w:name w:val="参考文献"/>
    <w:basedOn w:val="a0"/>
    <w:link w:val="afb"/>
    <w:qFormat/>
    <w:rsid w:val="005D7EBE"/>
    <w:pPr>
      <w:spacing w:line="360" w:lineRule="auto"/>
      <w:ind w:firstLineChars="200" w:firstLine="200"/>
    </w:pPr>
    <w:rPr>
      <w:rFonts w:ascii="宋体" w:hAnsi="宋体"/>
      <w:color w:val="000000" w:themeColor="text1"/>
      <w:szCs w:val="18"/>
    </w:rPr>
  </w:style>
  <w:style w:type="paragraph" w:styleId="afc">
    <w:name w:val="List Paragraph"/>
    <w:basedOn w:val="a0"/>
    <w:uiPriority w:val="34"/>
    <w:qFormat/>
    <w:rsid w:val="00FE307A"/>
    <w:pPr>
      <w:ind w:firstLineChars="200" w:firstLine="420"/>
    </w:pPr>
  </w:style>
  <w:style w:type="character" w:customStyle="1" w:styleId="afb">
    <w:name w:val="参考文献 字符"/>
    <w:basedOn w:val="a2"/>
    <w:link w:val="afa"/>
    <w:rsid w:val="005D7EBE"/>
    <w:rPr>
      <w:rFonts w:ascii="宋体" w:hAnsi="宋体"/>
      <w:color w:val="000000" w:themeColor="text1"/>
      <w:kern w:val="2"/>
      <w:sz w:val="18"/>
      <w:szCs w:val="18"/>
    </w:rPr>
  </w:style>
  <w:style w:type="table" w:styleId="afd">
    <w:name w:val="Table Grid"/>
    <w:basedOn w:val="a3"/>
    <w:rsid w:val="00744B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e">
    <w:name w:val="三线表"/>
    <w:basedOn w:val="a3"/>
    <w:uiPriority w:val="99"/>
    <w:rsid w:val="00744BE1"/>
    <w:pPr>
      <w:spacing w:line="400" w:lineRule="exact"/>
    </w:pPr>
    <w:rPr>
      <w:sz w:val="24"/>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4" w:space="0" w:color="auto"/>
          <w:right w:val="nil"/>
          <w:insideH w:val="nil"/>
          <w:insideV w:val="nil"/>
          <w:tl2br w:val="nil"/>
          <w:tr2bl w:val="nil"/>
        </w:tcBorders>
      </w:tcPr>
    </w:tblStylePr>
  </w:style>
  <w:style w:type="paragraph" w:customStyle="1" w:styleId="a">
    <w:name w:val="伪代码"/>
    <w:basedOn w:val="a0"/>
    <w:link w:val="aff"/>
    <w:qFormat/>
    <w:rsid w:val="001019E5"/>
    <w:pPr>
      <w:numPr>
        <w:numId w:val="7"/>
      </w:numPr>
      <w:spacing w:line="360" w:lineRule="auto"/>
    </w:pPr>
    <w:rPr>
      <w:sz w:val="21"/>
      <w:szCs w:val="21"/>
    </w:rPr>
  </w:style>
  <w:style w:type="paragraph" w:customStyle="1" w:styleId="aff0">
    <w:name w:val="图表"/>
    <w:basedOn w:val="a0"/>
    <w:next w:val="a0"/>
    <w:link w:val="aff1"/>
    <w:qFormat/>
    <w:rsid w:val="001D27EE"/>
    <w:pPr>
      <w:spacing w:line="360" w:lineRule="auto"/>
      <w:jc w:val="center"/>
    </w:pPr>
  </w:style>
  <w:style w:type="character" w:customStyle="1" w:styleId="aff">
    <w:name w:val="伪代码 字符"/>
    <w:basedOn w:val="a2"/>
    <w:link w:val="a"/>
    <w:rsid w:val="001019E5"/>
    <w:rPr>
      <w:kern w:val="2"/>
      <w:sz w:val="21"/>
      <w:szCs w:val="21"/>
    </w:rPr>
  </w:style>
  <w:style w:type="paragraph" w:customStyle="1" w:styleId="aff2">
    <w:name w:val="图表标题"/>
    <w:basedOn w:val="a0"/>
    <w:link w:val="aff3"/>
    <w:qFormat/>
    <w:rsid w:val="001D27EE"/>
    <w:pPr>
      <w:spacing w:line="360" w:lineRule="auto"/>
      <w:jc w:val="center"/>
    </w:pPr>
    <w:rPr>
      <w:color w:val="000000"/>
      <w:sz w:val="21"/>
      <w:szCs w:val="21"/>
    </w:rPr>
  </w:style>
  <w:style w:type="character" w:customStyle="1" w:styleId="aff1">
    <w:name w:val="图表 字符"/>
    <w:basedOn w:val="a2"/>
    <w:link w:val="aff0"/>
    <w:rsid w:val="001D27EE"/>
    <w:rPr>
      <w:kern w:val="2"/>
      <w:sz w:val="18"/>
      <w:szCs w:val="24"/>
    </w:rPr>
  </w:style>
  <w:style w:type="character" w:customStyle="1" w:styleId="aff3">
    <w:name w:val="图表标题 字符"/>
    <w:basedOn w:val="a2"/>
    <w:link w:val="aff2"/>
    <w:rsid w:val="001D27EE"/>
    <w:rPr>
      <w:color w:val="000000"/>
      <w:kern w:val="2"/>
      <w:sz w:val="21"/>
      <w:szCs w:val="21"/>
    </w:rPr>
  </w:style>
  <w:style w:type="paragraph" w:styleId="aff4">
    <w:name w:val="Revision"/>
    <w:hidden/>
    <w:uiPriority w:val="99"/>
    <w:semiHidden/>
    <w:rsid w:val="00E33182"/>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03746">
      <w:bodyDiv w:val="1"/>
      <w:marLeft w:val="0"/>
      <w:marRight w:val="0"/>
      <w:marTop w:val="0"/>
      <w:marBottom w:val="0"/>
      <w:divBdr>
        <w:top w:val="none" w:sz="0" w:space="0" w:color="auto"/>
        <w:left w:val="none" w:sz="0" w:space="0" w:color="auto"/>
        <w:bottom w:val="none" w:sz="0" w:space="0" w:color="auto"/>
        <w:right w:val="none" w:sz="0" w:space="0" w:color="auto"/>
      </w:divBdr>
    </w:div>
    <w:div w:id="18050949">
      <w:bodyDiv w:val="1"/>
      <w:marLeft w:val="0"/>
      <w:marRight w:val="0"/>
      <w:marTop w:val="0"/>
      <w:marBottom w:val="0"/>
      <w:divBdr>
        <w:top w:val="none" w:sz="0" w:space="0" w:color="auto"/>
        <w:left w:val="none" w:sz="0" w:space="0" w:color="auto"/>
        <w:bottom w:val="none" w:sz="0" w:space="0" w:color="auto"/>
        <w:right w:val="none" w:sz="0" w:space="0" w:color="auto"/>
      </w:divBdr>
      <w:divsChild>
        <w:div w:id="936910420">
          <w:marLeft w:val="0"/>
          <w:marRight w:val="0"/>
          <w:marTop w:val="0"/>
          <w:marBottom w:val="0"/>
          <w:divBdr>
            <w:top w:val="none" w:sz="0" w:space="0" w:color="auto"/>
            <w:left w:val="none" w:sz="0" w:space="0" w:color="auto"/>
            <w:bottom w:val="none" w:sz="0" w:space="0" w:color="auto"/>
            <w:right w:val="none" w:sz="0" w:space="0" w:color="auto"/>
          </w:divBdr>
          <w:divsChild>
            <w:div w:id="83757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672">
      <w:bodyDiv w:val="1"/>
      <w:marLeft w:val="0"/>
      <w:marRight w:val="0"/>
      <w:marTop w:val="0"/>
      <w:marBottom w:val="0"/>
      <w:divBdr>
        <w:top w:val="none" w:sz="0" w:space="0" w:color="auto"/>
        <w:left w:val="none" w:sz="0" w:space="0" w:color="auto"/>
        <w:bottom w:val="none" w:sz="0" w:space="0" w:color="auto"/>
        <w:right w:val="none" w:sz="0" w:space="0" w:color="auto"/>
      </w:divBdr>
    </w:div>
    <w:div w:id="25563133">
      <w:bodyDiv w:val="1"/>
      <w:marLeft w:val="0"/>
      <w:marRight w:val="0"/>
      <w:marTop w:val="0"/>
      <w:marBottom w:val="0"/>
      <w:divBdr>
        <w:top w:val="none" w:sz="0" w:space="0" w:color="auto"/>
        <w:left w:val="none" w:sz="0" w:space="0" w:color="auto"/>
        <w:bottom w:val="none" w:sz="0" w:space="0" w:color="auto"/>
        <w:right w:val="none" w:sz="0" w:space="0" w:color="auto"/>
      </w:divBdr>
      <w:divsChild>
        <w:div w:id="36202924">
          <w:marLeft w:val="0"/>
          <w:marRight w:val="0"/>
          <w:marTop w:val="0"/>
          <w:marBottom w:val="0"/>
          <w:divBdr>
            <w:top w:val="none" w:sz="0" w:space="0" w:color="auto"/>
            <w:left w:val="none" w:sz="0" w:space="0" w:color="auto"/>
            <w:bottom w:val="none" w:sz="0" w:space="0" w:color="auto"/>
            <w:right w:val="none" w:sz="0" w:space="0" w:color="auto"/>
          </w:divBdr>
          <w:divsChild>
            <w:div w:id="68860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7412">
      <w:bodyDiv w:val="1"/>
      <w:marLeft w:val="0"/>
      <w:marRight w:val="0"/>
      <w:marTop w:val="0"/>
      <w:marBottom w:val="0"/>
      <w:divBdr>
        <w:top w:val="none" w:sz="0" w:space="0" w:color="auto"/>
        <w:left w:val="none" w:sz="0" w:space="0" w:color="auto"/>
        <w:bottom w:val="none" w:sz="0" w:space="0" w:color="auto"/>
        <w:right w:val="none" w:sz="0" w:space="0" w:color="auto"/>
      </w:divBdr>
    </w:div>
    <w:div w:id="46686549">
      <w:bodyDiv w:val="1"/>
      <w:marLeft w:val="0"/>
      <w:marRight w:val="0"/>
      <w:marTop w:val="0"/>
      <w:marBottom w:val="0"/>
      <w:divBdr>
        <w:top w:val="none" w:sz="0" w:space="0" w:color="auto"/>
        <w:left w:val="none" w:sz="0" w:space="0" w:color="auto"/>
        <w:bottom w:val="none" w:sz="0" w:space="0" w:color="auto"/>
        <w:right w:val="none" w:sz="0" w:space="0" w:color="auto"/>
      </w:divBdr>
      <w:divsChild>
        <w:div w:id="166749378">
          <w:marLeft w:val="0"/>
          <w:marRight w:val="0"/>
          <w:marTop w:val="0"/>
          <w:marBottom w:val="0"/>
          <w:divBdr>
            <w:top w:val="none" w:sz="0" w:space="0" w:color="auto"/>
            <w:left w:val="none" w:sz="0" w:space="0" w:color="auto"/>
            <w:bottom w:val="none" w:sz="0" w:space="0" w:color="auto"/>
            <w:right w:val="none" w:sz="0" w:space="0" w:color="auto"/>
          </w:divBdr>
          <w:divsChild>
            <w:div w:id="25605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30322">
      <w:bodyDiv w:val="1"/>
      <w:marLeft w:val="0"/>
      <w:marRight w:val="0"/>
      <w:marTop w:val="0"/>
      <w:marBottom w:val="0"/>
      <w:divBdr>
        <w:top w:val="none" w:sz="0" w:space="0" w:color="auto"/>
        <w:left w:val="none" w:sz="0" w:space="0" w:color="auto"/>
        <w:bottom w:val="none" w:sz="0" w:space="0" w:color="auto"/>
        <w:right w:val="none" w:sz="0" w:space="0" w:color="auto"/>
      </w:divBdr>
    </w:div>
    <w:div w:id="186450050">
      <w:bodyDiv w:val="1"/>
      <w:marLeft w:val="0"/>
      <w:marRight w:val="0"/>
      <w:marTop w:val="0"/>
      <w:marBottom w:val="0"/>
      <w:divBdr>
        <w:top w:val="none" w:sz="0" w:space="0" w:color="auto"/>
        <w:left w:val="none" w:sz="0" w:space="0" w:color="auto"/>
        <w:bottom w:val="none" w:sz="0" w:space="0" w:color="auto"/>
        <w:right w:val="none" w:sz="0" w:space="0" w:color="auto"/>
      </w:divBdr>
    </w:div>
    <w:div w:id="203298125">
      <w:bodyDiv w:val="1"/>
      <w:marLeft w:val="0"/>
      <w:marRight w:val="0"/>
      <w:marTop w:val="0"/>
      <w:marBottom w:val="0"/>
      <w:divBdr>
        <w:top w:val="none" w:sz="0" w:space="0" w:color="auto"/>
        <w:left w:val="none" w:sz="0" w:space="0" w:color="auto"/>
        <w:bottom w:val="none" w:sz="0" w:space="0" w:color="auto"/>
        <w:right w:val="none" w:sz="0" w:space="0" w:color="auto"/>
      </w:divBdr>
      <w:divsChild>
        <w:div w:id="1956592871">
          <w:marLeft w:val="0"/>
          <w:marRight w:val="0"/>
          <w:marTop w:val="0"/>
          <w:marBottom w:val="0"/>
          <w:divBdr>
            <w:top w:val="none" w:sz="0" w:space="0" w:color="auto"/>
            <w:left w:val="none" w:sz="0" w:space="0" w:color="auto"/>
            <w:bottom w:val="none" w:sz="0" w:space="0" w:color="auto"/>
            <w:right w:val="none" w:sz="0" w:space="0" w:color="auto"/>
          </w:divBdr>
          <w:divsChild>
            <w:div w:id="41078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90143">
      <w:bodyDiv w:val="1"/>
      <w:marLeft w:val="0"/>
      <w:marRight w:val="0"/>
      <w:marTop w:val="0"/>
      <w:marBottom w:val="0"/>
      <w:divBdr>
        <w:top w:val="none" w:sz="0" w:space="0" w:color="auto"/>
        <w:left w:val="none" w:sz="0" w:space="0" w:color="auto"/>
        <w:bottom w:val="none" w:sz="0" w:space="0" w:color="auto"/>
        <w:right w:val="none" w:sz="0" w:space="0" w:color="auto"/>
      </w:divBdr>
      <w:divsChild>
        <w:div w:id="1099720351">
          <w:marLeft w:val="0"/>
          <w:marRight w:val="0"/>
          <w:marTop w:val="0"/>
          <w:marBottom w:val="0"/>
          <w:divBdr>
            <w:top w:val="none" w:sz="0" w:space="0" w:color="auto"/>
            <w:left w:val="none" w:sz="0" w:space="0" w:color="auto"/>
            <w:bottom w:val="none" w:sz="0" w:space="0" w:color="auto"/>
            <w:right w:val="none" w:sz="0" w:space="0" w:color="auto"/>
          </w:divBdr>
          <w:divsChild>
            <w:div w:id="1349065437">
              <w:marLeft w:val="0"/>
              <w:marRight w:val="0"/>
              <w:marTop w:val="0"/>
              <w:marBottom w:val="0"/>
              <w:divBdr>
                <w:top w:val="none" w:sz="0" w:space="0" w:color="auto"/>
                <w:left w:val="none" w:sz="0" w:space="0" w:color="auto"/>
                <w:bottom w:val="none" w:sz="0" w:space="0" w:color="auto"/>
                <w:right w:val="none" w:sz="0" w:space="0" w:color="auto"/>
              </w:divBdr>
              <w:divsChild>
                <w:div w:id="1574973242">
                  <w:marLeft w:val="360"/>
                  <w:marRight w:val="96"/>
                  <w:marTop w:val="0"/>
                  <w:marBottom w:val="0"/>
                  <w:divBdr>
                    <w:top w:val="none" w:sz="0" w:space="0" w:color="auto"/>
                    <w:left w:val="none" w:sz="0" w:space="0" w:color="auto"/>
                    <w:bottom w:val="none" w:sz="0" w:space="0" w:color="auto"/>
                    <w:right w:val="none" w:sz="0" w:space="0" w:color="auto"/>
                  </w:divBdr>
                </w:div>
              </w:divsChild>
            </w:div>
            <w:div w:id="1373117866">
              <w:marLeft w:val="0"/>
              <w:marRight w:val="0"/>
              <w:marTop w:val="0"/>
              <w:marBottom w:val="0"/>
              <w:divBdr>
                <w:top w:val="none" w:sz="0" w:space="0" w:color="auto"/>
                <w:left w:val="none" w:sz="0" w:space="0" w:color="auto"/>
                <w:bottom w:val="none" w:sz="0" w:space="0" w:color="auto"/>
                <w:right w:val="none" w:sz="0" w:space="0" w:color="auto"/>
              </w:divBdr>
              <w:divsChild>
                <w:div w:id="1461261626">
                  <w:marLeft w:val="360"/>
                  <w:marRight w:val="96"/>
                  <w:marTop w:val="0"/>
                  <w:marBottom w:val="0"/>
                  <w:divBdr>
                    <w:top w:val="none" w:sz="0" w:space="0" w:color="auto"/>
                    <w:left w:val="none" w:sz="0" w:space="0" w:color="auto"/>
                    <w:bottom w:val="none" w:sz="0" w:space="0" w:color="auto"/>
                    <w:right w:val="none" w:sz="0" w:space="0" w:color="auto"/>
                  </w:divBdr>
                </w:div>
              </w:divsChild>
            </w:div>
            <w:div w:id="1448741988">
              <w:marLeft w:val="0"/>
              <w:marRight w:val="0"/>
              <w:marTop w:val="0"/>
              <w:marBottom w:val="0"/>
              <w:divBdr>
                <w:top w:val="none" w:sz="0" w:space="0" w:color="auto"/>
                <w:left w:val="none" w:sz="0" w:space="0" w:color="auto"/>
                <w:bottom w:val="none" w:sz="0" w:space="0" w:color="auto"/>
                <w:right w:val="none" w:sz="0" w:space="0" w:color="auto"/>
              </w:divBdr>
              <w:divsChild>
                <w:div w:id="2112048029">
                  <w:marLeft w:val="360"/>
                  <w:marRight w:val="96"/>
                  <w:marTop w:val="0"/>
                  <w:marBottom w:val="0"/>
                  <w:divBdr>
                    <w:top w:val="none" w:sz="0" w:space="0" w:color="auto"/>
                    <w:left w:val="none" w:sz="0" w:space="0" w:color="auto"/>
                    <w:bottom w:val="none" w:sz="0" w:space="0" w:color="auto"/>
                    <w:right w:val="none" w:sz="0" w:space="0" w:color="auto"/>
                  </w:divBdr>
                </w:div>
              </w:divsChild>
            </w:div>
            <w:div w:id="1818914672">
              <w:marLeft w:val="0"/>
              <w:marRight w:val="0"/>
              <w:marTop w:val="0"/>
              <w:marBottom w:val="0"/>
              <w:divBdr>
                <w:top w:val="none" w:sz="0" w:space="0" w:color="auto"/>
                <w:left w:val="none" w:sz="0" w:space="0" w:color="auto"/>
                <w:bottom w:val="none" w:sz="0" w:space="0" w:color="auto"/>
                <w:right w:val="none" w:sz="0" w:space="0" w:color="auto"/>
              </w:divBdr>
              <w:divsChild>
                <w:div w:id="814954823">
                  <w:marLeft w:val="360"/>
                  <w:marRight w:val="96"/>
                  <w:marTop w:val="0"/>
                  <w:marBottom w:val="0"/>
                  <w:divBdr>
                    <w:top w:val="none" w:sz="0" w:space="0" w:color="auto"/>
                    <w:left w:val="none" w:sz="0" w:space="0" w:color="auto"/>
                    <w:bottom w:val="none" w:sz="0" w:space="0" w:color="auto"/>
                    <w:right w:val="none" w:sz="0" w:space="0" w:color="auto"/>
                  </w:divBdr>
                </w:div>
              </w:divsChild>
            </w:div>
            <w:div w:id="1922986082">
              <w:marLeft w:val="0"/>
              <w:marRight w:val="0"/>
              <w:marTop w:val="0"/>
              <w:marBottom w:val="0"/>
              <w:divBdr>
                <w:top w:val="none" w:sz="0" w:space="0" w:color="auto"/>
                <w:left w:val="none" w:sz="0" w:space="0" w:color="auto"/>
                <w:bottom w:val="none" w:sz="0" w:space="0" w:color="auto"/>
                <w:right w:val="none" w:sz="0" w:space="0" w:color="auto"/>
              </w:divBdr>
              <w:divsChild>
                <w:div w:id="2209407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62497812">
      <w:bodyDiv w:val="1"/>
      <w:marLeft w:val="0"/>
      <w:marRight w:val="0"/>
      <w:marTop w:val="0"/>
      <w:marBottom w:val="0"/>
      <w:divBdr>
        <w:top w:val="none" w:sz="0" w:space="0" w:color="auto"/>
        <w:left w:val="none" w:sz="0" w:space="0" w:color="auto"/>
        <w:bottom w:val="none" w:sz="0" w:space="0" w:color="auto"/>
        <w:right w:val="none" w:sz="0" w:space="0" w:color="auto"/>
      </w:divBdr>
    </w:div>
    <w:div w:id="263850926">
      <w:bodyDiv w:val="1"/>
      <w:marLeft w:val="0"/>
      <w:marRight w:val="0"/>
      <w:marTop w:val="0"/>
      <w:marBottom w:val="0"/>
      <w:divBdr>
        <w:top w:val="none" w:sz="0" w:space="0" w:color="auto"/>
        <w:left w:val="none" w:sz="0" w:space="0" w:color="auto"/>
        <w:bottom w:val="none" w:sz="0" w:space="0" w:color="auto"/>
        <w:right w:val="none" w:sz="0" w:space="0" w:color="auto"/>
      </w:divBdr>
      <w:divsChild>
        <w:div w:id="1307517584">
          <w:marLeft w:val="0"/>
          <w:marRight w:val="0"/>
          <w:marTop w:val="0"/>
          <w:marBottom w:val="0"/>
          <w:divBdr>
            <w:top w:val="none" w:sz="0" w:space="0" w:color="auto"/>
            <w:left w:val="none" w:sz="0" w:space="0" w:color="auto"/>
            <w:bottom w:val="none" w:sz="0" w:space="0" w:color="auto"/>
            <w:right w:val="none" w:sz="0" w:space="0" w:color="auto"/>
          </w:divBdr>
          <w:divsChild>
            <w:div w:id="91123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454762">
      <w:bodyDiv w:val="1"/>
      <w:marLeft w:val="0"/>
      <w:marRight w:val="0"/>
      <w:marTop w:val="0"/>
      <w:marBottom w:val="0"/>
      <w:divBdr>
        <w:top w:val="none" w:sz="0" w:space="0" w:color="auto"/>
        <w:left w:val="none" w:sz="0" w:space="0" w:color="auto"/>
        <w:bottom w:val="none" w:sz="0" w:space="0" w:color="auto"/>
        <w:right w:val="none" w:sz="0" w:space="0" w:color="auto"/>
      </w:divBdr>
    </w:div>
    <w:div w:id="287007353">
      <w:bodyDiv w:val="1"/>
      <w:marLeft w:val="0"/>
      <w:marRight w:val="0"/>
      <w:marTop w:val="0"/>
      <w:marBottom w:val="0"/>
      <w:divBdr>
        <w:top w:val="none" w:sz="0" w:space="0" w:color="auto"/>
        <w:left w:val="none" w:sz="0" w:space="0" w:color="auto"/>
        <w:bottom w:val="none" w:sz="0" w:space="0" w:color="auto"/>
        <w:right w:val="none" w:sz="0" w:space="0" w:color="auto"/>
      </w:divBdr>
      <w:divsChild>
        <w:div w:id="1907645160">
          <w:marLeft w:val="0"/>
          <w:marRight w:val="0"/>
          <w:marTop w:val="0"/>
          <w:marBottom w:val="0"/>
          <w:divBdr>
            <w:top w:val="none" w:sz="0" w:space="0" w:color="auto"/>
            <w:left w:val="none" w:sz="0" w:space="0" w:color="auto"/>
            <w:bottom w:val="none" w:sz="0" w:space="0" w:color="auto"/>
            <w:right w:val="none" w:sz="0" w:space="0" w:color="auto"/>
          </w:divBdr>
          <w:divsChild>
            <w:div w:id="1412195588">
              <w:marLeft w:val="0"/>
              <w:marRight w:val="0"/>
              <w:marTop w:val="0"/>
              <w:marBottom w:val="0"/>
              <w:divBdr>
                <w:top w:val="none" w:sz="0" w:space="0" w:color="auto"/>
                <w:left w:val="none" w:sz="0" w:space="0" w:color="auto"/>
                <w:bottom w:val="none" w:sz="0" w:space="0" w:color="auto"/>
                <w:right w:val="none" w:sz="0" w:space="0" w:color="auto"/>
              </w:divBdr>
              <w:divsChild>
                <w:div w:id="890193984">
                  <w:marLeft w:val="0"/>
                  <w:marRight w:val="0"/>
                  <w:marTop w:val="0"/>
                  <w:marBottom w:val="0"/>
                  <w:divBdr>
                    <w:top w:val="none" w:sz="0" w:space="0" w:color="auto"/>
                    <w:left w:val="none" w:sz="0" w:space="0" w:color="auto"/>
                    <w:bottom w:val="none" w:sz="0" w:space="0" w:color="auto"/>
                    <w:right w:val="none" w:sz="0" w:space="0" w:color="auto"/>
                  </w:divBdr>
                  <w:divsChild>
                    <w:div w:id="10298345">
                      <w:marLeft w:val="0"/>
                      <w:marRight w:val="0"/>
                      <w:marTop w:val="0"/>
                      <w:marBottom w:val="0"/>
                      <w:divBdr>
                        <w:top w:val="none" w:sz="0" w:space="0" w:color="auto"/>
                        <w:left w:val="none" w:sz="0" w:space="0" w:color="auto"/>
                        <w:bottom w:val="none" w:sz="0" w:space="0" w:color="auto"/>
                        <w:right w:val="none" w:sz="0" w:space="0" w:color="auto"/>
                      </w:divBdr>
                      <w:divsChild>
                        <w:div w:id="1205170230">
                          <w:marLeft w:val="0"/>
                          <w:marRight w:val="0"/>
                          <w:marTop w:val="0"/>
                          <w:marBottom w:val="0"/>
                          <w:divBdr>
                            <w:top w:val="none" w:sz="0" w:space="0" w:color="auto"/>
                            <w:left w:val="none" w:sz="0" w:space="0" w:color="auto"/>
                            <w:bottom w:val="none" w:sz="0" w:space="0" w:color="auto"/>
                            <w:right w:val="none" w:sz="0" w:space="0" w:color="auto"/>
                          </w:divBdr>
                          <w:divsChild>
                            <w:div w:id="165472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9773184">
      <w:bodyDiv w:val="1"/>
      <w:marLeft w:val="0"/>
      <w:marRight w:val="0"/>
      <w:marTop w:val="0"/>
      <w:marBottom w:val="0"/>
      <w:divBdr>
        <w:top w:val="none" w:sz="0" w:space="0" w:color="auto"/>
        <w:left w:val="none" w:sz="0" w:space="0" w:color="auto"/>
        <w:bottom w:val="none" w:sz="0" w:space="0" w:color="auto"/>
        <w:right w:val="none" w:sz="0" w:space="0" w:color="auto"/>
      </w:divBdr>
    </w:div>
    <w:div w:id="319231363">
      <w:bodyDiv w:val="1"/>
      <w:marLeft w:val="0"/>
      <w:marRight w:val="0"/>
      <w:marTop w:val="0"/>
      <w:marBottom w:val="0"/>
      <w:divBdr>
        <w:top w:val="none" w:sz="0" w:space="0" w:color="auto"/>
        <w:left w:val="none" w:sz="0" w:space="0" w:color="auto"/>
        <w:bottom w:val="none" w:sz="0" w:space="0" w:color="auto"/>
        <w:right w:val="none" w:sz="0" w:space="0" w:color="auto"/>
      </w:divBdr>
    </w:div>
    <w:div w:id="338893886">
      <w:bodyDiv w:val="1"/>
      <w:marLeft w:val="0"/>
      <w:marRight w:val="0"/>
      <w:marTop w:val="0"/>
      <w:marBottom w:val="0"/>
      <w:divBdr>
        <w:top w:val="none" w:sz="0" w:space="0" w:color="auto"/>
        <w:left w:val="none" w:sz="0" w:space="0" w:color="auto"/>
        <w:bottom w:val="none" w:sz="0" w:space="0" w:color="auto"/>
        <w:right w:val="none" w:sz="0" w:space="0" w:color="auto"/>
      </w:divBdr>
    </w:div>
    <w:div w:id="343289528">
      <w:bodyDiv w:val="1"/>
      <w:marLeft w:val="0"/>
      <w:marRight w:val="0"/>
      <w:marTop w:val="0"/>
      <w:marBottom w:val="0"/>
      <w:divBdr>
        <w:top w:val="none" w:sz="0" w:space="0" w:color="auto"/>
        <w:left w:val="none" w:sz="0" w:space="0" w:color="auto"/>
        <w:bottom w:val="none" w:sz="0" w:space="0" w:color="auto"/>
        <w:right w:val="none" w:sz="0" w:space="0" w:color="auto"/>
      </w:divBdr>
    </w:div>
    <w:div w:id="422646877">
      <w:bodyDiv w:val="1"/>
      <w:marLeft w:val="0"/>
      <w:marRight w:val="0"/>
      <w:marTop w:val="0"/>
      <w:marBottom w:val="0"/>
      <w:divBdr>
        <w:top w:val="none" w:sz="0" w:space="0" w:color="auto"/>
        <w:left w:val="none" w:sz="0" w:space="0" w:color="auto"/>
        <w:bottom w:val="none" w:sz="0" w:space="0" w:color="auto"/>
        <w:right w:val="none" w:sz="0" w:space="0" w:color="auto"/>
      </w:divBdr>
      <w:divsChild>
        <w:div w:id="5459179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0194239">
      <w:bodyDiv w:val="1"/>
      <w:marLeft w:val="0"/>
      <w:marRight w:val="0"/>
      <w:marTop w:val="0"/>
      <w:marBottom w:val="0"/>
      <w:divBdr>
        <w:top w:val="none" w:sz="0" w:space="0" w:color="auto"/>
        <w:left w:val="none" w:sz="0" w:space="0" w:color="auto"/>
        <w:bottom w:val="none" w:sz="0" w:space="0" w:color="auto"/>
        <w:right w:val="none" w:sz="0" w:space="0" w:color="auto"/>
      </w:divBdr>
      <w:divsChild>
        <w:div w:id="296304488">
          <w:marLeft w:val="0"/>
          <w:marRight w:val="0"/>
          <w:marTop w:val="0"/>
          <w:marBottom w:val="0"/>
          <w:divBdr>
            <w:top w:val="none" w:sz="0" w:space="0" w:color="auto"/>
            <w:left w:val="none" w:sz="0" w:space="0" w:color="auto"/>
            <w:bottom w:val="none" w:sz="0" w:space="0" w:color="auto"/>
            <w:right w:val="none" w:sz="0" w:space="0" w:color="auto"/>
          </w:divBdr>
        </w:div>
        <w:div w:id="810287872">
          <w:marLeft w:val="0"/>
          <w:marRight w:val="0"/>
          <w:marTop w:val="0"/>
          <w:marBottom w:val="0"/>
          <w:divBdr>
            <w:top w:val="none" w:sz="0" w:space="0" w:color="auto"/>
            <w:left w:val="none" w:sz="0" w:space="0" w:color="auto"/>
            <w:bottom w:val="none" w:sz="0" w:space="0" w:color="auto"/>
            <w:right w:val="none" w:sz="0" w:space="0" w:color="auto"/>
          </w:divBdr>
        </w:div>
      </w:divsChild>
    </w:div>
    <w:div w:id="460879756">
      <w:bodyDiv w:val="1"/>
      <w:marLeft w:val="0"/>
      <w:marRight w:val="0"/>
      <w:marTop w:val="0"/>
      <w:marBottom w:val="0"/>
      <w:divBdr>
        <w:top w:val="none" w:sz="0" w:space="0" w:color="auto"/>
        <w:left w:val="none" w:sz="0" w:space="0" w:color="auto"/>
        <w:bottom w:val="none" w:sz="0" w:space="0" w:color="auto"/>
        <w:right w:val="none" w:sz="0" w:space="0" w:color="auto"/>
      </w:divBdr>
      <w:divsChild>
        <w:div w:id="1530340275">
          <w:marLeft w:val="0"/>
          <w:marRight w:val="0"/>
          <w:marTop w:val="0"/>
          <w:marBottom w:val="0"/>
          <w:divBdr>
            <w:top w:val="none" w:sz="0" w:space="0" w:color="auto"/>
            <w:left w:val="none" w:sz="0" w:space="0" w:color="auto"/>
            <w:bottom w:val="none" w:sz="0" w:space="0" w:color="auto"/>
            <w:right w:val="none" w:sz="0" w:space="0" w:color="auto"/>
          </w:divBdr>
          <w:divsChild>
            <w:div w:id="46146174">
              <w:marLeft w:val="0"/>
              <w:marRight w:val="0"/>
              <w:marTop w:val="0"/>
              <w:marBottom w:val="0"/>
              <w:divBdr>
                <w:top w:val="none" w:sz="0" w:space="0" w:color="auto"/>
                <w:left w:val="none" w:sz="0" w:space="0" w:color="auto"/>
                <w:bottom w:val="none" w:sz="0" w:space="0" w:color="auto"/>
                <w:right w:val="none" w:sz="0" w:space="0" w:color="auto"/>
              </w:divBdr>
              <w:divsChild>
                <w:div w:id="504126894">
                  <w:marLeft w:val="360"/>
                  <w:marRight w:val="96"/>
                  <w:marTop w:val="0"/>
                  <w:marBottom w:val="0"/>
                  <w:divBdr>
                    <w:top w:val="none" w:sz="0" w:space="0" w:color="auto"/>
                    <w:left w:val="none" w:sz="0" w:space="0" w:color="auto"/>
                    <w:bottom w:val="none" w:sz="0" w:space="0" w:color="auto"/>
                    <w:right w:val="none" w:sz="0" w:space="0" w:color="auto"/>
                  </w:divBdr>
                </w:div>
              </w:divsChild>
            </w:div>
            <w:div w:id="347566440">
              <w:marLeft w:val="0"/>
              <w:marRight w:val="0"/>
              <w:marTop w:val="0"/>
              <w:marBottom w:val="0"/>
              <w:divBdr>
                <w:top w:val="none" w:sz="0" w:space="0" w:color="auto"/>
                <w:left w:val="none" w:sz="0" w:space="0" w:color="auto"/>
                <w:bottom w:val="none" w:sz="0" w:space="0" w:color="auto"/>
                <w:right w:val="none" w:sz="0" w:space="0" w:color="auto"/>
              </w:divBdr>
              <w:divsChild>
                <w:div w:id="784733439">
                  <w:marLeft w:val="360"/>
                  <w:marRight w:val="96"/>
                  <w:marTop w:val="0"/>
                  <w:marBottom w:val="0"/>
                  <w:divBdr>
                    <w:top w:val="none" w:sz="0" w:space="0" w:color="auto"/>
                    <w:left w:val="none" w:sz="0" w:space="0" w:color="auto"/>
                    <w:bottom w:val="none" w:sz="0" w:space="0" w:color="auto"/>
                    <w:right w:val="none" w:sz="0" w:space="0" w:color="auto"/>
                  </w:divBdr>
                </w:div>
              </w:divsChild>
            </w:div>
            <w:div w:id="1174568560">
              <w:marLeft w:val="0"/>
              <w:marRight w:val="0"/>
              <w:marTop w:val="0"/>
              <w:marBottom w:val="0"/>
              <w:divBdr>
                <w:top w:val="none" w:sz="0" w:space="0" w:color="auto"/>
                <w:left w:val="none" w:sz="0" w:space="0" w:color="auto"/>
                <w:bottom w:val="none" w:sz="0" w:space="0" w:color="auto"/>
                <w:right w:val="none" w:sz="0" w:space="0" w:color="auto"/>
              </w:divBdr>
              <w:divsChild>
                <w:div w:id="34743904">
                  <w:marLeft w:val="360"/>
                  <w:marRight w:val="96"/>
                  <w:marTop w:val="0"/>
                  <w:marBottom w:val="0"/>
                  <w:divBdr>
                    <w:top w:val="none" w:sz="0" w:space="0" w:color="auto"/>
                    <w:left w:val="none" w:sz="0" w:space="0" w:color="auto"/>
                    <w:bottom w:val="none" w:sz="0" w:space="0" w:color="auto"/>
                    <w:right w:val="none" w:sz="0" w:space="0" w:color="auto"/>
                  </w:divBdr>
                </w:div>
              </w:divsChild>
            </w:div>
            <w:div w:id="1271626160">
              <w:marLeft w:val="0"/>
              <w:marRight w:val="0"/>
              <w:marTop w:val="0"/>
              <w:marBottom w:val="0"/>
              <w:divBdr>
                <w:top w:val="none" w:sz="0" w:space="0" w:color="auto"/>
                <w:left w:val="none" w:sz="0" w:space="0" w:color="auto"/>
                <w:bottom w:val="none" w:sz="0" w:space="0" w:color="auto"/>
                <w:right w:val="none" w:sz="0" w:space="0" w:color="auto"/>
              </w:divBdr>
              <w:divsChild>
                <w:div w:id="1214124335">
                  <w:marLeft w:val="360"/>
                  <w:marRight w:val="96"/>
                  <w:marTop w:val="0"/>
                  <w:marBottom w:val="0"/>
                  <w:divBdr>
                    <w:top w:val="none" w:sz="0" w:space="0" w:color="auto"/>
                    <w:left w:val="none" w:sz="0" w:space="0" w:color="auto"/>
                    <w:bottom w:val="none" w:sz="0" w:space="0" w:color="auto"/>
                    <w:right w:val="none" w:sz="0" w:space="0" w:color="auto"/>
                  </w:divBdr>
                </w:div>
              </w:divsChild>
            </w:div>
            <w:div w:id="1897158416">
              <w:marLeft w:val="0"/>
              <w:marRight w:val="0"/>
              <w:marTop w:val="0"/>
              <w:marBottom w:val="0"/>
              <w:divBdr>
                <w:top w:val="none" w:sz="0" w:space="0" w:color="auto"/>
                <w:left w:val="none" w:sz="0" w:space="0" w:color="auto"/>
                <w:bottom w:val="none" w:sz="0" w:space="0" w:color="auto"/>
                <w:right w:val="none" w:sz="0" w:space="0" w:color="auto"/>
              </w:divBdr>
              <w:divsChild>
                <w:div w:id="107381523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89374454">
      <w:bodyDiv w:val="1"/>
      <w:marLeft w:val="0"/>
      <w:marRight w:val="0"/>
      <w:marTop w:val="0"/>
      <w:marBottom w:val="0"/>
      <w:divBdr>
        <w:top w:val="none" w:sz="0" w:space="0" w:color="auto"/>
        <w:left w:val="none" w:sz="0" w:space="0" w:color="auto"/>
        <w:bottom w:val="none" w:sz="0" w:space="0" w:color="auto"/>
        <w:right w:val="none" w:sz="0" w:space="0" w:color="auto"/>
      </w:divBdr>
    </w:div>
    <w:div w:id="514270965">
      <w:bodyDiv w:val="1"/>
      <w:marLeft w:val="0"/>
      <w:marRight w:val="0"/>
      <w:marTop w:val="0"/>
      <w:marBottom w:val="0"/>
      <w:divBdr>
        <w:top w:val="none" w:sz="0" w:space="0" w:color="auto"/>
        <w:left w:val="none" w:sz="0" w:space="0" w:color="auto"/>
        <w:bottom w:val="none" w:sz="0" w:space="0" w:color="auto"/>
        <w:right w:val="none" w:sz="0" w:space="0" w:color="auto"/>
      </w:divBdr>
    </w:div>
    <w:div w:id="518353513">
      <w:bodyDiv w:val="1"/>
      <w:marLeft w:val="0"/>
      <w:marRight w:val="0"/>
      <w:marTop w:val="0"/>
      <w:marBottom w:val="0"/>
      <w:divBdr>
        <w:top w:val="none" w:sz="0" w:space="0" w:color="auto"/>
        <w:left w:val="none" w:sz="0" w:space="0" w:color="auto"/>
        <w:bottom w:val="none" w:sz="0" w:space="0" w:color="auto"/>
        <w:right w:val="none" w:sz="0" w:space="0" w:color="auto"/>
      </w:divBdr>
    </w:div>
    <w:div w:id="522787719">
      <w:bodyDiv w:val="1"/>
      <w:marLeft w:val="0"/>
      <w:marRight w:val="0"/>
      <w:marTop w:val="0"/>
      <w:marBottom w:val="0"/>
      <w:divBdr>
        <w:top w:val="none" w:sz="0" w:space="0" w:color="auto"/>
        <w:left w:val="none" w:sz="0" w:space="0" w:color="auto"/>
        <w:bottom w:val="none" w:sz="0" w:space="0" w:color="auto"/>
        <w:right w:val="none" w:sz="0" w:space="0" w:color="auto"/>
      </w:divBdr>
    </w:div>
    <w:div w:id="537359306">
      <w:bodyDiv w:val="1"/>
      <w:marLeft w:val="0"/>
      <w:marRight w:val="0"/>
      <w:marTop w:val="0"/>
      <w:marBottom w:val="0"/>
      <w:divBdr>
        <w:top w:val="none" w:sz="0" w:space="0" w:color="auto"/>
        <w:left w:val="none" w:sz="0" w:space="0" w:color="auto"/>
        <w:bottom w:val="none" w:sz="0" w:space="0" w:color="auto"/>
        <w:right w:val="none" w:sz="0" w:space="0" w:color="auto"/>
      </w:divBdr>
    </w:div>
    <w:div w:id="544683582">
      <w:bodyDiv w:val="1"/>
      <w:marLeft w:val="0"/>
      <w:marRight w:val="0"/>
      <w:marTop w:val="0"/>
      <w:marBottom w:val="0"/>
      <w:divBdr>
        <w:top w:val="none" w:sz="0" w:space="0" w:color="auto"/>
        <w:left w:val="none" w:sz="0" w:space="0" w:color="auto"/>
        <w:bottom w:val="none" w:sz="0" w:space="0" w:color="auto"/>
        <w:right w:val="none" w:sz="0" w:space="0" w:color="auto"/>
      </w:divBdr>
    </w:div>
    <w:div w:id="550658734">
      <w:bodyDiv w:val="1"/>
      <w:marLeft w:val="0"/>
      <w:marRight w:val="0"/>
      <w:marTop w:val="0"/>
      <w:marBottom w:val="0"/>
      <w:divBdr>
        <w:top w:val="none" w:sz="0" w:space="0" w:color="auto"/>
        <w:left w:val="none" w:sz="0" w:space="0" w:color="auto"/>
        <w:bottom w:val="none" w:sz="0" w:space="0" w:color="auto"/>
        <w:right w:val="none" w:sz="0" w:space="0" w:color="auto"/>
      </w:divBdr>
      <w:divsChild>
        <w:div w:id="247688911">
          <w:marLeft w:val="0"/>
          <w:marRight w:val="0"/>
          <w:marTop w:val="0"/>
          <w:marBottom w:val="0"/>
          <w:divBdr>
            <w:top w:val="none" w:sz="0" w:space="0" w:color="auto"/>
            <w:left w:val="none" w:sz="0" w:space="0" w:color="auto"/>
            <w:bottom w:val="none" w:sz="0" w:space="0" w:color="auto"/>
            <w:right w:val="none" w:sz="0" w:space="0" w:color="auto"/>
          </w:divBdr>
          <w:divsChild>
            <w:div w:id="209886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924830">
      <w:bodyDiv w:val="1"/>
      <w:marLeft w:val="0"/>
      <w:marRight w:val="0"/>
      <w:marTop w:val="0"/>
      <w:marBottom w:val="0"/>
      <w:divBdr>
        <w:top w:val="none" w:sz="0" w:space="0" w:color="auto"/>
        <w:left w:val="none" w:sz="0" w:space="0" w:color="auto"/>
        <w:bottom w:val="none" w:sz="0" w:space="0" w:color="auto"/>
        <w:right w:val="none" w:sz="0" w:space="0" w:color="auto"/>
      </w:divBdr>
      <w:divsChild>
        <w:div w:id="1223249960">
          <w:marLeft w:val="0"/>
          <w:marRight w:val="0"/>
          <w:marTop w:val="0"/>
          <w:marBottom w:val="0"/>
          <w:divBdr>
            <w:top w:val="none" w:sz="0" w:space="0" w:color="auto"/>
            <w:left w:val="none" w:sz="0" w:space="0" w:color="auto"/>
            <w:bottom w:val="none" w:sz="0" w:space="0" w:color="auto"/>
            <w:right w:val="none" w:sz="0" w:space="0" w:color="auto"/>
          </w:divBdr>
          <w:divsChild>
            <w:div w:id="31237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166306">
      <w:bodyDiv w:val="1"/>
      <w:marLeft w:val="0"/>
      <w:marRight w:val="0"/>
      <w:marTop w:val="0"/>
      <w:marBottom w:val="0"/>
      <w:divBdr>
        <w:top w:val="none" w:sz="0" w:space="0" w:color="auto"/>
        <w:left w:val="none" w:sz="0" w:space="0" w:color="auto"/>
        <w:bottom w:val="none" w:sz="0" w:space="0" w:color="auto"/>
        <w:right w:val="none" w:sz="0" w:space="0" w:color="auto"/>
      </w:divBdr>
    </w:div>
    <w:div w:id="576020324">
      <w:bodyDiv w:val="1"/>
      <w:marLeft w:val="0"/>
      <w:marRight w:val="0"/>
      <w:marTop w:val="0"/>
      <w:marBottom w:val="0"/>
      <w:divBdr>
        <w:top w:val="none" w:sz="0" w:space="0" w:color="auto"/>
        <w:left w:val="none" w:sz="0" w:space="0" w:color="auto"/>
        <w:bottom w:val="none" w:sz="0" w:space="0" w:color="auto"/>
        <w:right w:val="none" w:sz="0" w:space="0" w:color="auto"/>
      </w:divBdr>
      <w:divsChild>
        <w:div w:id="288433953">
          <w:marLeft w:val="0"/>
          <w:marRight w:val="0"/>
          <w:marTop w:val="0"/>
          <w:marBottom w:val="0"/>
          <w:divBdr>
            <w:top w:val="none" w:sz="0" w:space="0" w:color="auto"/>
            <w:left w:val="none" w:sz="0" w:space="0" w:color="auto"/>
            <w:bottom w:val="none" w:sz="0" w:space="0" w:color="auto"/>
            <w:right w:val="none" w:sz="0" w:space="0" w:color="auto"/>
          </w:divBdr>
          <w:divsChild>
            <w:div w:id="30042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125105">
      <w:bodyDiv w:val="1"/>
      <w:marLeft w:val="0"/>
      <w:marRight w:val="0"/>
      <w:marTop w:val="0"/>
      <w:marBottom w:val="0"/>
      <w:divBdr>
        <w:top w:val="none" w:sz="0" w:space="0" w:color="auto"/>
        <w:left w:val="none" w:sz="0" w:space="0" w:color="auto"/>
        <w:bottom w:val="none" w:sz="0" w:space="0" w:color="auto"/>
        <w:right w:val="none" w:sz="0" w:space="0" w:color="auto"/>
      </w:divBdr>
    </w:div>
    <w:div w:id="643775627">
      <w:bodyDiv w:val="1"/>
      <w:marLeft w:val="0"/>
      <w:marRight w:val="0"/>
      <w:marTop w:val="0"/>
      <w:marBottom w:val="0"/>
      <w:divBdr>
        <w:top w:val="none" w:sz="0" w:space="0" w:color="auto"/>
        <w:left w:val="none" w:sz="0" w:space="0" w:color="auto"/>
        <w:bottom w:val="none" w:sz="0" w:space="0" w:color="auto"/>
        <w:right w:val="none" w:sz="0" w:space="0" w:color="auto"/>
      </w:divBdr>
      <w:divsChild>
        <w:div w:id="420562293">
          <w:marLeft w:val="0"/>
          <w:marRight w:val="0"/>
          <w:marTop w:val="0"/>
          <w:marBottom w:val="0"/>
          <w:divBdr>
            <w:top w:val="none" w:sz="0" w:space="0" w:color="auto"/>
            <w:left w:val="none" w:sz="0" w:space="0" w:color="auto"/>
            <w:bottom w:val="none" w:sz="0" w:space="0" w:color="auto"/>
            <w:right w:val="none" w:sz="0" w:space="0" w:color="auto"/>
          </w:divBdr>
          <w:divsChild>
            <w:div w:id="104687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479626">
      <w:bodyDiv w:val="1"/>
      <w:marLeft w:val="0"/>
      <w:marRight w:val="0"/>
      <w:marTop w:val="0"/>
      <w:marBottom w:val="0"/>
      <w:divBdr>
        <w:top w:val="none" w:sz="0" w:space="0" w:color="auto"/>
        <w:left w:val="none" w:sz="0" w:space="0" w:color="auto"/>
        <w:bottom w:val="none" w:sz="0" w:space="0" w:color="auto"/>
        <w:right w:val="none" w:sz="0" w:space="0" w:color="auto"/>
      </w:divBdr>
    </w:div>
    <w:div w:id="654842623">
      <w:bodyDiv w:val="1"/>
      <w:marLeft w:val="0"/>
      <w:marRight w:val="0"/>
      <w:marTop w:val="0"/>
      <w:marBottom w:val="0"/>
      <w:divBdr>
        <w:top w:val="none" w:sz="0" w:space="0" w:color="auto"/>
        <w:left w:val="none" w:sz="0" w:space="0" w:color="auto"/>
        <w:bottom w:val="none" w:sz="0" w:space="0" w:color="auto"/>
        <w:right w:val="none" w:sz="0" w:space="0" w:color="auto"/>
      </w:divBdr>
    </w:div>
    <w:div w:id="668675941">
      <w:bodyDiv w:val="1"/>
      <w:marLeft w:val="0"/>
      <w:marRight w:val="0"/>
      <w:marTop w:val="0"/>
      <w:marBottom w:val="0"/>
      <w:divBdr>
        <w:top w:val="none" w:sz="0" w:space="0" w:color="auto"/>
        <w:left w:val="none" w:sz="0" w:space="0" w:color="auto"/>
        <w:bottom w:val="none" w:sz="0" w:space="0" w:color="auto"/>
        <w:right w:val="none" w:sz="0" w:space="0" w:color="auto"/>
      </w:divBdr>
    </w:div>
    <w:div w:id="687873100">
      <w:bodyDiv w:val="1"/>
      <w:marLeft w:val="0"/>
      <w:marRight w:val="0"/>
      <w:marTop w:val="0"/>
      <w:marBottom w:val="0"/>
      <w:divBdr>
        <w:top w:val="none" w:sz="0" w:space="0" w:color="auto"/>
        <w:left w:val="none" w:sz="0" w:space="0" w:color="auto"/>
        <w:bottom w:val="none" w:sz="0" w:space="0" w:color="auto"/>
        <w:right w:val="none" w:sz="0" w:space="0" w:color="auto"/>
      </w:divBdr>
      <w:divsChild>
        <w:div w:id="526717677">
          <w:marLeft w:val="0"/>
          <w:marRight w:val="0"/>
          <w:marTop w:val="0"/>
          <w:marBottom w:val="0"/>
          <w:divBdr>
            <w:top w:val="none" w:sz="0" w:space="0" w:color="auto"/>
            <w:left w:val="none" w:sz="0" w:space="0" w:color="auto"/>
            <w:bottom w:val="none" w:sz="0" w:space="0" w:color="auto"/>
            <w:right w:val="none" w:sz="0" w:space="0" w:color="auto"/>
          </w:divBdr>
          <w:divsChild>
            <w:div w:id="95833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61867">
      <w:bodyDiv w:val="1"/>
      <w:marLeft w:val="0"/>
      <w:marRight w:val="0"/>
      <w:marTop w:val="0"/>
      <w:marBottom w:val="0"/>
      <w:divBdr>
        <w:top w:val="none" w:sz="0" w:space="0" w:color="auto"/>
        <w:left w:val="none" w:sz="0" w:space="0" w:color="auto"/>
        <w:bottom w:val="none" w:sz="0" w:space="0" w:color="auto"/>
        <w:right w:val="none" w:sz="0" w:space="0" w:color="auto"/>
      </w:divBdr>
    </w:div>
    <w:div w:id="703284570">
      <w:bodyDiv w:val="1"/>
      <w:marLeft w:val="0"/>
      <w:marRight w:val="0"/>
      <w:marTop w:val="0"/>
      <w:marBottom w:val="0"/>
      <w:divBdr>
        <w:top w:val="none" w:sz="0" w:space="0" w:color="auto"/>
        <w:left w:val="none" w:sz="0" w:space="0" w:color="auto"/>
        <w:bottom w:val="none" w:sz="0" w:space="0" w:color="auto"/>
        <w:right w:val="none" w:sz="0" w:space="0" w:color="auto"/>
      </w:divBdr>
    </w:div>
    <w:div w:id="713043133">
      <w:bodyDiv w:val="1"/>
      <w:marLeft w:val="0"/>
      <w:marRight w:val="0"/>
      <w:marTop w:val="0"/>
      <w:marBottom w:val="0"/>
      <w:divBdr>
        <w:top w:val="none" w:sz="0" w:space="0" w:color="auto"/>
        <w:left w:val="none" w:sz="0" w:space="0" w:color="auto"/>
        <w:bottom w:val="none" w:sz="0" w:space="0" w:color="auto"/>
        <w:right w:val="none" w:sz="0" w:space="0" w:color="auto"/>
      </w:divBdr>
    </w:div>
    <w:div w:id="734544207">
      <w:bodyDiv w:val="1"/>
      <w:marLeft w:val="0"/>
      <w:marRight w:val="0"/>
      <w:marTop w:val="0"/>
      <w:marBottom w:val="0"/>
      <w:divBdr>
        <w:top w:val="none" w:sz="0" w:space="0" w:color="auto"/>
        <w:left w:val="none" w:sz="0" w:space="0" w:color="auto"/>
        <w:bottom w:val="none" w:sz="0" w:space="0" w:color="auto"/>
        <w:right w:val="none" w:sz="0" w:space="0" w:color="auto"/>
      </w:divBdr>
    </w:div>
    <w:div w:id="813133832">
      <w:bodyDiv w:val="1"/>
      <w:marLeft w:val="0"/>
      <w:marRight w:val="0"/>
      <w:marTop w:val="0"/>
      <w:marBottom w:val="0"/>
      <w:divBdr>
        <w:top w:val="none" w:sz="0" w:space="0" w:color="auto"/>
        <w:left w:val="none" w:sz="0" w:space="0" w:color="auto"/>
        <w:bottom w:val="none" w:sz="0" w:space="0" w:color="auto"/>
        <w:right w:val="none" w:sz="0" w:space="0" w:color="auto"/>
      </w:divBdr>
    </w:div>
    <w:div w:id="813370630">
      <w:bodyDiv w:val="1"/>
      <w:marLeft w:val="0"/>
      <w:marRight w:val="0"/>
      <w:marTop w:val="0"/>
      <w:marBottom w:val="0"/>
      <w:divBdr>
        <w:top w:val="none" w:sz="0" w:space="0" w:color="auto"/>
        <w:left w:val="none" w:sz="0" w:space="0" w:color="auto"/>
        <w:bottom w:val="none" w:sz="0" w:space="0" w:color="auto"/>
        <w:right w:val="none" w:sz="0" w:space="0" w:color="auto"/>
      </w:divBdr>
      <w:divsChild>
        <w:div w:id="6804700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2938403">
      <w:bodyDiv w:val="1"/>
      <w:marLeft w:val="0"/>
      <w:marRight w:val="0"/>
      <w:marTop w:val="0"/>
      <w:marBottom w:val="0"/>
      <w:divBdr>
        <w:top w:val="none" w:sz="0" w:space="0" w:color="auto"/>
        <w:left w:val="none" w:sz="0" w:space="0" w:color="auto"/>
        <w:bottom w:val="none" w:sz="0" w:space="0" w:color="auto"/>
        <w:right w:val="none" w:sz="0" w:space="0" w:color="auto"/>
      </w:divBdr>
      <w:divsChild>
        <w:div w:id="1616403187">
          <w:marLeft w:val="0"/>
          <w:marRight w:val="0"/>
          <w:marTop w:val="0"/>
          <w:marBottom w:val="0"/>
          <w:divBdr>
            <w:top w:val="none" w:sz="0" w:space="0" w:color="auto"/>
            <w:left w:val="none" w:sz="0" w:space="0" w:color="auto"/>
            <w:bottom w:val="none" w:sz="0" w:space="0" w:color="auto"/>
            <w:right w:val="none" w:sz="0" w:space="0" w:color="auto"/>
          </w:divBdr>
          <w:divsChild>
            <w:div w:id="179725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118689">
      <w:bodyDiv w:val="1"/>
      <w:marLeft w:val="0"/>
      <w:marRight w:val="0"/>
      <w:marTop w:val="0"/>
      <w:marBottom w:val="0"/>
      <w:divBdr>
        <w:top w:val="none" w:sz="0" w:space="0" w:color="auto"/>
        <w:left w:val="none" w:sz="0" w:space="0" w:color="auto"/>
        <w:bottom w:val="none" w:sz="0" w:space="0" w:color="auto"/>
        <w:right w:val="none" w:sz="0" w:space="0" w:color="auto"/>
      </w:divBdr>
      <w:divsChild>
        <w:div w:id="1076709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4542367">
      <w:bodyDiv w:val="1"/>
      <w:marLeft w:val="0"/>
      <w:marRight w:val="0"/>
      <w:marTop w:val="0"/>
      <w:marBottom w:val="0"/>
      <w:divBdr>
        <w:top w:val="none" w:sz="0" w:space="0" w:color="auto"/>
        <w:left w:val="none" w:sz="0" w:space="0" w:color="auto"/>
        <w:bottom w:val="none" w:sz="0" w:space="0" w:color="auto"/>
        <w:right w:val="none" w:sz="0" w:space="0" w:color="auto"/>
      </w:divBdr>
      <w:divsChild>
        <w:div w:id="968437614">
          <w:marLeft w:val="0"/>
          <w:marRight w:val="0"/>
          <w:marTop w:val="0"/>
          <w:marBottom w:val="0"/>
          <w:divBdr>
            <w:top w:val="none" w:sz="0" w:space="0" w:color="auto"/>
            <w:left w:val="none" w:sz="0" w:space="0" w:color="auto"/>
            <w:bottom w:val="none" w:sz="0" w:space="0" w:color="auto"/>
            <w:right w:val="none" w:sz="0" w:space="0" w:color="auto"/>
          </w:divBdr>
        </w:div>
        <w:div w:id="2099523031">
          <w:marLeft w:val="0"/>
          <w:marRight w:val="0"/>
          <w:marTop w:val="0"/>
          <w:marBottom w:val="0"/>
          <w:divBdr>
            <w:top w:val="none" w:sz="0" w:space="0" w:color="auto"/>
            <w:left w:val="none" w:sz="0" w:space="0" w:color="auto"/>
            <w:bottom w:val="none" w:sz="0" w:space="0" w:color="auto"/>
            <w:right w:val="none" w:sz="0" w:space="0" w:color="auto"/>
          </w:divBdr>
        </w:div>
      </w:divsChild>
    </w:div>
    <w:div w:id="879589653">
      <w:bodyDiv w:val="1"/>
      <w:marLeft w:val="0"/>
      <w:marRight w:val="0"/>
      <w:marTop w:val="0"/>
      <w:marBottom w:val="0"/>
      <w:divBdr>
        <w:top w:val="none" w:sz="0" w:space="0" w:color="auto"/>
        <w:left w:val="none" w:sz="0" w:space="0" w:color="auto"/>
        <w:bottom w:val="none" w:sz="0" w:space="0" w:color="auto"/>
        <w:right w:val="none" w:sz="0" w:space="0" w:color="auto"/>
      </w:divBdr>
      <w:divsChild>
        <w:div w:id="300237536">
          <w:marLeft w:val="0"/>
          <w:marRight w:val="0"/>
          <w:marTop w:val="0"/>
          <w:marBottom w:val="0"/>
          <w:divBdr>
            <w:top w:val="none" w:sz="0" w:space="0" w:color="auto"/>
            <w:left w:val="none" w:sz="0" w:space="0" w:color="auto"/>
            <w:bottom w:val="none" w:sz="0" w:space="0" w:color="auto"/>
            <w:right w:val="none" w:sz="0" w:space="0" w:color="auto"/>
          </w:divBdr>
          <w:divsChild>
            <w:div w:id="15441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180899">
      <w:bodyDiv w:val="1"/>
      <w:marLeft w:val="0"/>
      <w:marRight w:val="0"/>
      <w:marTop w:val="0"/>
      <w:marBottom w:val="0"/>
      <w:divBdr>
        <w:top w:val="none" w:sz="0" w:space="0" w:color="auto"/>
        <w:left w:val="none" w:sz="0" w:space="0" w:color="auto"/>
        <w:bottom w:val="none" w:sz="0" w:space="0" w:color="auto"/>
        <w:right w:val="none" w:sz="0" w:space="0" w:color="auto"/>
      </w:divBdr>
    </w:div>
    <w:div w:id="892930598">
      <w:bodyDiv w:val="1"/>
      <w:marLeft w:val="0"/>
      <w:marRight w:val="0"/>
      <w:marTop w:val="0"/>
      <w:marBottom w:val="0"/>
      <w:divBdr>
        <w:top w:val="none" w:sz="0" w:space="0" w:color="auto"/>
        <w:left w:val="none" w:sz="0" w:space="0" w:color="auto"/>
        <w:bottom w:val="none" w:sz="0" w:space="0" w:color="auto"/>
        <w:right w:val="none" w:sz="0" w:space="0" w:color="auto"/>
      </w:divBdr>
    </w:div>
    <w:div w:id="894894830">
      <w:bodyDiv w:val="1"/>
      <w:marLeft w:val="0"/>
      <w:marRight w:val="0"/>
      <w:marTop w:val="0"/>
      <w:marBottom w:val="0"/>
      <w:divBdr>
        <w:top w:val="none" w:sz="0" w:space="0" w:color="auto"/>
        <w:left w:val="none" w:sz="0" w:space="0" w:color="auto"/>
        <w:bottom w:val="none" w:sz="0" w:space="0" w:color="auto"/>
        <w:right w:val="none" w:sz="0" w:space="0" w:color="auto"/>
      </w:divBdr>
    </w:div>
    <w:div w:id="896286568">
      <w:bodyDiv w:val="1"/>
      <w:marLeft w:val="0"/>
      <w:marRight w:val="0"/>
      <w:marTop w:val="0"/>
      <w:marBottom w:val="0"/>
      <w:divBdr>
        <w:top w:val="none" w:sz="0" w:space="0" w:color="auto"/>
        <w:left w:val="none" w:sz="0" w:space="0" w:color="auto"/>
        <w:bottom w:val="none" w:sz="0" w:space="0" w:color="auto"/>
        <w:right w:val="none" w:sz="0" w:space="0" w:color="auto"/>
      </w:divBdr>
      <w:divsChild>
        <w:div w:id="1360356504">
          <w:marLeft w:val="0"/>
          <w:marRight w:val="0"/>
          <w:marTop w:val="0"/>
          <w:marBottom w:val="0"/>
          <w:divBdr>
            <w:top w:val="none" w:sz="0" w:space="0" w:color="auto"/>
            <w:left w:val="none" w:sz="0" w:space="0" w:color="auto"/>
            <w:bottom w:val="none" w:sz="0" w:space="0" w:color="auto"/>
            <w:right w:val="none" w:sz="0" w:space="0" w:color="auto"/>
          </w:divBdr>
          <w:divsChild>
            <w:div w:id="7102741">
              <w:marLeft w:val="0"/>
              <w:marRight w:val="0"/>
              <w:marTop w:val="0"/>
              <w:marBottom w:val="0"/>
              <w:divBdr>
                <w:top w:val="none" w:sz="0" w:space="0" w:color="auto"/>
                <w:left w:val="none" w:sz="0" w:space="0" w:color="auto"/>
                <w:bottom w:val="none" w:sz="0" w:space="0" w:color="auto"/>
                <w:right w:val="none" w:sz="0" w:space="0" w:color="auto"/>
              </w:divBdr>
              <w:divsChild>
                <w:div w:id="39475119">
                  <w:marLeft w:val="360"/>
                  <w:marRight w:val="96"/>
                  <w:marTop w:val="0"/>
                  <w:marBottom w:val="0"/>
                  <w:divBdr>
                    <w:top w:val="none" w:sz="0" w:space="0" w:color="auto"/>
                    <w:left w:val="none" w:sz="0" w:space="0" w:color="auto"/>
                    <w:bottom w:val="none" w:sz="0" w:space="0" w:color="auto"/>
                    <w:right w:val="none" w:sz="0" w:space="0" w:color="auto"/>
                  </w:divBdr>
                </w:div>
              </w:divsChild>
            </w:div>
            <w:div w:id="114953919">
              <w:marLeft w:val="0"/>
              <w:marRight w:val="0"/>
              <w:marTop w:val="0"/>
              <w:marBottom w:val="0"/>
              <w:divBdr>
                <w:top w:val="none" w:sz="0" w:space="0" w:color="auto"/>
                <w:left w:val="none" w:sz="0" w:space="0" w:color="auto"/>
                <w:bottom w:val="none" w:sz="0" w:space="0" w:color="auto"/>
                <w:right w:val="none" w:sz="0" w:space="0" w:color="auto"/>
              </w:divBdr>
              <w:divsChild>
                <w:div w:id="1306276788">
                  <w:marLeft w:val="360"/>
                  <w:marRight w:val="96"/>
                  <w:marTop w:val="0"/>
                  <w:marBottom w:val="0"/>
                  <w:divBdr>
                    <w:top w:val="none" w:sz="0" w:space="0" w:color="auto"/>
                    <w:left w:val="none" w:sz="0" w:space="0" w:color="auto"/>
                    <w:bottom w:val="none" w:sz="0" w:space="0" w:color="auto"/>
                    <w:right w:val="none" w:sz="0" w:space="0" w:color="auto"/>
                  </w:divBdr>
                </w:div>
              </w:divsChild>
            </w:div>
            <w:div w:id="300354758">
              <w:marLeft w:val="0"/>
              <w:marRight w:val="0"/>
              <w:marTop w:val="0"/>
              <w:marBottom w:val="0"/>
              <w:divBdr>
                <w:top w:val="none" w:sz="0" w:space="0" w:color="auto"/>
                <w:left w:val="none" w:sz="0" w:space="0" w:color="auto"/>
                <w:bottom w:val="none" w:sz="0" w:space="0" w:color="auto"/>
                <w:right w:val="none" w:sz="0" w:space="0" w:color="auto"/>
              </w:divBdr>
              <w:divsChild>
                <w:div w:id="1961916495">
                  <w:marLeft w:val="360"/>
                  <w:marRight w:val="96"/>
                  <w:marTop w:val="0"/>
                  <w:marBottom w:val="0"/>
                  <w:divBdr>
                    <w:top w:val="none" w:sz="0" w:space="0" w:color="auto"/>
                    <w:left w:val="none" w:sz="0" w:space="0" w:color="auto"/>
                    <w:bottom w:val="none" w:sz="0" w:space="0" w:color="auto"/>
                    <w:right w:val="none" w:sz="0" w:space="0" w:color="auto"/>
                  </w:divBdr>
                </w:div>
              </w:divsChild>
            </w:div>
            <w:div w:id="1288242186">
              <w:marLeft w:val="0"/>
              <w:marRight w:val="0"/>
              <w:marTop w:val="0"/>
              <w:marBottom w:val="0"/>
              <w:divBdr>
                <w:top w:val="none" w:sz="0" w:space="0" w:color="auto"/>
                <w:left w:val="none" w:sz="0" w:space="0" w:color="auto"/>
                <w:bottom w:val="none" w:sz="0" w:space="0" w:color="auto"/>
                <w:right w:val="none" w:sz="0" w:space="0" w:color="auto"/>
              </w:divBdr>
              <w:divsChild>
                <w:div w:id="1660845183">
                  <w:marLeft w:val="360"/>
                  <w:marRight w:val="96"/>
                  <w:marTop w:val="0"/>
                  <w:marBottom w:val="0"/>
                  <w:divBdr>
                    <w:top w:val="none" w:sz="0" w:space="0" w:color="auto"/>
                    <w:left w:val="none" w:sz="0" w:space="0" w:color="auto"/>
                    <w:bottom w:val="none" w:sz="0" w:space="0" w:color="auto"/>
                    <w:right w:val="none" w:sz="0" w:space="0" w:color="auto"/>
                  </w:divBdr>
                </w:div>
              </w:divsChild>
            </w:div>
            <w:div w:id="1746874827">
              <w:marLeft w:val="0"/>
              <w:marRight w:val="0"/>
              <w:marTop w:val="0"/>
              <w:marBottom w:val="0"/>
              <w:divBdr>
                <w:top w:val="none" w:sz="0" w:space="0" w:color="auto"/>
                <w:left w:val="none" w:sz="0" w:space="0" w:color="auto"/>
                <w:bottom w:val="none" w:sz="0" w:space="0" w:color="auto"/>
                <w:right w:val="none" w:sz="0" w:space="0" w:color="auto"/>
              </w:divBdr>
              <w:divsChild>
                <w:div w:id="24264617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97402516">
      <w:bodyDiv w:val="1"/>
      <w:marLeft w:val="0"/>
      <w:marRight w:val="0"/>
      <w:marTop w:val="0"/>
      <w:marBottom w:val="0"/>
      <w:divBdr>
        <w:top w:val="none" w:sz="0" w:space="0" w:color="auto"/>
        <w:left w:val="none" w:sz="0" w:space="0" w:color="auto"/>
        <w:bottom w:val="none" w:sz="0" w:space="0" w:color="auto"/>
        <w:right w:val="none" w:sz="0" w:space="0" w:color="auto"/>
      </w:divBdr>
      <w:divsChild>
        <w:div w:id="518742951">
          <w:marLeft w:val="0"/>
          <w:marRight w:val="0"/>
          <w:marTop w:val="0"/>
          <w:marBottom w:val="0"/>
          <w:divBdr>
            <w:top w:val="none" w:sz="0" w:space="0" w:color="auto"/>
            <w:left w:val="none" w:sz="0" w:space="0" w:color="auto"/>
            <w:bottom w:val="none" w:sz="0" w:space="0" w:color="auto"/>
            <w:right w:val="none" w:sz="0" w:space="0" w:color="auto"/>
          </w:divBdr>
          <w:divsChild>
            <w:div w:id="142379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16077">
      <w:bodyDiv w:val="1"/>
      <w:marLeft w:val="0"/>
      <w:marRight w:val="0"/>
      <w:marTop w:val="0"/>
      <w:marBottom w:val="0"/>
      <w:divBdr>
        <w:top w:val="none" w:sz="0" w:space="0" w:color="auto"/>
        <w:left w:val="none" w:sz="0" w:space="0" w:color="auto"/>
        <w:bottom w:val="none" w:sz="0" w:space="0" w:color="auto"/>
        <w:right w:val="none" w:sz="0" w:space="0" w:color="auto"/>
      </w:divBdr>
      <w:divsChild>
        <w:div w:id="1181162973">
          <w:marLeft w:val="0"/>
          <w:marRight w:val="0"/>
          <w:marTop w:val="0"/>
          <w:marBottom w:val="0"/>
          <w:divBdr>
            <w:top w:val="none" w:sz="0" w:space="0" w:color="auto"/>
            <w:left w:val="none" w:sz="0" w:space="0" w:color="auto"/>
            <w:bottom w:val="none" w:sz="0" w:space="0" w:color="auto"/>
            <w:right w:val="none" w:sz="0" w:space="0" w:color="auto"/>
          </w:divBdr>
          <w:divsChild>
            <w:div w:id="767390386">
              <w:marLeft w:val="0"/>
              <w:marRight w:val="0"/>
              <w:marTop w:val="0"/>
              <w:marBottom w:val="0"/>
              <w:divBdr>
                <w:top w:val="none" w:sz="0" w:space="0" w:color="auto"/>
                <w:left w:val="none" w:sz="0" w:space="0" w:color="auto"/>
                <w:bottom w:val="none" w:sz="0" w:space="0" w:color="auto"/>
                <w:right w:val="none" w:sz="0" w:space="0" w:color="auto"/>
              </w:divBdr>
              <w:divsChild>
                <w:div w:id="559901544">
                  <w:marLeft w:val="0"/>
                  <w:marRight w:val="0"/>
                  <w:marTop w:val="0"/>
                  <w:marBottom w:val="0"/>
                  <w:divBdr>
                    <w:top w:val="none" w:sz="0" w:space="0" w:color="auto"/>
                    <w:left w:val="none" w:sz="0" w:space="0" w:color="auto"/>
                    <w:bottom w:val="none" w:sz="0" w:space="0" w:color="auto"/>
                    <w:right w:val="none" w:sz="0" w:space="0" w:color="auto"/>
                  </w:divBdr>
                  <w:divsChild>
                    <w:div w:id="850341485">
                      <w:marLeft w:val="0"/>
                      <w:marRight w:val="0"/>
                      <w:marTop w:val="0"/>
                      <w:marBottom w:val="0"/>
                      <w:divBdr>
                        <w:top w:val="none" w:sz="0" w:space="0" w:color="auto"/>
                        <w:left w:val="none" w:sz="0" w:space="0" w:color="auto"/>
                        <w:bottom w:val="none" w:sz="0" w:space="0" w:color="auto"/>
                        <w:right w:val="none" w:sz="0" w:space="0" w:color="auto"/>
                      </w:divBdr>
                      <w:divsChild>
                        <w:div w:id="1288971965">
                          <w:marLeft w:val="0"/>
                          <w:marRight w:val="0"/>
                          <w:marTop w:val="0"/>
                          <w:marBottom w:val="0"/>
                          <w:divBdr>
                            <w:top w:val="none" w:sz="0" w:space="0" w:color="auto"/>
                            <w:left w:val="none" w:sz="0" w:space="0" w:color="auto"/>
                            <w:bottom w:val="none" w:sz="0" w:space="0" w:color="auto"/>
                            <w:right w:val="none" w:sz="0" w:space="0" w:color="auto"/>
                          </w:divBdr>
                          <w:divsChild>
                            <w:div w:id="155150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2638313">
      <w:bodyDiv w:val="1"/>
      <w:marLeft w:val="0"/>
      <w:marRight w:val="0"/>
      <w:marTop w:val="0"/>
      <w:marBottom w:val="0"/>
      <w:divBdr>
        <w:top w:val="none" w:sz="0" w:space="0" w:color="auto"/>
        <w:left w:val="none" w:sz="0" w:space="0" w:color="auto"/>
        <w:bottom w:val="none" w:sz="0" w:space="0" w:color="auto"/>
        <w:right w:val="none" w:sz="0" w:space="0" w:color="auto"/>
      </w:divBdr>
      <w:divsChild>
        <w:div w:id="296616191">
          <w:marLeft w:val="0"/>
          <w:marRight w:val="0"/>
          <w:marTop w:val="0"/>
          <w:marBottom w:val="0"/>
          <w:divBdr>
            <w:top w:val="none" w:sz="0" w:space="0" w:color="auto"/>
            <w:left w:val="none" w:sz="0" w:space="0" w:color="auto"/>
            <w:bottom w:val="none" w:sz="0" w:space="0" w:color="auto"/>
            <w:right w:val="none" w:sz="0" w:space="0" w:color="auto"/>
          </w:divBdr>
        </w:div>
      </w:divsChild>
    </w:div>
    <w:div w:id="962424977">
      <w:bodyDiv w:val="1"/>
      <w:marLeft w:val="0"/>
      <w:marRight w:val="0"/>
      <w:marTop w:val="0"/>
      <w:marBottom w:val="0"/>
      <w:divBdr>
        <w:top w:val="none" w:sz="0" w:space="0" w:color="auto"/>
        <w:left w:val="none" w:sz="0" w:space="0" w:color="auto"/>
        <w:bottom w:val="none" w:sz="0" w:space="0" w:color="auto"/>
        <w:right w:val="none" w:sz="0" w:space="0" w:color="auto"/>
      </w:divBdr>
      <w:divsChild>
        <w:div w:id="649675745">
          <w:marLeft w:val="0"/>
          <w:marRight w:val="0"/>
          <w:marTop w:val="0"/>
          <w:marBottom w:val="0"/>
          <w:divBdr>
            <w:top w:val="none" w:sz="0" w:space="0" w:color="auto"/>
            <w:left w:val="none" w:sz="0" w:space="0" w:color="auto"/>
            <w:bottom w:val="none" w:sz="0" w:space="0" w:color="auto"/>
            <w:right w:val="none" w:sz="0" w:space="0" w:color="auto"/>
          </w:divBdr>
          <w:divsChild>
            <w:div w:id="139037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655065">
      <w:bodyDiv w:val="1"/>
      <w:marLeft w:val="0"/>
      <w:marRight w:val="0"/>
      <w:marTop w:val="0"/>
      <w:marBottom w:val="0"/>
      <w:divBdr>
        <w:top w:val="none" w:sz="0" w:space="0" w:color="auto"/>
        <w:left w:val="none" w:sz="0" w:space="0" w:color="auto"/>
        <w:bottom w:val="none" w:sz="0" w:space="0" w:color="auto"/>
        <w:right w:val="none" w:sz="0" w:space="0" w:color="auto"/>
      </w:divBdr>
    </w:div>
    <w:div w:id="1023434169">
      <w:bodyDiv w:val="1"/>
      <w:marLeft w:val="0"/>
      <w:marRight w:val="0"/>
      <w:marTop w:val="0"/>
      <w:marBottom w:val="0"/>
      <w:divBdr>
        <w:top w:val="none" w:sz="0" w:space="0" w:color="auto"/>
        <w:left w:val="none" w:sz="0" w:space="0" w:color="auto"/>
        <w:bottom w:val="none" w:sz="0" w:space="0" w:color="auto"/>
        <w:right w:val="none" w:sz="0" w:space="0" w:color="auto"/>
      </w:divBdr>
      <w:divsChild>
        <w:div w:id="1203372143">
          <w:marLeft w:val="0"/>
          <w:marRight w:val="0"/>
          <w:marTop w:val="0"/>
          <w:marBottom w:val="0"/>
          <w:divBdr>
            <w:top w:val="none" w:sz="0" w:space="0" w:color="auto"/>
            <w:left w:val="none" w:sz="0" w:space="0" w:color="auto"/>
            <w:bottom w:val="none" w:sz="0" w:space="0" w:color="auto"/>
            <w:right w:val="none" w:sz="0" w:space="0" w:color="auto"/>
          </w:divBdr>
          <w:divsChild>
            <w:div w:id="48497797">
              <w:marLeft w:val="0"/>
              <w:marRight w:val="0"/>
              <w:marTop w:val="0"/>
              <w:marBottom w:val="0"/>
              <w:divBdr>
                <w:top w:val="none" w:sz="0" w:space="0" w:color="auto"/>
                <w:left w:val="none" w:sz="0" w:space="0" w:color="auto"/>
                <w:bottom w:val="none" w:sz="0" w:space="0" w:color="auto"/>
                <w:right w:val="none" w:sz="0" w:space="0" w:color="auto"/>
              </w:divBdr>
              <w:divsChild>
                <w:div w:id="50346869">
                  <w:marLeft w:val="360"/>
                  <w:marRight w:val="96"/>
                  <w:marTop w:val="0"/>
                  <w:marBottom w:val="0"/>
                  <w:divBdr>
                    <w:top w:val="none" w:sz="0" w:space="0" w:color="auto"/>
                    <w:left w:val="none" w:sz="0" w:space="0" w:color="auto"/>
                    <w:bottom w:val="none" w:sz="0" w:space="0" w:color="auto"/>
                    <w:right w:val="none" w:sz="0" w:space="0" w:color="auto"/>
                  </w:divBdr>
                </w:div>
              </w:divsChild>
            </w:div>
            <w:div w:id="1297839245">
              <w:marLeft w:val="0"/>
              <w:marRight w:val="0"/>
              <w:marTop w:val="0"/>
              <w:marBottom w:val="0"/>
              <w:divBdr>
                <w:top w:val="none" w:sz="0" w:space="0" w:color="auto"/>
                <w:left w:val="none" w:sz="0" w:space="0" w:color="auto"/>
                <w:bottom w:val="none" w:sz="0" w:space="0" w:color="auto"/>
                <w:right w:val="none" w:sz="0" w:space="0" w:color="auto"/>
              </w:divBdr>
              <w:divsChild>
                <w:div w:id="1583487710">
                  <w:marLeft w:val="360"/>
                  <w:marRight w:val="96"/>
                  <w:marTop w:val="0"/>
                  <w:marBottom w:val="0"/>
                  <w:divBdr>
                    <w:top w:val="none" w:sz="0" w:space="0" w:color="auto"/>
                    <w:left w:val="none" w:sz="0" w:space="0" w:color="auto"/>
                    <w:bottom w:val="none" w:sz="0" w:space="0" w:color="auto"/>
                    <w:right w:val="none" w:sz="0" w:space="0" w:color="auto"/>
                  </w:divBdr>
                </w:div>
              </w:divsChild>
            </w:div>
            <w:div w:id="1849828071">
              <w:marLeft w:val="0"/>
              <w:marRight w:val="0"/>
              <w:marTop w:val="0"/>
              <w:marBottom w:val="0"/>
              <w:divBdr>
                <w:top w:val="none" w:sz="0" w:space="0" w:color="auto"/>
                <w:left w:val="none" w:sz="0" w:space="0" w:color="auto"/>
                <w:bottom w:val="none" w:sz="0" w:space="0" w:color="auto"/>
                <w:right w:val="none" w:sz="0" w:space="0" w:color="auto"/>
              </w:divBdr>
              <w:divsChild>
                <w:div w:id="1691493655">
                  <w:marLeft w:val="360"/>
                  <w:marRight w:val="96"/>
                  <w:marTop w:val="0"/>
                  <w:marBottom w:val="0"/>
                  <w:divBdr>
                    <w:top w:val="none" w:sz="0" w:space="0" w:color="auto"/>
                    <w:left w:val="none" w:sz="0" w:space="0" w:color="auto"/>
                    <w:bottom w:val="none" w:sz="0" w:space="0" w:color="auto"/>
                    <w:right w:val="none" w:sz="0" w:space="0" w:color="auto"/>
                  </w:divBdr>
                </w:div>
              </w:divsChild>
            </w:div>
            <w:div w:id="2044210552">
              <w:marLeft w:val="0"/>
              <w:marRight w:val="0"/>
              <w:marTop w:val="0"/>
              <w:marBottom w:val="0"/>
              <w:divBdr>
                <w:top w:val="none" w:sz="0" w:space="0" w:color="auto"/>
                <w:left w:val="none" w:sz="0" w:space="0" w:color="auto"/>
                <w:bottom w:val="none" w:sz="0" w:space="0" w:color="auto"/>
                <w:right w:val="none" w:sz="0" w:space="0" w:color="auto"/>
              </w:divBdr>
              <w:divsChild>
                <w:div w:id="527525555">
                  <w:marLeft w:val="360"/>
                  <w:marRight w:val="96"/>
                  <w:marTop w:val="0"/>
                  <w:marBottom w:val="0"/>
                  <w:divBdr>
                    <w:top w:val="none" w:sz="0" w:space="0" w:color="auto"/>
                    <w:left w:val="none" w:sz="0" w:space="0" w:color="auto"/>
                    <w:bottom w:val="none" w:sz="0" w:space="0" w:color="auto"/>
                    <w:right w:val="none" w:sz="0" w:space="0" w:color="auto"/>
                  </w:divBdr>
                </w:div>
              </w:divsChild>
            </w:div>
            <w:div w:id="2082213003">
              <w:marLeft w:val="0"/>
              <w:marRight w:val="0"/>
              <w:marTop w:val="0"/>
              <w:marBottom w:val="0"/>
              <w:divBdr>
                <w:top w:val="none" w:sz="0" w:space="0" w:color="auto"/>
                <w:left w:val="none" w:sz="0" w:space="0" w:color="auto"/>
                <w:bottom w:val="none" w:sz="0" w:space="0" w:color="auto"/>
                <w:right w:val="none" w:sz="0" w:space="0" w:color="auto"/>
              </w:divBdr>
              <w:divsChild>
                <w:div w:id="11783746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36346590">
      <w:bodyDiv w:val="1"/>
      <w:marLeft w:val="0"/>
      <w:marRight w:val="0"/>
      <w:marTop w:val="0"/>
      <w:marBottom w:val="0"/>
      <w:divBdr>
        <w:top w:val="none" w:sz="0" w:space="0" w:color="auto"/>
        <w:left w:val="none" w:sz="0" w:space="0" w:color="auto"/>
        <w:bottom w:val="none" w:sz="0" w:space="0" w:color="auto"/>
        <w:right w:val="none" w:sz="0" w:space="0" w:color="auto"/>
      </w:divBdr>
      <w:divsChild>
        <w:div w:id="715474397">
          <w:marLeft w:val="0"/>
          <w:marRight w:val="0"/>
          <w:marTop w:val="0"/>
          <w:marBottom w:val="0"/>
          <w:divBdr>
            <w:top w:val="none" w:sz="0" w:space="0" w:color="auto"/>
            <w:left w:val="none" w:sz="0" w:space="0" w:color="auto"/>
            <w:bottom w:val="none" w:sz="0" w:space="0" w:color="auto"/>
            <w:right w:val="none" w:sz="0" w:space="0" w:color="auto"/>
          </w:divBdr>
          <w:divsChild>
            <w:div w:id="140537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742351">
      <w:bodyDiv w:val="1"/>
      <w:marLeft w:val="0"/>
      <w:marRight w:val="0"/>
      <w:marTop w:val="0"/>
      <w:marBottom w:val="0"/>
      <w:divBdr>
        <w:top w:val="none" w:sz="0" w:space="0" w:color="auto"/>
        <w:left w:val="none" w:sz="0" w:space="0" w:color="auto"/>
        <w:bottom w:val="none" w:sz="0" w:space="0" w:color="auto"/>
        <w:right w:val="none" w:sz="0" w:space="0" w:color="auto"/>
      </w:divBdr>
    </w:div>
    <w:div w:id="1043092128">
      <w:bodyDiv w:val="1"/>
      <w:marLeft w:val="0"/>
      <w:marRight w:val="0"/>
      <w:marTop w:val="0"/>
      <w:marBottom w:val="0"/>
      <w:divBdr>
        <w:top w:val="none" w:sz="0" w:space="0" w:color="auto"/>
        <w:left w:val="none" w:sz="0" w:space="0" w:color="auto"/>
        <w:bottom w:val="none" w:sz="0" w:space="0" w:color="auto"/>
        <w:right w:val="none" w:sz="0" w:space="0" w:color="auto"/>
      </w:divBdr>
      <w:divsChild>
        <w:div w:id="122428907">
          <w:marLeft w:val="0"/>
          <w:marRight w:val="0"/>
          <w:marTop w:val="0"/>
          <w:marBottom w:val="0"/>
          <w:divBdr>
            <w:top w:val="none" w:sz="0" w:space="0" w:color="auto"/>
            <w:left w:val="none" w:sz="0" w:space="0" w:color="auto"/>
            <w:bottom w:val="none" w:sz="0" w:space="0" w:color="auto"/>
            <w:right w:val="none" w:sz="0" w:space="0" w:color="auto"/>
          </w:divBdr>
        </w:div>
      </w:divsChild>
    </w:div>
    <w:div w:id="1077901022">
      <w:bodyDiv w:val="1"/>
      <w:marLeft w:val="0"/>
      <w:marRight w:val="0"/>
      <w:marTop w:val="0"/>
      <w:marBottom w:val="0"/>
      <w:divBdr>
        <w:top w:val="none" w:sz="0" w:space="0" w:color="auto"/>
        <w:left w:val="none" w:sz="0" w:space="0" w:color="auto"/>
        <w:bottom w:val="none" w:sz="0" w:space="0" w:color="auto"/>
        <w:right w:val="none" w:sz="0" w:space="0" w:color="auto"/>
      </w:divBdr>
      <w:divsChild>
        <w:div w:id="1917544637">
          <w:marLeft w:val="0"/>
          <w:marRight w:val="0"/>
          <w:marTop w:val="0"/>
          <w:marBottom w:val="0"/>
          <w:divBdr>
            <w:top w:val="none" w:sz="0" w:space="0" w:color="auto"/>
            <w:left w:val="none" w:sz="0" w:space="0" w:color="auto"/>
            <w:bottom w:val="none" w:sz="0" w:space="0" w:color="auto"/>
            <w:right w:val="none" w:sz="0" w:space="0" w:color="auto"/>
          </w:divBdr>
          <w:divsChild>
            <w:div w:id="38911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855051">
      <w:bodyDiv w:val="1"/>
      <w:marLeft w:val="0"/>
      <w:marRight w:val="0"/>
      <w:marTop w:val="0"/>
      <w:marBottom w:val="0"/>
      <w:divBdr>
        <w:top w:val="none" w:sz="0" w:space="0" w:color="auto"/>
        <w:left w:val="none" w:sz="0" w:space="0" w:color="auto"/>
        <w:bottom w:val="none" w:sz="0" w:space="0" w:color="auto"/>
        <w:right w:val="none" w:sz="0" w:space="0" w:color="auto"/>
      </w:divBdr>
    </w:div>
    <w:div w:id="1120731970">
      <w:bodyDiv w:val="1"/>
      <w:marLeft w:val="0"/>
      <w:marRight w:val="0"/>
      <w:marTop w:val="0"/>
      <w:marBottom w:val="0"/>
      <w:divBdr>
        <w:top w:val="none" w:sz="0" w:space="0" w:color="auto"/>
        <w:left w:val="none" w:sz="0" w:space="0" w:color="auto"/>
        <w:bottom w:val="none" w:sz="0" w:space="0" w:color="auto"/>
        <w:right w:val="none" w:sz="0" w:space="0" w:color="auto"/>
      </w:divBdr>
    </w:div>
    <w:div w:id="1124888491">
      <w:bodyDiv w:val="1"/>
      <w:marLeft w:val="0"/>
      <w:marRight w:val="0"/>
      <w:marTop w:val="0"/>
      <w:marBottom w:val="0"/>
      <w:divBdr>
        <w:top w:val="none" w:sz="0" w:space="0" w:color="auto"/>
        <w:left w:val="none" w:sz="0" w:space="0" w:color="auto"/>
        <w:bottom w:val="none" w:sz="0" w:space="0" w:color="auto"/>
        <w:right w:val="none" w:sz="0" w:space="0" w:color="auto"/>
      </w:divBdr>
    </w:div>
    <w:div w:id="1129318613">
      <w:bodyDiv w:val="1"/>
      <w:marLeft w:val="0"/>
      <w:marRight w:val="0"/>
      <w:marTop w:val="0"/>
      <w:marBottom w:val="0"/>
      <w:divBdr>
        <w:top w:val="none" w:sz="0" w:space="0" w:color="auto"/>
        <w:left w:val="none" w:sz="0" w:space="0" w:color="auto"/>
        <w:bottom w:val="none" w:sz="0" w:space="0" w:color="auto"/>
        <w:right w:val="none" w:sz="0" w:space="0" w:color="auto"/>
      </w:divBdr>
      <w:divsChild>
        <w:div w:id="1685739061">
          <w:marLeft w:val="0"/>
          <w:marRight w:val="0"/>
          <w:marTop w:val="0"/>
          <w:marBottom w:val="0"/>
          <w:divBdr>
            <w:top w:val="none" w:sz="0" w:space="0" w:color="auto"/>
            <w:left w:val="none" w:sz="0" w:space="0" w:color="auto"/>
            <w:bottom w:val="none" w:sz="0" w:space="0" w:color="auto"/>
            <w:right w:val="none" w:sz="0" w:space="0" w:color="auto"/>
          </w:divBdr>
        </w:div>
      </w:divsChild>
    </w:div>
    <w:div w:id="1141652721">
      <w:bodyDiv w:val="1"/>
      <w:marLeft w:val="0"/>
      <w:marRight w:val="0"/>
      <w:marTop w:val="0"/>
      <w:marBottom w:val="0"/>
      <w:divBdr>
        <w:top w:val="none" w:sz="0" w:space="0" w:color="auto"/>
        <w:left w:val="none" w:sz="0" w:space="0" w:color="auto"/>
        <w:bottom w:val="none" w:sz="0" w:space="0" w:color="auto"/>
        <w:right w:val="none" w:sz="0" w:space="0" w:color="auto"/>
      </w:divBdr>
    </w:div>
    <w:div w:id="1175262714">
      <w:bodyDiv w:val="1"/>
      <w:marLeft w:val="0"/>
      <w:marRight w:val="0"/>
      <w:marTop w:val="0"/>
      <w:marBottom w:val="0"/>
      <w:divBdr>
        <w:top w:val="none" w:sz="0" w:space="0" w:color="auto"/>
        <w:left w:val="none" w:sz="0" w:space="0" w:color="auto"/>
        <w:bottom w:val="none" w:sz="0" w:space="0" w:color="auto"/>
        <w:right w:val="none" w:sz="0" w:space="0" w:color="auto"/>
      </w:divBdr>
    </w:div>
    <w:div w:id="1193228580">
      <w:bodyDiv w:val="1"/>
      <w:marLeft w:val="0"/>
      <w:marRight w:val="0"/>
      <w:marTop w:val="0"/>
      <w:marBottom w:val="0"/>
      <w:divBdr>
        <w:top w:val="none" w:sz="0" w:space="0" w:color="auto"/>
        <w:left w:val="none" w:sz="0" w:space="0" w:color="auto"/>
        <w:bottom w:val="none" w:sz="0" w:space="0" w:color="auto"/>
        <w:right w:val="none" w:sz="0" w:space="0" w:color="auto"/>
      </w:divBdr>
      <w:divsChild>
        <w:div w:id="1576861768">
          <w:marLeft w:val="0"/>
          <w:marRight w:val="0"/>
          <w:marTop w:val="0"/>
          <w:marBottom w:val="0"/>
          <w:divBdr>
            <w:top w:val="none" w:sz="0" w:space="0" w:color="auto"/>
            <w:left w:val="none" w:sz="0" w:space="0" w:color="auto"/>
            <w:bottom w:val="none" w:sz="0" w:space="0" w:color="auto"/>
            <w:right w:val="none" w:sz="0" w:space="0" w:color="auto"/>
          </w:divBdr>
          <w:divsChild>
            <w:div w:id="354969172">
              <w:marLeft w:val="0"/>
              <w:marRight w:val="0"/>
              <w:marTop w:val="0"/>
              <w:marBottom w:val="0"/>
              <w:divBdr>
                <w:top w:val="none" w:sz="0" w:space="0" w:color="auto"/>
                <w:left w:val="none" w:sz="0" w:space="0" w:color="auto"/>
                <w:bottom w:val="none" w:sz="0" w:space="0" w:color="auto"/>
                <w:right w:val="none" w:sz="0" w:space="0" w:color="auto"/>
              </w:divBdr>
              <w:divsChild>
                <w:div w:id="52822467">
                  <w:marLeft w:val="360"/>
                  <w:marRight w:val="96"/>
                  <w:marTop w:val="0"/>
                  <w:marBottom w:val="0"/>
                  <w:divBdr>
                    <w:top w:val="none" w:sz="0" w:space="0" w:color="auto"/>
                    <w:left w:val="none" w:sz="0" w:space="0" w:color="auto"/>
                    <w:bottom w:val="none" w:sz="0" w:space="0" w:color="auto"/>
                    <w:right w:val="none" w:sz="0" w:space="0" w:color="auto"/>
                  </w:divBdr>
                </w:div>
              </w:divsChild>
            </w:div>
            <w:div w:id="1296327049">
              <w:marLeft w:val="0"/>
              <w:marRight w:val="0"/>
              <w:marTop w:val="0"/>
              <w:marBottom w:val="0"/>
              <w:divBdr>
                <w:top w:val="none" w:sz="0" w:space="0" w:color="auto"/>
                <w:left w:val="none" w:sz="0" w:space="0" w:color="auto"/>
                <w:bottom w:val="none" w:sz="0" w:space="0" w:color="auto"/>
                <w:right w:val="none" w:sz="0" w:space="0" w:color="auto"/>
              </w:divBdr>
              <w:divsChild>
                <w:div w:id="485321040">
                  <w:marLeft w:val="360"/>
                  <w:marRight w:val="96"/>
                  <w:marTop w:val="0"/>
                  <w:marBottom w:val="0"/>
                  <w:divBdr>
                    <w:top w:val="none" w:sz="0" w:space="0" w:color="auto"/>
                    <w:left w:val="none" w:sz="0" w:space="0" w:color="auto"/>
                    <w:bottom w:val="none" w:sz="0" w:space="0" w:color="auto"/>
                    <w:right w:val="none" w:sz="0" w:space="0" w:color="auto"/>
                  </w:divBdr>
                </w:div>
              </w:divsChild>
            </w:div>
            <w:div w:id="1351101213">
              <w:marLeft w:val="0"/>
              <w:marRight w:val="0"/>
              <w:marTop w:val="0"/>
              <w:marBottom w:val="0"/>
              <w:divBdr>
                <w:top w:val="none" w:sz="0" w:space="0" w:color="auto"/>
                <w:left w:val="none" w:sz="0" w:space="0" w:color="auto"/>
                <w:bottom w:val="none" w:sz="0" w:space="0" w:color="auto"/>
                <w:right w:val="none" w:sz="0" w:space="0" w:color="auto"/>
              </w:divBdr>
              <w:divsChild>
                <w:div w:id="1340738359">
                  <w:marLeft w:val="360"/>
                  <w:marRight w:val="96"/>
                  <w:marTop w:val="0"/>
                  <w:marBottom w:val="0"/>
                  <w:divBdr>
                    <w:top w:val="none" w:sz="0" w:space="0" w:color="auto"/>
                    <w:left w:val="none" w:sz="0" w:space="0" w:color="auto"/>
                    <w:bottom w:val="none" w:sz="0" w:space="0" w:color="auto"/>
                    <w:right w:val="none" w:sz="0" w:space="0" w:color="auto"/>
                  </w:divBdr>
                </w:div>
              </w:divsChild>
            </w:div>
            <w:div w:id="1844589087">
              <w:marLeft w:val="0"/>
              <w:marRight w:val="0"/>
              <w:marTop w:val="0"/>
              <w:marBottom w:val="0"/>
              <w:divBdr>
                <w:top w:val="none" w:sz="0" w:space="0" w:color="auto"/>
                <w:left w:val="none" w:sz="0" w:space="0" w:color="auto"/>
                <w:bottom w:val="none" w:sz="0" w:space="0" w:color="auto"/>
                <w:right w:val="none" w:sz="0" w:space="0" w:color="auto"/>
              </w:divBdr>
              <w:divsChild>
                <w:div w:id="114299311">
                  <w:marLeft w:val="360"/>
                  <w:marRight w:val="96"/>
                  <w:marTop w:val="0"/>
                  <w:marBottom w:val="0"/>
                  <w:divBdr>
                    <w:top w:val="none" w:sz="0" w:space="0" w:color="auto"/>
                    <w:left w:val="none" w:sz="0" w:space="0" w:color="auto"/>
                    <w:bottom w:val="none" w:sz="0" w:space="0" w:color="auto"/>
                    <w:right w:val="none" w:sz="0" w:space="0" w:color="auto"/>
                  </w:divBdr>
                </w:div>
              </w:divsChild>
            </w:div>
            <w:div w:id="2064870821">
              <w:marLeft w:val="0"/>
              <w:marRight w:val="0"/>
              <w:marTop w:val="0"/>
              <w:marBottom w:val="0"/>
              <w:divBdr>
                <w:top w:val="none" w:sz="0" w:space="0" w:color="auto"/>
                <w:left w:val="none" w:sz="0" w:space="0" w:color="auto"/>
                <w:bottom w:val="none" w:sz="0" w:space="0" w:color="auto"/>
                <w:right w:val="none" w:sz="0" w:space="0" w:color="auto"/>
              </w:divBdr>
              <w:divsChild>
                <w:div w:id="150092692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3080027">
      <w:bodyDiv w:val="1"/>
      <w:marLeft w:val="0"/>
      <w:marRight w:val="0"/>
      <w:marTop w:val="0"/>
      <w:marBottom w:val="0"/>
      <w:divBdr>
        <w:top w:val="none" w:sz="0" w:space="0" w:color="auto"/>
        <w:left w:val="none" w:sz="0" w:space="0" w:color="auto"/>
        <w:bottom w:val="none" w:sz="0" w:space="0" w:color="auto"/>
        <w:right w:val="none" w:sz="0" w:space="0" w:color="auto"/>
      </w:divBdr>
    </w:div>
    <w:div w:id="1224365586">
      <w:bodyDiv w:val="1"/>
      <w:marLeft w:val="0"/>
      <w:marRight w:val="0"/>
      <w:marTop w:val="0"/>
      <w:marBottom w:val="0"/>
      <w:divBdr>
        <w:top w:val="none" w:sz="0" w:space="0" w:color="auto"/>
        <w:left w:val="none" w:sz="0" w:space="0" w:color="auto"/>
        <w:bottom w:val="none" w:sz="0" w:space="0" w:color="auto"/>
        <w:right w:val="none" w:sz="0" w:space="0" w:color="auto"/>
      </w:divBdr>
      <w:divsChild>
        <w:div w:id="1700398469">
          <w:marLeft w:val="0"/>
          <w:marRight w:val="0"/>
          <w:marTop w:val="0"/>
          <w:marBottom w:val="0"/>
          <w:divBdr>
            <w:top w:val="none" w:sz="0" w:space="0" w:color="auto"/>
            <w:left w:val="none" w:sz="0" w:space="0" w:color="auto"/>
            <w:bottom w:val="none" w:sz="0" w:space="0" w:color="auto"/>
            <w:right w:val="none" w:sz="0" w:space="0" w:color="auto"/>
          </w:divBdr>
          <w:divsChild>
            <w:div w:id="107134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795950">
      <w:bodyDiv w:val="1"/>
      <w:marLeft w:val="0"/>
      <w:marRight w:val="0"/>
      <w:marTop w:val="0"/>
      <w:marBottom w:val="0"/>
      <w:divBdr>
        <w:top w:val="none" w:sz="0" w:space="0" w:color="auto"/>
        <w:left w:val="none" w:sz="0" w:space="0" w:color="auto"/>
        <w:bottom w:val="none" w:sz="0" w:space="0" w:color="auto"/>
        <w:right w:val="none" w:sz="0" w:space="0" w:color="auto"/>
      </w:divBdr>
    </w:div>
    <w:div w:id="1252811865">
      <w:bodyDiv w:val="1"/>
      <w:marLeft w:val="0"/>
      <w:marRight w:val="0"/>
      <w:marTop w:val="0"/>
      <w:marBottom w:val="0"/>
      <w:divBdr>
        <w:top w:val="none" w:sz="0" w:space="0" w:color="auto"/>
        <w:left w:val="none" w:sz="0" w:space="0" w:color="auto"/>
        <w:bottom w:val="none" w:sz="0" w:space="0" w:color="auto"/>
        <w:right w:val="none" w:sz="0" w:space="0" w:color="auto"/>
      </w:divBdr>
    </w:div>
    <w:div w:id="1253316057">
      <w:bodyDiv w:val="1"/>
      <w:marLeft w:val="0"/>
      <w:marRight w:val="0"/>
      <w:marTop w:val="0"/>
      <w:marBottom w:val="0"/>
      <w:divBdr>
        <w:top w:val="none" w:sz="0" w:space="0" w:color="auto"/>
        <w:left w:val="none" w:sz="0" w:space="0" w:color="auto"/>
        <w:bottom w:val="none" w:sz="0" w:space="0" w:color="auto"/>
        <w:right w:val="none" w:sz="0" w:space="0" w:color="auto"/>
      </w:divBdr>
      <w:divsChild>
        <w:div w:id="1504785687">
          <w:marLeft w:val="0"/>
          <w:marRight w:val="0"/>
          <w:marTop w:val="0"/>
          <w:marBottom w:val="0"/>
          <w:divBdr>
            <w:top w:val="none" w:sz="0" w:space="0" w:color="auto"/>
            <w:left w:val="none" w:sz="0" w:space="0" w:color="auto"/>
            <w:bottom w:val="none" w:sz="0" w:space="0" w:color="auto"/>
            <w:right w:val="none" w:sz="0" w:space="0" w:color="auto"/>
          </w:divBdr>
          <w:divsChild>
            <w:div w:id="873733801">
              <w:marLeft w:val="0"/>
              <w:marRight w:val="0"/>
              <w:marTop w:val="0"/>
              <w:marBottom w:val="0"/>
              <w:divBdr>
                <w:top w:val="none" w:sz="0" w:space="0" w:color="auto"/>
                <w:left w:val="none" w:sz="0" w:space="0" w:color="auto"/>
                <w:bottom w:val="none" w:sz="0" w:space="0" w:color="auto"/>
                <w:right w:val="none" w:sz="0" w:space="0" w:color="auto"/>
              </w:divBdr>
              <w:divsChild>
                <w:div w:id="545681447">
                  <w:marLeft w:val="0"/>
                  <w:marRight w:val="0"/>
                  <w:marTop w:val="0"/>
                  <w:marBottom w:val="0"/>
                  <w:divBdr>
                    <w:top w:val="none" w:sz="0" w:space="0" w:color="auto"/>
                    <w:left w:val="none" w:sz="0" w:space="0" w:color="auto"/>
                    <w:bottom w:val="none" w:sz="0" w:space="0" w:color="auto"/>
                    <w:right w:val="none" w:sz="0" w:space="0" w:color="auto"/>
                  </w:divBdr>
                  <w:divsChild>
                    <w:div w:id="1766074795">
                      <w:marLeft w:val="0"/>
                      <w:marRight w:val="0"/>
                      <w:marTop w:val="0"/>
                      <w:marBottom w:val="0"/>
                      <w:divBdr>
                        <w:top w:val="none" w:sz="0" w:space="0" w:color="auto"/>
                        <w:left w:val="none" w:sz="0" w:space="0" w:color="auto"/>
                        <w:bottom w:val="none" w:sz="0" w:space="0" w:color="auto"/>
                        <w:right w:val="none" w:sz="0" w:space="0" w:color="auto"/>
                      </w:divBdr>
                      <w:divsChild>
                        <w:div w:id="156463735">
                          <w:marLeft w:val="0"/>
                          <w:marRight w:val="0"/>
                          <w:marTop w:val="0"/>
                          <w:marBottom w:val="0"/>
                          <w:divBdr>
                            <w:top w:val="none" w:sz="0" w:space="0" w:color="auto"/>
                            <w:left w:val="none" w:sz="0" w:space="0" w:color="auto"/>
                            <w:bottom w:val="none" w:sz="0" w:space="0" w:color="auto"/>
                            <w:right w:val="none" w:sz="0" w:space="0" w:color="auto"/>
                          </w:divBdr>
                          <w:divsChild>
                            <w:div w:id="124048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8930384">
      <w:bodyDiv w:val="1"/>
      <w:marLeft w:val="0"/>
      <w:marRight w:val="0"/>
      <w:marTop w:val="0"/>
      <w:marBottom w:val="0"/>
      <w:divBdr>
        <w:top w:val="none" w:sz="0" w:space="0" w:color="auto"/>
        <w:left w:val="none" w:sz="0" w:space="0" w:color="auto"/>
        <w:bottom w:val="none" w:sz="0" w:space="0" w:color="auto"/>
        <w:right w:val="none" w:sz="0" w:space="0" w:color="auto"/>
      </w:divBdr>
    </w:div>
    <w:div w:id="1270510502">
      <w:bodyDiv w:val="1"/>
      <w:marLeft w:val="0"/>
      <w:marRight w:val="0"/>
      <w:marTop w:val="0"/>
      <w:marBottom w:val="0"/>
      <w:divBdr>
        <w:top w:val="none" w:sz="0" w:space="0" w:color="auto"/>
        <w:left w:val="none" w:sz="0" w:space="0" w:color="auto"/>
        <w:bottom w:val="none" w:sz="0" w:space="0" w:color="auto"/>
        <w:right w:val="none" w:sz="0" w:space="0" w:color="auto"/>
      </w:divBdr>
      <w:divsChild>
        <w:div w:id="500779502">
          <w:marLeft w:val="0"/>
          <w:marRight w:val="0"/>
          <w:marTop w:val="0"/>
          <w:marBottom w:val="0"/>
          <w:divBdr>
            <w:top w:val="none" w:sz="0" w:space="0" w:color="auto"/>
            <w:left w:val="none" w:sz="0" w:space="0" w:color="auto"/>
            <w:bottom w:val="none" w:sz="0" w:space="0" w:color="auto"/>
            <w:right w:val="none" w:sz="0" w:space="0" w:color="auto"/>
          </w:divBdr>
          <w:divsChild>
            <w:div w:id="150820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398516">
      <w:bodyDiv w:val="1"/>
      <w:marLeft w:val="0"/>
      <w:marRight w:val="0"/>
      <w:marTop w:val="0"/>
      <w:marBottom w:val="0"/>
      <w:divBdr>
        <w:top w:val="none" w:sz="0" w:space="0" w:color="auto"/>
        <w:left w:val="none" w:sz="0" w:space="0" w:color="auto"/>
        <w:bottom w:val="none" w:sz="0" w:space="0" w:color="auto"/>
        <w:right w:val="none" w:sz="0" w:space="0" w:color="auto"/>
      </w:divBdr>
    </w:div>
    <w:div w:id="1300459704">
      <w:bodyDiv w:val="1"/>
      <w:marLeft w:val="0"/>
      <w:marRight w:val="0"/>
      <w:marTop w:val="0"/>
      <w:marBottom w:val="0"/>
      <w:divBdr>
        <w:top w:val="none" w:sz="0" w:space="0" w:color="auto"/>
        <w:left w:val="none" w:sz="0" w:space="0" w:color="auto"/>
        <w:bottom w:val="none" w:sz="0" w:space="0" w:color="auto"/>
        <w:right w:val="none" w:sz="0" w:space="0" w:color="auto"/>
      </w:divBdr>
    </w:div>
    <w:div w:id="1320188683">
      <w:bodyDiv w:val="1"/>
      <w:marLeft w:val="0"/>
      <w:marRight w:val="0"/>
      <w:marTop w:val="0"/>
      <w:marBottom w:val="0"/>
      <w:divBdr>
        <w:top w:val="none" w:sz="0" w:space="0" w:color="auto"/>
        <w:left w:val="none" w:sz="0" w:space="0" w:color="auto"/>
        <w:bottom w:val="none" w:sz="0" w:space="0" w:color="auto"/>
        <w:right w:val="none" w:sz="0" w:space="0" w:color="auto"/>
      </w:divBdr>
    </w:div>
    <w:div w:id="1335761331">
      <w:bodyDiv w:val="1"/>
      <w:marLeft w:val="0"/>
      <w:marRight w:val="0"/>
      <w:marTop w:val="0"/>
      <w:marBottom w:val="0"/>
      <w:divBdr>
        <w:top w:val="none" w:sz="0" w:space="0" w:color="auto"/>
        <w:left w:val="none" w:sz="0" w:space="0" w:color="auto"/>
        <w:bottom w:val="none" w:sz="0" w:space="0" w:color="auto"/>
        <w:right w:val="none" w:sz="0" w:space="0" w:color="auto"/>
      </w:divBdr>
      <w:divsChild>
        <w:div w:id="501899796">
          <w:marLeft w:val="0"/>
          <w:marRight w:val="0"/>
          <w:marTop w:val="0"/>
          <w:marBottom w:val="0"/>
          <w:divBdr>
            <w:top w:val="none" w:sz="0" w:space="0" w:color="auto"/>
            <w:left w:val="none" w:sz="0" w:space="0" w:color="auto"/>
            <w:bottom w:val="none" w:sz="0" w:space="0" w:color="auto"/>
            <w:right w:val="none" w:sz="0" w:space="0" w:color="auto"/>
          </w:divBdr>
          <w:divsChild>
            <w:div w:id="1087076825">
              <w:marLeft w:val="0"/>
              <w:marRight w:val="0"/>
              <w:marTop w:val="0"/>
              <w:marBottom w:val="0"/>
              <w:divBdr>
                <w:top w:val="none" w:sz="0" w:space="0" w:color="auto"/>
                <w:left w:val="none" w:sz="0" w:space="0" w:color="auto"/>
                <w:bottom w:val="none" w:sz="0" w:space="0" w:color="auto"/>
                <w:right w:val="none" w:sz="0" w:space="0" w:color="auto"/>
              </w:divBdr>
              <w:divsChild>
                <w:div w:id="4485526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49867664">
      <w:bodyDiv w:val="1"/>
      <w:marLeft w:val="0"/>
      <w:marRight w:val="0"/>
      <w:marTop w:val="0"/>
      <w:marBottom w:val="0"/>
      <w:divBdr>
        <w:top w:val="none" w:sz="0" w:space="0" w:color="auto"/>
        <w:left w:val="none" w:sz="0" w:space="0" w:color="auto"/>
        <w:bottom w:val="none" w:sz="0" w:space="0" w:color="auto"/>
        <w:right w:val="none" w:sz="0" w:space="0" w:color="auto"/>
      </w:divBdr>
    </w:div>
    <w:div w:id="1353071369">
      <w:bodyDiv w:val="1"/>
      <w:marLeft w:val="0"/>
      <w:marRight w:val="0"/>
      <w:marTop w:val="0"/>
      <w:marBottom w:val="0"/>
      <w:divBdr>
        <w:top w:val="none" w:sz="0" w:space="0" w:color="auto"/>
        <w:left w:val="none" w:sz="0" w:space="0" w:color="auto"/>
        <w:bottom w:val="none" w:sz="0" w:space="0" w:color="auto"/>
        <w:right w:val="none" w:sz="0" w:space="0" w:color="auto"/>
      </w:divBdr>
      <w:divsChild>
        <w:div w:id="1142387849">
          <w:marLeft w:val="0"/>
          <w:marRight w:val="0"/>
          <w:marTop w:val="0"/>
          <w:marBottom w:val="0"/>
          <w:divBdr>
            <w:top w:val="none" w:sz="0" w:space="0" w:color="auto"/>
            <w:left w:val="none" w:sz="0" w:space="0" w:color="auto"/>
            <w:bottom w:val="none" w:sz="0" w:space="0" w:color="auto"/>
            <w:right w:val="none" w:sz="0" w:space="0" w:color="auto"/>
          </w:divBdr>
          <w:divsChild>
            <w:div w:id="1778868776">
              <w:marLeft w:val="0"/>
              <w:marRight w:val="0"/>
              <w:marTop w:val="0"/>
              <w:marBottom w:val="0"/>
              <w:divBdr>
                <w:top w:val="none" w:sz="0" w:space="0" w:color="auto"/>
                <w:left w:val="none" w:sz="0" w:space="0" w:color="auto"/>
                <w:bottom w:val="none" w:sz="0" w:space="0" w:color="auto"/>
                <w:right w:val="none" w:sz="0" w:space="0" w:color="auto"/>
              </w:divBdr>
              <w:divsChild>
                <w:div w:id="195436167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57391882">
      <w:bodyDiv w:val="1"/>
      <w:marLeft w:val="0"/>
      <w:marRight w:val="0"/>
      <w:marTop w:val="0"/>
      <w:marBottom w:val="0"/>
      <w:divBdr>
        <w:top w:val="none" w:sz="0" w:space="0" w:color="auto"/>
        <w:left w:val="none" w:sz="0" w:space="0" w:color="auto"/>
        <w:bottom w:val="none" w:sz="0" w:space="0" w:color="auto"/>
        <w:right w:val="none" w:sz="0" w:space="0" w:color="auto"/>
      </w:divBdr>
    </w:div>
    <w:div w:id="1371766002">
      <w:bodyDiv w:val="1"/>
      <w:marLeft w:val="0"/>
      <w:marRight w:val="0"/>
      <w:marTop w:val="0"/>
      <w:marBottom w:val="0"/>
      <w:divBdr>
        <w:top w:val="none" w:sz="0" w:space="0" w:color="auto"/>
        <w:left w:val="none" w:sz="0" w:space="0" w:color="auto"/>
        <w:bottom w:val="none" w:sz="0" w:space="0" w:color="auto"/>
        <w:right w:val="none" w:sz="0" w:space="0" w:color="auto"/>
      </w:divBdr>
      <w:divsChild>
        <w:div w:id="1439250364">
          <w:marLeft w:val="0"/>
          <w:marRight w:val="0"/>
          <w:marTop w:val="0"/>
          <w:marBottom w:val="0"/>
          <w:divBdr>
            <w:top w:val="none" w:sz="0" w:space="0" w:color="auto"/>
            <w:left w:val="none" w:sz="0" w:space="0" w:color="auto"/>
            <w:bottom w:val="none" w:sz="0" w:space="0" w:color="auto"/>
            <w:right w:val="none" w:sz="0" w:space="0" w:color="auto"/>
          </w:divBdr>
          <w:divsChild>
            <w:div w:id="83822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008214">
      <w:bodyDiv w:val="1"/>
      <w:marLeft w:val="0"/>
      <w:marRight w:val="0"/>
      <w:marTop w:val="0"/>
      <w:marBottom w:val="0"/>
      <w:divBdr>
        <w:top w:val="none" w:sz="0" w:space="0" w:color="auto"/>
        <w:left w:val="none" w:sz="0" w:space="0" w:color="auto"/>
        <w:bottom w:val="none" w:sz="0" w:space="0" w:color="auto"/>
        <w:right w:val="none" w:sz="0" w:space="0" w:color="auto"/>
      </w:divBdr>
    </w:div>
    <w:div w:id="1391147684">
      <w:bodyDiv w:val="1"/>
      <w:marLeft w:val="0"/>
      <w:marRight w:val="0"/>
      <w:marTop w:val="0"/>
      <w:marBottom w:val="0"/>
      <w:divBdr>
        <w:top w:val="none" w:sz="0" w:space="0" w:color="auto"/>
        <w:left w:val="none" w:sz="0" w:space="0" w:color="auto"/>
        <w:bottom w:val="none" w:sz="0" w:space="0" w:color="auto"/>
        <w:right w:val="none" w:sz="0" w:space="0" w:color="auto"/>
      </w:divBdr>
    </w:div>
    <w:div w:id="1393385575">
      <w:bodyDiv w:val="1"/>
      <w:marLeft w:val="0"/>
      <w:marRight w:val="0"/>
      <w:marTop w:val="0"/>
      <w:marBottom w:val="0"/>
      <w:divBdr>
        <w:top w:val="none" w:sz="0" w:space="0" w:color="auto"/>
        <w:left w:val="none" w:sz="0" w:space="0" w:color="auto"/>
        <w:bottom w:val="none" w:sz="0" w:space="0" w:color="auto"/>
        <w:right w:val="none" w:sz="0" w:space="0" w:color="auto"/>
      </w:divBdr>
    </w:div>
    <w:div w:id="1399861598">
      <w:bodyDiv w:val="1"/>
      <w:marLeft w:val="0"/>
      <w:marRight w:val="0"/>
      <w:marTop w:val="0"/>
      <w:marBottom w:val="0"/>
      <w:divBdr>
        <w:top w:val="none" w:sz="0" w:space="0" w:color="auto"/>
        <w:left w:val="none" w:sz="0" w:space="0" w:color="auto"/>
        <w:bottom w:val="none" w:sz="0" w:space="0" w:color="auto"/>
        <w:right w:val="none" w:sz="0" w:space="0" w:color="auto"/>
      </w:divBdr>
    </w:div>
    <w:div w:id="1413814320">
      <w:bodyDiv w:val="1"/>
      <w:marLeft w:val="0"/>
      <w:marRight w:val="0"/>
      <w:marTop w:val="0"/>
      <w:marBottom w:val="0"/>
      <w:divBdr>
        <w:top w:val="none" w:sz="0" w:space="0" w:color="auto"/>
        <w:left w:val="none" w:sz="0" w:space="0" w:color="auto"/>
        <w:bottom w:val="none" w:sz="0" w:space="0" w:color="auto"/>
        <w:right w:val="none" w:sz="0" w:space="0" w:color="auto"/>
      </w:divBdr>
    </w:div>
    <w:div w:id="1418205750">
      <w:bodyDiv w:val="1"/>
      <w:marLeft w:val="0"/>
      <w:marRight w:val="0"/>
      <w:marTop w:val="0"/>
      <w:marBottom w:val="0"/>
      <w:divBdr>
        <w:top w:val="none" w:sz="0" w:space="0" w:color="auto"/>
        <w:left w:val="none" w:sz="0" w:space="0" w:color="auto"/>
        <w:bottom w:val="none" w:sz="0" w:space="0" w:color="auto"/>
        <w:right w:val="none" w:sz="0" w:space="0" w:color="auto"/>
      </w:divBdr>
    </w:div>
    <w:div w:id="1425422458">
      <w:bodyDiv w:val="1"/>
      <w:marLeft w:val="0"/>
      <w:marRight w:val="0"/>
      <w:marTop w:val="0"/>
      <w:marBottom w:val="0"/>
      <w:divBdr>
        <w:top w:val="none" w:sz="0" w:space="0" w:color="auto"/>
        <w:left w:val="none" w:sz="0" w:space="0" w:color="auto"/>
        <w:bottom w:val="none" w:sz="0" w:space="0" w:color="auto"/>
        <w:right w:val="none" w:sz="0" w:space="0" w:color="auto"/>
      </w:divBdr>
      <w:divsChild>
        <w:div w:id="49545308">
          <w:marLeft w:val="0"/>
          <w:marRight w:val="0"/>
          <w:marTop w:val="0"/>
          <w:marBottom w:val="0"/>
          <w:divBdr>
            <w:top w:val="none" w:sz="0" w:space="0" w:color="auto"/>
            <w:left w:val="none" w:sz="0" w:space="0" w:color="auto"/>
            <w:bottom w:val="none" w:sz="0" w:space="0" w:color="auto"/>
            <w:right w:val="none" w:sz="0" w:space="0" w:color="auto"/>
          </w:divBdr>
          <w:divsChild>
            <w:div w:id="180762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815239">
      <w:bodyDiv w:val="1"/>
      <w:marLeft w:val="0"/>
      <w:marRight w:val="0"/>
      <w:marTop w:val="0"/>
      <w:marBottom w:val="0"/>
      <w:divBdr>
        <w:top w:val="none" w:sz="0" w:space="0" w:color="auto"/>
        <w:left w:val="none" w:sz="0" w:space="0" w:color="auto"/>
        <w:bottom w:val="none" w:sz="0" w:space="0" w:color="auto"/>
        <w:right w:val="none" w:sz="0" w:space="0" w:color="auto"/>
      </w:divBdr>
      <w:divsChild>
        <w:div w:id="522132961">
          <w:marLeft w:val="0"/>
          <w:marRight w:val="0"/>
          <w:marTop w:val="0"/>
          <w:marBottom w:val="0"/>
          <w:divBdr>
            <w:top w:val="none" w:sz="0" w:space="0" w:color="auto"/>
            <w:left w:val="none" w:sz="0" w:space="0" w:color="auto"/>
            <w:bottom w:val="none" w:sz="0" w:space="0" w:color="auto"/>
            <w:right w:val="none" w:sz="0" w:space="0" w:color="auto"/>
          </w:divBdr>
          <w:divsChild>
            <w:div w:id="340590895">
              <w:marLeft w:val="0"/>
              <w:marRight w:val="0"/>
              <w:marTop w:val="0"/>
              <w:marBottom w:val="0"/>
              <w:divBdr>
                <w:top w:val="none" w:sz="0" w:space="0" w:color="auto"/>
                <w:left w:val="none" w:sz="0" w:space="0" w:color="auto"/>
                <w:bottom w:val="none" w:sz="0" w:space="0" w:color="auto"/>
                <w:right w:val="none" w:sz="0" w:space="0" w:color="auto"/>
              </w:divBdr>
              <w:divsChild>
                <w:div w:id="544297300">
                  <w:marLeft w:val="360"/>
                  <w:marRight w:val="96"/>
                  <w:marTop w:val="0"/>
                  <w:marBottom w:val="0"/>
                  <w:divBdr>
                    <w:top w:val="none" w:sz="0" w:space="0" w:color="auto"/>
                    <w:left w:val="none" w:sz="0" w:space="0" w:color="auto"/>
                    <w:bottom w:val="none" w:sz="0" w:space="0" w:color="auto"/>
                    <w:right w:val="none" w:sz="0" w:space="0" w:color="auto"/>
                  </w:divBdr>
                </w:div>
              </w:divsChild>
            </w:div>
            <w:div w:id="459343278">
              <w:marLeft w:val="0"/>
              <w:marRight w:val="0"/>
              <w:marTop w:val="0"/>
              <w:marBottom w:val="0"/>
              <w:divBdr>
                <w:top w:val="none" w:sz="0" w:space="0" w:color="auto"/>
                <w:left w:val="none" w:sz="0" w:space="0" w:color="auto"/>
                <w:bottom w:val="none" w:sz="0" w:space="0" w:color="auto"/>
                <w:right w:val="none" w:sz="0" w:space="0" w:color="auto"/>
              </w:divBdr>
              <w:divsChild>
                <w:div w:id="1599144554">
                  <w:marLeft w:val="360"/>
                  <w:marRight w:val="96"/>
                  <w:marTop w:val="0"/>
                  <w:marBottom w:val="0"/>
                  <w:divBdr>
                    <w:top w:val="none" w:sz="0" w:space="0" w:color="auto"/>
                    <w:left w:val="none" w:sz="0" w:space="0" w:color="auto"/>
                    <w:bottom w:val="none" w:sz="0" w:space="0" w:color="auto"/>
                    <w:right w:val="none" w:sz="0" w:space="0" w:color="auto"/>
                  </w:divBdr>
                </w:div>
              </w:divsChild>
            </w:div>
            <w:div w:id="479924378">
              <w:marLeft w:val="0"/>
              <w:marRight w:val="0"/>
              <w:marTop w:val="0"/>
              <w:marBottom w:val="0"/>
              <w:divBdr>
                <w:top w:val="none" w:sz="0" w:space="0" w:color="auto"/>
                <w:left w:val="none" w:sz="0" w:space="0" w:color="auto"/>
                <w:bottom w:val="none" w:sz="0" w:space="0" w:color="auto"/>
                <w:right w:val="none" w:sz="0" w:space="0" w:color="auto"/>
              </w:divBdr>
              <w:divsChild>
                <w:div w:id="1565986547">
                  <w:marLeft w:val="360"/>
                  <w:marRight w:val="96"/>
                  <w:marTop w:val="0"/>
                  <w:marBottom w:val="0"/>
                  <w:divBdr>
                    <w:top w:val="none" w:sz="0" w:space="0" w:color="auto"/>
                    <w:left w:val="none" w:sz="0" w:space="0" w:color="auto"/>
                    <w:bottom w:val="none" w:sz="0" w:space="0" w:color="auto"/>
                    <w:right w:val="none" w:sz="0" w:space="0" w:color="auto"/>
                  </w:divBdr>
                </w:div>
              </w:divsChild>
            </w:div>
            <w:div w:id="599802809">
              <w:marLeft w:val="0"/>
              <w:marRight w:val="0"/>
              <w:marTop w:val="0"/>
              <w:marBottom w:val="0"/>
              <w:divBdr>
                <w:top w:val="none" w:sz="0" w:space="0" w:color="auto"/>
                <w:left w:val="none" w:sz="0" w:space="0" w:color="auto"/>
                <w:bottom w:val="none" w:sz="0" w:space="0" w:color="auto"/>
                <w:right w:val="none" w:sz="0" w:space="0" w:color="auto"/>
              </w:divBdr>
              <w:divsChild>
                <w:div w:id="1786994599">
                  <w:marLeft w:val="360"/>
                  <w:marRight w:val="96"/>
                  <w:marTop w:val="0"/>
                  <w:marBottom w:val="0"/>
                  <w:divBdr>
                    <w:top w:val="none" w:sz="0" w:space="0" w:color="auto"/>
                    <w:left w:val="none" w:sz="0" w:space="0" w:color="auto"/>
                    <w:bottom w:val="none" w:sz="0" w:space="0" w:color="auto"/>
                    <w:right w:val="none" w:sz="0" w:space="0" w:color="auto"/>
                  </w:divBdr>
                </w:div>
              </w:divsChild>
            </w:div>
            <w:div w:id="1288967429">
              <w:marLeft w:val="0"/>
              <w:marRight w:val="0"/>
              <w:marTop w:val="0"/>
              <w:marBottom w:val="0"/>
              <w:divBdr>
                <w:top w:val="none" w:sz="0" w:space="0" w:color="auto"/>
                <w:left w:val="none" w:sz="0" w:space="0" w:color="auto"/>
                <w:bottom w:val="none" w:sz="0" w:space="0" w:color="auto"/>
                <w:right w:val="none" w:sz="0" w:space="0" w:color="auto"/>
              </w:divBdr>
              <w:divsChild>
                <w:div w:id="190637851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55556286">
      <w:bodyDiv w:val="1"/>
      <w:marLeft w:val="0"/>
      <w:marRight w:val="0"/>
      <w:marTop w:val="0"/>
      <w:marBottom w:val="0"/>
      <w:divBdr>
        <w:top w:val="none" w:sz="0" w:space="0" w:color="auto"/>
        <w:left w:val="none" w:sz="0" w:space="0" w:color="auto"/>
        <w:bottom w:val="none" w:sz="0" w:space="0" w:color="auto"/>
        <w:right w:val="none" w:sz="0" w:space="0" w:color="auto"/>
      </w:divBdr>
    </w:div>
    <w:div w:id="1461727260">
      <w:bodyDiv w:val="1"/>
      <w:marLeft w:val="0"/>
      <w:marRight w:val="0"/>
      <w:marTop w:val="0"/>
      <w:marBottom w:val="0"/>
      <w:divBdr>
        <w:top w:val="none" w:sz="0" w:space="0" w:color="auto"/>
        <w:left w:val="none" w:sz="0" w:space="0" w:color="auto"/>
        <w:bottom w:val="none" w:sz="0" w:space="0" w:color="auto"/>
        <w:right w:val="none" w:sz="0" w:space="0" w:color="auto"/>
      </w:divBdr>
    </w:div>
    <w:div w:id="1490364171">
      <w:bodyDiv w:val="1"/>
      <w:marLeft w:val="0"/>
      <w:marRight w:val="0"/>
      <w:marTop w:val="0"/>
      <w:marBottom w:val="0"/>
      <w:divBdr>
        <w:top w:val="none" w:sz="0" w:space="0" w:color="auto"/>
        <w:left w:val="none" w:sz="0" w:space="0" w:color="auto"/>
        <w:bottom w:val="none" w:sz="0" w:space="0" w:color="auto"/>
        <w:right w:val="none" w:sz="0" w:space="0" w:color="auto"/>
      </w:divBdr>
      <w:divsChild>
        <w:div w:id="486479065">
          <w:marLeft w:val="0"/>
          <w:marRight w:val="0"/>
          <w:marTop w:val="0"/>
          <w:marBottom w:val="0"/>
          <w:divBdr>
            <w:top w:val="none" w:sz="0" w:space="0" w:color="auto"/>
            <w:left w:val="none" w:sz="0" w:space="0" w:color="auto"/>
            <w:bottom w:val="none" w:sz="0" w:space="0" w:color="auto"/>
            <w:right w:val="none" w:sz="0" w:space="0" w:color="auto"/>
          </w:divBdr>
          <w:divsChild>
            <w:div w:id="453526889">
              <w:marLeft w:val="0"/>
              <w:marRight w:val="0"/>
              <w:marTop w:val="0"/>
              <w:marBottom w:val="0"/>
              <w:divBdr>
                <w:top w:val="none" w:sz="0" w:space="0" w:color="auto"/>
                <w:left w:val="none" w:sz="0" w:space="0" w:color="auto"/>
                <w:bottom w:val="none" w:sz="0" w:space="0" w:color="auto"/>
                <w:right w:val="none" w:sz="0" w:space="0" w:color="auto"/>
              </w:divBdr>
              <w:divsChild>
                <w:div w:id="644162807">
                  <w:marLeft w:val="360"/>
                  <w:marRight w:val="96"/>
                  <w:marTop w:val="0"/>
                  <w:marBottom w:val="0"/>
                  <w:divBdr>
                    <w:top w:val="none" w:sz="0" w:space="0" w:color="auto"/>
                    <w:left w:val="none" w:sz="0" w:space="0" w:color="auto"/>
                    <w:bottom w:val="none" w:sz="0" w:space="0" w:color="auto"/>
                    <w:right w:val="none" w:sz="0" w:space="0" w:color="auto"/>
                  </w:divBdr>
                </w:div>
              </w:divsChild>
            </w:div>
            <w:div w:id="889534430">
              <w:marLeft w:val="0"/>
              <w:marRight w:val="0"/>
              <w:marTop w:val="0"/>
              <w:marBottom w:val="0"/>
              <w:divBdr>
                <w:top w:val="none" w:sz="0" w:space="0" w:color="auto"/>
                <w:left w:val="none" w:sz="0" w:space="0" w:color="auto"/>
                <w:bottom w:val="none" w:sz="0" w:space="0" w:color="auto"/>
                <w:right w:val="none" w:sz="0" w:space="0" w:color="auto"/>
              </w:divBdr>
              <w:divsChild>
                <w:div w:id="1452556334">
                  <w:marLeft w:val="360"/>
                  <w:marRight w:val="96"/>
                  <w:marTop w:val="0"/>
                  <w:marBottom w:val="0"/>
                  <w:divBdr>
                    <w:top w:val="none" w:sz="0" w:space="0" w:color="auto"/>
                    <w:left w:val="none" w:sz="0" w:space="0" w:color="auto"/>
                    <w:bottom w:val="none" w:sz="0" w:space="0" w:color="auto"/>
                    <w:right w:val="none" w:sz="0" w:space="0" w:color="auto"/>
                  </w:divBdr>
                </w:div>
              </w:divsChild>
            </w:div>
            <w:div w:id="1384669118">
              <w:marLeft w:val="0"/>
              <w:marRight w:val="0"/>
              <w:marTop w:val="0"/>
              <w:marBottom w:val="0"/>
              <w:divBdr>
                <w:top w:val="none" w:sz="0" w:space="0" w:color="auto"/>
                <w:left w:val="none" w:sz="0" w:space="0" w:color="auto"/>
                <w:bottom w:val="none" w:sz="0" w:space="0" w:color="auto"/>
                <w:right w:val="none" w:sz="0" w:space="0" w:color="auto"/>
              </w:divBdr>
              <w:divsChild>
                <w:div w:id="1665276612">
                  <w:marLeft w:val="360"/>
                  <w:marRight w:val="96"/>
                  <w:marTop w:val="0"/>
                  <w:marBottom w:val="0"/>
                  <w:divBdr>
                    <w:top w:val="none" w:sz="0" w:space="0" w:color="auto"/>
                    <w:left w:val="none" w:sz="0" w:space="0" w:color="auto"/>
                    <w:bottom w:val="none" w:sz="0" w:space="0" w:color="auto"/>
                    <w:right w:val="none" w:sz="0" w:space="0" w:color="auto"/>
                  </w:divBdr>
                </w:div>
              </w:divsChild>
            </w:div>
            <w:div w:id="1520779164">
              <w:marLeft w:val="0"/>
              <w:marRight w:val="0"/>
              <w:marTop w:val="0"/>
              <w:marBottom w:val="0"/>
              <w:divBdr>
                <w:top w:val="none" w:sz="0" w:space="0" w:color="auto"/>
                <w:left w:val="none" w:sz="0" w:space="0" w:color="auto"/>
                <w:bottom w:val="none" w:sz="0" w:space="0" w:color="auto"/>
                <w:right w:val="none" w:sz="0" w:space="0" w:color="auto"/>
              </w:divBdr>
              <w:divsChild>
                <w:div w:id="1418794575">
                  <w:marLeft w:val="360"/>
                  <w:marRight w:val="96"/>
                  <w:marTop w:val="0"/>
                  <w:marBottom w:val="0"/>
                  <w:divBdr>
                    <w:top w:val="none" w:sz="0" w:space="0" w:color="auto"/>
                    <w:left w:val="none" w:sz="0" w:space="0" w:color="auto"/>
                    <w:bottom w:val="none" w:sz="0" w:space="0" w:color="auto"/>
                    <w:right w:val="none" w:sz="0" w:space="0" w:color="auto"/>
                  </w:divBdr>
                </w:div>
              </w:divsChild>
            </w:div>
            <w:div w:id="1699701879">
              <w:marLeft w:val="0"/>
              <w:marRight w:val="0"/>
              <w:marTop w:val="0"/>
              <w:marBottom w:val="0"/>
              <w:divBdr>
                <w:top w:val="none" w:sz="0" w:space="0" w:color="auto"/>
                <w:left w:val="none" w:sz="0" w:space="0" w:color="auto"/>
                <w:bottom w:val="none" w:sz="0" w:space="0" w:color="auto"/>
                <w:right w:val="none" w:sz="0" w:space="0" w:color="auto"/>
              </w:divBdr>
              <w:divsChild>
                <w:div w:id="180881224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91825413">
      <w:bodyDiv w:val="1"/>
      <w:marLeft w:val="0"/>
      <w:marRight w:val="0"/>
      <w:marTop w:val="0"/>
      <w:marBottom w:val="0"/>
      <w:divBdr>
        <w:top w:val="none" w:sz="0" w:space="0" w:color="auto"/>
        <w:left w:val="none" w:sz="0" w:space="0" w:color="auto"/>
        <w:bottom w:val="none" w:sz="0" w:space="0" w:color="auto"/>
        <w:right w:val="none" w:sz="0" w:space="0" w:color="auto"/>
      </w:divBdr>
      <w:divsChild>
        <w:div w:id="682053486">
          <w:marLeft w:val="0"/>
          <w:marRight w:val="0"/>
          <w:marTop w:val="0"/>
          <w:marBottom w:val="0"/>
          <w:divBdr>
            <w:top w:val="none" w:sz="0" w:space="0" w:color="auto"/>
            <w:left w:val="none" w:sz="0" w:space="0" w:color="auto"/>
            <w:bottom w:val="none" w:sz="0" w:space="0" w:color="auto"/>
            <w:right w:val="none" w:sz="0" w:space="0" w:color="auto"/>
          </w:divBdr>
          <w:divsChild>
            <w:div w:id="293145852">
              <w:marLeft w:val="0"/>
              <w:marRight w:val="0"/>
              <w:marTop w:val="0"/>
              <w:marBottom w:val="0"/>
              <w:divBdr>
                <w:top w:val="none" w:sz="0" w:space="0" w:color="auto"/>
                <w:left w:val="none" w:sz="0" w:space="0" w:color="auto"/>
                <w:bottom w:val="none" w:sz="0" w:space="0" w:color="auto"/>
                <w:right w:val="none" w:sz="0" w:space="0" w:color="auto"/>
              </w:divBdr>
              <w:divsChild>
                <w:div w:id="11492656">
                  <w:marLeft w:val="360"/>
                  <w:marRight w:val="96"/>
                  <w:marTop w:val="0"/>
                  <w:marBottom w:val="0"/>
                  <w:divBdr>
                    <w:top w:val="none" w:sz="0" w:space="0" w:color="auto"/>
                    <w:left w:val="none" w:sz="0" w:space="0" w:color="auto"/>
                    <w:bottom w:val="none" w:sz="0" w:space="0" w:color="auto"/>
                    <w:right w:val="none" w:sz="0" w:space="0" w:color="auto"/>
                  </w:divBdr>
                </w:div>
              </w:divsChild>
            </w:div>
            <w:div w:id="424883174">
              <w:marLeft w:val="0"/>
              <w:marRight w:val="0"/>
              <w:marTop w:val="0"/>
              <w:marBottom w:val="0"/>
              <w:divBdr>
                <w:top w:val="none" w:sz="0" w:space="0" w:color="auto"/>
                <w:left w:val="none" w:sz="0" w:space="0" w:color="auto"/>
                <w:bottom w:val="none" w:sz="0" w:space="0" w:color="auto"/>
                <w:right w:val="none" w:sz="0" w:space="0" w:color="auto"/>
              </w:divBdr>
              <w:divsChild>
                <w:div w:id="977418618">
                  <w:marLeft w:val="360"/>
                  <w:marRight w:val="96"/>
                  <w:marTop w:val="0"/>
                  <w:marBottom w:val="0"/>
                  <w:divBdr>
                    <w:top w:val="none" w:sz="0" w:space="0" w:color="auto"/>
                    <w:left w:val="none" w:sz="0" w:space="0" w:color="auto"/>
                    <w:bottom w:val="none" w:sz="0" w:space="0" w:color="auto"/>
                    <w:right w:val="none" w:sz="0" w:space="0" w:color="auto"/>
                  </w:divBdr>
                </w:div>
              </w:divsChild>
            </w:div>
            <w:div w:id="1125344552">
              <w:marLeft w:val="0"/>
              <w:marRight w:val="0"/>
              <w:marTop w:val="0"/>
              <w:marBottom w:val="0"/>
              <w:divBdr>
                <w:top w:val="none" w:sz="0" w:space="0" w:color="auto"/>
                <w:left w:val="none" w:sz="0" w:space="0" w:color="auto"/>
                <w:bottom w:val="none" w:sz="0" w:space="0" w:color="auto"/>
                <w:right w:val="none" w:sz="0" w:space="0" w:color="auto"/>
              </w:divBdr>
              <w:divsChild>
                <w:div w:id="644434274">
                  <w:marLeft w:val="360"/>
                  <w:marRight w:val="96"/>
                  <w:marTop w:val="0"/>
                  <w:marBottom w:val="0"/>
                  <w:divBdr>
                    <w:top w:val="none" w:sz="0" w:space="0" w:color="auto"/>
                    <w:left w:val="none" w:sz="0" w:space="0" w:color="auto"/>
                    <w:bottom w:val="none" w:sz="0" w:space="0" w:color="auto"/>
                    <w:right w:val="none" w:sz="0" w:space="0" w:color="auto"/>
                  </w:divBdr>
                </w:div>
              </w:divsChild>
            </w:div>
            <w:div w:id="1260336919">
              <w:marLeft w:val="0"/>
              <w:marRight w:val="0"/>
              <w:marTop w:val="0"/>
              <w:marBottom w:val="0"/>
              <w:divBdr>
                <w:top w:val="none" w:sz="0" w:space="0" w:color="auto"/>
                <w:left w:val="none" w:sz="0" w:space="0" w:color="auto"/>
                <w:bottom w:val="none" w:sz="0" w:space="0" w:color="auto"/>
                <w:right w:val="none" w:sz="0" w:space="0" w:color="auto"/>
              </w:divBdr>
              <w:divsChild>
                <w:div w:id="603878820">
                  <w:marLeft w:val="360"/>
                  <w:marRight w:val="96"/>
                  <w:marTop w:val="0"/>
                  <w:marBottom w:val="0"/>
                  <w:divBdr>
                    <w:top w:val="none" w:sz="0" w:space="0" w:color="auto"/>
                    <w:left w:val="none" w:sz="0" w:space="0" w:color="auto"/>
                    <w:bottom w:val="none" w:sz="0" w:space="0" w:color="auto"/>
                    <w:right w:val="none" w:sz="0" w:space="0" w:color="auto"/>
                  </w:divBdr>
                </w:div>
              </w:divsChild>
            </w:div>
            <w:div w:id="1743334057">
              <w:marLeft w:val="0"/>
              <w:marRight w:val="0"/>
              <w:marTop w:val="0"/>
              <w:marBottom w:val="0"/>
              <w:divBdr>
                <w:top w:val="none" w:sz="0" w:space="0" w:color="auto"/>
                <w:left w:val="none" w:sz="0" w:space="0" w:color="auto"/>
                <w:bottom w:val="none" w:sz="0" w:space="0" w:color="auto"/>
                <w:right w:val="none" w:sz="0" w:space="0" w:color="auto"/>
              </w:divBdr>
              <w:divsChild>
                <w:div w:id="15015015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29903857">
      <w:bodyDiv w:val="1"/>
      <w:marLeft w:val="0"/>
      <w:marRight w:val="0"/>
      <w:marTop w:val="0"/>
      <w:marBottom w:val="0"/>
      <w:divBdr>
        <w:top w:val="none" w:sz="0" w:space="0" w:color="auto"/>
        <w:left w:val="none" w:sz="0" w:space="0" w:color="auto"/>
        <w:bottom w:val="none" w:sz="0" w:space="0" w:color="auto"/>
        <w:right w:val="none" w:sz="0" w:space="0" w:color="auto"/>
      </w:divBdr>
    </w:div>
    <w:div w:id="1556811789">
      <w:bodyDiv w:val="1"/>
      <w:marLeft w:val="0"/>
      <w:marRight w:val="0"/>
      <w:marTop w:val="0"/>
      <w:marBottom w:val="0"/>
      <w:divBdr>
        <w:top w:val="none" w:sz="0" w:space="0" w:color="auto"/>
        <w:left w:val="none" w:sz="0" w:space="0" w:color="auto"/>
        <w:bottom w:val="none" w:sz="0" w:space="0" w:color="auto"/>
        <w:right w:val="none" w:sz="0" w:space="0" w:color="auto"/>
      </w:divBdr>
      <w:divsChild>
        <w:div w:id="87624494">
          <w:marLeft w:val="0"/>
          <w:marRight w:val="0"/>
          <w:marTop w:val="0"/>
          <w:marBottom w:val="0"/>
          <w:divBdr>
            <w:top w:val="none" w:sz="0" w:space="0" w:color="auto"/>
            <w:left w:val="none" w:sz="0" w:space="0" w:color="auto"/>
            <w:bottom w:val="none" w:sz="0" w:space="0" w:color="auto"/>
            <w:right w:val="none" w:sz="0" w:space="0" w:color="auto"/>
          </w:divBdr>
          <w:divsChild>
            <w:div w:id="704722089">
              <w:marLeft w:val="0"/>
              <w:marRight w:val="0"/>
              <w:marTop w:val="0"/>
              <w:marBottom w:val="0"/>
              <w:divBdr>
                <w:top w:val="none" w:sz="0" w:space="0" w:color="auto"/>
                <w:left w:val="none" w:sz="0" w:space="0" w:color="auto"/>
                <w:bottom w:val="none" w:sz="0" w:space="0" w:color="auto"/>
                <w:right w:val="none" w:sz="0" w:space="0" w:color="auto"/>
              </w:divBdr>
              <w:divsChild>
                <w:div w:id="196897927">
                  <w:marLeft w:val="360"/>
                  <w:marRight w:val="96"/>
                  <w:marTop w:val="0"/>
                  <w:marBottom w:val="0"/>
                  <w:divBdr>
                    <w:top w:val="none" w:sz="0" w:space="0" w:color="auto"/>
                    <w:left w:val="none" w:sz="0" w:space="0" w:color="auto"/>
                    <w:bottom w:val="none" w:sz="0" w:space="0" w:color="auto"/>
                    <w:right w:val="none" w:sz="0" w:space="0" w:color="auto"/>
                  </w:divBdr>
                </w:div>
              </w:divsChild>
            </w:div>
            <w:div w:id="1564563629">
              <w:marLeft w:val="0"/>
              <w:marRight w:val="0"/>
              <w:marTop w:val="0"/>
              <w:marBottom w:val="0"/>
              <w:divBdr>
                <w:top w:val="none" w:sz="0" w:space="0" w:color="auto"/>
                <w:left w:val="none" w:sz="0" w:space="0" w:color="auto"/>
                <w:bottom w:val="none" w:sz="0" w:space="0" w:color="auto"/>
                <w:right w:val="none" w:sz="0" w:space="0" w:color="auto"/>
              </w:divBdr>
              <w:divsChild>
                <w:div w:id="1595632109">
                  <w:marLeft w:val="360"/>
                  <w:marRight w:val="96"/>
                  <w:marTop w:val="0"/>
                  <w:marBottom w:val="0"/>
                  <w:divBdr>
                    <w:top w:val="none" w:sz="0" w:space="0" w:color="auto"/>
                    <w:left w:val="none" w:sz="0" w:space="0" w:color="auto"/>
                    <w:bottom w:val="none" w:sz="0" w:space="0" w:color="auto"/>
                    <w:right w:val="none" w:sz="0" w:space="0" w:color="auto"/>
                  </w:divBdr>
                </w:div>
              </w:divsChild>
            </w:div>
            <w:div w:id="1815560509">
              <w:marLeft w:val="0"/>
              <w:marRight w:val="0"/>
              <w:marTop w:val="0"/>
              <w:marBottom w:val="0"/>
              <w:divBdr>
                <w:top w:val="none" w:sz="0" w:space="0" w:color="auto"/>
                <w:left w:val="none" w:sz="0" w:space="0" w:color="auto"/>
                <w:bottom w:val="none" w:sz="0" w:space="0" w:color="auto"/>
                <w:right w:val="none" w:sz="0" w:space="0" w:color="auto"/>
              </w:divBdr>
              <w:divsChild>
                <w:div w:id="337461492">
                  <w:marLeft w:val="360"/>
                  <w:marRight w:val="96"/>
                  <w:marTop w:val="0"/>
                  <w:marBottom w:val="0"/>
                  <w:divBdr>
                    <w:top w:val="none" w:sz="0" w:space="0" w:color="auto"/>
                    <w:left w:val="none" w:sz="0" w:space="0" w:color="auto"/>
                    <w:bottom w:val="none" w:sz="0" w:space="0" w:color="auto"/>
                    <w:right w:val="none" w:sz="0" w:space="0" w:color="auto"/>
                  </w:divBdr>
                </w:div>
              </w:divsChild>
            </w:div>
            <w:div w:id="1852645305">
              <w:marLeft w:val="0"/>
              <w:marRight w:val="0"/>
              <w:marTop w:val="0"/>
              <w:marBottom w:val="0"/>
              <w:divBdr>
                <w:top w:val="none" w:sz="0" w:space="0" w:color="auto"/>
                <w:left w:val="none" w:sz="0" w:space="0" w:color="auto"/>
                <w:bottom w:val="none" w:sz="0" w:space="0" w:color="auto"/>
                <w:right w:val="none" w:sz="0" w:space="0" w:color="auto"/>
              </w:divBdr>
              <w:divsChild>
                <w:div w:id="2011177519">
                  <w:marLeft w:val="360"/>
                  <w:marRight w:val="96"/>
                  <w:marTop w:val="0"/>
                  <w:marBottom w:val="0"/>
                  <w:divBdr>
                    <w:top w:val="none" w:sz="0" w:space="0" w:color="auto"/>
                    <w:left w:val="none" w:sz="0" w:space="0" w:color="auto"/>
                    <w:bottom w:val="none" w:sz="0" w:space="0" w:color="auto"/>
                    <w:right w:val="none" w:sz="0" w:space="0" w:color="auto"/>
                  </w:divBdr>
                </w:div>
              </w:divsChild>
            </w:div>
            <w:div w:id="1887839368">
              <w:marLeft w:val="0"/>
              <w:marRight w:val="0"/>
              <w:marTop w:val="0"/>
              <w:marBottom w:val="0"/>
              <w:divBdr>
                <w:top w:val="none" w:sz="0" w:space="0" w:color="auto"/>
                <w:left w:val="none" w:sz="0" w:space="0" w:color="auto"/>
                <w:bottom w:val="none" w:sz="0" w:space="0" w:color="auto"/>
                <w:right w:val="none" w:sz="0" w:space="0" w:color="auto"/>
              </w:divBdr>
              <w:divsChild>
                <w:div w:id="184662488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74241506">
      <w:bodyDiv w:val="1"/>
      <w:marLeft w:val="0"/>
      <w:marRight w:val="0"/>
      <w:marTop w:val="0"/>
      <w:marBottom w:val="0"/>
      <w:divBdr>
        <w:top w:val="none" w:sz="0" w:space="0" w:color="auto"/>
        <w:left w:val="none" w:sz="0" w:space="0" w:color="auto"/>
        <w:bottom w:val="none" w:sz="0" w:space="0" w:color="auto"/>
        <w:right w:val="none" w:sz="0" w:space="0" w:color="auto"/>
      </w:divBdr>
      <w:divsChild>
        <w:div w:id="1667703409">
          <w:marLeft w:val="0"/>
          <w:marRight w:val="0"/>
          <w:marTop w:val="0"/>
          <w:marBottom w:val="0"/>
          <w:divBdr>
            <w:top w:val="none" w:sz="0" w:space="0" w:color="auto"/>
            <w:left w:val="none" w:sz="0" w:space="0" w:color="auto"/>
            <w:bottom w:val="none" w:sz="0" w:space="0" w:color="auto"/>
            <w:right w:val="none" w:sz="0" w:space="0" w:color="auto"/>
          </w:divBdr>
          <w:divsChild>
            <w:div w:id="181752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782164">
      <w:bodyDiv w:val="1"/>
      <w:marLeft w:val="0"/>
      <w:marRight w:val="0"/>
      <w:marTop w:val="0"/>
      <w:marBottom w:val="0"/>
      <w:divBdr>
        <w:top w:val="none" w:sz="0" w:space="0" w:color="auto"/>
        <w:left w:val="none" w:sz="0" w:space="0" w:color="auto"/>
        <w:bottom w:val="none" w:sz="0" w:space="0" w:color="auto"/>
        <w:right w:val="none" w:sz="0" w:space="0" w:color="auto"/>
      </w:divBdr>
    </w:div>
    <w:div w:id="1576471466">
      <w:bodyDiv w:val="1"/>
      <w:marLeft w:val="0"/>
      <w:marRight w:val="0"/>
      <w:marTop w:val="0"/>
      <w:marBottom w:val="0"/>
      <w:divBdr>
        <w:top w:val="none" w:sz="0" w:space="0" w:color="auto"/>
        <w:left w:val="none" w:sz="0" w:space="0" w:color="auto"/>
        <w:bottom w:val="none" w:sz="0" w:space="0" w:color="auto"/>
        <w:right w:val="none" w:sz="0" w:space="0" w:color="auto"/>
      </w:divBdr>
    </w:div>
    <w:div w:id="1589461148">
      <w:bodyDiv w:val="1"/>
      <w:marLeft w:val="0"/>
      <w:marRight w:val="0"/>
      <w:marTop w:val="0"/>
      <w:marBottom w:val="0"/>
      <w:divBdr>
        <w:top w:val="none" w:sz="0" w:space="0" w:color="auto"/>
        <w:left w:val="none" w:sz="0" w:space="0" w:color="auto"/>
        <w:bottom w:val="none" w:sz="0" w:space="0" w:color="auto"/>
        <w:right w:val="none" w:sz="0" w:space="0" w:color="auto"/>
      </w:divBdr>
    </w:div>
    <w:div w:id="1607273477">
      <w:bodyDiv w:val="1"/>
      <w:marLeft w:val="0"/>
      <w:marRight w:val="0"/>
      <w:marTop w:val="0"/>
      <w:marBottom w:val="0"/>
      <w:divBdr>
        <w:top w:val="none" w:sz="0" w:space="0" w:color="auto"/>
        <w:left w:val="none" w:sz="0" w:space="0" w:color="auto"/>
        <w:bottom w:val="none" w:sz="0" w:space="0" w:color="auto"/>
        <w:right w:val="none" w:sz="0" w:space="0" w:color="auto"/>
      </w:divBdr>
    </w:div>
    <w:div w:id="1611083135">
      <w:bodyDiv w:val="1"/>
      <w:marLeft w:val="0"/>
      <w:marRight w:val="0"/>
      <w:marTop w:val="0"/>
      <w:marBottom w:val="0"/>
      <w:divBdr>
        <w:top w:val="none" w:sz="0" w:space="0" w:color="auto"/>
        <w:left w:val="none" w:sz="0" w:space="0" w:color="auto"/>
        <w:bottom w:val="none" w:sz="0" w:space="0" w:color="auto"/>
        <w:right w:val="none" w:sz="0" w:space="0" w:color="auto"/>
      </w:divBdr>
      <w:divsChild>
        <w:div w:id="910426815">
          <w:marLeft w:val="0"/>
          <w:marRight w:val="0"/>
          <w:marTop w:val="0"/>
          <w:marBottom w:val="0"/>
          <w:divBdr>
            <w:top w:val="none" w:sz="0" w:space="0" w:color="auto"/>
            <w:left w:val="none" w:sz="0" w:space="0" w:color="auto"/>
            <w:bottom w:val="none" w:sz="0" w:space="0" w:color="auto"/>
            <w:right w:val="none" w:sz="0" w:space="0" w:color="auto"/>
          </w:divBdr>
          <w:divsChild>
            <w:div w:id="184903255">
              <w:marLeft w:val="0"/>
              <w:marRight w:val="0"/>
              <w:marTop w:val="0"/>
              <w:marBottom w:val="0"/>
              <w:divBdr>
                <w:top w:val="none" w:sz="0" w:space="0" w:color="auto"/>
                <w:left w:val="none" w:sz="0" w:space="0" w:color="auto"/>
                <w:bottom w:val="none" w:sz="0" w:space="0" w:color="auto"/>
                <w:right w:val="none" w:sz="0" w:space="0" w:color="auto"/>
              </w:divBdr>
              <w:divsChild>
                <w:div w:id="1693267001">
                  <w:marLeft w:val="360"/>
                  <w:marRight w:val="96"/>
                  <w:marTop w:val="0"/>
                  <w:marBottom w:val="0"/>
                  <w:divBdr>
                    <w:top w:val="none" w:sz="0" w:space="0" w:color="auto"/>
                    <w:left w:val="none" w:sz="0" w:space="0" w:color="auto"/>
                    <w:bottom w:val="none" w:sz="0" w:space="0" w:color="auto"/>
                    <w:right w:val="none" w:sz="0" w:space="0" w:color="auto"/>
                  </w:divBdr>
                </w:div>
              </w:divsChild>
            </w:div>
            <w:div w:id="720523675">
              <w:marLeft w:val="0"/>
              <w:marRight w:val="0"/>
              <w:marTop w:val="0"/>
              <w:marBottom w:val="0"/>
              <w:divBdr>
                <w:top w:val="none" w:sz="0" w:space="0" w:color="auto"/>
                <w:left w:val="none" w:sz="0" w:space="0" w:color="auto"/>
                <w:bottom w:val="none" w:sz="0" w:space="0" w:color="auto"/>
                <w:right w:val="none" w:sz="0" w:space="0" w:color="auto"/>
              </w:divBdr>
              <w:divsChild>
                <w:div w:id="1075249640">
                  <w:marLeft w:val="360"/>
                  <w:marRight w:val="96"/>
                  <w:marTop w:val="0"/>
                  <w:marBottom w:val="0"/>
                  <w:divBdr>
                    <w:top w:val="none" w:sz="0" w:space="0" w:color="auto"/>
                    <w:left w:val="none" w:sz="0" w:space="0" w:color="auto"/>
                    <w:bottom w:val="none" w:sz="0" w:space="0" w:color="auto"/>
                    <w:right w:val="none" w:sz="0" w:space="0" w:color="auto"/>
                  </w:divBdr>
                </w:div>
              </w:divsChild>
            </w:div>
            <w:div w:id="928465462">
              <w:marLeft w:val="0"/>
              <w:marRight w:val="0"/>
              <w:marTop w:val="0"/>
              <w:marBottom w:val="0"/>
              <w:divBdr>
                <w:top w:val="none" w:sz="0" w:space="0" w:color="auto"/>
                <w:left w:val="none" w:sz="0" w:space="0" w:color="auto"/>
                <w:bottom w:val="none" w:sz="0" w:space="0" w:color="auto"/>
                <w:right w:val="none" w:sz="0" w:space="0" w:color="auto"/>
              </w:divBdr>
              <w:divsChild>
                <w:div w:id="923225475">
                  <w:marLeft w:val="360"/>
                  <w:marRight w:val="96"/>
                  <w:marTop w:val="0"/>
                  <w:marBottom w:val="0"/>
                  <w:divBdr>
                    <w:top w:val="none" w:sz="0" w:space="0" w:color="auto"/>
                    <w:left w:val="none" w:sz="0" w:space="0" w:color="auto"/>
                    <w:bottom w:val="none" w:sz="0" w:space="0" w:color="auto"/>
                    <w:right w:val="none" w:sz="0" w:space="0" w:color="auto"/>
                  </w:divBdr>
                </w:div>
              </w:divsChild>
            </w:div>
            <w:div w:id="1334338178">
              <w:marLeft w:val="0"/>
              <w:marRight w:val="0"/>
              <w:marTop w:val="0"/>
              <w:marBottom w:val="0"/>
              <w:divBdr>
                <w:top w:val="none" w:sz="0" w:space="0" w:color="auto"/>
                <w:left w:val="none" w:sz="0" w:space="0" w:color="auto"/>
                <w:bottom w:val="none" w:sz="0" w:space="0" w:color="auto"/>
                <w:right w:val="none" w:sz="0" w:space="0" w:color="auto"/>
              </w:divBdr>
              <w:divsChild>
                <w:div w:id="2050717299">
                  <w:marLeft w:val="360"/>
                  <w:marRight w:val="96"/>
                  <w:marTop w:val="0"/>
                  <w:marBottom w:val="0"/>
                  <w:divBdr>
                    <w:top w:val="none" w:sz="0" w:space="0" w:color="auto"/>
                    <w:left w:val="none" w:sz="0" w:space="0" w:color="auto"/>
                    <w:bottom w:val="none" w:sz="0" w:space="0" w:color="auto"/>
                    <w:right w:val="none" w:sz="0" w:space="0" w:color="auto"/>
                  </w:divBdr>
                </w:div>
              </w:divsChild>
            </w:div>
            <w:div w:id="2068339501">
              <w:marLeft w:val="0"/>
              <w:marRight w:val="0"/>
              <w:marTop w:val="0"/>
              <w:marBottom w:val="0"/>
              <w:divBdr>
                <w:top w:val="none" w:sz="0" w:space="0" w:color="auto"/>
                <w:left w:val="none" w:sz="0" w:space="0" w:color="auto"/>
                <w:bottom w:val="none" w:sz="0" w:space="0" w:color="auto"/>
                <w:right w:val="none" w:sz="0" w:space="0" w:color="auto"/>
              </w:divBdr>
              <w:divsChild>
                <w:div w:id="72452525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34411119">
      <w:bodyDiv w:val="1"/>
      <w:marLeft w:val="0"/>
      <w:marRight w:val="0"/>
      <w:marTop w:val="0"/>
      <w:marBottom w:val="0"/>
      <w:divBdr>
        <w:top w:val="none" w:sz="0" w:space="0" w:color="auto"/>
        <w:left w:val="none" w:sz="0" w:space="0" w:color="auto"/>
        <w:bottom w:val="none" w:sz="0" w:space="0" w:color="auto"/>
        <w:right w:val="none" w:sz="0" w:space="0" w:color="auto"/>
      </w:divBdr>
      <w:divsChild>
        <w:div w:id="1541938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2152109">
      <w:bodyDiv w:val="1"/>
      <w:marLeft w:val="0"/>
      <w:marRight w:val="0"/>
      <w:marTop w:val="0"/>
      <w:marBottom w:val="0"/>
      <w:divBdr>
        <w:top w:val="none" w:sz="0" w:space="0" w:color="auto"/>
        <w:left w:val="none" w:sz="0" w:space="0" w:color="auto"/>
        <w:bottom w:val="none" w:sz="0" w:space="0" w:color="auto"/>
        <w:right w:val="none" w:sz="0" w:space="0" w:color="auto"/>
      </w:divBdr>
    </w:div>
    <w:div w:id="1646619340">
      <w:bodyDiv w:val="1"/>
      <w:marLeft w:val="0"/>
      <w:marRight w:val="0"/>
      <w:marTop w:val="0"/>
      <w:marBottom w:val="0"/>
      <w:divBdr>
        <w:top w:val="none" w:sz="0" w:space="0" w:color="auto"/>
        <w:left w:val="none" w:sz="0" w:space="0" w:color="auto"/>
        <w:bottom w:val="none" w:sz="0" w:space="0" w:color="auto"/>
        <w:right w:val="none" w:sz="0" w:space="0" w:color="auto"/>
      </w:divBdr>
    </w:div>
    <w:div w:id="1648432289">
      <w:bodyDiv w:val="1"/>
      <w:marLeft w:val="0"/>
      <w:marRight w:val="0"/>
      <w:marTop w:val="0"/>
      <w:marBottom w:val="0"/>
      <w:divBdr>
        <w:top w:val="none" w:sz="0" w:space="0" w:color="auto"/>
        <w:left w:val="none" w:sz="0" w:space="0" w:color="auto"/>
        <w:bottom w:val="none" w:sz="0" w:space="0" w:color="auto"/>
        <w:right w:val="none" w:sz="0" w:space="0" w:color="auto"/>
      </w:divBdr>
    </w:div>
    <w:div w:id="1649704419">
      <w:bodyDiv w:val="1"/>
      <w:marLeft w:val="0"/>
      <w:marRight w:val="0"/>
      <w:marTop w:val="0"/>
      <w:marBottom w:val="0"/>
      <w:divBdr>
        <w:top w:val="none" w:sz="0" w:space="0" w:color="auto"/>
        <w:left w:val="none" w:sz="0" w:space="0" w:color="auto"/>
        <w:bottom w:val="none" w:sz="0" w:space="0" w:color="auto"/>
        <w:right w:val="none" w:sz="0" w:space="0" w:color="auto"/>
      </w:divBdr>
      <w:divsChild>
        <w:div w:id="386145324">
          <w:marLeft w:val="0"/>
          <w:marRight w:val="0"/>
          <w:marTop w:val="0"/>
          <w:marBottom w:val="0"/>
          <w:divBdr>
            <w:top w:val="none" w:sz="0" w:space="0" w:color="auto"/>
            <w:left w:val="none" w:sz="0" w:space="0" w:color="auto"/>
            <w:bottom w:val="none" w:sz="0" w:space="0" w:color="auto"/>
            <w:right w:val="none" w:sz="0" w:space="0" w:color="auto"/>
          </w:divBdr>
          <w:divsChild>
            <w:div w:id="136393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687343">
      <w:bodyDiv w:val="1"/>
      <w:marLeft w:val="0"/>
      <w:marRight w:val="0"/>
      <w:marTop w:val="0"/>
      <w:marBottom w:val="0"/>
      <w:divBdr>
        <w:top w:val="none" w:sz="0" w:space="0" w:color="auto"/>
        <w:left w:val="none" w:sz="0" w:space="0" w:color="auto"/>
        <w:bottom w:val="none" w:sz="0" w:space="0" w:color="auto"/>
        <w:right w:val="none" w:sz="0" w:space="0" w:color="auto"/>
      </w:divBdr>
    </w:div>
    <w:div w:id="1660227760">
      <w:bodyDiv w:val="1"/>
      <w:marLeft w:val="0"/>
      <w:marRight w:val="0"/>
      <w:marTop w:val="0"/>
      <w:marBottom w:val="0"/>
      <w:divBdr>
        <w:top w:val="none" w:sz="0" w:space="0" w:color="auto"/>
        <w:left w:val="none" w:sz="0" w:space="0" w:color="auto"/>
        <w:bottom w:val="none" w:sz="0" w:space="0" w:color="auto"/>
        <w:right w:val="none" w:sz="0" w:space="0" w:color="auto"/>
      </w:divBdr>
    </w:div>
    <w:div w:id="1691222319">
      <w:bodyDiv w:val="1"/>
      <w:marLeft w:val="0"/>
      <w:marRight w:val="0"/>
      <w:marTop w:val="0"/>
      <w:marBottom w:val="0"/>
      <w:divBdr>
        <w:top w:val="none" w:sz="0" w:space="0" w:color="auto"/>
        <w:left w:val="none" w:sz="0" w:space="0" w:color="auto"/>
        <w:bottom w:val="none" w:sz="0" w:space="0" w:color="auto"/>
        <w:right w:val="none" w:sz="0" w:space="0" w:color="auto"/>
      </w:divBdr>
      <w:divsChild>
        <w:div w:id="138571022">
          <w:marLeft w:val="0"/>
          <w:marRight w:val="0"/>
          <w:marTop w:val="0"/>
          <w:marBottom w:val="0"/>
          <w:divBdr>
            <w:top w:val="none" w:sz="0" w:space="0" w:color="auto"/>
            <w:left w:val="none" w:sz="0" w:space="0" w:color="auto"/>
            <w:bottom w:val="none" w:sz="0" w:space="0" w:color="auto"/>
            <w:right w:val="none" w:sz="0" w:space="0" w:color="auto"/>
          </w:divBdr>
          <w:divsChild>
            <w:div w:id="87565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487180">
      <w:bodyDiv w:val="1"/>
      <w:marLeft w:val="0"/>
      <w:marRight w:val="0"/>
      <w:marTop w:val="0"/>
      <w:marBottom w:val="0"/>
      <w:divBdr>
        <w:top w:val="none" w:sz="0" w:space="0" w:color="auto"/>
        <w:left w:val="none" w:sz="0" w:space="0" w:color="auto"/>
        <w:bottom w:val="none" w:sz="0" w:space="0" w:color="auto"/>
        <w:right w:val="none" w:sz="0" w:space="0" w:color="auto"/>
      </w:divBdr>
    </w:div>
    <w:div w:id="1725837737">
      <w:bodyDiv w:val="1"/>
      <w:marLeft w:val="0"/>
      <w:marRight w:val="0"/>
      <w:marTop w:val="0"/>
      <w:marBottom w:val="0"/>
      <w:divBdr>
        <w:top w:val="none" w:sz="0" w:space="0" w:color="auto"/>
        <w:left w:val="none" w:sz="0" w:space="0" w:color="auto"/>
        <w:bottom w:val="none" w:sz="0" w:space="0" w:color="auto"/>
        <w:right w:val="none" w:sz="0" w:space="0" w:color="auto"/>
      </w:divBdr>
    </w:div>
    <w:div w:id="1753088902">
      <w:bodyDiv w:val="1"/>
      <w:marLeft w:val="0"/>
      <w:marRight w:val="0"/>
      <w:marTop w:val="0"/>
      <w:marBottom w:val="0"/>
      <w:divBdr>
        <w:top w:val="none" w:sz="0" w:space="0" w:color="auto"/>
        <w:left w:val="none" w:sz="0" w:space="0" w:color="auto"/>
        <w:bottom w:val="none" w:sz="0" w:space="0" w:color="auto"/>
        <w:right w:val="none" w:sz="0" w:space="0" w:color="auto"/>
      </w:divBdr>
    </w:div>
    <w:div w:id="1759592442">
      <w:bodyDiv w:val="1"/>
      <w:marLeft w:val="0"/>
      <w:marRight w:val="0"/>
      <w:marTop w:val="0"/>
      <w:marBottom w:val="0"/>
      <w:divBdr>
        <w:top w:val="none" w:sz="0" w:space="0" w:color="auto"/>
        <w:left w:val="none" w:sz="0" w:space="0" w:color="auto"/>
        <w:bottom w:val="none" w:sz="0" w:space="0" w:color="auto"/>
        <w:right w:val="none" w:sz="0" w:space="0" w:color="auto"/>
      </w:divBdr>
      <w:divsChild>
        <w:div w:id="1068309689">
          <w:marLeft w:val="0"/>
          <w:marRight w:val="0"/>
          <w:marTop w:val="0"/>
          <w:marBottom w:val="0"/>
          <w:divBdr>
            <w:top w:val="none" w:sz="0" w:space="0" w:color="auto"/>
            <w:left w:val="none" w:sz="0" w:space="0" w:color="auto"/>
            <w:bottom w:val="none" w:sz="0" w:space="0" w:color="auto"/>
            <w:right w:val="none" w:sz="0" w:space="0" w:color="auto"/>
          </w:divBdr>
          <w:divsChild>
            <w:div w:id="197101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410657">
      <w:bodyDiv w:val="1"/>
      <w:marLeft w:val="0"/>
      <w:marRight w:val="0"/>
      <w:marTop w:val="0"/>
      <w:marBottom w:val="0"/>
      <w:divBdr>
        <w:top w:val="none" w:sz="0" w:space="0" w:color="auto"/>
        <w:left w:val="none" w:sz="0" w:space="0" w:color="auto"/>
        <w:bottom w:val="none" w:sz="0" w:space="0" w:color="auto"/>
        <w:right w:val="none" w:sz="0" w:space="0" w:color="auto"/>
      </w:divBdr>
    </w:div>
    <w:div w:id="1788543550">
      <w:bodyDiv w:val="1"/>
      <w:marLeft w:val="0"/>
      <w:marRight w:val="0"/>
      <w:marTop w:val="0"/>
      <w:marBottom w:val="0"/>
      <w:divBdr>
        <w:top w:val="none" w:sz="0" w:space="0" w:color="auto"/>
        <w:left w:val="none" w:sz="0" w:space="0" w:color="auto"/>
        <w:bottom w:val="none" w:sz="0" w:space="0" w:color="auto"/>
        <w:right w:val="none" w:sz="0" w:space="0" w:color="auto"/>
      </w:divBdr>
    </w:div>
    <w:div w:id="1794328617">
      <w:bodyDiv w:val="1"/>
      <w:marLeft w:val="0"/>
      <w:marRight w:val="0"/>
      <w:marTop w:val="0"/>
      <w:marBottom w:val="0"/>
      <w:divBdr>
        <w:top w:val="none" w:sz="0" w:space="0" w:color="auto"/>
        <w:left w:val="none" w:sz="0" w:space="0" w:color="auto"/>
        <w:bottom w:val="none" w:sz="0" w:space="0" w:color="auto"/>
        <w:right w:val="none" w:sz="0" w:space="0" w:color="auto"/>
      </w:divBdr>
    </w:div>
    <w:div w:id="1835217232">
      <w:bodyDiv w:val="1"/>
      <w:marLeft w:val="0"/>
      <w:marRight w:val="0"/>
      <w:marTop w:val="0"/>
      <w:marBottom w:val="0"/>
      <w:divBdr>
        <w:top w:val="none" w:sz="0" w:space="0" w:color="auto"/>
        <w:left w:val="none" w:sz="0" w:space="0" w:color="auto"/>
        <w:bottom w:val="none" w:sz="0" w:space="0" w:color="auto"/>
        <w:right w:val="none" w:sz="0" w:space="0" w:color="auto"/>
      </w:divBdr>
    </w:div>
    <w:div w:id="1858301170">
      <w:bodyDiv w:val="1"/>
      <w:marLeft w:val="0"/>
      <w:marRight w:val="0"/>
      <w:marTop w:val="0"/>
      <w:marBottom w:val="0"/>
      <w:divBdr>
        <w:top w:val="none" w:sz="0" w:space="0" w:color="auto"/>
        <w:left w:val="none" w:sz="0" w:space="0" w:color="auto"/>
        <w:bottom w:val="none" w:sz="0" w:space="0" w:color="auto"/>
        <w:right w:val="none" w:sz="0" w:space="0" w:color="auto"/>
      </w:divBdr>
      <w:divsChild>
        <w:div w:id="956368823">
          <w:marLeft w:val="0"/>
          <w:marRight w:val="0"/>
          <w:marTop w:val="0"/>
          <w:marBottom w:val="0"/>
          <w:divBdr>
            <w:top w:val="none" w:sz="0" w:space="0" w:color="auto"/>
            <w:left w:val="none" w:sz="0" w:space="0" w:color="auto"/>
            <w:bottom w:val="none" w:sz="0" w:space="0" w:color="auto"/>
            <w:right w:val="none" w:sz="0" w:space="0" w:color="auto"/>
          </w:divBdr>
          <w:divsChild>
            <w:div w:id="110665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80474">
      <w:bodyDiv w:val="1"/>
      <w:marLeft w:val="0"/>
      <w:marRight w:val="0"/>
      <w:marTop w:val="0"/>
      <w:marBottom w:val="0"/>
      <w:divBdr>
        <w:top w:val="none" w:sz="0" w:space="0" w:color="auto"/>
        <w:left w:val="none" w:sz="0" w:space="0" w:color="auto"/>
        <w:bottom w:val="none" w:sz="0" w:space="0" w:color="auto"/>
        <w:right w:val="none" w:sz="0" w:space="0" w:color="auto"/>
      </w:divBdr>
    </w:div>
    <w:div w:id="1891531181">
      <w:bodyDiv w:val="1"/>
      <w:marLeft w:val="0"/>
      <w:marRight w:val="0"/>
      <w:marTop w:val="0"/>
      <w:marBottom w:val="0"/>
      <w:divBdr>
        <w:top w:val="none" w:sz="0" w:space="0" w:color="auto"/>
        <w:left w:val="none" w:sz="0" w:space="0" w:color="auto"/>
        <w:bottom w:val="none" w:sz="0" w:space="0" w:color="auto"/>
        <w:right w:val="none" w:sz="0" w:space="0" w:color="auto"/>
      </w:divBdr>
      <w:divsChild>
        <w:div w:id="1901011987">
          <w:marLeft w:val="0"/>
          <w:marRight w:val="0"/>
          <w:marTop w:val="0"/>
          <w:marBottom w:val="0"/>
          <w:divBdr>
            <w:top w:val="none" w:sz="0" w:space="0" w:color="auto"/>
            <w:left w:val="none" w:sz="0" w:space="0" w:color="auto"/>
            <w:bottom w:val="none" w:sz="0" w:space="0" w:color="auto"/>
            <w:right w:val="none" w:sz="0" w:space="0" w:color="auto"/>
          </w:divBdr>
          <w:divsChild>
            <w:div w:id="206845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88013">
      <w:bodyDiv w:val="1"/>
      <w:marLeft w:val="0"/>
      <w:marRight w:val="0"/>
      <w:marTop w:val="0"/>
      <w:marBottom w:val="0"/>
      <w:divBdr>
        <w:top w:val="none" w:sz="0" w:space="0" w:color="auto"/>
        <w:left w:val="none" w:sz="0" w:space="0" w:color="auto"/>
        <w:bottom w:val="none" w:sz="0" w:space="0" w:color="auto"/>
        <w:right w:val="none" w:sz="0" w:space="0" w:color="auto"/>
      </w:divBdr>
    </w:div>
    <w:div w:id="1928534847">
      <w:bodyDiv w:val="1"/>
      <w:marLeft w:val="0"/>
      <w:marRight w:val="0"/>
      <w:marTop w:val="0"/>
      <w:marBottom w:val="0"/>
      <w:divBdr>
        <w:top w:val="none" w:sz="0" w:space="0" w:color="auto"/>
        <w:left w:val="none" w:sz="0" w:space="0" w:color="auto"/>
        <w:bottom w:val="none" w:sz="0" w:space="0" w:color="auto"/>
        <w:right w:val="none" w:sz="0" w:space="0" w:color="auto"/>
      </w:divBdr>
      <w:divsChild>
        <w:div w:id="970327490">
          <w:marLeft w:val="0"/>
          <w:marRight w:val="0"/>
          <w:marTop w:val="0"/>
          <w:marBottom w:val="0"/>
          <w:divBdr>
            <w:top w:val="none" w:sz="0" w:space="0" w:color="auto"/>
            <w:left w:val="none" w:sz="0" w:space="0" w:color="auto"/>
            <w:bottom w:val="none" w:sz="0" w:space="0" w:color="auto"/>
            <w:right w:val="none" w:sz="0" w:space="0" w:color="auto"/>
          </w:divBdr>
          <w:divsChild>
            <w:div w:id="157203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59063">
      <w:bodyDiv w:val="1"/>
      <w:marLeft w:val="0"/>
      <w:marRight w:val="0"/>
      <w:marTop w:val="0"/>
      <w:marBottom w:val="0"/>
      <w:divBdr>
        <w:top w:val="none" w:sz="0" w:space="0" w:color="auto"/>
        <w:left w:val="none" w:sz="0" w:space="0" w:color="auto"/>
        <w:bottom w:val="none" w:sz="0" w:space="0" w:color="auto"/>
        <w:right w:val="none" w:sz="0" w:space="0" w:color="auto"/>
      </w:divBdr>
    </w:div>
    <w:div w:id="1955476326">
      <w:bodyDiv w:val="1"/>
      <w:marLeft w:val="0"/>
      <w:marRight w:val="0"/>
      <w:marTop w:val="0"/>
      <w:marBottom w:val="0"/>
      <w:divBdr>
        <w:top w:val="none" w:sz="0" w:space="0" w:color="auto"/>
        <w:left w:val="none" w:sz="0" w:space="0" w:color="auto"/>
        <w:bottom w:val="none" w:sz="0" w:space="0" w:color="auto"/>
        <w:right w:val="none" w:sz="0" w:space="0" w:color="auto"/>
      </w:divBdr>
    </w:div>
    <w:div w:id="1956716585">
      <w:bodyDiv w:val="1"/>
      <w:marLeft w:val="0"/>
      <w:marRight w:val="0"/>
      <w:marTop w:val="0"/>
      <w:marBottom w:val="0"/>
      <w:divBdr>
        <w:top w:val="none" w:sz="0" w:space="0" w:color="auto"/>
        <w:left w:val="none" w:sz="0" w:space="0" w:color="auto"/>
        <w:bottom w:val="none" w:sz="0" w:space="0" w:color="auto"/>
        <w:right w:val="none" w:sz="0" w:space="0" w:color="auto"/>
      </w:divBdr>
    </w:div>
    <w:div w:id="1986161754">
      <w:bodyDiv w:val="1"/>
      <w:marLeft w:val="0"/>
      <w:marRight w:val="0"/>
      <w:marTop w:val="0"/>
      <w:marBottom w:val="0"/>
      <w:divBdr>
        <w:top w:val="none" w:sz="0" w:space="0" w:color="auto"/>
        <w:left w:val="none" w:sz="0" w:space="0" w:color="auto"/>
        <w:bottom w:val="none" w:sz="0" w:space="0" w:color="auto"/>
        <w:right w:val="none" w:sz="0" w:space="0" w:color="auto"/>
      </w:divBdr>
    </w:div>
    <w:div w:id="2003393403">
      <w:bodyDiv w:val="1"/>
      <w:marLeft w:val="0"/>
      <w:marRight w:val="0"/>
      <w:marTop w:val="0"/>
      <w:marBottom w:val="0"/>
      <w:divBdr>
        <w:top w:val="none" w:sz="0" w:space="0" w:color="auto"/>
        <w:left w:val="none" w:sz="0" w:space="0" w:color="auto"/>
        <w:bottom w:val="none" w:sz="0" w:space="0" w:color="auto"/>
        <w:right w:val="none" w:sz="0" w:space="0" w:color="auto"/>
      </w:divBdr>
    </w:div>
    <w:div w:id="2007513363">
      <w:bodyDiv w:val="1"/>
      <w:marLeft w:val="0"/>
      <w:marRight w:val="0"/>
      <w:marTop w:val="0"/>
      <w:marBottom w:val="0"/>
      <w:divBdr>
        <w:top w:val="none" w:sz="0" w:space="0" w:color="auto"/>
        <w:left w:val="none" w:sz="0" w:space="0" w:color="auto"/>
        <w:bottom w:val="none" w:sz="0" w:space="0" w:color="auto"/>
        <w:right w:val="none" w:sz="0" w:space="0" w:color="auto"/>
      </w:divBdr>
    </w:div>
    <w:div w:id="2010208316">
      <w:bodyDiv w:val="1"/>
      <w:marLeft w:val="0"/>
      <w:marRight w:val="0"/>
      <w:marTop w:val="0"/>
      <w:marBottom w:val="0"/>
      <w:divBdr>
        <w:top w:val="none" w:sz="0" w:space="0" w:color="auto"/>
        <w:left w:val="none" w:sz="0" w:space="0" w:color="auto"/>
        <w:bottom w:val="none" w:sz="0" w:space="0" w:color="auto"/>
        <w:right w:val="none" w:sz="0" w:space="0" w:color="auto"/>
      </w:divBdr>
    </w:div>
    <w:div w:id="2011177591">
      <w:bodyDiv w:val="1"/>
      <w:marLeft w:val="0"/>
      <w:marRight w:val="0"/>
      <w:marTop w:val="0"/>
      <w:marBottom w:val="0"/>
      <w:divBdr>
        <w:top w:val="none" w:sz="0" w:space="0" w:color="auto"/>
        <w:left w:val="none" w:sz="0" w:space="0" w:color="auto"/>
        <w:bottom w:val="none" w:sz="0" w:space="0" w:color="auto"/>
        <w:right w:val="none" w:sz="0" w:space="0" w:color="auto"/>
      </w:divBdr>
    </w:div>
    <w:div w:id="2017222189">
      <w:bodyDiv w:val="1"/>
      <w:marLeft w:val="0"/>
      <w:marRight w:val="0"/>
      <w:marTop w:val="0"/>
      <w:marBottom w:val="0"/>
      <w:divBdr>
        <w:top w:val="none" w:sz="0" w:space="0" w:color="auto"/>
        <w:left w:val="none" w:sz="0" w:space="0" w:color="auto"/>
        <w:bottom w:val="none" w:sz="0" w:space="0" w:color="auto"/>
        <w:right w:val="none" w:sz="0" w:space="0" w:color="auto"/>
      </w:divBdr>
    </w:div>
    <w:div w:id="2027900889">
      <w:bodyDiv w:val="1"/>
      <w:marLeft w:val="0"/>
      <w:marRight w:val="0"/>
      <w:marTop w:val="0"/>
      <w:marBottom w:val="0"/>
      <w:divBdr>
        <w:top w:val="none" w:sz="0" w:space="0" w:color="auto"/>
        <w:left w:val="none" w:sz="0" w:space="0" w:color="auto"/>
        <w:bottom w:val="none" w:sz="0" w:space="0" w:color="auto"/>
        <w:right w:val="none" w:sz="0" w:space="0" w:color="auto"/>
      </w:divBdr>
      <w:divsChild>
        <w:div w:id="491723220">
          <w:marLeft w:val="0"/>
          <w:marRight w:val="0"/>
          <w:marTop w:val="0"/>
          <w:marBottom w:val="0"/>
          <w:divBdr>
            <w:top w:val="none" w:sz="0" w:space="0" w:color="auto"/>
            <w:left w:val="none" w:sz="0" w:space="0" w:color="auto"/>
            <w:bottom w:val="none" w:sz="0" w:space="0" w:color="auto"/>
            <w:right w:val="none" w:sz="0" w:space="0" w:color="auto"/>
          </w:divBdr>
          <w:divsChild>
            <w:div w:id="950355813">
              <w:marLeft w:val="0"/>
              <w:marRight w:val="0"/>
              <w:marTop w:val="0"/>
              <w:marBottom w:val="0"/>
              <w:divBdr>
                <w:top w:val="none" w:sz="0" w:space="0" w:color="auto"/>
                <w:left w:val="none" w:sz="0" w:space="0" w:color="auto"/>
                <w:bottom w:val="none" w:sz="0" w:space="0" w:color="auto"/>
                <w:right w:val="none" w:sz="0" w:space="0" w:color="auto"/>
              </w:divBdr>
              <w:divsChild>
                <w:div w:id="347752411">
                  <w:marLeft w:val="0"/>
                  <w:marRight w:val="0"/>
                  <w:marTop w:val="0"/>
                  <w:marBottom w:val="0"/>
                  <w:divBdr>
                    <w:top w:val="none" w:sz="0" w:space="0" w:color="auto"/>
                    <w:left w:val="none" w:sz="0" w:space="0" w:color="auto"/>
                    <w:bottom w:val="none" w:sz="0" w:space="0" w:color="auto"/>
                    <w:right w:val="none" w:sz="0" w:space="0" w:color="auto"/>
                  </w:divBdr>
                  <w:divsChild>
                    <w:div w:id="2044018276">
                      <w:marLeft w:val="0"/>
                      <w:marRight w:val="0"/>
                      <w:marTop w:val="0"/>
                      <w:marBottom w:val="0"/>
                      <w:divBdr>
                        <w:top w:val="none" w:sz="0" w:space="0" w:color="auto"/>
                        <w:left w:val="none" w:sz="0" w:space="0" w:color="auto"/>
                        <w:bottom w:val="none" w:sz="0" w:space="0" w:color="auto"/>
                        <w:right w:val="none" w:sz="0" w:space="0" w:color="auto"/>
                      </w:divBdr>
                      <w:divsChild>
                        <w:div w:id="194316081">
                          <w:marLeft w:val="0"/>
                          <w:marRight w:val="0"/>
                          <w:marTop w:val="0"/>
                          <w:marBottom w:val="0"/>
                          <w:divBdr>
                            <w:top w:val="none" w:sz="0" w:space="0" w:color="auto"/>
                            <w:left w:val="none" w:sz="0" w:space="0" w:color="auto"/>
                            <w:bottom w:val="none" w:sz="0" w:space="0" w:color="auto"/>
                            <w:right w:val="none" w:sz="0" w:space="0" w:color="auto"/>
                          </w:divBdr>
                          <w:divsChild>
                            <w:div w:id="123439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0371100">
      <w:bodyDiv w:val="1"/>
      <w:marLeft w:val="0"/>
      <w:marRight w:val="0"/>
      <w:marTop w:val="0"/>
      <w:marBottom w:val="0"/>
      <w:divBdr>
        <w:top w:val="none" w:sz="0" w:space="0" w:color="auto"/>
        <w:left w:val="none" w:sz="0" w:space="0" w:color="auto"/>
        <w:bottom w:val="none" w:sz="0" w:space="0" w:color="auto"/>
        <w:right w:val="none" w:sz="0" w:space="0" w:color="auto"/>
      </w:divBdr>
    </w:div>
    <w:div w:id="2066874752">
      <w:bodyDiv w:val="1"/>
      <w:marLeft w:val="0"/>
      <w:marRight w:val="0"/>
      <w:marTop w:val="0"/>
      <w:marBottom w:val="0"/>
      <w:divBdr>
        <w:top w:val="none" w:sz="0" w:space="0" w:color="auto"/>
        <w:left w:val="none" w:sz="0" w:space="0" w:color="auto"/>
        <w:bottom w:val="none" w:sz="0" w:space="0" w:color="auto"/>
        <w:right w:val="none" w:sz="0" w:space="0" w:color="auto"/>
      </w:divBdr>
    </w:div>
    <w:div w:id="2075931795">
      <w:bodyDiv w:val="1"/>
      <w:marLeft w:val="0"/>
      <w:marRight w:val="0"/>
      <w:marTop w:val="0"/>
      <w:marBottom w:val="0"/>
      <w:divBdr>
        <w:top w:val="none" w:sz="0" w:space="0" w:color="auto"/>
        <w:left w:val="none" w:sz="0" w:space="0" w:color="auto"/>
        <w:bottom w:val="none" w:sz="0" w:space="0" w:color="auto"/>
        <w:right w:val="none" w:sz="0" w:space="0" w:color="auto"/>
      </w:divBdr>
    </w:div>
    <w:div w:id="2083869346">
      <w:bodyDiv w:val="1"/>
      <w:marLeft w:val="0"/>
      <w:marRight w:val="0"/>
      <w:marTop w:val="0"/>
      <w:marBottom w:val="0"/>
      <w:divBdr>
        <w:top w:val="none" w:sz="0" w:space="0" w:color="auto"/>
        <w:left w:val="none" w:sz="0" w:space="0" w:color="auto"/>
        <w:bottom w:val="none" w:sz="0" w:space="0" w:color="auto"/>
        <w:right w:val="none" w:sz="0" w:space="0" w:color="auto"/>
      </w:divBdr>
    </w:div>
    <w:div w:id="2114862434">
      <w:bodyDiv w:val="1"/>
      <w:marLeft w:val="0"/>
      <w:marRight w:val="0"/>
      <w:marTop w:val="0"/>
      <w:marBottom w:val="0"/>
      <w:divBdr>
        <w:top w:val="none" w:sz="0" w:space="0" w:color="auto"/>
        <w:left w:val="none" w:sz="0" w:space="0" w:color="auto"/>
        <w:bottom w:val="none" w:sz="0" w:space="0" w:color="auto"/>
        <w:right w:val="none" w:sz="0" w:space="0" w:color="auto"/>
      </w:divBdr>
      <w:divsChild>
        <w:div w:id="1266769019">
          <w:marLeft w:val="0"/>
          <w:marRight w:val="0"/>
          <w:marTop w:val="0"/>
          <w:marBottom w:val="0"/>
          <w:divBdr>
            <w:top w:val="none" w:sz="0" w:space="0" w:color="auto"/>
            <w:left w:val="none" w:sz="0" w:space="0" w:color="auto"/>
            <w:bottom w:val="none" w:sz="0" w:space="0" w:color="auto"/>
            <w:right w:val="none" w:sz="0" w:space="0" w:color="auto"/>
          </w:divBdr>
          <w:divsChild>
            <w:div w:id="70602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555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package" Target="embeddings/Microsoft_Visio_Drawing.vsdx"/><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7.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8F5FBA-27D1-4C4A-8FE2-DF35724D22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2101</TotalTime>
  <Pages>20</Pages>
  <Words>10635</Words>
  <Characters>15102</Characters>
  <Application>Microsoft Office Word</Application>
  <DocSecurity>0</DocSecurity>
  <Lines>419</Lines>
  <Paragraphs>357</Paragraphs>
  <ScaleCrop>false</ScaleCrop>
  <Company>qks</Company>
  <LinksUpToDate>false</LinksUpToDate>
  <CharactersWithSpaces>25380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文章题名不超过20字黑体二号</dc:title>
  <dc:subject/>
  <dc:creator>qks</dc:creator>
  <cp:keywords/>
  <dc:description/>
  <cp:lastModifiedBy>运璐 何</cp:lastModifiedBy>
  <cp:revision>166</cp:revision>
  <cp:lastPrinted>2008-06-06T09:40:00Z</cp:lastPrinted>
  <dcterms:created xsi:type="dcterms:W3CDTF">2025-11-29T13:44:00Z</dcterms:created>
  <dcterms:modified xsi:type="dcterms:W3CDTF">2025-12-16T05:27:00Z</dcterms:modified>
</cp:coreProperties>
</file>