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4B51A" w14:textId="1E733CEE" w:rsidR="00C421E5" w:rsidRPr="00807F35" w:rsidRDefault="007A37FB" w:rsidP="00C631A8">
      <w:pPr>
        <w:spacing w:line="360" w:lineRule="auto"/>
        <w:jc w:val="center"/>
        <w:rPr>
          <w:rFonts w:ascii="宋体" w:hAnsi="宋体"/>
          <w:color w:val="000000"/>
          <w:sz w:val="44"/>
          <w:szCs w:val="44"/>
        </w:rPr>
      </w:pPr>
      <w:r>
        <w:rPr>
          <w:rFonts w:ascii="宋体" w:hAnsi="宋体" w:hint="eastAsia"/>
          <w:b/>
          <w:color w:val="000000"/>
          <w:sz w:val="44"/>
          <w:szCs w:val="44"/>
        </w:rPr>
        <w:t>面向</w:t>
      </w:r>
      <w:r w:rsidR="0075256F">
        <w:rPr>
          <w:rFonts w:ascii="宋体" w:hAnsi="宋体" w:hint="eastAsia"/>
          <w:b/>
          <w:color w:val="000000"/>
          <w:sz w:val="44"/>
          <w:szCs w:val="44"/>
        </w:rPr>
        <w:t>复杂地形与电磁对抗</w:t>
      </w:r>
      <w:r w:rsidR="002E49AB">
        <w:rPr>
          <w:rFonts w:ascii="宋体" w:hAnsi="宋体" w:hint="eastAsia"/>
          <w:b/>
          <w:color w:val="000000"/>
          <w:sz w:val="44"/>
          <w:szCs w:val="44"/>
        </w:rPr>
        <w:t>环境</w:t>
      </w:r>
      <w:r w:rsidR="006A15E5">
        <w:rPr>
          <w:rFonts w:ascii="宋体" w:hAnsi="宋体" w:hint="eastAsia"/>
          <w:b/>
          <w:color w:val="000000"/>
          <w:sz w:val="44"/>
          <w:szCs w:val="44"/>
        </w:rPr>
        <w:t>的</w:t>
      </w:r>
      <w:r w:rsidR="0001165D">
        <w:rPr>
          <w:rFonts w:ascii="宋体" w:hAnsi="宋体" w:hint="eastAsia"/>
          <w:b/>
          <w:color w:val="000000"/>
          <w:sz w:val="44"/>
          <w:szCs w:val="44"/>
        </w:rPr>
        <w:t>连通性保持</w:t>
      </w:r>
      <w:r w:rsidR="008D33C0">
        <w:rPr>
          <w:rFonts w:ascii="宋体" w:hAnsi="宋体" w:hint="eastAsia"/>
          <w:b/>
          <w:color w:val="000000"/>
          <w:sz w:val="44"/>
          <w:szCs w:val="44"/>
        </w:rPr>
        <w:t>无人集</w:t>
      </w:r>
      <w:r w:rsidR="00AA3564">
        <w:rPr>
          <w:rFonts w:ascii="宋体" w:hAnsi="宋体" w:hint="eastAsia"/>
          <w:b/>
          <w:color w:val="000000"/>
          <w:sz w:val="44"/>
          <w:szCs w:val="44"/>
        </w:rPr>
        <w:t>群</w:t>
      </w:r>
      <w:r w:rsidR="002E49AB">
        <w:rPr>
          <w:rFonts w:ascii="宋体" w:hAnsi="宋体" w:hint="eastAsia"/>
          <w:b/>
          <w:color w:val="000000"/>
          <w:sz w:val="44"/>
          <w:szCs w:val="44"/>
        </w:rPr>
        <w:t>分簇</w:t>
      </w:r>
      <w:r w:rsidR="008D33C0">
        <w:rPr>
          <w:rFonts w:ascii="宋体" w:hAnsi="宋体" w:hint="eastAsia"/>
          <w:b/>
          <w:color w:val="000000"/>
          <w:sz w:val="44"/>
          <w:szCs w:val="44"/>
        </w:rPr>
        <w:t>路径规划算法</w:t>
      </w:r>
    </w:p>
    <w:p w14:paraId="57745B6B" w14:textId="77777777" w:rsidR="004434BD" w:rsidRPr="00FD6C59" w:rsidRDefault="004434BD" w:rsidP="00C631A8">
      <w:pPr>
        <w:spacing w:line="360" w:lineRule="auto"/>
        <w:jc w:val="center"/>
        <w:rPr>
          <w:rFonts w:ascii="楷体_GB2312" w:eastAsia="楷体_GB2312" w:hAnsi="宋体"/>
          <w:sz w:val="28"/>
          <w:szCs w:val="28"/>
        </w:rPr>
      </w:pPr>
      <w:r w:rsidRPr="00FD6C59">
        <w:rPr>
          <w:rFonts w:ascii="楷体_GB2312" w:eastAsia="楷体_GB2312" w:hAnsi="宋体" w:hint="eastAsia"/>
          <w:sz w:val="28"/>
          <w:szCs w:val="28"/>
        </w:rPr>
        <w:t>作者1</w:t>
      </w:r>
      <w:r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，作者2</w:t>
      </w:r>
      <w:r w:rsidRPr="00FD6C59">
        <w:rPr>
          <w:rFonts w:ascii="楷体_GB2312" w:eastAsia="楷体_GB2312" w:hAnsi="宋体" w:hint="eastAsia"/>
          <w:sz w:val="28"/>
          <w:szCs w:val="28"/>
          <w:vertAlign w:val="superscript"/>
        </w:rPr>
        <w:t>2</w:t>
      </w:r>
      <w:r w:rsidRPr="00FD6C59">
        <w:rPr>
          <w:rFonts w:ascii="楷体_GB2312" w:eastAsia="楷体_GB2312" w:hAnsi="宋体" w:hint="eastAsia"/>
          <w:sz w:val="28"/>
          <w:szCs w:val="28"/>
        </w:rPr>
        <w:t>，作者3</w:t>
      </w:r>
      <w:r w:rsidRPr="00FD6C59">
        <w:rPr>
          <w:rFonts w:ascii="楷体_GB2312" w:eastAsia="楷体_GB2312" w:hAnsi="宋体" w:hint="eastAsia"/>
          <w:sz w:val="28"/>
          <w:szCs w:val="28"/>
          <w:vertAlign w:val="superscript"/>
        </w:rPr>
        <w:t>1</w:t>
      </w: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0B7D3D0C"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8533F7">
        <w:rPr>
          <w:rFonts w:eastAsia="楷体_GB2312"/>
          <w:szCs w:val="18"/>
          <w:rPrChange w:id="0" w:author="运璐 何" w:date="2025-11-23T10:17:00Z">
            <w:rPr>
              <w:rFonts w:ascii="楷体_GB2312" w:eastAsia="楷体_GB2312" w:hAnsi="宋体"/>
              <w:szCs w:val="18"/>
            </w:rPr>
          </w:rPrChange>
        </w:rPr>
        <w:t>在</w:t>
      </w:r>
      <w:r w:rsidR="008D33C0" w:rsidRPr="008533F7">
        <w:rPr>
          <w:rFonts w:eastAsia="楷体_GB2312" w:hint="eastAsia"/>
          <w:szCs w:val="18"/>
          <w:rPrChange w:id="1" w:author="运璐 何" w:date="2025-11-23T10:17:00Z">
            <w:rPr>
              <w:rFonts w:ascii="楷体_GB2312" w:eastAsia="楷体_GB2312" w:hAnsi="宋体" w:hint="eastAsia"/>
              <w:szCs w:val="18"/>
            </w:rPr>
          </w:rPrChange>
        </w:rPr>
        <w:t>建筑</w:t>
      </w:r>
      <w:r w:rsidR="0013068A" w:rsidRPr="008533F7">
        <w:rPr>
          <w:rFonts w:eastAsia="楷体_GB2312" w:hint="eastAsia"/>
          <w:szCs w:val="18"/>
          <w:rPrChange w:id="2" w:author="运璐 何" w:date="2025-11-23T10:17:00Z">
            <w:rPr>
              <w:rFonts w:ascii="楷体_GB2312" w:eastAsia="楷体_GB2312" w:hAnsi="宋体" w:hint="eastAsia"/>
              <w:szCs w:val="18"/>
            </w:rPr>
          </w:rPrChange>
        </w:rPr>
        <w:t>物</w:t>
      </w:r>
      <w:r w:rsidR="008D33C0" w:rsidRPr="008533F7">
        <w:rPr>
          <w:rFonts w:eastAsia="楷体_GB2312" w:hint="eastAsia"/>
          <w:szCs w:val="18"/>
          <w:rPrChange w:id="3" w:author="运璐 何" w:date="2025-11-23T10:17:00Z">
            <w:rPr>
              <w:rFonts w:ascii="楷体_GB2312" w:eastAsia="楷体_GB2312" w:hAnsi="宋体" w:hint="eastAsia"/>
              <w:szCs w:val="18"/>
            </w:rPr>
          </w:rPrChange>
        </w:rPr>
        <w:t>密集且存在电磁干扰</w:t>
      </w:r>
      <w:r w:rsidR="008D33C0" w:rsidRPr="008533F7">
        <w:rPr>
          <w:rFonts w:eastAsia="楷体_GB2312"/>
          <w:szCs w:val="18"/>
          <w:rPrChange w:id="4" w:author="运璐 何" w:date="2025-11-23T10:17:00Z">
            <w:rPr>
              <w:rFonts w:ascii="楷体_GB2312" w:eastAsia="楷体_GB2312" w:hAnsi="宋体"/>
              <w:szCs w:val="18"/>
            </w:rPr>
          </w:rPrChange>
        </w:rPr>
        <w:t>的</w:t>
      </w:r>
      <w:r w:rsidR="0067354F" w:rsidRPr="008533F7">
        <w:rPr>
          <w:rFonts w:eastAsia="楷体_GB2312" w:hint="eastAsia"/>
          <w:szCs w:val="18"/>
          <w:rPrChange w:id="5" w:author="运璐 何" w:date="2025-11-23T10:17:00Z">
            <w:rPr>
              <w:rFonts w:ascii="楷体_GB2312" w:eastAsia="楷体_GB2312" w:hAnsi="宋体" w:hint="eastAsia"/>
              <w:szCs w:val="18"/>
            </w:rPr>
          </w:rPrChange>
        </w:rPr>
        <w:t>未知</w:t>
      </w:r>
      <w:r w:rsidR="008D33C0" w:rsidRPr="008533F7">
        <w:rPr>
          <w:rFonts w:eastAsia="楷体_GB2312"/>
          <w:szCs w:val="18"/>
          <w:rPrChange w:id="6" w:author="运璐 何" w:date="2025-11-23T10:17:00Z">
            <w:rPr>
              <w:rFonts w:ascii="楷体_GB2312" w:eastAsia="楷体_GB2312" w:hAnsi="宋体"/>
              <w:szCs w:val="18"/>
            </w:rPr>
          </w:rPrChange>
        </w:rPr>
        <w:t>作战环境</w:t>
      </w:r>
      <w:r w:rsidR="0067354F" w:rsidRPr="008533F7">
        <w:rPr>
          <w:rFonts w:eastAsia="楷体_GB2312" w:hint="eastAsia"/>
          <w:szCs w:val="18"/>
          <w:rPrChange w:id="7" w:author="运璐 何" w:date="2025-11-23T10:17:00Z">
            <w:rPr>
              <w:rFonts w:ascii="楷体_GB2312" w:eastAsia="楷体_GB2312" w:hAnsi="宋体" w:hint="eastAsia"/>
              <w:szCs w:val="18"/>
            </w:rPr>
          </w:rPrChange>
        </w:rPr>
        <w:t>中</w:t>
      </w:r>
      <w:r w:rsidR="008D33C0" w:rsidRPr="008533F7">
        <w:rPr>
          <w:rFonts w:eastAsia="楷体_GB2312"/>
          <w:szCs w:val="18"/>
          <w:rPrChange w:id="8" w:author="运璐 何" w:date="2025-11-23T10:17:00Z">
            <w:rPr>
              <w:rFonts w:ascii="楷体_GB2312" w:eastAsia="楷体_GB2312" w:hAnsi="宋体"/>
              <w:szCs w:val="18"/>
            </w:rPr>
          </w:rPrChange>
        </w:rPr>
        <w:t>，大规模无人机集群在执行任务过程中不仅需要</w:t>
      </w:r>
      <w:r w:rsidR="00B854FE" w:rsidRPr="008533F7">
        <w:rPr>
          <w:rFonts w:eastAsia="楷体_GB2312" w:hint="eastAsia"/>
          <w:szCs w:val="18"/>
          <w:rPrChange w:id="9" w:author="运璐 何" w:date="2025-11-23T10:17:00Z">
            <w:rPr>
              <w:rFonts w:ascii="楷体_GB2312" w:eastAsia="楷体_GB2312" w:hAnsi="宋体" w:hint="eastAsia"/>
              <w:szCs w:val="18"/>
            </w:rPr>
          </w:rPrChange>
        </w:rPr>
        <w:t>根据实时变化的外界环境实时更新</w:t>
      </w:r>
      <w:r w:rsidR="008D33C0" w:rsidRPr="008533F7">
        <w:rPr>
          <w:rFonts w:eastAsia="楷体_GB2312"/>
          <w:szCs w:val="18"/>
          <w:rPrChange w:id="10" w:author="运璐 何" w:date="2025-11-23T10:17:00Z">
            <w:rPr>
              <w:rFonts w:ascii="楷体_GB2312" w:eastAsia="楷体_GB2312" w:hAnsi="宋体"/>
              <w:szCs w:val="18"/>
            </w:rPr>
          </w:rPrChange>
        </w:rPr>
        <w:t>路径，还必须保持</w:t>
      </w:r>
      <w:r w:rsidR="004774E4" w:rsidRPr="008533F7">
        <w:rPr>
          <w:rFonts w:eastAsia="楷体_GB2312" w:hint="eastAsia"/>
          <w:szCs w:val="18"/>
          <w:rPrChange w:id="11" w:author="运璐 何" w:date="2025-11-23T10:17:00Z">
            <w:rPr>
              <w:rFonts w:ascii="楷体_GB2312" w:eastAsia="楷体_GB2312" w:hAnsi="宋体" w:hint="eastAsia"/>
              <w:szCs w:val="18"/>
            </w:rPr>
          </w:rPrChange>
        </w:rPr>
        <w:t>集群内</w:t>
      </w:r>
      <w:r w:rsidR="008D33C0" w:rsidRPr="008533F7">
        <w:rPr>
          <w:rFonts w:eastAsia="楷体_GB2312"/>
          <w:szCs w:val="18"/>
          <w:rPrChange w:id="12" w:author="运璐 何" w:date="2025-11-23T10:17:00Z">
            <w:rPr>
              <w:rFonts w:ascii="楷体_GB2312" w:eastAsia="楷体_GB2312" w:hAnsi="宋体"/>
              <w:szCs w:val="18"/>
            </w:rPr>
          </w:rPrChange>
        </w:rPr>
        <w:t>通信连通，以保障</w:t>
      </w:r>
      <w:r w:rsidR="00FE72B5" w:rsidRPr="008533F7">
        <w:rPr>
          <w:rFonts w:eastAsia="楷体_GB2312" w:hint="eastAsia"/>
          <w:szCs w:val="18"/>
          <w:rPrChange w:id="13" w:author="运璐 何" w:date="2025-11-23T10:17:00Z">
            <w:rPr>
              <w:rFonts w:ascii="楷体_GB2312" w:eastAsia="楷体_GB2312" w:hAnsi="宋体" w:hint="eastAsia"/>
              <w:szCs w:val="18"/>
            </w:rPr>
          </w:rPrChange>
        </w:rPr>
        <w:t>打击和侦查等</w:t>
      </w:r>
      <w:r w:rsidR="008D33C0" w:rsidRPr="008533F7">
        <w:rPr>
          <w:rFonts w:eastAsia="楷体_GB2312"/>
          <w:szCs w:val="18"/>
          <w:rPrChange w:id="14" w:author="运璐 何" w:date="2025-11-23T10:17:00Z">
            <w:rPr>
              <w:rFonts w:ascii="楷体_GB2312" w:eastAsia="楷体_GB2312" w:hAnsi="宋体"/>
              <w:szCs w:val="18"/>
            </w:rPr>
          </w:rPrChange>
        </w:rPr>
        <w:t>任务的协同与信息交互</w:t>
      </w:r>
      <w:r w:rsidR="00C3513C" w:rsidRPr="008533F7">
        <w:rPr>
          <w:rFonts w:eastAsia="楷体_GB2312" w:hint="eastAsia"/>
          <w:szCs w:val="18"/>
          <w:rPrChange w:id="15" w:author="运璐 何" w:date="2025-11-23T10:17:00Z">
            <w:rPr>
              <w:rFonts w:ascii="楷体_GB2312" w:eastAsia="楷体_GB2312" w:hAnsi="宋体" w:hint="eastAsia"/>
              <w:szCs w:val="18"/>
            </w:rPr>
          </w:rPrChange>
        </w:rPr>
        <w:t>。</w:t>
      </w:r>
      <w:r w:rsidR="00542904" w:rsidRPr="008533F7">
        <w:rPr>
          <w:rFonts w:eastAsia="楷体_GB2312" w:hint="eastAsia"/>
          <w:szCs w:val="18"/>
          <w:rPrChange w:id="16" w:author="运璐 何" w:date="2025-11-23T10:17:00Z">
            <w:rPr>
              <w:rFonts w:ascii="楷体_GB2312" w:eastAsia="楷体_GB2312" w:hAnsi="宋体" w:hint="eastAsia"/>
              <w:szCs w:val="18"/>
            </w:rPr>
          </w:rPrChange>
        </w:rPr>
        <w:t>由于</w:t>
      </w:r>
      <w:del w:id="17" w:author="运璐 何" w:date="2025-11-23T10:14:00Z">
        <w:r w:rsidR="00542904" w:rsidRPr="008533F7" w:rsidDel="008533F7">
          <w:rPr>
            <w:rFonts w:eastAsia="楷体_GB2312" w:hint="eastAsia"/>
            <w:szCs w:val="18"/>
            <w:rPrChange w:id="18" w:author="运璐 何" w:date="2025-11-23T10:17:00Z">
              <w:rPr>
                <w:rFonts w:ascii="楷体_GB2312" w:eastAsia="楷体_GB2312" w:hAnsi="宋体" w:hint="eastAsia"/>
                <w:szCs w:val="18"/>
              </w:rPr>
            </w:rPrChange>
          </w:rPr>
          <w:delText>其</w:delText>
        </w:r>
      </w:del>
      <w:r w:rsidR="00542904" w:rsidRPr="008533F7">
        <w:rPr>
          <w:rFonts w:eastAsia="楷体_GB2312" w:hint="eastAsia"/>
          <w:szCs w:val="18"/>
          <w:rPrChange w:id="19" w:author="运璐 何" w:date="2025-11-23T10:17:00Z">
            <w:rPr>
              <w:rFonts w:ascii="楷体_GB2312" w:eastAsia="楷体_GB2312" w:hAnsi="宋体" w:hint="eastAsia"/>
              <w:szCs w:val="18"/>
            </w:rPr>
          </w:rPrChange>
        </w:rPr>
        <w:t>不依赖于先验知识，</w:t>
      </w:r>
      <w:r w:rsidR="00147337" w:rsidRPr="008533F7">
        <w:rPr>
          <w:rFonts w:eastAsia="楷体_GB2312" w:hint="eastAsia"/>
          <w:szCs w:val="18"/>
          <w:rPrChange w:id="20" w:author="运璐 何" w:date="2025-11-23T10:17:00Z">
            <w:rPr>
              <w:rFonts w:ascii="楷体_GB2312" w:eastAsia="楷体_GB2312" w:hAnsi="宋体" w:hint="eastAsia"/>
              <w:szCs w:val="18"/>
            </w:rPr>
          </w:rPrChange>
        </w:rPr>
        <w:t>人工势场法</w:t>
      </w:r>
      <w:r w:rsidR="00F53E73" w:rsidRPr="008533F7">
        <w:rPr>
          <w:rFonts w:eastAsia="楷体_GB2312" w:hint="eastAsia"/>
          <w:szCs w:val="18"/>
          <w:rPrChange w:id="21" w:author="运璐 何" w:date="2025-11-23T10:17:00Z">
            <w:rPr>
              <w:rFonts w:ascii="楷体_GB2312" w:eastAsia="楷体_GB2312" w:hAnsi="宋体" w:hint="eastAsia"/>
              <w:szCs w:val="18"/>
            </w:rPr>
          </w:rPrChange>
        </w:rPr>
        <w:t>一直</w:t>
      </w:r>
      <w:r w:rsidR="00147337" w:rsidRPr="008533F7">
        <w:rPr>
          <w:rFonts w:eastAsia="楷体_GB2312" w:hint="eastAsia"/>
          <w:szCs w:val="18"/>
          <w:rPrChange w:id="22" w:author="运璐 何" w:date="2025-11-23T10:17:00Z">
            <w:rPr>
              <w:rFonts w:ascii="楷体_GB2312" w:eastAsia="楷体_GB2312" w:hAnsi="宋体" w:hint="eastAsia"/>
              <w:szCs w:val="18"/>
            </w:rPr>
          </w:rPrChange>
        </w:rPr>
        <w:t>是分布式</w:t>
      </w:r>
      <w:r w:rsidR="00542904" w:rsidRPr="008533F7">
        <w:rPr>
          <w:rFonts w:eastAsia="楷体_GB2312" w:hint="eastAsia"/>
          <w:szCs w:val="18"/>
          <w:rPrChange w:id="23" w:author="运璐 何" w:date="2025-11-23T10:17:00Z">
            <w:rPr>
              <w:rFonts w:ascii="楷体_GB2312" w:eastAsia="楷体_GB2312" w:hAnsi="宋体" w:hint="eastAsia"/>
              <w:szCs w:val="18"/>
            </w:rPr>
          </w:rPrChange>
        </w:rPr>
        <w:t>实时</w:t>
      </w:r>
      <w:r w:rsidR="00147337" w:rsidRPr="008533F7">
        <w:rPr>
          <w:rFonts w:eastAsia="楷体_GB2312" w:hint="eastAsia"/>
          <w:szCs w:val="18"/>
          <w:rPrChange w:id="24" w:author="运璐 何" w:date="2025-11-23T10:17:00Z">
            <w:rPr>
              <w:rFonts w:ascii="楷体_GB2312" w:eastAsia="楷体_GB2312" w:hAnsi="宋体" w:hint="eastAsia"/>
              <w:szCs w:val="18"/>
            </w:rPr>
          </w:rPrChange>
        </w:rPr>
        <w:t>路径规划的</w:t>
      </w:r>
      <w:r w:rsidR="00446799" w:rsidRPr="008533F7">
        <w:rPr>
          <w:rFonts w:eastAsia="楷体_GB2312" w:hint="eastAsia"/>
          <w:szCs w:val="18"/>
          <w:rPrChange w:id="25" w:author="运璐 何" w:date="2025-11-23T10:17:00Z">
            <w:rPr>
              <w:rFonts w:ascii="楷体_GB2312" w:eastAsia="楷体_GB2312" w:hAnsi="宋体" w:hint="eastAsia"/>
              <w:szCs w:val="18"/>
            </w:rPr>
          </w:rPrChange>
        </w:rPr>
        <w:t>主流</w:t>
      </w:r>
      <w:r w:rsidR="00147337" w:rsidRPr="008533F7">
        <w:rPr>
          <w:rFonts w:eastAsia="楷体_GB2312" w:hint="eastAsia"/>
          <w:szCs w:val="18"/>
          <w:rPrChange w:id="26" w:author="运璐 何" w:date="2025-11-23T10:17:00Z">
            <w:rPr>
              <w:rFonts w:ascii="楷体_GB2312" w:eastAsia="楷体_GB2312" w:hAnsi="宋体" w:hint="eastAsia"/>
              <w:szCs w:val="18"/>
            </w:rPr>
          </w:rPrChange>
        </w:rPr>
        <w:t>方法。然而，随着网络规模</w:t>
      </w:r>
      <w:r w:rsidR="006F6C75" w:rsidRPr="008533F7">
        <w:rPr>
          <w:rFonts w:eastAsia="楷体_GB2312" w:hint="eastAsia"/>
          <w:szCs w:val="18"/>
          <w:rPrChange w:id="27" w:author="运璐 何" w:date="2025-11-23T10:17:00Z">
            <w:rPr>
              <w:rFonts w:ascii="楷体_GB2312" w:eastAsia="楷体_GB2312" w:hAnsi="宋体" w:hint="eastAsia"/>
              <w:szCs w:val="18"/>
            </w:rPr>
          </w:rPrChange>
        </w:rPr>
        <w:t>和外部环境复杂度</w:t>
      </w:r>
      <w:r w:rsidR="00147337" w:rsidRPr="008533F7">
        <w:rPr>
          <w:rFonts w:eastAsia="楷体_GB2312" w:hint="eastAsia"/>
          <w:szCs w:val="18"/>
          <w:rPrChange w:id="28" w:author="运璐 何" w:date="2025-11-23T10:17:00Z">
            <w:rPr>
              <w:rFonts w:ascii="楷体_GB2312" w:eastAsia="楷体_GB2312" w:hAnsi="宋体" w:hint="eastAsia"/>
              <w:szCs w:val="18"/>
            </w:rPr>
          </w:rPrChange>
        </w:rPr>
        <w:t>的增加，</w:t>
      </w:r>
      <w:r w:rsidR="00F15BA0" w:rsidRPr="008533F7">
        <w:rPr>
          <w:rFonts w:eastAsia="楷体_GB2312" w:hint="eastAsia"/>
          <w:szCs w:val="18"/>
          <w:rPrChange w:id="29" w:author="运璐 何" w:date="2025-11-23T10:17:00Z">
            <w:rPr>
              <w:rFonts w:ascii="楷体_GB2312" w:eastAsia="楷体_GB2312" w:hAnsi="宋体" w:hint="eastAsia"/>
              <w:szCs w:val="18"/>
            </w:rPr>
          </w:rPrChange>
        </w:rPr>
        <w:t>多源势场叠加会导致</w:t>
      </w:r>
      <w:r w:rsidR="002E4B3F" w:rsidRPr="008533F7">
        <w:rPr>
          <w:rFonts w:eastAsia="楷体_GB2312" w:hint="eastAsia"/>
          <w:szCs w:val="18"/>
          <w:rPrChange w:id="30" w:author="运璐 何" w:date="2025-11-23T10:17:00Z">
            <w:rPr>
              <w:rFonts w:ascii="楷体_GB2312" w:eastAsia="楷体_GB2312" w:hAnsi="宋体" w:hint="eastAsia"/>
              <w:szCs w:val="18"/>
            </w:rPr>
          </w:rPrChange>
        </w:rPr>
        <w:t>其</w:t>
      </w:r>
      <w:r w:rsidR="00F15BA0" w:rsidRPr="008533F7">
        <w:rPr>
          <w:rFonts w:eastAsia="楷体_GB2312" w:hint="eastAsia"/>
          <w:szCs w:val="18"/>
          <w:rPrChange w:id="31" w:author="运璐 何" w:date="2025-11-23T10:17:00Z">
            <w:rPr>
              <w:rFonts w:ascii="楷体_GB2312" w:eastAsia="楷体_GB2312" w:hAnsi="宋体" w:hint="eastAsia"/>
              <w:szCs w:val="18"/>
            </w:rPr>
          </w:rPrChange>
        </w:rPr>
        <w:t>路径</w:t>
      </w:r>
      <w:r w:rsidR="00147337" w:rsidRPr="008533F7">
        <w:rPr>
          <w:rFonts w:eastAsia="楷体_GB2312" w:hint="eastAsia"/>
          <w:szCs w:val="18"/>
          <w:rPrChange w:id="32" w:author="运璐 何" w:date="2025-11-23T10:17:00Z">
            <w:rPr>
              <w:rFonts w:ascii="楷体_GB2312" w:eastAsia="楷体_GB2312" w:hAnsi="宋体" w:hint="eastAsia"/>
              <w:szCs w:val="18"/>
            </w:rPr>
          </w:rPrChange>
        </w:rPr>
        <w:t>死锁和震荡</w:t>
      </w:r>
      <w:r w:rsidR="00F15BA0" w:rsidRPr="008533F7">
        <w:rPr>
          <w:rFonts w:eastAsia="楷体_GB2312" w:hint="eastAsia"/>
          <w:szCs w:val="18"/>
          <w:rPrChange w:id="33" w:author="运璐 何" w:date="2025-11-23T10:17:00Z">
            <w:rPr>
              <w:rFonts w:ascii="楷体_GB2312" w:eastAsia="楷体_GB2312" w:hAnsi="宋体" w:hint="eastAsia"/>
              <w:szCs w:val="18"/>
            </w:rPr>
          </w:rPrChange>
        </w:rPr>
        <w:t>，严重降低路径规划效率甚至导致规划失效</w:t>
      </w:r>
      <w:r w:rsidR="00147337" w:rsidRPr="008533F7">
        <w:rPr>
          <w:rFonts w:eastAsia="楷体_GB2312" w:hint="eastAsia"/>
          <w:szCs w:val="18"/>
          <w:rPrChange w:id="34" w:author="运璐 何" w:date="2025-11-23T10:17:00Z">
            <w:rPr>
              <w:rFonts w:ascii="楷体_GB2312" w:eastAsia="楷体_GB2312" w:hAnsi="宋体" w:hint="eastAsia"/>
              <w:szCs w:val="18"/>
            </w:rPr>
          </w:rPrChange>
        </w:rPr>
        <w:t>。</w:t>
      </w:r>
      <w:r w:rsidR="007A7A95" w:rsidRPr="008533F7">
        <w:rPr>
          <w:rFonts w:eastAsia="楷体_GB2312" w:hint="eastAsia"/>
          <w:szCs w:val="18"/>
          <w:rPrChange w:id="35" w:author="运璐 何" w:date="2025-11-23T10:17:00Z">
            <w:rPr>
              <w:rFonts w:ascii="楷体_GB2312" w:eastAsia="楷体_GB2312" w:hAnsi="宋体" w:hint="eastAsia"/>
              <w:szCs w:val="18"/>
            </w:rPr>
          </w:rPrChange>
        </w:rPr>
        <w:t>针对该问题，</w:t>
      </w:r>
      <w:bookmarkStart w:id="36" w:name="_Hlk213939123"/>
      <w:r w:rsidR="007A7A95" w:rsidRPr="008533F7">
        <w:rPr>
          <w:rFonts w:eastAsia="楷体_GB2312"/>
          <w:szCs w:val="18"/>
          <w:rPrChange w:id="37" w:author="运璐 何" w:date="2025-11-23T10:17:00Z">
            <w:rPr>
              <w:rFonts w:ascii="楷体_GB2312" w:eastAsia="楷体_GB2312" w:hAnsi="宋体"/>
              <w:szCs w:val="18"/>
            </w:rPr>
          </w:rPrChange>
        </w:rPr>
        <w:t>本文提出一种</w:t>
      </w:r>
      <w:bookmarkStart w:id="38" w:name="OLE_LINK4"/>
      <w:r w:rsidR="00C74822" w:rsidRPr="008533F7">
        <w:rPr>
          <w:rFonts w:eastAsia="楷体_GB2312" w:hint="eastAsia"/>
          <w:szCs w:val="18"/>
          <w:rPrChange w:id="39" w:author="运璐 何" w:date="2025-11-23T10:17:00Z">
            <w:rPr>
              <w:rFonts w:ascii="楷体_GB2312" w:eastAsia="楷体_GB2312" w:hAnsi="宋体" w:hint="eastAsia"/>
              <w:szCs w:val="18"/>
            </w:rPr>
          </w:rPrChange>
        </w:rPr>
        <w:t>全局路径采样与局部人工势场法相结合的分簇协同</w:t>
      </w:r>
      <w:r w:rsidR="00296891" w:rsidRPr="008533F7">
        <w:rPr>
          <w:rFonts w:eastAsia="楷体_GB2312" w:hint="eastAsia"/>
          <w:szCs w:val="18"/>
          <w:rPrChange w:id="40" w:author="运璐 何" w:date="2025-11-23T10:17:00Z">
            <w:rPr>
              <w:rFonts w:ascii="楷体_GB2312" w:eastAsia="楷体_GB2312" w:hAnsi="宋体" w:hint="eastAsia"/>
              <w:szCs w:val="18"/>
            </w:rPr>
          </w:rPrChange>
        </w:rPr>
        <w:t>通信保持</w:t>
      </w:r>
      <w:r w:rsidR="00C74822" w:rsidRPr="008533F7">
        <w:rPr>
          <w:rFonts w:eastAsia="楷体_GB2312" w:hint="eastAsia"/>
          <w:szCs w:val="18"/>
          <w:rPrChange w:id="41" w:author="运璐 何" w:date="2025-11-23T10:17:00Z">
            <w:rPr>
              <w:rFonts w:ascii="楷体_GB2312" w:eastAsia="楷体_GB2312" w:hAnsi="宋体" w:hint="eastAsia"/>
              <w:szCs w:val="18"/>
            </w:rPr>
          </w:rPrChange>
        </w:rPr>
        <w:t>路径规划方法</w:t>
      </w:r>
      <w:r w:rsidR="007A7A95" w:rsidRPr="008533F7">
        <w:rPr>
          <w:rFonts w:eastAsia="楷体_GB2312"/>
          <w:szCs w:val="18"/>
          <w:rPrChange w:id="42" w:author="运璐 何" w:date="2025-11-23T10:17:00Z">
            <w:rPr>
              <w:rFonts w:ascii="楷体_GB2312" w:eastAsia="楷体_GB2312" w:hAnsi="宋体"/>
              <w:szCs w:val="18"/>
            </w:rPr>
          </w:rPrChange>
        </w:rPr>
        <w:t>（</w:t>
      </w:r>
      <w:bookmarkStart w:id="43" w:name="OLE_LINK3"/>
      <w:r w:rsidR="007A7A95" w:rsidRPr="008533F7">
        <w:rPr>
          <w:rFonts w:eastAsia="楷体_GB2312"/>
          <w:szCs w:val="18"/>
          <w:rPrChange w:id="44" w:author="运璐 何" w:date="2025-11-23T10:17:00Z">
            <w:rPr>
              <w:rFonts w:ascii="楷体_GB2312" w:eastAsia="楷体_GB2312" w:hAnsi="宋体"/>
              <w:szCs w:val="18"/>
            </w:rPr>
          </w:rPrChange>
        </w:rPr>
        <w:t>C-RRT*-APF</w:t>
      </w:r>
      <w:bookmarkEnd w:id="43"/>
      <w:r w:rsidR="007A7A95" w:rsidRPr="008533F7">
        <w:rPr>
          <w:rFonts w:eastAsia="楷体_GB2312"/>
          <w:szCs w:val="18"/>
          <w:rPrChange w:id="45" w:author="运璐 何" w:date="2025-11-23T10:17:00Z">
            <w:rPr>
              <w:rFonts w:ascii="楷体_GB2312" w:eastAsia="楷体_GB2312" w:hAnsi="宋体"/>
              <w:szCs w:val="18"/>
            </w:rPr>
          </w:rPrChange>
        </w:rPr>
        <w:t>）</w:t>
      </w:r>
      <w:bookmarkEnd w:id="36"/>
      <w:bookmarkEnd w:id="38"/>
      <w:r w:rsidR="007A7A95" w:rsidRPr="008533F7">
        <w:rPr>
          <w:rFonts w:eastAsia="楷体_GB2312"/>
          <w:szCs w:val="18"/>
          <w:rPrChange w:id="46" w:author="运璐 何" w:date="2025-11-23T10:17:00Z">
            <w:rPr>
              <w:rFonts w:ascii="楷体_GB2312" w:eastAsia="楷体_GB2312" w:hAnsi="宋体"/>
              <w:szCs w:val="18"/>
            </w:rPr>
          </w:rPrChange>
        </w:rPr>
        <w:t>。该方法</w:t>
      </w:r>
      <w:r w:rsidR="00DB119B" w:rsidRPr="008533F7">
        <w:rPr>
          <w:rFonts w:eastAsia="楷体_GB2312" w:hint="eastAsia"/>
          <w:szCs w:val="18"/>
          <w:rPrChange w:id="47" w:author="运璐 何" w:date="2025-11-23T10:17:00Z">
            <w:rPr>
              <w:rFonts w:ascii="楷体_GB2312" w:eastAsia="楷体_GB2312" w:hAnsi="宋体" w:hint="eastAsia"/>
              <w:szCs w:val="18"/>
            </w:rPr>
          </w:rPrChange>
        </w:rPr>
        <w:t>首先</w:t>
      </w:r>
      <w:r w:rsidR="002B67E1" w:rsidRPr="008533F7">
        <w:rPr>
          <w:rFonts w:eastAsia="楷体_GB2312" w:hint="eastAsia"/>
          <w:szCs w:val="18"/>
          <w:rPrChange w:id="48" w:author="运璐 何" w:date="2025-11-23T10:17:00Z">
            <w:rPr>
              <w:rFonts w:ascii="楷体_GB2312" w:eastAsia="楷体_GB2312" w:hAnsi="宋体" w:hint="eastAsia"/>
              <w:szCs w:val="18"/>
            </w:rPr>
          </w:rPrChange>
        </w:rPr>
        <w:t>将大规模无人机集群分为多个簇</w:t>
      </w:r>
      <w:r w:rsidR="00720327" w:rsidRPr="008533F7">
        <w:rPr>
          <w:rFonts w:eastAsia="楷体_GB2312" w:hint="eastAsia"/>
          <w:szCs w:val="18"/>
          <w:rPrChange w:id="49" w:author="运璐 何" w:date="2025-11-23T10:17:00Z">
            <w:rPr>
              <w:rFonts w:ascii="楷体_GB2312" w:eastAsia="楷体_GB2312" w:hAnsi="宋体" w:hint="eastAsia"/>
              <w:szCs w:val="18"/>
            </w:rPr>
          </w:rPrChange>
        </w:rPr>
        <w:t>；</w:t>
      </w:r>
      <w:r w:rsidR="00A43416" w:rsidRPr="008533F7">
        <w:rPr>
          <w:rFonts w:eastAsia="楷体_GB2312" w:hint="eastAsia"/>
          <w:szCs w:val="18"/>
          <w:rPrChange w:id="50" w:author="运璐 何" w:date="2025-11-23T10:17:00Z">
            <w:rPr>
              <w:rFonts w:ascii="楷体_GB2312" w:eastAsia="楷体_GB2312" w:hAnsi="宋体" w:hint="eastAsia"/>
              <w:szCs w:val="18"/>
            </w:rPr>
          </w:rPrChange>
        </w:rPr>
        <w:t>再</w:t>
      </w:r>
      <w:r w:rsidR="00DB119B" w:rsidRPr="008533F7">
        <w:rPr>
          <w:rFonts w:eastAsia="楷体_GB2312" w:hint="eastAsia"/>
          <w:szCs w:val="18"/>
          <w:rPrChange w:id="51" w:author="运璐 何" w:date="2025-11-23T10:17:00Z">
            <w:rPr>
              <w:rFonts w:ascii="楷体_GB2312" w:eastAsia="楷体_GB2312" w:hAnsi="宋体" w:hint="eastAsia"/>
              <w:szCs w:val="18"/>
            </w:rPr>
          </w:rPrChange>
        </w:rPr>
        <w:t>利用簇间距离约束的</w:t>
      </w:r>
      <w:ins w:id="52" w:author="运璐 何" w:date="2025-11-19T15:56:00Z">
        <w:r w:rsidR="0041424B" w:rsidRPr="008533F7">
          <w:rPr>
            <w:rFonts w:eastAsia="楷体_GB2312" w:hint="eastAsia"/>
            <w:szCs w:val="18"/>
            <w:rPrChange w:id="53" w:author="运璐 何" w:date="2025-11-23T10:17:00Z">
              <w:rPr>
                <w:rFonts w:ascii="楷体_GB2312" w:eastAsia="楷体_GB2312" w:hAnsi="宋体" w:hint="eastAsia"/>
                <w:szCs w:val="18"/>
              </w:rPr>
            </w:rPrChange>
          </w:rPr>
          <w:t>C</w:t>
        </w:r>
        <w:r w:rsidR="0041424B" w:rsidRPr="008533F7">
          <w:rPr>
            <w:rFonts w:eastAsia="楷体_GB2312"/>
            <w:szCs w:val="18"/>
            <w:rPrChange w:id="54" w:author="运璐 何" w:date="2025-11-23T10:17:00Z">
              <w:rPr>
                <w:rFonts w:ascii="楷体_GB2312" w:eastAsia="楷体_GB2312" w:hAnsi="宋体"/>
                <w:szCs w:val="18"/>
              </w:rPr>
            </w:rPrChange>
          </w:rPr>
          <w:t>-</w:t>
        </w:r>
      </w:ins>
      <w:r w:rsidR="00DB119B" w:rsidRPr="008533F7">
        <w:rPr>
          <w:rFonts w:eastAsia="楷体_GB2312" w:hint="eastAsia"/>
          <w:szCs w:val="18"/>
          <w:rPrChange w:id="55" w:author="运璐 何" w:date="2025-11-23T10:17:00Z">
            <w:rPr>
              <w:rFonts w:ascii="楷体_GB2312" w:eastAsia="楷体_GB2312" w:hAnsi="宋体" w:hint="eastAsia"/>
              <w:szCs w:val="18"/>
            </w:rPr>
          </w:rPrChange>
        </w:rPr>
        <w:t>RRT*</w:t>
      </w:r>
      <w:r w:rsidR="009E77F8" w:rsidRPr="008533F7">
        <w:rPr>
          <w:rFonts w:eastAsia="楷体_GB2312" w:hint="eastAsia"/>
          <w:szCs w:val="18"/>
          <w:rPrChange w:id="56" w:author="运璐 何" w:date="2025-11-23T10:17:00Z">
            <w:rPr>
              <w:rFonts w:ascii="楷体_GB2312" w:eastAsia="楷体_GB2312" w:hAnsi="宋体" w:hint="eastAsia"/>
              <w:szCs w:val="18"/>
            </w:rPr>
          </w:rPrChange>
        </w:rPr>
        <w:t>采样</w:t>
      </w:r>
      <w:r w:rsidR="00DB119B" w:rsidRPr="008533F7">
        <w:rPr>
          <w:rFonts w:eastAsia="楷体_GB2312" w:hint="eastAsia"/>
          <w:szCs w:val="18"/>
          <w:rPrChange w:id="57" w:author="运璐 何" w:date="2025-11-23T10:17:00Z">
            <w:rPr>
              <w:rFonts w:ascii="楷体_GB2312" w:eastAsia="楷体_GB2312" w:hAnsi="宋体" w:hint="eastAsia"/>
              <w:szCs w:val="18"/>
            </w:rPr>
          </w:rPrChange>
        </w:rPr>
        <w:t>方法</w:t>
      </w:r>
      <w:r w:rsidR="00A43416" w:rsidRPr="008533F7">
        <w:rPr>
          <w:rFonts w:eastAsia="楷体_GB2312" w:hint="eastAsia"/>
          <w:szCs w:val="18"/>
          <w:rPrChange w:id="58" w:author="运璐 何" w:date="2025-11-23T10:17:00Z">
            <w:rPr>
              <w:rFonts w:ascii="楷体_GB2312" w:eastAsia="楷体_GB2312" w:hAnsi="宋体" w:hint="eastAsia"/>
              <w:szCs w:val="18"/>
            </w:rPr>
          </w:rPrChange>
        </w:rPr>
        <w:t>实时更新每个簇的</w:t>
      </w:r>
      <w:r w:rsidR="00DB119B" w:rsidRPr="008533F7">
        <w:rPr>
          <w:rFonts w:eastAsia="楷体_GB2312" w:hint="eastAsia"/>
          <w:szCs w:val="18"/>
          <w:rPrChange w:id="59" w:author="运璐 何" w:date="2025-11-23T10:17:00Z">
            <w:rPr>
              <w:rFonts w:ascii="楷体_GB2312" w:eastAsia="楷体_GB2312" w:hAnsi="宋体" w:hint="eastAsia"/>
              <w:szCs w:val="18"/>
            </w:rPr>
          </w:rPrChange>
        </w:rPr>
        <w:t>全局路径</w:t>
      </w:r>
      <w:r w:rsidR="006801DE" w:rsidRPr="008533F7">
        <w:rPr>
          <w:rFonts w:eastAsia="楷体_GB2312" w:hint="eastAsia"/>
          <w:szCs w:val="18"/>
          <w:rPrChange w:id="60" w:author="运璐 何" w:date="2025-11-23T10:17:00Z">
            <w:rPr>
              <w:rFonts w:ascii="楷体_GB2312" w:eastAsia="楷体_GB2312" w:hAnsi="宋体" w:hint="eastAsia"/>
              <w:szCs w:val="18"/>
            </w:rPr>
          </w:rPrChange>
        </w:rPr>
        <w:t>关键点</w:t>
      </w:r>
      <w:r w:rsidR="009E77F8" w:rsidRPr="008533F7">
        <w:rPr>
          <w:rFonts w:eastAsia="楷体_GB2312" w:hint="eastAsia"/>
          <w:szCs w:val="18"/>
          <w:rPrChange w:id="61" w:author="运璐 何" w:date="2025-11-23T10:17:00Z">
            <w:rPr>
              <w:rFonts w:ascii="楷体_GB2312" w:eastAsia="楷体_GB2312" w:hAnsi="宋体" w:hint="eastAsia"/>
              <w:szCs w:val="18"/>
            </w:rPr>
          </w:rPrChange>
        </w:rPr>
        <w:t>；局部</w:t>
      </w:r>
      <w:ins w:id="62" w:author="运璐 何" w:date="2025-11-23T10:14:00Z">
        <w:r w:rsidR="008533F7" w:rsidRPr="008533F7">
          <w:rPr>
            <w:rFonts w:eastAsia="楷体_GB2312" w:hint="eastAsia"/>
            <w:szCs w:val="18"/>
            <w:rPrChange w:id="63" w:author="运璐 何" w:date="2025-11-23T10:17:00Z">
              <w:rPr>
                <w:rFonts w:ascii="楷体_GB2312" w:eastAsia="楷体_GB2312" w:hAnsi="宋体" w:hint="eastAsia"/>
                <w:szCs w:val="18"/>
              </w:rPr>
            </w:rPrChange>
          </w:rPr>
          <w:t>M</w:t>
        </w:r>
        <w:r w:rsidR="008533F7" w:rsidRPr="008533F7">
          <w:rPr>
            <w:rFonts w:eastAsia="楷体_GB2312"/>
            <w:szCs w:val="18"/>
            <w:rPrChange w:id="64" w:author="运璐 何" w:date="2025-11-23T10:17:00Z">
              <w:rPr>
                <w:rFonts w:ascii="楷体_GB2312" w:eastAsia="楷体_GB2312" w:hAnsi="宋体"/>
                <w:szCs w:val="18"/>
              </w:rPr>
            </w:rPrChange>
          </w:rPr>
          <w:t>BST-APF</w:t>
        </w:r>
      </w:ins>
      <w:r w:rsidR="009E77F8" w:rsidRPr="008533F7">
        <w:rPr>
          <w:rFonts w:eastAsia="楷体_GB2312" w:hint="eastAsia"/>
          <w:szCs w:val="18"/>
          <w:rPrChange w:id="65" w:author="运璐 何" w:date="2025-11-23T10:17:00Z">
            <w:rPr>
              <w:rFonts w:ascii="楷体_GB2312" w:eastAsia="楷体_GB2312" w:hAnsi="宋体" w:hint="eastAsia"/>
              <w:szCs w:val="18"/>
            </w:rPr>
          </w:rPrChange>
        </w:rPr>
        <w:t>路径规划</w:t>
      </w:r>
      <w:r w:rsidR="00B831FC" w:rsidRPr="008533F7">
        <w:rPr>
          <w:rFonts w:eastAsia="楷体_GB2312" w:hint="eastAsia"/>
          <w:szCs w:val="18"/>
          <w:rPrChange w:id="66" w:author="运璐 何" w:date="2025-11-23T10:17:00Z">
            <w:rPr>
              <w:rFonts w:ascii="楷体_GB2312" w:eastAsia="楷体_GB2312" w:hAnsi="宋体" w:hint="eastAsia"/>
              <w:szCs w:val="18"/>
            </w:rPr>
          </w:rPrChange>
        </w:rPr>
        <w:t>建立</w:t>
      </w:r>
      <w:r w:rsidR="009E77F8" w:rsidRPr="008533F7">
        <w:rPr>
          <w:rFonts w:eastAsia="楷体_GB2312" w:hint="eastAsia"/>
          <w:szCs w:val="18"/>
          <w:rPrChange w:id="67" w:author="运璐 何" w:date="2025-11-23T10:17:00Z">
            <w:rPr>
              <w:rFonts w:ascii="楷体_GB2312" w:eastAsia="楷体_GB2312" w:hAnsi="宋体" w:hint="eastAsia"/>
              <w:szCs w:val="18"/>
            </w:rPr>
          </w:rPrChange>
        </w:rPr>
        <w:t>基于最</w:t>
      </w:r>
      <w:ins w:id="68" w:author="运璐 何" w:date="2025-11-23T10:31:00Z">
        <w:r w:rsidR="008976F0">
          <w:rPr>
            <w:rFonts w:eastAsia="楷体_GB2312" w:hint="eastAsia"/>
            <w:szCs w:val="18"/>
          </w:rPr>
          <w:t>大</w:t>
        </w:r>
      </w:ins>
      <w:del w:id="69" w:author="运璐 何" w:date="2025-11-23T10:31:00Z">
        <w:r w:rsidR="009E77F8" w:rsidRPr="008533F7" w:rsidDel="008976F0">
          <w:rPr>
            <w:rFonts w:eastAsia="楷体_GB2312" w:hint="eastAsia"/>
            <w:szCs w:val="18"/>
            <w:rPrChange w:id="70" w:author="运璐 何" w:date="2025-11-23T10:17:00Z">
              <w:rPr>
                <w:rFonts w:ascii="楷体_GB2312" w:eastAsia="楷体_GB2312" w:hAnsi="宋体" w:hint="eastAsia"/>
                <w:szCs w:val="18"/>
              </w:rPr>
            </w:rPrChange>
          </w:rPr>
          <w:delText>小</w:delText>
        </w:r>
      </w:del>
      <w:ins w:id="71" w:author="运璐 何" w:date="2025-11-23T10:16:00Z">
        <w:r w:rsidR="008533F7" w:rsidRPr="008533F7">
          <w:rPr>
            <w:rFonts w:eastAsia="楷体_GB2312" w:hint="eastAsia"/>
            <w:szCs w:val="18"/>
            <w:rPrChange w:id="72" w:author="运璐 何" w:date="2025-11-23T10:17:00Z">
              <w:rPr>
                <w:rFonts w:ascii="楷体_GB2312" w:eastAsia="楷体_GB2312" w:hAnsi="宋体" w:hint="eastAsia"/>
                <w:szCs w:val="18"/>
              </w:rPr>
            </w:rPrChange>
          </w:rPr>
          <w:t>S</w:t>
        </w:r>
        <w:r w:rsidR="008533F7" w:rsidRPr="008533F7">
          <w:rPr>
            <w:rFonts w:eastAsia="楷体_GB2312"/>
            <w:szCs w:val="18"/>
            <w:rPrChange w:id="73" w:author="运璐 何" w:date="2025-11-23T10:17:00Z">
              <w:rPr>
                <w:rFonts w:ascii="楷体_GB2312" w:eastAsia="楷体_GB2312" w:hAnsi="宋体"/>
                <w:szCs w:val="18"/>
              </w:rPr>
            </w:rPrChange>
          </w:rPr>
          <w:t>INR</w:t>
        </w:r>
        <w:r w:rsidR="008533F7" w:rsidRPr="008533F7">
          <w:rPr>
            <w:rFonts w:eastAsia="楷体_GB2312" w:hint="eastAsia"/>
            <w:szCs w:val="18"/>
            <w:rPrChange w:id="74" w:author="运璐 何" w:date="2025-11-23T10:17:00Z">
              <w:rPr>
                <w:rFonts w:ascii="楷体_GB2312" w:eastAsia="楷体_GB2312" w:hAnsi="宋体" w:hint="eastAsia"/>
                <w:szCs w:val="18"/>
              </w:rPr>
            </w:rPrChange>
          </w:rPr>
          <w:t>瓶颈</w:t>
        </w:r>
      </w:ins>
      <w:r w:rsidR="009E77F8" w:rsidRPr="008533F7">
        <w:rPr>
          <w:rFonts w:eastAsia="楷体_GB2312" w:hint="eastAsia"/>
          <w:szCs w:val="18"/>
          <w:rPrChange w:id="75" w:author="运璐 何" w:date="2025-11-23T10:17:00Z">
            <w:rPr>
              <w:rFonts w:ascii="楷体_GB2312" w:eastAsia="楷体_GB2312" w:hAnsi="宋体" w:hint="eastAsia"/>
              <w:szCs w:val="18"/>
            </w:rPr>
          </w:rPrChange>
        </w:rPr>
        <w:t>生成树的</w:t>
      </w:r>
      <w:r w:rsidR="00B831FC" w:rsidRPr="008533F7">
        <w:rPr>
          <w:rFonts w:eastAsia="楷体_GB2312" w:hint="eastAsia"/>
          <w:szCs w:val="18"/>
          <w:rPrChange w:id="76" w:author="运璐 何" w:date="2025-11-23T10:17:00Z">
            <w:rPr>
              <w:rFonts w:ascii="楷体_GB2312" w:eastAsia="楷体_GB2312" w:hAnsi="宋体" w:hint="eastAsia"/>
              <w:szCs w:val="18"/>
            </w:rPr>
          </w:rPrChange>
        </w:rPr>
        <w:t>低复杂度</w:t>
      </w:r>
      <w:r w:rsidR="000929B6" w:rsidRPr="008533F7">
        <w:rPr>
          <w:rFonts w:eastAsia="楷体_GB2312" w:hint="eastAsia"/>
          <w:szCs w:val="18"/>
          <w:rPrChange w:id="77" w:author="运璐 何" w:date="2025-11-23T10:17:00Z">
            <w:rPr>
              <w:rFonts w:ascii="楷体_GB2312" w:eastAsia="楷体_GB2312" w:hAnsi="宋体" w:hint="eastAsia"/>
              <w:szCs w:val="18"/>
            </w:rPr>
          </w:rPrChange>
        </w:rPr>
        <w:t>通信保持</w:t>
      </w:r>
      <w:r w:rsidR="009B2DA3" w:rsidRPr="008533F7">
        <w:rPr>
          <w:rFonts w:eastAsia="楷体_GB2312" w:hint="eastAsia"/>
          <w:szCs w:val="18"/>
          <w:rPrChange w:id="78" w:author="运璐 何" w:date="2025-11-23T10:17:00Z">
            <w:rPr>
              <w:rFonts w:ascii="楷体_GB2312" w:eastAsia="楷体_GB2312" w:hAnsi="宋体" w:hint="eastAsia"/>
              <w:szCs w:val="18"/>
            </w:rPr>
          </w:rPrChange>
        </w:rPr>
        <w:t>力，</w:t>
      </w:r>
      <w:r w:rsidR="000E7C72" w:rsidRPr="008533F7">
        <w:rPr>
          <w:rFonts w:eastAsia="楷体_GB2312" w:hint="eastAsia"/>
          <w:szCs w:val="18"/>
          <w:rPrChange w:id="79" w:author="运璐 何" w:date="2025-11-23T10:17:00Z">
            <w:rPr>
              <w:rFonts w:ascii="楷体_GB2312" w:eastAsia="楷体_GB2312" w:hAnsi="宋体" w:hint="eastAsia"/>
              <w:szCs w:val="18"/>
            </w:rPr>
          </w:rPrChange>
        </w:rPr>
        <w:t>并使用基于通信保持力、全局路径关键点引力、碰撞避免斥力加权的人工势场</w:t>
      </w:r>
      <w:r w:rsidR="00517DE4" w:rsidRPr="008533F7">
        <w:rPr>
          <w:rFonts w:eastAsia="楷体_GB2312" w:hint="eastAsia"/>
          <w:szCs w:val="18"/>
          <w:rPrChange w:id="80" w:author="运璐 何" w:date="2025-11-23T10:17:00Z">
            <w:rPr>
              <w:rFonts w:ascii="楷体_GB2312" w:eastAsia="楷体_GB2312" w:hAnsi="宋体" w:hint="eastAsia"/>
              <w:szCs w:val="18"/>
            </w:rPr>
          </w:rPrChange>
        </w:rPr>
        <w:t>法</w:t>
      </w:r>
      <w:del w:id="81" w:author="运璐 何" w:date="2025-11-23T10:16:00Z">
        <w:r w:rsidR="00517DE4" w:rsidRPr="008533F7" w:rsidDel="008533F7">
          <w:rPr>
            <w:rFonts w:eastAsia="楷体_GB2312" w:hint="eastAsia"/>
            <w:szCs w:val="18"/>
            <w:rPrChange w:id="82" w:author="运璐 何" w:date="2025-11-23T10:17:00Z">
              <w:rPr>
                <w:rFonts w:ascii="楷体_GB2312" w:eastAsia="楷体_GB2312" w:hAnsi="宋体" w:hint="eastAsia"/>
                <w:szCs w:val="18"/>
              </w:rPr>
            </w:rPrChange>
          </w:rPr>
          <w:delText>（</w:delText>
        </w:r>
        <w:r w:rsidR="00517DE4" w:rsidRPr="008533F7" w:rsidDel="008533F7">
          <w:rPr>
            <w:rFonts w:eastAsia="楷体_GB2312" w:hint="eastAsia"/>
            <w:szCs w:val="18"/>
            <w:rPrChange w:id="83" w:author="运璐 何" w:date="2025-11-23T10:17:00Z">
              <w:rPr>
                <w:rFonts w:ascii="楷体_GB2312" w:eastAsia="楷体_GB2312" w:hAnsi="宋体" w:hint="eastAsia"/>
                <w:szCs w:val="18"/>
              </w:rPr>
            </w:rPrChange>
          </w:rPr>
          <w:delText>APF</w:delText>
        </w:r>
        <w:r w:rsidR="00517DE4" w:rsidRPr="008533F7" w:rsidDel="008533F7">
          <w:rPr>
            <w:rFonts w:eastAsia="楷体_GB2312" w:hint="eastAsia"/>
            <w:szCs w:val="18"/>
            <w:rPrChange w:id="84" w:author="运璐 何" w:date="2025-11-23T10:17:00Z">
              <w:rPr>
                <w:rFonts w:ascii="楷体_GB2312" w:eastAsia="楷体_GB2312" w:hAnsi="宋体" w:hint="eastAsia"/>
                <w:szCs w:val="18"/>
              </w:rPr>
            </w:rPrChange>
          </w:rPr>
          <w:delText>）</w:delText>
        </w:r>
      </w:del>
      <w:r w:rsidR="000E7C72" w:rsidRPr="008533F7">
        <w:rPr>
          <w:rFonts w:eastAsia="楷体_GB2312" w:hint="eastAsia"/>
          <w:szCs w:val="18"/>
          <w:rPrChange w:id="85" w:author="运璐 何" w:date="2025-11-23T10:17:00Z">
            <w:rPr>
              <w:rFonts w:ascii="楷体_GB2312" w:eastAsia="楷体_GB2312" w:hAnsi="宋体" w:hint="eastAsia"/>
              <w:szCs w:val="18"/>
            </w:rPr>
          </w:rPrChange>
        </w:rPr>
        <w:t>实时计算局部</w:t>
      </w:r>
      <w:ins w:id="86" w:author="运璐 何" w:date="2025-11-23T10:16:00Z">
        <w:r w:rsidR="008533F7" w:rsidRPr="008533F7">
          <w:rPr>
            <w:rFonts w:eastAsia="楷体_GB2312" w:hint="eastAsia"/>
            <w:szCs w:val="18"/>
            <w:rPrChange w:id="87" w:author="运璐 何" w:date="2025-11-23T10:17:00Z">
              <w:rPr>
                <w:rFonts w:ascii="楷体_GB2312" w:eastAsia="楷体_GB2312" w:hAnsi="宋体" w:hint="eastAsia"/>
                <w:szCs w:val="18"/>
              </w:rPr>
            </w:rPrChange>
          </w:rPr>
          <w:t>规划</w:t>
        </w:r>
      </w:ins>
      <w:r w:rsidR="000E7C72" w:rsidRPr="008533F7">
        <w:rPr>
          <w:rFonts w:eastAsia="楷体_GB2312" w:hint="eastAsia"/>
          <w:szCs w:val="18"/>
          <w:rPrChange w:id="88" w:author="运璐 何" w:date="2025-11-23T10:17:00Z">
            <w:rPr>
              <w:rFonts w:ascii="楷体_GB2312" w:eastAsia="楷体_GB2312" w:hAnsi="宋体" w:hint="eastAsia"/>
              <w:szCs w:val="18"/>
            </w:rPr>
          </w:rPrChange>
        </w:rPr>
        <w:t>目标点</w:t>
      </w:r>
      <w:r w:rsidR="007A7A95" w:rsidRPr="008533F7">
        <w:rPr>
          <w:rFonts w:eastAsia="楷体_GB2312"/>
          <w:szCs w:val="18"/>
          <w:rPrChange w:id="89" w:author="运璐 何" w:date="2025-11-23T10:17:00Z">
            <w:rPr>
              <w:rFonts w:ascii="楷体_GB2312" w:eastAsia="楷体_GB2312" w:hAnsi="宋体"/>
              <w:szCs w:val="18"/>
            </w:rPr>
          </w:rPrChange>
        </w:rPr>
        <w:t>。</w:t>
      </w:r>
      <w:r w:rsidR="00517DE4" w:rsidRPr="008533F7">
        <w:rPr>
          <w:rFonts w:eastAsia="楷体_GB2312" w:hint="eastAsia"/>
          <w:szCs w:val="18"/>
          <w:rPrChange w:id="90" w:author="运璐 何" w:date="2025-11-23T10:17:00Z">
            <w:rPr>
              <w:rFonts w:ascii="楷体_GB2312" w:eastAsia="楷体_GB2312" w:hAnsi="宋体" w:hint="eastAsia"/>
              <w:szCs w:val="18"/>
            </w:rPr>
          </w:rPrChange>
        </w:rPr>
        <w:t>本文构建了</w:t>
      </w:r>
      <w:ins w:id="91" w:author="运璐 何" w:date="2025-11-23T10:16:00Z">
        <w:r w:rsidR="008533F7" w:rsidRPr="008533F7">
          <w:rPr>
            <w:rFonts w:eastAsia="楷体_GB2312" w:hint="eastAsia"/>
            <w:szCs w:val="18"/>
            <w:rPrChange w:id="92" w:author="运璐 何" w:date="2025-11-23T10:17:00Z">
              <w:rPr>
                <w:rFonts w:ascii="楷体_GB2312" w:eastAsia="楷体_GB2312" w:hAnsi="宋体" w:hint="eastAsia"/>
                <w:szCs w:val="18"/>
              </w:rPr>
            </w:rPrChange>
          </w:rPr>
          <w:t>建筑</w:t>
        </w:r>
      </w:ins>
      <w:del w:id="93" w:author="运璐 何" w:date="2025-11-23T10:16:00Z">
        <w:r w:rsidR="00517DE4" w:rsidRPr="008533F7" w:rsidDel="008533F7">
          <w:rPr>
            <w:rFonts w:eastAsia="楷体_GB2312" w:hint="eastAsia"/>
            <w:szCs w:val="18"/>
            <w:rPrChange w:id="94" w:author="运璐 何" w:date="2025-11-23T10:17:00Z">
              <w:rPr>
                <w:rFonts w:ascii="楷体_GB2312" w:eastAsia="楷体_GB2312" w:hAnsi="宋体" w:hint="eastAsia"/>
                <w:szCs w:val="18"/>
              </w:rPr>
            </w:rPrChange>
          </w:rPr>
          <w:delText>物理</w:delText>
        </w:r>
      </w:del>
      <w:r w:rsidR="00517DE4" w:rsidRPr="008533F7">
        <w:rPr>
          <w:rFonts w:eastAsia="楷体_GB2312" w:hint="eastAsia"/>
          <w:szCs w:val="18"/>
          <w:rPrChange w:id="95" w:author="运璐 何" w:date="2025-11-23T10:17:00Z">
            <w:rPr>
              <w:rFonts w:ascii="楷体_GB2312" w:eastAsia="楷体_GB2312" w:hAnsi="宋体" w:hint="eastAsia"/>
              <w:szCs w:val="18"/>
            </w:rPr>
          </w:rPrChange>
        </w:rPr>
        <w:t>障碍和电磁干扰并存的城市作战环境，测试了最多</w:t>
      </w:r>
      <w:r w:rsidR="00517DE4" w:rsidRPr="008533F7">
        <w:rPr>
          <w:rFonts w:eastAsia="楷体_GB2312" w:hint="eastAsia"/>
          <w:szCs w:val="18"/>
          <w:rPrChange w:id="96" w:author="运璐 何" w:date="2025-11-23T10:17:00Z">
            <w:rPr>
              <w:rFonts w:ascii="楷体_GB2312" w:eastAsia="楷体_GB2312" w:hAnsi="宋体" w:hint="eastAsia"/>
              <w:szCs w:val="18"/>
            </w:rPr>
          </w:rPrChange>
        </w:rPr>
        <w:t>3</w:t>
      </w:r>
      <w:r w:rsidR="00517DE4" w:rsidRPr="008533F7">
        <w:rPr>
          <w:rFonts w:eastAsia="楷体_GB2312"/>
          <w:szCs w:val="18"/>
          <w:rPrChange w:id="97" w:author="运璐 何" w:date="2025-11-23T10:17:00Z">
            <w:rPr>
              <w:rFonts w:ascii="楷体_GB2312" w:eastAsia="楷体_GB2312" w:hAnsi="宋体"/>
              <w:szCs w:val="18"/>
            </w:rPr>
          </w:rPrChange>
        </w:rPr>
        <w:t>6</w:t>
      </w:r>
      <w:r w:rsidR="00517DE4" w:rsidRPr="008533F7">
        <w:rPr>
          <w:rFonts w:eastAsia="楷体_GB2312" w:hint="eastAsia"/>
          <w:szCs w:val="18"/>
          <w:rPrChange w:id="98" w:author="运璐 何" w:date="2025-11-23T10:17:00Z">
            <w:rPr>
              <w:rFonts w:ascii="楷体_GB2312" w:eastAsia="楷体_GB2312" w:hAnsi="宋体" w:hint="eastAsia"/>
              <w:szCs w:val="18"/>
            </w:rPr>
          </w:rPrChange>
        </w:rPr>
        <w:t>节点的路径规划</w:t>
      </w:r>
      <w:r w:rsidR="007374B2" w:rsidRPr="008533F7">
        <w:rPr>
          <w:rFonts w:eastAsia="楷体_GB2312" w:hint="eastAsia"/>
          <w:szCs w:val="18"/>
          <w:rPrChange w:id="99" w:author="运璐 何" w:date="2025-11-23T10:17:00Z">
            <w:rPr>
              <w:rFonts w:ascii="楷体_GB2312" w:eastAsia="楷体_GB2312" w:hAnsi="宋体" w:hint="eastAsia"/>
              <w:szCs w:val="18"/>
            </w:rPr>
          </w:rPrChange>
        </w:rPr>
        <w:t>。</w:t>
      </w:r>
      <w:r w:rsidR="008D33C0" w:rsidRPr="008533F7">
        <w:rPr>
          <w:rFonts w:eastAsia="楷体_GB2312"/>
          <w:szCs w:val="18"/>
          <w:rPrChange w:id="100" w:author="运璐 何" w:date="2025-11-23T10:17:00Z">
            <w:rPr>
              <w:rFonts w:ascii="楷体_GB2312" w:eastAsia="楷体_GB2312" w:hAnsi="宋体"/>
              <w:szCs w:val="18"/>
            </w:rPr>
          </w:rPrChange>
        </w:rPr>
        <w:t>结果表明，所提</w:t>
      </w:r>
      <w:r w:rsidR="007374B2" w:rsidRPr="008533F7">
        <w:rPr>
          <w:rFonts w:eastAsia="楷体_GB2312" w:hint="eastAsia"/>
          <w:szCs w:val="18"/>
          <w:rPrChange w:id="101" w:author="运璐 何" w:date="2025-11-23T10:17:00Z">
            <w:rPr>
              <w:rFonts w:ascii="楷体_GB2312" w:eastAsia="楷体_GB2312" w:hAnsi="宋体" w:hint="eastAsia"/>
              <w:szCs w:val="18"/>
            </w:rPr>
          </w:rPrChange>
        </w:rPr>
        <w:t>C-RRT*-APF</w:t>
      </w:r>
      <w:r w:rsidR="008D33C0" w:rsidRPr="008533F7">
        <w:rPr>
          <w:rFonts w:eastAsia="楷体_GB2312"/>
          <w:szCs w:val="18"/>
          <w:rPrChange w:id="102" w:author="运璐 何" w:date="2025-11-23T10:17:00Z">
            <w:rPr>
              <w:rFonts w:ascii="楷体_GB2312" w:eastAsia="楷体_GB2312" w:hAnsi="宋体"/>
              <w:szCs w:val="18"/>
            </w:rPr>
          </w:rPrChange>
        </w:rPr>
        <w:t>方法</w:t>
      </w:r>
      <w:r w:rsidR="007374B2" w:rsidRPr="008533F7">
        <w:rPr>
          <w:rFonts w:eastAsia="楷体_GB2312" w:hint="eastAsia"/>
          <w:szCs w:val="18"/>
          <w:rPrChange w:id="103" w:author="运璐 何" w:date="2025-11-23T10:17:00Z">
            <w:rPr>
              <w:rFonts w:ascii="楷体_GB2312" w:eastAsia="楷体_GB2312" w:hAnsi="宋体" w:hint="eastAsia"/>
              <w:szCs w:val="18"/>
            </w:rPr>
          </w:rPrChange>
        </w:rPr>
        <w:t>在</w:t>
      </w:r>
      <w:ins w:id="104" w:author="运璐 何" w:date="2025-11-22T16:46:00Z">
        <w:r w:rsidR="00A651F6" w:rsidRPr="008533F7">
          <w:rPr>
            <w:rFonts w:eastAsia="楷体_GB2312" w:hint="eastAsia"/>
            <w:szCs w:val="18"/>
            <w:rPrChange w:id="105" w:author="运璐 何" w:date="2025-11-23T10:17:00Z">
              <w:rPr>
                <w:rFonts w:ascii="楷体_GB2312" w:eastAsia="楷体_GB2312" w:hAnsi="宋体" w:hint="eastAsia"/>
                <w:szCs w:val="18"/>
              </w:rPr>
            </w:rPrChange>
          </w:rPr>
          <w:t>典型</w:t>
        </w:r>
      </w:ins>
      <w:r w:rsidR="007374B2" w:rsidRPr="008533F7">
        <w:rPr>
          <w:rFonts w:eastAsia="楷体_GB2312" w:hint="eastAsia"/>
          <w:szCs w:val="18"/>
          <w:rPrChange w:id="106" w:author="运璐 何" w:date="2025-11-23T10:17:00Z">
            <w:rPr>
              <w:rFonts w:ascii="楷体_GB2312" w:eastAsia="楷体_GB2312" w:hAnsi="宋体" w:hint="eastAsia"/>
              <w:szCs w:val="18"/>
            </w:rPr>
          </w:rPrChange>
        </w:rPr>
        <w:t>复杂场景下的路径规划</w:t>
      </w:r>
      <w:ins w:id="107" w:author="运璐 何" w:date="2025-11-22T16:44:00Z">
        <w:r w:rsidR="00A651F6" w:rsidRPr="008533F7">
          <w:rPr>
            <w:rFonts w:eastAsia="楷体_GB2312" w:hint="eastAsia"/>
            <w:szCs w:val="18"/>
            <w:rPrChange w:id="108" w:author="运璐 何" w:date="2025-11-23T10:17:00Z">
              <w:rPr>
                <w:rFonts w:ascii="楷体_GB2312" w:eastAsia="楷体_GB2312" w:hAnsi="宋体" w:hint="eastAsia"/>
                <w:szCs w:val="18"/>
              </w:rPr>
            </w:rPrChange>
          </w:rPr>
          <w:t>平均</w:t>
        </w:r>
      </w:ins>
      <w:ins w:id="109" w:author="运璐 何" w:date="2025-11-22T16:45:00Z">
        <w:r w:rsidR="00A651F6" w:rsidRPr="008533F7">
          <w:rPr>
            <w:rFonts w:eastAsia="楷体_GB2312" w:hint="eastAsia"/>
            <w:szCs w:val="18"/>
            <w:rPrChange w:id="110" w:author="运璐 何" w:date="2025-11-23T10:17:00Z">
              <w:rPr>
                <w:rFonts w:ascii="楷体_GB2312" w:eastAsia="楷体_GB2312" w:hAnsi="宋体" w:hint="eastAsia"/>
                <w:szCs w:val="18"/>
              </w:rPr>
            </w:rPrChange>
          </w:rPr>
          <w:t>到达步数为</w:t>
        </w:r>
        <w:r w:rsidR="00A651F6" w:rsidRPr="008533F7">
          <w:rPr>
            <w:rFonts w:eastAsia="楷体_GB2312" w:hint="eastAsia"/>
            <w:szCs w:val="18"/>
            <w:rPrChange w:id="111" w:author="运璐 何" w:date="2025-11-23T10:17:00Z">
              <w:rPr>
                <w:rFonts w:ascii="楷体_GB2312" w:eastAsia="楷体_GB2312" w:hAnsi="宋体" w:hint="eastAsia"/>
                <w:szCs w:val="18"/>
              </w:rPr>
            </w:rPrChange>
          </w:rPr>
          <w:t>3</w:t>
        </w:r>
        <w:r w:rsidR="00A651F6" w:rsidRPr="008533F7">
          <w:rPr>
            <w:rFonts w:eastAsia="楷体_GB2312"/>
            <w:szCs w:val="18"/>
            <w:rPrChange w:id="112" w:author="运璐 何" w:date="2025-11-23T10:17:00Z">
              <w:rPr>
                <w:rFonts w:ascii="楷体_GB2312" w:eastAsia="楷体_GB2312" w:hAnsi="宋体"/>
                <w:szCs w:val="18"/>
              </w:rPr>
            </w:rPrChange>
          </w:rPr>
          <w:t>07</w:t>
        </w:r>
      </w:ins>
      <w:commentRangeStart w:id="113"/>
      <w:r w:rsidR="007374B2" w:rsidRPr="008533F7">
        <w:rPr>
          <w:rFonts w:eastAsia="楷体_GB2312" w:hint="eastAsia"/>
          <w:szCs w:val="18"/>
          <w:rPrChange w:id="114" w:author="运璐 何" w:date="2025-11-23T10:17:00Z">
            <w:rPr>
              <w:rFonts w:ascii="楷体_GB2312" w:eastAsia="楷体_GB2312" w:hAnsi="宋体" w:hint="eastAsia"/>
              <w:szCs w:val="18"/>
            </w:rPr>
          </w:rPrChange>
        </w:rPr>
        <w:t>，</w:t>
      </w:r>
      <w:r w:rsidR="008D33C0" w:rsidRPr="008533F7">
        <w:rPr>
          <w:rFonts w:eastAsia="楷体_GB2312"/>
          <w:szCs w:val="18"/>
          <w:rPrChange w:id="115" w:author="运璐 何" w:date="2025-11-23T10:17:00Z">
            <w:rPr>
              <w:rFonts w:ascii="楷体_GB2312" w:eastAsia="楷体_GB2312" w:hAnsi="宋体"/>
              <w:szCs w:val="18"/>
            </w:rPr>
          </w:rPrChange>
        </w:rPr>
        <w:t>连通率</w:t>
      </w:r>
      <w:r w:rsidR="00964E2C" w:rsidRPr="008533F7">
        <w:rPr>
          <w:rFonts w:eastAsia="楷体_GB2312" w:hint="eastAsia"/>
          <w:szCs w:val="18"/>
          <w:rPrChange w:id="116" w:author="运璐 何" w:date="2025-11-23T10:17:00Z">
            <w:rPr>
              <w:rFonts w:ascii="楷体_GB2312" w:eastAsia="楷体_GB2312" w:hAnsi="宋体" w:hint="eastAsia"/>
              <w:szCs w:val="18"/>
            </w:rPr>
          </w:rPrChange>
        </w:rPr>
        <w:t>为</w:t>
      </w:r>
      <w:r w:rsidR="00A651F6" w:rsidRPr="008533F7">
        <w:rPr>
          <w:rFonts w:eastAsia="楷体_GB2312" w:hint="eastAsia"/>
          <w:szCs w:val="18"/>
          <w:rPrChange w:id="117" w:author="运璐 何" w:date="2025-11-23T10:17:00Z">
            <w:rPr>
              <w:rFonts w:ascii="楷体_GB2312" w:eastAsia="楷体_GB2312" w:hAnsi="宋体" w:hint="eastAsia"/>
              <w:szCs w:val="18"/>
            </w:rPr>
          </w:rPrChange>
        </w:rPr>
        <w:t>8</w:t>
      </w:r>
      <w:r w:rsidR="00A651F6" w:rsidRPr="008533F7">
        <w:rPr>
          <w:rFonts w:eastAsia="楷体_GB2312"/>
          <w:szCs w:val="18"/>
          <w:rPrChange w:id="118" w:author="运璐 何" w:date="2025-11-23T10:17:00Z">
            <w:rPr>
              <w:rFonts w:ascii="楷体_GB2312" w:eastAsia="楷体_GB2312" w:hAnsi="宋体"/>
              <w:szCs w:val="18"/>
            </w:rPr>
          </w:rPrChange>
        </w:rPr>
        <w:t>6</w:t>
      </w:r>
      <w:r w:rsidR="009D30BC" w:rsidRPr="008533F7">
        <w:rPr>
          <w:rFonts w:eastAsia="楷体_GB2312"/>
          <w:szCs w:val="18"/>
          <w:rPrChange w:id="119" w:author="运璐 何" w:date="2025-11-23T10:17:00Z">
            <w:rPr>
              <w:rFonts w:ascii="楷体_GB2312" w:eastAsia="楷体_GB2312" w:hAnsi="宋体"/>
              <w:szCs w:val="18"/>
            </w:rPr>
          </w:rPrChange>
        </w:rPr>
        <w:t>%</w:t>
      </w:r>
      <w:r w:rsidR="008D33C0" w:rsidRPr="008533F7">
        <w:rPr>
          <w:rFonts w:eastAsia="楷体_GB2312"/>
          <w:szCs w:val="18"/>
          <w:rPrChange w:id="120" w:author="运璐 何" w:date="2025-11-23T10:17:00Z">
            <w:rPr>
              <w:rFonts w:ascii="楷体_GB2312" w:eastAsia="楷体_GB2312" w:hAnsi="宋体"/>
              <w:szCs w:val="18"/>
            </w:rPr>
          </w:rPrChange>
        </w:rPr>
        <w:t>，</w:t>
      </w:r>
      <w:r w:rsidR="00964E2C" w:rsidRPr="008533F7">
        <w:rPr>
          <w:rFonts w:eastAsia="楷体_GB2312" w:hint="eastAsia"/>
          <w:szCs w:val="18"/>
          <w:rPrChange w:id="121" w:author="运璐 何" w:date="2025-11-23T10:17:00Z">
            <w:rPr>
              <w:rFonts w:ascii="楷体_GB2312" w:eastAsia="楷体_GB2312" w:hAnsi="宋体" w:hint="eastAsia"/>
              <w:szCs w:val="18"/>
            </w:rPr>
          </w:rPrChange>
        </w:rPr>
        <w:t>分别优于</w:t>
      </w:r>
      <w:r w:rsidR="00A651F6" w:rsidRPr="008533F7">
        <w:rPr>
          <w:rFonts w:eastAsia="楷体_GB2312"/>
          <w:szCs w:val="18"/>
          <w:rPrChange w:id="122" w:author="运璐 何" w:date="2025-11-23T10:17:00Z">
            <w:rPr>
              <w:rFonts w:ascii="楷体_GB2312" w:eastAsia="楷体_GB2312" w:hAnsi="宋体"/>
              <w:szCs w:val="18"/>
            </w:rPr>
          </w:rPrChange>
        </w:rPr>
        <w:t>CMUPF</w:t>
      </w:r>
      <w:r w:rsidR="00964E2C" w:rsidRPr="008533F7">
        <w:rPr>
          <w:rFonts w:eastAsia="楷体_GB2312" w:hint="eastAsia"/>
          <w:szCs w:val="18"/>
          <w:rPrChange w:id="123" w:author="运璐 何" w:date="2025-11-23T10:17:00Z">
            <w:rPr>
              <w:rFonts w:ascii="楷体_GB2312" w:eastAsia="楷体_GB2312" w:hAnsi="宋体" w:hint="eastAsia"/>
              <w:szCs w:val="18"/>
            </w:rPr>
          </w:rPrChange>
        </w:rPr>
        <w:t>算法</w:t>
      </w:r>
      <w:ins w:id="124" w:author="运璐 何" w:date="2025-11-23T10:17:00Z">
        <w:r w:rsidR="008533F7" w:rsidRPr="008533F7">
          <w:rPr>
            <w:rFonts w:eastAsia="楷体_GB2312" w:hint="eastAsia"/>
            <w:szCs w:val="18"/>
            <w:rPrChange w:id="125" w:author="运璐 何" w:date="2025-11-23T10:17:00Z">
              <w:rPr>
                <w:rFonts w:ascii="楷体_GB2312" w:eastAsia="楷体_GB2312" w:hAnsi="宋体" w:hint="eastAsia"/>
                <w:szCs w:val="18"/>
              </w:rPr>
            </w:rPrChange>
          </w:rPr>
          <w:t>的</w:t>
        </w:r>
      </w:ins>
      <w:ins w:id="126" w:author="运璐 何" w:date="2025-11-22T16:45:00Z">
        <w:r w:rsidR="00A651F6" w:rsidRPr="008533F7">
          <w:rPr>
            <w:rFonts w:eastAsia="楷体_GB2312"/>
            <w:szCs w:val="18"/>
            <w:rPrChange w:id="127" w:author="运璐 何" w:date="2025-11-23T10:17:00Z">
              <w:rPr>
                <w:rFonts w:ascii="楷体_GB2312" w:eastAsia="楷体_GB2312" w:hAnsi="宋体"/>
                <w:szCs w:val="18"/>
              </w:rPr>
            </w:rPrChange>
          </w:rPr>
          <w:t>419</w:t>
        </w:r>
      </w:ins>
      <w:r w:rsidR="00964E2C" w:rsidRPr="008533F7">
        <w:rPr>
          <w:rFonts w:eastAsia="楷体_GB2312" w:hint="eastAsia"/>
          <w:szCs w:val="18"/>
          <w:rPrChange w:id="128" w:author="运璐 何" w:date="2025-11-23T10:17:00Z">
            <w:rPr>
              <w:rFonts w:ascii="楷体_GB2312" w:eastAsia="楷体_GB2312" w:hAnsi="宋体" w:hint="eastAsia"/>
              <w:szCs w:val="18"/>
            </w:rPr>
          </w:rPrChange>
        </w:rPr>
        <w:t>、</w:t>
      </w:r>
      <w:ins w:id="129" w:author="运璐 何" w:date="2025-11-22T16:46:00Z">
        <w:r w:rsidR="00A651F6" w:rsidRPr="008533F7">
          <w:rPr>
            <w:rFonts w:eastAsia="楷体_GB2312" w:hint="eastAsia"/>
            <w:szCs w:val="18"/>
            <w:rPrChange w:id="130" w:author="运璐 何" w:date="2025-11-23T10:17:00Z">
              <w:rPr>
                <w:rFonts w:ascii="楷体_GB2312" w:eastAsia="楷体_GB2312" w:hAnsi="宋体" w:hint="eastAsia"/>
                <w:szCs w:val="18"/>
              </w:rPr>
            </w:rPrChange>
          </w:rPr>
          <w:t>7</w:t>
        </w:r>
        <w:r w:rsidR="00A651F6" w:rsidRPr="008533F7">
          <w:rPr>
            <w:rFonts w:eastAsia="楷体_GB2312"/>
            <w:szCs w:val="18"/>
            <w:rPrChange w:id="131" w:author="运璐 何" w:date="2025-11-23T10:17:00Z">
              <w:rPr>
                <w:rFonts w:ascii="楷体_GB2312" w:eastAsia="楷体_GB2312" w:hAnsi="宋体"/>
                <w:szCs w:val="18"/>
              </w:rPr>
            </w:rPrChange>
          </w:rPr>
          <w:t>8</w:t>
        </w:r>
      </w:ins>
      <w:commentRangeEnd w:id="113"/>
      <w:r w:rsidR="00A86A36" w:rsidRPr="0084022A">
        <w:rPr>
          <w:rStyle w:val="ac"/>
        </w:rPr>
        <w:commentReference w:id="113"/>
      </w:r>
      <w:ins w:id="132" w:author="运璐 何" w:date="2025-11-22T16:47:00Z">
        <w:r w:rsidR="00A651F6" w:rsidRPr="008533F7">
          <w:rPr>
            <w:rFonts w:eastAsia="楷体_GB2312"/>
            <w:szCs w:val="18"/>
            <w:rPrChange w:id="133" w:author="运璐 何" w:date="2025-11-23T10:17:00Z">
              <w:rPr>
                <w:rFonts w:ascii="楷体_GB2312" w:eastAsia="楷体_GB2312" w:hAnsi="宋体"/>
                <w:szCs w:val="18"/>
              </w:rPr>
            </w:rPrChange>
          </w:rPr>
          <w:t>%</w:t>
        </w:r>
      </w:ins>
      <w:r w:rsidR="008D33C0" w:rsidRPr="008533F7">
        <w:rPr>
          <w:rFonts w:eastAsia="楷体_GB2312"/>
          <w:szCs w:val="18"/>
          <w:rPrChange w:id="134" w:author="运璐 何" w:date="2025-11-23T10:17:00Z">
            <w:rPr>
              <w:rFonts w:ascii="楷体_GB2312" w:eastAsia="楷体_GB2312" w:hAnsi="宋体"/>
              <w:szCs w:val="18"/>
            </w:rPr>
          </w:rPrChange>
        </w:rPr>
        <w:t>。</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E6310A">
      <w:pPr>
        <w:spacing w:line="360" w:lineRule="auto"/>
        <w:outlineLvl w:val="0"/>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6B47C232"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0013068A" w:rsidRPr="0013068A">
        <w:rPr>
          <w:color w:val="000000"/>
          <w:sz w:val="21"/>
          <w:szCs w:val="21"/>
        </w:rPr>
        <w:t>Unmanned Aerial Vehicle,</w:t>
      </w:r>
      <w:r w:rsidR="00C60928">
        <w:rPr>
          <w:color w:val="000000"/>
          <w:sz w:val="21"/>
          <w:szCs w:val="21"/>
        </w:rPr>
        <w:t xml:space="preserve"> </w:t>
      </w:r>
      <w:r w:rsidRPr="0013068A">
        <w:rPr>
          <w:color w:val="000000"/>
          <w:sz w:val="21"/>
          <w:szCs w:val="21"/>
        </w:rPr>
        <w:t>UAV</w:t>
      </w:r>
      <w:r w:rsidRPr="0013068A">
        <w:rPr>
          <w:color w:val="000000"/>
          <w:sz w:val="21"/>
          <w:szCs w:val="21"/>
        </w:rPr>
        <w:t>）组成的无人机集群因其灵活性、高机动性及协同作业能力，在民用和军用领域得到了广泛应用，典型</w:t>
      </w:r>
      <w:r w:rsidR="00BE2009">
        <w:rPr>
          <w:rFonts w:hint="eastAsia"/>
          <w:color w:val="000000"/>
          <w:sz w:val="21"/>
          <w:szCs w:val="21"/>
        </w:rPr>
        <w:t>应用</w:t>
      </w:r>
      <w:r w:rsidRPr="0013068A">
        <w:rPr>
          <w:color w:val="000000"/>
          <w:sz w:val="21"/>
          <w:szCs w:val="21"/>
        </w:rPr>
        <w:t>包括遥感监测、城市巡检、通信覆盖以及军事侦察等</w:t>
      </w:r>
      <w:bookmarkStart w:id="135" w:name="OLE_LINK1"/>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_Ref210854531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830D64" w:rsidRPr="0013068A">
        <w:rPr>
          <w:color w:val="000000"/>
          <w:sz w:val="21"/>
          <w:szCs w:val="21"/>
          <w:vertAlign w:val="superscript"/>
        </w:rPr>
        <w:t>[</w:t>
      </w:r>
      <w:r w:rsidR="00830D64">
        <w:rPr>
          <w:color w:val="000000"/>
          <w:sz w:val="21"/>
          <w:szCs w:val="21"/>
          <w:vertAlign w:val="superscript"/>
        </w:rPr>
        <w:t>1</w:t>
      </w:r>
      <w:r w:rsidR="00FE307A" w:rsidRPr="0013068A">
        <w:rPr>
          <w:color w:val="000000"/>
          <w:sz w:val="21"/>
          <w:szCs w:val="21"/>
          <w:vertAlign w:val="superscript"/>
        </w:rPr>
        <w:fldChar w:fldCharType="end"/>
      </w:r>
      <w:r w:rsidR="00FE307A" w:rsidRPr="0013068A">
        <w:rPr>
          <w:color w:val="000000"/>
          <w:sz w:val="21"/>
          <w:szCs w:val="21"/>
          <w:vertAlign w:val="superscript"/>
        </w:rPr>
        <w:t>-</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_Ref210854534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830D64">
        <w:rPr>
          <w:color w:val="000000"/>
          <w:sz w:val="21"/>
          <w:szCs w:val="21"/>
          <w:vertAlign w:val="superscript"/>
        </w:rPr>
        <w:t>4</w:t>
      </w:r>
      <w:r w:rsidR="00830D64" w:rsidRPr="0013068A">
        <w:rPr>
          <w:color w:val="000000"/>
          <w:sz w:val="21"/>
          <w:szCs w:val="21"/>
          <w:vertAlign w:val="superscript"/>
        </w:rPr>
        <w:t>]</w:t>
      </w:r>
      <w:r w:rsidR="00FE307A" w:rsidRPr="0013068A">
        <w:rPr>
          <w:color w:val="000000"/>
          <w:sz w:val="21"/>
          <w:szCs w:val="21"/>
          <w:vertAlign w:val="superscript"/>
        </w:rPr>
        <w:fldChar w:fldCharType="end"/>
      </w:r>
      <w:bookmarkEnd w:id="135"/>
      <w:r w:rsidR="00FE307A" w:rsidRPr="0013068A">
        <w:rPr>
          <w:rFonts w:hint="eastAsia"/>
          <w:color w:val="000000"/>
          <w:sz w:val="21"/>
          <w:szCs w:val="21"/>
        </w:rPr>
        <w:t>。</w:t>
      </w:r>
      <w:r w:rsidRPr="0013068A">
        <w:rPr>
          <w:color w:val="000000"/>
          <w:sz w:val="21"/>
          <w:szCs w:val="21"/>
        </w:rPr>
        <w:t>无人机集群在执行任务时不仅需要通过自主路径规划避开建筑障碍，还必须在飞行过程中保障</w:t>
      </w:r>
      <w:r w:rsidR="00B843E1">
        <w:rPr>
          <w:rFonts w:hint="eastAsia"/>
          <w:color w:val="000000"/>
          <w:sz w:val="21"/>
          <w:szCs w:val="21"/>
        </w:rPr>
        <w:t>协同</w:t>
      </w:r>
      <w:r w:rsidRPr="0013068A">
        <w:rPr>
          <w:color w:val="000000"/>
          <w:sz w:val="21"/>
          <w:szCs w:val="21"/>
        </w:rPr>
        <w:t>任务的顺利完成，包括侦查信息的实时共享、协同打击、态势数据的回传以及指令的接收与响应等</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_Ref210855285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830D64">
        <w:rPr>
          <w:color w:val="000000"/>
          <w:sz w:val="21"/>
          <w:szCs w:val="21"/>
          <w:vertAlign w:val="superscript"/>
        </w:rPr>
        <w:t>[5]</w:t>
      </w:r>
      <w:r w:rsidR="00C03B23" w:rsidRPr="0013068A">
        <w:rPr>
          <w:color w:val="000000"/>
          <w:sz w:val="21"/>
          <w:szCs w:val="21"/>
          <w:vertAlign w:val="superscript"/>
        </w:rPr>
        <w:fldChar w:fldCharType="end"/>
      </w:r>
      <w:r w:rsidRPr="0013068A">
        <w:rPr>
          <w:color w:val="000000"/>
          <w:sz w:val="21"/>
          <w:szCs w:val="21"/>
        </w:rPr>
        <w:t>。</w:t>
      </w:r>
      <w:ins w:id="136" w:author="运璐 何" w:date="2025-11-23T10:18:00Z">
        <w:r w:rsidR="008533F7">
          <w:rPr>
            <w:rFonts w:hint="eastAsia"/>
            <w:color w:val="000000"/>
            <w:sz w:val="21"/>
            <w:szCs w:val="21"/>
          </w:rPr>
          <w:t>若不建立</w:t>
        </w:r>
      </w:ins>
      <w:commentRangeStart w:id="137"/>
      <w:ins w:id="138" w:author="运璐 何" w:date="2025-11-11T14:47:00Z">
        <w:r w:rsidR="002254E1" w:rsidRPr="002254E1">
          <w:rPr>
            <w:color w:val="000000"/>
            <w:sz w:val="21"/>
            <w:szCs w:val="21"/>
          </w:rPr>
          <w:t>通信而仅依赖机载视觉</w:t>
        </w:r>
        <w:r w:rsidR="002254E1" w:rsidRPr="002254E1">
          <w:rPr>
            <w:color w:val="000000"/>
            <w:sz w:val="21"/>
            <w:szCs w:val="21"/>
          </w:rPr>
          <w:t>/</w:t>
        </w:r>
        <w:r w:rsidR="002254E1" w:rsidRPr="002254E1">
          <w:rPr>
            <w:color w:val="000000"/>
            <w:sz w:val="21"/>
            <w:szCs w:val="21"/>
          </w:rPr>
          <w:t>本地感知进行</w:t>
        </w:r>
      </w:ins>
      <w:ins w:id="139" w:author="运璐 何" w:date="2025-11-19T15:57:00Z">
        <w:r w:rsidR="0041424B">
          <w:rPr>
            <w:rFonts w:hint="eastAsia"/>
            <w:color w:val="000000"/>
            <w:sz w:val="21"/>
            <w:szCs w:val="21"/>
          </w:rPr>
          <w:t>无人机</w:t>
        </w:r>
      </w:ins>
      <w:ins w:id="140" w:author="运璐 何" w:date="2025-11-11T14:51:00Z">
        <w:r w:rsidR="00C86C69">
          <w:rPr>
            <w:rFonts w:hint="eastAsia"/>
            <w:color w:val="000000"/>
            <w:sz w:val="21"/>
            <w:szCs w:val="21"/>
          </w:rPr>
          <w:t>协同</w:t>
        </w:r>
      </w:ins>
      <w:ins w:id="141" w:author="运璐 何" w:date="2025-11-11T14:47:00Z">
        <w:r w:rsidR="002254E1" w:rsidRPr="002254E1">
          <w:rPr>
            <w:color w:val="000000"/>
            <w:sz w:val="21"/>
            <w:szCs w:val="21"/>
          </w:rPr>
          <w:t>，</w:t>
        </w:r>
      </w:ins>
      <w:ins w:id="142" w:author="运璐 何" w:date="2025-11-23T10:19:00Z">
        <w:r w:rsidR="008533F7">
          <w:rPr>
            <w:rFonts w:hint="eastAsia"/>
            <w:color w:val="000000"/>
            <w:sz w:val="21"/>
            <w:szCs w:val="21"/>
          </w:rPr>
          <w:t>其</w:t>
        </w:r>
      </w:ins>
      <w:ins w:id="143" w:author="运璐 何" w:date="2025-11-19T15:57:00Z">
        <w:r w:rsidR="0041424B">
          <w:rPr>
            <w:rFonts w:hint="eastAsia"/>
            <w:color w:val="000000"/>
            <w:sz w:val="21"/>
            <w:szCs w:val="21"/>
          </w:rPr>
          <w:t>在</w:t>
        </w:r>
      </w:ins>
      <w:ins w:id="144" w:author="运璐 何" w:date="2025-11-11T14:47:00Z">
        <w:r w:rsidR="002254E1" w:rsidRPr="002254E1">
          <w:rPr>
            <w:color w:val="000000"/>
            <w:sz w:val="21"/>
            <w:szCs w:val="21"/>
          </w:rPr>
          <w:t>大尺度任务中</w:t>
        </w:r>
      </w:ins>
      <w:ins w:id="145" w:author="运璐 何" w:date="2025-11-11T14:51:00Z">
        <w:r w:rsidR="00C86C69">
          <w:rPr>
            <w:rFonts w:hint="eastAsia"/>
            <w:color w:val="000000"/>
            <w:sz w:val="21"/>
            <w:szCs w:val="21"/>
          </w:rPr>
          <w:t>易</w:t>
        </w:r>
      </w:ins>
      <w:ins w:id="146" w:author="运璐 何" w:date="2025-11-11T14:47:00Z">
        <w:r w:rsidR="002254E1" w:rsidRPr="002254E1">
          <w:rPr>
            <w:color w:val="000000"/>
            <w:sz w:val="21"/>
            <w:szCs w:val="21"/>
          </w:rPr>
          <w:t>出现规模化与稳健性瓶颈：例如基于视觉的无人机群虽可实现少量试验场景中的</w:t>
        </w:r>
      </w:ins>
      <w:ins w:id="147" w:author="运璐 何" w:date="2025-11-11T14:48:00Z">
        <w:r w:rsidR="00C86C69">
          <w:rPr>
            <w:rFonts w:hint="eastAsia"/>
            <w:color w:val="000000"/>
            <w:sz w:val="21"/>
            <w:szCs w:val="21"/>
          </w:rPr>
          <w:t>协作</w:t>
        </w:r>
      </w:ins>
      <w:ins w:id="148" w:author="运璐 何" w:date="2025-11-11T14:47:00Z">
        <w:r w:rsidR="002254E1" w:rsidRPr="002254E1">
          <w:rPr>
            <w:color w:val="000000"/>
            <w:sz w:val="21"/>
            <w:szCs w:val="21"/>
          </w:rPr>
          <w:t>控制，但其通常在受控环境内且依赖仿真数据与标定环境，难以应对城市遮挡</w:t>
        </w:r>
      </w:ins>
      <w:ins w:id="149" w:author="运璐 何" w:date="2025-11-11T14:49:00Z">
        <w:r w:rsidR="00C86C69">
          <w:rPr>
            <w:rFonts w:hint="eastAsia"/>
            <w:color w:val="000000"/>
            <w:sz w:val="21"/>
            <w:szCs w:val="21"/>
          </w:rPr>
          <w:t>等</w:t>
        </w:r>
      </w:ins>
      <w:ins w:id="150" w:author="运璐 何" w:date="2025-11-11T14:47:00Z">
        <w:r w:rsidR="002254E1" w:rsidRPr="002254E1">
          <w:rPr>
            <w:color w:val="000000"/>
            <w:sz w:val="21"/>
            <w:szCs w:val="21"/>
          </w:rPr>
          <w:t>视野受限</w:t>
        </w:r>
      </w:ins>
      <w:ins w:id="151" w:author="运璐 何" w:date="2025-11-11T14:49:00Z">
        <w:r w:rsidR="00C86C69">
          <w:rPr>
            <w:rFonts w:hint="eastAsia"/>
            <w:color w:val="000000"/>
            <w:sz w:val="21"/>
            <w:szCs w:val="21"/>
          </w:rPr>
          <w:t>下的</w:t>
        </w:r>
      </w:ins>
      <w:ins w:id="152" w:author="运璐 何" w:date="2025-11-11T14:47:00Z">
        <w:r w:rsidR="002254E1" w:rsidRPr="002254E1">
          <w:rPr>
            <w:color w:val="000000"/>
            <w:sz w:val="21"/>
            <w:szCs w:val="21"/>
          </w:rPr>
          <w:t>真实场景；</w:t>
        </w:r>
      </w:ins>
      <w:ins w:id="153" w:author="运璐 何" w:date="2025-11-11T14:49:00Z">
        <w:r w:rsidR="00C86C69">
          <w:rPr>
            <w:rFonts w:hint="eastAsia"/>
            <w:color w:val="000000"/>
            <w:sz w:val="21"/>
            <w:szCs w:val="21"/>
          </w:rPr>
          <w:t>并且</w:t>
        </w:r>
      </w:ins>
      <w:ins w:id="154" w:author="运璐 何" w:date="2025-11-11T14:47:00Z">
        <w:r w:rsidR="002254E1" w:rsidRPr="002254E1">
          <w:rPr>
            <w:color w:val="000000"/>
            <w:sz w:val="21"/>
            <w:szCs w:val="21"/>
          </w:rPr>
          <w:t>缺少通信</w:t>
        </w:r>
      </w:ins>
      <w:ins w:id="155" w:author="运璐 何" w:date="2025-11-11T14:49:00Z">
        <w:r w:rsidR="00C86C69">
          <w:rPr>
            <w:rFonts w:hint="eastAsia"/>
            <w:color w:val="000000"/>
            <w:sz w:val="21"/>
            <w:szCs w:val="21"/>
          </w:rPr>
          <w:t>情况下</w:t>
        </w:r>
      </w:ins>
      <w:ins w:id="156" w:author="运璐 何" w:date="2025-11-11T14:47:00Z">
        <w:r w:rsidR="002254E1" w:rsidRPr="002254E1">
          <w:rPr>
            <w:color w:val="000000"/>
            <w:sz w:val="21"/>
            <w:szCs w:val="21"/>
          </w:rPr>
          <w:t>群体</w:t>
        </w:r>
      </w:ins>
      <w:ins w:id="157" w:author="运璐 何" w:date="2025-11-11T14:49:00Z">
        <w:r w:rsidR="00C86C69">
          <w:rPr>
            <w:rFonts w:hint="eastAsia"/>
            <w:color w:val="000000"/>
            <w:sz w:val="21"/>
            <w:szCs w:val="21"/>
          </w:rPr>
          <w:t>难以</w:t>
        </w:r>
      </w:ins>
      <w:ins w:id="158" w:author="运璐 何" w:date="2025-11-11T14:47:00Z">
        <w:r w:rsidR="002254E1" w:rsidRPr="002254E1">
          <w:rPr>
            <w:color w:val="000000"/>
            <w:sz w:val="21"/>
            <w:szCs w:val="21"/>
          </w:rPr>
          <w:t>实现态势共享与</w:t>
        </w:r>
      </w:ins>
      <w:ins w:id="159" w:author="运璐 何" w:date="2025-11-11T14:49:00Z">
        <w:r w:rsidR="00C86C69">
          <w:rPr>
            <w:rFonts w:hint="eastAsia"/>
            <w:color w:val="000000"/>
            <w:sz w:val="21"/>
            <w:szCs w:val="21"/>
          </w:rPr>
          <w:t>指令交互等</w:t>
        </w:r>
      </w:ins>
      <w:ins w:id="160" w:author="运璐 何" w:date="2025-11-11T15:28:00Z">
        <w:r w:rsidR="005F04D4">
          <w:rPr>
            <w:rFonts w:hint="eastAsia"/>
            <w:color w:val="000000"/>
            <w:sz w:val="21"/>
            <w:szCs w:val="21"/>
          </w:rPr>
          <w:t>任务</w:t>
        </w:r>
      </w:ins>
      <w:ins w:id="161" w:author="运璐 何" w:date="2025-11-11T14:47:00Z">
        <w:r w:rsidR="002254E1" w:rsidRPr="002254E1">
          <w:rPr>
            <w:color w:val="000000"/>
            <w:sz w:val="21"/>
            <w:szCs w:val="21"/>
          </w:rPr>
          <w:t>，限制了其在侦察、通信覆盖等需实时协作场景中的应用</w:t>
        </w:r>
      </w:ins>
      <w:r w:rsidR="00034165" w:rsidRPr="005F04D4">
        <w:rPr>
          <w:color w:val="000000"/>
          <w:sz w:val="21"/>
          <w:szCs w:val="21"/>
          <w:vertAlign w:val="superscript"/>
        </w:rPr>
        <w:fldChar w:fldCharType="begin"/>
      </w:r>
      <w:r w:rsidR="00034165" w:rsidRPr="005F04D4">
        <w:rPr>
          <w:color w:val="000000"/>
          <w:sz w:val="21"/>
          <w:szCs w:val="21"/>
          <w:vertAlign w:val="superscript"/>
        </w:rPr>
        <w:instrText xml:space="preserve"> REF _Ref213766670 \r \h</w:instrText>
      </w:r>
      <w:r w:rsidR="005F04D4" w:rsidRPr="005F04D4">
        <w:rPr>
          <w:rFonts w:hint="eastAsia"/>
          <w:color w:val="000000"/>
          <w:sz w:val="21"/>
          <w:szCs w:val="21"/>
          <w:vertAlign w:val="superscript"/>
        </w:rPr>
        <w:instrText>\#"</w:instrText>
      </w:r>
      <w:r w:rsidR="005F04D4" w:rsidRPr="005F04D4">
        <w:rPr>
          <w:color w:val="000000"/>
          <w:sz w:val="21"/>
          <w:szCs w:val="21"/>
          <w:vertAlign w:val="superscript"/>
        </w:rPr>
        <w:instrText>[</w:instrText>
      </w:r>
      <w:r w:rsidR="005F04D4" w:rsidRPr="005F04D4">
        <w:rPr>
          <w:rFonts w:hint="eastAsia"/>
          <w:color w:val="000000"/>
          <w:sz w:val="21"/>
          <w:szCs w:val="21"/>
          <w:vertAlign w:val="superscript"/>
        </w:rPr>
        <w:instrText>0"</w:instrText>
      </w:r>
      <w:r w:rsidR="005F04D4" w:rsidRPr="005F04D4">
        <w:rPr>
          <w:color w:val="000000"/>
          <w:sz w:val="21"/>
          <w:szCs w:val="21"/>
          <w:vertAlign w:val="superscript"/>
        </w:rPr>
        <w:instrText xml:space="preserve"> </w:instrText>
      </w:r>
      <w:r w:rsidR="005F04D4">
        <w:rPr>
          <w:color w:val="000000"/>
          <w:sz w:val="21"/>
          <w:szCs w:val="21"/>
          <w:vertAlign w:val="superscript"/>
        </w:rPr>
        <w:instrText xml:space="preserve"> \* MERGEFORMAT </w:instrText>
      </w:r>
      <w:r w:rsidR="00034165" w:rsidRPr="005F04D4">
        <w:rPr>
          <w:color w:val="000000"/>
          <w:sz w:val="21"/>
          <w:szCs w:val="21"/>
          <w:vertAlign w:val="superscript"/>
        </w:rPr>
      </w:r>
      <w:r w:rsidR="00034165" w:rsidRPr="005F04D4">
        <w:rPr>
          <w:color w:val="000000"/>
          <w:sz w:val="21"/>
          <w:szCs w:val="21"/>
          <w:vertAlign w:val="superscript"/>
        </w:rPr>
        <w:fldChar w:fldCharType="separate"/>
      </w:r>
      <w:r w:rsidR="005F04D4" w:rsidRPr="005F04D4">
        <w:rPr>
          <w:color w:val="000000"/>
          <w:sz w:val="21"/>
          <w:szCs w:val="21"/>
          <w:vertAlign w:val="superscript"/>
        </w:rPr>
        <w:t>[6</w:t>
      </w:r>
      <w:r w:rsidR="00034165" w:rsidRPr="005F04D4">
        <w:rPr>
          <w:color w:val="000000"/>
          <w:sz w:val="21"/>
          <w:szCs w:val="21"/>
          <w:vertAlign w:val="superscript"/>
        </w:rPr>
        <w:fldChar w:fldCharType="end"/>
      </w:r>
      <w:r w:rsidR="005F04D4" w:rsidRPr="005F04D4">
        <w:rPr>
          <w:color w:val="000000"/>
          <w:sz w:val="21"/>
          <w:szCs w:val="21"/>
          <w:vertAlign w:val="superscript"/>
        </w:rPr>
        <w:t>-</w:t>
      </w:r>
      <w:r w:rsidR="00034165" w:rsidRPr="005F04D4">
        <w:rPr>
          <w:color w:val="000000"/>
          <w:sz w:val="21"/>
          <w:szCs w:val="21"/>
          <w:vertAlign w:val="superscript"/>
        </w:rPr>
        <w:fldChar w:fldCharType="begin"/>
      </w:r>
      <w:r w:rsidR="00034165" w:rsidRPr="005F04D4">
        <w:rPr>
          <w:color w:val="000000"/>
          <w:sz w:val="21"/>
          <w:szCs w:val="21"/>
          <w:vertAlign w:val="superscript"/>
        </w:rPr>
        <w:instrText xml:space="preserve"> REF _Ref213766683 \r \h</w:instrText>
      </w:r>
      <w:r w:rsidR="005F04D4" w:rsidRPr="005F04D4">
        <w:rPr>
          <w:rFonts w:hint="eastAsia"/>
          <w:color w:val="000000"/>
          <w:sz w:val="21"/>
          <w:szCs w:val="21"/>
          <w:vertAlign w:val="superscript"/>
        </w:rPr>
        <w:instrText>\#"0]"</w:instrText>
      </w:r>
      <w:r w:rsidR="005F04D4" w:rsidRPr="005F04D4">
        <w:rPr>
          <w:color w:val="000000"/>
          <w:sz w:val="21"/>
          <w:szCs w:val="21"/>
          <w:vertAlign w:val="superscript"/>
        </w:rPr>
        <w:instrText xml:space="preserve"> </w:instrText>
      </w:r>
      <w:r w:rsidR="005F04D4">
        <w:rPr>
          <w:color w:val="000000"/>
          <w:sz w:val="21"/>
          <w:szCs w:val="21"/>
          <w:vertAlign w:val="superscript"/>
        </w:rPr>
        <w:instrText xml:space="preserve"> \* MERGEFORMAT </w:instrText>
      </w:r>
      <w:r w:rsidR="00034165" w:rsidRPr="005F04D4">
        <w:rPr>
          <w:color w:val="000000"/>
          <w:sz w:val="21"/>
          <w:szCs w:val="21"/>
          <w:vertAlign w:val="superscript"/>
        </w:rPr>
      </w:r>
      <w:r w:rsidR="00034165" w:rsidRPr="005F04D4">
        <w:rPr>
          <w:color w:val="000000"/>
          <w:sz w:val="21"/>
          <w:szCs w:val="21"/>
          <w:vertAlign w:val="superscript"/>
        </w:rPr>
        <w:fldChar w:fldCharType="separate"/>
      </w:r>
      <w:r w:rsidR="005F04D4" w:rsidRPr="005F04D4">
        <w:rPr>
          <w:color w:val="000000"/>
          <w:sz w:val="21"/>
          <w:szCs w:val="21"/>
          <w:vertAlign w:val="superscript"/>
        </w:rPr>
        <w:t>8</w:t>
      </w:r>
      <w:r w:rsidR="005F04D4" w:rsidRPr="005F04D4">
        <w:rPr>
          <w:rFonts w:hint="eastAsia"/>
          <w:color w:val="000000"/>
          <w:sz w:val="21"/>
          <w:szCs w:val="21"/>
          <w:vertAlign w:val="superscript"/>
        </w:rPr>
        <w:t>]</w:t>
      </w:r>
      <w:r w:rsidR="00034165" w:rsidRPr="005F04D4">
        <w:rPr>
          <w:color w:val="000000"/>
          <w:sz w:val="21"/>
          <w:szCs w:val="21"/>
          <w:vertAlign w:val="superscript"/>
        </w:rPr>
        <w:fldChar w:fldCharType="end"/>
      </w:r>
      <w:commentRangeEnd w:id="137"/>
      <w:r w:rsidR="001C4408">
        <w:rPr>
          <w:rStyle w:val="ac"/>
        </w:rPr>
        <w:commentReference w:id="137"/>
      </w:r>
      <w:ins w:id="162" w:author="运璐 何" w:date="2025-11-11T14:18:00Z">
        <w:r w:rsidR="001573AD">
          <w:rPr>
            <w:rFonts w:hint="eastAsia"/>
            <w:color w:val="000000"/>
            <w:sz w:val="21"/>
            <w:szCs w:val="21"/>
          </w:rPr>
          <w:t>。</w:t>
        </w:r>
      </w:ins>
      <w:r w:rsidRPr="0013068A">
        <w:rPr>
          <w:color w:val="000000"/>
          <w:sz w:val="21"/>
          <w:szCs w:val="21"/>
        </w:rPr>
        <w:t>因此，</w:t>
      </w:r>
      <w:commentRangeStart w:id="163"/>
      <w:commentRangeStart w:id="164"/>
      <w:r w:rsidRPr="0013068A">
        <w:rPr>
          <w:color w:val="000000"/>
          <w:sz w:val="21"/>
          <w:szCs w:val="21"/>
        </w:rPr>
        <w:t>维持无人机之间的稳定可靠通信</w:t>
      </w:r>
      <w:ins w:id="165" w:author="运璐 何" w:date="2025-11-19T15:57:00Z">
        <w:r w:rsidR="0041424B">
          <w:rPr>
            <w:rFonts w:hint="eastAsia"/>
            <w:color w:val="000000"/>
            <w:sz w:val="21"/>
            <w:szCs w:val="21"/>
          </w:rPr>
          <w:t>链路</w:t>
        </w:r>
      </w:ins>
      <w:r w:rsidRPr="0013068A">
        <w:rPr>
          <w:color w:val="000000"/>
          <w:sz w:val="21"/>
          <w:szCs w:val="21"/>
        </w:rPr>
        <w:t>对集群</w:t>
      </w:r>
      <w:r w:rsidR="00315169">
        <w:rPr>
          <w:rFonts w:hint="eastAsia"/>
          <w:color w:val="000000"/>
          <w:sz w:val="21"/>
          <w:szCs w:val="21"/>
        </w:rPr>
        <w:t>协同</w:t>
      </w:r>
      <w:r w:rsidRPr="0013068A">
        <w:rPr>
          <w:color w:val="000000"/>
          <w:sz w:val="21"/>
          <w:szCs w:val="21"/>
        </w:rPr>
        <w:t>任务的成功执行具有</w:t>
      </w:r>
      <w:ins w:id="166" w:author="运璐 何" w:date="2025-11-19T15:57:00Z">
        <w:r w:rsidR="0041424B">
          <w:rPr>
            <w:rFonts w:hint="eastAsia"/>
            <w:color w:val="000000"/>
            <w:sz w:val="21"/>
            <w:szCs w:val="21"/>
          </w:rPr>
          <w:t>决定性</w:t>
        </w:r>
      </w:ins>
      <w:del w:id="167" w:author="运璐 何" w:date="2025-11-19T15:57:00Z">
        <w:r w:rsidR="00C86C69" w:rsidDel="0041424B">
          <w:rPr>
            <w:rFonts w:hint="eastAsia"/>
            <w:color w:val="000000"/>
            <w:sz w:val="21"/>
            <w:szCs w:val="21"/>
          </w:rPr>
          <w:delText>重要</w:delText>
        </w:r>
      </w:del>
      <w:r w:rsidRPr="0013068A">
        <w:rPr>
          <w:color w:val="000000"/>
          <w:sz w:val="21"/>
          <w:szCs w:val="21"/>
        </w:rPr>
        <w:t>作用</w:t>
      </w:r>
      <w:commentRangeEnd w:id="163"/>
      <w:r w:rsidR="008F2B6D">
        <w:rPr>
          <w:rStyle w:val="ac"/>
        </w:rPr>
        <w:commentReference w:id="163"/>
      </w:r>
      <w:commentRangeEnd w:id="164"/>
      <w:r w:rsidR="00234ACA">
        <w:rPr>
          <w:rStyle w:val="ac"/>
        </w:rPr>
        <w:commentReference w:id="164"/>
      </w:r>
      <w:r w:rsidRPr="0013068A">
        <w:rPr>
          <w:color w:val="000000"/>
          <w:sz w:val="21"/>
          <w:szCs w:val="21"/>
        </w:rPr>
        <w:t>。</w:t>
      </w:r>
    </w:p>
    <w:p w14:paraId="09FF7501" w14:textId="3AF1DC1E" w:rsidR="0006331C" w:rsidRPr="0013068A" w:rsidDel="0041424B" w:rsidRDefault="00B2200C" w:rsidP="008A2710">
      <w:pPr>
        <w:spacing w:line="360" w:lineRule="auto"/>
        <w:ind w:firstLineChars="196" w:firstLine="412"/>
        <w:rPr>
          <w:del w:id="168" w:author="运璐 何" w:date="2025-11-19T15:57:00Z"/>
          <w:color w:val="000000"/>
          <w:sz w:val="21"/>
          <w:szCs w:val="21"/>
        </w:rPr>
      </w:pPr>
      <w:r w:rsidRPr="0013068A">
        <w:rPr>
          <w:color w:val="000000"/>
          <w:sz w:val="21"/>
          <w:szCs w:val="21"/>
        </w:rPr>
        <w:t>然而，城市作战环境</w:t>
      </w:r>
      <w:ins w:id="169" w:author="运璐 何" w:date="2025-11-23T10:19:00Z">
        <w:r w:rsidR="008533F7">
          <w:rPr>
            <w:rFonts w:hint="eastAsia"/>
            <w:color w:val="000000"/>
            <w:sz w:val="21"/>
            <w:szCs w:val="21"/>
          </w:rPr>
          <w:t>又</w:t>
        </w:r>
      </w:ins>
      <w:r w:rsidRPr="0013068A">
        <w:rPr>
          <w:color w:val="000000"/>
          <w:sz w:val="21"/>
          <w:szCs w:val="21"/>
        </w:rPr>
        <w:t>对通信保持提出了更高挑战：一方面，密集的高楼与复杂的街区结构会造成严重的信号遮挡和多径效应，</w:t>
      </w:r>
      <w:r w:rsidR="00B308E2">
        <w:rPr>
          <w:rFonts w:hint="eastAsia"/>
          <w:color w:val="000000"/>
          <w:sz w:val="21"/>
          <w:szCs w:val="21"/>
        </w:rPr>
        <w:t>造成</w:t>
      </w:r>
      <w:r w:rsidRPr="0013068A">
        <w:rPr>
          <w:color w:val="000000"/>
          <w:sz w:val="21"/>
          <w:szCs w:val="21"/>
        </w:rPr>
        <w:t>无人机</w:t>
      </w:r>
      <w:r w:rsidR="00B308E2">
        <w:rPr>
          <w:rFonts w:hint="eastAsia"/>
          <w:color w:val="000000"/>
          <w:sz w:val="21"/>
          <w:szCs w:val="21"/>
        </w:rPr>
        <w:t>之</w:t>
      </w:r>
      <w:r w:rsidRPr="0013068A">
        <w:rPr>
          <w:color w:val="000000"/>
          <w:sz w:val="21"/>
          <w:szCs w:val="21"/>
        </w:rPr>
        <w:t>间的通信链路</w:t>
      </w:r>
      <w:r w:rsidR="00B308E2">
        <w:rPr>
          <w:rFonts w:hint="eastAsia"/>
          <w:color w:val="000000"/>
          <w:sz w:val="21"/>
          <w:szCs w:val="21"/>
        </w:rPr>
        <w:t>中断</w:t>
      </w:r>
      <w:r w:rsidRPr="0013068A">
        <w:rPr>
          <w:color w:val="000000"/>
          <w:sz w:val="21"/>
          <w:szCs w:val="21"/>
        </w:rPr>
        <w:t>；另一方面，敌对电磁干扰</w:t>
      </w:r>
      <w:r w:rsidR="0013068A" w:rsidRPr="0013068A">
        <w:rPr>
          <w:rFonts w:hint="eastAsia"/>
          <w:color w:val="000000"/>
          <w:sz w:val="21"/>
          <w:szCs w:val="21"/>
        </w:rPr>
        <w:t>会</w:t>
      </w:r>
      <w:r w:rsidRPr="0013068A">
        <w:rPr>
          <w:color w:val="000000"/>
          <w:sz w:val="21"/>
          <w:szCs w:val="21"/>
        </w:rPr>
        <w:t>进一步降低链路质量</w:t>
      </w:r>
      <w:r w:rsidR="00627782" w:rsidRPr="00627782">
        <w:rPr>
          <w:color w:val="000000"/>
          <w:sz w:val="21"/>
          <w:szCs w:val="21"/>
          <w:vertAlign w:val="superscript"/>
        </w:rPr>
        <w:fldChar w:fldCharType="begin"/>
      </w:r>
      <w:r w:rsidR="00627782" w:rsidRPr="00627782">
        <w:rPr>
          <w:color w:val="000000"/>
          <w:sz w:val="21"/>
          <w:szCs w:val="21"/>
          <w:vertAlign w:val="superscript"/>
        </w:rPr>
        <w:instrText xml:space="preserve"> REF _Ref212054309 \r \h  \* MERGEFORMAT </w:instrText>
      </w:r>
      <w:r w:rsidR="00627782" w:rsidRPr="00627782">
        <w:rPr>
          <w:color w:val="000000"/>
          <w:sz w:val="21"/>
          <w:szCs w:val="21"/>
          <w:vertAlign w:val="superscript"/>
        </w:rPr>
      </w:r>
      <w:r w:rsidR="00627782" w:rsidRPr="00627782">
        <w:rPr>
          <w:color w:val="000000"/>
          <w:sz w:val="21"/>
          <w:szCs w:val="21"/>
          <w:vertAlign w:val="superscript"/>
        </w:rPr>
        <w:fldChar w:fldCharType="separate"/>
      </w:r>
      <w:r w:rsidR="00407558">
        <w:rPr>
          <w:color w:val="000000"/>
          <w:sz w:val="21"/>
          <w:szCs w:val="21"/>
          <w:vertAlign w:val="superscript"/>
        </w:rPr>
        <w:t>[9]</w:t>
      </w:r>
      <w:r w:rsidR="00627782" w:rsidRPr="00627782">
        <w:rPr>
          <w:color w:val="000000"/>
          <w:sz w:val="21"/>
          <w:szCs w:val="21"/>
          <w:vertAlign w:val="superscript"/>
        </w:rPr>
        <w:fldChar w:fldCharType="end"/>
      </w:r>
      <w:r w:rsidRPr="0013068A">
        <w:rPr>
          <w:color w:val="000000"/>
          <w:sz w:val="21"/>
          <w:szCs w:val="21"/>
        </w:rPr>
        <w:t>。</w:t>
      </w:r>
      <w:r w:rsidR="00F7737A" w:rsidRPr="00F7737A">
        <w:rPr>
          <w:rFonts w:hint="eastAsia"/>
          <w:color w:val="000000"/>
          <w:sz w:val="21"/>
          <w:szCs w:val="21"/>
        </w:rPr>
        <w:t>由于多无人机路径规划本身属于</w:t>
      </w:r>
      <w:r w:rsidR="00F7737A" w:rsidRPr="00F7737A">
        <w:rPr>
          <w:rFonts w:hint="eastAsia"/>
          <w:color w:val="000000"/>
          <w:sz w:val="21"/>
          <w:szCs w:val="21"/>
        </w:rPr>
        <w:t>NP-Hard</w:t>
      </w:r>
      <w:r w:rsidR="00F7737A" w:rsidRPr="00F7737A">
        <w:rPr>
          <w:rFonts w:hint="eastAsia"/>
          <w:color w:val="000000"/>
          <w:sz w:val="21"/>
          <w:szCs w:val="21"/>
        </w:rPr>
        <w:t>问题，其计算复杂度随集群规模呈指数增长，而</w:t>
      </w:r>
      <w:r w:rsidR="00F7737A">
        <w:rPr>
          <w:rFonts w:hint="eastAsia"/>
          <w:color w:val="000000"/>
          <w:sz w:val="21"/>
          <w:szCs w:val="21"/>
        </w:rPr>
        <w:t>在上述复杂信道环境下，</w:t>
      </w:r>
      <w:r w:rsidR="00F7737A" w:rsidRPr="00F7737A">
        <w:rPr>
          <w:rFonts w:hint="eastAsia"/>
          <w:color w:val="000000"/>
          <w:sz w:val="21"/>
          <w:szCs w:val="21"/>
        </w:rPr>
        <w:t>通信保持</w:t>
      </w:r>
      <w:r w:rsidR="00F7737A">
        <w:rPr>
          <w:rFonts w:hint="eastAsia"/>
          <w:color w:val="000000"/>
          <w:sz w:val="21"/>
          <w:szCs w:val="21"/>
        </w:rPr>
        <w:t>需求</w:t>
      </w:r>
      <w:r w:rsidR="00F7737A" w:rsidRPr="00F7737A">
        <w:rPr>
          <w:rFonts w:hint="eastAsia"/>
          <w:color w:val="000000"/>
          <w:sz w:val="21"/>
          <w:szCs w:val="21"/>
        </w:rPr>
        <w:t>又与路径</w:t>
      </w:r>
      <w:r w:rsidR="00625345">
        <w:rPr>
          <w:rFonts w:hint="eastAsia"/>
          <w:color w:val="000000"/>
          <w:sz w:val="21"/>
          <w:szCs w:val="21"/>
        </w:rPr>
        <w:t>规划</w:t>
      </w:r>
      <w:r w:rsidR="00F7737A" w:rsidRPr="00F7737A">
        <w:rPr>
          <w:rFonts w:hint="eastAsia"/>
          <w:color w:val="000000"/>
          <w:sz w:val="21"/>
          <w:szCs w:val="21"/>
        </w:rPr>
        <w:t>强耦合，使得在大规模场景下同时兼顾连通性与可达性的协同建模和求解尤为困难。</w:t>
      </w:r>
      <w:r w:rsidR="00F7737A" w:rsidRPr="00F7737A">
        <w:rPr>
          <w:color w:val="000000"/>
          <w:sz w:val="21"/>
          <w:szCs w:val="21"/>
        </w:rPr>
        <w:t>在此背景下，如何在规避障碍与干扰的同时保持</w:t>
      </w:r>
      <w:r w:rsidR="00F7737A">
        <w:rPr>
          <w:rFonts w:hint="eastAsia"/>
          <w:color w:val="000000"/>
          <w:sz w:val="21"/>
          <w:szCs w:val="21"/>
        </w:rPr>
        <w:t>大规模</w:t>
      </w:r>
      <w:r w:rsidR="00F7737A" w:rsidRPr="00F7737A">
        <w:rPr>
          <w:color w:val="000000"/>
          <w:sz w:val="21"/>
          <w:szCs w:val="21"/>
        </w:rPr>
        <w:t>集群通信连通性</w:t>
      </w:r>
      <w:r w:rsidR="00F7737A">
        <w:rPr>
          <w:rFonts w:hint="eastAsia"/>
          <w:color w:val="000000"/>
          <w:sz w:val="21"/>
          <w:szCs w:val="21"/>
        </w:rPr>
        <w:t>成为</w:t>
      </w:r>
      <w:r w:rsidR="00F7737A" w:rsidRPr="00F7737A">
        <w:rPr>
          <w:color w:val="000000"/>
          <w:sz w:val="21"/>
          <w:szCs w:val="21"/>
        </w:rPr>
        <w:t>理论上的复杂难题。</w:t>
      </w:r>
    </w:p>
    <w:p w14:paraId="5A1D1725" w14:textId="290DBD49" w:rsidR="000A73CA" w:rsidRDefault="00EC4D33" w:rsidP="0041424B">
      <w:pPr>
        <w:spacing w:line="360" w:lineRule="auto"/>
        <w:ind w:firstLineChars="196" w:firstLine="412"/>
        <w:rPr>
          <w:ins w:id="170" w:author="运璐 何" w:date="2025-11-13T16:34:00Z"/>
          <w:color w:val="000000"/>
          <w:sz w:val="21"/>
          <w:szCs w:val="21"/>
        </w:rPr>
      </w:pPr>
      <w:bookmarkStart w:id="171" w:name="OLE_LINK15"/>
      <w:del w:id="172" w:author="运璐 何" w:date="2025-11-13T16:34:00Z">
        <w:r w:rsidRPr="00EC4D33" w:rsidDel="000A73CA">
          <w:rPr>
            <w:rFonts w:hint="eastAsia"/>
            <w:color w:val="000000"/>
            <w:sz w:val="21"/>
            <w:szCs w:val="21"/>
          </w:rPr>
          <w:delText>当前无人机集群在城市环境下的路径规划与通信保持研究主要涵盖两方面内容：</w:delText>
        </w:r>
        <w:commentRangeStart w:id="173"/>
        <w:commentRangeStart w:id="174"/>
        <w:r w:rsidRPr="00EC4D33" w:rsidDel="000A73CA">
          <w:rPr>
            <w:rFonts w:hint="eastAsia"/>
            <w:color w:val="000000"/>
            <w:sz w:val="21"/>
            <w:szCs w:val="21"/>
          </w:rPr>
          <w:delText>一是以路径规划为核心的传统方法，二是同时兼顾路径规划与通信连通性的优化与控制方法。</w:delText>
        </w:r>
        <w:commentRangeEnd w:id="173"/>
        <w:r w:rsidR="00BE0CF9" w:rsidDel="000A73CA">
          <w:rPr>
            <w:rStyle w:val="ac"/>
          </w:rPr>
          <w:commentReference w:id="173"/>
        </w:r>
        <w:commentRangeEnd w:id="174"/>
        <w:r w:rsidR="00E410C3" w:rsidDel="000A73CA">
          <w:rPr>
            <w:rStyle w:val="ac"/>
          </w:rPr>
          <w:commentReference w:id="174"/>
        </w:r>
        <w:r w:rsidR="00BE3947" w:rsidRPr="00BE3947" w:rsidDel="000A73CA">
          <w:rPr>
            <w:color w:val="000000"/>
            <w:sz w:val="21"/>
            <w:szCs w:val="21"/>
          </w:rPr>
          <w:delText>按照具体的实现思路，</w:delText>
        </w:r>
        <w:commentRangeStart w:id="175"/>
        <w:commentRangeStart w:id="176"/>
        <w:r w:rsidR="00BE3947" w:rsidRPr="00F829DC" w:rsidDel="000A73CA">
          <w:rPr>
            <w:rFonts w:hint="eastAsia"/>
            <w:color w:val="000000"/>
            <w:sz w:val="21"/>
            <w:szCs w:val="21"/>
            <w:highlight w:val="yellow"/>
          </w:rPr>
          <w:delText>相关研究可分为三类</w:delText>
        </w:r>
        <w:r w:rsidRPr="00F829DC" w:rsidDel="000A73CA">
          <w:rPr>
            <w:rFonts w:hint="eastAsia"/>
            <w:color w:val="000000"/>
            <w:sz w:val="21"/>
            <w:szCs w:val="21"/>
            <w:highlight w:val="yellow"/>
          </w:rPr>
          <w:delText>：基于冲突搜索的路径规划方法、基于启发式优化与强化学习的方法以及基于人工势场及其通信保持</w:delText>
        </w:r>
        <w:r w:rsidR="00BE3947" w:rsidRPr="00F829DC" w:rsidDel="000A73CA">
          <w:rPr>
            <w:rFonts w:hint="eastAsia"/>
            <w:color w:val="000000"/>
            <w:sz w:val="21"/>
            <w:szCs w:val="21"/>
            <w:highlight w:val="yellow"/>
          </w:rPr>
          <w:delText>改进的</w:delText>
        </w:r>
        <w:r w:rsidRPr="00F829DC" w:rsidDel="000A73CA">
          <w:rPr>
            <w:rFonts w:hint="eastAsia"/>
            <w:color w:val="000000"/>
            <w:sz w:val="21"/>
            <w:szCs w:val="21"/>
            <w:highlight w:val="yellow"/>
          </w:rPr>
          <w:delText>方法</w:delText>
        </w:r>
        <w:commentRangeEnd w:id="175"/>
        <w:r w:rsidR="00011AFF" w:rsidDel="000A73CA">
          <w:rPr>
            <w:rStyle w:val="ac"/>
          </w:rPr>
          <w:commentReference w:id="175"/>
        </w:r>
      </w:del>
      <w:commentRangeEnd w:id="176"/>
      <w:r w:rsidR="00234ACA">
        <w:rPr>
          <w:rStyle w:val="ac"/>
        </w:rPr>
        <w:commentReference w:id="176"/>
      </w:r>
      <w:del w:id="178" w:author="运璐 何" w:date="2025-11-13T16:34:00Z">
        <w:r w:rsidRPr="00EC4D33" w:rsidDel="000A73CA">
          <w:rPr>
            <w:rFonts w:hint="eastAsia"/>
            <w:color w:val="000000"/>
            <w:sz w:val="21"/>
            <w:szCs w:val="21"/>
          </w:rPr>
          <w:delText>。</w:delText>
        </w:r>
        <w:r w:rsidR="008A2710" w:rsidRPr="0013068A" w:rsidDel="000A73CA">
          <w:rPr>
            <w:color w:val="000000"/>
            <w:sz w:val="21"/>
            <w:szCs w:val="21"/>
          </w:rPr>
          <w:delText>基于冲突搜索（</w:delText>
        </w:r>
        <w:r w:rsidR="0013068A" w:rsidRPr="0013068A" w:rsidDel="000A73CA">
          <w:rPr>
            <w:color w:val="000000"/>
            <w:sz w:val="21"/>
            <w:szCs w:val="21"/>
          </w:rPr>
          <w:delText xml:space="preserve">Conflict-Based Search </w:delText>
        </w:r>
        <w:r w:rsidR="0013068A" w:rsidDel="000A73CA">
          <w:rPr>
            <w:color w:val="000000"/>
            <w:sz w:val="21"/>
            <w:szCs w:val="21"/>
          </w:rPr>
          <w:delText>,</w:delText>
        </w:r>
        <w:r w:rsidR="008A2710" w:rsidRPr="0013068A" w:rsidDel="000A73CA">
          <w:rPr>
            <w:color w:val="000000"/>
            <w:sz w:val="21"/>
            <w:szCs w:val="21"/>
          </w:rPr>
          <w:delText>CBS</w:delText>
        </w:r>
        <w:r w:rsidR="008A2710" w:rsidRPr="0013068A" w:rsidDel="000A73CA">
          <w:rPr>
            <w:color w:val="000000"/>
            <w:sz w:val="21"/>
            <w:szCs w:val="21"/>
          </w:rPr>
          <w:delText>）与</w:delText>
        </w:r>
        <w:r w:rsidR="008A2710" w:rsidRPr="0013068A" w:rsidDel="000A73CA">
          <w:rPr>
            <w:color w:val="000000"/>
            <w:sz w:val="21"/>
            <w:szCs w:val="21"/>
          </w:rPr>
          <w:delText>A*</w:delText>
        </w:r>
        <w:r w:rsidR="008A2710" w:rsidRPr="0013068A" w:rsidDel="000A73CA">
          <w:rPr>
            <w:color w:val="000000"/>
            <w:sz w:val="21"/>
            <w:szCs w:val="21"/>
          </w:rPr>
          <w:delText>、</w:delText>
        </w:r>
        <w:r w:rsidR="008A2710" w:rsidRPr="0013068A" w:rsidDel="000A73CA">
          <w:rPr>
            <w:color w:val="000000"/>
            <w:sz w:val="21"/>
            <w:szCs w:val="21"/>
          </w:rPr>
          <w:delText>RRT*</w:delText>
        </w:r>
        <w:r w:rsidR="008A2710" w:rsidRPr="0013068A" w:rsidDel="000A73CA">
          <w:rPr>
            <w:color w:val="000000"/>
            <w:sz w:val="21"/>
            <w:szCs w:val="21"/>
          </w:rPr>
          <w:delText>等单智能体路径规划的融合算法通过分层约束处理解决了多智能体路径冲突问题</w:delText>
        </w:r>
        <w:r w:rsidR="00B948E2" w:rsidRPr="00627782" w:rsidDel="000A73CA">
          <w:rPr>
            <w:color w:val="000000"/>
            <w:sz w:val="21"/>
            <w:szCs w:val="21"/>
            <w:vertAlign w:val="superscript"/>
          </w:rPr>
          <w:fldChar w:fldCharType="begin"/>
        </w:r>
        <w:r w:rsidR="00B948E2" w:rsidRPr="00627782" w:rsidDel="000A73CA">
          <w:rPr>
            <w:color w:val="000000"/>
            <w:sz w:val="21"/>
            <w:szCs w:val="21"/>
            <w:vertAlign w:val="superscript"/>
          </w:rPr>
          <w:delInstrText xml:space="preserve"> REF _Ref210899161 \r \h \#"[0" \* MERGEFORMAT </w:delInstrText>
        </w:r>
        <w:r w:rsidR="00B948E2" w:rsidRPr="00627782" w:rsidDel="000A73CA">
          <w:rPr>
            <w:color w:val="000000"/>
            <w:sz w:val="21"/>
            <w:szCs w:val="21"/>
            <w:vertAlign w:val="superscript"/>
          </w:rPr>
        </w:r>
        <w:r w:rsidR="00B948E2" w:rsidRPr="00627782" w:rsidDel="000A73CA">
          <w:rPr>
            <w:color w:val="000000"/>
            <w:sz w:val="21"/>
            <w:szCs w:val="21"/>
            <w:vertAlign w:val="superscript"/>
          </w:rPr>
          <w:fldChar w:fldCharType="separate"/>
        </w:r>
        <w:r w:rsidR="00407558" w:rsidRPr="00627782" w:rsidDel="000A73CA">
          <w:rPr>
            <w:color w:val="000000"/>
            <w:sz w:val="21"/>
            <w:szCs w:val="21"/>
            <w:vertAlign w:val="superscript"/>
          </w:rPr>
          <w:delText>[</w:delText>
        </w:r>
        <w:r w:rsidR="00407558" w:rsidDel="000A73CA">
          <w:rPr>
            <w:color w:val="000000"/>
            <w:sz w:val="21"/>
            <w:szCs w:val="21"/>
            <w:vertAlign w:val="superscript"/>
          </w:rPr>
          <w:delText>10</w:delText>
        </w:r>
        <w:r w:rsidR="00B948E2" w:rsidRPr="00627782" w:rsidDel="000A73CA">
          <w:rPr>
            <w:color w:val="000000"/>
            <w:sz w:val="21"/>
            <w:szCs w:val="21"/>
            <w:vertAlign w:val="superscript"/>
          </w:rPr>
          <w:fldChar w:fldCharType="end"/>
        </w:r>
        <w:r w:rsidR="00B948E2" w:rsidRPr="00627782" w:rsidDel="000A73CA">
          <w:rPr>
            <w:color w:val="000000"/>
            <w:sz w:val="21"/>
            <w:szCs w:val="21"/>
            <w:vertAlign w:val="superscript"/>
          </w:rPr>
          <w:delText>-</w:delText>
        </w:r>
        <w:r w:rsidR="00B948E2" w:rsidRPr="00627782" w:rsidDel="000A73CA">
          <w:rPr>
            <w:color w:val="000000"/>
            <w:sz w:val="21"/>
            <w:szCs w:val="21"/>
            <w:vertAlign w:val="superscript"/>
          </w:rPr>
          <w:fldChar w:fldCharType="begin"/>
        </w:r>
        <w:r w:rsidR="00B948E2" w:rsidRPr="00627782" w:rsidDel="000A73CA">
          <w:rPr>
            <w:color w:val="000000"/>
            <w:sz w:val="21"/>
            <w:szCs w:val="21"/>
            <w:vertAlign w:val="superscript"/>
          </w:rPr>
          <w:delInstrText xml:space="preserve"> REF _Ref211074835 \r \h \#"0</w:delInstrText>
        </w:r>
        <w:r w:rsidR="00B948E2" w:rsidRPr="00627782" w:rsidDel="000A73CA">
          <w:rPr>
            <w:rFonts w:hint="eastAsia"/>
            <w:color w:val="000000"/>
            <w:sz w:val="21"/>
            <w:szCs w:val="21"/>
            <w:vertAlign w:val="superscript"/>
          </w:rPr>
          <w:delInstrText>]</w:delInstrText>
        </w:r>
        <w:r w:rsidR="00B948E2" w:rsidRPr="00627782" w:rsidDel="000A73CA">
          <w:rPr>
            <w:color w:val="000000"/>
            <w:sz w:val="21"/>
            <w:szCs w:val="21"/>
            <w:vertAlign w:val="superscript"/>
          </w:rPr>
          <w:delInstrText xml:space="preserve">" \* MERGEFORMAT </w:delInstrText>
        </w:r>
        <w:r w:rsidR="00B948E2" w:rsidRPr="00627782" w:rsidDel="000A73CA">
          <w:rPr>
            <w:color w:val="000000"/>
            <w:sz w:val="21"/>
            <w:szCs w:val="21"/>
            <w:vertAlign w:val="superscript"/>
          </w:rPr>
        </w:r>
        <w:r w:rsidR="00B948E2" w:rsidRPr="00627782" w:rsidDel="000A73CA">
          <w:rPr>
            <w:color w:val="000000"/>
            <w:sz w:val="21"/>
            <w:szCs w:val="21"/>
            <w:vertAlign w:val="superscript"/>
          </w:rPr>
          <w:fldChar w:fldCharType="separate"/>
        </w:r>
        <w:r w:rsidR="00407558" w:rsidDel="000A73CA">
          <w:rPr>
            <w:color w:val="000000"/>
            <w:sz w:val="21"/>
            <w:szCs w:val="21"/>
            <w:vertAlign w:val="superscript"/>
          </w:rPr>
          <w:delText>11</w:delText>
        </w:r>
        <w:r w:rsidR="00407558" w:rsidRPr="00627782" w:rsidDel="000A73CA">
          <w:rPr>
            <w:rFonts w:hint="eastAsia"/>
            <w:color w:val="000000"/>
            <w:sz w:val="21"/>
            <w:szCs w:val="21"/>
            <w:vertAlign w:val="superscript"/>
          </w:rPr>
          <w:delText>]</w:delText>
        </w:r>
        <w:r w:rsidR="00B948E2" w:rsidRPr="00627782" w:rsidDel="000A73CA">
          <w:rPr>
            <w:color w:val="000000"/>
            <w:sz w:val="21"/>
            <w:szCs w:val="21"/>
            <w:vertAlign w:val="superscript"/>
          </w:rPr>
          <w:fldChar w:fldCharType="end"/>
        </w:r>
        <w:r w:rsidR="008A2710" w:rsidRPr="0013068A" w:rsidDel="000A73CA">
          <w:rPr>
            <w:rFonts w:hint="eastAsia"/>
            <w:color w:val="000000"/>
            <w:sz w:val="21"/>
            <w:szCs w:val="21"/>
          </w:rPr>
          <w:delText>。</w:delText>
        </w:r>
        <w:r w:rsidR="008A2710" w:rsidRPr="0013068A" w:rsidDel="000A73CA">
          <w:rPr>
            <w:color w:val="000000"/>
            <w:sz w:val="21"/>
            <w:szCs w:val="21"/>
          </w:rPr>
          <w:delText>然而，此类算法普遍缺乏对集群协同通信的建模，使得规划路径虽能实现避障，却难以维持网络连通性。</w:delText>
        </w:r>
      </w:del>
    </w:p>
    <w:p w14:paraId="06E0D1DE" w14:textId="694F1B79" w:rsidR="008A5413" w:rsidRDefault="008A5413" w:rsidP="00643FFA">
      <w:pPr>
        <w:spacing w:line="360" w:lineRule="auto"/>
        <w:ind w:firstLineChars="196" w:firstLine="412"/>
        <w:rPr>
          <w:ins w:id="179" w:author="运璐 何" w:date="2025-11-13T16:37:00Z"/>
          <w:color w:val="000000"/>
          <w:sz w:val="21"/>
          <w:szCs w:val="21"/>
        </w:rPr>
      </w:pPr>
      <w:ins w:id="180" w:author="运璐 何" w:date="2025-11-13T16:36:00Z">
        <w:r w:rsidRPr="008A5413">
          <w:rPr>
            <w:color w:val="000000"/>
            <w:sz w:val="21"/>
            <w:szCs w:val="21"/>
          </w:rPr>
          <w:lastRenderedPageBreak/>
          <w:t>在无人机集群路径规划研究中，早期工作主要聚焦于避障与路径最优化。</w:t>
        </w:r>
        <w:r w:rsidRPr="008A5413">
          <w:rPr>
            <w:color w:val="000000"/>
            <w:sz w:val="21"/>
            <w:szCs w:val="21"/>
          </w:rPr>
          <w:t xml:space="preserve">Sharon </w:t>
        </w:r>
        <w:r w:rsidRPr="008A5413">
          <w:rPr>
            <w:color w:val="000000"/>
            <w:sz w:val="21"/>
            <w:szCs w:val="21"/>
          </w:rPr>
          <w:t>等人提出的</w:t>
        </w:r>
      </w:ins>
      <w:ins w:id="181" w:author="运璐 何" w:date="2025-11-14T10:11:00Z">
        <w:r w:rsidR="00AD1D09">
          <w:rPr>
            <w:rFonts w:hint="eastAsia"/>
            <w:color w:val="000000"/>
            <w:sz w:val="21"/>
            <w:szCs w:val="21"/>
          </w:rPr>
          <w:t>基于冲突搜索（</w:t>
        </w:r>
      </w:ins>
      <w:ins w:id="182" w:author="运璐 何" w:date="2025-11-13T16:36:00Z">
        <w:r w:rsidRPr="008A5413">
          <w:rPr>
            <w:color w:val="000000"/>
            <w:sz w:val="21"/>
            <w:szCs w:val="21"/>
          </w:rPr>
          <w:t>CBS</w:t>
        </w:r>
        <w:r w:rsidRPr="008A5413">
          <w:rPr>
            <w:color w:val="000000"/>
            <w:sz w:val="21"/>
            <w:szCs w:val="21"/>
          </w:rPr>
          <w:t>）</w:t>
        </w:r>
      </w:ins>
      <w:ins w:id="183" w:author="运璐 何" w:date="2025-11-14T10:12:00Z">
        <w:r w:rsidR="00AD1D09">
          <w:rPr>
            <w:rFonts w:hint="eastAsia"/>
            <w:color w:val="000000"/>
            <w:sz w:val="21"/>
            <w:szCs w:val="21"/>
          </w:rPr>
          <w:t>的算法</w:t>
        </w:r>
      </w:ins>
      <w:ins w:id="184" w:author="运璐 何" w:date="2025-11-13T16:36:00Z">
        <w:r w:rsidRPr="008A5413">
          <w:rPr>
            <w:color w:val="000000"/>
            <w:sz w:val="21"/>
            <w:szCs w:val="21"/>
          </w:rPr>
          <w:t>通过冲突树与单体路径搜索相结合，有效解决了多智能体间的路径冲突问题</w:t>
        </w:r>
      </w:ins>
      <w:ins w:id="185" w:author="运璐 何" w:date="2025-11-13T16:37:00Z">
        <w:r>
          <w:rPr>
            <w:rFonts w:hint="eastAsia"/>
            <w:color w:val="000000"/>
            <w:sz w:val="21"/>
            <w:szCs w:val="21"/>
          </w:rPr>
          <w:t>；</w:t>
        </w:r>
      </w:ins>
      <w:ins w:id="186" w:author="运璐 何" w:date="2025-11-13T16:36:00Z">
        <w:r w:rsidRPr="008A5413">
          <w:rPr>
            <w:color w:val="000000"/>
            <w:sz w:val="21"/>
            <w:szCs w:val="21"/>
          </w:rPr>
          <w:t xml:space="preserve">Kottinger </w:t>
        </w:r>
        <w:r w:rsidRPr="008A5413">
          <w:rPr>
            <w:color w:val="000000"/>
            <w:sz w:val="21"/>
            <w:szCs w:val="21"/>
          </w:rPr>
          <w:t>等人进一步将</w:t>
        </w:r>
        <w:r w:rsidRPr="008A5413">
          <w:rPr>
            <w:color w:val="000000"/>
            <w:sz w:val="21"/>
            <w:szCs w:val="21"/>
          </w:rPr>
          <w:t xml:space="preserve"> CBS </w:t>
        </w:r>
        <w:r w:rsidRPr="008A5413">
          <w:rPr>
            <w:color w:val="000000"/>
            <w:sz w:val="21"/>
            <w:szCs w:val="21"/>
          </w:rPr>
          <w:t>扩展至具动力学约束的多</w:t>
        </w:r>
      </w:ins>
      <w:ins w:id="187" w:author="运璐 何" w:date="2025-11-23T10:19:00Z">
        <w:r w:rsidR="008533F7">
          <w:rPr>
            <w:rFonts w:hint="eastAsia"/>
            <w:color w:val="000000"/>
            <w:sz w:val="21"/>
            <w:szCs w:val="21"/>
          </w:rPr>
          <w:t>智能体</w:t>
        </w:r>
      </w:ins>
      <w:ins w:id="188" w:author="运璐 何" w:date="2025-11-13T16:36:00Z">
        <w:r w:rsidRPr="008A5413">
          <w:rPr>
            <w:color w:val="000000"/>
            <w:sz w:val="21"/>
            <w:szCs w:val="21"/>
          </w:rPr>
          <w:t>系统</w:t>
        </w:r>
      </w:ins>
      <w:ins w:id="189" w:author="运璐 何" w:date="2025-11-23T10:06:00Z">
        <w:r w:rsidR="005B63FC" w:rsidRPr="005B63FC">
          <w:rPr>
            <w:color w:val="000000"/>
            <w:sz w:val="21"/>
            <w:szCs w:val="21"/>
            <w:vertAlign w:val="superscript"/>
            <w:rPrChange w:id="190" w:author="运璐 何" w:date="2025-11-23T10:09:00Z">
              <w:rPr>
                <w:color w:val="000000"/>
                <w:sz w:val="21"/>
                <w:szCs w:val="21"/>
              </w:rPr>
            </w:rPrChange>
          </w:rPr>
          <w:fldChar w:fldCharType="begin"/>
        </w:r>
        <w:r w:rsidR="005B63FC" w:rsidRPr="005B63FC">
          <w:rPr>
            <w:color w:val="000000"/>
            <w:sz w:val="21"/>
            <w:szCs w:val="21"/>
            <w:vertAlign w:val="superscript"/>
            <w:rPrChange w:id="191" w:author="运璐 何" w:date="2025-11-23T10:09:00Z">
              <w:rPr>
                <w:color w:val="000000"/>
                <w:sz w:val="21"/>
                <w:szCs w:val="21"/>
              </w:rPr>
            </w:rPrChange>
          </w:rPr>
          <w:instrText xml:space="preserve"> REF _Ref210899161 \r \h </w:instrText>
        </w:r>
      </w:ins>
      <w:ins w:id="192" w:author="运璐 何" w:date="2025-11-23T10:09:00Z">
        <w:r w:rsidR="005B63FC" w:rsidRPr="005B63FC">
          <w:rPr>
            <w:color w:val="000000"/>
            <w:sz w:val="21"/>
            <w:szCs w:val="21"/>
            <w:vertAlign w:val="superscript"/>
            <w:rPrChange w:id="193" w:author="运璐 何" w:date="2025-11-23T10:09:00Z">
              <w:rPr>
                <w:color w:val="000000"/>
                <w:sz w:val="21"/>
                <w:szCs w:val="21"/>
              </w:rPr>
            </w:rPrChange>
          </w:rPr>
          <w:instrText>\#"</w:instrText>
        </w:r>
        <w:r w:rsidR="005B63FC" w:rsidRPr="005B63FC">
          <w:rPr>
            <w:color w:val="000000"/>
            <w:sz w:val="21"/>
            <w:szCs w:val="21"/>
            <w:vertAlign w:val="superscript"/>
            <w:rPrChange w:id="194" w:author="运璐 何" w:date="2025-11-23T10:09:00Z">
              <w:rPr>
                <w:color w:val="000000"/>
                <w:sz w:val="21"/>
                <w:szCs w:val="21"/>
              </w:rPr>
            </w:rPrChange>
          </w:rPr>
          <w:instrText>[</w:instrText>
        </w:r>
        <w:r w:rsidR="005B63FC" w:rsidRPr="005B63FC">
          <w:rPr>
            <w:color w:val="000000"/>
            <w:sz w:val="21"/>
            <w:szCs w:val="21"/>
            <w:vertAlign w:val="superscript"/>
            <w:rPrChange w:id="195" w:author="运璐 何" w:date="2025-11-23T10:09:00Z">
              <w:rPr>
                <w:color w:val="000000"/>
                <w:sz w:val="21"/>
                <w:szCs w:val="21"/>
              </w:rPr>
            </w:rPrChange>
          </w:rPr>
          <w:instrText>0"</w:instrText>
        </w:r>
      </w:ins>
      <w:ins w:id="196" w:author="运璐 何" w:date="2025-11-23T10:06:00Z">
        <w:r w:rsidR="005B63FC" w:rsidRPr="005B63FC">
          <w:rPr>
            <w:color w:val="000000"/>
            <w:sz w:val="21"/>
            <w:szCs w:val="21"/>
            <w:vertAlign w:val="superscript"/>
            <w:rPrChange w:id="197" w:author="运璐 何" w:date="2025-11-23T10:09:00Z">
              <w:rPr>
                <w:color w:val="000000"/>
                <w:sz w:val="21"/>
                <w:szCs w:val="21"/>
              </w:rPr>
            </w:rPrChange>
          </w:rPr>
        </w:r>
      </w:ins>
      <w:r w:rsidR="005B63FC">
        <w:rPr>
          <w:color w:val="000000"/>
          <w:sz w:val="21"/>
          <w:szCs w:val="21"/>
          <w:vertAlign w:val="superscript"/>
        </w:rPr>
        <w:instrText xml:space="preserve"> \* MERGEFORMAT </w:instrText>
      </w:r>
      <w:r w:rsidR="005B63FC" w:rsidRPr="005B63FC">
        <w:rPr>
          <w:color w:val="000000"/>
          <w:sz w:val="21"/>
          <w:szCs w:val="21"/>
          <w:vertAlign w:val="superscript"/>
          <w:rPrChange w:id="198" w:author="运璐 何" w:date="2025-11-23T10:09:00Z">
            <w:rPr>
              <w:color w:val="000000"/>
              <w:sz w:val="21"/>
              <w:szCs w:val="21"/>
            </w:rPr>
          </w:rPrChange>
        </w:rPr>
        <w:fldChar w:fldCharType="separate"/>
      </w:r>
      <w:ins w:id="199" w:author="运璐 何" w:date="2025-11-23T10:09:00Z">
        <w:r w:rsidR="005B63FC" w:rsidRPr="005B63FC">
          <w:rPr>
            <w:color w:val="000000"/>
            <w:sz w:val="21"/>
            <w:szCs w:val="21"/>
            <w:vertAlign w:val="superscript"/>
            <w:rPrChange w:id="200" w:author="运璐 何" w:date="2025-11-23T10:09:00Z">
              <w:rPr>
                <w:color w:val="000000"/>
                <w:sz w:val="21"/>
                <w:szCs w:val="21"/>
              </w:rPr>
            </w:rPrChange>
          </w:rPr>
          <w:t>[10</w:t>
        </w:r>
      </w:ins>
      <w:ins w:id="201" w:author="运璐 何" w:date="2025-11-23T10:06:00Z">
        <w:r w:rsidR="005B63FC" w:rsidRPr="005B63FC">
          <w:rPr>
            <w:color w:val="000000"/>
            <w:sz w:val="21"/>
            <w:szCs w:val="21"/>
            <w:vertAlign w:val="superscript"/>
            <w:rPrChange w:id="202" w:author="运璐 何" w:date="2025-11-23T10:09:00Z">
              <w:rPr>
                <w:color w:val="000000"/>
                <w:sz w:val="21"/>
                <w:szCs w:val="21"/>
              </w:rPr>
            </w:rPrChange>
          </w:rPr>
          <w:fldChar w:fldCharType="end"/>
        </w:r>
      </w:ins>
      <w:ins w:id="203" w:author="运璐 何" w:date="2025-11-23T10:09:00Z">
        <w:r w:rsidR="005B63FC" w:rsidRPr="005B63FC">
          <w:rPr>
            <w:color w:val="000000"/>
            <w:sz w:val="21"/>
            <w:szCs w:val="21"/>
            <w:vertAlign w:val="superscript"/>
            <w:rPrChange w:id="204" w:author="运璐 何" w:date="2025-11-23T10:09:00Z">
              <w:rPr>
                <w:color w:val="000000"/>
                <w:sz w:val="21"/>
                <w:szCs w:val="21"/>
              </w:rPr>
            </w:rPrChange>
          </w:rPr>
          <w:t>-</w:t>
        </w:r>
      </w:ins>
      <w:ins w:id="205" w:author="运璐 何" w:date="2025-11-23T10:06:00Z">
        <w:r w:rsidR="005B63FC" w:rsidRPr="005B63FC">
          <w:rPr>
            <w:color w:val="000000"/>
            <w:sz w:val="21"/>
            <w:szCs w:val="21"/>
            <w:vertAlign w:val="superscript"/>
            <w:rPrChange w:id="206" w:author="运璐 何" w:date="2025-11-23T10:09:00Z">
              <w:rPr>
                <w:color w:val="000000"/>
                <w:sz w:val="21"/>
                <w:szCs w:val="21"/>
              </w:rPr>
            </w:rPrChange>
          </w:rPr>
          <w:fldChar w:fldCharType="begin"/>
        </w:r>
        <w:r w:rsidR="005B63FC" w:rsidRPr="005B63FC">
          <w:rPr>
            <w:color w:val="000000"/>
            <w:sz w:val="21"/>
            <w:szCs w:val="21"/>
            <w:vertAlign w:val="superscript"/>
            <w:rPrChange w:id="207" w:author="运璐 何" w:date="2025-11-23T10:09:00Z">
              <w:rPr>
                <w:color w:val="000000"/>
                <w:sz w:val="21"/>
                <w:szCs w:val="21"/>
              </w:rPr>
            </w:rPrChange>
          </w:rPr>
          <w:instrText xml:space="preserve"> REF _Ref211074835 \r \h </w:instrText>
        </w:r>
      </w:ins>
      <w:ins w:id="208" w:author="运璐 何" w:date="2025-11-23T10:09:00Z">
        <w:r w:rsidR="005B63FC" w:rsidRPr="005B63FC">
          <w:rPr>
            <w:color w:val="000000"/>
            <w:sz w:val="21"/>
            <w:szCs w:val="21"/>
            <w:vertAlign w:val="superscript"/>
            <w:rPrChange w:id="209" w:author="运璐 何" w:date="2025-11-23T10:09:00Z">
              <w:rPr>
                <w:color w:val="000000"/>
                <w:sz w:val="21"/>
                <w:szCs w:val="21"/>
              </w:rPr>
            </w:rPrChange>
          </w:rPr>
          <w:instrText>\#"0]"</w:instrText>
        </w:r>
      </w:ins>
      <w:ins w:id="210" w:author="运璐 何" w:date="2025-11-23T10:06:00Z">
        <w:r w:rsidR="005B63FC" w:rsidRPr="005B63FC">
          <w:rPr>
            <w:color w:val="000000"/>
            <w:sz w:val="21"/>
            <w:szCs w:val="21"/>
            <w:vertAlign w:val="superscript"/>
            <w:rPrChange w:id="211" w:author="运璐 何" w:date="2025-11-23T10:09:00Z">
              <w:rPr>
                <w:color w:val="000000"/>
                <w:sz w:val="21"/>
                <w:szCs w:val="21"/>
              </w:rPr>
            </w:rPrChange>
          </w:rPr>
        </w:r>
      </w:ins>
      <w:r w:rsidR="005B63FC">
        <w:rPr>
          <w:color w:val="000000"/>
          <w:sz w:val="21"/>
          <w:szCs w:val="21"/>
          <w:vertAlign w:val="superscript"/>
        </w:rPr>
        <w:instrText xml:space="preserve"> \* MERGEFORMAT </w:instrText>
      </w:r>
      <w:r w:rsidR="005B63FC" w:rsidRPr="005B63FC">
        <w:rPr>
          <w:color w:val="000000"/>
          <w:sz w:val="21"/>
          <w:szCs w:val="21"/>
          <w:vertAlign w:val="superscript"/>
          <w:rPrChange w:id="212" w:author="运璐 何" w:date="2025-11-23T10:09:00Z">
            <w:rPr>
              <w:color w:val="000000"/>
              <w:sz w:val="21"/>
              <w:szCs w:val="21"/>
            </w:rPr>
          </w:rPrChange>
        </w:rPr>
        <w:fldChar w:fldCharType="separate"/>
      </w:r>
      <w:ins w:id="213" w:author="运璐 何" w:date="2025-11-23T10:09:00Z">
        <w:r w:rsidR="005B63FC" w:rsidRPr="005B63FC">
          <w:rPr>
            <w:color w:val="000000"/>
            <w:sz w:val="21"/>
            <w:szCs w:val="21"/>
            <w:vertAlign w:val="superscript"/>
            <w:rPrChange w:id="214" w:author="运璐 何" w:date="2025-11-23T10:09:00Z">
              <w:rPr>
                <w:color w:val="000000"/>
                <w:sz w:val="21"/>
                <w:szCs w:val="21"/>
              </w:rPr>
            </w:rPrChange>
          </w:rPr>
          <w:t>11]</w:t>
        </w:r>
      </w:ins>
      <w:ins w:id="215" w:author="运璐 何" w:date="2025-11-23T10:06:00Z">
        <w:r w:rsidR="005B63FC" w:rsidRPr="005B63FC">
          <w:rPr>
            <w:color w:val="000000"/>
            <w:sz w:val="21"/>
            <w:szCs w:val="21"/>
            <w:vertAlign w:val="superscript"/>
            <w:rPrChange w:id="216" w:author="运璐 何" w:date="2025-11-23T10:09:00Z">
              <w:rPr>
                <w:color w:val="000000"/>
                <w:sz w:val="21"/>
                <w:szCs w:val="21"/>
              </w:rPr>
            </w:rPrChange>
          </w:rPr>
          <w:fldChar w:fldCharType="end"/>
        </w:r>
      </w:ins>
      <w:ins w:id="217" w:author="运璐 何" w:date="2025-11-13T16:36:00Z">
        <w:r w:rsidRPr="008A5413">
          <w:rPr>
            <w:color w:val="000000"/>
            <w:sz w:val="21"/>
            <w:szCs w:val="21"/>
          </w:rPr>
          <w:t>。然而，此类方法仅关注空间冲突与时间调度，</w:t>
        </w:r>
      </w:ins>
      <w:ins w:id="218" w:author="运璐 何" w:date="2025-11-13T16:37:00Z">
        <w:r>
          <w:rPr>
            <w:rFonts w:hint="eastAsia"/>
            <w:color w:val="000000"/>
            <w:sz w:val="21"/>
            <w:szCs w:val="21"/>
          </w:rPr>
          <w:t>无法</w:t>
        </w:r>
      </w:ins>
      <w:ins w:id="219" w:author="运璐 何" w:date="2025-11-13T16:36:00Z">
        <w:r w:rsidRPr="008A5413">
          <w:rPr>
            <w:color w:val="000000"/>
            <w:sz w:val="21"/>
            <w:szCs w:val="21"/>
          </w:rPr>
          <w:t>对无人机群体的通信连通性进行建模，在建筑密集或电磁干扰严重的城市环境中难以实现稳定协同。为克服这一局限，</w:t>
        </w:r>
      </w:ins>
      <w:ins w:id="220" w:author="运璐 何" w:date="2025-11-14T10:13:00Z">
        <w:r w:rsidR="00AD1D09">
          <w:rPr>
            <w:rFonts w:hint="eastAsia"/>
            <w:color w:val="000000"/>
            <w:sz w:val="21"/>
            <w:szCs w:val="21"/>
          </w:rPr>
          <w:t>相关研究</w:t>
        </w:r>
      </w:ins>
      <w:ins w:id="221" w:author="运璐 何" w:date="2025-11-13T16:36:00Z">
        <w:r w:rsidRPr="008A5413">
          <w:rPr>
            <w:color w:val="000000"/>
            <w:sz w:val="21"/>
            <w:szCs w:val="21"/>
          </w:rPr>
          <w:t>开始将</w:t>
        </w:r>
      </w:ins>
      <w:ins w:id="222" w:author="运璐 何" w:date="2025-11-14T10:12:00Z">
        <w:r w:rsidR="00AD1D09">
          <w:rPr>
            <w:rFonts w:hint="eastAsia"/>
            <w:color w:val="000000"/>
            <w:sz w:val="21"/>
            <w:szCs w:val="21"/>
          </w:rPr>
          <w:t>其</w:t>
        </w:r>
      </w:ins>
      <w:ins w:id="223" w:author="运璐 何" w:date="2025-11-19T15:58:00Z">
        <w:r w:rsidR="0041424B">
          <w:rPr>
            <w:rFonts w:hint="eastAsia"/>
            <w:color w:val="000000"/>
            <w:sz w:val="21"/>
            <w:szCs w:val="21"/>
          </w:rPr>
          <w:t>他</w:t>
        </w:r>
      </w:ins>
      <w:ins w:id="224" w:author="运璐 何" w:date="2025-11-14T10:12:00Z">
        <w:r w:rsidR="00AD1D09">
          <w:rPr>
            <w:rFonts w:hint="eastAsia"/>
            <w:color w:val="000000"/>
            <w:sz w:val="21"/>
            <w:szCs w:val="21"/>
          </w:rPr>
          <w:t>传统的</w:t>
        </w:r>
      </w:ins>
      <w:ins w:id="225" w:author="运璐 何" w:date="2025-11-13T16:36:00Z">
        <w:r w:rsidRPr="008A5413">
          <w:rPr>
            <w:color w:val="000000"/>
            <w:sz w:val="21"/>
            <w:szCs w:val="21"/>
          </w:rPr>
          <w:t>路径规划与通信保持相结合，形成了</w:t>
        </w:r>
      </w:ins>
      <w:ins w:id="226" w:author="运璐 何" w:date="2025-11-14T10:13:00Z">
        <w:r w:rsidR="00AD1D09">
          <w:rPr>
            <w:rFonts w:hint="eastAsia"/>
            <w:color w:val="000000"/>
            <w:sz w:val="21"/>
            <w:szCs w:val="21"/>
          </w:rPr>
          <w:t>基于启发式优化、强化学习和改进人工势场法</w:t>
        </w:r>
      </w:ins>
      <w:ins w:id="227" w:author="运璐 何" w:date="2025-11-13T16:36:00Z">
        <w:r w:rsidRPr="008A5413">
          <w:rPr>
            <w:color w:val="000000"/>
            <w:sz w:val="21"/>
            <w:szCs w:val="21"/>
          </w:rPr>
          <w:t>三类主要研究方向。</w:t>
        </w:r>
      </w:ins>
      <w:del w:id="228" w:author="运璐 何" w:date="2025-11-13T16:37:00Z">
        <w:r w:rsidR="00E44835" w:rsidRPr="00E44835" w:rsidDel="008A5413">
          <w:rPr>
            <w:color w:val="000000"/>
            <w:sz w:val="21"/>
            <w:szCs w:val="21"/>
          </w:rPr>
          <w:delText>为克服传统搜索算法全局优化能力不足、难以兼顾通信保持的问题，研究者提出了多种启发式优化算法与强化学习方法。</w:delText>
        </w:r>
      </w:del>
    </w:p>
    <w:p w14:paraId="609BB226" w14:textId="1BC2D581" w:rsidR="008A5413" w:rsidRDefault="008A5413" w:rsidP="008A5413">
      <w:pPr>
        <w:spacing w:line="360" w:lineRule="auto"/>
        <w:ind w:firstLineChars="196" w:firstLine="412"/>
        <w:rPr>
          <w:ins w:id="229" w:author="运璐 何" w:date="2025-11-13T16:39:00Z"/>
          <w:color w:val="000000"/>
          <w:sz w:val="21"/>
          <w:szCs w:val="21"/>
        </w:rPr>
      </w:pPr>
      <w:ins w:id="230" w:author="运璐 何" w:date="2025-11-13T16:37:00Z">
        <w:r w:rsidRPr="008A5413">
          <w:rPr>
            <w:color w:val="000000"/>
            <w:sz w:val="21"/>
            <w:szCs w:val="21"/>
          </w:rPr>
          <w:t>第一类是基于启发式优化的</w:t>
        </w:r>
      </w:ins>
      <w:del w:id="231" w:author="运璐 何" w:date="2025-11-13T16:39:00Z">
        <w:r w:rsidR="005F7B46" w:rsidRPr="005F7B46" w:rsidDel="008A5413">
          <w:rPr>
            <w:rFonts w:hint="eastAsia"/>
            <w:color w:val="000000"/>
            <w:sz w:val="21"/>
            <w:szCs w:val="21"/>
          </w:rPr>
          <w:delText>启发式优化</w:delText>
        </w:r>
      </w:del>
      <w:r w:rsidR="005F7B46" w:rsidRPr="005F7B46">
        <w:rPr>
          <w:rFonts w:hint="eastAsia"/>
          <w:color w:val="000000"/>
          <w:sz w:val="21"/>
          <w:szCs w:val="21"/>
        </w:rPr>
        <w:t>算法</w:t>
      </w:r>
      <w:ins w:id="232" w:author="运璐 何" w:date="2025-11-13T16:39:00Z">
        <w:r>
          <w:rPr>
            <w:rFonts w:hint="eastAsia"/>
            <w:color w:val="000000"/>
            <w:sz w:val="21"/>
            <w:szCs w:val="21"/>
          </w:rPr>
          <w:t>，</w:t>
        </w:r>
      </w:ins>
      <w:r w:rsidR="005F7B46" w:rsidRPr="005F7B46">
        <w:rPr>
          <w:rFonts w:hint="eastAsia"/>
          <w:color w:val="000000"/>
          <w:sz w:val="21"/>
          <w:szCs w:val="21"/>
        </w:rPr>
        <w:t>通过全局搜索与多目标</w:t>
      </w:r>
      <w:r w:rsidR="00E44835">
        <w:rPr>
          <w:rFonts w:hint="eastAsia"/>
          <w:color w:val="000000"/>
          <w:sz w:val="21"/>
          <w:szCs w:val="21"/>
        </w:rPr>
        <w:t>优化</w:t>
      </w:r>
      <w:r w:rsidR="005F7B46" w:rsidRPr="005F7B46">
        <w:rPr>
          <w:rFonts w:hint="eastAsia"/>
          <w:color w:val="000000"/>
          <w:sz w:val="21"/>
          <w:szCs w:val="21"/>
        </w:rPr>
        <w:t>机制</w:t>
      </w:r>
      <w:r w:rsidR="00234E69">
        <w:rPr>
          <w:rFonts w:hint="eastAsia"/>
          <w:color w:val="000000"/>
          <w:sz w:val="21"/>
          <w:szCs w:val="21"/>
        </w:rPr>
        <w:t>实现</w:t>
      </w:r>
      <w:r w:rsidR="005F7B46" w:rsidRPr="005F7B46">
        <w:rPr>
          <w:rFonts w:hint="eastAsia"/>
          <w:color w:val="000000"/>
          <w:sz w:val="21"/>
          <w:szCs w:val="21"/>
        </w:rPr>
        <w:t>无人机</w:t>
      </w:r>
      <w:r w:rsidR="00234E69">
        <w:rPr>
          <w:rFonts w:hint="eastAsia"/>
          <w:color w:val="000000"/>
          <w:sz w:val="21"/>
          <w:szCs w:val="21"/>
        </w:rPr>
        <w:t>通信</w:t>
      </w:r>
      <w:r w:rsidR="005F7B46" w:rsidRPr="005F7B46">
        <w:rPr>
          <w:rFonts w:hint="eastAsia"/>
          <w:color w:val="000000"/>
          <w:sz w:val="21"/>
          <w:szCs w:val="21"/>
        </w:rPr>
        <w:t>协同规划</w:t>
      </w:r>
      <w:r w:rsidR="00E44835">
        <w:rPr>
          <w:rFonts w:hint="eastAsia"/>
          <w:color w:val="000000"/>
          <w:sz w:val="21"/>
          <w:szCs w:val="21"/>
        </w:rPr>
        <w:t>的需求：</w:t>
      </w:r>
      <w:ins w:id="233" w:author="运璐 何" w:date="2025-11-13T16:54:00Z">
        <w:r w:rsidR="006F1D40" w:rsidRPr="005F7B46" w:rsidDel="006F1D40">
          <w:rPr>
            <w:rFonts w:hint="eastAsia"/>
            <w:color w:val="000000"/>
            <w:sz w:val="21"/>
            <w:szCs w:val="21"/>
          </w:rPr>
          <w:t xml:space="preserve"> </w:t>
        </w:r>
      </w:ins>
      <w:del w:id="234" w:author="运璐 何" w:date="2025-11-13T16:54:00Z">
        <w:r w:rsidR="005F7B46" w:rsidRPr="005F7B46" w:rsidDel="006F1D40">
          <w:rPr>
            <w:rFonts w:hint="eastAsia"/>
            <w:color w:val="000000"/>
            <w:sz w:val="21"/>
            <w:szCs w:val="21"/>
          </w:rPr>
          <w:delText>Li</w:delText>
        </w:r>
        <w:r w:rsidR="005F7B46" w:rsidRPr="005F7B46" w:rsidDel="006F1D40">
          <w:rPr>
            <w:rFonts w:hint="eastAsia"/>
            <w:color w:val="000000"/>
            <w:sz w:val="21"/>
            <w:szCs w:val="21"/>
          </w:rPr>
          <w:delText>等人提出的混合粒子群算法结合局部与全局搜索以</w:delText>
        </w:r>
        <w:r w:rsidR="00047E9E" w:rsidDel="006F1D40">
          <w:rPr>
            <w:rFonts w:hint="eastAsia"/>
            <w:color w:val="000000"/>
            <w:sz w:val="21"/>
            <w:szCs w:val="21"/>
          </w:rPr>
          <w:delText>一定程度提高</w:delText>
        </w:r>
        <w:r w:rsidR="005F7B46" w:rsidRPr="005F7B46" w:rsidDel="006F1D40">
          <w:rPr>
            <w:rFonts w:hint="eastAsia"/>
            <w:color w:val="000000"/>
            <w:sz w:val="21"/>
            <w:szCs w:val="21"/>
          </w:rPr>
          <w:delText>收敛性</w:delText>
        </w:r>
        <w:r w:rsidR="00710248" w:rsidRPr="00710248" w:rsidDel="006F1D40">
          <w:rPr>
            <w:color w:val="000000"/>
            <w:sz w:val="21"/>
            <w:szCs w:val="21"/>
            <w:vertAlign w:val="superscript"/>
          </w:rPr>
          <w:fldChar w:fldCharType="begin"/>
        </w:r>
        <w:r w:rsidR="00710248" w:rsidRPr="00710248" w:rsidDel="006F1D40">
          <w:rPr>
            <w:color w:val="000000"/>
            <w:sz w:val="20"/>
            <w:szCs w:val="20"/>
            <w:vertAlign w:val="superscript"/>
          </w:rPr>
          <w:delInstrText xml:space="preserve"> </w:delInstrText>
        </w:r>
        <w:r w:rsidR="00710248" w:rsidRPr="00710248" w:rsidDel="006F1D40">
          <w:rPr>
            <w:rFonts w:hint="eastAsia"/>
            <w:color w:val="000000"/>
            <w:sz w:val="20"/>
            <w:szCs w:val="20"/>
            <w:vertAlign w:val="superscript"/>
          </w:rPr>
          <w:delInstrText>REF _Ref210899454 \r \h</w:delInstrText>
        </w:r>
        <w:r w:rsidR="00710248" w:rsidRPr="00710248" w:rsidDel="006F1D40">
          <w:rPr>
            <w:color w:val="000000"/>
            <w:sz w:val="20"/>
            <w:szCs w:val="20"/>
            <w:vertAlign w:val="superscript"/>
          </w:rPr>
          <w:delInstrText xml:space="preserve"> </w:delInstrText>
        </w:r>
        <w:r w:rsidR="00710248" w:rsidDel="006F1D40">
          <w:rPr>
            <w:color w:val="000000"/>
            <w:sz w:val="20"/>
            <w:szCs w:val="20"/>
            <w:vertAlign w:val="superscript"/>
          </w:rPr>
          <w:delInstrText xml:space="preserve"> \* MERGEFORMAT </w:delInstrText>
        </w:r>
        <w:r w:rsidR="00710248" w:rsidRPr="00710248" w:rsidDel="006F1D40">
          <w:rPr>
            <w:color w:val="000000"/>
            <w:sz w:val="21"/>
            <w:szCs w:val="21"/>
            <w:vertAlign w:val="superscript"/>
          </w:rPr>
        </w:r>
        <w:r w:rsidR="00710248" w:rsidRPr="00710248" w:rsidDel="006F1D40">
          <w:rPr>
            <w:color w:val="000000"/>
            <w:sz w:val="21"/>
            <w:szCs w:val="21"/>
            <w:vertAlign w:val="superscript"/>
          </w:rPr>
          <w:fldChar w:fldCharType="separate"/>
        </w:r>
        <w:r w:rsidR="00407558" w:rsidDel="006F1D40">
          <w:rPr>
            <w:color w:val="000000"/>
            <w:sz w:val="20"/>
            <w:szCs w:val="20"/>
            <w:vertAlign w:val="superscript"/>
          </w:rPr>
          <w:delText>[12]</w:delText>
        </w:r>
        <w:r w:rsidR="00710248" w:rsidRPr="00710248" w:rsidDel="006F1D40">
          <w:rPr>
            <w:color w:val="000000"/>
            <w:sz w:val="21"/>
            <w:szCs w:val="21"/>
            <w:vertAlign w:val="superscript"/>
          </w:rPr>
          <w:fldChar w:fldCharType="end"/>
        </w:r>
        <w:r w:rsidR="005F7B46" w:rsidRPr="005F7B46" w:rsidDel="006F1D40">
          <w:rPr>
            <w:rFonts w:hint="eastAsia"/>
            <w:color w:val="000000"/>
            <w:sz w:val="21"/>
            <w:szCs w:val="21"/>
          </w:rPr>
          <w:delText>，</w:delText>
        </w:r>
        <w:r w:rsidR="005F7B46" w:rsidRPr="005F7B46" w:rsidDel="006F1D40">
          <w:rPr>
            <w:rFonts w:hint="eastAsia"/>
            <w:color w:val="000000"/>
            <w:sz w:val="21"/>
            <w:szCs w:val="21"/>
          </w:rPr>
          <w:delText>Meng</w:delText>
        </w:r>
        <w:r w:rsidR="005F7B46" w:rsidRPr="005F7B46" w:rsidDel="006F1D40">
          <w:rPr>
            <w:rFonts w:hint="eastAsia"/>
            <w:color w:val="000000"/>
            <w:sz w:val="21"/>
            <w:szCs w:val="21"/>
          </w:rPr>
          <w:delText>等人利用优先级</w:delText>
        </w:r>
        <w:r w:rsidR="005F7B46" w:rsidRPr="005F7B46" w:rsidDel="006F1D40">
          <w:rPr>
            <w:rFonts w:hint="eastAsia"/>
            <w:color w:val="000000"/>
            <w:sz w:val="21"/>
            <w:szCs w:val="21"/>
          </w:rPr>
          <w:delText>RRT*</w:delText>
        </w:r>
        <w:r w:rsidR="005F7B46" w:rsidRPr="005F7B46" w:rsidDel="006F1D40">
          <w:rPr>
            <w:rFonts w:hint="eastAsia"/>
            <w:color w:val="000000"/>
            <w:sz w:val="21"/>
            <w:szCs w:val="21"/>
          </w:rPr>
          <w:delText>与粒子群结合实现了</w:delText>
        </w:r>
        <w:r w:rsidR="00047E9E" w:rsidDel="006F1D40">
          <w:rPr>
            <w:rFonts w:hint="eastAsia"/>
            <w:color w:val="000000"/>
            <w:sz w:val="21"/>
            <w:szCs w:val="21"/>
          </w:rPr>
          <w:delText>路径保持为优化目标的</w:delText>
        </w:r>
        <w:r w:rsidR="005F7B46" w:rsidRPr="005F7B46" w:rsidDel="006F1D40">
          <w:rPr>
            <w:rFonts w:hint="eastAsia"/>
            <w:color w:val="000000"/>
            <w:sz w:val="21"/>
            <w:szCs w:val="21"/>
          </w:rPr>
          <w:delText>路径</w:delText>
        </w:r>
        <w:r w:rsidR="00047E9E" w:rsidDel="006F1D40">
          <w:rPr>
            <w:rFonts w:hint="eastAsia"/>
            <w:color w:val="000000"/>
            <w:sz w:val="21"/>
            <w:szCs w:val="21"/>
          </w:rPr>
          <w:delText>规划</w:delText>
        </w:r>
        <w:r w:rsidR="00710248" w:rsidRPr="00710248" w:rsidDel="006F1D40">
          <w:rPr>
            <w:color w:val="000000"/>
            <w:sz w:val="21"/>
            <w:szCs w:val="21"/>
            <w:vertAlign w:val="superscript"/>
          </w:rPr>
          <w:fldChar w:fldCharType="begin"/>
        </w:r>
        <w:r w:rsidR="00710248" w:rsidRPr="00710248" w:rsidDel="006F1D40">
          <w:rPr>
            <w:color w:val="000000"/>
            <w:sz w:val="21"/>
            <w:szCs w:val="21"/>
            <w:vertAlign w:val="superscript"/>
          </w:rPr>
          <w:delInstrText xml:space="preserve"> </w:delInstrText>
        </w:r>
        <w:r w:rsidR="00710248" w:rsidRPr="00710248" w:rsidDel="006F1D40">
          <w:rPr>
            <w:rFonts w:hint="eastAsia"/>
            <w:color w:val="000000"/>
            <w:sz w:val="21"/>
            <w:szCs w:val="21"/>
            <w:vertAlign w:val="superscript"/>
          </w:rPr>
          <w:delInstrText>REF _Ref212053055 \r \h</w:delInstrText>
        </w:r>
        <w:r w:rsidR="00710248" w:rsidRPr="00710248" w:rsidDel="006F1D40">
          <w:rPr>
            <w:color w:val="000000"/>
            <w:sz w:val="21"/>
            <w:szCs w:val="21"/>
            <w:vertAlign w:val="superscript"/>
          </w:rPr>
          <w:delInstrText xml:space="preserve"> </w:delInstrText>
        </w:r>
        <w:r w:rsidR="00710248" w:rsidDel="006F1D40">
          <w:rPr>
            <w:color w:val="000000"/>
            <w:sz w:val="21"/>
            <w:szCs w:val="21"/>
            <w:vertAlign w:val="superscript"/>
          </w:rPr>
          <w:delInstrText xml:space="preserve"> \* MERGEFORMAT </w:delInstrText>
        </w:r>
        <w:r w:rsidR="00710248" w:rsidRPr="00710248" w:rsidDel="006F1D40">
          <w:rPr>
            <w:color w:val="000000"/>
            <w:sz w:val="21"/>
            <w:szCs w:val="21"/>
            <w:vertAlign w:val="superscript"/>
          </w:rPr>
        </w:r>
        <w:r w:rsidR="00710248" w:rsidRPr="00710248" w:rsidDel="006F1D40">
          <w:rPr>
            <w:color w:val="000000"/>
            <w:sz w:val="21"/>
            <w:szCs w:val="21"/>
            <w:vertAlign w:val="superscript"/>
          </w:rPr>
          <w:fldChar w:fldCharType="separate"/>
        </w:r>
        <w:r w:rsidR="00407558" w:rsidDel="006F1D40">
          <w:rPr>
            <w:color w:val="000000"/>
            <w:sz w:val="21"/>
            <w:szCs w:val="21"/>
            <w:vertAlign w:val="superscript"/>
          </w:rPr>
          <w:delText>[13]</w:delText>
        </w:r>
        <w:r w:rsidR="00710248" w:rsidRPr="00710248" w:rsidDel="006F1D40">
          <w:rPr>
            <w:color w:val="000000"/>
            <w:sz w:val="21"/>
            <w:szCs w:val="21"/>
            <w:vertAlign w:val="superscript"/>
          </w:rPr>
          <w:fldChar w:fldCharType="end"/>
        </w:r>
        <w:r w:rsidR="005F7B46" w:rsidRPr="005F7B46" w:rsidDel="006F1D40">
          <w:rPr>
            <w:rFonts w:hint="eastAsia"/>
            <w:color w:val="000000"/>
            <w:sz w:val="21"/>
            <w:szCs w:val="21"/>
          </w:rPr>
          <w:delText>，</w:delText>
        </w:r>
        <w:r w:rsidR="005F7B46" w:rsidRPr="005F7B46" w:rsidDel="006F1D40">
          <w:rPr>
            <w:rFonts w:hint="eastAsia"/>
            <w:color w:val="000000"/>
            <w:sz w:val="21"/>
            <w:szCs w:val="21"/>
          </w:rPr>
          <w:delText>Lin</w:delText>
        </w:r>
        <w:r w:rsidR="005F7B46" w:rsidRPr="005F7B46" w:rsidDel="006F1D40">
          <w:rPr>
            <w:rFonts w:hint="eastAsia"/>
            <w:color w:val="000000"/>
            <w:sz w:val="21"/>
            <w:szCs w:val="21"/>
          </w:rPr>
          <w:delText>等人则在遗传算法中引入接收信号强度指标以实现路径与通信质量的联合优化</w:delText>
        </w:r>
        <w:r w:rsidR="00710248" w:rsidRPr="00710248" w:rsidDel="006F1D40">
          <w:rPr>
            <w:color w:val="000000"/>
            <w:sz w:val="21"/>
            <w:szCs w:val="21"/>
            <w:vertAlign w:val="superscript"/>
          </w:rPr>
          <w:fldChar w:fldCharType="begin"/>
        </w:r>
        <w:r w:rsidR="00710248" w:rsidRPr="00710248" w:rsidDel="006F1D40">
          <w:rPr>
            <w:color w:val="000000"/>
            <w:sz w:val="21"/>
            <w:szCs w:val="21"/>
            <w:vertAlign w:val="superscript"/>
          </w:rPr>
          <w:delInstrText xml:space="preserve"> </w:delInstrText>
        </w:r>
        <w:r w:rsidR="00710248" w:rsidRPr="00710248" w:rsidDel="006F1D40">
          <w:rPr>
            <w:rFonts w:hint="eastAsia"/>
            <w:color w:val="000000"/>
            <w:sz w:val="21"/>
            <w:szCs w:val="21"/>
            <w:vertAlign w:val="superscript"/>
          </w:rPr>
          <w:delInstrText>REF _Ref210900116 \r \h</w:delInstrText>
        </w:r>
        <w:r w:rsidR="00710248" w:rsidRPr="00710248" w:rsidDel="006F1D40">
          <w:rPr>
            <w:color w:val="000000"/>
            <w:sz w:val="21"/>
            <w:szCs w:val="21"/>
            <w:vertAlign w:val="superscript"/>
          </w:rPr>
          <w:delInstrText xml:space="preserve"> </w:delInstrText>
        </w:r>
        <w:r w:rsidR="00710248" w:rsidDel="006F1D40">
          <w:rPr>
            <w:color w:val="000000"/>
            <w:sz w:val="21"/>
            <w:szCs w:val="21"/>
            <w:vertAlign w:val="superscript"/>
          </w:rPr>
          <w:delInstrText xml:space="preserve"> \* MERGEFORMAT </w:delInstrText>
        </w:r>
        <w:r w:rsidR="00710248" w:rsidRPr="00710248" w:rsidDel="006F1D40">
          <w:rPr>
            <w:color w:val="000000"/>
            <w:sz w:val="21"/>
            <w:szCs w:val="21"/>
            <w:vertAlign w:val="superscript"/>
          </w:rPr>
        </w:r>
        <w:r w:rsidR="00710248" w:rsidRPr="00710248" w:rsidDel="006F1D40">
          <w:rPr>
            <w:color w:val="000000"/>
            <w:sz w:val="21"/>
            <w:szCs w:val="21"/>
            <w:vertAlign w:val="superscript"/>
          </w:rPr>
          <w:fldChar w:fldCharType="separate"/>
        </w:r>
        <w:r w:rsidR="00407558" w:rsidDel="006F1D40">
          <w:rPr>
            <w:color w:val="000000"/>
            <w:sz w:val="21"/>
            <w:szCs w:val="21"/>
            <w:vertAlign w:val="superscript"/>
          </w:rPr>
          <w:delText>[14]</w:delText>
        </w:r>
        <w:r w:rsidR="00710248" w:rsidRPr="00710248" w:rsidDel="006F1D40">
          <w:rPr>
            <w:color w:val="000000"/>
            <w:sz w:val="21"/>
            <w:szCs w:val="21"/>
            <w:vertAlign w:val="superscript"/>
          </w:rPr>
          <w:fldChar w:fldCharType="end"/>
        </w:r>
        <w:r w:rsidR="005F7B46" w:rsidRPr="005F7B46" w:rsidDel="006F1D40">
          <w:rPr>
            <w:rFonts w:hint="eastAsia"/>
            <w:color w:val="000000"/>
            <w:sz w:val="21"/>
            <w:szCs w:val="21"/>
          </w:rPr>
          <w:delText>。</w:delText>
        </w:r>
      </w:del>
      <w:ins w:id="235" w:author="运璐 何" w:date="2025-11-13T16:54:00Z">
        <w:r w:rsidR="006F1D40" w:rsidRPr="006F1D40">
          <w:rPr>
            <w:rFonts w:hint="eastAsia"/>
            <w:color w:val="000000"/>
            <w:sz w:val="21"/>
            <w:szCs w:val="21"/>
          </w:rPr>
          <w:t xml:space="preserve">He </w:t>
        </w:r>
        <w:r w:rsidR="006F1D40" w:rsidRPr="006F1D40">
          <w:rPr>
            <w:rFonts w:hint="eastAsia"/>
            <w:color w:val="000000"/>
            <w:sz w:val="21"/>
            <w:szCs w:val="21"/>
          </w:rPr>
          <w:t>等人提出的混合粒子群算法（</w:t>
        </w:r>
        <w:r w:rsidR="006F1D40" w:rsidRPr="006F1D40">
          <w:rPr>
            <w:rFonts w:hint="eastAsia"/>
            <w:color w:val="000000"/>
            <w:sz w:val="21"/>
            <w:szCs w:val="21"/>
          </w:rPr>
          <w:t>Hybrid PSO</w:t>
        </w:r>
        <w:r w:rsidR="006F1D40" w:rsidRPr="006F1D40">
          <w:rPr>
            <w:rFonts w:hint="eastAsia"/>
            <w:color w:val="000000"/>
            <w:sz w:val="21"/>
            <w:szCs w:val="21"/>
          </w:rPr>
          <w:t>）</w:t>
        </w:r>
      </w:ins>
      <w:ins w:id="236" w:author="运璐 何" w:date="2025-11-23T10:10:00Z">
        <w:r w:rsidR="005B63FC" w:rsidRPr="005B63FC">
          <w:rPr>
            <w:color w:val="000000"/>
            <w:sz w:val="21"/>
            <w:szCs w:val="21"/>
            <w:vertAlign w:val="superscript"/>
            <w:rPrChange w:id="237" w:author="运璐 何" w:date="2025-11-23T10:10:00Z">
              <w:rPr>
                <w:color w:val="000000"/>
                <w:sz w:val="21"/>
                <w:szCs w:val="21"/>
              </w:rPr>
            </w:rPrChange>
          </w:rPr>
          <w:fldChar w:fldCharType="begin"/>
        </w:r>
        <w:r w:rsidR="005B63FC" w:rsidRPr="005B63FC">
          <w:rPr>
            <w:color w:val="000000"/>
            <w:sz w:val="21"/>
            <w:szCs w:val="21"/>
            <w:vertAlign w:val="superscript"/>
            <w:rPrChange w:id="238" w:author="运璐 何" w:date="2025-11-23T10:10:00Z">
              <w:rPr>
                <w:color w:val="000000"/>
                <w:sz w:val="21"/>
                <w:szCs w:val="21"/>
              </w:rPr>
            </w:rPrChange>
          </w:rPr>
          <w:instrText xml:space="preserve"> </w:instrText>
        </w:r>
        <w:r w:rsidR="005B63FC" w:rsidRPr="005B63FC">
          <w:rPr>
            <w:rFonts w:hint="eastAsia"/>
            <w:color w:val="000000"/>
            <w:sz w:val="21"/>
            <w:szCs w:val="21"/>
            <w:vertAlign w:val="superscript"/>
            <w:rPrChange w:id="239" w:author="运璐 何" w:date="2025-11-23T10:10:00Z">
              <w:rPr>
                <w:rFonts w:hint="eastAsia"/>
                <w:color w:val="000000"/>
                <w:sz w:val="21"/>
                <w:szCs w:val="21"/>
              </w:rPr>
            </w:rPrChange>
          </w:rPr>
          <w:instrText>REF _Ref210899454 \r \h</w:instrText>
        </w:r>
        <w:r w:rsidR="005B63FC" w:rsidRPr="005B63FC">
          <w:rPr>
            <w:color w:val="000000"/>
            <w:sz w:val="21"/>
            <w:szCs w:val="21"/>
            <w:vertAlign w:val="superscript"/>
            <w:rPrChange w:id="240" w:author="运璐 何" w:date="2025-11-23T10:10:00Z">
              <w:rPr>
                <w:color w:val="000000"/>
                <w:sz w:val="21"/>
                <w:szCs w:val="21"/>
              </w:rPr>
            </w:rPrChange>
          </w:rPr>
          <w:instrText xml:space="preserve"> </w:instrText>
        </w:r>
        <w:r w:rsidR="005B63FC" w:rsidRPr="005B63FC">
          <w:rPr>
            <w:color w:val="000000"/>
            <w:sz w:val="21"/>
            <w:szCs w:val="21"/>
            <w:vertAlign w:val="superscript"/>
            <w:rPrChange w:id="241" w:author="运璐 何" w:date="2025-11-23T10:10:00Z">
              <w:rPr>
                <w:color w:val="000000"/>
                <w:sz w:val="21"/>
                <w:szCs w:val="21"/>
              </w:rPr>
            </w:rPrChange>
          </w:rPr>
        </w:r>
      </w:ins>
      <w:r w:rsidR="005B63FC">
        <w:rPr>
          <w:color w:val="000000"/>
          <w:sz w:val="21"/>
          <w:szCs w:val="21"/>
          <w:vertAlign w:val="superscript"/>
        </w:rPr>
        <w:instrText xml:space="preserve"> \* MERGEFORMAT </w:instrText>
      </w:r>
      <w:r w:rsidR="005B63FC" w:rsidRPr="005B63FC">
        <w:rPr>
          <w:color w:val="000000"/>
          <w:sz w:val="21"/>
          <w:szCs w:val="21"/>
          <w:vertAlign w:val="superscript"/>
          <w:rPrChange w:id="242" w:author="运璐 何" w:date="2025-11-23T10:10:00Z">
            <w:rPr>
              <w:color w:val="000000"/>
              <w:sz w:val="21"/>
              <w:szCs w:val="21"/>
            </w:rPr>
          </w:rPrChange>
        </w:rPr>
        <w:fldChar w:fldCharType="separate"/>
      </w:r>
      <w:ins w:id="243" w:author="运璐 何" w:date="2025-11-23T10:10:00Z">
        <w:r w:rsidR="005B63FC" w:rsidRPr="005B63FC">
          <w:rPr>
            <w:color w:val="000000"/>
            <w:sz w:val="21"/>
            <w:szCs w:val="21"/>
            <w:vertAlign w:val="superscript"/>
            <w:rPrChange w:id="244" w:author="运璐 何" w:date="2025-11-23T10:10:00Z">
              <w:rPr>
                <w:color w:val="000000"/>
                <w:sz w:val="21"/>
                <w:szCs w:val="21"/>
              </w:rPr>
            </w:rPrChange>
          </w:rPr>
          <w:t>[12]</w:t>
        </w:r>
        <w:r w:rsidR="005B63FC" w:rsidRPr="005B63FC">
          <w:rPr>
            <w:color w:val="000000"/>
            <w:sz w:val="21"/>
            <w:szCs w:val="21"/>
            <w:vertAlign w:val="superscript"/>
            <w:rPrChange w:id="245" w:author="运璐 何" w:date="2025-11-23T10:10:00Z">
              <w:rPr>
                <w:color w:val="000000"/>
                <w:sz w:val="21"/>
                <w:szCs w:val="21"/>
              </w:rPr>
            </w:rPrChange>
          </w:rPr>
          <w:fldChar w:fldCharType="end"/>
        </w:r>
      </w:ins>
      <w:ins w:id="246" w:author="运璐 何" w:date="2025-11-13T16:54:00Z">
        <w:r w:rsidR="006F1D40" w:rsidRPr="006F1D40">
          <w:rPr>
            <w:rFonts w:hint="eastAsia"/>
            <w:color w:val="000000"/>
            <w:sz w:val="21"/>
            <w:szCs w:val="21"/>
          </w:rPr>
          <w:t>在传统粒子群优化中引入局部与全局双层搜索结构，并通过自适应权重调整机制平衡全局探索与局部收敛，从而提升多</w:t>
        </w:r>
        <w:r w:rsidR="006F1D40" w:rsidRPr="006F1D40">
          <w:rPr>
            <w:rFonts w:hint="eastAsia"/>
            <w:color w:val="000000"/>
            <w:sz w:val="21"/>
            <w:szCs w:val="21"/>
          </w:rPr>
          <w:t xml:space="preserve"> UAV </w:t>
        </w:r>
        <w:r w:rsidR="006F1D40" w:rsidRPr="006F1D40">
          <w:rPr>
            <w:rFonts w:hint="eastAsia"/>
            <w:color w:val="000000"/>
            <w:sz w:val="21"/>
            <w:szCs w:val="21"/>
          </w:rPr>
          <w:t>协同路径规划的优化稳定性与收敛速度。其核心优势在于搜索精度高、可同时优化多目标性能，但由于粒子更新过程仍依赖迭代群体信息，在高维连续空间下计算开销较大，实时性受限。</w:t>
        </w:r>
      </w:ins>
      <w:ins w:id="247" w:author="运璐 何" w:date="2025-11-13T16:55:00Z">
        <w:r w:rsidR="006F1D40" w:rsidRPr="006F1D40">
          <w:rPr>
            <w:rFonts w:hint="eastAsia"/>
            <w:color w:val="000000"/>
            <w:sz w:val="21"/>
            <w:szCs w:val="21"/>
          </w:rPr>
          <w:t xml:space="preserve">Meng </w:t>
        </w:r>
        <w:r w:rsidR="006F1D40" w:rsidRPr="006F1D40">
          <w:rPr>
            <w:rFonts w:hint="eastAsia"/>
            <w:color w:val="000000"/>
            <w:sz w:val="21"/>
            <w:szCs w:val="21"/>
          </w:rPr>
          <w:t>等人提出的</w:t>
        </w:r>
        <w:r w:rsidR="006F1D40" w:rsidRPr="006F1D40">
          <w:rPr>
            <w:rFonts w:hint="eastAsia"/>
            <w:color w:val="000000"/>
            <w:sz w:val="21"/>
            <w:szCs w:val="21"/>
          </w:rPr>
          <w:t xml:space="preserve">PPSwarm </w:t>
        </w:r>
        <w:r w:rsidR="006F1D40" w:rsidRPr="006F1D40">
          <w:rPr>
            <w:rFonts w:hint="eastAsia"/>
            <w:color w:val="000000"/>
            <w:sz w:val="21"/>
            <w:szCs w:val="21"/>
          </w:rPr>
          <w:t>算法</w:t>
        </w:r>
      </w:ins>
      <w:ins w:id="248" w:author="运璐 何" w:date="2025-11-23T10:10:00Z">
        <w:r w:rsidR="005B63FC" w:rsidRPr="005B63FC">
          <w:rPr>
            <w:color w:val="000000"/>
            <w:sz w:val="21"/>
            <w:szCs w:val="21"/>
            <w:vertAlign w:val="superscript"/>
            <w:rPrChange w:id="249" w:author="运璐 何" w:date="2025-11-23T10:10:00Z">
              <w:rPr>
                <w:color w:val="000000"/>
                <w:sz w:val="21"/>
                <w:szCs w:val="21"/>
              </w:rPr>
            </w:rPrChange>
          </w:rPr>
          <w:fldChar w:fldCharType="begin"/>
        </w:r>
        <w:r w:rsidR="005B63FC" w:rsidRPr="005B63FC">
          <w:rPr>
            <w:color w:val="000000"/>
            <w:sz w:val="21"/>
            <w:szCs w:val="21"/>
            <w:vertAlign w:val="superscript"/>
            <w:rPrChange w:id="250" w:author="运璐 何" w:date="2025-11-23T10:10:00Z">
              <w:rPr>
                <w:color w:val="000000"/>
                <w:sz w:val="21"/>
                <w:szCs w:val="21"/>
              </w:rPr>
            </w:rPrChange>
          </w:rPr>
          <w:instrText xml:space="preserve"> </w:instrText>
        </w:r>
        <w:r w:rsidR="005B63FC" w:rsidRPr="005B63FC">
          <w:rPr>
            <w:rFonts w:hint="eastAsia"/>
            <w:color w:val="000000"/>
            <w:sz w:val="21"/>
            <w:szCs w:val="21"/>
            <w:vertAlign w:val="superscript"/>
            <w:rPrChange w:id="251" w:author="运璐 何" w:date="2025-11-23T10:10:00Z">
              <w:rPr>
                <w:rFonts w:hint="eastAsia"/>
                <w:color w:val="000000"/>
                <w:sz w:val="21"/>
                <w:szCs w:val="21"/>
              </w:rPr>
            </w:rPrChange>
          </w:rPr>
          <w:instrText>REF _Ref212053055 \r \h</w:instrText>
        </w:r>
        <w:r w:rsidR="005B63FC" w:rsidRPr="005B63FC">
          <w:rPr>
            <w:color w:val="000000"/>
            <w:sz w:val="21"/>
            <w:szCs w:val="21"/>
            <w:vertAlign w:val="superscript"/>
            <w:rPrChange w:id="252" w:author="运璐 何" w:date="2025-11-23T10:10:00Z">
              <w:rPr>
                <w:color w:val="000000"/>
                <w:sz w:val="21"/>
                <w:szCs w:val="21"/>
              </w:rPr>
            </w:rPrChange>
          </w:rPr>
          <w:instrText xml:space="preserve"> </w:instrText>
        </w:r>
        <w:r w:rsidR="005B63FC" w:rsidRPr="005B63FC">
          <w:rPr>
            <w:color w:val="000000"/>
            <w:sz w:val="21"/>
            <w:szCs w:val="21"/>
            <w:vertAlign w:val="superscript"/>
            <w:rPrChange w:id="253" w:author="运璐 何" w:date="2025-11-23T10:10:00Z">
              <w:rPr>
                <w:color w:val="000000"/>
                <w:sz w:val="21"/>
                <w:szCs w:val="21"/>
              </w:rPr>
            </w:rPrChange>
          </w:rPr>
        </w:r>
      </w:ins>
      <w:r w:rsidR="005B63FC">
        <w:rPr>
          <w:color w:val="000000"/>
          <w:sz w:val="21"/>
          <w:szCs w:val="21"/>
          <w:vertAlign w:val="superscript"/>
        </w:rPr>
        <w:instrText xml:space="preserve"> \* MERGEFORMAT </w:instrText>
      </w:r>
      <w:r w:rsidR="005B63FC" w:rsidRPr="005B63FC">
        <w:rPr>
          <w:color w:val="000000"/>
          <w:sz w:val="21"/>
          <w:szCs w:val="21"/>
          <w:vertAlign w:val="superscript"/>
          <w:rPrChange w:id="254" w:author="运璐 何" w:date="2025-11-23T10:10:00Z">
            <w:rPr>
              <w:color w:val="000000"/>
              <w:sz w:val="21"/>
              <w:szCs w:val="21"/>
            </w:rPr>
          </w:rPrChange>
        </w:rPr>
        <w:fldChar w:fldCharType="separate"/>
      </w:r>
      <w:ins w:id="255" w:author="运璐 何" w:date="2025-11-23T10:10:00Z">
        <w:r w:rsidR="005B63FC" w:rsidRPr="005B63FC">
          <w:rPr>
            <w:color w:val="000000"/>
            <w:sz w:val="21"/>
            <w:szCs w:val="21"/>
            <w:vertAlign w:val="superscript"/>
            <w:rPrChange w:id="256" w:author="运璐 何" w:date="2025-11-23T10:10:00Z">
              <w:rPr>
                <w:color w:val="000000"/>
                <w:sz w:val="21"/>
                <w:szCs w:val="21"/>
              </w:rPr>
            </w:rPrChange>
          </w:rPr>
          <w:t>[13]</w:t>
        </w:r>
        <w:r w:rsidR="005B63FC" w:rsidRPr="005B63FC">
          <w:rPr>
            <w:color w:val="000000"/>
            <w:sz w:val="21"/>
            <w:szCs w:val="21"/>
            <w:vertAlign w:val="superscript"/>
            <w:rPrChange w:id="257" w:author="运璐 何" w:date="2025-11-23T10:10:00Z">
              <w:rPr>
                <w:color w:val="000000"/>
                <w:sz w:val="21"/>
                <w:szCs w:val="21"/>
              </w:rPr>
            </w:rPrChange>
          </w:rPr>
          <w:fldChar w:fldCharType="end"/>
        </w:r>
      </w:ins>
      <w:ins w:id="258" w:author="运璐 何" w:date="2025-11-13T16:55:00Z">
        <w:r w:rsidR="006F1D40" w:rsidRPr="006F1D40">
          <w:rPr>
            <w:rFonts w:hint="eastAsia"/>
            <w:color w:val="000000"/>
            <w:sz w:val="21"/>
            <w:szCs w:val="21"/>
          </w:rPr>
          <w:t>将优先级约束的</w:t>
        </w:r>
        <w:r w:rsidR="006F1D40" w:rsidRPr="006F1D40">
          <w:rPr>
            <w:rFonts w:hint="eastAsia"/>
            <w:color w:val="000000"/>
            <w:sz w:val="21"/>
            <w:szCs w:val="21"/>
          </w:rPr>
          <w:t xml:space="preserve"> RRT* </w:t>
        </w:r>
        <w:r w:rsidR="006F1D40" w:rsidRPr="006F1D40">
          <w:rPr>
            <w:rFonts w:hint="eastAsia"/>
            <w:color w:val="000000"/>
            <w:sz w:val="21"/>
            <w:szCs w:val="21"/>
          </w:rPr>
          <w:t>采样与粒子群全局搜索相结合，构建了“全局采样引导</w:t>
        </w:r>
        <w:r w:rsidR="006F1D40" w:rsidRPr="006F1D40">
          <w:rPr>
            <w:rFonts w:hint="eastAsia"/>
            <w:color w:val="000000"/>
            <w:sz w:val="21"/>
            <w:szCs w:val="21"/>
          </w:rPr>
          <w:t xml:space="preserve"> + </w:t>
        </w:r>
        <w:r w:rsidR="006F1D40" w:rsidRPr="006F1D40">
          <w:rPr>
            <w:rFonts w:hint="eastAsia"/>
            <w:color w:val="000000"/>
            <w:sz w:val="21"/>
            <w:szCs w:val="21"/>
          </w:rPr>
          <w:t>局部粒子更新”的混合框架。该方法在复杂环境中能够有效避免局部最优陷阱并提升路径平滑性，但其双层混合结构在节点数量增加时搜索树扩张迅速，规划时间复杂度随无人机数量呈指数增长，限制了算法在实时多机系统中的应用。</w:t>
        </w:r>
      </w:ins>
      <w:ins w:id="259" w:author="运璐 何" w:date="2025-11-13T16:56:00Z">
        <w:r w:rsidR="006F1D40" w:rsidRPr="006F1D40">
          <w:rPr>
            <w:rFonts w:hint="eastAsia"/>
            <w:color w:val="000000"/>
            <w:sz w:val="21"/>
            <w:szCs w:val="21"/>
          </w:rPr>
          <w:t xml:space="preserve">Tseng </w:t>
        </w:r>
        <w:r w:rsidR="006F1D40" w:rsidRPr="006F1D40">
          <w:rPr>
            <w:rFonts w:hint="eastAsia"/>
            <w:color w:val="000000"/>
            <w:sz w:val="21"/>
            <w:szCs w:val="21"/>
          </w:rPr>
          <w:t>等人提出的多目标遗传算法（</w:t>
        </w:r>
        <w:r w:rsidR="006F1D40" w:rsidRPr="006F1D40">
          <w:rPr>
            <w:rFonts w:hint="eastAsia"/>
            <w:color w:val="000000"/>
            <w:sz w:val="21"/>
            <w:szCs w:val="21"/>
          </w:rPr>
          <w:t>MOGA</w:t>
        </w:r>
        <w:r w:rsidR="006F1D40" w:rsidRPr="006F1D40">
          <w:rPr>
            <w:rFonts w:hint="eastAsia"/>
            <w:color w:val="000000"/>
            <w:sz w:val="21"/>
            <w:szCs w:val="21"/>
          </w:rPr>
          <w:t>）</w:t>
        </w:r>
      </w:ins>
      <w:ins w:id="260" w:author="运璐 何" w:date="2025-11-23T10:10:00Z">
        <w:r w:rsidR="005B63FC" w:rsidRPr="005B63FC">
          <w:rPr>
            <w:color w:val="000000"/>
            <w:sz w:val="21"/>
            <w:szCs w:val="21"/>
            <w:vertAlign w:val="superscript"/>
            <w:rPrChange w:id="261" w:author="运璐 何" w:date="2025-11-23T10:11:00Z">
              <w:rPr>
                <w:color w:val="000000"/>
                <w:sz w:val="21"/>
                <w:szCs w:val="21"/>
              </w:rPr>
            </w:rPrChange>
          </w:rPr>
          <w:fldChar w:fldCharType="begin"/>
        </w:r>
        <w:r w:rsidR="005B63FC" w:rsidRPr="005B63FC">
          <w:rPr>
            <w:color w:val="000000"/>
            <w:sz w:val="21"/>
            <w:szCs w:val="21"/>
            <w:vertAlign w:val="superscript"/>
            <w:rPrChange w:id="262" w:author="运璐 何" w:date="2025-11-23T10:11:00Z">
              <w:rPr>
                <w:color w:val="000000"/>
                <w:sz w:val="21"/>
                <w:szCs w:val="21"/>
              </w:rPr>
            </w:rPrChange>
          </w:rPr>
          <w:instrText xml:space="preserve"> </w:instrText>
        </w:r>
        <w:r w:rsidR="005B63FC" w:rsidRPr="005B63FC">
          <w:rPr>
            <w:rFonts w:hint="eastAsia"/>
            <w:color w:val="000000"/>
            <w:sz w:val="21"/>
            <w:szCs w:val="21"/>
            <w:vertAlign w:val="superscript"/>
            <w:rPrChange w:id="263" w:author="运璐 何" w:date="2025-11-23T10:11:00Z">
              <w:rPr>
                <w:rFonts w:hint="eastAsia"/>
                <w:color w:val="000000"/>
                <w:sz w:val="21"/>
                <w:szCs w:val="21"/>
              </w:rPr>
            </w:rPrChange>
          </w:rPr>
          <w:instrText>REF _Ref210900116 \r \h</w:instrText>
        </w:r>
        <w:r w:rsidR="005B63FC" w:rsidRPr="005B63FC">
          <w:rPr>
            <w:color w:val="000000"/>
            <w:sz w:val="21"/>
            <w:szCs w:val="21"/>
            <w:vertAlign w:val="superscript"/>
            <w:rPrChange w:id="264" w:author="运璐 何" w:date="2025-11-23T10:11:00Z">
              <w:rPr>
                <w:color w:val="000000"/>
                <w:sz w:val="21"/>
                <w:szCs w:val="21"/>
              </w:rPr>
            </w:rPrChange>
          </w:rPr>
          <w:instrText xml:space="preserve"> </w:instrText>
        </w:r>
        <w:r w:rsidR="005B63FC" w:rsidRPr="005B63FC">
          <w:rPr>
            <w:color w:val="000000"/>
            <w:sz w:val="21"/>
            <w:szCs w:val="21"/>
            <w:vertAlign w:val="superscript"/>
            <w:rPrChange w:id="265" w:author="运璐 何" w:date="2025-11-23T10:11:00Z">
              <w:rPr>
                <w:color w:val="000000"/>
                <w:sz w:val="21"/>
                <w:szCs w:val="21"/>
              </w:rPr>
            </w:rPrChange>
          </w:rPr>
        </w:r>
      </w:ins>
      <w:r w:rsidR="005B63FC">
        <w:rPr>
          <w:color w:val="000000"/>
          <w:sz w:val="21"/>
          <w:szCs w:val="21"/>
          <w:vertAlign w:val="superscript"/>
        </w:rPr>
        <w:instrText xml:space="preserve"> \* MERGEFORMAT </w:instrText>
      </w:r>
      <w:r w:rsidR="005B63FC" w:rsidRPr="005B63FC">
        <w:rPr>
          <w:color w:val="000000"/>
          <w:sz w:val="21"/>
          <w:szCs w:val="21"/>
          <w:vertAlign w:val="superscript"/>
          <w:rPrChange w:id="266" w:author="运璐 何" w:date="2025-11-23T10:11:00Z">
            <w:rPr>
              <w:color w:val="000000"/>
              <w:sz w:val="21"/>
              <w:szCs w:val="21"/>
            </w:rPr>
          </w:rPrChange>
        </w:rPr>
        <w:fldChar w:fldCharType="separate"/>
      </w:r>
      <w:ins w:id="267" w:author="运璐 何" w:date="2025-11-23T10:10:00Z">
        <w:r w:rsidR="005B63FC" w:rsidRPr="005B63FC">
          <w:rPr>
            <w:color w:val="000000"/>
            <w:sz w:val="21"/>
            <w:szCs w:val="21"/>
            <w:vertAlign w:val="superscript"/>
            <w:rPrChange w:id="268" w:author="运璐 何" w:date="2025-11-23T10:11:00Z">
              <w:rPr>
                <w:color w:val="000000"/>
                <w:sz w:val="21"/>
                <w:szCs w:val="21"/>
              </w:rPr>
            </w:rPrChange>
          </w:rPr>
          <w:t>[14]</w:t>
        </w:r>
        <w:r w:rsidR="005B63FC" w:rsidRPr="005B63FC">
          <w:rPr>
            <w:color w:val="000000"/>
            <w:sz w:val="21"/>
            <w:szCs w:val="21"/>
            <w:vertAlign w:val="superscript"/>
            <w:rPrChange w:id="269" w:author="运璐 何" w:date="2025-11-23T10:11:00Z">
              <w:rPr>
                <w:color w:val="000000"/>
                <w:sz w:val="21"/>
                <w:szCs w:val="21"/>
              </w:rPr>
            </w:rPrChange>
          </w:rPr>
          <w:fldChar w:fldCharType="end"/>
        </w:r>
      </w:ins>
      <w:ins w:id="270" w:author="运璐 何" w:date="2025-11-13T16:56:00Z">
        <w:r w:rsidR="006F1D40" w:rsidRPr="006F1D40">
          <w:rPr>
            <w:rFonts w:hint="eastAsia"/>
            <w:color w:val="000000"/>
            <w:sz w:val="21"/>
            <w:szCs w:val="21"/>
          </w:rPr>
          <w:t>在遗传编码中引入接收信号强度（</w:t>
        </w:r>
        <w:r w:rsidR="006F1D40" w:rsidRPr="006F1D40">
          <w:rPr>
            <w:rFonts w:hint="eastAsia"/>
            <w:color w:val="000000"/>
            <w:sz w:val="21"/>
            <w:szCs w:val="21"/>
          </w:rPr>
          <w:t>RSSI</w:t>
        </w:r>
        <w:r w:rsidR="006F1D40" w:rsidRPr="006F1D40">
          <w:rPr>
            <w:rFonts w:hint="eastAsia"/>
            <w:color w:val="000000"/>
            <w:sz w:val="21"/>
            <w:szCs w:val="21"/>
          </w:rPr>
          <w:t>）与路径平滑度双指标，通过选择、交叉与变异操作实现路径长度与通信质量的联合优化。该算法在搜索精度和解的多样性方面表现优良，但由于进化操作依赖大量代际迭代，其收敛速度较慢，对初始种群质量敏感，难以满足动态环境下的实时路径重规划需求。</w:t>
        </w:r>
        <w:r w:rsidR="006F1D40">
          <w:rPr>
            <w:rFonts w:hint="eastAsia"/>
            <w:color w:val="000000"/>
            <w:sz w:val="21"/>
            <w:szCs w:val="21"/>
          </w:rPr>
          <w:t>综上所述，启</w:t>
        </w:r>
        <w:r w:rsidR="006F1D40" w:rsidRPr="006F1D40">
          <w:rPr>
            <w:rFonts w:hint="eastAsia"/>
            <w:color w:val="000000"/>
            <w:sz w:val="21"/>
            <w:szCs w:val="21"/>
          </w:rPr>
          <w:t>发式优化类算法在路径通信联合优化中具有较强的全局寻优能力与收敛稳定性，但其普遍存在</w:t>
        </w:r>
      </w:ins>
      <w:ins w:id="271" w:author="运璐 何" w:date="2025-11-23T10:20:00Z">
        <w:r w:rsidR="008533F7">
          <w:rPr>
            <w:rFonts w:hint="eastAsia"/>
            <w:color w:val="000000"/>
            <w:sz w:val="21"/>
            <w:szCs w:val="21"/>
          </w:rPr>
          <w:t>依赖</w:t>
        </w:r>
      </w:ins>
      <w:ins w:id="272" w:author="运璐 何" w:date="2025-11-23T10:21:00Z">
        <w:r w:rsidR="008533F7">
          <w:rPr>
            <w:rFonts w:hint="eastAsia"/>
            <w:color w:val="000000"/>
            <w:sz w:val="21"/>
            <w:szCs w:val="21"/>
          </w:rPr>
          <w:t>全局信息、搜索效果不足和</w:t>
        </w:r>
      </w:ins>
      <w:ins w:id="273" w:author="运璐 何" w:date="2025-11-13T16:56:00Z">
        <w:r w:rsidR="006F1D40" w:rsidRPr="006F1D40">
          <w:rPr>
            <w:rFonts w:hint="eastAsia"/>
            <w:color w:val="000000"/>
            <w:sz w:val="21"/>
            <w:szCs w:val="21"/>
          </w:rPr>
          <w:t>收敛时间长等问题，限制了其在大规模无人机集群动态任务场景下的应用潜力。</w:t>
        </w:r>
      </w:ins>
    </w:p>
    <w:p w14:paraId="616DFC01" w14:textId="25AEE89B" w:rsidR="006F1D40" w:rsidRPr="006F1D40" w:rsidRDefault="008A5413" w:rsidP="006F1D40">
      <w:pPr>
        <w:spacing w:line="360" w:lineRule="auto"/>
        <w:ind w:firstLineChars="196" w:firstLine="412"/>
        <w:rPr>
          <w:ins w:id="274" w:author="运璐 何" w:date="2025-11-13T17:01:00Z"/>
          <w:color w:val="000000"/>
          <w:sz w:val="21"/>
          <w:szCs w:val="21"/>
        </w:rPr>
      </w:pPr>
      <w:ins w:id="275" w:author="运璐 何" w:date="2025-11-13T16:39:00Z">
        <w:r>
          <w:rPr>
            <w:rFonts w:hint="eastAsia"/>
            <w:color w:val="000000"/>
            <w:sz w:val="21"/>
            <w:szCs w:val="21"/>
          </w:rPr>
          <w:t>第二类是基于</w:t>
        </w:r>
      </w:ins>
      <w:r w:rsidR="005F7B46" w:rsidRPr="005F7B46">
        <w:rPr>
          <w:rFonts w:hint="eastAsia"/>
          <w:color w:val="000000"/>
          <w:sz w:val="21"/>
          <w:szCs w:val="21"/>
        </w:rPr>
        <w:t>强化学习</w:t>
      </w:r>
      <w:ins w:id="276" w:author="运璐 何" w:date="2025-11-13T16:39:00Z">
        <w:r>
          <w:rPr>
            <w:rFonts w:hint="eastAsia"/>
            <w:color w:val="000000"/>
            <w:sz w:val="21"/>
            <w:szCs w:val="21"/>
          </w:rPr>
          <w:t>的</w:t>
        </w:r>
      </w:ins>
      <w:r w:rsidR="005F7B46" w:rsidRPr="005F7B46">
        <w:rPr>
          <w:rFonts w:hint="eastAsia"/>
          <w:color w:val="000000"/>
          <w:sz w:val="21"/>
          <w:szCs w:val="21"/>
        </w:rPr>
        <w:t>方法，</w:t>
      </w:r>
      <w:ins w:id="277" w:author="运璐 何" w:date="2025-11-13T16:39:00Z">
        <w:r>
          <w:rPr>
            <w:rFonts w:hint="eastAsia"/>
            <w:color w:val="000000"/>
            <w:sz w:val="21"/>
            <w:szCs w:val="21"/>
          </w:rPr>
          <w:t>通过</w:t>
        </w:r>
      </w:ins>
      <w:ins w:id="278" w:author="运璐 何" w:date="2025-11-13T16:40:00Z">
        <w:r>
          <w:rPr>
            <w:rFonts w:hint="eastAsia"/>
            <w:color w:val="000000"/>
            <w:sz w:val="21"/>
            <w:szCs w:val="21"/>
          </w:rPr>
          <w:t>针对已知场景的学习训练完成</w:t>
        </w:r>
      </w:ins>
      <w:ins w:id="279" w:author="运璐 何" w:date="2025-11-13T16:41:00Z">
        <w:r>
          <w:rPr>
            <w:rFonts w:hint="eastAsia"/>
            <w:color w:val="000000"/>
            <w:sz w:val="21"/>
            <w:szCs w:val="21"/>
          </w:rPr>
          <w:t>对通信</w:t>
        </w:r>
      </w:ins>
      <w:ins w:id="280" w:author="运璐 何" w:date="2025-11-13T16:43:00Z">
        <w:r>
          <w:rPr>
            <w:rFonts w:hint="eastAsia"/>
            <w:color w:val="000000"/>
            <w:sz w:val="21"/>
            <w:szCs w:val="21"/>
          </w:rPr>
          <w:t>保持</w:t>
        </w:r>
      </w:ins>
      <w:ins w:id="281" w:author="运璐 何" w:date="2025-11-13T16:41:00Z">
        <w:r>
          <w:rPr>
            <w:rFonts w:hint="eastAsia"/>
            <w:color w:val="000000"/>
            <w:sz w:val="21"/>
            <w:szCs w:val="21"/>
          </w:rPr>
          <w:t>路径的规划。</w:t>
        </w:r>
      </w:ins>
      <w:del w:id="282" w:author="运璐 何" w:date="2025-11-13T16:58:00Z">
        <w:r w:rsidR="005F7B46" w:rsidRPr="005F7B46" w:rsidDel="006F1D40">
          <w:rPr>
            <w:rFonts w:hint="eastAsia"/>
            <w:color w:val="000000"/>
            <w:sz w:val="21"/>
            <w:szCs w:val="21"/>
          </w:rPr>
          <w:delText>Bayerlein</w:delText>
        </w:r>
        <w:r w:rsidR="005F7B46" w:rsidRPr="005F7B46" w:rsidDel="006F1D40">
          <w:rPr>
            <w:rFonts w:hint="eastAsia"/>
            <w:color w:val="000000"/>
            <w:sz w:val="21"/>
            <w:szCs w:val="21"/>
          </w:rPr>
          <w:delText>等人通过深度强化学习实现了能源效率与通信覆盖的协同优化</w:delText>
        </w:r>
        <w:r w:rsidR="00710248" w:rsidRPr="00710248" w:rsidDel="006F1D40">
          <w:rPr>
            <w:color w:val="000000"/>
            <w:sz w:val="21"/>
            <w:szCs w:val="21"/>
            <w:vertAlign w:val="superscript"/>
          </w:rPr>
          <w:fldChar w:fldCharType="begin"/>
        </w:r>
        <w:r w:rsidR="00710248" w:rsidRPr="00710248" w:rsidDel="006F1D40">
          <w:rPr>
            <w:color w:val="000000"/>
            <w:sz w:val="21"/>
            <w:szCs w:val="21"/>
            <w:vertAlign w:val="superscript"/>
          </w:rPr>
          <w:delInstrText xml:space="preserve"> </w:delInstrText>
        </w:r>
        <w:r w:rsidR="00710248" w:rsidRPr="00710248" w:rsidDel="006F1D40">
          <w:rPr>
            <w:rFonts w:hint="eastAsia"/>
            <w:color w:val="000000"/>
            <w:sz w:val="21"/>
            <w:szCs w:val="21"/>
            <w:vertAlign w:val="superscript"/>
          </w:rPr>
          <w:delInstrText>REF _Ref210900250 \r \h</w:delInstrText>
        </w:r>
        <w:r w:rsidR="00710248" w:rsidRPr="00710248" w:rsidDel="006F1D40">
          <w:rPr>
            <w:color w:val="000000"/>
            <w:sz w:val="21"/>
            <w:szCs w:val="21"/>
            <w:vertAlign w:val="superscript"/>
          </w:rPr>
          <w:delInstrText xml:space="preserve"> </w:delInstrText>
        </w:r>
        <w:r w:rsidR="00710248" w:rsidDel="006F1D40">
          <w:rPr>
            <w:color w:val="000000"/>
            <w:sz w:val="21"/>
            <w:szCs w:val="21"/>
            <w:vertAlign w:val="superscript"/>
          </w:rPr>
          <w:delInstrText xml:space="preserve"> \* MERGEFORMAT </w:delInstrText>
        </w:r>
        <w:r w:rsidR="00710248" w:rsidRPr="00710248" w:rsidDel="006F1D40">
          <w:rPr>
            <w:color w:val="000000"/>
            <w:sz w:val="21"/>
            <w:szCs w:val="21"/>
            <w:vertAlign w:val="superscript"/>
          </w:rPr>
        </w:r>
        <w:r w:rsidR="00710248" w:rsidRPr="00710248" w:rsidDel="006F1D40">
          <w:rPr>
            <w:color w:val="000000"/>
            <w:sz w:val="21"/>
            <w:szCs w:val="21"/>
            <w:vertAlign w:val="superscript"/>
          </w:rPr>
          <w:fldChar w:fldCharType="separate"/>
        </w:r>
        <w:r w:rsidR="00407558" w:rsidDel="006F1D40">
          <w:rPr>
            <w:color w:val="000000"/>
            <w:sz w:val="21"/>
            <w:szCs w:val="21"/>
            <w:vertAlign w:val="superscript"/>
          </w:rPr>
          <w:delText>[15]</w:delText>
        </w:r>
        <w:r w:rsidR="00710248" w:rsidRPr="00710248" w:rsidDel="006F1D40">
          <w:rPr>
            <w:color w:val="000000"/>
            <w:sz w:val="21"/>
            <w:szCs w:val="21"/>
            <w:vertAlign w:val="superscript"/>
          </w:rPr>
          <w:fldChar w:fldCharType="end"/>
        </w:r>
        <w:r w:rsidR="005F7B46" w:rsidRPr="005F7B46" w:rsidDel="006F1D40">
          <w:rPr>
            <w:rFonts w:hint="eastAsia"/>
            <w:color w:val="000000"/>
            <w:sz w:val="21"/>
            <w:szCs w:val="21"/>
          </w:rPr>
          <w:delText>；</w:delText>
        </w:r>
        <w:r w:rsidR="005F7B46" w:rsidRPr="005F7B46" w:rsidDel="006F1D40">
          <w:rPr>
            <w:rFonts w:hint="eastAsia"/>
            <w:color w:val="000000"/>
            <w:sz w:val="21"/>
            <w:szCs w:val="21"/>
          </w:rPr>
          <w:delText>Lin</w:delText>
        </w:r>
        <w:r w:rsidR="005F7B46" w:rsidRPr="005F7B46" w:rsidDel="006F1D40">
          <w:rPr>
            <w:rFonts w:hint="eastAsia"/>
            <w:color w:val="000000"/>
            <w:sz w:val="21"/>
            <w:szCs w:val="21"/>
          </w:rPr>
          <w:delText>等人将通信约束引入奖励函数以提升信道连通性保持性能</w:delText>
        </w:r>
        <w:r w:rsidR="00710248" w:rsidRPr="00710248" w:rsidDel="006F1D40">
          <w:rPr>
            <w:color w:val="000000"/>
            <w:sz w:val="21"/>
            <w:szCs w:val="21"/>
            <w:vertAlign w:val="superscript"/>
          </w:rPr>
          <w:fldChar w:fldCharType="begin"/>
        </w:r>
        <w:r w:rsidR="00710248" w:rsidRPr="00710248" w:rsidDel="006F1D40">
          <w:rPr>
            <w:color w:val="000000"/>
            <w:sz w:val="21"/>
            <w:szCs w:val="21"/>
            <w:vertAlign w:val="superscript"/>
          </w:rPr>
          <w:delInstrText xml:space="preserve"> </w:delInstrText>
        </w:r>
        <w:r w:rsidR="00710248" w:rsidRPr="00710248" w:rsidDel="006F1D40">
          <w:rPr>
            <w:rFonts w:hint="eastAsia"/>
            <w:color w:val="000000"/>
            <w:sz w:val="21"/>
            <w:szCs w:val="21"/>
            <w:vertAlign w:val="superscript"/>
          </w:rPr>
          <w:delInstrText>REF _Ref210900389 \r \h</w:delInstrText>
        </w:r>
        <w:r w:rsidR="00710248" w:rsidRPr="00710248" w:rsidDel="006F1D40">
          <w:rPr>
            <w:color w:val="000000"/>
            <w:sz w:val="21"/>
            <w:szCs w:val="21"/>
            <w:vertAlign w:val="superscript"/>
          </w:rPr>
          <w:delInstrText xml:space="preserve"> </w:delInstrText>
        </w:r>
        <w:r w:rsidR="00710248" w:rsidDel="006F1D40">
          <w:rPr>
            <w:color w:val="000000"/>
            <w:sz w:val="21"/>
            <w:szCs w:val="21"/>
            <w:vertAlign w:val="superscript"/>
          </w:rPr>
          <w:delInstrText xml:space="preserve"> \* MERGEFORMAT </w:delInstrText>
        </w:r>
        <w:r w:rsidR="00710248" w:rsidRPr="00710248" w:rsidDel="006F1D40">
          <w:rPr>
            <w:color w:val="000000"/>
            <w:sz w:val="21"/>
            <w:szCs w:val="21"/>
            <w:vertAlign w:val="superscript"/>
          </w:rPr>
        </w:r>
        <w:r w:rsidR="00710248" w:rsidRPr="00710248" w:rsidDel="006F1D40">
          <w:rPr>
            <w:color w:val="000000"/>
            <w:sz w:val="21"/>
            <w:szCs w:val="21"/>
            <w:vertAlign w:val="superscript"/>
          </w:rPr>
          <w:fldChar w:fldCharType="separate"/>
        </w:r>
        <w:r w:rsidR="00407558" w:rsidDel="006F1D40">
          <w:rPr>
            <w:color w:val="000000"/>
            <w:sz w:val="21"/>
            <w:szCs w:val="21"/>
            <w:vertAlign w:val="superscript"/>
          </w:rPr>
          <w:delText>[16]</w:delText>
        </w:r>
        <w:r w:rsidR="00710248" w:rsidRPr="00710248" w:rsidDel="006F1D40">
          <w:rPr>
            <w:color w:val="000000"/>
            <w:sz w:val="21"/>
            <w:szCs w:val="21"/>
            <w:vertAlign w:val="superscript"/>
          </w:rPr>
          <w:fldChar w:fldCharType="end"/>
        </w:r>
        <w:r w:rsidR="005F7B46" w:rsidRPr="005F7B46" w:rsidDel="006F1D40">
          <w:rPr>
            <w:rFonts w:hint="eastAsia"/>
            <w:color w:val="000000"/>
            <w:sz w:val="21"/>
            <w:szCs w:val="21"/>
          </w:rPr>
          <w:delText>；</w:delText>
        </w:r>
        <w:r w:rsidR="005F7B46" w:rsidRPr="005F7B46" w:rsidDel="006F1D40">
          <w:rPr>
            <w:rFonts w:hint="eastAsia"/>
            <w:color w:val="000000"/>
            <w:sz w:val="21"/>
            <w:szCs w:val="21"/>
          </w:rPr>
          <w:delText>Gong</w:delText>
        </w:r>
        <w:r w:rsidR="005F7B46" w:rsidRPr="005F7B46" w:rsidDel="006F1D40">
          <w:rPr>
            <w:rFonts w:hint="eastAsia"/>
            <w:color w:val="000000"/>
            <w:sz w:val="21"/>
            <w:szCs w:val="21"/>
          </w:rPr>
          <w:delText>等人提出的分层强化学习框架进一步提高了路径平滑性与协作效率</w:delText>
        </w:r>
        <w:r w:rsidR="00710248" w:rsidRPr="00710248" w:rsidDel="006F1D40">
          <w:rPr>
            <w:color w:val="000000"/>
            <w:sz w:val="21"/>
            <w:szCs w:val="21"/>
            <w:vertAlign w:val="superscript"/>
          </w:rPr>
          <w:fldChar w:fldCharType="begin"/>
        </w:r>
        <w:r w:rsidR="00710248" w:rsidRPr="00710248" w:rsidDel="006F1D40">
          <w:rPr>
            <w:color w:val="000000"/>
            <w:sz w:val="21"/>
            <w:szCs w:val="21"/>
            <w:vertAlign w:val="superscript"/>
          </w:rPr>
          <w:delInstrText xml:space="preserve"> </w:delInstrText>
        </w:r>
        <w:r w:rsidR="00710248" w:rsidRPr="00710248" w:rsidDel="006F1D40">
          <w:rPr>
            <w:rFonts w:hint="eastAsia"/>
            <w:color w:val="000000"/>
            <w:sz w:val="21"/>
            <w:szCs w:val="21"/>
            <w:vertAlign w:val="superscript"/>
          </w:rPr>
          <w:delInstrText>REF _Ref210900498 \r \h</w:delInstrText>
        </w:r>
        <w:r w:rsidR="00710248" w:rsidRPr="00710248" w:rsidDel="006F1D40">
          <w:rPr>
            <w:color w:val="000000"/>
            <w:sz w:val="21"/>
            <w:szCs w:val="21"/>
            <w:vertAlign w:val="superscript"/>
          </w:rPr>
          <w:delInstrText xml:space="preserve"> </w:delInstrText>
        </w:r>
        <w:r w:rsidR="00710248" w:rsidDel="006F1D40">
          <w:rPr>
            <w:color w:val="000000"/>
            <w:sz w:val="21"/>
            <w:szCs w:val="21"/>
            <w:vertAlign w:val="superscript"/>
          </w:rPr>
          <w:delInstrText xml:space="preserve"> \* MERGEFORMAT </w:delInstrText>
        </w:r>
        <w:r w:rsidR="00710248" w:rsidRPr="00710248" w:rsidDel="006F1D40">
          <w:rPr>
            <w:color w:val="000000"/>
            <w:sz w:val="21"/>
            <w:szCs w:val="21"/>
            <w:vertAlign w:val="superscript"/>
          </w:rPr>
        </w:r>
        <w:r w:rsidR="00710248" w:rsidRPr="00710248" w:rsidDel="006F1D40">
          <w:rPr>
            <w:color w:val="000000"/>
            <w:sz w:val="21"/>
            <w:szCs w:val="21"/>
            <w:vertAlign w:val="superscript"/>
          </w:rPr>
          <w:fldChar w:fldCharType="separate"/>
        </w:r>
        <w:r w:rsidR="00407558" w:rsidDel="006F1D40">
          <w:rPr>
            <w:color w:val="000000"/>
            <w:sz w:val="21"/>
            <w:szCs w:val="21"/>
            <w:vertAlign w:val="superscript"/>
          </w:rPr>
          <w:delText>[17]</w:delText>
        </w:r>
        <w:r w:rsidR="00710248" w:rsidRPr="00710248" w:rsidDel="006F1D40">
          <w:rPr>
            <w:color w:val="000000"/>
            <w:sz w:val="21"/>
            <w:szCs w:val="21"/>
            <w:vertAlign w:val="superscript"/>
          </w:rPr>
          <w:fldChar w:fldCharType="end"/>
        </w:r>
        <w:r w:rsidR="005F7B46" w:rsidRPr="005F7B46" w:rsidDel="006F1D40">
          <w:rPr>
            <w:rFonts w:hint="eastAsia"/>
            <w:color w:val="000000"/>
            <w:sz w:val="21"/>
            <w:szCs w:val="21"/>
          </w:rPr>
          <w:delText>。总体而言，此类算法能够在一定程度上平衡路径与通信需求，但</w:delText>
        </w:r>
        <w:r w:rsidR="00234E69" w:rsidDel="006F1D40">
          <w:rPr>
            <w:rFonts w:hint="eastAsia"/>
            <w:color w:val="000000"/>
            <w:sz w:val="21"/>
            <w:szCs w:val="21"/>
          </w:rPr>
          <w:delText>算法</w:delText>
        </w:r>
        <w:r w:rsidR="005F7B46" w:rsidRPr="005F7B46" w:rsidDel="006F1D40">
          <w:rPr>
            <w:rFonts w:hint="eastAsia"/>
            <w:color w:val="000000"/>
            <w:sz w:val="21"/>
            <w:szCs w:val="21"/>
          </w:rPr>
          <w:delText>普遍依赖全局可观测环境</w:delText>
        </w:r>
        <w:r w:rsidR="00E44835" w:rsidDel="006F1D40">
          <w:rPr>
            <w:rFonts w:hint="eastAsia"/>
            <w:color w:val="000000"/>
            <w:sz w:val="21"/>
            <w:szCs w:val="21"/>
          </w:rPr>
          <w:delText>信息</w:delText>
        </w:r>
        <w:r w:rsidR="005F7B46" w:rsidRPr="005F7B46" w:rsidDel="006F1D40">
          <w:rPr>
            <w:rFonts w:hint="eastAsia"/>
            <w:color w:val="000000"/>
            <w:sz w:val="21"/>
            <w:szCs w:val="21"/>
          </w:rPr>
          <w:delText>，</w:delText>
        </w:r>
        <w:r w:rsidR="005F7B46" w:rsidDel="006F1D40">
          <w:rPr>
            <w:rFonts w:hint="eastAsia"/>
            <w:color w:val="000000"/>
            <w:sz w:val="21"/>
            <w:szCs w:val="21"/>
          </w:rPr>
          <w:delText>无法</w:delText>
        </w:r>
        <w:r w:rsidR="009F7B27" w:rsidDel="006F1D40">
          <w:rPr>
            <w:rFonts w:hint="eastAsia"/>
            <w:color w:val="000000"/>
            <w:sz w:val="21"/>
            <w:szCs w:val="21"/>
          </w:rPr>
          <w:delText>适应信息不足的战场环境，并且</w:delText>
        </w:r>
        <w:r w:rsidR="005F7B46" w:rsidRPr="005F7B46" w:rsidDel="006F1D40">
          <w:rPr>
            <w:rFonts w:hint="eastAsia"/>
            <w:color w:val="000000"/>
            <w:sz w:val="21"/>
            <w:szCs w:val="21"/>
          </w:rPr>
          <w:delText>随着无人机规模扩大，</w:delText>
        </w:r>
        <w:r w:rsidR="009F7B27" w:rsidDel="006F1D40">
          <w:rPr>
            <w:rFonts w:hint="eastAsia"/>
            <w:color w:val="000000"/>
            <w:sz w:val="21"/>
            <w:szCs w:val="21"/>
          </w:rPr>
          <w:delText>启发式优化算法</w:delText>
        </w:r>
        <w:r w:rsidR="00234E69" w:rsidDel="006F1D40">
          <w:rPr>
            <w:rFonts w:hint="eastAsia"/>
            <w:color w:val="000000"/>
            <w:sz w:val="21"/>
            <w:szCs w:val="21"/>
          </w:rPr>
          <w:delText>的搜索</w:delText>
        </w:r>
        <w:r w:rsidR="00047E9E" w:rsidDel="006F1D40">
          <w:rPr>
            <w:rFonts w:hint="eastAsia"/>
            <w:color w:val="000000"/>
            <w:sz w:val="21"/>
            <w:szCs w:val="21"/>
          </w:rPr>
          <w:delText>效果</w:delText>
        </w:r>
        <w:r w:rsidR="005F7B46" w:rsidRPr="005F7B46" w:rsidDel="006F1D40">
          <w:rPr>
            <w:rFonts w:hint="eastAsia"/>
            <w:color w:val="000000"/>
            <w:sz w:val="21"/>
            <w:szCs w:val="21"/>
          </w:rPr>
          <w:delText>与</w:delText>
        </w:r>
        <w:r w:rsidR="009F7B27" w:rsidDel="006F1D40">
          <w:rPr>
            <w:rFonts w:hint="eastAsia"/>
            <w:color w:val="000000"/>
            <w:sz w:val="21"/>
            <w:szCs w:val="21"/>
          </w:rPr>
          <w:delText>强化学习的</w:delText>
        </w:r>
        <w:r w:rsidR="005F7B46" w:rsidRPr="005F7B46" w:rsidDel="006F1D40">
          <w:rPr>
            <w:rFonts w:hint="eastAsia"/>
            <w:color w:val="000000"/>
            <w:sz w:val="21"/>
            <w:szCs w:val="21"/>
          </w:rPr>
          <w:delText>模型泛化能力均面临</w:delText>
        </w:r>
        <w:r w:rsidR="009F7B27" w:rsidDel="006F1D40">
          <w:rPr>
            <w:rFonts w:hint="eastAsia"/>
            <w:color w:val="000000"/>
            <w:sz w:val="21"/>
            <w:szCs w:val="21"/>
          </w:rPr>
          <w:delText>严峻</w:delText>
        </w:r>
        <w:r w:rsidR="005F7B46" w:rsidRPr="005F7B46" w:rsidDel="006F1D40">
          <w:rPr>
            <w:rFonts w:hint="eastAsia"/>
            <w:color w:val="000000"/>
            <w:sz w:val="21"/>
            <w:szCs w:val="21"/>
          </w:rPr>
          <w:delText>挑战</w:delText>
        </w:r>
        <w:r w:rsidR="00830D64" w:rsidDel="006F1D40">
          <w:rPr>
            <w:rFonts w:hint="eastAsia"/>
            <w:color w:val="000000"/>
            <w:sz w:val="21"/>
            <w:szCs w:val="21"/>
          </w:rPr>
          <w:delText>，导致其对通信保持的优化效果有限</w:delText>
        </w:r>
        <w:r w:rsidR="005F7B46" w:rsidRPr="005F7B46" w:rsidDel="006F1D40">
          <w:rPr>
            <w:rFonts w:hint="eastAsia"/>
            <w:color w:val="000000"/>
            <w:sz w:val="21"/>
            <w:szCs w:val="21"/>
          </w:rPr>
          <w:delText>。</w:delText>
        </w:r>
      </w:del>
      <w:ins w:id="283" w:author="运璐 何" w:date="2025-11-13T17:01:00Z">
        <w:r w:rsidR="006F1D40" w:rsidRPr="006F1D40">
          <w:rPr>
            <w:rFonts w:hint="eastAsia"/>
            <w:color w:val="000000"/>
            <w:sz w:val="21"/>
            <w:szCs w:val="21"/>
          </w:rPr>
          <w:t xml:space="preserve">Bayerlein </w:t>
        </w:r>
        <w:r w:rsidR="006F1D40" w:rsidRPr="006F1D40">
          <w:rPr>
            <w:rFonts w:hint="eastAsia"/>
            <w:color w:val="000000"/>
            <w:sz w:val="21"/>
            <w:szCs w:val="21"/>
          </w:rPr>
          <w:t>等人提出的深度强化学习无线数据采集算法（</w:t>
        </w:r>
        <w:r w:rsidR="006F1D40" w:rsidRPr="006F1D40">
          <w:rPr>
            <w:rFonts w:hint="eastAsia"/>
            <w:color w:val="000000"/>
            <w:sz w:val="21"/>
            <w:szCs w:val="21"/>
          </w:rPr>
          <w:t>DRL-WDH</w:t>
        </w:r>
        <w:r w:rsidR="006F1D40" w:rsidRPr="006F1D40">
          <w:rPr>
            <w:rFonts w:hint="eastAsia"/>
            <w:color w:val="000000"/>
            <w:sz w:val="21"/>
            <w:szCs w:val="21"/>
          </w:rPr>
          <w:t>）</w:t>
        </w:r>
      </w:ins>
      <w:ins w:id="284" w:author="运璐 何" w:date="2025-11-23T10:11:00Z">
        <w:r w:rsidR="005B63FC" w:rsidRPr="005B63FC">
          <w:rPr>
            <w:color w:val="000000"/>
            <w:sz w:val="21"/>
            <w:szCs w:val="21"/>
            <w:vertAlign w:val="superscript"/>
            <w:rPrChange w:id="285" w:author="运璐 何" w:date="2025-11-23T10:11:00Z">
              <w:rPr>
                <w:color w:val="000000"/>
                <w:sz w:val="21"/>
                <w:szCs w:val="21"/>
              </w:rPr>
            </w:rPrChange>
          </w:rPr>
          <w:fldChar w:fldCharType="begin"/>
        </w:r>
        <w:r w:rsidR="005B63FC" w:rsidRPr="005B63FC">
          <w:rPr>
            <w:color w:val="000000"/>
            <w:sz w:val="21"/>
            <w:szCs w:val="21"/>
            <w:vertAlign w:val="superscript"/>
            <w:rPrChange w:id="286" w:author="运璐 何" w:date="2025-11-23T10:11:00Z">
              <w:rPr>
                <w:color w:val="000000"/>
                <w:sz w:val="21"/>
                <w:szCs w:val="21"/>
              </w:rPr>
            </w:rPrChange>
          </w:rPr>
          <w:instrText xml:space="preserve"> </w:instrText>
        </w:r>
        <w:r w:rsidR="005B63FC" w:rsidRPr="005B63FC">
          <w:rPr>
            <w:rFonts w:hint="eastAsia"/>
            <w:color w:val="000000"/>
            <w:sz w:val="21"/>
            <w:szCs w:val="21"/>
            <w:vertAlign w:val="superscript"/>
            <w:rPrChange w:id="287" w:author="运璐 何" w:date="2025-11-23T10:11:00Z">
              <w:rPr>
                <w:rFonts w:hint="eastAsia"/>
                <w:color w:val="000000"/>
                <w:sz w:val="21"/>
                <w:szCs w:val="21"/>
              </w:rPr>
            </w:rPrChange>
          </w:rPr>
          <w:instrText>REF _Ref210900250 \r \h</w:instrText>
        </w:r>
        <w:r w:rsidR="005B63FC" w:rsidRPr="005B63FC">
          <w:rPr>
            <w:color w:val="000000"/>
            <w:sz w:val="21"/>
            <w:szCs w:val="21"/>
            <w:vertAlign w:val="superscript"/>
            <w:rPrChange w:id="288" w:author="运璐 何" w:date="2025-11-23T10:11:00Z">
              <w:rPr>
                <w:color w:val="000000"/>
                <w:sz w:val="21"/>
                <w:szCs w:val="21"/>
              </w:rPr>
            </w:rPrChange>
          </w:rPr>
          <w:instrText xml:space="preserve"> </w:instrText>
        </w:r>
        <w:r w:rsidR="005B63FC" w:rsidRPr="005B63FC">
          <w:rPr>
            <w:color w:val="000000"/>
            <w:sz w:val="21"/>
            <w:szCs w:val="21"/>
            <w:vertAlign w:val="superscript"/>
            <w:rPrChange w:id="289" w:author="运璐 何" w:date="2025-11-23T10:11:00Z">
              <w:rPr>
                <w:color w:val="000000"/>
                <w:sz w:val="21"/>
                <w:szCs w:val="21"/>
              </w:rPr>
            </w:rPrChange>
          </w:rPr>
        </w:r>
      </w:ins>
      <w:r w:rsidR="005B63FC">
        <w:rPr>
          <w:color w:val="000000"/>
          <w:sz w:val="21"/>
          <w:szCs w:val="21"/>
          <w:vertAlign w:val="superscript"/>
        </w:rPr>
        <w:instrText xml:space="preserve"> \* MERGEFORMAT </w:instrText>
      </w:r>
      <w:r w:rsidR="005B63FC" w:rsidRPr="005B63FC">
        <w:rPr>
          <w:color w:val="000000"/>
          <w:sz w:val="21"/>
          <w:szCs w:val="21"/>
          <w:vertAlign w:val="superscript"/>
          <w:rPrChange w:id="290" w:author="运璐 何" w:date="2025-11-23T10:11:00Z">
            <w:rPr>
              <w:color w:val="000000"/>
              <w:sz w:val="21"/>
              <w:szCs w:val="21"/>
            </w:rPr>
          </w:rPrChange>
        </w:rPr>
        <w:fldChar w:fldCharType="separate"/>
      </w:r>
      <w:ins w:id="291" w:author="运璐 何" w:date="2025-11-23T10:11:00Z">
        <w:r w:rsidR="005B63FC" w:rsidRPr="005B63FC">
          <w:rPr>
            <w:color w:val="000000"/>
            <w:sz w:val="21"/>
            <w:szCs w:val="21"/>
            <w:vertAlign w:val="superscript"/>
            <w:rPrChange w:id="292" w:author="运璐 何" w:date="2025-11-23T10:11:00Z">
              <w:rPr>
                <w:color w:val="000000"/>
                <w:sz w:val="21"/>
                <w:szCs w:val="21"/>
              </w:rPr>
            </w:rPrChange>
          </w:rPr>
          <w:t>[15]</w:t>
        </w:r>
        <w:r w:rsidR="005B63FC" w:rsidRPr="005B63FC">
          <w:rPr>
            <w:color w:val="000000"/>
            <w:sz w:val="21"/>
            <w:szCs w:val="21"/>
            <w:vertAlign w:val="superscript"/>
            <w:rPrChange w:id="293" w:author="运璐 何" w:date="2025-11-23T10:11:00Z">
              <w:rPr>
                <w:color w:val="000000"/>
                <w:sz w:val="21"/>
                <w:szCs w:val="21"/>
              </w:rPr>
            </w:rPrChange>
          </w:rPr>
          <w:fldChar w:fldCharType="end"/>
        </w:r>
      </w:ins>
      <w:ins w:id="294" w:author="运璐 何" w:date="2025-11-13T17:01:00Z">
        <w:r w:rsidR="006F1D40" w:rsidRPr="006F1D40">
          <w:rPr>
            <w:rFonts w:hint="eastAsia"/>
            <w:color w:val="000000"/>
            <w:sz w:val="21"/>
            <w:szCs w:val="21"/>
          </w:rPr>
          <w:t>，采用</w:t>
        </w:r>
        <w:r w:rsidR="006F1D40" w:rsidRPr="006F1D40">
          <w:rPr>
            <w:rFonts w:hint="eastAsia"/>
            <w:color w:val="000000"/>
            <w:sz w:val="21"/>
            <w:szCs w:val="21"/>
          </w:rPr>
          <w:t>Actor</w:t>
        </w:r>
        <w:r w:rsidR="006F1D40" w:rsidRPr="006F1D40">
          <w:rPr>
            <w:rFonts w:hint="eastAsia"/>
            <w:color w:val="000000"/>
            <w:sz w:val="21"/>
            <w:szCs w:val="21"/>
          </w:rPr>
          <w:t>–</w:t>
        </w:r>
        <w:r w:rsidR="006F1D40" w:rsidRPr="006F1D40">
          <w:rPr>
            <w:rFonts w:hint="eastAsia"/>
            <w:color w:val="000000"/>
            <w:sz w:val="21"/>
            <w:szCs w:val="21"/>
          </w:rPr>
          <w:t>Critic</w:t>
        </w:r>
        <w:r w:rsidR="006F1D40" w:rsidRPr="006F1D40">
          <w:rPr>
            <w:rFonts w:hint="eastAsia"/>
            <w:color w:val="000000"/>
            <w:sz w:val="21"/>
            <w:szCs w:val="21"/>
          </w:rPr>
          <w:t>架构联合优化路径与功率分配，在能效与通信覆盖间取得平衡；但该方法训练样本需求大、收敛速度慢，难以实时应用。</w:t>
        </w:r>
        <w:r w:rsidR="006F1D40" w:rsidRPr="006F1D40">
          <w:rPr>
            <w:rFonts w:hint="eastAsia"/>
            <w:color w:val="000000"/>
            <w:sz w:val="21"/>
            <w:szCs w:val="21"/>
          </w:rPr>
          <w:t xml:space="preserve">Lin </w:t>
        </w:r>
        <w:r w:rsidR="006F1D40" w:rsidRPr="006F1D40">
          <w:rPr>
            <w:rFonts w:hint="eastAsia"/>
            <w:color w:val="000000"/>
            <w:sz w:val="21"/>
            <w:szCs w:val="21"/>
          </w:rPr>
          <w:t>等人的通信连通性强化学习算法（</w:t>
        </w:r>
        <w:r w:rsidR="006F1D40" w:rsidRPr="006F1D40">
          <w:rPr>
            <w:rFonts w:hint="eastAsia"/>
            <w:color w:val="000000"/>
            <w:sz w:val="21"/>
            <w:szCs w:val="21"/>
          </w:rPr>
          <w:t>DRL-CC</w:t>
        </w:r>
        <w:r w:rsidR="006F1D40" w:rsidRPr="006F1D40">
          <w:rPr>
            <w:rFonts w:hint="eastAsia"/>
            <w:color w:val="000000"/>
            <w:sz w:val="21"/>
            <w:szCs w:val="21"/>
          </w:rPr>
          <w:t>）</w:t>
        </w:r>
      </w:ins>
      <w:ins w:id="295" w:author="运璐 何" w:date="2025-11-23T10:11:00Z">
        <w:r w:rsidR="005B63FC" w:rsidRPr="005B63FC">
          <w:rPr>
            <w:color w:val="000000"/>
            <w:sz w:val="21"/>
            <w:szCs w:val="21"/>
            <w:vertAlign w:val="superscript"/>
            <w:rPrChange w:id="296" w:author="运璐 何" w:date="2025-11-23T10:11:00Z">
              <w:rPr>
                <w:color w:val="000000"/>
                <w:sz w:val="21"/>
                <w:szCs w:val="21"/>
              </w:rPr>
            </w:rPrChange>
          </w:rPr>
          <w:fldChar w:fldCharType="begin"/>
        </w:r>
        <w:r w:rsidR="005B63FC" w:rsidRPr="005B63FC">
          <w:rPr>
            <w:color w:val="000000"/>
            <w:sz w:val="21"/>
            <w:szCs w:val="21"/>
            <w:vertAlign w:val="superscript"/>
            <w:rPrChange w:id="297" w:author="运璐 何" w:date="2025-11-23T10:11:00Z">
              <w:rPr>
                <w:color w:val="000000"/>
                <w:sz w:val="21"/>
                <w:szCs w:val="21"/>
              </w:rPr>
            </w:rPrChange>
          </w:rPr>
          <w:instrText xml:space="preserve"> </w:instrText>
        </w:r>
        <w:r w:rsidR="005B63FC" w:rsidRPr="005B63FC">
          <w:rPr>
            <w:rFonts w:hint="eastAsia"/>
            <w:color w:val="000000"/>
            <w:sz w:val="21"/>
            <w:szCs w:val="21"/>
            <w:vertAlign w:val="superscript"/>
            <w:rPrChange w:id="298" w:author="运璐 何" w:date="2025-11-23T10:11:00Z">
              <w:rPr>
                <w:rFonts w:hint="eastAsia"/>
                <w:color w:val="000000"/>
                <w:sz w:val="21"/>
                <w:szCs w:val="21"/>
              </w:rPr>
            </w:rPrChange>
          </w:rPr>
          <w:instrText>REF _Ref210900389 \r \h</w:instrText>
        </w:r>
        <w:r w:rsidR="005B63FC" w:rsidRPr="005B63FC">
          <w:rPr>
            <w:color w:val="000000"/>
            <w:sz w:val="21"/>
            <w:szCs w:val="21"/>
            <w:vertAlign w:val="superscript"/>
            <w:rPrChange w:id="299" w:author="运璐 何" w:date="2025-11-23T10:11:00Z">
              <w:rPr>
                <w:color w:val="000000"/>
                <w:sz w:val="21"/>
                <w:szCs w:val="21"/>
              </w:rPr>
            </w:rPrChange>
          </w:rPr>
          <w:instrText xml:space="preserve"> </w:instrText>
        </w:r>
        <w:r w:rsidR="005B63FC" w:rsidRPr="005B63FC">
          <w:rPr>
            <w:color w:val="000000"/>
            <w:sz w:val="21"/>
            <w:szCs w:val="21"/>
            <w:vertAlign w:val="superscript"/>
            <w:rPrChange w:id="300" w:author="运璐 何" w:date="2025-11-23T10:11:00Z">
              <w:rPr>
                <w:color w:val="000000"/>
                <w:sz w:val="21"/>
                <w:szCs w:val="21"/>
              </w:rPr>
            </w:rPrChange>
          </w:rPr>
        </w:r>
      </w:ins>
      <w:r w:rsidR="005B63FC">
        <w:rPr>
          <w:color w:val="000000"/>
          <w:sz w:val="21"/>
          <w:szCs w:val="21"/>
          <w:vertAlign w:val="superscript"/>
        </w:rPr>
        <w:instrText xml:space="preserve"> \* MERGEFORMAT </w:instrText>
      </w:r>
      <w:r w:rsidR="005B63FC" w:rsidRPr="005B63FC">
        <w:rPr>
          <w:color w:val="000000"/>
          <w:sz w:val="21"/>
          <w:szCs w:val="21"/>
          <w:vertAlign w:val="superscript"/>
          <w:rPrChange w:id="301" w:author="运璐 何" w:date="2025-11-23T10:11:00Z">
            <w:rPr>
              <w:color w:val="000000"/>
              <w:sz w:val="21"/>
              <w:szCs w:val="21"/>
            </w:rPr>
          </w:rPrChange>
        </w:rPr>
        <w:fldChar w:fldCharType="separate"/>
      </w:r>
      <w:ins w:id="302" w:author="运璐 何" w:date="2025-11-23T10:11:00Z">
        <w:r w:rsidR="005B63FC" w:rsidRPr="005B63FC">
          <w:rPr>
            <w:color w:val="000000"/>
            <w:sz w:val="21"/>
            <w:szCs w:val="21"/>
            <w:vertAlign w:val="superscript"/>
            <w:rPrChange w:id="303" w:author="运璐 何" w:date="2025-11-23T10:11:00Z">
              <w:rPr>
                <w:color w:val="000000"/>
                <w:sz w:val="21"/>
                <w:szCs w:val="21"/>
              </w:rPr>
            </w:rPrChange>
          </w:rPr>
          <w:t>[16]</w:t>
        </w:r>
        <w:r w:rsidR="005B63FC" w:rsidRPr="005B63FC">
          <w:rPr>
            <w:color w:val="000000"/>
            <w:sz w:val="21"/>
            <w:szCs w:val="21"/>
            <w:vertAlign w:val="superscript"/>
            <w:rPrChange w:id="304" w:author="运璐 何" w:date="2025-11-23T10:11:00Z">
              <w:rPr>
                <w:color w:val="000000"/>
                <w:sz w:val="21"/>
                <w:szCs w:val="21"/>
              </w:rPr>
            </w:rPrChange>
          </w:rPr>
          <w:fldChar w:fldCharType="end"/>
        </w:r>
      </w:ins>
      <w:ins w:id="305" w:author="运璐 何" w:date="2025-11-13T17:01:00Z">
        <w:r w:rsidR="006F1D40" w:rsidRPr="006F1D40">
          <w:rPr>
            <w:rFonts w:hint="eastAsia"/>
            <w:color w:val="000000"/>
            <w:sz w:val="21"/>
            <w:szCs w:val="21"/>
          </w:rPr>
          <w:t>，在奖励函数中引入通信约束，利用</w:t>
        </w:r>
        <w:r w:rsidR="006F1D40" w:rsidRPr="006F1D40">
          <w:rPr>
            <w:rFonts w:hint="eastAsia"/>
            <w:color w:val="000000"/>
            <w:sz w:val="21"/>
            <w:szCs w:val="21"/>
          </w:rPr>
          <w:t xml:space="preserve"> DQN-CNN </w:t>
        </w:r>
        <w:r w:rsidR="006F1D40" w:rsidRPr="006F1D40">
          <w:rPr>
            <w:rFonts w:hint="eastAsia"/>
            <w:color w:val="000000"/>
            <w:sz w:val="21"/>
            <w:szCs w:val="21"/>
          </w:rPr>
          <w:t>框架实现路径与连通性联合决策，提升链路稳定性；但依赖精确环境状态，模型泛化与迁移能力不足。</w:t>
        </w:r>
        <w:r w:rsidR="006F1D40" w:rsidRPr="006F1D40">
          <w:rPr>
            <w:rFonts w:hint="eastAsia"/>
            <w:color w:val="000000"/>
            <w:sz w:val="21"/>
            <w:szCs w:val="21"/>
          </w:rPr>
          <w:t xml:space="preserve">Cheng </w:t>
        </w:r>
        <w:r w:rsidR="006F1D40" w:rsidRPr="006F1D40">
          <w:rPr>
            <w:rFonts w:hint="eastAsia"/>
            <w:color w:val="000000"/>
            <w:sz w:val="21"/>
            <w:szCs w:val="21"/>
          </w:rPr>
          <w:t>等人提出的分层强化学习结合模拟退火算法（</w:t>
        </w:r>
        <w:r w:rsidR="006F1D40" w:rsidRPr="006F1D40">
          <w:rPr>
            <w:rFonts w:hint="eastAsia"/>
            <w:color w:val="000000"/>
            <w:sz w:val="21"/>
            <w:szCs w:val="21"/>
          </w:rPr>
          <w:t>HRL-SA</w:t>
        </w:r>
        <w:r w:rsidR="006F1D40" w:rsidRPr="006F1D40">
          <w:rPr>
            <w:rFonts w:hint="eastAsia"/>
            <w:color w:val="000000"/>
            <w:sz w:val="21"/>
            <w:szCs w:val="21"/>
          </w:rPr>
          <w:t>）</w:t>
        </w:r>
      </w:ins>
      <w:ins w:id="306" w:author="运璐 何" w:date="2025-11-23T10:12:00Z">
        <w:r w:rsidR="005B63FC" w:rsidRPr="005B63FC">
          <w:rPr>
            <w:color w:val="000000"/>
            <w:sz w:val="21"/>
            <w:szCs w:val="21"/>
            <w:vertAlign w:val="superscript"/>
            <w:rPrChange w:id="307" w:author="运璐 何" w:date="2025-11-23T10:12:00Z">
              <w:rPr>
                <w:color w:val="000000"/>
                <w:sz w:val="21"/>
                <w:szCs w:val="21"/>
              </w:rPr>
            </w:rPrChange>
          </w:rPr>
          <w:fldChar w:fldCharType="begin"/>
        </w:r>
        <w:r w:rsidR="005B63FC" w:rsidRPr="005B63FC">
          <w:rPr>
            <w:color w:val="000000"/>
            <w:sz w:val="21"/>
            <w:szCs w:val="21"/>
            <w:vertAlign w:val="superscript"/>
            <w:rPrChange w:id="308" w:author="运璐 何" w:date="2025-11-23T10:12:00Z">
              <w:rPr>
                <w:color w:val="000000"/>
                <w:sz w:val="21"/>
                <w:szCs w:val="21"/>
              </w:rPr>
            </w:rPrChange>
          </w:rPr>
          <w:instrText xml:space="preserve"> </w:instrText>
        </w:r>
        <w:r w:rsidR="005B63FC" w:rsidRPr="005B63FC">
          <w:rPr>
            <w:rFonts w:hint="eastAsia"/>
            <w:color w:val="000000"/>
            <w:sz w:val="21"/>
            <w:szCs w:val="21"/>
            <w:vertAlign w:val="superscript"/>
            <w:rPrChange w:id="309" w:author="运璐 何" w:date="2025-11-23T10:12:00Z">
              <w:rPr>
                <w:rFonts w:hint="eastAsia"/>
                <w:color w:val="000000"/>
                <w:sz w:val="21"/>
                <w:szCs w:val="21"/>
              </w:rPr>
            </w:rPrChange>
          </w:rPr>
          <w:instrText>REF _Ref210900498 \r \h</w:instrText>
        </w:r>
        <w:r w:rsidR="005B63FC" w:rsidRPr="005B63FC">
          <w:rPr>
            <w:color w:val="000000"/>
            <w:sz w:val="21"/>
            <w:szCs w:val="21"/>
            <w:vertAlign w:val="superscript"/>
            <w:rPrChange w:id="310" w:author="运璐 何" w:date="2025-11-23T10:12:00Z">
              <w:rPr>
                <w:color w:val="000000"/>
                <w:sz w:val="21"/>
                <w:szCs w:val="21"/>
              </w:rPr>
            </w:rPrChange>
          </w:rPr>
          <w:instrText xml:space="preserve"> </w:instrText>
        </w:r>
        <w:r w:rsidR="005B63FC" w:rsidRPr="005B63FC">
          <w:rPr>
            <w:color w:val="000000"/>
            <w:sz w:val="21"/>
            <w:szCs w:val="21"/>
            <w:vertAlign w:val="superscript"/>
            <w:rPrChange w:id="311" w:author="运璐 何" w:date="2025-11-23T10:12:00Z">
              <w:rPr>
                <w:color w:val="000000"/>
                <w:sz w:val="21"/>
                <w:szCs w:val="21"/>
              </w:rPr>
            </w:rPrChange>
          </w:rPr>
        </w:r>
      </w:ins>
      <w:r w:rsidR="005B63FC">
        <w:rPr>
          <w:color w:val="000000"/>
          <w:sz w:val="21"/>
          <w:szCs w:val="21"/>
          <w:vertAlign w:val="superscript"/>
        </w:rPr>
        <w:instrText xml:space="preserve"> \* MERGEFORMAT </w:instrText>
      </w:r>
      <w:r w:rsidR="005B63FC" w:rsidRPr="005B63FC">
        <w:rPr>
          <w:color w:val="000000"/>
          <w:sz w:val="21"/>
          <w:szCs w:val="21"/>
          <w:vertAlign w:val="superscript"/>
          <w:rPrChange w:id="312" w:author="运璐 何" w:date="2025-11-23T10:12:00Z">
            <w:rPr>
              <w:color w:val="000000"/>
              <w:sz w:val="21"/>
              <w:szCs w:val="21"/>
            </w:rPr>
          </w:rPrChange>
        </w:rPr>
        <w:fldChar w:fldCharType="separate"/>
      </w:r>
      <w:ins w:id="313" w:author="运璐 何" w:date="2025-11-23T10:12:00Z">
        <w:r w:rsidR="005B63FC" w:rsidRPr="005B63FC">
          <w:rPr>
            <w:color w:val="000000"/>
            <w:sz w:val="21"/>
            <w:szCs w:val="21"/>
            <w:vertAlign w:val="superscript"/>
            <w:rPrChange w:id="314" w:author="运璐 何" w:date="2025-11-23T10:12:00Z">
              <w:rPr>
                <w:color w:val="000000"/>
                <w:sz w:val="21"/>
                <w:szCs w:val="21"/>
              </w:rPr>
            </w:rPrChange>
          </w:rPr>
          <w:t>[17]</w:t>
        </w:r>
        <w:r w:rsidR="005B63FC" w:rsidRPr="005B63FC">
          <w:rPr>
            <w:color w:val="000000"/>
            <w:sz w:val="21"/>
            <w:szCs w:val="21"/>
            <w:vertAlign w:val="superscript"/>
            <w:rPrChange w:id="315" w:author="运璐 何" w:date="2025-11-23T10:12:00Z">
              <w:rPr>
                <w:color w:val="000000"/>
                <w:sz w:val="21"/>
                <w:szCs w:val="21"/>
              </w:rPr>
            </w:rPrChange>
          </w:rPr>
          <w:fldChar w:fldCharType="end"/>
        </w:r>
      </w:ins>
      <w:ins w:id="316" w:author="运璐 何" w:date="2025-11-13T17:01:00Z">
        <w:r w:rsidR="006F1D40" w:rsidRPr="006F1D40">
          <w:rPr>
            <w:rFonts w:hint="eastAsia"/>
            <w:color w:val="000000"/>
            <w:sz w:val="21"/>
            <w:szCs w:val="21"/>
          </w:rPr>
          <w:t>，通过高层任务规划与低层路径控制实现协同优化，并利用模拟退火增强探索性；其结构复杂、参数调优困难，计算开销较高，实时性受限。总体来看，强化学习类算法具备自学习与动态适应优势，但普遍存在训练代价高、收敛慢及实时部署困难等问题，在大规模集群与复杂环境下应用仍受限制。</w:t>
        </w:r>
      </w:ins>
    </w:p>
    <w:p w14:paraId="59CAC1DC" w14:textId="27490C4A" w:rsidR="00AA612C" w:rsidRDefault="00E44835" w:rsidP="00AA612C">
      <w:pPr>
        <w:spacing w:line="360" w:lineRule="auto"/>
        <w:ind w:firstLineChars="196" w:firstLine="412"/>
        <w:rPr>
          <w:ins w:id="317" w:author="运璐 何" w:date="2025-11-13T17:05:00Z"/>
          <w:color w:val="000000"/>
          <w:sz w:val="21"/>
          <w:szCs w:val="21"/>
        </w:rPr>
      </w:pPr>
      <w:r w:rsidRPr="00E44835">
        <w:rPr>
          <w:color w:val="000000"/>
          <w:sz w:val="21"/>
          <w:szCs w:val="21"/>
        </w:rPr>
        <w:t>针对</w:t>
      </w:r>
      <w:r>
        <w:rPr>
          <w:rFonts w:hint="eastAsia"/>
          <w:color w:val="000000"/>
          <w:sz w:val="21"/>
          <w:szCs w:val="21"/>
        </w:rPr>
        <w:t>第</w:t>
      </w:r>
      <w:ins w:id="318" w:author="运璐 何" w:date="2025-11-13T16:41:00Z">
        <w:r w:rsidR="008A5413">
          <w:rPr>
            <w:rFonts w:hint="eastAsia"/>
            <w:color w:val="000000"/>
            <w:sz w:val="21"/>
            <w:szCs w:val="21"/>
          </w:rPr>
          <w:t>一、二</w:t>
        </w:r>
      </w:ins>
      <w:r>
        <w:rPr>
          <w:rFonts w:hint="eastAsia"/>
          <w:color w:val="000000"/>
          <w:sz w:val="21"/>
          <w:szCs w:val="21"/>
        </w:rPr>
        <w:t>类</w:t>
      </w:r>
      <w:r w:rsidRPr="00E44835">
        <w:rPr>
          <w:color w:val="000000"/>
          <w:sz w:val="21"/>
          <w:szCs w:val="21"/>
        </w:rPr>
        <w:t>方法</w:t>
      </w:r>
      <w:r>
        <w:rPr>
          <w:rFonts w:hint="eastAsia"/>
          <w:color w:val="000000"/>
          <w:sz w:val="21"/>
          <w:szCs w:val="21"/>
        </w:rPr>
        <w:t>存在的</w:t>
      </w:r>
      <w:ins w:id="319" w:author="运璐 何" w:date="2025-11-14T10:15:00Z">
        <w:r w:rsidR="00AD1D09">
          <w:rPr>
            <w:rFonts w:hint="eastAsia"/>
            <w:color w:val="000000"/>
            <w:sz w:val="21"/>
            <w:szCs w:val="21"/>
          </w:rPr>
          <w:t>可观测环境信息受限</w:t>
        </w:r>
      </w:ins>
      <w:del w:id="320" w:author="运璐 何" w:date="2025-11-14T10:15:00Z">
        <w:r w:rsidDel="00AD1D09">
          <w:rPr>
            <w:rFonts w:hint="eastAsia"/>
            <w:color w:val="000000"/>
            <w:sz w:val="21"/>
            <w:szCs w:val="21"/>
          </w:rPr>
          <w:delText>搜索难度</w:delText>
        </w:r>
      </w:del>
      <w:r>
        <w:rPr>
          <w:rFonts w:hint="eastAsia"/>
          <w:color w:val="000000"/>
          <w:sz w:val="21"/>
          <w:szCs w:val="21"/>
        </w:rPr>
        <w:t>和</w:t>
      </w:r>
      <w:ins w:id="321" w:author="运璐 何" w:date="2025-11-14T10:16:00Z">
        <w:r w:rsidR="00AD1D09">
          <w:rPr>
            <w:rFonts w:hint="eastAsia"/>
            <w:color w:val="000000"/>
            <w:sz w:val="21"/>
            <w:szCs w:val="21"/>
          </w:rPr>
          <w:t>新环境</w:t>
        </w:r>
      </w:ins>
      <w:ins w:id="322" w:author="运璐 何" w:date="2025-11-13T16:42:00Z">
        <w:r w:rsidR="008A5413">
          <w:rPr>
            <w:rFonts w:hint="eastAsia"/>
            <w:color w:val="000000"/>
            <w:sz w:val="21"/>
            <w:szCs w:val="21"/>
          </w:rPr>
          <w:t>迁移困难</w:t>
        </w:r>
      </w:ins>
      <w:del w:id="323" w:author="运璐 何" w:date="2025-11-13T16:41:00Z">
        <w:r w:rsidDel="008A5413">
          <w:rPr>
            <w:rFonts w:hint="eastAsia"/>
            <w:color w:val="000000"/>
            <w:sz w:val="21"/>
            <w:szCs w:val="21"/>
          </w:rPr>
          <w:delText>泛化性</w:delText>
        </w:r>
      </w:del>
      <w:r>
        <w:rPr>
          <w:rFonts w:hint="eastAsia"/>
          <w:color w:val="000000"/>
          <w:sz w:val="21"/>
          <w:szCs w:val="21"/>
        </w:rPr>
        <w:t>问题</w:t>
      </w:r>
      <w:r w:rsidRPr="00E44835">
        <w:rPr>
          <w:color w:val="000000"/>
          <w:sz w:val="21"/>
          <w:szCs w:val="21"/>
        </w:rPr>
        <w:t>，</w:t>
      </w:r>
      <w:ins w:id="324" w:author="运璐 何" w:date="2025-11-13T16:42:00Z">
        <w:r w:rsidR="008A5413">
          <w:rPr>
            <w:rFonts w:hint="eastAsia"/>
            <w:color w:val="000000"/>
            <w:sz w:val="21"/>
            <w:szCs w:val="21"/>
          </w:rPr>
          <w:t>第三类方法</w:t>
        </w:r>
      </w:ins>
      <w:ins w:id="325" w:author="运璐 何" w:date="2025-11-23T10:22:00Z">
        <w:r w:rsidR="008533F7">
          <w:rPr>
            <w:rFonts w:hint="eastAsia"/>
            <w:color w:val="000000"/>
            <w:sz w:val="21"/>
            <w:szCs w:val="21"/>
          </w:rPr>
          <w:t>是</w:t>
        </w:r>
      </w:ins>
      <w:r w:rsidRPr="00E44835">
        <w:rPr>
          <w:color w:val="000000"/>
          <w:sz w:val="21"/>
          <w:szCs w:val="21"/>
        </w:rPr>
        <w:t>基于</w:t>
      </w:r>
      <w:ins w:id="326" w:author="运璐 何" w:date="2025-11-13T16:43:00Z">
        <w:r w:rsidR="008A5413">
          <w:rPr>
            <w:rFonts w:hint="eastAsia"/>
            <w:color w:val="000000"/>
            <w:sz w:val="21"/>
            <w:szCs w:val="21"/>
          </w:rPr>
          <w:t>传统</w:t>
        </w:r>
      </w:ins>
      <w:r w:rsidRPr="00E44835">
        <w:rPr>
          <w:color w:val="000000"/>
          <w:sz w:val="21"/>
          <w:szCs w:val="21"/>
        </w:rPr>
        <w:t>人工势场（</w:t>
      </w:r>
      <w:del w:id="327" w:author="运璐 何" w:date="2025-11-19T16:03:00Z">
        <w:r w:rsidRPr="00E44835" w:rsidDel="0041424B">
          <w:rPr>
            <w:color w:val="000000"/>
            <w:sz w:val="21"/>
            <w:szCs w:val="21"/>
          </w:rPr>
          <w:delText xml:space="preserve">Artificial Potential Field, </w:delText>
        </w:r>
      </w:del>
      <w:r w:rsidRPr="00E44835">
        <w:rPr>
          <w:color w:val="000000"/>
          <w:sz w:val="21"/>
          <w:szCs w:val="21"/>
        </w:rPr>
        <w:t>APF</w:t>
      </w:r>
      <w:r w:rsidRPr="00E44835">
        <w:rPr>
          <w:color w:val="000000"/>
          <w:sz w:val="21"/>
          <w:szCs w:val="21"/>
        </w:rPr>
        <w:t>）提出</w:t>
      </w:r>
      <w:ins w:id="328" w:author="运璐 何" w:date="2025-11-13T16:43:00Z">
        <w:r w:rsidR="008A5413">
          <w:rPr>
            <w:rFonts w:hint="eastAsia"/>
            <w:color w:val="000000"/>
            <w:sz w:val="21"/>
            <w:szCs w:val="21"/>
          </w:rPr>
          <w:t>的</w:t>
        </w:r>
      </w:ins>
      <w:del w:id="329" w:author="运璐 何" w:date="2025-11-13T16:43:00Z">
        <w:r w:rsidRPr="00E44835" w:rsidDel="008A5413">
          <w:rPr>
            <w:color w:val="000000"/>
            <w:sz w:val="21"/>
            <w:szCs w:val="21"/>
          </w:rPr>
          <w:delText>了</w:delText>
        </w:r>
      </w:del>
      <w:del w:id="330" w:author="运璐 何" w:date="2025-11-23T10:22:00Z">
        <w:r w:rsidRPr="00E44835" w:rsidDel="008533F7">
          <w:rPr>
            <w:color w:val="000000"/>
            <w:sz w:val="21"/>
            <w:szCs w:val="21"/>
          </w:rPr>
          <w:delText>多种</w:delText>
        </w:r>
      </w:del>
      <w:r w:rsidR="0096204E">
        <w:rPr>
          <w:rFonts w:hint="eastAsia"/>
          <w:color w:val="000000"/>
          <w:sz w:val="21"/>
          <w:szCs w:val="21"/>
        </w:rPr>
        <w:t>通信保持</w:t>
      </w:r>
      <w:r w:rsidRPr="00E44835">
        <w:rPr>
          <w:color w:val="000000"/>
          <w:sz w:val="21"/>
          <w:szCs w:val="21"/>
        </w:rPr>
        <w:t>改进方法。</w:t>
      </w:r>
      <w:del w:id="331" w:author="运璐 何" w:date="2025-11-13T17:04:00Z">
        <w:r w:rsidR="008A2710" w:rsidRPr="0013068A" w:rsidDel="00AA612C">
          <w:rPr>
            <w:color w:val="000000"/>
            <w:sz w:val="21"/>
            <w:szCs w:val="21"/>
          </w:rPr>
          <w:delText>Lin</w:delText>
        </w:r>
        <w:r w:rsidR="008A2710" w:rsidRPr="0013068A" w:rsidDel="00AA612C">
          <w:rPr>
            <w:color w:val="000000"/>
            <w:sz w:val="21"/>
            <w:szCs w:val="21"/>
          </w:rPr>
          <w:delText>等人通过</w:delText>
        </w:r>
        <w:r w:rsidR="0096204E" w:rsidDel="00AA612C">
          <w:rPr>
            <w:rFonts w:hint="eastAsia"/>
            <w:color w:val="000000"/>
            <w:sz w:val="21"/>
            <w:szCs w:val="21"/>
          </w:rPr>
          <w:delText>网络</w:delText>
        </w:r>
        <w:r w:rsidR="008A2710" w:rsidRPr="0013068A" w:rsidDel="00AA612C">
          <w:rPr>
            <w:color w:val="000000"/>
            <w:sz w:val="21"/>
            <w:szCs w:val="21"/>
          </w:rPr>
          <w:delText>拓扑优化增强了障碍密集环境下的多无人机通信鲁棒性，但其假设通信距离固定</w:delText>
        </w:r>
        <w:r w:rsidR="00534EAA" w:rsidDel="00AA612C">
          <w:rPr>
            <w:rFonts w:hint="eastAsia"/>
            <w:color w:val="000000"/>
            <w:sz w:val="21"/>
            <w:szCs w:val="21"/>
          </w:rPr>
          <w:delText>且网络本身连通</w:delText>
        </w:r>
        <w:r w:rsidR="008A2710" w:rsidRPr="0013068A" w:rsidDel="00AA612C">
          <w:rPr>
            <w:color w:val="000000"/>
            <w:sz w:val="21"/>
            <w:szCs w:val="21"/>
          </w:rPr>
          <w:delText>，难以应对</w:delText>
        </w:r>
        <w:r w:rsidR="00F06EB0" w:rsidRPr="0013068A" w:rsidDel="00AA612C">
          <w:rPr>
            <w:rFonts w:hint="eastAsia"/>
            <w:color w:val="000000"/>
            <w:sz w:val="21"/>
            <w:szCs w:val="21"/>
          </w:rPr>
          <w:delText>干扰</w:delText>
        </w:r>
        <w:r w:rsidR="0096204E" w:rsidDel="00AA612C">
          <w:rPr>
            <w:rFonts w:hint="eastAsia"/>
            <w:color w:val="000000"/>
            <w:sz w:val="21"/>
            <w:szCs w:val="21"/>
          </w:rPr>
          <w:delText>和建筑</w:delText>
        </w:r>
        <w:r w:rsidR="00F06EB0" w:rsidRPr="0013068A" w:rsidDel="00AA612C">
          <w:rPr>
            <w:rFonts w:hint="eastAsia"/>
            <w:color w:val="000000"/>
            <w:sz w:val="21"/>
            <w:szCs w:val="21"/>
          </w:rPr>
          <w:delText>存在下的</w:delText>
        </w:r>
        <w:r w:rsidR="00534EAA" w:rsidDel="00AA612C">
          <w:rPr>
            <w:rFonts w:hint="eastAsia"/>
            <w:color w:val="000000"/>
            <w:sz w:val="21"/>
            <w:szCs w:val="21"/>
          </w:rPr>
          <w:delText>链路频繁中断情况</w:delText>
        </w:r>
        <w:r w:rsidR="00F06EB0" w:rsidRPr="0013068A" w:rsidDel="00AA612C">
          <w:rPr>
            <w:color w:val="000000"/>
            <w:sz w:val="21"/>
            <w:szCs w:val="21"/>
            <w:vertAlign w:val="superscript"/>
          </w:rPr>
          <w:fldChar w:fldCharType="begin"/>
        </w:r>
        <w:r w:rsidR="00F06EB0" w:rsidRPr="0013068A" w:rsidDel="00AA612C">
          <w:rPr>
            <w:color w:val="000000"/>
            <w:sz w:val="21"/>
            <w:szCs w:val="21"/>
            <w:vertAlign w:val="superscript"/>
          </w:rPr>
          <w:delInstrText xml:space="preserve"> REF _Ref210900867 \r \h  \* MERGEFORMAT </w:delInstrText>
        </w:r>
        <w:r w:rsidR="00F06EB0" w:rsidRPr="0013068A" w:rsidDel="00AA612C">
          <w:rPr>
            <w:color w:val="000000"/>
            <w:sz w:val="21"/>
            <w:szCs w:val="21"/>
            <w:vertAlign w:val="superscript"/>
          </w:rPr>
        </w:r>
        <w:r w:rsidR="00F06EB0" w:rsidRPr="0013068A" w:rsidDel="00AA612C">
          <w:rPr>
            <w:color w:val="000000"/>
            <w:sz w:val="21"/>
            <w:szCs w:val="21"/>
            <w:vertAlign w:val="superscript"/>
          </w:rPr>
          <w:fldChar w:fldCharType="separate"/>
        </w:r>
        <w:r w:rsidR="00407558" w:rsidDel="00AA612C">
          <w:rPr>
            <w:color w:val="000000"/>
            <w:sz w:val="21"/>
            <w:szCs w:val="21"/>
            <w:vertAlign w:val="superscript"/>
          </w:rPr>
          <w:delText>[18]</w:delText>
        </w:r>
        <w:r w:rsidR="00F06EB0" w:rsidRPr="0013068A" w:rsidDel="00AA612C">
          <w:rPr>
            <w:color w:val="000000"/>
            <w:sz w:val="21"/>
            <w:szCs w:val="21"/>
            <w:vertAlign w:val="superscript"/>
          </w:rPr>
          <w:fldChar w:fldCharType="end"/>
        </w:r>
        <w:r w:rsidR="008A2710" w:rsidRPr="0013068A" w:rsidDel="00AA612C">
          <w:rPr>
            <w:color w:val="000000"/>
            <w:sz w:val="21"/>
            <w:szCs w:val="21"/>
          </w:rPr>
          <w:delText>。</w:delText>
        </w:r>
        <w:r w:rsidR="008A2710" w:rsidRPr="0013068A" w:rsidDel="00AA612C">
          <w:rPr>
            <w:color w:val="000000"/>
            <w:sz w:val="21"/>
            <w:szCs w:val="21"/>
          </w:rPr>
          <w:delText>Chen</w:delText>
        </w:r>
        <w:r w:rsidR="008A2710" w:rsidRPr="0013068A" w:rsidDel="00AA612C">
          <w:rPr>
            <w:color w:val="000000"/>
            <w:sz w:val="21"/>
            <w:szCs w:val="21"/>
          </w:rPr>
          <w:delText>等人提出的基于图约束的编队控制</w:delText>
        </w:r>
        <w:r w:rsidR="00534EAA" w:rsidDel="00AA612C">
          <w:rPr>
            <w:rFonts w:hint="eastAsia"/>
            <w:color w:val="000000"/>
            <w:sz w:val="21"/>
            <w:szCs w:val="21"/>
          </w:rPr>
          <w:delText>与拓扑恢复</w:delText>
        </w:r>
        <w:r w:rsidR="008A2710" w:rsidRPr="0013068A" w:rsidDel="00AA612C">
          <w:rPr>
            <w:color w:val="000000"/>
            <w:sz w:val="21"/>
            <w:szCs w:val="21"/>
          </w:rPr>
          <w:delText>算法能够在</w:delText>
        </w:r>
        <w:r w:rsidR="00534EAA" w:rsidDel="00AA612C">
          <w:rPr>
            <w:rFonts w:hint="eastAsia"/>
            <w:color w:val="000000"/>
            <w:sz w:val="21"/>
            <w:szCs w:val="21"/>
          </w:rPr>
          <w:delText>简单</w:delText>
        </w:r>
        <w:r w:rsidR="008A2710" w:rsidRPr="0013068A" w:rsidDel="00AA612C">
          <w:rPr>
            <w:color w:val="000000"/>
            <w:sz w:val="21"/>
            <w:szCs w:val="21"/>
          </w:rPr>
          <w:delText>环境中</w:delText>
        </w:r>
        <w:r w:rsidR="00534EAA" w:rsidDel="00AA612C">
          <w:rPr>
            <w:rFonts w:hint="eastAsia"/>
            <w:color w:val="000000"/>
            <w:sz w:val="21"/>
            <w:szCs w:val="21"/>
          </w:rPr>
          <w:delText>主动</w:delText>
        </w:r>
        <w:r w:rsidR="008A2710" w:rsidRPr="0013068A" w:rsidDel="00AA612C">
          <w:rPr>
            <w:color w:val="000000"/>
            <w:sz w:val="21"/>
            <w:szCs w:val="21"/>
          </w:rPr>
          <w:delText>维持</w:delText>
        </w:r>
        <w:r w:rsidR="00534EAA" w:rsidDel="00AA612C">
          <w:rPr>
            <w:rFonts w:hint="eastAsia"/>
            <w:color w:val="000000"/>
            <w:sz w:val="21"/>
            <w:szCs w:val="21"/>
          </w:rPr>
          <w:delText>小规模无人机网络的</w:delText>
        </w:r>
        <w:r w:rsidR="008A2710" w:rsidRPr="0013068A" w:rsidDel="00AA612C">
          <w:rPr>
            <w:color w:val="000000"/>
            <w:sz w:val="21"/>
            <w:szCs w:val="21"/>
          </w:rPr>
          <w:delText>连通性</w:delText>
        </w:r>
        <w:r w:rsidR="00F06EB0" w:rsidRPr="0013068A" w:rsidDel="00AA612C">
          <w:rPr>
            <w:color w:val="000000"/>
            <w:sz w:val="21"/>
            <w:szCs w:val="21"/>
            <w:vertAlign w:val="superscript"/>
          </w:rPr>
          <w:fldChar w:fldCharType="begin"/>
        </w:r>
        <w:r w:rsidR="00F06EB0" w:rsidRPr="0013068A" w:rsidDel="00AA612C">
          <w:rPr>
            <w:color w:val="000000"/>
            <w:sz w:val="21"/>
            <w:szCs w:val="21"/>
            <w:vertAlign w:val="superscript"/>
          </w:rPr>
          <w:delInstrText xml:space="preserve"> REF _Ref210900992 \r \h  \* MERGEFORMAT </w:delInstrText>
        </w:r>
        <w:r w:rsidR="00F06EB0" w:rsidRPr="0013068A" w:rsidDel="00AA612C">
          <w:rPr>
            <w:color w:val="000000"/>
            <w:sz w:val="21"/>
            <w:szCs w:val="21"/>
            <w:vertAlign w:val="superscript"/>
          </w:rPr>
        </w:r>
        <w:r w:rsidR="00F06EB0" w:rsidRPr="0013068A" w:rsidDel="00AA612C">
          <w:rPr>
            <w:color w:val="000000"/>
            <w:sz w:val="21"/>
            <w:szCs w:val="21"/>
            <w:vertAlign w:val="superscript"/>
          </w:rPr>
          <w:fldChar w:fldCharType="separate"/>
        </w:r>
        <w:r w:rsidR="00407558" w:rsidDel="00AA612C">
          <w:rPr>
            <w:color w:val="000000"/>
            <w:sz w:val="21"/>
            <w:szCs w:val="21"/>
            <w:vertAlign w:val="superscript"/>
          </w:rPr>
          <w:delText>[19]</w:delText>
        </w:r>
        <w:r w:rsidR="00F06EB0" w:rsidRPr="0013068A" w:rsidDel="00AA612C">
          <w:rPr>
            <w:color w:val="000000"/>
            <w:sz w:val="21"/>
            <w:szCs w:val="21"/>
            <w:vertAlign w:val="superscript"/>
          </w:rPr>
          <w:fldChar w:fldCharType="end"/>
        </w:r>
        <w:r w:rsidR="008A2710" w:rsidRPr="0013068A" w:rsidDel="00AA612C">
          <w:rPr>
            <w:color w:val="000000"/>
            <w:sz w:val="21"/>
            <w:szCs w:val="21"/>
          </w:rPr>
          <w:delText>。</w:delText>
        </w:r>
        <w:r w:rsidR="008A2710" w:rsidRPr="0013068A" w:rsidDel="00AA612C">
          <w:rPr>
            <w:color w:val="000000"/>
            <w:sz w:val="21"/>
            <w:szCs w:val="21"/>
          </w:rPr>
          <w:delText>Gong</w:delText>
        </w:r>
        <w:r w:rsidR="008A2710" w:rsidRPr="0013068A" w:rsidDel="00AA612C">
          <w:rPr>
            <w:color w:val="000000"/>
            <w:sz w:val="21"/>
            <w:szCs w:val="21"/>
          </w:rPr>
          <w:delText>等人提出的分布式自适应容错编队控制方法在异构无人机系统中实现了链路故障补偿与容错保持</w:delText>
        </w:r>
        <w:r w:rsidR="00F06EB0" w:rsidRPr="0013068A" w:rsidDel="00AA612C">
          <w:rPr>
            <w:color w:val="000000"/>
            <w:sz w:val="21"/>
            <w:szCs w:val="21"/>
            <w:vertAlign w:val="superscript"/>
          </w:rPr>
          <w:fldChar w:fldCharType="begin"/>
        </w:r>
        <w:r w:rsidR="00F06EB0" w:rsidRPr="0013068A" w:rsidDel="00AA612C">
          <w:rPr>
            <w:color w:val="000000"/>
            <w:sz w:val="21"/>
            <w:szCs w:val="21"/>
            <w:vertAlign w:val="superscript"/>
          </w:rPr>
          <w:delInstrText xml:space="preserve"> REF _Ref210901050 \r \h  \* MERGEFORMAT </w:delInstrText>
        </w:r>
        <w:r w:rsidR="00F06EB0" w:rsidRPr="0013068A" w:rsidDel="00AA612C">
          <w:rPr>
            <w:color w:val="000000"/>
            <w:sz w:val="21"/>
            <w:szCs w:val="21"/>
            <w:vertAlign w:val="superscript"/>
          </w:rPr>
        </w:r>
        <w:r w:rsidR="00F06EB0" w:rsidRPr="0013068A" w:rsidDel="00AA612C">
          <w:rPr>
            <w:color w:val="000000"/>
            <w:sz w:val="21"/>
            <w:szCs w:val="21"/>
            <w:vertAlign w:val="superscript"/>
          </w:rPr>
          <w:fldChar w:fldCharType="separate"/>
        </w:r>
        <w:r w:rsidR="00407558" w:rsidDel="00AA612C">
          <w:rPr>
            <w:color w:val="000000"/>
            <w:sz w:val="21"/>
            <w:szCs w:val="21"/>
            <w:vertAlign w:val="superscript"/>
          </w:rPr>
          <w:delText>[20]</w:delText>
        </w:r>
        <w:r w:rsidR="00F06EB0" w:rsidRPr="0013068A" w:rsidDel="00AA612C">
          <w:rPr>
            <w:color w:val="000000"/>
            <w:sz w:val="21"/>
            <w:szCs w:val="21"/>
            <w:vertAlign w:val="superscript"/>
          </w:rPr>
          <w:fldChar w:fldCharType="end"/>
        </w:r>
        <w:r w:rsidR="008A2710" w:rsidRPr="0013068A" w:rsidDel="00AA612C">
          <w:rPr>
            <w:color w:val="000000"/>
            <w:sz w:val="21"/>
            <w:szCs w:val="21"/>
          </w:rPr>
          <w:delText>。</w:delText>
        </w:r>
        <w:r w:rsidR="007B50FB" w:rsidRPr="0013068A" w:rsidDel="00AA612C">
          <w:rPr>
            <w:color w:val="000000"/>
            <w:sz w:val="21"/>
            <w:szCs w:val="21"/>
          </w:rPr>
          <w:delText>此外，</w:delText>
        </w:r>
        <w:r w:rsidR="007B50FB" w:rsidRPr="0013068A" w:rsidDel="00AA612C">
          <w:rPr>
            <w:color w:val="000000"/>
            <w:sz w:val="21"/>
            <w:szCs w:val="21"/>
          </w:rPr>
          <w:delText>Wei</w:delText>
        </w:r>
        <w:r w:rsidR="007B50FB" w:rsidRPr="0013068A" w:rsidDel="00AA612C">
          <w:rPr>
            <w:color w:val="000000"/>
            <w:sz w:val="21"/>
            <w:szCs w:val="21"/>
          </w:rPr>
          <w:delText>等人提出的基于改进人工势场的多无人机协同抗干扰通信算法，将通信</w:delText>
        </w:r>
        <w:r w:rsidR="00534EAA" w:rsidDel="00AA612C">
          <w:rPr>
            <w:rFonts w:hint="eastAsia"/>
            <w:color w:val="000000"/>
            <w:sz w:val="21"/>
            <w:szCs w:val="21"/>
          </w:rPr>
          <w:delText>链路</w:delText>
        </w:r>
        <w:r w:rsidR="007B50FB" w:rsidRPr="0013068A" w:rsidDel="00AA612C">
          <w:rPr>
            <w:color w:val="000000"/>
            <w:sz w:val="21"/>
            <w:szCs w:val="21"/>
          </w:rPr>
          <w:delText>质量引入势场设计，有效提升了集群在干扰环境下的连通性与鲁棒性</w:delText>
        </w:r>
        <w:r w:rsidR="007B50FB" w:rsidRPr="0013068A" w:rsidDel="00AA612C">
          <w:rPr>
            <w:color w:val="000000"/>
            <w:sz w:val="21"/>
            <w:szCs w:val="21"/>
            <w:vertAlign w:val="superscript"/>
          </w:rPr>
          <w:fldChar w:fldCharType="begin"/>
        </w:r>
        <w:r w:rsidR="007B50FB" w:rsidRPr="0013068A" w:rsidDel="00AA612C">
          <w:rPr>
            <w:color w:val="000000"/>
            <w:sz w:val="21"/>
            <w:szCs w:val="21"/>
            <w:vertAlign w:val="superscript"/>
          </w:rPr>
          <w:delInstrText xml:space="preserve"> REF _Ref210901592 \r \h  \* MERGEFORMAT </w:delInstrText>
        </w:r>
        <w:r w:rsidR="007B50FB" w:rsidRPr="0013068A" w:rsidDel="00AA612C">
          <w:rPr>
            <w:color w:val="000000"/>
            <w:sz w:val="21"/>
            <w:szCs w:val="21"/>
            <w:vertAlign w:val="superscript"/>
          </w:rPr>
        </w:r>
        <w:r w:rsidR="007B50FB" w:rsidRPr="0013068A" w:rsidDel="00AA612C">
          <w:rPr>
            <w:color w:val="000000"/>
            <w:sz w:val="21"/>
            <w:szCs w:val="21"/>
            <w:vertAlign w:val="superscript"/>
          </w:rPr>
          <w:fldChar w:fldCharType="separate"/>
        </w:r>
        <w:r w:rsidR="00407558" w:rsidDel="00AA612C">
          <w:rPr>
            <w:color w:val="000000"/>
            <w:sz w:val="21"/>
            <w:szCs w:val="21"/>
            <w:vertAlign w:val="superscript"/>
          </w:rPr>
          <w:delText>[21]</w:delText>
        </w:r>
        <w:r w:rsidR="007B50FB" w:rsidRPr="0013068A" w:rsidDel="00AA612C">
          <w:rPr>
            <w:color w:val="000000"/>
            <w:sz w:val="21"/>
            <w:szCs w:val="21"/>
            <w:vertAlign w:val="superscript"/>
          </w:rPr>
          <w:fldChar w:fldCharType="end"/>
        </w:r>
        <w:r w:rsidR="008A2710" w:rsidRPr="0013068A" w:rsidDel="00AA612C">
          <w:rPr>
            <w:color w:val="000000"/>
            <w:sz w:val="21"/>
            <w:szCs w:val="21"/>
          </w:rPr>
          <w:delText>。</w:delText>
        </w:r>
        <w:r w:rsidR="00534EAA" w:rsidRPr="00534EAA" w:rsidDel="00AA612C">
          <w:rPr>
            <w:color w:val="000000"/>
            <w:sz w:val="21"/>
            <w:szCs w:val="21"/>
          </w:rPr>
          <w:delText>然而，</w:delText>
        </w:r>
        <w:r w:rsidR="00534EAA" w:rsidDel="00AA612C">
          <w:rPr>
            <w:rFonts w:hint="eastAsia"/>
            <w:color w:val="000000"/>
            <w:sz w:val="21"/>
            <w:szCs w:val="21"/>
          </w:rPr>
          <w:delText>此类</w:delText>
        </w:r>
        <w:r w:rsidR="00534EAA" w:rsidRPr="00534EAA" w:rsidDel="00AA612C">
          <w:rPr>
            <w:color w:val="000000"/>
            <w:sz w:val="21"/>
            <w:szCs w:val="21"/>
          </w:rPr>
          <w:delText>方法主要针对无人机数量较少的场景，对大规模集群的拓展性研究仍显不足。当无人机数量增加且环境障碍复杂时，各</w:delText>
        </w:r>
        <w:r w:rsidR="00534EAA" w:rsidDel="00AA612C">
          <w:rPr>
            <w:rFonts w:hint="eastAsia"/>
            <w:color w:val="000000"/>
            <w:sz w:val="21"/>
            <w:szCs w:val="21"/>
          </w:rPr>
          <w:delText>无人机</w:delText>
        </w:r>
        <w:r w:rsidR="00534EAA" w:rsidRPr="00534EAA" w:rsidDel="00AA612C">
          <w:rPr>
            <w:color w:val="000000"/>
            <w:sz w:val="21"/>
            <w:szCs w:val="21"/>
          </w:rPr>
          <w:delText>间的势场相互作用显著</w:delText>
        </w:r>
        <w:r w:rsidR="00534EAA" w:rsidDel="00AA612C">
          <w:rPr>
            <w:rFonts w:hint="eastAsia"/>
            <w:color w:val="000000"/>
            <w:sz w:val="21"/>
            <w:szCs w:val="21"/>
          </w:rPr>
          <w:delText>增多</w:delText>
        </w:r>
        <w:r w:rsidR="00534EAA" w:rsidRPr="00534EAA" w:rsidDel="00AA612C">
          <w:rPr>
            <w:color w:val="000000"/>
            <w:sz w:val="21"/>
            <w:szCs w:val="21"/>
          </w:rPr>
          <w:delText>，易导致势场叠加效应使得无人机陷入局部振荡区域或</w:delText>
        </w:r>
        <w:r w:rsidR="00534EAA" w:rsidRPr="00534EAA" w:rsidDel="00AA612C">
          <w:rPr>
            <w:color w:val="000000"/>
            <w:sz w:val="21"/>
            <w:szCs w:val="21"/>
          </w:rPr>
          <w:delText>U</w:delText>
        </w:r>
        <w:r w:rsidR="00534EAA" w:rsidRPr="00534EAA" w:rsidDel="00AA612C">
          <w:rPr>
            <w:color w:val="000000"/>
            <w:sz w:val="21"/>
            <w:szCs w:val="21"/>
          </w:rPr>
          <w:delText>型死锁区</w:delText>
        </w:r>
        <w:r w:rsidR="00830D64" w:rsidDel="00AA612C">
          <w:rPr>
            <w:rFonts w:hint="eastAsia"/>
            <w:color w:val="000000"/>
            <w:sz w:val="21"/>
            <w:szCs w:val="21"/>
          </w:rPr>
          <w:delText>，导致规划路径变长甚至难以完成规划</w:delText>
        </w:r>
        <w:r w:rsidR="00B63EE4" w:rsidDel="00AA612C">
          <w:rPr>
            <w:rFonts w:hint="eastAsia"/>
            <w:color w:val="000000"/>
            <w:sz w:val="21"/>
            <w:szCs w:val="21"/>
          </w:rPr>
          <w:delText>。</w:delText>
        </w:r>
        <w:r w:rsidR="00B63EE4" w:rsidRPr="0013068A" w:rsidDel="00AA612C">
          <w:rPr>
            <w:color w:val="000000"/>
            <w:sz w:val="21"/>
            <w:szCs w:val="21"/>
          </w:rPr>
          <w:delText xml:space="preserve"> </w:delText>
        </w:r>
      </w:del>
      <w:ins w:id="332" w:author="运璐 何" w:date="2025-11-13T17:05:00Z">
        <w:r w:rsidR="00AA612C" w:rsidRPr="00AA612C">
          <w:rPr>
            <w:rFonts w:hint="eastAsia"/>
            <w:color w:val="000000"/>
            <w:sz w:val="21"/>
            <w:szCs w:val="21"/>
          </w:rPr>
          <w:t xml:space="preserve">Zhang </w:t>
        </w:r>
        <w:r w:rsidR="00AA612C" w:rsidRPr="00AA612C">
          <w:rPr>
            <w:rFonts w:hint="eastAsia"/>
            <w:color w:val="000000"/>
            <w:sz w:val="21"/>
            <w:szCs w:val="21"/>
          </w:rPr>
          <w:t>等人提出的鲁棒多无人机网络设计算法（</w:t>
        </w:r>
        <w:r w:rsidR="00AA612C" w:rsidRPr="00AA612C">
          <w:rPr>
            <w:rFonts w:hint="eastAsia"/>
            <w:color w:val="000000"/>
            <w:sz w:val="21"/>
            <w:szCs w:val="21"/>
          </w:rPr>
          <w:t>R-UAVNet</w:t>
        </w:r>
        <w:r w:rsidR="00AA612C" w:rsidRPr="00AA612C">
          <w:rPr>
            <w:rFonts w:hint="eastAsia"/>
            <w:color w:val="000000"/>
            <w:sz w:val="21"/>
            <w:szCs w:val="21"/>
          </w:rPr>
          <w:t>）</w:t>
        </w:r>
      </w:ins>
      <w:ins w:id="333" w:author="运璐 何" w:date="2025-11-23T10:12:00Z">
        <w:r w:rsidR="005B63FC" w:rsidRPr="005B63FC">
          <w:rPr>
            <w:color w:val="000000"/>
            <w:sz w:val="21"/>
            <w:szCs w:val="21"/>
            <w:vertAlign w:val="superscript"/>
            <w:rPrChange w:id="334" w:author="运璐 何" w:date="2025-11-23T10:12:00Z">
              <w:rPr>
                <w:color w:val="000000"/>
                <w:sz w:val="21"/>
                <w:szCs w:val="21"/>
              </w:rPr>
            </w:rPrChange>
          </w:rPr>
          <w:fldChar w:fldCharType="begin"/>
        </w:r>
        <w:r w:rsidR="005B63FC" w:rsidRPr="005B63FC">
          <w:rPr>
            <w:color w:val="000000"/>
            <w:sz w:val="21"/>
            <w:szCs w:val="21"/>
            <w:vertAlign w:val="superscript"/>
            <w:rPrChange w:id="335" w:author="运璐 何" w:date="2025-11-23T10:12:00Z">
              <w:rPr>
                <w:color w:val="000000"/>
                <w:sz w:val="21"/>
                <w:szCs w:val="21"/>
              </w:rPr>
            </w:rPrChange>
          </w:rPr>
          <w:instrText xml:space="preserve"> </w:instrText>
        </w:r>
        <w:r w:rsidR="005B63FC" w:rsidRPr="005B63FC">
          <w:rPr>
            <w:rFonts w:hint="eastAsia"/>
            <w:color w:val="000000"/>
            <w:sz w:val="21"/>
            <w:szCs w:val="21"/>
            <w:vertAlign w:val="superscript"/>
            <w:rPrChange w:id="336" w:author="运璐 何" w:date="2025-11-23T10:12:00Z">
              <w:rPr>
                <w:rFonts w:hint="eastAsia"/>
                <w:color w:val="000000"/>
                <w:sz w:val="21"/>
                <w:szCs w:val="21"/>
              </w:rPr>
            </w:rPrChange>
          </w:rPr>
          <w:instrText>REF _Ref210900867 \r \h</w:instrText>
        </w:r>
        <w:r w:rsidR="005B63FC" w:rsidRPr="005B63FC">
          <w:rPr>
            <w:color w:val="000000"/>
            <w:sz w:val="21"/>
            <w:szCs w:val="21"/>
            <w:vertAlign w:val="superscript"/>
            <w:rPrChange w:id="337" w:author="运璐 何" w:date="2025-11-23T10:12:00Z">
              <w:rPr>
                <w:color w:val="000000"/>
                <w:sz w:val="21"/>
                <w:szCs w:val="21"/>
              </w:rPr>
            </w:rPrChange>
          </w:rPr>
          <w:instrText xml:space="preserve"> </w:instrText>
        </w:r>
        <w:r w:rsidR="005B63FC" w:rsidRPr="005B63FC">
          <w:rPr>
            <w:color w:val="000000"/>
            <w:sz w:val="21"/>
            <w:szCs w:val="21"/>
            <w:vertAlign w:val="superscript"/>
            <w:rPrChange w:id="338" w:author="运璐 何" w:date="2025-11-23T10:12:00Z">
              <w:rPr>
                <w:color w:val="000000"/>
                <w:sz w:val="21"/>
                <w:szCs w:val="21"/>
              </w:rPr>
            </w:rPrChange>
          </w:rPr>
        </w:r>
      </w:ins>
      <w:r w:rsidR="005B63FC">
        <w:rPr>
          <w:color w:val="000000"/>
          <w:sz w:val="21"/>
          <w:szCs w:val="21"/>
          <w:vertAlign w:val="superscript"/>
        </w:rPr>
        <w:instrText xml:space="preserve"> \* MERGEFORMAT </w:instrText>
      </w:r>
      <w:r w:rsidR="005B63FC" w:rsidRPr="005B63FC">
        <w:rPr>
          <w:color w:val="000000"/>
          <w:sz w:val="21"/>
          <w:szCs w:val="21"/>
          <w:vertAlign w:val="superscript"/>
          <w:rPrChange w:id="339" w:author="运璐 何" w:date="2025-11-23T10:12:00Z">
            <w:rPr>
              <w:color w:val="000000"/>
              <w:sz w:val="21"/>
              <w:szCs w:val="21"/>
            </w:rPr>
          </w:rPrChange>
        </w:rPr>
        <w:fldChar w:fldCharType="separate"/>
      </w:r>
      <w:ins w:id="340" w:author="运璐 何" w:date="2025-11-23T10:12:00Z">
        <w:r w:rsidR="005B63FC" w:rsidRPr="005B63FC">
          <w:rPr>
            <w:color w:val="000000"/>
            <w:sz w:val="21"/>
            <w:szCs w:val="21"/>
            <w:vertAlign w:val="superscript"/>
            <w:rPrChange w:id="341" w:author="运璐 何" w:date="2025-11-23T10:12:00Z">
              <w:rPr>
                <w:color w:val="000000"/>
                <w:sz w:val="21"/>
                <w:szCs w:val="21"/>
              </w:rPr>
            </w:rPrChange>
          </w:rPr>
          <w:t>[18]</w:t>
        </w:r>
        <w:r w:rsidR="005B63FC" w:rsidRPr="005B63FC">
          <w:rPr>
            <w:color w:val="000000"/>
            <w:sz w:val="21"/>
            <w:szCs w:val="21"/>
            <w:vertAlign w:val="superscript"/>
            <w:rPrChange w:id="342" w:author="运璐 何" w:date="2025-11-23T10:12:00Z">
              <w:rPr>
                <w:color w:val="000000"/>
                <w:sz w:val="21"/>
                <w:szCs w:val="21"/>
              </w:rPr>
            </w:rPrChange>
          </w:rPr>
          <w:fldChar w:fldCharType="end"/>
        </w:r>
      </w:ins>
      <w:ins w:id="343" w:author="运璐 何" w:date="2025-11-13T17:05:00Z">
        <w:r w:rsidR="00AA612C" w:rsidRPr="00AA612C">
          <w:rPr>
            <w:rFonts w:hint="eastAsia"/>
            <w:color w:val="000000"/>
            <w:sz w:val="21"/>
            <w:szCs w:val="21"/>
          </w:rPr>
          <w:t>，</w:t>
        </w:r>
        <w:r w:rsidR="00AA612C" w:rsidRPr="00AA612C">
          <w:rPr>
            <w:rFonts w:hint="eastAsia"/>
            <w:color w:val="000000"/>
            <w:sz w:val="21"/>
            <w:szCs w:val="21"/>
          </w:rPr>
          <w:lastRenderedPageBreak/>
          <w:t>在传统势场模型中引入通信链路质量与障碍信息联合约束，通过构建复合势能函数提升障碍密集环境下的网络鲁棒性。其核心机制在于利用通信质量梯度调节无人机间引力分布，以维持拓扑稳定；但算法对势场参数敏感、在动态环境下易出现响应滞后与实时性下降。</w:t>
        </w:r>
        <w:r w:rsidR="00AA612C" w:rsidRPr="00AA612C">
          <w:rPr>
            <w:rFonts w:hint="eastAsia"/>
            <w:color w:val="000000"/>
            <w:sz w:val="21"/>
            <w:szCs w:val="21"/>
          </w:rPr>
          <w:t xml:space="preserve">Zhu </w:t>
        </w:r>
        <w:r w:rsidR="00AA612C" w:rsidRPr="00AA612C">
          <w:rPr>
            <w:rFonts w:hint="eastAsia"/>
            <w:color w:val="000000"/>
            <w:sz w:val="21"/>
            <w:szCs w:val="21"/>
          </w:rPr>
          <w:t>等人提出的基于连通保持的编队控制算法（</w:t>
        </w:r>
        <w:r w:rsidR="00AA612C" w:rsidRPr="00AA612C">
          <w:rPr>
            <w:rFonts w:hint="eastAsia"/>
            <w:color w:val="000000"/>
            <w:sz w:val="21"/>
            <w:szCs w:val="21"/>
          </w:rPr>
          <w:t>CM</w:t>
        </w:r>
      </w:ins>
      <w:ins w:id="344" w:author="运璐 何" w:date="2025-11-13T17:06:00Z">
        <w:r w:rsidR="00AA612C">
          <w:rPr>
            <w:color w:val="000000"/>
            <w:sz w:val="21"/>
            <w:szCs w:val="21"/>
          </w:rPr>
          <w:t>UPF</w:t>
        </w:r>
      </w:ins>
      <w:ins w:id="345" w:author="运璐 何" w:date="2025-11-13T17:05:00Z">
        <w:r w:rsidR="00AA612C" w:rsidRPr="00AA612C">
          <w:rPr>
            <w:rFonts w:hint="eastAsia"/>
            <w:color w:val="000000"/>
            <w:sz w:val="21"/>
            <w:szCs w:val="21"/>
          </w:rPr>
          <w:t>）</w:t>
        </w:r>
      </w:ins>
      <w:ins w:id="346" w:author="运璐 何" w:date="2025-11-23T10:12:00Z">
        <w:r w:rsidR="005B63FC" w:rsidRPr="005B63FC">
          <w:rPr>
            <w:color w:val="000000"/>
            <w:sz w:val="21"/>
            <w:szCs w:val="21"/>
            <w:vertAlign w:val="superscript"/>
            <w:rPrChange w:id="347" w:author="运璐 何" w:date="2025-11-23T10:12:00Z">
              <w:rPr>
                <w:color w:val="000000"/>
                <w:sz w:val="21"/>
                <w:szCs w:val="21"/>
              </w:rPr>
            </w:rPrChange>
          </w:rPr>
          <w:fldChar w:fldCharType="begin"/>
        </w:r>
        <w:r w:rsidR="005B63FC" w:rsidRPr="005B63FC">
          <w:rPr>
            <w:color w:val="000000"/>
            <w:sz w:val="21"/>
            <w:szCs w:val="21"/>
            <w:vertAlign w:val="superscript"/>
            <w:rPrChange w:id="348" w:author="运璐 何" w:date="2025-11-23T10:12:00Z">
              <w:rPr>
                <w:color w:val="000000"/>
                <w:sz w:val="21"/>
                <w:szCs w:val="21"/>
              </w:rPr>
            </w:rPrChange>
          </w:rPr>
          <w:instrText xml:space="preserve"> </w:instrText>
        </w:r>
        <w:r w:rsidR="005B63FC" w:rsidRPr="005B63FC">
          <w:rPr>
            <w:rFonts w:hint="eastAsia"/>
            <w:color w:val="000000"/>
            <w:sz w:val="21"/>
            <w:szCs w:val="21"/>
            <w:vertAlign w:val="superscript"/>
            <w:rPrChange w:id="349" w:author="运璐 何" w:date="2025-11-23T10:12:00Z">
              <w:rPr>
                <w:rFonts w:hint="eastAsia"/>
                <w:color w:val="000000"/>
                <w:sz w:val="21"/>
                <w:szCs w:val="21"/>
              </w:rPr>
            </w:rPrChange>
          </w:rPr>
          <w:instrText>REF _Ref210900992 \r \h</w:instrText>
        </w:r>
        <w:r w:rsidR="005B63FC" w:rsidRPr="005B63FC">
          <w:rPr>
            <w:color w:val="000000"/>
            <w:sz w:val="21"/>
            <w:szCs w:val="21"/>
            <w:vertAlign w:val="superscript"/>
            <w:rPrChange w:id="350" w:author="运璐 何" w:date="2025-11-23T10:12:00Z">
              <w:rPr>
                <w:color w:val="000000"/>
                <w:sz w:val="21"/>
                <w:szCs w:val="21"/>
              </w:rPr>
            </w:rPrChange>
          </w:rPr>
          <w:instrText xml:space="preserve"> </w:instrText>
        </w:r>
        <w:r w:rsidR="005B63FC" w:rsidRPr="005B63FC">
          <w:rPr>
            <w:color w:val="000000"/>
            <w:sz w:val="21"/>
            <w:szCs w:val="21"/>
            <w:vertAlign w:val="superscript"/>
            <w:rPrChange w:id="351" w:author="运璐 何" w:date="2025-11-23T10:12:00Z">
              <w:rPr>
                <w:color w:val="000000"/>
                <w:sz w:val="21"/>
                <w:szCs w:val="21"/>
              </w:rPr>
            </w:rPrChange>
          </w:rPr>
        </w:r>
      </w:ins>
      <w:r w:rsidR="005B63FC">
        <w:rPr>
          <w:color w:val="000000"/>
          <w:sz w:val="21"/>
          <w:szCs w:val="21"/>
          <w:vertAlign w:val="superscript"/>
        </w:rPr>
        <w:instrText xml:space="preserve"> \* MERGEFORMAT </w:instrText>
      </w:r>
      <w:r w:rsidR="005B63FC" w:rsidRPr="005B63FC">
        <w:rPr>
          <w:color w:val="000000"/>
          <w:sz w:val="21"/>
          <w:szCs w:val="21"/>
          <w:vertAlign w:val="superscript"/>
          <w:rPrChange w:id="352" w:author="运璐 何" w:date="2025-11-23T10:12:00Z">
            <w:rPr>
              <w:color w:val="000000"/>
              <w:sz w:val="21"/>
              <w:szCs w:val="21"/>
            </w:rPr>
          </w:rPrChange>
        </w:rPr>
        <w:fldChar w:fldCharType="separate"/>
      </w:r>
      <w:ins w:id="353" w:author="运璐 何" w:date="2025-11-23T10:12:00Z">
        <w:r w:rsidR="005B63FC" w:rsidRPr="005B63FC">
          <w:rPr>
            <w:color w:val="000000"/>
            <w:sz w:val="21"/>
            <w:szCs w:val="21"/>
            <w:vertAlign w:val="superscript"/>
            <w:rPrChange w:id="354" w:author="运璐 何" w:date="2025-11-23T10:12:00Z">
              <w:rPr>
                <w:color w:val="000000"/>
                <w:sz w:val="21"/>
                <w:szCs w:val="21"/>
              </w:rPr>
            </w:rPrChange>
          </w:rPr>
          <w:t>[19]</w:t>
        </w:r>
        <w:r w:rsidR="005B63FC" w:rsidRPr="005B63FC">
          <w:rPr>
            <w:color w:val="000000"/>
            <w:sz w:val="21"/>
            <w:szCs w:val="21"/>
            <w:vertAlign w:val="superscript"/>
            <w:rPrChange w:id="355" w:author="运璐 何" w:date="2025-11-23T10:12:00Z">
              <w:rPr>
                <w:color w:val="000000"/>
                <w:sz w:val="21"/>
                <w:szCs w:val="21"/>
              </w:rPr>
            </w:rPrChange>
          </w:rPr>
          <w:fldChar w:fldCharType="end"/>
        </w:r>
      </w:ins>
      <w:ins w:id="356" w:author="运璐 何" w:date="2025-11-13T17:05:00Z">
        <w:r w:rsidR="00AA612C" w:rsidRPr="00AA612C">
          <w:rPr>
            <w:rFonts w:hint="eastAsia"/>
            <w:color w:val="000000"/>
            <w:sz w:val="21"/>
            <w:szCs w:val="21"/>
          </w:rPr>
          <w:t>，采用图论约束与拓扑恢复机制，通过邻接矩阵实时更新实现小规模无人机编队的连通维持。该算法结构简单、控制稳定，但计算依赖局部拓扑重构频率，</w:t>
        </w:r>
      </w:ins>
      <w:ins w:id="357" w:author="运璐 何" w:date="2025-11-19T16:04:00Z">
        <w:r w:rsidR="0041424B">
          <w:rPr>
            <w:rFonts w:hint="eastAsia"/>
            <w:color w:val="000000"/>
            <w:sz w:val="21"/>
            <w:szCs w:val="21"/>
          </w:rPr>
          <w:t>且</w:t>
        </w:r>
      </w:ins>
      <w:ins w:id="358" w:author="运璐 何" w:date="2025-11-23T10:23:00Z">
        <w:r w:rsidR="008533F7">
          <w:rPr>
            <w:rFonts w:hint="eastAsia"/>
            <w:color w:val="000000"/>
            <w:sz w:val="21"/>
            <w:szCs w:val="21"/>
          </w:rPr>
          <w:t>集群集中规划，</w:t>
        </w:r>
      </w:ins>
      <w:ins w:id="359" w:author="运璐 何" w:date="2025-11-19T16:04:00Z">
        <w:r w:rsidR="0041424B">
          <w:rPr>
            <w:rFonts w:hint="eastAsia"/>
            <w:color w:val="000000"/>
            <w:sz w:val="21"/>
            <w:szCs w:val="21"/>
          </w:rPr>
          <w:t>通信保持势场耦合度高</w:t>
        </w:r>
      </w:ins>
      <w:ins w:id="360" w:author="运璐 何" w:date="2025-11-13T17:05:00Z">
        <w:r w:rsidR="00AA612C" w:rsidRPr="00AA612C">
          <w:rPr>
            <w:rFonts w:hint="eastAsia"/>
            <w:color w:val="000000"/>
            <w:sz w:val="21"/>
            <w:szCs w:val="21"/>
          </w:rPr>
          <w:t>，难以在大规模集群中保持实时性。</w:t>
        </w:r>
        <w:r w:rsidR="00AA612C" w:rsidRPr="00AA612C">
          <w:rPr>
            <w:rFonts w:hint="eastAsia"/>
            <w:color w:val="000000"/>
            <w:sz w:val="21"/>
            <w:szCs w:val="21"/>
          </w:rPr>
          <w:t xml:space="preserve">Gong </w:t>
        </w:r>
        <w:r w:rsidR="00AA612C" w:rsidRPr="00AA612C">
          <w:rPr>
            <w:rFonts w:hint="eastAsia"/>
            <w:color w:val="000000"/>
            <w:sz w:val="21"/>
            <w:szCs w:val="21"/>
          </w:rPr>
          <w:t>等人提出的分布式自适应容错编队控制算法（</w:t>
        </w:r>
        <w:r w:rsidR="00AA612C" w:rsidRPr="00AA612C">
          <w:rPr>
            <w:rFonts w:hint="eastAsia"/>
            <w:color w:val="000000"/>
            <w:sz w:val="21"/>
            <w:szCs w:val="21"/>
          </w:rPr>
          <w:t>DAFT-FC</w:t>
        </w:r>
        <w:r w:rsidR="00AA612C" w:rsidRPr="00AA612C">
          <w:rPr>
            <w:rFonts w:hint="eastAsia"/>
            <w:color w:val="000000"/>
            <w:sz w:val="21"/>
            <w:szCs w:val="21"/>
          </w:rPr>
          <w:t>）</w:t>
        </w:r>
      </w:ins>
      <w:ins w:id="361" w:author="运璐 何" w:date="2025-11-23T10:13:00Z">
        <w:r w:rsidR="005B63FC" w:rsidRPr="005B63FC">
          <w:rPr>
            <w:color w:val="000000"/>
            <w:sz w:val="21"/>
            <w:szCs w:val="21"/>
            <w:vertAlign w:val="superscript"/>
            <w:rPrChange w:id="362" w:author="运璐 何" w:date="2025-11-23T10:13:00Z">
              <w:rPr>
                <w:color w:val="000000"/>
                <w:sz w:val="21"/>
                <w:szCs w:val="21"/>
              </w:rPr>
            </w:rPrChange>
          </w:rPr>
          <w:fldChar w:fldCharType="begin"/>
        </w:r>
        <w:r w:rsidR="005B63FC" w:rsidRPr="005B63FC">
          <w:rPr>
            <w:color w:val="000000"/>
            <w:sz w:val="21"/>
            <w:szCs w:val="21"/>
            <w:vertAlign w:val="superscript"/>
            <w:rPrChange w:id="363" w:author="运璐 何" w:date="2025-11-23T10:13:00Z">
              <w:rPr>
                <w:color w:val="000000"/>
                <w:sz w:val="21"/>
                <w:szCs w:val="21"/>
              </w:rPr>
            </w:rPrChange>
          </w:rPr>
          <w:instrText xml:space="preserve"> </w:instrText>
        </w:r>
        <w:r w:rsidR="005B63FC" w:rsidRPr="005B63FC">
          <w:rPr>
            <w:rFonts w:hint="eastAsia"/>
            <w:color w:val="000000"/>
            <w:sz w:val="21"/>
            <w:szCs w:val="21"/>
            <w:vertAlign w:val="superscript"/>
            <w:rPrChange w:id="364" w:author="运璐 何" w:date="2025-11-23T10:13:00Z">
              <w:rPr>
                <w:rFonts w:hint="eastAsia"/>
                <w:color w:val="000000"/>
                <w:sz w:val="21"/>
                <w:szCs w:val="21"/>
              </w:rPr>
            </w:rPrChange>
          </w:rPr>
          <w:instrText>REF _Ref210901050 \r \h</w:instrText>
        </w:r>
        <w:r w:rsidR="005B63FC" w:rsidRPr="005B63FC">
          <w:rPr>
            <w:color w:val="000000"/>
            <w:sz w:val="21"/>
            <w:szCs w:val="21"/>
            <w:vertAlign w:val="superscript"/>
            <w:rPrChange w:id="365" w:author="运璐 何" w:date="2025-11-23T10:13:00Z">
              <w:rPr>
                <w:color w:val="000000"/>
                <w:sz w:val="21"/>
                <w:szCs w:val="21"/>
              </w:rPr>
            </w:rPrChange>
          </w:rPr>
          <w:instrText xml:space="preserve"> </w:instrText>
        </w:r>
        <w:r w:rsidR="005B63FC" w:rsidRPr="005B63FC">
          <w:rPr>
            <w:color w:val="000000"/>
            <w:sz w:val="21"/>
            <w:szCs w:val="21"/>
            <w:vertAlign w:val="superscript"/>
            <w:rPrChange w:id="366" w:author="运璐 何" w:date="2025-11-23T10:13:00Z">
              <w:rPr>
                <w:color w:val="000000"/>
                <w:sz w:val="21"/>
                <w:szCs w:val="21"/>
              </w:rPr>
            </w:rPrChange>
          </w:rPr>
        </w:r>
      </w:ins>
      <w:r w:rsidR="005B63FC">
        <w:rPr>
          <w:color w:val="000000"/>
          <w:sz w:val="21"/>
          <w:szCs w:val="21"/>
          <w:vertAlign w:val="superscript"/>
        </w:rPr>
        <w:instrText xml:space="preserve"> \* MERGEFORMAT </w:instrText>
      </w:r>
      <w:r w:rsidR="005B63FC" w:rsidRPr="005B63FC">
        <w:rPr>
          <w:color w:val="000000"/>
          <w:sz w:val="21"/>
          <w:szCs w:val="21"/>
          <w:vertAlign w:val="superscript"/>
          <w:rPrChange w:id="367" w:author="运璐 何" w:date="2025-11-23T10:13:00Z">
            <w:rPr>
              <w:color w:val="000000"/>
              <w:sz w:val="21"/>
              <w:szCs w:val="21"/>
            </w:rPr>
          </w:rPrChange>
        </w:rPr>
        <w:fldChar w:fldCharType="separate"/>
      </w:r>
      <w:ins w:id="368" w:author="运璐 何" w:date="2025-11-23T10:13:00Z">
        <w:r w:rsidR="005B63FC" w:rsidRPr="005B63FC">
          <w:rPr>
            <w:color w:val="000000"/>
            <w:sz w:val="21"/>
            <w:szCs w:val="21"/>
            <w:vertAlign w:val="superscript"/>
            <w:rPrChange w:id="369" w:author="运璐 何" w:date="2025-11-23T10:13:00Z">
              <w:rPr>
                <w:color w:val="000000"/>
                <w:sz w:val="21"/>
                <w:szCs w:val="21"/>
              </w:rPr>
            </w:rPrChange>
          </w:rPr>
          <w:t>[20]</w:t>
        </w:r>
        <w:r w:rsidR="005B63FC" w:rsidRPr="005B63FC">
          <w:rPr>
            <w:color w:val="000000"/>
            <w:sz w:val="21"/>
            <w:szCs w:val="21"/>
            <w:vertAlign w:val="superscript"/>
            <w:rPrChange w:id="370" w:author="运璐 何" w:date="2025-11-23T10:13:00Z">
              <w:rPr>
                <w:color w:val="000000"/>
                <w:sz w:val="21"/>
                <w:szCs w:val="21"/>
              </w:rPr>
            </w:rPrChange>
          </w:rPr>
          <w:fldChar w:fldCharType="end"/>
        </w:r>
      </w:ins>
      <w:ins w:id="371" w:author="运璐 何" w:date="2025-11-13T17:05:00Z">
        <w:r w:rsidR="00AA612C" w:rsidRPr="00AA612C">
          <w:rPr>
            <w:rFonts w:hint="eastAsia"/>
            <w:color w:val="000000"/>
            <w:sz w:val="21"/>
            <w:szCs w:val="21"/>
          </w:rPr>
          <w:t>，在异构无人机系统中引入自适应补偿，实现通信链路故障下的编队保持。其核心在于通过分布式估计与补偿提高系统鲁棒性，但算法参数调整复杂、收敛速度受噪声干扰影响显著。</w:t>
        </w:r>
        <w:r w:rsidR="00AA612C" w:rsidRPr="00AA612C">
          <w:rPr>
            <w:rFonts w:hint="eastAsia"/>
            <w:color w:val="000000"/>
            <w:sz w:val="21"/>
            <w:szCs w:val="21"/>
          </w:rPr>
          <w:t xml:space="preserve">Wei </w:t>
        </w:r>
        <w:r w:rsidR="00AA612C" w:rsidRPr="00AA612C">
          <w:rPr>
            <w:rFonts w:hint="eastAsia"/>
            <w:color w:val="000000"/>
            <w:sz w:val="21"/>
            <w:szCs w:val="21"/>
          </w:rPr>
          <w:t>等人提出的抗干扰协同通信算法（</w:t>
        </w:r>
        <w:r w:rsidR="00AA612C" w:rsidRPr="00AA612C">
          <w:rPr>
            <w:rFonts w:hint="eastAsia"/>
            <w:color w:val="000000"/>
            <w:sz w:val="21"/>
            <w:szCs w:val="21"/>
          </w:rPr>
          <w:t>AJ-APF</w:t>
        </w:r>
        <w:r w:rsidR="00AA612C" w:rsidRPr="00AA612C">
          <w:rPr>
            <w:rFonts w:hint="eastAsia"/>
            <w:color w:val="000000"/>
            <w:sz w:val="21"/>
            <w:szCs w:val="21"/>
          </w:rPr>
          <w:t>）</w:t>
        </w:r>
      </w:ins>
      <w:ins w:id="372" w:author="运璐 何" w:date="2025-11-23T10:13:00Z">
        <w:r w:rsidR="005B63FC" w:rsidRPr="005B63FC">
          <w:rPr>
            <w:color w:val="000000"/>
            <w:sz w:val="21"/>
            <w:szCs w:val="21"/>
            <w:vertAlign w:val="superscript"/>
            <w:rPrChange w:id="373" w:author="运璐 何" w:date="2025-11-23T10:13:00Z">
              <w:rPr>
                <w:color w:val="000000"/>
                <w:sz w:val="21"/>
                <w:szCs w:val="21"/>
              </w:rPr>
            </w:rPrChange>
          </w:rPr>
          <w:fldChar w:fldCharType="begin"/>
        </w:r>
        <w:r w:rsidR="005B63FC" w:rsidRPr="005B63FC">
          <w:rPr>
            <w:color w:val="000000"/>
            <w:sz w:val="21"/>
            <w:szCs w:val="21"/>
            <w:vertAlign w:val="superscript"/>
            <w:rPrChange w:id="374" w:author="运璐 何" w:date="2025-11-23T10:13:00Z">
              <w:rPr>
                <w:color w:val="000000"/>
                <w:sz w:val="21"/>
                <w:szCs w:val="21"/>
              </w:rPr>
            </w:rPrChange>
          </w:rPr>
          <w:instrText xml:space="preserve"> </w:instrText>
        </w:r>
        <w:r w:rsidR="005B63FC" w:rsidRPr="005B63FC">
          <w:rPr>
            <w:rFonts w:hint="eastAsia"/>
            <w:color w:val="000000"/>
            <w:sz w:val="21"/>
            <w:szCs w:val="21"/>
            <w:vertAlign w:val="superscript"/>
            <w:rPrChange w:id="375" w:author="运璐 何" w:date="2025-11-23T10:13:00Z">
              <w:rPr>
                <w:rFonts w:hint="eastAsia"/>
                <w:color w:val="000000"/>
                <w:sz w:val="21"/>
                <w:szCs w:val="21"/>
              </w:rPr>
            </w:rPrChange>
          </w:rPr>
          <w:instrText>REF _Ref210901592 \r \h</w:instrText>
        </w:r>
        <w:r w:rsidR="005B63FC" w:rsidRPr="005B63FC">
          <w:rPr>
            <w:color w:val="000000"/>
            <w:sz w:val="21"/>
            <w:szCs w:val="21"/>
            <w:vertAlign w:val="superscript"/>
            <w:rPrChange w:id="376" w:author="运璐 何" w:date="2025-11-23T10:13:00Z">
              <w:rPr>
                <w:color w:val="000000"/>
                <w:sz w:val="21"/>
                <w:szCs w:val="21"/>
              </w:rPr>
            </w:rPrChange>
          </w:rPr>
          <w:instrText xml:space="preserve"> </w:instrText>
        </w:r>
        <w:r w:rsidR="005B63FC" w:rsidRPr="005B63FC">
          <w:rPr>
            <w:color w:val="000000"/>
            <w:sz w:val="21"/>
            <w:szCs w:val="21"/>
            <w:vertAlign w:val="superscript"/>
            <w:rPrChange w:id="377" w:author="运璐 何" w:date="2025-11-23T10:13:00Z">
              <w:rPr>
                <w:color w:val="000000"/>
                <w:sz w:val="21"/>
                <w:szCs w:val="21"/>
              </w:rPr>
            </w:rPrChange>
          </w:rPr>
        </w:r>
      </w:ins>
      <w:r w:rsidR="005B63FC">
        <w:rPr>
          <w:color w:val="000000"/>
          <w:sz w:val="21"/>
          <w:szCs w:val="21"/>
          <w:vertAlign w:val="superscript"/>
        </w:rPr>
        <w:instrText xml:space="preserve"> \* MERGEFORMAT </w:instrText>
      </w:r>
      <w:r w:rsidR="005B63FC" w:rsidRPr="005B63FC">
        <w:rPr>
          <w:color w:val="000000"/>
          <w:sz w:val="21"/>
          <w:szCs w:val="21"/>
          <w:vertAlign w:val="superscript"/>
          <w:rPrChange w:id="378" w:author="运璐 何" w:date="2025-11-23T10:13:00Z">
            <w:rPr>
              <w:color w:val="000000"/>
              <w:sz w:val="21"/>
              <w:szCs w:val="21"/>
            </w:rPr>
          </w:rPrChange>
        </w:rPr>
        <w:fldChar w:fldCharType="separate"/>
      </w:r>
      <w:ins w:id="379" w:author="运璐 何" w:date="2025-11-23T10:13:00Z">
        <w:r w:rsidR="005B63FC" w:rsidRPr="005B63FC">
          <w:rPr>
            <w:color w:val="000000"/>
            <w:sz w:val="21"/>
            <w:szCs w:val="21"/>
            <w:vertAlign w:val="superscript"/>
            <w:rPrChange w:id="380" w:author="运璐 何" w:date="2025-11-23T10:13:00Z">
              <w:rPr>
                <w:color w:val="000000"/>
                <w:sz w:val="21"/>
                <w:szCs w:val="21"/>
              </w:rPr>
            </w:rPrChange>
          </w:rPr>
          <w:t>[</w:t>
        </w:r>
        <w:r w:rsidR="005B63FC" w:rsidRPr="005B63FC">
          <w:rPr>
            <w:color w:val="000000"/>
            <w:sz w:val="21"/>
            <w:szCs w:val="21"/>
            <w:vertAlign w:val="superscript"/>
            <w:rPrChange w:id="381" w:author="运璐 何" w:date="2025-11-23T10:13:00Z">
              <w:rPr>
                <w:color w:val="000000"/>
                <w:sz w:val="21"/>
                <w:szCs w:val="21"/>
              </w:rPr>
            </w:rPrChange>
          </w:rPr>
          <w:t>2</w:t>
        </w:r>
        <w:r w:rsidR="005B63FC" w:rsidRPr="005B63FC">
          <w:rPr>
            <w:color w:val="000000"/>
            <w:sz w:val="21"/>
            <w:szCs w:val="21"/>
            <w:vertAlign w:val="superscript"/>
            <w:rPrChange w:id="382" w:author="运璐 何" w:date="2025-11-23T10:13:00Z">
              <w:rPr>
                <w:color w:val="000000"/>
                <w:sz w:val="21"/>
                <w:szCs w:val="21"/>
              </w:rPr>
            </w:rPrChange>
          </w:rPr>
          <w:t>1]</w:t>
        </w:r>
        <w:r w:rsidR="005B63FC" w:rsidRPr="005B63FC">
          <w:rPr>
            <w:color w:val="000000"/>
            <w:sz w:val="21"/>
            <w:szCs w:val="21"/>
            <w:vertAlign w:val="superscript"/>
            <w:rPrChange w:id="383" w:author="运璐 何" w:date="2025-11-23T10:13:00Z">
              <w:rPr>
                <w:color w:val="000000"/>
                <w:sz w:val="21"/>
                <w:szCs w:val="21"/>
              </w:rPr>
            </w:rPrChange>
          </w:rPr>
          <w:fldChar w:fldCharType="end"/>
        </w:r>
      </w:ins>
      <w:ins w:id="384" w:author="运璐 何" w:date="2025-11-13T17:05:00Z">
        <w:r w:rsidR="00AA612C" w:rsidRPr="00AA612C">
          <w:rPr>
            <w:rFonts w:hint="eastAsia"/>
            <w:color w:val="000000"/>
            <w:sz w:val="21"/>
            <w:szCs w:val="21"/>
          </w:rPr>
          <w:t>，将通信信道信噪比与干扰功率建模为势场约束项，实现通信链路的自适应调节与抗干扰保持。该方法在电磁干扰环境下提升了通信鲁棒性，但</w:t>
        </w:r>
      </w:ins>
      <w:ins w:id="385" w:author="运璐 何" w:date="2025-11-23T10:27:00Z">
        <w:r w:rsidR="00310A33">
          <w:rPr>
            <w:rFonts w:hint="eastAsia"/>
            <w:color w:val="000000"/>
            <w:sz w:val="21"/>
            <w:szCs w:val="21"/>
          </w:rPr>
          <w:t>其最多考虑了</w:t>
        </w:r>
        <w:r w:rsidR="00310A33">
          <w:rPr>
            <w:rFonts w:hint="eastAsia"/>
            <w:color w:val="000000"/>
            <w:sz w:val="21"/>
            <w:szCs w:val="21"/>
          </w:rPr>
          <w:t>7</w:t>
        </w:r>
        <w:r w:rsidR="00310A33">
          <w:rPr>
            <w:rFonts w:hint="eastAsia"/>
            <w:color w:val="000000"/>
            <w:sz w:val="21"/>
            <w:szCs w:val="21"/>
          </w:rPr>
          <w:t>架无人机且</w:t>
        </w:r>
      </w:ins>
      <w:ins w:id="386" w:author="运璐 何" w:date="2025-11-23T10:28:00Z">
        <w:r w:rsidR="00310A33">
          <w:rPr>
            <w:rFonts w:hint="eastAsia"/>
            <w:color w:val="000000"/>
            <w:sz w:val="21"/>
            <w:szCs w:val="21"/>
          </w:rPr>
          <w:t>无</w:t>
        </w:r>
      </w:ins>
      <w:ins w:id="387" w:author="运璐 何" w:date="2025-11-23T10:27:00Z">
        <w:r w:rsidR="00310A33">
          <w:rPr>
            <w:rFonts w:hint="eastAsia"/>
            <w:color w:val="000000"/>
            <w:sz w:val="21"/>
            <w:szCs w:val="21"/>
          </w:rPr>
          <w:t>建筑障碍的场景，</w:t>
        </w:r>
      </w:ins>
      <w:ins w:id="388" w:author="运璐 何" w:date="2025-11-13T17:05:00Z">
        <w:r w:rsidR="00AA612C" w:rsidRPr="00AA612C">
          <w:rPr>
            <w:rFonts w:hint="eastAsia"/>
            <w:color w:val="000000"/>
            <w:sz w:val="21"/>
            <w:szCs w:val="21"/>
          </w:rPr>
          <w:t>随着无人机数量增加</w:t>
        </w:r>
      </w:ins>
      <w:ins w:id="389" w:author="运璐 何" w:date="2025-11-23T10:28:00Z">
        <w:r w:rsidR="00310A33">
          <w:rPr>
            <w:rFonts w:hint="eastAsia"/>
            <w:color w:val="000000"/>
            <w:sz w:val="21"/>
            <w:szCs w:val="21"/>
          </w:rPr>
          <w:t>和建筑障碍的存在，多源势场叠加</w:t>
        </w:r>
      </w:ins>
      <w:ins w:id="390" w:author="运璐 何" w:date="2025-11-13T17:05:00Z">
        <w:r w:rsidR="00AA612C" w:rsidRPr="00AA612C">
          <w:rPr>
            <w:rFonts w:hint="eastAsia"/>
            <w:color w:val="000000"/>
            <w:sz w:val="21"/>
            <w:szCs w:val="21"/>
          </w:rPr>
          <w:t>易引发局部振荡与死锁现象</w:t>
        </w:r>
      </w:ins>
      <w:ins w:id="391" w:author="运璐 何" w:date="2025-11-23T10:29:00Z">
        <w:r w:rsidR="00310A33">
          <w:rPr>
            <w:rFonts w:hint="eastAsia"/>
            <w:color w:val="000000"/>
            <w:sz w:val="21"/>
            <w:szCs w:val="21"/>
          </w:rPr>
          <w:t>导致在大规模复杂场景下效果不足</w:t>
        </w:r>
      </w:ins>
      <w:ins w:id="392" w:author="运璐 何" w:date="2025-11-13T17:05:00Z">
        <w:r w:rsidR="00AA612C" w:rsidRPr="00AA612C">
          <w:rPr>
            <w:rFonts w:hint="eastAsia"/>
            <w:color w:val="000000"/>
            <w:sz w:val="21"/>
            <w:szCs w:val="21"/>
          </w:rPr>
          <w:t>。总体来看，</w:t>
        </w:r>
      </w:ins>
      <w:ins w:id="393" w:author="运璐 何" w:date="2025-11-14T10:17:00Z">
        <w:r w:rsidR="00AD1D09">
          <w:rPr>
            <w:rFonts w:hint="eastAsia"/>
            <w:color w:val="000000"/>
            <w:sz w:val="21"/>
            <w:szCs w:val="21"/>
          </w:rPr>
          <w:t>现有改进人工势场</w:t>
        </w:r>
      </w:ins>
      <w:ins w:id="394" w:author="运璐 何" w:date="2025-11-13T17:05:00Z">
        <w:r w:rsidR="00AA612C" w:rsidRPr="00AA612C">
          <w:rPr>
            <w:rFonts w:hint="eastAsia"/>
            <w:color w:val="000000"/>
            <w:sz w:val="21"/>
            <w:szCs w:val="21"/>
          </w:rPr>
          <w:t>方法通过将通信性能嵌入势场模型，实现了路径规划与通信保持的统一建模，具备良好的分布式与实时特性；然而，其在大规模集群和动态复杂环境下仍存在</w:t>
        </w:r>
      </w:ins>
      <w:ins w:id="395" w:author="运璐 何" w:date="2025-11-23T10:29:00Z">
        <w:r w:rsidR="00310A33">
          <w:rPr>
            <w:rFonts w:hint="eastAsia"/>
            <w:color w:val="000000"/>
            <w:sz w:val="21"/>
            <w:szCs w:val="21"/>
          </w:rPr>
          <w:t>多源</w:t>
        </w:r>
      </w:ins>
      <w:ins w:id="396" w:author="运璐 何" w:date="2025-11-13T17:05:00Z">
        <w:r w:rsidR="00AA612C" w:rsidRPr="00AA612C">
          <w:rPr>
            <w:rFonts w:hint="eastAsia"/>
            <w:color w:val="000000"/>
            <w:sz w:val="21"/>
            <w:szCs w:val="21"/>
          </w:rPr>
          <w:t>势场耦合加剧</w:t>
        </w:r>
      </w:ins>
      <w:ins w:id="397" w:author="运璐 何" w:date="2025-11-23T10:29:00Z">
        <w:r w:rsidR="00310A33">
          <w:rPr>
            <w:rFonts w:hint="eastAsia"/>
            <w:color w:val="000000"/>
            <w:sz w:val="21"/>
            <w:szCs w:val="21"/>
          </w:rPr>
          <w:t>导致</w:t>
        </w:r>
      </w:ins>
      <w:ins w:id="398" w:author="运璐 何" w:date="2025-11-13T17:05:00Z">
        <w:r w:rsidR="00AA612C" w:rsidRPr="00AA612C">
          <w:rPr>
            <w:rFonts w:hint="eastAsia"/>
            <w:color w:val="000000"/>
            <w:sz w:val="21"/>
            <w:szCs w:val="21"/>
          </w:rPr>
          <w:t>规划稳定性下降等问题。</w:t>
        </w:r>
      </w:ins>
    </w:p>
    <w:p w14:paraId="4CCD052F" w14:textId="38694741" w:rsidR="00530D73" w:rsidRPr="0013068A" w:rsidRDefault="00530D73" w:rsidP="008A5413">
      <w:pPr>
        <w:spacing w:line="360" w:lineRule="auto"/>
        <w:ind w:firstLineChars="196" w:firstLine="412"/>
        <w:rPr>
          <w:color w:val="000000"/>
          <w:sz w:val="21"/>
          <w:szCs w:val="21"/>
        </w:rPr>
      </w:pPr>
      <w:r w:rsidRPr="0013068A">
        <w:rPr>
          <w:rFonts w:hint="eastAsia"/>
          <w:color w:val="000000"/>
          <w:sz w:val="21"/>
          <w:szCs w:val="21"/>
        </w:rPr>
        <w:t>由上述可知</w:t>
      </w:r>
      <w:r w:rsidRPr="0013068A">
        <w:rPr>
          <w:color w:val="000000"/>
          <w:sz w:val="21"/>
          <w:szCs w:val="21"/>
        </w:rPr>
        <w:t>当前</w:t>
      </w:r>
      <w:ins w:id="399" w:author="运璐 何" w:date="2025-11-23T10:29:00Z">
        <w:r w:rsidR="00310A33">
          <w:rPr>
            <w:rFonts w:hint="eastAsia"/>
            <w:color w:val="000000"/>
            <w:sz w:val="21"/>
            <w:szCs w:val="21"/>
          </w:rPr>
          <w:t>相关</w:t>
        </w:r>
      </w:ins>
      <w:r w:rsidRPr="0013068A">
        <w:rPr>
          <w:color w:val="000000"/>
          <w:sz w:val="21"/>
          <w:szCs w:val="21"/>
        </w:rPr>
        <w:t>研究</w:t>
      </w:r>
      <w:r w:rsidRPr="0013068A">
        <w:rPr>
          <w:rFonts w:hint="eastAsia"/>
          <w:color w:val="000000"/>
          <w:sz w:val="21"/>
          <w:szCs w:val="21"/>
        </w:rPr>
        <w:t>主要</w:t>
      </w:r>
      <w:r w:rsidRPr="0013068A">
        <w:rPr>
          <w:color w:val="000000"/>
          <w:sz w:val="21"/>
          <w:szCs w:val="21"/>
        </w:rPr>
        <w:t>存在</w:t>
      </w:r>
      <w:r w:rsidR="008A2710" w:rsidRPr="0013068A">
        <w:rPr>
          <w:rFonts w:hint="eastAsia"/>
          <w:color w:val="000000"/>
          <w:sz w:val="21"/>
          <w:szCs w:val="21"/>
        </w:rPr>
        <w:t>以下</w:t>
      </w:r>
      <w:r w:rsidR="00681669">
        <w:rPr>
          <w:rFonts w:hint="eastAsia"/>
          <w:color w:val="000000"/>
          <w:sz w:val="21"/>
          <w:szCs w:val="21"/>
        </w:rPr>
        <w:t>两</w:t>
      </w:r>
      <w:r w:rsidRPr="0013068A">
        <w:rPr>
          <w:rFonts w:hint="eastAsia"/>
          <w:color w:val="000000"/>
          <w:sz w:val="21"/>
          <w:szCs w:val="21"/>
        </w:rPr>
        <w:t>个</w:t>
      </w:r>
      <w:r w:rsidRPr="0013068A">
        <w:rPr>
          <w:color w:val="000000"/>
          <w:sz w:val="21"/>
          <w:szCs w:val="21"/>
        </w:rPr>
        <w:t>方面</w:t>
      </w:r>
      <w:r w:rsidRPr="0013068A">
        <w:rPr>
          <w:rFonts w:hint="eastAsia"/>
          <w:color w:val="000000"/>
          <w:sz w:val="21"/>
          <w:szCs w:val="21"/>
        </w:rPr>
        <w:t>的</w:t>
      </w:r>
      <w:r w:rsidRPr="0013068A">
        <w:rPr>
          <w:color w:val="000000"/>
          <w:sz w:val="21"/>
          <w:szCs w:val="21"/>
        </w:rPr>
        <w:t>不足：</w:t>
      </w:r>
      <w:r w:rsidR="00830D64" w:rsidDel="00830D64">
        <w:rPr>
          <w:color w:val="000000"/>
          <w:sz w:val="21"/>
          <w:szCs w:val="21"/>
        </w:rPr>
        <w:t xml:space="preserve"> </w:t>
      </w:r>
      <w:r w:rsidR="00830D64">
        <w:rPr>
          <w:color w:val="000000"/>
          <w:sz w:val="21"/>
          <w:szCs w:val="21"/>
        </w:rPr>
        <w:t>1</w:t>
      </w:r>
      <w:r w:rsidR="008A2710" w:rsidRPr="0013068A">
        <w:rPr>
          <w:rFonts w:hint="eastAsia"/>
          <w:color w:val="000000"/>
          <w:sz w:val="21"/>
          <w:szCs w:val="21"/>
        </w:rPr>
        <w:t>）</w:t>
      </w:r>
      <w:r w:rsidR="0085418D">
        <w:rPr>
          <w:rFonts w:hint="eastAsia"/>
          <w:color w:val="000000"/>
          <w:sz w:val="21"/>
          <w:szCs w:val="21"/>
        </w:rPr>
        <w:t>通信保持效果不足</w:t>
      </w:r>
      <w:r w:rsidRPr="0013068A">
        <w:rPr>
          <w:color w:val="000000"/>
          <w:sz w:val="21"/>
          <w:szCs w:val="21"/>
        </w:rPr>
        <w:t>：</w:t>
      </w:r>
      <w:r w:rsidR="0085418D">
        <w:rPr>
          <w:rFonts w:hint="eastAsia"/>
          <w:color w:val="000000"/>
          <w:sz w:val="21"/>
          <w:szCs w:val="21"/>
        </w:rPr>
        <w:t>启发式算法和强化学习在大规模复杂环境下难以有效满足通信保持需求</w:t>
      </w:r>
      <w:r w:rsidR="00830D64">
        <w:rPr>
          <w:rFonts w:hint="eastAsia"/>
          <w:color w:val="000000"/>
          <w:sz w:val="21"/>
          <w:szCs w:val="21"/>
        </w:rPr>
        <w:t>；</w:t>
      </w:r>
      <w:r w:rsidR="00830D64">
        <w:rPr>
          <w:color w:val="000000"/>
          <w:sz w:val="21"/>
          <w:szCs w:val="21"/>
        </w:rPr>
        <w:t>2</w:t>
      </w:r>
      <w:r w:rsidR="00830D64" w:rsidRPr="0013068A">
        <w:rPr>
          <w:rFonts w:hint="eastAsia"/>
          <w:color w:val="000000"/>
          <w:sz w:val="21"/>
          <w:szCs w:val="21"/>
        </w:rPr>
        <w:t>）</w:t>
      </w:r>
      <w:r w:rsidR="00830D64">
        <w:rPr>
          <w:rFonts w:hint="eastAsia"/>
          <w:color w:val="000000"/>
          <w:sz w:val="21"/>
          <w:szCs w:val="21"/>
        </w:rPr>
        <w:t>扩展性</w:t>
      </w:r>
      <w:r w:rsidR="00830D64" w:rsidRPr="0013068A">
        <w:rPr>
          <w:color w:val="000000"/>
          <w:sz w:val="21"/>
          <w:szCs w:val="21"/>
        </w:rPr>
        <w:t>不足：</w:t>
      </w:r>
      <w:r w:rsidR="00830D64">
        <w:rPr>
          <w:rFonts w:hint="eastAsia"/>
          <w:color w:val="000000"/>
          <w:sz w:val="21"/>
          <w:szCs w:val="21"/>
        </w:rPr>
        <w:t>现有基于改进人工势场算法</w:t>
      </w:r>
      <w:r w:rsidR="00830D64" w:rsidRPr="0013068A">
        <w:rPr>
          <w:color w:val="000000"/>
          <w:sz w:val="21"/>
          <w:szCs w:val="21"/>
        </w:rPr>
        <w:t>在</w:t>
      </w:r>
      <w:r w:rsidR="00830D64">
        <w:rPr>
          <w:rFonts w:hint="eastAsia"/>
          <w:color w:val="000000"/>
          <w:sz w:val="21"/>
          <w:szCs w:val="21"/>
        </w:rPr>
        <w:t>大规模</w:t>
      </w:r>
      <w:r w:rsidR="00830D64" w:rsidRPr="0013068A">
        <w:rPr>
          <w:color w:val="000000"/>
          <w:sz w:val="21"/>
          <w:szCs w:val="21"/>
        </w:rPr>
        <w:t>复杂环境中易出现</w:t>
      </w:r>
      <w:ins w:id="400" w:author="运璐 何" w:date="2025-11-19T16:04:00Z">
        <w:r w:rsidR="0041424B">
          <w:rPr>
            <w:rFonts w:hint="eastAsia"/>
            <w:color w:val="000000"/>
            <w:sz w:val="21"/>
            <w:szCs w:val="21"/>
          </w:rPr>
          <w:t>势场</w:t>
        </w:r>
      </w:ins>
      <w:ins w:id="401" w:author="运璐 何" w:date="2025-11-19T16:05:00Z">
        <w:r w:rsidR="0041424B">
          <w:rPr>
            <w:rFonts w:hint="eastAsia"/>
            <w:color w:val="000000"/>
            <w:sz w:val="21"/>
            <w:szCs w:val="21"/>
          </w:rPr>
          <w:t>叠加导致</w:t>
        </w:r>
      </w:ins>
      <w:r w:rsidR="00830D64" w:rsidRPr="0013068A">
        <w:rPr>
          <w:color w:val="000000"/>
          <w:sz w:val="21"/>
          <w:szCs w:val="21"/>
        </w:rPr>
        <w:t>死锁或</w:t>
      </w:r>
      <w:r w:rsidR="00830D64" w:rsidRPr="0013068A">
        <w:rPr>
          <w:rFonts w:hint="eastAsia"/>
          <w:color w:val="000000"/>
          <w:sz w:val="21"/>
          <w:szCs w:val="21"/>
        </w:rPr>
        <w:t>震荡导致</w:t>
      </w:r>
      <w:r w:rsidR="00830D64">
        <w:rPr>
          <w:rFonts w:hint="eastAsia"/>
          <w:color w:val="000000"/>
          <w:sz w:val="21"/>
          <w:szCs w:val="21"/>
        </w:rPr>
        <w:t>算法性能和规划</w:t>
      </w:r>
      <w:r w:rsidR="00830D64" w:rsidRPr="0013068A">
        <w:rPr>
          <w:color w:val="000000"/>
          <w:sz w:val="21"/>
          <w:szCs w:val="21"/>
        </w:rPr>
        <w:t>效率下降</w:t>
      </w:r>
      <w:r w:rsidR="00830D64">
        <w:rPr>
          <w:rFonts w:hint="eastAsia"/>
          <w:color w:val="000000"/>
          <w:sz w:val="21"/>
          <w:szCs w:val="21"/>
        </w:rPr>
        <w:t>。</w:t>
      </w:r>
      <w:r w:rsidR="00C7408C" w:rsidRPr="0013068A">
        <w:rPr>
          <w:color w:val="000000"/>
          <w:sz w:val="21"/>
          <w:szCs w:val="21"/>
        </w:rPr>
        <w:t xml:space="preserve"> </w:t>
      </w:r>
    </w:p>
    <w:bookmarkEnd w:id="171"/>
    <w:p w14:paraId="75DF5113" w14:textId="77777777" w:rsidR="00324D92" w:rsidRDefault="001A5B6D" w:rsidP="003429B3">
      <w:pPr>
        <w:spacing w:line="360" w:lineRule="auto"/>
        <w:ind w:firstLineChars="196" w:firstLine="412"/>
        <w:rPr>
          <w:ins w:id="402" w:author="运璐 何" w:date="2025-11-13T15:31:00Z"/>
          <w:color w:val="000000"/>
          <w:sz w:val="21"/>
          <w:szCs w:val="21"/>
        </w:rPr>
      </w:pPr>
      <w:r w:rsidRPr="0013068A">
        <w:rPr>
          <w:color w:val="000000"/>
          <w:sz w:val="21"/>
          <w:szCs w:val="21"/>
        </w:rPr>
        <w:t>针对上述研究</w:t>
      </w:r>
      <w:r w:rsidR="00530D73" w:rsidRPr="0013068A">
        <w:rPr>
          <w:rFonts w:hint="eastAsia"/>
          <w:color w:val="000000"/>
          <w:sz w:val="21"/>
          <w:szCs w:val="21"/>
        </w:rPr>
        <w:t>以及</w:t>
      </w:r>
      <w:r w:rsidR="00681669">
        <w:rPr>
          <w:rFonts w:hint="eastAsia"/>
          <w:color w:val="000000"/>
          <w:sz w:val="21"/>
          <w:szCs w:val="21"/>
        </w:rPr>
        <w:t>两方面的</w:t>
      </w:r>
      <w:r w:rsidRPr="0013068A">
        <w:rPr>
          <w:color w:val="000000"/>
          <w:sz w:val="21"/>
          <w:szCs w:val="21"/>
        </w:rPr>
        <w:t>不足，本文提出了一种针对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w:t>
      </w:r>
      <w:del w:id="403" w:author="运璐 何" w:date="2025-11-13T14:08:00Z">
        <w:r w:rsidRPr="0013068A" w:rsidDel="003A6624">
          <w:rPr>
            <w:color w:val="000000"/>
            <w:sz w:val="21"/>
            <w:szCs w:val="21"/>
          </w:rPr>
          <w:delText>无人机集群</w:delText>
        </w:r>
        <w:commentRangeStart w:id="404"/>
        <w:commentRangeStart w:id="405"/>
        <w:r w:rsidR="00681669" w:rsidDel="003A6624">
          <w:rPr>
            <w:rFonts w:hint="eastAsia"/>
            <w:color w:val="000000"/>
            <w:sz w:val="21"/>
            <w:szCs w:val="21"/>
          </w:rPr>
          <w:delText>分层</w:delText>
        </w:r>
        <w:r w:rsidRPr="00BE7D2F" w:rsidDel="003A6624">
          <w:rPr>
            <w:rFonts w:hint="eastAsia"/>
            <w:color w:val="000000"/>
            <w:sz w:val="21"/>
            <w:szCs w:val="21"/>
          </w:rPr>
          <w:delText>分簇</w:delText>
        </w:r>
        <w:r w:rsidR="00681669" w:rsidDel="003A6624">
          <w:rPr>
            <w:rFonts w:hint="eastAsia"/>
            <w:color w:val="000000"/>
            <w:sz w:val="21"/>
            <w:szCs w:val="21"/>
          </w:rPr>
          <w:delText>协同</w:delText>
        </w:r>
        <w:commentRangeEnd w:id="404"/>
        <w:r w:rsidR="00762A7B" w:rsidDel="003A6624">
          <w:rPr>
            <w:rStyle w:val="ac"/>
          </w:rPr>
          <w:commentReference w:id="404"/>
        </w:r>
        <w:commentRangeEnd w:id="405"/>
        <w:r w:rsidR="00E410C3" w:rsidDel="003A6624">
          <w:rPr>
            <w:rStyle w:val="ac"/>
          </w:rPr>
          <w:commentReference w:id="405"/>
        </w:r>
        <w:r w:rsidR="00681669" w:rsidDel="003A6624">
          <w:rPr>
            <w:rFonts w:hint="eastAsia"/>
            <w:color w:val="000000"/>
            <w:sz w:val="21"/>
            <w:szCs w:val="21"/>
          </w:rPr>
          <w:delText>机制的通信保持</w:delText>
        </w:r>
        <w:r w:rsidRPr="00BE7D2F" w:rsidDel="003A6624">
          <w:rPr>
            <w:color w:val="000000"/>
            <w:sz w:val="21"/>
            <w:szCs w:val="21"/>
          </w:rPr>
          <w:delText>路径规划算法</w:delText>
        </w:r>
        <w:r w:rsidRPr="00BE7D2F" w:rsidDel="003A6624">
          <w:rPr>
            <w:rFonts w:hint="eastAsia"/>
            <w:color w:val="000000"/>
            <w:sz w:val="21"/>
            <w:szCs w:val="21"/>
          </w:rPr>
          <w:delText>（</w:delText>
        </w:r>
        <w:r w:rsidRPr="00BE7D2F" w:rsidDel="003A6624">
          <w:rPr>
            <w:rFonts w:hint="eastAsia"/>
            <w:color w:val="000000"/>
            <w:sz w:val="21"/>
            <w:szCs w:val="21"/>
          </w:rPr>
          <w:delText>C</w:delText>
        </w:r>
        <w:r w:rsidRPr="00BE7D2F" w:rsidDel="003A6624">
          <w:rPr>
            <w:color w:val="000000"/>
            <w:sz w:val="21"/>
            <w:szCs w:val="21"/>
          </w:rPr>
          <w:delText>L-RRT*-APF</w:delText>
        </w:r>
        <w:r w:rsidRPr="00BE7D2F" w:rsidDel="003A6624">
          <w:rPr>
            <w:rFonts w:hint="eastAsia"/>
            <w:color w:val="000000"/>
            <w:sz w:val="21"/>
            <w:szCs w:val="21"/>
          </w:rPr>
          <w:delText>）</w:delText>
        </w:r>
      </w:del>
      <w:ins w:id="406" w:author="运璐 何" w:date="2025-11-13T14:11:00Z">
        <w:r w:rsidR="003A6624">
          <w:rPr>
            <w:rFonts w:hint="eastAsia"/>
            <w:color w:val="000000"/>
            <w:sz w:val="21"/>
            <w:szCs w:val="21"/>
          </w:rPr>
          <w:t>结合</w:t>
        </w:r>
      </w:ins>
      <w:ins w:id="407" w:author="运璐 何" w:date="2025-11-13T14:08:00Z">
        <w:r w:rsidR="003A6624" w:rsidRPr="003A6624">
          <w:rPr>
            <w:rFonts w:hint="eastAsia"/>
            <w:color w:val="000000"/>
            <w:sz w:val="21"/>
            <w:szCs w:val="21"/>
          </w:rPr>
          <w:t>全局路径采样与局部人工势场法的分簇协同通信保持路径规划方法（</w:t>
        </w:r>
        <w:r w:rsidR="003A6624" w:rsidRPr="003A6624">
          <w:rPr>
            <w:rFonts w:hint="eastAsia"/>
            <w:color w:val="000000"/>
            <w:sz w:val="21"/>
            <w:szCs w:val="21"/>
          </w:rPr>
          <w:t>C-RRT*-APF</w:t>
        </w:r>
        <w:r w:rsidR="003A6624" w:rsidRPr="003A6624">
          <w:rPr>
            <w:rFonts w:hint="eastAsia"/>
            <w:color w:val="000000"/>
            <w:sz w:val="21"/>
            <w:szCs w:val="21"/>
          </w:rPr>
          <w:t>）</w:t>
        </w:r>
      </w:ins>
      <w:r w:rsidRPr="0013068A">
        <w:rPr>
          <w:color w:val="000000"/>
          <w:sz w:val="21"/>
          <w:szCs w:val="21"/>
        </w:rPr>
        <w:t>。</w:t>
      </w:r>
      <w:del w:id="408" w:author="运璐 何" w:date="2025-11-13T15:30:00Z">
        <w:r w:rsidRPr="0013068A" w:rsidDel="002C65A5">
          <w:rPr>
            <w:color w:val="000000"/>
            <w:sz w:val="21"/>
            <w:szCs w:val="21"/>
          </w:rPr>
          <w:delText>该算法通过分层分簇的规划思想，将全局规划与局部规划有效结合，以同时兼顾</w:delText>
        </w:r>
        <w:r w:rsidR="00681669" w:rsidDel="002C65A5">
          <w:rPr>
            <w:rFonts w:hint="eastAsia"/>
            <w:color w:val="000000"/>
            <w:sz w:val="21"/>
            <w:szCs w:val="21"/>
          </w:rPr>
          <w:delText>大规模下的扩展性</w:delText>
        </w:r>
        <w:r w:rsidRPr="0013068A" w:rsidDel="002C65A5">
          <w:rPr>
            <w:color w:val="000000"/>
            <w:sz w:val="21"/>
            <w:szCs w:val="21"/>
          </w:rPr>
          <w:delText>与通信</w:delText>
        </w:r>
        <w:r w:rsidR="00681669" w:rsidDel="002C65A5">
          <w:rPr>
            <w:rFonts w:hint="eastAsia"/>
            <w:color w:val="000000"/>
            <w:sz w:val="21"/>
            <w:szCs w:val="21"/>
          </w:rPr>
          <w:delText>保持效果</w:delText>
        </w:r>
      </w:del>
      <w:ins w:id="409" w:author="运璐 何" w:date="2025-11-13T15:30:00Z">
        <w:r w:rsidR="002C65A5" w:rsidRPr="002C65A5">
          <w:rPr>
            <w:rFonts w:hint="eastAsia"/>
            <w:color w:val="000000"/>
            <w:sz w:val="21"/>
            <w:szCs w:val="21"/>
          </w:rPr>
          <w:t>该算法通过全局路径采样</w:t>
        </w:r>
      </w:ins>
      <w:ins w:id="410" w:author="运璐 何" w:date="2025-11-13T15:31:00Z">
        <w:r w:rsidR="00324D92">
          <w:rPr>
            <w:rFonts w:hint="eastAsia"/>
            <w:color w:val="000000"/>
            <w:sz w:val="21"/>
            <w:szCs w:val="21"/>
          </w:rPr>
          <w:t>结合</w:t>
        </w:r>
      </w:ins>
      <w:ins w:id="411" w:author="运璐 何" w:date="2025-11-13T15:30:00Z">
        <w:r w:rsidR="002C65A5" w:rsidRPr="002C65A5">
          <w:rPr>
            <w:rFonts w:hint="eastAsia"/>
            <w:color w:val="000000"/>
            <w:sz w:val="21"/>
            <w:szCs w:val="21"/>
          </w:rPr>
          <w:t>局部人工势场</w:t>
        </w:r>
      </w:ins>
      <w:ins w:id="412" w:author="运璐 何" w:date="2025-11-13T15:31:00Z">
        <w:r w:rsidR="00324D92">
          <w:rPr>
            <w:rFonts w:hint="eastAsia"/>
            <w:color w:val="000000"/>
            <w:sz w:val="21"/>
            <w:szCs w:val="21"/>
          </w:rPr>
          <w:t>的</w:t>
        </w:r>
      </w:ins>
      <w:ins w:id="413" w:author="运璐 何" w:date="2025-11-13T15:30:00Z">
        <w:r w:rsidR="002C65A5" w:rsidRPr="002C65A5">
          <w:rPr>
            <w:rFonts w:hint="eastAsia"/>
            <w:color w:val="000000"/>
            <w:sz w:val="21"/>
            <w:szCs w:val="21"/>
          </w:rPr>
          <w:t>双层机制，将全局任务导向与局部避障通信控制相结合，以兼顾大规模集群的扩展性与通信可靠性。主要创新点如下</w:t>
        </w:r>
      </w:ins>
      <w:r w:rsidR="00681669" w:rsidRPr="00681669">
        <w:rPr>
          <w:color w:val="000000"/>
          <w:sz w:val="21"/>
          <w:szCs w:val="21"/>
        </w:rPr>
        <w:t>：</w:t>
      </w:r>
    </w:p>
    <w:p w14:paraId="3C2D3DC4" w14:textId="43464369" w:rsidR="003429B3" w:rsidRPr="00681669" w:rsidDel="00324D92" w:rsidRDefault="003429B3" w:rsidP="003429B3">
      <w:pPr>
        <w:spacing w:line="360" w:lineRule="auto"/>
        <w:ind w:firstLineChars="196" w:firstLine="412"/>
        <w:rPr>
          <w:del w:id="414" w:author="运璐 何" w:date="2025-11-13T15:32:00Z"/>
          <w:color w:val="000000"/>
          <w:sz w:val="21"/>
          <w:szCs w:val="21"/>
        </w:rPr>
      </w:pPr>
      <w:del w:id="415" w:author="运璐 何" w:date="2025-11-13T15:32:00Z">
        <w:r w:rsidDel="00324D92">
          <w:rPr>
            <w:color w:val="000000"/>
            <w:sz w:val="21"/>
            <w:szCs w:val="21"/>
          </w:rPr>
          <w:delText>1</w:delText>
        </w:r>
        <w:r w:rsidRPr="00681669" w:rsidDel="00324D92">
          <w:rPr>
            <w:rFonts w:hint="eastAsia"/>
            <w:color w:val="000000"/>
            <w:sz w:val="21"/>
            <w:szCs w:val="21"/>
          </w:rPr>
          <w:delText>）面向大规模集群的分簇分层扩展机制。</w:delText>
        </w:r>
      </w:del>
    </w:p>
    <w:p w14:paraId="2EA761F8" w14:textId="436C7454" w:rsidR="003429B3" w:rsidDel="00324D92" w:rsidRDefault="003429B3" w:rsidP="003429B3">
      <w:pPr>
        <w:spacing w:line="360" w:lineRule="auto"/>
        <w:ind w:firstLineChars="196" w:firstLine="412"/>
        <w:rPr>
          <w:del w:id="416" w:author="运璐 何" w:date="2025-11-13T15:32:00Z"/>
          <w:color w:val="000000"/>
          <w:sz w:val="21"/>
          <w:szCs w:val="21"/>
        </w:rPr>
      </w:pPr>
      <w:del w:id="417" w:author="运璐 何" w:date="2025-11-13T15:32:00Z">
        <w:r w:rsidRPr="00681669" w:rsidDel="00324D92">
          <w:rPr>
            <w:rFonts w:hint="eastAsia"/>
            <w:color w:val="000000"/>
            <w:sz w:val="21"/>
            <w:szCs w:val="21"/>
          </w:rPr>
          <w:delText>针对</w:delText>
        </w:r>
        <w:r w:rsidDel="00324D92">
          <w:rPr>
            <w:rFonts w:hint="eastAsia"/>
            <w:color w:val="000000"/>
            <w:sz w:val="21"/>
            <w:szCs w:val="21"/>
          </w:rPr>
          <w:delText>现有的</w:delText>
        </w:r>
        <w:r w:rsidRPr="00681669" w:rsidDel="00324D92">
          <w:rPr>
            <w:rFonts w:hint="eastAsia"/>
            <w:color w:val="000000"/>
            <w:sz w:val="21"/>
            <w:szCs w:val="21"/>
          </w:rPr>
          <w:delText>改进人工势场算法在大规模环境中易出现震荡与死锁</w:delText>
        </w:r>
        <w:r w:rsidDel="00324D92">
          <w:rPr>
            <w:rFonts w:hint="eastAsia"/>
            <w:color w:val="000000"/>
            <w:sz w:val="21"/>
            <w:szCs w:val="21"/>
          </w:rPr>
          <w:delText>导致</w:delText>
        </w:r>
        <w:r w:rsidRPr="00681669" w:rsidDel="00324D92">
          <w:rPr>
            <w:rFonts w:hint="eastAsia"/>
            <w:color w:val="000000"/>
            <w:sz w:val="21"/>
            <w:szCs w:val="21"/>
          </w:rPr>
          <w:delText>规划效率下降的问题，本文提出基于分簇与分层的协同规划架构，将全局</w:delText>
        </w:r>
        <w:r w:rsidDel="00324D92">
          <w:rPr>
            <w:rFonts w:hint="eastAsia"/>
            <w:color w:val="000000"/>
            <w:sz w:val="21"/>
            <w:szCs w:val="21"/>
          </w:rPr>
          <w:delText>整体路径规划问题</w:delText>
        </w:r>
        <w:r w:rsidRPr="00681669" w:rsidDel="00324D92">
          <w:rPr>
            <w:rFonts w:hint="eastAsia"/>
            <w:color w:val="000000"/>
            <w:sz w:val="21"/>
            <w:szCs w:val="21"/>
          </w:rPr>
          <w:delText>划分为若干簇级局部规划问题。通过在全局层采用</w:delText>
        </w:r>
        <w:r w:rsidRPr="00681669" w:rsidDel="00324D92">
          <w:rPr>
            <w:rFonts w:hint="eastAsia"/>
            <w:color w:val="000000"/>
            <w:sz w:val="21"/>
            <w:szCs w:val="21"/>
          </w:rPr>
          <w:delText xml:space="preserve"> RRT* </w:delText>
        </w:r>
        <w:r w:rsidRPr="00681669" w:rsidDel="00324D92">
          <w:rPr>
            <w:rFonts w:hint="eastAsia"/>
            <w:color w:val="000000"/>
            <w:sz w:val="21"/>
            <w:szCs w:val="21"/>
          </w:rPr>
          <w:delText>进行路径引导，在局部层采用改进人工势场实现避障与连通控制，有效降低了势场耦合度与计算复杂度，避免了传统</w:delText>
        </w:r>
        <w:r w:rsidRPr="00681669" w:rsidDel="00324D92">
          <w:rPr>
            <w:rFonts w:hint="eastAsia"/>
            <w:color w:val="000000"/>
            <w:sz w:val="21"/>
            <w:szCs w:val="21"/>
          </w:rPr>
          <w:delText xml:space="preserve"> APF </w:delText>
        </w:r>
        <w:r w:rsidRPr="00681669" w:rsidDel="00324D92">
          <w:rPr>
            <w:rFonts w:hint="eastAsia"/>
            <w:color w:val="000000"/>
            <w:sz w:val="21"/>
            <w:szCs w:val="21"/>
          </w:rPr>
          <w:delText>算法在大规模环境下的振荡与死锁现象，显著提升了算法的扩展性与实时性。</w:delText>
        </w:r>
      </w:del>
    </w:p>
    <w:p w14:paraId="1DEE96C0" w14:textId="14035ACC" w:rsidR="00324D92" w:rsidRPr="00324D92" w:rsidRDefault="00324D92" w:rsidP="00324D92">
      <w:pPr>
        <w:spacing w:line="360" w:lineRule="auto"/>
        <w:ind w:firstLineChars="196" w:firstLine="412"/>
        <w:rPr>
          <w:ins w:id="418" w:author="运璐 何" w:date="2025-11-13T15:32:00Z"/>
          <w:color w:val="000000"/>
          <w:sz w:val="21"/>
          <w:szCs w:val="21"/>
        </w:rPr>
      </w:pPr>
      <w:ins w:id="419" w:author="运璐 何" w:date="2025-11-13T15:32:00Z">
        <w:r w:rsidRPr="00324D92">
          <w:rPr>
            <w:rFonts w:hint="eastAsia"/>
            <w:color w:val="000000"/>
            <w:sz w:val="21"/>
            <w:szCs w:val="21"/>
          </w:rPr>
          <w:t>1</w:t>
        </w:r>
        <w:r w:rsidRPr="00324D92">
          <w:rPr>
            <w:rFonts w:hint="eastAsia"/>
            <w:color w:val="000000"/>
            <w:sz w:val="21"/>
            <w:szCs w:val="21"/>
          </w:rPr>
          <w:t>）面向大规模</w:t>
        </w:r>
      </w:ins>
      <w:ins w:id="420" w:author="运璐 何" w:date="2025-11-23T10:30:00Z">
        <w:r w:rsidR="008976F0">
          <w:rPr>
            <w:rFonts w:hint="eastAsia"/>
            <w:color w:val="000000"/>
            <w:sz w:val="21"/>
            <w:szCs w:val="21"/>
          </w:rPr>
          <w:t>无人机</w:t>
        </w:r>
      </w:ins>
      <w:ins w:id="421" w:author="运璐 何" w:date="2025-11-13T15:32:00Z">
        <w:r w:rsidRPr="00324D92">
          <w:rPr>
            <w:rFonts w:hint="eastAsia"/>
            <w:color w:val="000000"/>
            <w:sz w:val="21"/>
            <w:szCs w:val="21"/>
          </w:rPr>
          <w:t>集群的分簇分层协同机制。</w:t>
        </w:r>
      </w:ins>
    </w:p>
    <w:p w14:paraId="32B78944" w14:textId="7D187B1A" w:rsidR="00324D92" w:rsidRPr="00681669" w:rsidRDefault="00324D92" w:rsidP="00324D92">
      <w:pPr>
        <w:spacing w:line="360" w:lineRule="auto"/>
        <w:ind w:firstLineChars="196" w:firstLine="412"/>
        <w:rPr>
          <w:ins w:id="422" w:author="运璐 何" w:date="2025-11-13T15:32:00Z"/>
          <w:color w:val="000000"/>
          <w:sz w:val="21"/>
          <w:szCs w:val="21"/>
        </w:rPr>
      </w:pPr>
      <w:ins w:id="423" w:author="运璐 何" w:date="2025-11-13T15:32:00Z">
        <w:r w:rsidRPr="00324D92">
          <w:rPr>
            <w:rFonts w:hint="eastAsia"/>
            <w:color w:val="000000"/>
            <w:sz w:val="21"/>
            <w:szCs w:val="21"/>
          </w:rPr>
          <w:t>针对</w:t>
        </w:r>
      </w:ins>
      <w:ins w:id="424" w:author="运璐 何" w:date="2025-11-23T10:30:00Z">
        <w:r w:rsidR="008976F0">
          <w:rPr>
            <w:rFonts w:hint="eastAsia"/>
            <w:color w:val="000000"/>
            <w:sz w:val="21"/>
            <w:szCs w:val="21"/>
          </w:rPr>
          <w:t>现有</w:t>
        </w:r>
      </w:ins>
      <w:ins w:id="425" w:author="运璐 何" w:date="2025-11-13T15:32:00Z">
        <w:r w:rsidRPr="00324D92">
          <w:rPr>
            <w:rFonts w:hint="eastAsia"/>
            <w:color w:val="000000"/>
            <w:sz w:val="21"/>
            <w:szCs w:val="21"/>
          </w:rPr>
          <w:t>改进人工势场算法在多无人机集群中易因多源势场叠加而产生震荡与死锁、导致规划失效的问题，本文引入基于分簇的层次化规划架构。首先将大规模无人机集群</w:t>
        </w:r>
      </w:ins>
      <w:ins w:id="426" w:author="运璐 何" w:date="2025-11-23T10:30:00Z">
        <w:r w:rsidR="008976F0">
          <w:rPr>
            <w:rFonts w:hint="eastAsia"/>
            <w:color w:val="000000"/>
            <w:sz w:val="21"/>
            <w:szCs w:val="21"/>
          </w:rPr>
          <w:t>静态</w:t>
        </w:r>
      </w:ins>
      <w:ins w:id="427" w:author="运璐 何" w:date="2025-11-13T15:32:00Z">
        <w:r w:rsidRPr="00324D92">
          <w:rPr>
            <w:rFonts w:hint="eastAsia"/>
            <w:color w:val="000000"/>
            <w:sz w:val="21"/>
            <w:szCs w:val="21"/>
          </w:rPr>
          <w:t>划分为多个簇，并在全局层采用带有簇间</w:t>
        </w:r>
      </w:ins>
      <w:ins w:id="428" w:author="运璐 何" w:date="2025-11-13T15:37:00Z">
        <w:r w:rsidRPr="00324D92">
          <w:rPr>
            <w:color w:val="000000"/>
            <w:sz w:val="21"/>
            <w:szCs w:val="21"/>
          </w:rPr>
          <w:t>Fréchet</w:t>
        </w:r>
      </w:ins>
      <w:ins w:id="429" w:author="运璐 何" w:date="2025-11-13T15:32:00Z">
        <w:r w:rsidRPr="00324D92">
          <w:rPr>
            <w:rFonts w:hint="eastAsia"/>
            <w:color w:val="000000"/>
            <w:sz w:val="21"/>
            <w:szCs w:val="21"/>
          </w:rPr>
          <w:t>距离约束的</w:t>
        </w:r>
        <w:r w:rsidRPr="00324D92">
          <w:rPr>
            <w:rFonts w:hint="eastAsia"/>
            <w:color w:val="000000"/>
            <w:sz w:val="21"/>
            <w:szCs w:val="21"/>
          </w:rPr>
          <w:t>RRT*</w:t>
        </w:r>
        <w:r w:rsidRPr="00324D92">
          <w:rPr>
            <w:rFonts w:hint="eastAsia"/>
            <w:color w:val="000000"/>
            <w:sz w:val="21"/>
            <w:szCs w:val="21"/>
          </w:rPr>
          <w:t>算法生成全局关键路径点，实现多簇路径的全局引导与</w:t>
        </w:r>
      </w:ins>
      <w:ins w:id="430" w:author="运璐 何" w:date="2025-11-19T16:06:00Z">
        <w:r w:rsidR="00646C15">
          <w:rPr>
            <w:rFonts w:hint="eastAsia"/>
            <w:color w:val="000000"/>
            <w:sz w:val="21"/>
            <w:szCs w:val="21"/>
          </w:rPr>
          <w:t>簇间约束</w:t>
        </w:r>
      </w:ins>
      <w:ins w:id="431" w:author="运璐 何" w:date="2025-11-13T15:32:00Z">
        <w:r w:rsidRPr="00324D92">
          <w:rPr>
            <w:rFonts w:hint="eastAsia"/>
            <w:color w:val="000000"/>
            <w:sz w:val="21"/>
            <w:szCs w:val="21"/>
          </w:rPr>
          <w:t>；其次在局部层中，利用</w:t>
        </w:r>
      </w:ins>
      <w:ins w:id="432" w:author="运璐 何" w:date="2025-11-23T10:30:00Z">
        <w:r w:rsidR="008976F0">
          <w:rPr>
            <w:rFonts w:hint="eastAsia"/>
            <w:color w:val="000000"/>
            <w:sz w:val="21"/>
            <w:szCs w:val="21"/>
          </w:rPr>
          <w:t>所提的</w:t>
        </w:r>
      </w:ins>
      <w:ins w:id="433" w:author="运璐 何" w:date="2025-11-13T15:32:00Z">
        <w:r w:rsidRPr="00324D92">
          <w:rPr>
            <w:rFonts w:hint="eastAsia"/>
            <w:color w:val="000000"/>
            <w:sz w:val="21"/>
            <w:szCs w:val="21"/>
          </w:rPr>
          <w:t>改进人工势场实现各簇内的避障</w:t>
        </w:r>
      </w:ins>
      <w:ins w:id="434" w:author="运璐 何" w:date="2025-11-23T10:31:00Z">
        <w:r w:rsidR="008976F0">
          <w:rPr>
            <w:rFonts w:hint="eastAsia"/>
            <w:color w:val="000000"/>
            <w:sz w:val="21"/>
            <w:szCs w:val="21"/>
          </w:rPr>
          <w:t>与</w:t>
        </w:r>
      </w:ins>
      <w:ins w:id="435" w:author="运璐 何" w:date="2025-11-13T15:32:00Z">
        <w:r w:rsidRPr="00324D92">
          <w:rPr>
            <w:rFonts w:hint="eastAsia"/>
            <w:color w:val="000000"/>
            <w:sz w:val="21"/>
            <w:szCs w:val="21"/>
          </w:rPr>
          <w:t>通信保持。该分层机制显著降低了势场耦合度与计算复杂度，提高了大规模环境下的算法稳定性与实时性。</w:t>
        </w:r>
      </w:ins>
    </w:p>
    <w:p w14:paraId="666631CC" w14:textId="40CBB874" w:rsidR="003429B3" w:rsidRPr="00681669" w:rsidDel="00324D92" w:rsidRDefault="003429B3" w:rsidP="003429B3">
      <w:pPr>
        <w:spacing w:line="360" w:lineRule="auto"/>
        <w:ind w:firstLineChars="196" w:firstLine="412"/>
        <w:rPr>
          <w:del w:id="436" w:author="运璐 何" w:date="2025-11-13T15:32:00Z"/>
          <w:color w:val="000000"/>
          <w:sz w:val="21"/>
          <w:szCs w:val="21"/>
        </w:rPr>
      </w:pPr>
      <w:del w:id="437" w:author="运璐 何" w:date="2025-11-13T15:32:00Z">
        <w:r w:rsidDel="00324D92">
          <w:rPr>
            <w:color w:val="000000"/>
            <w:sz w:val="21"/>
            <w:szCs w:val="21"/>
          </w:rPr>
          <w:delText>2</w:delText>
        </w:r>
        <w:r w:rsidRPr="00681669" w:rsidDel="00324D92">
          <w:rPr>
            <w:rFonts w:hint="eastAsia"/>
            <w:color w:val="000000"/>
            <w:sz w:val="21"/>
            <w:szCs w:val="21"/>
          </w:rPr>
          <w:delText>）面向通信保持的</w:delText>
        </w:r>
        <w:r w:rsidDel="00324D92">
          <w:rPr>
            <w:rFonts w:hint="eastAsia"/>
            <w:color w:val="000000"/>
            <w:sz w:val="21"/>
            <w:szCs w:val="21"/>
          </w:rPr>
          <w:delText>双</w:delText>
        </w:r>
        <w:r w:rsidRPr="00681669" w:rsidDel="00324D92">
          <w:rPr>
            <w:rFonts w:hint="eastAsia"/>
            <w:color w:val="000000"/>
            <w:sz w:val="21"/>
            <w:szCs w:val="21"/>
          </w:rPr>
          <w:delText>层协同规划机制。</w:delText>
        </w:r>
      </w:del>
    </w:p>
    <w:p w14:paraId="79913C9E" w14:textId="53929FC3" w:rsidR="003429B3" w:rsidDel="00324D92" w:rsidRDefault="003429B3" w:rsidP="003429B3">
      <w:pPr>
        <w:spacing w:line="360" w:lineRule="auto"/>
        <w:ind w:firstLineChars="196" w:firstLine="412"/>
        <w:rPr>
          <w:del w:id="438" w:author="运璐 何" w:date="2025-11-13T15:32:00Z"/>
          <w:color w:val="000000"/>
          <w:sz w:val="21"/>
          <w:szCs w:val="21"/>
        </w:rPr>
      </w:pPr>
      <w:del w:id="439" w:author="运璐 何" w:date="2025-11-13T15:32:00Z">
        <w:r w:rsidRPr="00681669" w:rsidDel="00324D92">
          <w:rPr>
            <w:rFonts w:hint="eastAsia"/>
            <w:color w:val="000000"/>
            <w:sz w:val="21"/>
            <w:szCs w:val="21"/>
          </w:rPr>
          <w:delText>针对启发式算法和强化学习在复杂环境下通信保持能力有限的问题，</w:delText>
        </w:r>
        <w:r w:rsidDel="00324D92">
          <w:rPr>
            <w:rFonts w:hint="eastAsia"/>
            <w:color w:val="000000"/>
            <w:sz w:val="21"/>
            <w:szCs w:val="21"/>
          </w:rPr>
          <w:delText>本研究</w:delText>
        </w:r>
        <w:r w:rsidRPr="00681669" w:rsidDel="00324D92">
          <w:rPr>
            <w:rFonts w:hint="eastAsia"/>
            <w:color w:val="000000"/>
            <w:sz w:val="21"/>
            <w:szCs w:val="21"/>
          </w:rPr>
          <w:delText>在全局层面通过</w:delText>
        </w:r>
        <w:r w:rsidRPr="00681669" w:rsidDel="00324D92">
          <w:rPr>
            <w:rFonts w:hint="eastAsia"/>
            <w:color w:val="000000"/>
            <w:sz w:val="21"/>
            <w:szCs w:val="21"/>
          </w:rPr>
          <w:delText xml:space="preserve"> Fr</w:delText>
        </w:r>
        <w:r w:rsidRPr="00681669" w:rsidDel="00324D92">
          <w:rPr>
            <w:rFonts w:hint="eastAsia"/>
            <w:color w:val="000000"/>
            <w:sz w:val="21"/>
            <w:szCs w:val="21"/>
          </w:rPr>
          <w:delText>é</w:delText>
        </w:r>
        <w:r w:rsidRPr="00681669" w:rsidDel="00324D92">
          <w:rPr>
            <w:rFonts w:hint="eastAsia"/>
            <w:color w:val="000000"/>
            <w:sz w:val="21"/>
            <w:szCs w:val="21"/>
          </w:rPr>
          <w:delText xml:space="preserve">chet </w:delText>
        </w:r>
        <w:r w:rsidRPr="00681669" w:rsidDel="00324D92">
          <w:rPr>
            <w:rFonts w:hint="eastAsia"/>
            <w:color w:val="000000"/>
            <w:sz w:val="21"/>
            <w:szCs w:val="21"/>
          </w:rPr>
          <w:delText>距离约束</w:delText>
        </w:r>
        <w:r w:rsidDel="00324D92">
          <w:rPr>
            <w:rFonts w:hint="eastAsia"/>
            <w:color w:val="000000"/>
            <w:sz w:val="21"/>
            <w:szCs w:val="21"/>
          </w:rPr>
          <w:delText>机制</w:delText>
        </w:r>
        <w:r w:rsidRPr="00681669" w:rsidDel="00324D92">
          <w:rPr>
            <w:rFonts w:hint="eastAsia"/>
            <w:color w:val="000000"/>
            <w:sz w:val="21"/>
            <w:szCs w:val="21"/>
          </w:rPr>
          <w:delText>保证簇间路径的空间一致性与链路稳定性，</w:delText>
        </w:r>
        <w:r w:rsidDel="00324D92">
          <w:rPr>
            <w:rFonts w:hint="eastAsia"/>
            <w:color w:val="000000"/>
            <w:sz w:val="21"/>
            <w:szCs w:val="21"/>
          </w:rPr>
          <w:delText>为不同簇间</w:delText>
        </w:r>
        <w:r w:rsidRPr="00681669" w:rsidDel="00324D92">
          <w:rPr>
            <w:rFonts w:hint="eastAsia"/>
            <w:color w:val="000000"/>
            <w:sz w:val="21"/>
            <w:szCs w:val="21"/>
          </w:rPr>
          <w:delText>抗干扰能力与连通保持效果</w:delText>
        </w:r>
        <w:r w:rsidDel="00324D92">
          <w:rPr>
            <w:rFonts w:hint="eastAsia"/>
            <w:color w:val="000000"/>
            <w:sz w:val="21"/>
            <w:szCs w:val="21"/>
          </w:rPr>
          <w:delText>提供保障，同时</w:delText>
        </w:r>
        <w:r w:rsidRPr="00681669" w:rsidDel="00324D92">
          <w:rPr>
            <w:rFonts w:hint="eastAsia"/>
            <w:color w:val="000000"/>
            <w:sz w:val="21"/>
            <w:szCs w:val="21"/>
          </w:rPr>
          <w:delText>在局部路径规划中引入最小生成树（</w:delText>
        </w:r>
        <w:r w:rsidRPr="00681669" w:rsidDel="00324D92">
          <w:rPr>
            <w:rFonts w:hint="eastAsia"/>
            <w:color w:val="000000"/>
            <w:sz w:val="21"/>
            <w:szCs w:val="21"/>
          </w:rPr>
          <w:delText>Minimum Spanning Tree, MST</w:delText>
        </w:r>
        <w:r w:rsidRPr="00681669" w:rsidDel="00324D92">
          <w:rPr>
            <w:rFonts w:hint="eastAsia"/>
            <w:color w:val="000000"/>
            <w:sz w:val="21"/>
            <w:szCs w:val="21"/>
          </w:rPr>
          <w:delText>）引力</w:delText>
        </w:r>
        <w:r w:rsidDel="00324D92">
          <w:rPr>
            <w:rFonts w:hint="eastAsia"/>
            <w:color w:val="000000"/>
            <w:sz w:val="21"/>
            <w:szCs w:val="21"/>
          </w:rPr>
          <w:delText>项</w:delText>
        </w:r>
        <w:r w:rsidRPr="00681669" w:rsidDel="00324D92">
          <w:rPr>
            <w:rFonts w:hint="eastAsia"/>
            <w:color w:val="000000"/>
            <w:sz w:val="21"/>
            <w:szCs w:val="21"/>
          </w:rPr>
          <w:delText>，对簇内节点间的通信连通性进行势能建模，使无人机在避障过程中能够</w:delText>
        </w:r>
        <w:r w:rsidDel="00324D92">
          <w:rPr>
            <w:rFonts w:hint="eastAsia"/>
            <w:color w:val="000000"/>
            <w:sz w:val="21"/>
            <w:szCs w:val="21"/>
          </w:rPr>
          <w:delText>实时</w:delText>
        </w:r>
        <w:r w:rsidRPr="00681669" w:rsidDel="00324D92">
          <w:rPr>
            <w:rFonts w:hint="eastAsia"/>
            <w:color w:val="000000"/>
            <w:sz w:val="21"/>
            <w:szCs w:val="21"/>
          </w:rPr>
          <w:delText>自适应调整相对位置，主动补偿链路衰减与干扰，实现路径规划与通信保持的</w:delText>
        </w:r>
        <w:r w:rsidDel="00324D92">
          <w:rPr>
            <w:rFonts w:hint="eastAsia"/>
            <w:color w:val="000000"/>
            <w:sz w:val="21"/>
            <w:szCs w:val="21"/>
          </w:rPr>
          <w:delText>双层</w:delText>
        </w:r>
        <w:r w:rsidRPr="00681669" w:rsidDel="00324D92">
          <w:rPr>
            <w:rFonts w:hint="eastAsia"/>
            <w:color w:val="000000"/>
            <w:sz w:val="21"/>
            <w:szCs w:val="21"/>
          </w:rPr>
          <w:delText>协同优化。</w:delText>
        </w:r>
      </w:del>
    </w:p>
    <w:p w14:paraId="57AB86B8" w14:textId="192EEE9C" w:rsidR="00324D92" w:rsidRDefault="00324D92" w:rsidP="00324D92">
      <w:pPr>
        <w:spacing w:line="360" w:lineRule="auto"/>
        <w:ind w:firstLineChars="196" w:firstLine="412"/>
        <w:rPr>
          <w:ins w:id="440" w:author="运璐 何" w:date="2025-11-14T14:50:00Z"/>
          <w:color w:val="000000"/>
          <w:sz w:val="21"/>
          <w:szCs w:val="21"/>
        </w:rPr>
      </w:pPr>
      <w:ins w:id="441" w:author="运璐 何" w:date="2025-11-13T15:33:00Z">
        <w:r w:rsidRPr="00324D92">
          <w:rPr>
            <w:rFonts w:hint="eastAsia"/>
            <w:color w:val="000000"/>
            <w:sz w:val="21"/>
            <w:szCs w:val="21"/>
          </w:rPr>
          <w:t>2</w:t>
        </w:r>
        <w:r w:rsidRPr="00324D92">
          <w:rPr>
            <w:rFonts w:hint="eastAsia"/>
            <w:color w:val="000000"/>
            <w:sz w:val="21"/>
            <w:szCs w:val="21"/>
          </w:rPr>
          <w:t>）面向通信保持的</w:t>
        </w:r>
      </w:ins>
      <w:ins w:id="442" w:author="运璐 何" w:date="2025-11-19T16:06:00Z">
        <w:r w:rsidR="00646C15">
          <w:rPr>
            <w:rFonts w:hint="eastAsia"/>
            <w:color w:val="000000"/>
            <w:sz w:val="21"/>
            <w:szCs w:val="21"/>
          </w:rPr>
          <w:t>局部</w:t>
        </w:r>
      </w:ins>
      <w:ins w:id="443" w:author="运璐 何" w:date="2025-11-23T10:31:00Z">
        <w:r w:rsidR="008976F0">
          <w:rPr>
            <w:rFonts w:hint="eastAsia"/>
            <w:color w:val="000000"/>
            <w:sz w:val="21"/>
            <w:szCs w:val="21"/>
          </w:rPr>
          <w:t>M</w:t>
        </w:r>
        <w:r w:rsidR="008976F0">
          <w:rPr>
            <w:color w:val="000000"/>
            <w:sz w:val="21"/>
            <w:szCs w:val="21"/>
          </w:rPr>
          <w:t>BST-APF</w:t>
        </w:r>
      </w:ins>
      <w:ins w:id="444" w:author="运璐 何" w:date="2025-11-13T15:33:00Z">
        <w:r>
          <w:rPr>
            <w:rFonts w:hint="eastAsia"/>
            <w:color w:val="000000"/>
            <w:sz w:val="21"/>
            <w:szCs w:val="21"/>
          </w:rPr>
          <w:t>规划</w:t>
        </w:r>
        <w:r w:rsidRPr="00324D92">
          <w:rPr>
            <w:rFonts w:hint="eastAsia"/>
            <w:color w:val="000000"/>
            <w:sz w:val="21"/>
            <w:szCs w:val="21"/>
          </w:rPr>
          <w:t>机制。</w:t>
        </w:r>
      </w:ins>
    </w:p>
    <w:p w14:paraId="3A8340BA" w14:textId="083A43A9" w:rsidR="004046E3" w:rsidRPr="00643FFA" w:rsidRDefault="004046E3" w:rsidP="004046E3">
      <w:pPr>
        <w:spacing w:line="360" w:lineRule="auto"/>
        <w:ind w:firstLineChars="196" w:firstLine="412"/>
        <w:rPr>
          <w:ins w:id="445" w:author="运璐 何" w:date="2025-11-13T15:33:00Z"/>
          <w:color w:val="000000"/>
          <w:sz w:val="21"/>
          <w:szCs w:val="21"/>
        </w:rPr>
      </w:pPr>
      <w:ins w:id="446" w:author="运璐 何" w:date="2025-11-14T14:50:00Z">
        <w:r w:rsidRPr="004046E3">
          <w:rPr>
            <w:rFonts w:hint="eastAsia"/>
            <w:color w:val="000000"/>
            <w:sz w:val="21"/>
            <w:szCs w:val="21"/>
          </w:rPr>
          <w:t>针对复杂环境下通信连通保持困难的问题，本文在局部路径规划层提出基于最</w:t>
        </w:r>
      </w:ins>
      <w:ins w:id="447" w:author="运璐 何" w:date="2025-11-19T16:07:00Z">
        <w:r w:rsidR="00646C15">
          <w:rPr>
            <w:rFonts w:hint="eastAsia"/>
            <w:color w:val="000000"/>
            <w:sz w:val="21"/>
            <w:szCs w:val="21"/>
          </w:rPr>
          <w:t>大</w:t>
        </w:r>
      </w:ins>
      <w:ins w:id="448" w:author="运璐 何" w:date="2025-11-19T16:20:00Z">
        <w:r w:rsidR="00D4645F">
          <w:rPr>
            <w:rFonts w:hint="eastAsia"/>
            <w:color w:val="000000"/>
            <w:sz w:val="21"/>
            <w:szCs w:val="21"/>
          </w:rPr>
          <w:t>S</w:t>
        </w:r>
        <w:r w:rsidR="00D4645F">
          <w:rPr>
            <w:color w:val="000000"/>
            <w:sz w:val="21"/>
            <w:szCs w:val="21"/>
          </w:rPr>
          <w:t>INR</w:t>
        </w:r>
      </w:ins>
      <w:ins w:id="449" w:author="运璐 何" w:date="2025-11-19T16:07:00Z">
        <w:r w:rsidR="00646C15">
          <w:rPr>
            <w:rFonts w:hint="eastAsia"/>
            <w:color w:val="000000"/>
            <w:sz w:val="21"/>
            <w:szCs w:val="21"/>
          </w:rPr>
          <w:t>瓶颈</w:t>
        </w:r>
      </w:ins>
      <w:ins w:id="450" w:author="运璐 何" w:date="2025-11-14T14:50:00Z">
        <w:r w:rsidRPr="004046E3">
          <w:rPr>
            <w:rFonts w:hint="eastAsia"/>
            <w:color w:val="000000"/>
            <w:sz w:val="21"/>
            <w:szCs w:val="21"/>
          </w:rPr>
          <w:t>生成树（</w:t>
        </w:r>
        <w:r w:rsidRPr="004046E3">
          <w:rPr>
            <w:rFonts w:hint="eastAsia"/>
            <w:color w:val="000000"/>
            <w:sz w:val="21"/>
            <w:szCs w:val="21"/>
          </w:rPr>
          <w:t>M</w:t>
        </w:r>
      </w:ins>
      <w:ins w:id="451" w:author="运璐 何" w:date="2025-11-19T16:07:00Z">
        <w:r w:rsidR="00646C15">
          <w:rPr>
            <w:color w:val="000000"/>
            <w:sz w:val="21"/>
            <w:szCs w:val="21"/>
          </w:rPr>
          <w:t>B</w:t>
        </w:r>
      </w:ins>
      <w:ins w:id="452" w:author="运璐 何" w:date="2025-11-14T14:50:00Z">
        <w:r w:rsidRPr="004046E3">
          <w:rPr>
            <w:rFonts w:hint="eastAsia"/>
            <w:color w:val="000000"/>
            <w:sz w:val="21"/>
            <w:szCs w:val="21"/>
          </w:rPr>
          <w:t>ST</w:t>
        </w:r>
        <w:r w:rsidRPr="004046E3">
          <w:rPr>
            <w:rFonts w:hint="eastAsia"/>
            <w:color w:val="000000"/>
            <w:sz w:val="21"/>
            <w:szCs w:val="21"/>
          </w:rPr>
          <w:t>）的通信保持势场机制（</w:t>
        </w:r>
        <w:r w:rsidRPr="004046E3">
          <w:rPr>
            <w:rFonts w:hint="eastAsia"/>
            <w:color w:val="000000"/>
            <w:sz w:val="21"/>
            <w:szCs w:val="21"/>
          </w:rPr>
          <w:t>M</w:t>
        </w:r>
      </w:ins>
      <w:ins w:id="453" w:author="运璐 何" w:date="2025-11-19T16:07:00Z">
        <w:r w:rsidR="00646C15">
          <w:rPr>
            <w:color w:val="000000"/>
            <w:sz w:val="21"/>
            <w:szCs w:val="21"/>
          </w:rPr>
          <w:t>B</w:t>
        </w:r>
      </w:ins>
      <w:ins w:id="454" w:author="运璐 何" w:date="2025-11-14T14:50:00Z">
        <w:r w:rsidRPr="004046E3">
          <w:rPr>
            <w:rFonts w:hint="eastAsia"/>
            <w:color w:val="000000"/>
            <w:sz w:val="21"/>
            <w:szCs w:val="21"/>
          </w:rPr>
          <w:t>ST-APF</w:t>
        </w:r>
        <w:r w:rsidRPr="004046E3">
          <w:rPr>
            <w:rFonts w:hint="eastAsia"/>
            <w:color w:val="000000"/>
            <w:sz w:val="21"/>
            <w:szCs w:val="21"/>
          </w:rPr>
          <w:t>）。该方法</w:t>
        </w:r>
      </w:ins>
      <w:ins w:id="455" w:author="运璐 何" w:date="2025-11-14T14:53:00Z">
        <w:r w:rsidR="009530D1">
          <w:rPr>
            <w:rFonts w:hint="eastAsia"/>
            <w:color w:val="000000"/>
            <w:sz w:val="21"/>
            <w:szCs w:val="21"/>
          </w:rPr>
          <w:t>除了</w:t>
        </w:r>
      </w:ins>
      <w:ins w:id="456" w:author="运璐 何" w:date="2025-11-14T14:51:00Z">
        <w:r w:rsidR="009530D1">
          <w:rPr>
            <w:rFonts w:hint="eastAsia"/>
            <w:color w:val="000000"/>
            <w:sz w:val="21"/>
            <w:szCs w:val="21"/>
          </w:rPr>
          <w:t>计算每架无人机</w:t>
        </w:r>
      </w:ins>
      <w:ins w:id="457" w:author="运璐 何" w:date="2025-11-14T14:52:00Z">
        <w:r w:rsidR="009530D1">
          <w:rPr>
            <w:rFonts w:hint="eastAsia"/>
            <w:color w:val="000000"/>
            <w:sz w:val="21"/>
            <w:szCs w:val="21"/>
          </w:rPr>
          <w:t>全局路径规划</w:t>
        </w:r>
      </w:ins>
      <w:ins w:id="458" w:author="运璐 何" w:date="2025-11-14T14:51:00Z">
        <w:r w:rsidR="009530D1">
          <w:rPr>
            <w:rFonts w:hint="eastAsia"/>
            <w:color w:val="000000"/>
            <w:sz w:val="21"/>
            <w:szCs w:val="21"/>
          </w:rPr>
          <w:t>对应的下一关键</w:t>
        </w:r>
      </w:ins>
      <w:ins w:id="459" w:author="运璐 何" w:date="2025-11-14T14:52:00Z">
        <w:r w:rsidR="009530D1">
          <w:rPr>
            <w:rFonts w:hint="eastAsia"/>
            <w:color w:val="000000"/>
            <w:sz w:val="21"/>
            <w:szCs w:val="21"/>
          </w:rPr>
          <w:t>点目标吸引力</w:t>
        </w:r>
      </w:ins>
      <w:ins w:id="460" w:author="运璐 何" w:date="2025-11-14T14:53:00Z">
        <w:r w:rsidR="009530D1">
          <w:rPr>
            <w:rFonts w:hint="eastAsia"/>
            <w:color w:val="000000"/>
            <w:sz w:val="21"/>
            <w:szCs w:val="21"/>
          </w:rPr>
          <w:t>和</w:t>
        </w:r>
      </w:ins>
      <w:ins w:id="461" w:author="运璐 何" w:date="2025-11-14T14:52:00Z">
        <w:r w:rsidR="009530D1">
          <w:rPr>
            <w:rFonts w:hint="eastAsia"/>
            <w:color w:val="000000"/>
            <w:sz w:val="21"/>
            <w:szCs w:val="21"/>
          </w:rPr>
          <w:t>碰撞避免斥力</w:t>
        </w:r>
      </w:ins>
      <w:ins w:id="462" w:author="运璐 何" w:date="2025-11-14T14:53:00Z">
        <w:r w:rsidR="009530D1">
          <w:rPr>
            <w:rFonts w:hint="eastAsia"/>
            <w:color w:val="000000"/>
            <w:sz w:val="21"/>
            <w:szCs w:val="21"/>
          </w:rPr>
          <w:t>以外，同时</w:t>
        </w:r>
      </w:ins>
      <w:ins w:id="463" w:author="运璐 何" w:date="2025-11-14T14:50:00Z">
        <w:r w:rsidRPr="004046E3">
          <w:rPr>
            <w:rFonts w:hint="eastAsia"/>
            <w:color w:val="000000"/>
            <w:sz w:val="21"/>
            <w:szCs w:val="21"/>
          </w:rPr>
          <w:t>在每个时间步根据</w:t>
        </w:r>
      </w:ins>
      <w:ins w:id="464" w:author="运璐 何" w:date="2025-11-23T10:32:00Z">
        <w:r w:rsidR="008976F0">
          <w:rPr>
            <w:rFonts w:hint="eastAsia"/>
            <w:color w:val="000000"/>
            <w:sz w:val="21"/>
            <w:szCs w:val="21"/>
          </w:rPr>
          <w:t>各</w:t>
        </w:r>
      </w:ins>
      <w:ins w:id="465" w:author="运璐 何" w:date="2025-11-14T14:50:00Z">
        <w:r w:rsidRPr="004046E3">
          <w:rPr>
            <w:rFonts w:hint="eastAsia"/>
            <w:color w:val="000000"/>
            <w:sz w:val="21"/>
            <w:szCs w:val="21"/>
          </w:rPr>
          <w:t>链路</w:t>
        </w:r>
        <w:r w:rsidRPr="004046E3">
          <w:rPr>
            <w:rFonts w:hint="eastAsia"/>
            <w:color w:val="000000"/>
            <w:sz w:val="21"/>
            <w:szCs w:val="21"/>
          </w:rPr>
          <w:t>SINR</w:t>
        </w:r>
        <w:r w:rsidRPr="004046E3">
          <w:rPr>
            <w:rFonts w:hint="eastAsia"/>
            <w:color w:val="000000"/>
            <w:sz w:val="21"/>
            <w:szCs w:val="21"/>
          </w:rPr>
          <w:t>动态</w:t>
        </w:r>
      </w:ins>
      <w:ins w:id="466" w:author="运璐 何" w:date="2025-11-19T16:07:00Z">
        <w:r w:rsidR="00646C15">
          <w:rPr>
            <w:rFonts w:hint="eastAsia"/>
            <w:color w:val="000000"/>
            <w:sz w:val="21"/>
            <w:szCs w:val="21"/>
          </w:rPr>
          <w:t>计算并</w:t>
        </w:r>
      </w:ins>
      <w:ins w:id="467" w:author="运璐 何" w:date="2025-11-14T14:50:00Z">
        <w:r w:rsidRPr="004046E3">
          <w:rPr>
            <w:rFonts w:hint="eastAsia"/>
            <w:color w:val="000000"/>
            <w:sz w:val="21"/>
            <w:szCs w:val="21"/>
          </w:rPr>
          <w:t>更新</w:t>
        </w:r>
        <w:r w:rsidRPr="004046E3">
          <w:rPr>
            <w:rFonts w:hint="eastAsia"/>
            <w:color w:val="000000"/>
            <w:sz w:val="21"/>
            <w:szCs w:val="21"/>
          </w:rPr>
          <w:t>M</w:t>
        </w:r>
      </w:ins>
      <w:ins w:id="468" w:author="运璐 何" w:date="2025-11-19T16:07:00Z">
        <w:r w:rsidR="00646C15">
          <w:rPr>
            <w:color w:val="000000"/>
            <w:sz w:val="21"/>
            <w:szCs w:val="21"/>
          </w:rPr>
          <w:t>B</w:t>
        </w:r>
      </w:ins>
      <w:ins w:id="469" w:author="运璐 何" w:date="2025-11-14T14:50:00Z">
        <w:r w:rsidRPr="004046E3">
          <w:rPr>
            <w:rFonts w:hint="eastAsia"/>
            <w:color w:val="000000"/>
            <w:sz w:val="21"/>
            <w:szCs w:val="21"/>
          </w:rPr>
          <w:t>ST</w:t>
        </w:r>
        <w:r w:rsidRPr="004046E3">
          <w:rPr>
            <w:rFonts w:hint="eastAsia"/>
            <w:color w:val="000000"/>
            <w:sz w:val="21"/>
            <w:szCs w:val="21"/>
          </w:rPr>
          <w:t>，仅保留</w:t>
        </w:r>
        <w:r w:rsidRPr="004046E3">
          <w:rPr>
            <w:rFonts w:hint="eastAsia"/>
            <w:color w:val="000000"/>
            <w:sz w:val="21"/>
            <w:szCs w:val="21"/>
          </w:rPr>
          <w:lastRenderedPageBreak/>
          <w:t>关键通信链路以计算</w:t>
        </w:r>
      </w:ins>
      <w:ins w:id="470" w:author="运璐 何" w:date="2025-11-19T16:07:00Z">
        <w:r w:rsidR="00646C15">
          <w:rPr>
            <w:rFonts w:hint="eastAsia"/>
            <w:color w:val="000000"/>
            <w:sz w:val="21"/>
            <w:szCs w:val="21"/>
          </w:rPr>
          <w:t>各无人机</w:t>
        </w:r>
      </w:ins>
      <w:ins w:id="471" w:author="运璐 何" w:date="2025-11-14T14:51:00Z">
        <w:r>
          <w:rPr>
            <w:rFonts w:hint="eastAsia"/>
            <w:color w:val="000000"/>
            <w:sz w:val="21"/>
            <w:szCs w:val="21"/>
          </w:rPr>
          <w:t>通信保持</w:t>
        </w:r>
      </w:ins>
      <w:ins w:id="472" w:author="运璐 何" w:date="2025-11-14T14:50:00Z">
        <w:r w:rsidRPr="004046E3">
          <w:rPr>
            <w:rFonts w:hint="eastAsia"/>
            <w:color w:val="000000"/>
            <w:sz w:val="21"/>
            <w:szCs w:val="21"/>
          </w:rPr>
          <w:t>引力，实现自适应位置调整与链路补偿。</w:t>
        </w:r>
        <w:commentRangeStart w:id="473"/>
        <w:r w:rsidRPr="004046E3">
          <w:rPr>
            <w:rFonts w:hint="eastAsia"/>
            <w:color w:val="000000"/>
            <w:sz w:val="21"/>
            <w:szCs w:val="21"/>
          </w:rPr>
          <w:t>与传统全</w:t>
        </w:r>
      </w:ins>
      <w:ins w:id="474" w:author="运璐 何" w:date="2025-11-23T10:32:00Z">
        <w:r w:rsidR="008976F0">
          <w:rPr>
            <w:rFonts w:hint="eastAsia"/>
            <w:color w:val="000000"/>
            <w:sz w:val="21"/>
            <w:szCs w:val="21"/>
          </w:rPr>
          <w:t>通信</w:t>
        </w:r>
      </w:ins>
      <w:ins w:id="475" w:author="运璐 何" w:date="2025-11-14T14:50:00Z">
        <w:r w:rsidRPr="004046E3">
          <w:rPr>
            <w:rFonts w:hint="eastAsia"/>
            <w:color w:val="000000"/>
            <w:sz w:val="21"/>
            <w:szCs w:val="21"/>
          </w:rPr>
          <w:t>链路吸引或固定</w:t>
        </w:r>
      </w:ins>
      <w:ins w:id="476" w:author="运璐 何" w:date="2025-11-19T16:07:00Z">
        <w:r w:rsidR="00646C15">
          <w:rPr>
            <w:rFonts w:hint="eastAsia"/>
            <w:color w:val="000000"/>
            <w:sz w:val="21"/>
            <w:szCs w:val="21"/>
          </w:rPr>
          <w:t>距离</w:t>
        </w:r>
      </w:ins>
      <w:ins w:id="477" w:author="运璐 何" w:date="2025-11-14T14:50:00Z">
        <w:r w:rsidRPr="004046E3">
          <w:rPr>
            <w:rFonts w:hint="eastAsia"/>
            <w:color w:val="000000"/>
            <w:sz w:val="21"/>
            <w:szCs w:val="21"/>
          </w:rPr>
          <w:t>邻域模型相比，该机制有效削弱</w:t>
        </w:r>
      </w:ins>
      <w:ins w:id="478" w:author="运璐 何" w:date="2025-11-14T14:54:00Z">
        <w:r w:rsidR="009530D1">
          <w:rPr>
            <w:rFonts w:hint="eastAsia"/>
            <w:color w:val="000000"/>
            <w:sz w:val="21"/>
            <w:szCs w:val="21"/>
          </w:rPr>
          <w:t>多源</w:t>
        </w:r>
      </w:ins>
      <w:ins w:id="479" w:author="运璐 何" w:date="2025-11-14T14:50:00Z">
        <w:r w:rsidRPr="004046E3">
          <w:rPr>
            <w:rFonts w:hint="eastAsia"/>
            <w:color w:val="000000"/>
            <w:sz w:val="21"/>
            <w:szCs w:val="21"/>
          </w:rPr>
          <w:t>势场叠加导致的震荡与死锁，降低计算复杂度并提升通信连通稳定性，同时与全局</w:t>
        </w:r>
      </w:ins>
      <w:ins w:id="480" w:author="运璐 何" w:date="2025-11-19T16:08:00Z">
        <w:r w:rsidR="00646C15">
          <w:rPr>
            <w:rFonts w:hint="eastAsia"/>
            <w:color w:val="000000"/>
            <w:sz w:val="21"/>
            <w:szCs w:val="21"/>
          </w:rPr>
          <w:t>C</w:t>
        </w:r>
        <w:r w:rsidR="00646C15">
          <w:rPr>
            <w:color w:val="000000"/>
            <w:sz w:val="21"/>
            <w:szCs w:val="21"/>
          </w:rPr>
          <w:t>-</w:t>
        </w:r>
      </w:ins>
      <w:ins w:id="481" w:author="运璐 何" w:date="2025-11-14T14:50:00Z">
        <w:r w:rsidRPr="004046E3">
          <w:rPr>
            <w:rFonts w:hint="eastAsia"/>
            <w:color w:val="000000"/>
            <w:sz w:val="21"/>
            <w:szCs w:val="21"/>
          </w:rPr>
          <w:t>RRT</w:t>
        </w:r>
      </w:ins>
      <w:ins w:id="482" w:author="运璐 何" w:date="2025-11-14T14:53:00Z">
        <w:r w:rsidR="009530D1">
          <w:rPr>
            <w:color w:val="000000"/>
            <w:sz w:val="21"/>
            <w:szCs w:val="21"/>
          </w:rPr>
          <w:t>*</w:t>
        </w:r>
      </w:ins>
      <w:ins w:id="483" w:author="运璐 何" w:date="2025-11-23T10:32:00Z">
        <w:r w:rsidR="008976F0">
          <w:rPr>
            <w:rFonts w:hint="eastAsia"/>
            <w:color w:val="000000"/>
            <w:sz w:val="21"/>
            <w:szCs w:val="21"/>
          </w:rPr>
          <w:t>规划</w:t>
        </w:r>
      </w:ins>
      <w:ins w:id="484" w:author="运璐 何" w:date="2025-11-14T14:50:00Z">
        <w:r w:rsidRPr="004046E3">
          <w:rPr>
            <w:rFonts w:hint="eastAsia"/>
            <w:color w:val="000000"/>
            <w:sz w:val="21"/>
            <w:szCs w:val="21"/>
          </w:rPr>
          <w:t>协同实现路径规划与通信保持的双层优化。</w:t>
        </w:r>
      </w:ins>
      <w:commentRangeEnd w:id="473"/>
      <w:ins w:id="485" w:author="运璐 何" w:date="2025-11-14T14:54:00Z">
        <w:r w:rsidR="009530D1">
          <w:rPr>
            <w:rStyle w:val="ac"/>
          </w:rPr>
          <w:commentReference w:id="473"/>
        </w:r>
      </w:ins>
    </w:p>
    <w:p w14:paraId="2A41DFA3" w14:textId="43D78F00" w:rsidR="003429B3" w:rsidRDefault="003429B3" w:rsidP="003429B3">
      <w:pPr>
        <w:spacing w:line="360" w:lineRule="auto"/>
        <w:ind w:firstLineChars="196" w:firstLine="412"/>
        <w:rPr>
          <w:color w:val="000000"/>
          <w:sz w:val="21"/>
          <w:szCs w:val="21"/>
        </w:rPr>
      </w:pPr>
      <w:commentRangeStart w:id="486"/>
      <w:commentRangeStart w:id="487"/>
      <w:del w:id="488" w:author="运璐 何" w:date="2025-11-14T11:06:00Z">
        <w:r w:rsidRPr="003429B3" w:rsidDel="00AE4183">
          <w:rPr>
            <w:color w:val="000000"/>
            <w:sz w:val="21"/>
            <w:szCs w:val="21"/>
          </w:rPr>
          <w:delText>因此，</w:delText>
        </w:r>
      </w:del>
      <w:commentRangeEnd w:id="486"/>
      <w:r w:rsidR="00B260E3">
        <w:rPr>
          <w:rStyle w:val="ac"/>
        </w:rPr>
        <w:commentReference w:id="486"/>
      </w:r>
      <w:commentRangeEnd w:id="487"/>
      <w:r w:rsidR="00E410C3">
        <w:rPr>
          <w:rStyle w:val="ac"/>
        </w:rPr>
        <w:commentReference w:id="487"/>
      </w:r>
      <w:r w:rsidRPr="003429B3">
        <w:rPr>
          <w:color w:val="000000"/>
          <w:sz w:val="21"/>
          <w:szCs w:val="21"/>
        </w:rPr>
        <w:t>本文提出的</w:t>
      </w:r>
      <w:r w:rsidRPr="003429B3">
        <w:rPr>
          <w:color w:val="000000"/>
          <w:sz w:val="21"/>
          <w:szCs w:val="21"/>
        </w:rPr>
        <w:t xml:space="preserve"> C</w:t>
      </w:r>
      <w:del w:id="489" w:author="运璐 何" w:date="2025-11-19T16:08:00Z">
        <w:r w:rsidRPr="003429B3" w:rsidDel="00646C15">
          <w:rPr>
            <w:color w:val="000000"/>
            <w:sz w:val="21"/>
            <w:szCs w:val="21"/>
          </w:rPr>
          <w:delText>L</w:delText>
        </w:r>
      </w:del>
      <w:r w:rsidRPr="003429B3">
        <w:rPr>
          <w:color w:val="000000"/>
          <w:sz w:val="21"/>
          <w:szCs w:val="21"/>
        </w:rPr>
        <w:t xml:space="preserve">-RRT*-APF </w:t>
      </w:r>
      <w:r w:rsidRPr="003429B3">
        <w:rPr>
          <w:color w:val="000000"/>
          <w:sz w:val="21"/>
          <w:szCs w:val="21"/>
        </w:rPr>
        <w:t>算法在</w:t>
      </w:r>
      <w:del w:id="490" w:author="运璐 何" w:date="2025-11-14T11:06:00Z">
        <w:r w:rsidDel="00AE4183">
          <w:rPr>
            <w:rFonts w:hint="eastAsia"/>
            <w:color w:val="000000"/>
            <w:sz w:val="21"/>
            <w:szCs w:val="21"/>
          </w:rPr>
          <w:delText>提高</w:delText>
        </w:r>
        <w:r w:rsidRPr="003429B3" w:rsidDel="00AE4183">
          <w:rPr>
            <w:color w:val="000000"/>
            <w:sz w:val="21"/>
            <w:szCs w:val="21"/>
          </w:rPr>
          <w:delText>通信连通</w:delText>
        </w:r>
        <w:r w:rsidDel="00AE4183">
          <w:rPr>
            <w:rFonts w:hint="eastAsia"/>
            <w:color w:val="000000"/>
            <w:sz w:val="21"/>
            <w:szCs w:val="21"/>
          </w:rPr>
          <w:delText>保持效果</w:delText>
        </w:r>
        <w:r w:rsidRPr="003429B3" w:rsidDel="00AE4183">
          <w:rPr>
            <w:color w:val="000000"/>
            <w:sz w:val="21"/>
            <w:szCs w:val="21"/>
          </w:rPr>
          <w:delText>的同时</w:delText>
        </w:r>
      </w:del>
      <w:ins w:id="491" w:author="运璐 何" w:date="2025-11-14T11:06:00Z">
        <w:r w:rsidR="00AE4183">
          <w:rPr>
            <w:rFonts w:hint="eastAsia"/>
            <w:color w:val="000000"/>
            <w:sz w:val="21"/>
            <w:szCs w:val="21"/>
          </w:rPr>
          <w:t>对比传统的路径保持通信算法在路径规划效率</w:t>
        </w:r>
      </w:ins>
      <w:ins w:id="492" w:author="运璐 何" w:date="2025-11-22T16:48:00Z">
        <w:r w:rsidR="00A651F6">
          <w:rPr>
            <w:rFonts w:hint="eastAsia"/>
            <w:color w:val="000000"/>
            <w:sz w:val="21"/>
            <w:szCs w:val="21"/>
          </w:rPr>
          <w:t>在所提的典型场景</w:t>
        </w:r>
      </w:ins>
      <w:ins w:id="493" w:author="运璐 何" w:date="2025-11-14T11:06:00Z">
        <w:r w:rsidR="00AE4183">
          <w:rPr>
            <w:rFonts w:hint="eastAsia"/>
            <w:color w:val="000000"/>
            <w:sz w:val="21"/>
            <w:szCs w:val="21"/>
          </w:rPr>
          <w:t>上</w:t>
        </w:r>
      </w:ins>
      <w:ins w:id="494" w:author="运璐 何" w:date="2025-11-14T11:07:00Z">
        <w:r w:rsidR="00AE4183">
          <w:rPr>
            <w:rFonts w:hint="eastAsia"/>
            <w:color w:val="000000"/>
            <w:sz w:val="21"/>
            <w:szCs w:val="21"/>
          </w:rPr>
          <w:t>提升了</w:t>
        </w:r>
      </w:ins>
      <w:ins w:id="495" w:author="运璐 何" w:date="2025-11-22T16:48:00Z">
        <w:r w:rsidR="00A651F6">
          <w:rPr>
            <w:rFonts w:hint="eastAsia"/>
            <w:color w:val="000000"/>
            <w:sz w:val="21"/>
            <w:szCs w:val="21"/>
          </w:rPr>
          <w:t>2</w:t>
        </w:r>
        <w:r w:rsidR="00A651F6">
          <w:rPr>
            <w:color w:val="000000"/>
            <w:sz w:val="21"/>
            <w:szCs w:val="21"/>
          </w:rPr>
          <w:t>6.7</w:t>
        </w:r>
      </w:ins>
      <w:ins w:id="496" w:author="运璐 何" w:date="2025-11-14T11:07:00Z">
        <w:r w:rsidR="00AE4183">
          <w:rPr>
            <w:color w:val="000000"/>
            <w:sz w:val="21"/>
            <w:szCs w:val="21"/>
          </w:rPr>
          <w:t>%</w:t>
        </w:r>
        <w:r w:rsidR="00AE4183">
          <w:rPr>
            <w:rFonts w:hint="eastAsia"/>
            <w:color w:val="000000"/>
            <w:sz w:val="21"/>
            <w:szCs w:val="21"/>
          </w:rPr>
          <w:t>，通信连通率提升了</w:t>
        </w:r>
      </w:ins>
      <w:ins w:id="497" w:author="运璐 何" w:date="2025-11-22T16:48:00Z">
        <w:r w:rsidR="00A651F6">
          <w:rPr>
            <w:rFonts w:hint="eastAsia"/>
            <w:color w:val="000000"/>
            <w:sz w:val="21"/>
            <w:szCs w:val="21"/>
          </w:rPr>
          <w:t>8</w:t>
        </w:r>
      </w:ins>
      <w:ins w:id="498" w:author="运璐 何" w:date="2025-11-14T14:31:00Z">
        <w:r w:rsidR="00B148C0">
          <w:rPr>
            <w:color w:val="000000"/>
            <w:sz w:val="21"/>
            <w:szCs w:val="21"/>
          </w:rPr>
          <w:t>%</w:t>
        </w:r>
      </w:ins>
      <w:r w:rsidRPr="003429B3">
        <w:rPr>
          <w:color w:val="000000"/>
          <w:sz w:val="21"/>
          <w:szCs w:val="21"/>
        </w:rPr>
        <w:t>，实现了大规模无人机集群在复杂城市环境下的高效协同规划。</w:t>
      </w:r>
      <w:ins w:id="499" w:author="运璐 何" w:date="2025-11-14T11:10:00Z">
        <w:r w:rsidR="00AE4183" w:rsidRPr="00AE4183">
          <w:rPr>
            <w:rFonts w:hint="eastAsia"/>
            <w:color w:val="000000"/>
            <w:sz w:val="21"/>
            <w:szCs w:val="21"/>
          </w:rPr>
          <w:t>本文的结构安排如下：第二章建立系统模型，描述城市作战环境下的场景建模与通信建模，为后续算法设计提供理论基础。第三章提出</w:t>
        </w:r>
        <w:r w:rsidR="00AE4183" w:rsidRPr="00AE4183">
          <w:rPr>
            <w:rFonts w:hint="eastAsia"/>
            <w:color w:val="000000"/>
            <w:sz w:val="21"/>
            <w:szCs w:val="21"/>
          </w:rPr>
          <w:t xml:space="preserve"> C-RRT*-APF </w:t>
        </w:r>
        <w:r w:rsidR="00AE4183" w:rsidRPr="00AE4183">
          <w:rPr>
            <w:rFonts w:hint="eastAsia"/>
            <w:color w:val="000000"/>
            <w:sz w:val="21"/>
            <w:szCs w:val="21"/>
          </w:rPr>
          <w:t>算法，介绍算法的总体框架及其分层规划思想，包括全局路径采样与局部通信保持机制。第四章通过仿真实验对算法的规划性能和通信连通性进行评估，并分析建筑</w:t>
        </w:r>
      </w:ins>
      <w:ins w:id="500" w:author="运璐 何" w:date="2025-11-22T17:00:00Z">
        <w:r w:rsidR="00B53227">
          <w:rPr>
            <w:rFonts w:hint="eastAsia"/>
            <w:color w:val="000000"/>
            <w:sz w:val="21"/>
            <w:szCs w:val="21"/>
          </w:rPr>
          <w:t>数量、</w:t>
        </w:r>
      </w:ins>
      <w:ins w:id="501" w:author="运璐 何" w:date="2025-11-14T11:10:00Z">
        <w:r w:rsidR="00AE4183" w:rsidRPr="00AE4183">
          <w:rPr>
            <w:rFonts w:hint="eastAsia"/>
            <w:color w:val="000000"/>
            <w:sz w:val="21"/>
            <w:szCs w:val="21"/>
          </w:rPr>
          <w:t>无人机数量</w:t>
        </w:r>
      </w:ins>
      <w:ins w:id="502" w:author="运璐 何" w:date="2025-11-22T17:00:00Z">
        <w:r w:rsidR="00B53227">
          <w:rPr>
            <w:rFonts w:hint="eastAsia"/>
            <w:color w:val="000000"/>
            <w:sz w:val="21"/>
            <w:szCs w:val="21"/>
          </w:rPr>
          <w:t>、干扰数量和干扰功率</w:t>
        </w:r>
      </w:ins>
      <w:ins w:id="503" w:author="运璐 何" w:date="2025-11-14T11:10:00Z">
        <w:r w:rsidR="00AE4183" w:rsidRPr="00AE4183">
          <w:rPr>
            <w:rFonts w:hint="eastAsia"/>
            <w:color w:val="000000"/>
            <w:sz w:val="21"/>
            <w:szCs w:val="21"/>
          </w:rPr>
          <w:t>等因素的影响。第五章对全文工作进行总结</w:t>
        </w:r>
      </w:ins>
      <w:ins w:id="504" w:author="运璐 何" w:date="2025-11-14T11:11:00Z">
        <w:r w:rsidR="00CA45CA">
          <w:rPr>
            <w:rFonts w:hint="eastAsia"/>
            <w:color w:val="000000"/>
            <w:sz w:val="21"/>
            <w:szCs w:val="21"/>
          </w:rPr>
          <w:t>。</w:t>
        </w:r>
      </w:ins>
    </w:p>
    <w:p w14:paraId="6AF4F69C" w14:textId="117E6AA5" w:rsidR="00986484" w:rsidRDefault="0079034F" w:rsidP="00CA45CA">
      <w:pPr>
        <w:spacing w:line="360" w:lineRule="auto"/>
        <w:outlineLvl w:val="0"/>
        <w:rPr>
          <w:rFonts w:ascii="宋体" w:hAnsi="宋体"/>
          <w:b/>
          <w:color w:val="000000"/>
          <w:sz w:val="28"/>
          <w:szCs w:val="28"/>
        </w:rPr>
      </w:pPr>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p>
    <w:p w14:paraId="71B6F0EA" w14:textId="6BC29258" w:rsidR="00191DE7" w:rsidRDefault="00191DE7" w:rsidP="00CA45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 xml:space="preserve">.1 </w:t>
      </w:r>
      <w:r w:rsidR="00000CF1">
        <w:rPr>
          <w:rFonts w:ascii="宋体" w:hAnsi="宋体" w:hint="eastAsia"/>
          <w:b/>
          <w:sz w:val="21"/>
          <w:szCs w:val="21"/>
        </w:rPr>
        <w:t>场景</w:t>
      </w:r>
      <w:r>
        <w:rPr>
          <w:rFonts w:ascii="宋体" w:hAnsi="宋体" w:hint="eastAsia"/>
          <w:b/>
          <w:sz w:val="21"/>
          <w:szCs w:val="21"/>
        </w:rPr>
        <w:t>模型</w:t>
      </w:r>
    </w:p>
    <w:p w14:paraId="1EC39682" w14:textId="1545AC99" w:rsidR="00F548C2" w:rsidRDefault="00B2357F" w:rsidP="00A239C0">
      <w:pPr>
        <w:spacing w:line="360" w:lineRule="auto"/>
        <w:ind w:firstLineChars="196" w:firstLine="412"/>
        <w:rPr>
          <w:rFonts w:ascii="宋体" w:hAnsi="宋体"/>
          <w:color w:val="000000"/>
          <w:sz w:val="21"/>
          <w:szCs w:val="21"/>
        </w:rPr>
      </w:pPr>
      <w:bookmarkStart w:id="505" w:name="_Hlk210482643"/>
      <w:r w:rsidRPr="00B2357F">
        <w:rPr>
          <w:rFonts w:ascii="宋体" w:hAnsi="宋体"/>
          <w:color w:val="000000"/>
          <w:sz w:val="21"/>
          <w:szCs w:val="21"/>
        </w:rPr>
        <w:t>本文</w:t>
      </w:r>
      <w:r w:rsidR="006A1923">
        <w:rPr>
          <w:rFonts w:ascii="宋体" w:hAnsi="宋体" w:hint="eastAsia"/>
          <w:color w:val="000000"/>
          <w:sz w:val="21"/>
          <w:szCs w:val="21"/>
        </w:rPr>
        <w:t>将</w:t>
      </w:r>
      <w:r>
        <w:rPr>
          <w:rFonts w:ascii="宋体" w:hAnsi="宋体" w:hint="eastAsia"/>
          <w:color w:val="000000"/>
          <w:sz w:val="21"/>
          <w:szCs w:val="21"/>
        </w:rPr>
        <w:t>作战</w:t>
      </w:r>
      <w:r w:rsidRPr="00B2357F">
        <w:rPr>
          <w:rFonts w:ascii="宋体" w:hAnsi="宋体"/>
          <w:color w:val="000000"/>
          <w:sz w:val="21"/>
          <w:szCs w:val="21"/>
        </w:rPr>
        <w:t>场景</w:t>
      </w:r>
      <w:r w:rsidR="006A1923">
        <w:rPr>
          <w:rFonts w:ascii="宋体" w:hAnsi="宋体" w:hint="eastAsia"/>
          <w:color w:val="000000"/>
          <w:sz w:val="21"/>
          <w:szCs w:val="21"/>
        </w:rPr>
        <w:t>建模为</w:t>
      </w:r>
      <w:r w:rsidR="006A1923" w:rsidRPr="00B2357F">
        <w:rPr>
          <w:rFonts w:ascii="宋体" w:hAnsi="宋体"/>
          <w:color w:val="000000"/>
          <w:sz w:val="21"/>
          <w:szCs w:val="21"/>
        </w:rPr>
        <w:t>二维</w:t>
      </w:r>
      <w:r w:rsidR="00312450">
        <w:rPr>
          <w:rFonts w:ascii="宋体" w:hAnsi="宋体" w:hint="eastAsia"/>
          <w:color w:val="000000"/>
          <w:sz w:val="21"/>
          <w:szCs w:val="21"/>
        </w:rPr>
        <w:t>矩形</w:t>
      </w:r>
      <w:r w:rsidR="006A1923" w:rsidRPr="00B2357F">
        <w:rPr>
          <w:rFonts w:ascii="宋体" w:hAnsi="宋体"/>
          <w:color w:val="000000"/>
          <w:sz w:val="21"/>
          <w:szCs w:val="21"/>
        </w:rPr>
        <w:t>区域</w:t>
      </w:r>
      <w:r w:rsidR="00AF27F9">
        <w:rPr>
          <w:rFonts w:ascii="宋体" w:hAnsi="宋体" w:hint="eastAsia"/>
          <w:color w:val="000000"/>
          <w:sz w:val="21"/>
          <w:szCs w:val="21"/>
        </w:rPr>
        <w:t xml:space="preserve"> </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8155C7">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008155C7">
        <w:rPr>
          <w:rFonts w:ascii="宋体" w:hAnsi="宋体" w:hint="eastAsia"/>
          <w:color w:val="000000"/>
          <w:sz w:val="21"/>
          <w:szCs w:val="21"/>
        </w:rPr>
        <w:t>。</w:t>
      </w:r>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sidR="008155C7">
        <w:rPr>
          <w:rFonts w:ascii="宋体" w:hAnsi="宋体" w:hint="eastAsia"/>
          <w:color w:val="000000"/>
          <w:sz w:val="21"/>
          <w:szCs w:val="21"/>
        </w:rPr>
        <w:t xml:space="preserve">， </w:t>
      </w:r>
      <m:oMath>
        <m:r>
          <w:rPr>
            <w:rFonts w:ascii="Cambria Math" w:hAnsi="Cambria Math"/>
            <w:color w:val="000000"/>
            <w:sz w:val="21"/>
            <w:szCs w:val="21"/>
          </w:rPr>
          <m:t>M</m:t>
        </m:r>
      </m:oMath>
      <w:r w:rsidR="00AF27F9">
        <w:rPr>
          <w:rFonts w:ascii="宋体" w:hAnsi="宋体" w:hint="eastAsia"/>
          <w:color w:val="000000"/>
          <w:sz w:val="21"/>
          <w:szCs w:val="21"/>
        </w:rPr>
        <w:t xml:space="preserve"> </w:t>
      </w:r>
      <w:r w:rsidR="008155C7">
        <w:rPr>
          <w:rFonts w:ascii="宋体" w:hAnsi="宋体" w:hint="eastAsia"/>
          <w:color w:val="000000"/>
          <w:sz w:val="21"/>
          <w:szCs w:val="21"/>
        </w:rPr>
        <w:t>为建筑物数量，</w:t>
      </w:r>
      <w:r w:rsidR="000D02C0">
        <w:rPr>
          <w:rFonts w:ascii="宋体" w:hAnsi="宋体" w:hint="eastAsia"/>
          <w:color w:val="000000"/>
          <w:sz w:val="21"/>
          <w:szCs w:val="21"/>
        </w:rPr>
        <w:t>建筑物</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sidR="000D02C0">
        <w:rPr>
          <w:rFonts w:ascii="宋体" w:hAnsi="宋体" w:hint="eastAsia"/>
          <w:color w:val="000000"/>
          <w:sz w:val="21"/>
          <w:szCs w:val="21"/>
        </w:rPr>
        <w:t>简化为</w:t>
      </w:r>
      <w:r>
        <w:rPr>
          <w:rFonts w:ascii="宋体" w:hAnsi="宋体" w:hint="eastAsia"/>
          <w:color w:val="000000"/>
          <w:sz w:val="21"/>
          <w:szCs w:val="21"/>
        </w:rPr>
        <w:t>矩形</w:t>
      </w:r>
      <w:r w:rsidR="00F06742">
        <w:rPr>
          <w:rFonts w:ascii="宋体" w:hAnsi="宋体" w:hint="eastAsia"/>
          <w:color w:val="000000"/>
          <w:sz w:val="21"/>
          <w:szCs w:val="21"/>
        </w:rPr>
        <w:t>；干扰源</w:t>
      </w:r>
      <w:r w:rsidR="00AF27F9">
        <w:rPr>
          <w:rFonts w:ascii="宋体" w:hAnsi="宋体" w:hint="eastAsia"/>
          <w:color w:val="000000"/>
          <w:sz w:val="21"/>
          <w:szCs w:val="21"/>
        </w:rPr>
        <w:t xml:space="preserve"> </w:t>
      </w:r>
      <m:oMath>
        <m:r>
          <w:rPr>
            <w:rFonts w:ascii="Cambria Math" w:hAnsi="Cambria Math"/>
            <w:color w:val="000000"/>
            <w:sz w:val="21"/>
            <w:szCs w:val="21"/>
          </w:rPr>
          <m:t>p</m:t>
        </m:r>
      </m:oMath>
      <w:r w:rsidR="00AF27F9">
        <w:rPr>
          <w:rFonts w:ascii="宋体" w:hAnsi="宋体" w:hint="eastAsia"/>
          <w:color w:val="000000"/>
          <w:sz w:val="21"/>
          <w:szCs w:val="21"/>
        </w:rPr>
        <w:t xml:space="preserve"> </w:t>
      </w:r>
      <w:r w:rsidR="00F06742">
        <w:rPr>
          <w:rFonts w:ascii="宋体" w:hAnsi="宋体" w:hint="eastAsia"/>
          <w:color w:val="000000"/>
          <w:sz w:val="21"/>
          <w:szCs w:val="21"/>
        </w:rPr>
        <w:t>的位置</w:t>
      </w:r>
      <w:r w:rsidR="00CC7509">
        <w:rPr>
          <w:rFonts w:ascii="宋体" w:hAnsi="宋体" w:hint="eastAsia"/>
          <w:color w:val="000000"/>
          <w:sz w:val="21"/>
          <w:szCs w:val="21"/>
        </w:rPr>
        <w:t>为</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r w:rsidR="002575E1">
        <w:rPr>
          <w:rFonts w:ascii="宋体" w:hAnsi="宋体" w:hint="eastAsia"/>
          <w:color w:val="000000"/>
          <w:sz w:val="21"/>
          <w:szCs w:val="21"/>
        </w:rPr>
        <w:t>干扰</w:t>
      </w:r>
      <w:r w:rsidR="00F06742">
        <w:rPr>
          <w:rFonts w:ascii="宋体" w:hAnsi="宋体" w:hint="eastAsia"/>
          <w:color w:val="000000"/>
          <w:sz w:val="21"/>
          <w:szCs w:val="21"/>
        </w:rPr>
        <w:t>功率</w:t>
      </w:r>
      <w:r w:rsidR="002575E1">
        <w:rPr>
          <w:rFonts w:ascii="宋体" w:hAnsi="宋体" w:hint="eastAsia"/>
          <w:color w:val="000000"/>
          <w:sz w:val="21"/>
          <w:szCs w:val="21"/>
        </w:rPr>
        <w:t>为</w:t>
      </w:r>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AF27F9">
        <w:rPr>
          <w:rFonts w:ascii="宋体" w:hAnsi="宋体" w:hint="eastAsia"/>
          <w:color w:val="000000"/>
          <w:sz w:val="21"/>
          <w:szCs w:val="21"/>
        </w:rPr>
        <w:t xml:space="preserve">，等效干扰半径为 </w:t>
      </w:r>
      <m:oMath>
        <m:sSub>
          <m:sSubPr>
            <m:ctrlPr>
              <w:rPr>
                <w:rFonts w:ascii="Cambria Math" w:hAnsi="Cambria Math"/>
                <w:i/>
                <w:color w:val="000000"/>
                <w:sz w:val="21"/>
                <w:szCs w:val="21"/>
              </w:rPr>
            </m:ctrlPr>
          </m:sSubPr>
          <m:e>
            <m:r>
              <w:rPr>
                <w:rFonts w:ascii="Cambria Math" w:hAnsi="Cambria Math"/>
                <w:color w:val="000000"/>
                <w:sz w:val="21"/>
                <w:szCs w:val="21"/>
              </w:rPr>
              <m:t>J</m:t>
            </m:r>
          </m:e>
          <m:sub>
            <m:r>
              <w:rPr>
                <w:rFonts w:ascii="Cambria Math" w:hAnsi="Cambria Math" w:hint="eastAsia"/>
                <w:color w:val="000000"/>
                <w:sz w:val="21"/>
                <w:szCs w:val="21"/>
              </w:rPr>
              <m:t>r</m:t>
            </m:r>
          </m:sub>
        </m:sSub>
      </m:oMath>
      <w:r w:rsidR="00F06742">
        <w:rPr>
          <w:rFonts w:ascii="宋体" w:hAnsi="宋体" w:hint="eastAsia"/>
          <w:color w:val="000000"/>
          <w:sz w:val="21"/>
          <w:szCs w:val="21"/>
        </w:rPr>
        <w:t>；</w:t>
      </w:r>
      <w:r>
        <w:rPr>
          <w:rFonts w:ascii="宋体" w:hAnsi="宋体" w:hint="eastAsia"/>
          <w:color w:val="000000"/>
          <w:sz w:val="21"/>
          <w:szCs w:val="21"/>
        </w:rPr>
        <w:t>无人机集群</w:t>
      </w:r>
      <w:r w:rsidR="00ED67FC">
        <w:rPr>
          <w:rFonts w:ascii="宋体" w:hAnsi="宋体" w:hint="eastAsia"/>
          <w:color w:val="000000"/>
          <w:sz w:val="21"/>
          <w:szCs w:val="21"/>
        </w:rPr>
        <w:t>表示</w:t>
      </w:r>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00ED67FC">
        <w:rPr>
          <w:rFonts w:ascii="宋体" w:hAnsi="宋体" w:hint="eastAsia"/>
          <w:color w:val="000000"/>
          <w:sz w:val="21"/>
          <w:szCs w:val="21"/>
        </w:rPr>
        <w:t>，其中</w:t>
      </w:r>
      <w:ins w:id="506" w:author="运璐 何" w:date="2025-11-23T10:33:00Z">
        <w:r w:rsidR="008976F0">
          <w:rPr>
            <w:rFonts w:ascii="宋体" w:hAnsi="宋体" w:hint="eastAsia"/>
            <w:color w:val="000000"/>
            <w:sz w:val="21"/>
            <w:szCs w:val="21"/>
          </w:rPr>
          <w:t xml:space="preserve"> </w:t>
        </w:r>
      </w:ins>
      <m:oMath>
        <m:r>
          <w:rPr>
            <w:rFonts w:ascii="Cambria Math" w:hAnsi="Cambria Math"/>
            <w:color w:val="000000"/>
            <w:sz w:val="21"/>
            <w:szCs w:val="21"/>
          </w:rPr>
          <m:t>N</m:t>
        </m:r>
      </m:oMath>
      <w:ins w:id="507" w:author="运璐 何" w:date="2025-11-23T10:33:00Z">
        <w:r w:rsidR="008976F0">
          <w:rPr>
            <w:rFonts w:ascii="宋体" w:hAnsi="宋体" w:hint="eastAsia"/>
            <w:color w:val="000000"/>
            <w:sz w:val="21"/>
            <w:szCs w:val="21"/>
          </w:rPr>
          <w:t xml:space="preserve"> </w:t>
        </w:r>
      </w:ins>
      <w:r w:rsidR="00ED67FC">
        <w:rPr>
          <w:rFonts w:ascii="宋体" w:hAnsi="宋体" w:hint="eastAsia"/>
          <w:color w:val="000000"/>
          <w:sz w:val="21"/>
          <w:szCs w:val="21"/>
        </w:rPr>
        <w:t>为无人机数量</w:t>
      </w:r>
      <w:r w:rsidR="001175A3">
        <w:rPr>
          <w:rFonts w:ascii="宋体" w:hAnsi="宋体" w:hint="eastAsia"/>
          <w:color w:val="000000"/>
          <w:sz w:val="21"/>
          <w:szCs w:val="21"/>
        </w:rPr>
        <w:t>，</w:t>
      </w:r>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位置</w:t>
      </w:r>
      <w:r w:rsidR="00F3192E">
        <w:rPr>
          <w:rFonts w:ascii="宋体" w:hAnsi="宋体" w:hint="eastAsia"/>
          <w:color w:val="000000"/>
          <w:sz w:val="21"/>
          <w:szCs w:val="21"/>
        </w:rPr>
        <w:t>为</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00C4069E">
        <w:rPr>
          <w:rFonts w:ascii="宋体" w:hAnsi="宋体" w:hint="eastAsia"/>
          <w:color w:val="000000"/>
          <w:sz w:val="21"/>
          <w:szCs w:val="21"/>
        </w:rPr>
        <w:t>。</w:t>
      </w:r>
    </w:p>
    <w:p w14:paraId="4AA3C4B7" w14:textId="594A3CAC" w:rsidR="00B2357F" w:rsidRDefault="002423A1" w:rsidP="00A239C0">
      <w:pPr>
        <w:spacing w:line="360" w:lineRule="auto"/>
        <w:ind w:firstLineChars="196" w:firstLine="412"/>
        <w:rPr>
          <w:rFonts w:ascii="宋体" w:hAnsi="宋体"/>
          <w:color w:val="000000"/>
          <w:sz w:val="21"/>
          <w:szCs w:val="21"/>
        </w:rPr>
      </w:pPr>
      <w:r>
        <w:rPr>
          <w:rFonts w:ascii="宋体" w:hAnsi="宋体" w:hint="eastAsia"/>
          <w:color w:val="000000"/>
          <w:sz w:val="21"/>
          <w:szCs w:val="21"/>
        </w:rPr>
        <w:t>不失一般性</w:t>
      </w:r>
      <w:r w:rsidR="00C4069E" w:rsidRPr="00C4069E">
        <w:rPr>
          <w:rFonts w:ascii="宋体" w:hAnsi="宋体"/>
          <w:color w:val="000000"/>
          <w:sz w:val="21"/>
          <w:szCs w:val="21"/>
        </w:rPr>
        <w:t>，本文采用离散时间建模方式，记</w:t>
      </w:r>
      <w:r w:rsidR="002D709D"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2D709D">
        <w:rPr>
          <w:rFonts w:ascii="宋体" w:hAnsi="宋体" w:hint="eastAsia"/>
          <w:color w:val="000000"/>
          <w:sz w:val="21"/>
          <w:szCs w:val="21"/>
        </w:rPr>
        <w:t>，</w:t>
      </w:r>
      <w:r w:rsidR="00C4069E" w:rsidRPr="00C4069E">
        <w:rPr>
          <w:rFonts w:ascii="宋体" w:hAnsi="宋体"/>
          <w:color w:val="000000"/>
          <w:sz w:val="21"/>
          <w:szCs w:val="21"/>
        </w:rPr>
        <w:t>时间步</w:t>
      </w:r>
      <w:r w:rsidR="00C4069E">
        <w:rPr>
          <w:rFonts w:ascii="宋体" w:hAnsi="宋体" w:hint="eastAsia"/>
          <w:color w:val="000000"/>
          <w:sz w:val="21"/>
          <w:szCs w:val="21"/>
        </w:rPr>
        <w:t xml:space="preserve"> </w:t>
      </w:r>
      <m:oMath>
        <m:r>
          <w:rPr>
            <w:rFonts w:ascii="Cambria Math" w:hAnsi="Cambria Math"/>
            <w:color w:val="000000"/>
            <w:sz w:val="21"/>
            <w:szCs w:val="21"/>
          </w:rPr>
          <m:t>t=0,1,2,…,T</m:t>
        </m:r>
      </m:oMath>
      <w:r w:rsidR="00382010">
        <w:rPr>
          <w:rFonts w:ascii="宋体" w:hAnsi="宋体" w:hint="eastAsia"/>
          <w:color w:val="000000"/>
          <w:sz w:val="21"/>
          <w:szCs w:val="21"/>
        </w:rPr>
        <w:t>。</w:t>
      </w:r>
      <w:r w:rsidR="000D5AC0">
        <w:rPr>
          <w:rFonts w:ascii="宋体" w:hAnsi="宋体" w:hint="eastAsia"/>
          <w:color w:val="000000"/>
          <w:sz w:val="21"/>
          <w:szCs w:val="21"/>
        </w:rPr>
        <w:t>无人机集群</w:t>
      </w:r>
      <w:r w:rsidR="00A239C0" w:rsidRPr="00B2357F">
        <w:rPr>
          <w:rFonts w:ascii="宋体" w:hAnsi="宋体"/>
          <w:color w:val="000000"/>
          <w:sz w:val="21"/>
          <w:szCs w:val="21"/>
        </w:rPr>
        <w:t>需</w:t>
      </w:r>
      <w:r w:rsidR="00A239C0">
        <w:rPr>
          <w:rFonts w:ascii="宋体" w:hAnsi="宋体" w:hint="eastAsia"/>
          <w:color w:val="000000"/>
          <w:sz w:val="21"/>
          <w:szCs w:val="21"/>
        </w:rPr>
        <w:t>要</w:t>
      </w:r>
      <w:r w:rsidR="00A239C0" w:rsidRPr="00B2357F">
        <w:rPr>
          <w:rFonts w:ascii="宋体" w:hAnsi="宋体"/>
          <w:color w:val="000000"/>
          <w:sz w:val="21"/>
          <w:szCs w:val="21"/>
        </w:rPr>
        <w:t>从给定的初始位置</w:t>
      </w:r>
      <w:r w:rsidR="00A239C0"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BE7D2F">
        <w:rPr>
          <w:rFonts w:ascii="MS Gothic" w:eastAsiaTheme="minorEastAsia" w:hAnsi="MS Gothic" w:cs="MS Gothic" w:hint="eastAsia"/>
          <w:color w:val="000000"/>
          <w:sz w:val="21"/>
          <w:szCs w:val="21"/>
        </w:rPr>
        <w:t xml:space="preserve"> </w:t>
      </w:r>
      <w:r w:rsidR="00A239C0" w:rsidRPr="00B2357F">
        <w:rPr>
          <w:rFonts w:ascii="宋体" w:hAnsi="宋体"/>
          <w:color w:val="000000"/>
          <w:sz w:val="21"/>
          <w:szCs w:val="21"/>
        </w:rPr>
        <w:t>出发，前往目标位置集合</w:t>
      </w:r>
      <w:r w:rsidR="00A239C0">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A239C0">
        <w:rPr>
          <w:rFonts w:ascii="宋体" w:hAnsi="宋体" w:hint="eastAsia"/>
          <w:color w:val="000000"/>
          <w:sz w:val="21"/>
          <w:szCs w:val="21"/>
        </w:rPr>
        <w:t xml:space="preserve"> </w:t>
      </w:r>
      <w:r w:rsidR="00EC5E0F">
        <w:rPr>
          <w:rFonts w:ascii="宋体" w:hAnsi="宋体" w:hint="eastAsia"/>
          <w:color w:val="000000"/>
          <w:sz w:val="21"/>
          <w:szCs w:val="21"/>
        </w:rPr>
        <w:t>。</w:t>
      </w:r>
      <w:r w:rsidR="00FA3850" w:rsidRPr="00FA3850">
        <w:rPr>
          <w:rFonts w:ascii="宋体" w:hAnsi="宋体" w:hint="eastAsia"/>
          <w:color w:val="000000"/>
          <w:sz w:val="21"/>
          <w:szCs w:val="21"/>
        </w:rPr>
        <w:t>在运动过程中，每架无人机的受最大</w:t>
      </w:r>
      <w:r w:rsidR="00E24483">
        <w:rPr>
          <w:rFonts w:ascii="宋体" w:hAnsi="宋体" w:hint="eastAsia"/>
          <w:color w:val="000000"/>
          <w:sz w:val="21"/>
          <w:szCs w:val="21"/>
        </w:rPr>
        <w:t>线</w:t>
      </w:r>
      <w:r w:rsidR="00FA3850" w:rsidRPr="00FA3850">
        <w:rPr>
          <w:rFonts w:ascii="宋体" w:hAnsi="宋体" w:hint="eastAsia"/>
          <w:color w:val="000000"/>
          <w:sz w:val="21"/>
          <w:szCs w:val="21"/>
        </w:rPr>
        <w:t>速度</w:t>
      </w:r>
      <w:r w:rsidR="00E24483">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max</m:t>
            </m:r>
          </m:sub>
        </m:sSub>
      </m:oMath>
      <w:r w:rsidR="00E24483">
        <w:rPr>
          <w:rFonts w:ascii="宋体" w:hAnsi="宋体" w:hint="eastAsia"/>
          <w:color w:val="000000"/>
          <w:sz w:val="21"/>
          <w:szCs w:val="21"/>
        </w:rPr>
        <w:t xml:space="preserve"> </w:t>
      </w:r>
      <w:r w:rsidR="00FA3850" w:rsidRPr="00FA3850">
        <w:rPr>
          <w:rFonts w:ascii="宋体" w:hAnsi="宋体" w:hint="eastAsia"/>
          <w:color w:val="000000"/>
          <w:sz w:val="21"/>
          <w:szCs w:val="21"/>
        </w:rPr>
        <w:t>约束</w:t>
      </w:r>
      <w:r w:rsidR="0050512B">
        <w:rPr>
          <w:rFonts w:ascii="宋体" w:hAnsi="宋体" w:hint="eastAsia"/>
          <w:color w:val="000000"/>
          <w:sz w:val="21"/>
          <w:szCs w:val="21"/>
        </w:rPr>
        <w:t>,</w:t>
      </w:r>
      <w:r w:rsidR="00EC5E0F">
        <w:rPr>
          <w:rFonts w:ascii="宋体" w:hAnsi="宋体" w:hint="eastAsia"/>
          <w:color w:val="000000"/>
          <w:sz w:val="21"/>
          <w:szCs w:val="21"/>
        </w:rPr>
        <w:t>且</w:t>
      </w:r>
      <w:r w:rsidR="0050512B">
        <w:rPr>
          <w:rFonts w:ascii="宋体" w:hAnsi="宋体" w:hint="eastAsia"/>
          <w:color w:val="000000"/>
          <w:sz w:val="21"/>
          <w:szCs w:val="21"/>
        </w:rPr>
        <w:t>为了保障安全飞行，</w:t>
      </w:r>
      <w:r w:rsidR="00A239C0">
        <w:rPr>
          <w:rFonts w:ascii="宋体" w:hAnsi="宋体" w:hint="eastAsia"/>
          <w:color w:val="000000"/>
          <w:sz w:val="21"/>
          <w:szCs w:val="21"/>
        </w:rPr>
        <w:t>整个过程中</w:t>
      </w:r>
      <w:r w:rsidR="00B2357F" w:rsidRPr="00B2357F">
        <w:rPr>
          <w:rFonts w:ascii="宋体" w:hAnsi="宋体"/>
          <w:color w:val="000000"/>
          <w:sz w:val="21"/>
          <w:szCs w:val="21"/>
        </w:rPr>
        <w:t>无人机的运动受到</w:t>
      </w:r>
      <w:r w:rsidR="00B2357F">
        <w:rPr>
          <w:rFonts w:ascii="宋体" w:hAnsi="宋体" w:hint="eastAsia"/>
          <w:color w:val="000000"/>
          <w:sz w:val="21"/>
          <w:szCs w:val="21"/>
        </w:rPr>
        <w:t>建筑</w:t>
      </w:r>
      <w:r w:rsidR="00B2357F" w:rsidRPr="00B2357F">
        <w:rPr>
          <w:rFonts w:ascii="宋体" w:hAnsi="宋体"/>
          <w:color w:val="000000"/>
          <w:sz w:val="21"/>
          <w:szCs w:val="21"/>
        </w:rPr>
        <w:t>物和</w:t>
      </w:r>
      <w:r w:rsidR="00B2357F">
        <w:rPr>
          <w:rFonts w:ascii="宋体" w:hAnsi="宋体" w:hint="eastAsia"/>
          <w:color w:val="000000"/>
          <w:sz w:val="21"/>
          <w:szCs w:val="21"/>
        </w:rPr>
        <w:t>无人机之间的</w:t>
      </w:r>
      <w:r w:rsidR="00B2357F" w:rsidRPr="00B2357F">
        <w:rPr>
          <w:rFonts w:ascii="宋体" w:hAnsi="宋体"/>
          <w:color w:val="000000"/>
          <w:sz w:val="21"/>
          <w:szCs w:val="21"/>
        </w:rPr>
        <w:t>碰撞约束，即在任意</w:t>
      </w:r>
      <w:r w:rsidR="00A239C0">
        <w:rPr>
          <w:rFonts w:ascii="宋体" w:hAnsi="宋体" w:hint="eastAsia"/>
          <w:color w:val="000000"/>
          <w:sz w:val="21"/>
          <w:szCs w:val="21"/>
        </w:rPr>
        <w:t xml:space="preserve"> </w:t>
      </w:r>
      <m:oMath>
        <m:r>
          <w:rPr>
            <w:rFonts w:ascii="Cambria Math" w:hAnsi="Cambria Math" w:hint="eastAsia"/>
            <w:color w:val="000000"/>
            <w:sz w:val="21"/>
            <w:szCs w:val="21"/>
          </w:rPr>
          <m:t>t</m:t>
        </m:r>
      </m:oMath>
      <w:r w:rsidR="00A239C0">
        <w:rPr>
          <w:rFonts w:ascii="宋体" w:hAnsi="宋体" w:hint="eastAsia"/>
          <w:color w:val="000000"/>
          <w:sz w:val="21"/>
          <w:szCs w:val="21"/>
        </w:rPr>
        <w:t xml:space="preserve"> </w:t>
      </w:r>
      <w:r w:rsidR="00B2357F" w:rsidRPr="00B2357F">
        <w:rPr>
          <w:rFonts w:ascii="宋体" w:hAnsi="宋体"/>
          <w:color w:val="000000"/>
          <w:sz w:val="21"/>
          <w:szCs w:val="21"/>
        </w:rPr>
        <w:t>时刻均需</w:t>
      </w:r>
      <w:r w:rsidR="0050512B">
        <w:rPr>
          <w:rFonts w:ascii="宋体" w:hAnsi="宋体" w:hint="eastAsia"/>
          <w:color w:val="000000"/>
          <w:sz w:val="21"/>
          <w:szCs w:val="21"/>
        </w:rPr>
        <w:t>满足以下物理约束</w:t>
      </w:r>
      <w:r w:rsidR="00B2357F" w:rsidRPr="00B2357F">
        <w:rPr>
          <w:rFonts w:ascii="宋体" w:hAnsi="宋体"/>
          <w:color w:val="000000"/>
          <w:sz w:val="21"/>
          <w:szCs w:val="21"/>
        </w:rPr>
        <w:t>：</w:t>
      </w:r>
    </w:p>
    <w:p w14:paraId="23E2C217" w14:textId="672FE164" w:rsidR="00B2357F" w:rsidRPr="00B2357F" w:rsidRDefault="00A967F5"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A967F5"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m:oMath>
      </m:oMathPara>
    </w:p>
    <w:p w14:paraId="066E3D0C" w14:textId="533C1001"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1473F611" w14:textId="5429E338" w:rsidR="001D27EE" w:rsidRDefault="003F304A" w:rsidP="00643FFA">
      <w:pPr>
        <w:spacing w:line="360" w:lineRule="auto"/>
        <w:ind w:firstLineChars="196" w:firstLine="412"/>
      </w:pPr>
      <w:r>
        <w:rPr>
          <w:rFonts w:ascii="宋体" w:hAnsi="宋体" w:hint="eastAsia"/>
          <w:color w:val="000000"/>
          <w:sz w:val="21"/>
          <w:szCs w:val="21"/>
        </w:rPr>
        <w:t>每架无人机都携带</w:t>
      </w:r>
      <w:r w:rsidR="003C134A">
        <w:rPr>
          <w:rFonts w:ascii="宋体" w:hAnsi="宋体" w:hint="eastAsia"/>
          <w:color w:val="000000"/>
          <w:sz w:val="21"/>
          <w:szCs w:val="21"/>
        </w:rPr>
        <w:t>有限</w:t>
      </w:r>
      <w:r w:rsidR="009D07DB">
        <w:rPr>
          <w:rFonts w:ascii="宋体" w:hAnsi="宋体" w:hint="eastAsia"/>
          <w:color w:val="000000"/>
          <w:sz w:val="21"/>
          <w:szCs w:val="21"/>
        </w:rPr>
        <w:t>感知设备</w:t>
      </w:r>
      <w:r>
        <w:rPr>
          <w:rFonts w:ascii="宋体" w:hAnsi="宋体" w:hint="eastAsia"/>
          <w:color w:val="000000"/>
          <w:sz w:val="21"/>
          <w:szCs w:val="21"/>
        </w:rPr>
        <w:t>，能够探测半径</w:t>
      </w:r>
      <w:r w:rsidR="00454253">
        <w:rPr>
          <w:rFonts w:ascii="宋体" w:hAnsi="宋体" w:hint="eastAsia"/>
          <w:color w:val="000000"/>
          <w:sz w:val="21"/>
          <w:szCs w:val="21"/>
        </w:rPr>
        <w:t xml:space="preserve">为 </w:t>
      </w:r>
      <m:oMath>
        <m:r>
          <w:rPr>
            <w:rFonts w:ascii="Cambria Math" w:hAnsi="Cambria Math"/>
            <w:color w:val="000000"/>
            <w:sz w:val="21"/>
            <w:szCs w:val="21"/>
          </w:rPr>
          <m:t>l</m:t>
        </m:r>
      </m:oMath>
      <w:r w:rsidR="00454253">
        <w:rPr>
          <w:rFonts w:ascii="宋体" w:hAnsi="宋体" w:hint="eastAsia"/>
          <w:color w:val="000000"/>
          <w:sz w:val="21"/>
          <w:szCs w:val="21"/>
        </w:rPr>
        <w:t xml:space="preserve"> </w:t>
      </w:r>
      <w:r>
        <w:rPr>
          <w:rFonts w:ascii="宋体" w:hAnsi="宋体" w:hint="eastAsia"/>
          <w:color w:val="000000"/>
          <w:sz w:val="21"/>
          <w:szCs w:val="21"/>
        </w:rPr>
        <w:t>圆形</w:t>
      </w:r>
      <w:r w:rsidR="00032093">
        <w:rPr>
          <w:rFonts w:ascii="宋体" w:hAnsi="宋体" w:hint="eastAsia"/>
          <w:color w:val="000000"/>
          <w:sz w:val="21"/>
          <w:szCs w:val="21"/>
        </w:rPr>
        <w:t>区域</w:t>
      </w:r>
      <w:r>
        <w:rPr>
          <w:rFonts w:ascii="宋体" w:hAnsi="宋体" w:hint="eastAsia"/>
          <w:color w:val="000000"/>
          <w:sz w:val="21"/>
          <w:szCs w:val="21"/>
        </w:rPr>
        <w:t>内</w:t>
      </w:r>
      <w:r w:rsidR="00EC5E0F">
        <w:rPr>
          <w:rFonts w:ascii="宋体" w:hAnsi="宋体" w:hint="eastAsia"/>
          <w:color w:val="000000"/>
          <w:sz w:val="21"/>
          <w:szCs w:val="21"/>
        </w:rPr>
        <w:t>的</w:t>
      </w:r>
      <w:r>
        <w:rPr>
          <w:rFonts w:ascii="宋体" w:hAnsi="宋体" w:hint="eastAsia"/>
          <w:color w:val="000000"/>
          <w:sz w:val="21"/>
          <w:szCs w:val="21"/>
        </w:rPr>
        <w:t>干扰源以及建筑物</w:t>
      </w:r>
      <w:r w:rsidR="00EC5E0F">
        <w:rPr>
          <w:rFonts w:ascii="宋体" w:hAnsi="宋体" w:hint="eastAsia"/>
          <w:color w:val="000000"/>
          <w:sz w:val="21"/>
          <w:szCs w:val="21"/>
        </w:rPr>
        <w:t>信息</w:t>
      </w:r>
      <w:r>
        <w:rPr>
          <w:rFonts w:ascii="宋体" w:hAnsi="宋体" w:hint="eastAsia"/>
          <w:color w:val="000000"/>
          <w:sz w:val="21"/>
          <w:szCs w:val="21"/>
        </w:rPr>
        <w:t>。</w:t>
      </w:r>
      <w:r w:rsidR="00A239C0">
        <w:rPr>
          <w:rFonts w:ascii="宋体" w:hAnsi="宋体" w:hint="eastAsia"/>
          <w:color w:val="000000"/>
          <w:sz w:val="21"/>
          <w:szCs w:val="21"/>
        </w:rPr>
        <w:t>在</w:t>
      </w:r>
      <w:r w:rsidR="00A239C0" w:rsidRPr="00B2357F">
        <w:rPr>
          <w:rFonts w:ascii="宋体" w:hAnsi="宋体"/>
          <w:color w:val="000000"/>
          <w:sz w:val="21"/>
          <w:szCs w:val="21"/>
        </w:rPr>
        <w:t>初始时刻</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t</m:t>
            </m:r>
          </m:e>
          <m:sub>
            <m:r>
              <w:rPr>
                <w:rFonts w:ascii="Cambria Math" w:hAnsi="Cambria Math"/>
                <w:color w:val="000000"/>
                <w:sz w:val="21"/>
                <w:szCs w:val="21"/>
              </w:rPr>
              <m:t>0</m:t>
            </m:r>
          </m:sub>
        </m:sSub>
      </m:oMath>
      <w:r w:rsidR="00A239C0" w:rsidRPr="00B2357F">
        <w:rPr>
          <w:rFonts w:ascii="宋体" w:hAnsi="宋体"/>
          <w:color w:val="000000"/>
          <w:sz w:val="21"/>
          <w:szCs w:val="21"/>
        </w:rPr>
        <w:t>，</w:t>
      </w:r>
      <w:r>
        <w:rPr>
          <w:rFonts w:ascii="宋体" w:hAnsi="宋体" w:hint="eastAsia"/>
          <w:color w:val="000000"/>
          <w:sz w:val="21"/>
          <w:szCs w:val="21"/>
        </w:rPr>
        <w:t>无人机集群</w:t>
      </w:r>
      <w:r w:rsidR="00EC5E0F">
        <w:rPr>
          <w:rFonts w:ascii="宋体" w:hAnsi="宋体" w:hint="eastAsia"/>
          <w:color w:val="000000"/>
          <w:sz w:val="21"/>
          <w:szCs w:val="21"/>
        </w:rPr>
        <w:t>只能获知初始位置</w:t>
      </w:r>
      <w:r w:rsidR="0050512B">
        <w:rPr>
          <w:rFonts w:ascii="宋体" w:hAnsi="宋体" w:hint="eastAsia"/>
          <w:color w:val="000000"/>
          <w:sz w:val="21"/>
          <w:szCs w:val="21"/>
        </w:rPr>
        <w:t>感知设备</w:t>
      </w:r>
      <w:r w:rsidR="00EC5E0F">
        <w:rPr>
          <w:rFonts w:ascii="宋体" w:hAnsi="宋体" w:hint="eastAsia"/>
          <w:color w:val="000000"/>
          <w:sz w:val="21"/>
          <w:szCs w:val="21"/>
        </w:rPr>
        <w:t>探测范围内的环境信息</w:t>
      </w:r>
      <w:r w:rsidR="000D5AC0">
        <w:rPr>
          <w:rFonts w:ascii="宋体" w:hAnsi="宋体" w:hint="eastAsia"/>
          <w:color w:val="000000"/>
          <w:sz w:val="21"/>
          <w:szCs w:val="21"/>
        </w:rPr>
        <w:t>，</w:t>
      </w:r>
      <w:r>
        <w:rPr>
          <w:rFonts w:ascii="宋体" w:hAnsi="宋体" w:hint="eastAsia"/>
          <w:color w:val="000000"/>
          <w:sz w:val="21"/>
          <w:szCs w:val="21"/>
        </w:rPr>
        <w:t xml:space="preserve">对于时刻 </w:t>
      </w:r>
      <m:oMath>
        <m:r>
          <w:rPr>
            <w:rFonts w:ascii="Cambria Math" w:hAnsi="Cambria Math" w:hint="eastAsia"/>
            <w:color w:val="000000"/>
            <w:sz w:val="21"/>
            <w:szCs w:val="21"/>
          </w:rPr>
          <m:t>t</m:t>
        </m:r>
      </m:oMath>
      <w:r>
        <w:rPr>
          <w:rFonts w:ascii="宋体" w:hAnsi="宋体" w:hint="eastAsia"/>
          <w:color w:val="000000"/>
          <w:sz w:val="21"/>
          <w:szCs w:val="21"/>
        </w:rPr>
        <w:t>，</w:t>
      </w:r>
      <w:r w:rsidR="00A239C0" w:rsidRPr="00B2357F">
        <w:rPr>
          <w:rFonts w:ascii="宋体" w:hAnsi="宋体"/>
          <w:color w:val="000000"/>
          <w:sz w:val="21"/>
          <w:szCs w:val="21"/>
        </w:rPr>
        <w:t xml:space="preserve">记其观测信息为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m:rPr>
                <m:scr m:val="script"/>
                <m:sty m:val="p"/>
              </m:rPr>
              <w:rPr>
                <w:rFonts w:ascii="Cambria Math" w:hAnsi="Cambria Math"/>
                <w:color w:val="000000"/>
                <w:sz w:val="21"/>
                <w:szCs w:val="21"/>
              </w:rPr>
              <m:t>t</m:t>
            </m:r>
          </m:sub>
        </m:sSub>
        <m:r>
          <m:rPr>
            <m:scr m:val="script"/>
            <m:sty m:val="p"/>
          </m:rPr>
          <w:rPr>
            <w:rFonts w:ascii="Cambria Math" w:hAnsi="Cambria Math"/>
            <w:color w:val="000000"/>
            <w:sz w:val="21"/>
            <w:szCs w:val="21"/>
          </w:rPr>
          <m:t>⊆O</m:t>
        </m:r>
      </m:oMath>
      <w:r>
        <w:rPr>
          <w:rFonts w:ascii="宋体" w:hAnsi="宋体" w:hint="eastAsia"/>
          <w:color w:val="000000"/>
          <w:sz w:val="21"/>
          <w:szCs w:val="21"/>
        </w:rPr>
        <w:t>，其</w:t>
      </w:r>
      <w:r w:rsidR="00A239C0" w:rsidRPr="00B2357F">
        <w:rPr>
          <w:rFonts w:ascii="宋体" w:hAnsi="宋体"/>
          <w:color w:val="000000"/>
          <w:sz w:val="21"/>
          <w:szCs w:val="21"/>
        </w:rPr>
        <w:t>随</w:t>
      </w:r>
      <w:r>
        <w:rPr>
          <w:rFonts w:ascii="宋体" w:hAnsi="宋体" w:hint="eastAsia"/>
          <w:color w:val="000000"/>
          <w:sz w:val="21"/>
          <w:szCs w:val="21"/>
        </w:rPr>
        <w:t>无人机集群的位置而</w:t>
      </w:r>
      <w:r w:rsidR="00F06742">
        <w:rPr>
          <w:rFonts w:ascii="宋体" w:hAnsi="宋体" w:hint="eastAsia"/>
          <w:color w:val="000000"/>
          <w:sz w:val="21"/>
          <w:szCs w:val="21"/>
        </w:rPr>
        <w:t>实时</w:t>
      </w:r>
      <w:r>
        <w:rPr>
          <w:rFonts w:ascii="宋体" w:hAnsi="宋体" w:hint="eastAsia"/>
          <w:color w:val="000000"/>
          <w:sz w:val="21"/>
          <w:szCs w:val="21"/>
        </w:rPr>
        <w:t>更新</w:t>
      </w:r>
      <w:r w:rsidR="00A239C0" w:rsidRPr="00B2357F">
        <w:rPr>
          <w:rFonts w:ascii="宋体" w:hAnsi="宋体"/>
          <w:color w:val="000000"/>
          <w:sz w:val="21"/>
          <w:szCs w:val="21"/>
        </w:rPr>
        <w:t>。</w:t>
      </w:r>
      <w:r w:rsidR="0050512B" w:rsidRPr="0050512B">
        <w:rPr>
          <w:rFonts w:ascii="宋体" w:hAnsi="宋体" w:hint="eastAsia"/>
          <w:color w:val="000000"/>
          <w:sz w:val="21"/>
          <w:szCs w:val="21"/>
        </w:rPr>
        <w:t>该设定用于描述城市作战环境下的部分可观测场景，即无人机集群</w:t>
      </w:r>
      <w:r w:rsidR="0050512B">
        <w:rPr>
          <w:rFonts w:ascii="宋体" w:hAnsi="宋体" w:hint="eastAsia"/>
          <w:color w:val="000000"/>
          <w:sz w:val="21"/>
          <w:szCs w:val="21"/>
        </w:rPr>
        <w:t>需要</w:t>
      </w:r>
      <w:r w:rsidR="0050512B" w:rsidRPr="0050512B">
        <w:rPr>
          <w:rFonts w:ascii="宋体" w:hAnsi="宋体" w:hint="eastAsia"/>
          <w:color w:val="000000"/>
          <w:sz w:val="21"/>
          <w:szCs w:val="21"/>
        </w:rPr>
        <w:t>在</w:t>
      </w:r>
      <w:r w:rsidR="0050512B">
        <w:rPr>
          <w:rFonts w:ascii="宋体" w:hAnsi="宋体" w:hint="eastAsia"/>
          <w:color w:val="000000"/>
          <w:sz w:val="21"/>
          <w:szCs w:val="21"/>
        </w:rPr>
        <w:t>全</w:t>
      </w:r>
      <w:r w:rsidR="0050512B" w:rsidRPr="0050512B">
        <w:rPr>
          <w:rFonts w:ascii="宋体" w:hAnsi="宋体" w:hint="eastAsia"/>
          <w:color w:val="000000"/>
          <w:sz w:val="21"/>
          <w:szCs w:val="21"/>
        </w:rPr>
        <w:t>局信息未知</w:t>
      </w:r>
      <w:r w:rsidR="0050512B">
        <w:rPr>
          <w:rFonts w:ascii="宋体" w:hAnsi="宋体" w:hint="eastAsia"/>
          <w:color w:val="000000"/>
          <w:sz w:val="21"/>
          <w:szCs w:val="21"/>
        </w:rPr>
        <w:t>、局部信息实时更新</w:t>
      </w:r>
      <w:r w:rsidR="0050512B" w:rsidRPr="0050512B">
        <w:rPr>
          <w:rFonts w:ascii="宋体" w:hAnsi="宋体" w:hint="eastAsia"/>
          <w:color w:val="000000"/>
          <w:sz w:val="21"/>
          <w:szCs w:val="21"/>
        </w:rPr>
        <w:t>的条件下执行路径规划与通信保持任务。</w:t>
      </w:r>
    </w:p>
    <w:p w14:paraId="373D315E" w14:textId="05400469" w:rsidR="00646C15" w:rsidRPr="00643FFA" w:rsidRDefault="00646C15" w:rsidP="00643FFA">
      <w:pPr>
        <w:pStyle w:val="aff0"/>
      </w:pPr>
      <w:r>
        <w:object w:dxaOrig="17506" w:dyaOrig="10306" w14:anchorId="480BC8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6pt;height:199.9pt" o:ole="">
            <v:imagedata r:id="rId12" o:title=""/>
          </v:shape>
          <o:OLEObject Type="Embed" ProgID="Visio.Drawing.15" ShapeID="_x0000_i1025" DrawAspect="Content" ObjectID="_1825402591" r:id="rId13"/>
        </w:object>
      </w:r>
    </w:p>
    <w:p w14:paraId="3BE30404" w14:textId="345EC391"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234ACA">
      <w:pPr>
        <w:spacing w:line="360" w:lineRule="auto"/>
        <w:outlineLvl w:val="1"/>
        <w:rPr>
          <w:rFonts w:ascii="宋体" w:hAnsi="宋体"/>
          <w:b/>
          <w:color w:val="000000"/>
          <w:sz w:val="28"/>
          <w:szCs w:val="28"/>
        </w:rPr>
      </w:pPr>
      <w:r>
        <w:rPr>
          <w:rFonts w:ascii="宋体" w:hAnsi="宋体"/>
          <w:b/>
          <w:sz w:val="21"/>
          <w:szCs w:val="21"/>
        </w:rPr>
        <w:t>2</w:t>
      </w:r>
      <w:r>
        <w:rPr>
          <w:rFonts w:ascii="宋体" w:hAnsi="宋体" w:hint="eastAsia"/>
          <w:b/>
          <w:sz w:val="21"/>
          <w:szCs w:val="21"/>
        </w:rPr>
        <w:t>.</w:t>
      </w:r>
      <w:r w:rsidR="00000CF1">
        <w:rPr>
          <w:rFonts w:ascii="宋体" w:hAnsi="宋体"/>
          <w:b/>
          <w:sz w:val="21"/>
          <w:szCs w:val="21"/>
        </w:rPr>
        <w:t>2</w:t>
      </w:r>
      <w:r>
        <w:rPr>
          <w:rFonts w:ascii="宋体" w:hAnsi="宋体" w:hint="eastAsia"/>
          <w:b/>
          <w:sz w:val="21"/>
          <w:szCs w:val="21"/>
        </w:rPr>
        <w:t xml:space="preserve"> </w:t>
      </w:r>
      <w:r w:rsidR="00EC5E0F">
        <w:rPr>
          <w:rFonts w:ascii="宋体" w:hAnsi="宋体" w:hint="eastAsia"/>
          <w:b/>
          <w:sz w:val="21"/>
          <w:szCs w:val="21"/>
        </w:rPr>
        <w:t>通信</w:t>
      </w:r>
      <w:r>
        <w:rPr>
          <w:rFonts w:ascii="宋体" w:hAnsi="宋体" w:hint="eastAsia"/>
          <w:b/>
          <w:sz w:val="21"/>
          <w:szCs w:val="21"/>
        </w:rPr>
        <w:t>模型</w:t>
      </w:r>
    </w:p>
    <w:p w14:paraId="2939E95A" w14:textId="5EE8941C" w:rsidR="00FE3A49" w:rsidRDefault="00FE41DE" w:rsidP="003A6624">
      <w:pPr>
        <w:spacing w:line="360" w:lineRule="auto"/>
        <w:ind w:firstLineChars="196" w:firstLine="412"/>
        <w:rPr>
          <w:rFonts w:ascii="宋体" w:hAnsi="宋体"/>
          <w:color w:val="000000"/>
          <w:sz w:val="21"/>
          <w:szCs w:val="21"/>
        </w:rPr>
      </w:pPr>
      <w:r>
        <w:rPr>
          <w:rFonts w:ascii="宋体" w:hAnsi="宋体" w:hint="eastAsia"/>
          <w:color w:val="000000"/>
          <w:sz w:val="21"/>
          <w:szCs w:val="21"/>
        </w:rPr>
        <w:t>在此城市场景下</w:t>
      </w:r>
      <w:ins w:id="508" w:author="运璐 何" w:date="2025-11-13T14:20:00Z">
        <w:r w:rsidR="00585634">
          <w:rPr>
            <w:rFonts w:ascii="宋体" w:hAnsi="宋体" w:hint="eastAsia"/>
            <w:color w:val="000000"/>
            <w:sz w:val="21"/>
            <w:szCs w:val="21"/>
          </w:rPr>
          <w:t>，将其信道模型建模为</w:t>
        </w:r>
      </w:ins>
      <w:ins w:id="509" w:author="运璐 何" w:date="2025-11-13T14:21:00Z">
        <w:r w:rsidR="00585634">
          <w:rPr>
            <w:rFonts w:ascii="宋体" w:hAnsi="宋体" w:hint="eastAsia"/>
            <w:color w:val="000000"/>
            <w:sz w:val="21"/>
            <w:szCs w:val="21"/>
          </w:rPr>
          <w:t>自由空间传播模型</w:t>
        </w:r>
      </w:ins>
      <w:ins w:id="510" w:author="运璐 何" w:date="2025-11-19T16:16:00Z">
        <w:r w:rsidR="00D4645F">
          <w:rPr>
            <w:rFonts w:ascii="宋体" w:hAnsi="宋体" w:hint="eastAsia"/>
            <w:color w:val="000000"/>
            <w:sz w:val="21"/>
            <w:szCs w:val="21"/>
          </w:rPr>
          <w:t>并</w:t>
        </w:r>
      </w:ins>
      <w:ins w:id="511" w:author="运璐 何" w:date="2025-11-13T14:21:00Z">
        <w:r w:rsidR="00585634">
          <w:rPr>
            <w:rFonts w:ascii="宋体" w:hAnsi="宋体" w:hint="eastAsia"/>
            <w:color w:val="000000"/>
            <w:sz w:val="21"/>
            <w:szCs w:val="21"/>
          </w:rPr>
          <w:t>附加</w:t>
        </w:r>
      </w:ins>
      <w:ins w:id="512" w:author="运璐 何" w:date="2025-11-13T14:22:00Z">
        <w:r w:rsidR="00585634">
          <w:rPr>
            <w:rFonts w:ascii="宋体" w:hAnsi="宋体" w:hint="eastAsia"/>
            <w:color w:val="000000"/>
            <w:sz w:val="21"/>
            <w:szCs w:val="21"/>
          </w:rPr>
          <w:t>城市</w:t>
        </w:r>
      </w:ins>
      <w:ins w:id="513" w:author="运璐 何" w:date="2025-11-13T14:21:00Z">
        <w:r w:rsidR="00585634">
          <w:rPr>
            <w:rFonts w:ascii="宋体" w:hAnsi="宋体" w:hint="eastAsia"/>
            <w:color w:val="000000"/>
            <w:sz w:val="21"/>
            <w:szCs w:val="21"/>
          </w:rPr>
          <w:t>环境损耗影</w:t>
        </w:r>
      </w:ins>
      <w:ins w:id="514" w:author="运璐 何" w:date="2025-11-19T16:18:00Z">
        <w:r w:rsidR="00D4645F">
          <w:rPr>
            <w:rFonts w:ascii="宋体" w:hAnsi="宋体" w:hint="eastAsia"/>
            <w:color w:val="000000"/>
            <w:sz w:val="21"/>
            <w:szCs w:val="21"/>
          </w:rPr>
          <w:t>响</w:t>
        </w:r>
      </w:ins>
      <w:ins w:id="515" w:author="运璐 何" w:date="2025-11-13T14:21:00Z">
        <w:r w:rsidR="00585634">
          <w:rPr>
            <w:rFonts w:ascii="宋体" w:hAnsi="宋体" w:hint="eastAsia"/>
            <w:color w:val="000000"/>
            <w:sz w:val="21"/>
            <w:szCs w:val="21"/>
          </w:rPr>
          <w:t>，公式如下：</w:t>
        </w:r>
      </w:ins>
    </w:p>
    <w:p w14:paraId="2BDE9E1F" w14:textId="54FD7967" w:rsidR="00FE3A49" w:rsidRPr="00F80692" w:rsidRDefault="00A967F5" w:rsidP="00C869B8">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sSup>
                <m:sSupPr>
                  <m:ctrlPr>
                    <w:rPr>
                      <w:rFonts w:ascii="Cambria Math" w:hAnsi="Cambria Math"/>
                      <w:i/>
                      <w:color w:val="000000"/>
                      <w:sz w:val="21"/>
                      <w:szCs w:val="21"/>
                    </w:rPr>
                  </m:ctrlPr>
                </m:sSupPr>
                <m:e>
                  <m:r>
                    <w:rPr>
                      <w:rFonts w:ascii="Cambria Math" w:hAnsi="Cambria Math"/>
                      <w:color w:val="000000"/>
                      <w:sz w:val="21"/>
                      <w:szCs w:val="21"/>
                    </w:rPr>
                    <m:t>10</m:t>
                  </m:r>
                </m:e>
                <m:sup>
                  <m:r>
                    <w:rPr>
                      <w:rFonts w:ascii="Cambria Math" w:hAnsi="Cambria Math"/>
                      <w:color w:val="000000"/>
                      <w:sz w:val="21"/>
                      <w:szCs w:val="21"/>
                    </w:rPr>
                    <m:t>-η/10</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46D15800"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c</m:t>
        </m:r>
      </m:oMath>
      <w:r>
        <w:rPr>
          <w:rFonts w:ascii="宋体" w:hAnsi="宋体" w:hint="eastAsia"/>
          <w:color w:val="000000"/>
          <w:sz w:val="21"/>
          <w:szCs w:val="21"/>
        </w:rPr>
        <w:t xml:space="preserve"> 为</w:t>
      </w:r>
      <w:r w:rsidR="00C869B8">
        <w:rPr>
          <w:rFonts w:ascii="宋体" w:hAnsi="宋体" w:hint="eastAsia"/>
          <w:color w:val="000000"/>
          <w:sz w:val="21"/>
          <w:szCs w:val="21"/>
        </w:rPr>
        <w:t>光速</w:t>
      </w:r>
      <w:r>
        <w:rPr>
          <w:rFonts w:ascii="宋体" w:hAnsi="宋体" w:hint="eastAsia"/>
          <w:color w:val="000000"/>
          <w:sz w:val="21"/>
          <w:szCs w:val="21"/>
        </w:rPr>
        <w:t>，</w:t>
      </w:r>
      <m:oMath>
        <m:r>
          <w:rPr>
            <w:rFonts w:ascii="Cambria Math" w:hAnsi="Cambria Math" w:hint="eastAsia"/>
            <w:color w:val="000000"/>
            <w:sz w:val="21"/>
            <w:szCs w:val="21"/>
          </w:rPr>
          <m:t>f</m:t>
        </m:r>
      </m:oMath>
      <w:r w:rsidR="00C869B8">
        <w:rPr>
          <w:rFonts w:ascii="宋体" w:hAnsi="宋体" w:hint="eastAsia"/>
          <w:color w:val="000000"/>
          <w:sz w:val="21"/>
          <w:szCs w:val="21"/>
        </w:rPr>
        <w:t xml:space="preserve"> 为载波频率，</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r>
          <w:rPr>
            <w:rFonts w:ascii="Cambria Math" w:hAnsi="Cambria Math"/>
            <w:color w:val="000000"/>
            <w:sz w:val="21"/>
            <w:szCs w:val="21"/>
          </w:rPr>
          <m:t>η</m:t>
        </m:r>
      </m:oMath>
      <w:r w:rsidR="00C869B8">
        <w:rPr>
          <w:rFonts w:ascii="宋体" w:hAnsi="宋体" w:hint="eastAsia"/>
          <w:color w:val="000000"/>
          <w:sz w:val="21"/>
          <w:szCs w:val="21"/>
        </w:rPr>
        <w:t xml:space="preserve"> 为附加</w:t>
      </w:r>
      <w:ins w:id="516" w:author="运璐 何" w:date="2025-11-13T14:22:00Z">
        <w:r w:rsidR="00585634">
          <w:rPr>
            <w:rFonts w:ascii="宋体" w:hAnsi="宋体" w:hint="eastAsia"/>
            <w:color w:val="000000"/>
            <w:sz w:val="21"/>
            <w:szCs w:val="21"/>
          </w:rPr>
          <w:t>城市</w:t>
        </w:r>
      </w:ins>
      <w:r w:rsidR="00C869B8">
        <w:rPr>
          <w:rFonts w:ascii="宋体" w:hAnsi="宋体" w:hint="eastAsia"/>
          <w:color w:val="000000"/>
          <w:sz w:val="21"/>
          <w:szCs w:val="21"/>
        </w:rPr>
        <w:t>环境损耗因子，</w:t>
      </w:r>
      <m:oMath>
        <m:sSub>
          <m:sSubPr>
            <m:ctrlPr>
              <w:rPr>
                <w:rFonts w:ascii="Cambria Math" w:hAnsi="Cambria Math"/>
                <w:i/>
                <w:color w:val="000000"/>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oMath>
      <w:r>
        <w:rPr>
          <w:rFonts w:ascii="宋体" w:hAnsi="宋体" w:hint="eastAsia"/>
          <w:color w:val="000000"/>
          <w:sz w:val="21"/>
          <w:szCs w:val="21"/>
        </w:rPr>
        <w:t xml:space="preserve"> 为接收机的接收功率。</w:t>
      </w:r>
    </w:p>
    <w:p w14:paraId="4BEB1FF9" w14:textId="457CDDB6" w:rsidR="00FE3A49" w:rsidRDefault="00585634" w:rsidP="00585634">
      <w:pPr>
        <w:spacing w:line="360" w:lineRule="auto"/>
        <w:ind w:firstLineChars="196" w:firstLine="412"/>
        <w:rPr>
          <w:rFonts w:ascii="宋体" w:hAnsi="宋体"/>
          <w:color w:val="000000"/>
          <w:sz w:val="21"/>
          <w:szCs w:val="21"/>
        </w:rPr>
      </w:pPr>
      <w:ins w:id="517" w:author="运璐 何" w:date="2025-11-13T14:24:00Z">
        <w:r w:rsidDel="003A6624">
          <w:rPr>
            <w:rFonts w:ascii="宋体" w:hAnsi="宋体" w:hint="eastAsia"/>
            <w:color w:val="000000"/>
            <w:sz w:val="21"/>
            <w:szCs w:val="21"/>
          </w:rPr>
          <w:t>如果接收机和发射机之间</w:t>
        </w:r>
        <w:r>
          <w:rPr>
            <w:rFonts w:ascii="宋体" w:hAnsi="宋体" w:hint="eastAsia"/>
            <w:color w:val="000000"/>
            <w:sz w:val="21"/>
            <w:szCs w:val="21"/>
          </w:rPr>
          <w:t>不存在</w:t>
        </w:r>
        <w:r w:rsidDel="003A6624">
          <w:rPr>
            <w:rFonts w:ascii="宋体" w:hAnsi="宋体" w:hint="eastAsia"/>
            <w:color w:val="000000"/>
            <w:sz w:val="21"/>
            <w:szCs w:val="21"/>
          </w:rPr>
          <w:t>建筑物遮挡，则为视距信道，</w:t>
        </w:r>
        <w:r>
          <w:rPr>
            <w:rFonts w:ascii="宋体" w:hAnsi="宋体" w:hint="eastAsia"/>
            <w:color w:val="000000"/>
            <w:sz w:val="21"/>
            <w:szCs w:val="21"/>
          </w:rPr>
          <w:t>其</w:t>
        </w:r>
        <w:r w:rsidDel="003A6624">
          <w:rPr>
            <w:rFonts w:ascii="宋体" w:hAnsi="宋体" w:hint="eastAsia"/>
            <w:color w:val="000000"/>
            <w:sz w:val="21"/>
            <w:szCs w:val="21"/>
          </w:rPr>
          <w:t>附加视距情况下城市环境损耗</w:t>
        </w:r>
        <w:r>
          <w:rPr>
            <w:rFonts w:ascii="宋体" w:hAnsi="宋体" w:hint="eastAsia"/>
            <w:color w:val="000000"/>
            <w:sz w:val="21"/>
            <w:szCs w:val="21"/>
          </w:rPr>
          <w:t>因子</w:t>
        </w:r>
      </w:ins>
      <w:ins w:id="518" w:author="运璐 何" w:date="2025-11-13T14:25:00Z">
        <w:r>
          <w:rPr>
            <w:rFonts w:ascii="宋体" w:hAnsi="宋体" w:hint="eastAsia"/>
            <w:color w:val="000000"/>
            <w:sz w:val="21"/>
            <w:szCs w:val="21"/>
          </w:rPr>
          <w:t>为</w:t>
        </w:r>
      </w:ins>
      <m:oMath>
        <m:sSub>
          <m:sSubPr>
            <m:ctrlPr>
              <w:ins w:id="519" w:author="运璐 何" w:date="2025-11-13T14:25:00Z">
                <w:rPr>
                  <w:rFonts w:ascii="Cambria Math" w:hAnsi="Cambria Math"/>
                  <w:i/>
                  <w:color w:val="000000"/>
                  <w:sz w:val="21"/>
                  <w:szCs w:val="21"/>
                </w:rPr>
              </w:ins>
            </m:ctrlPr>
          </m:sSubPr>
          <m:e>
            <m:r>
              <w:ins w:id="520" w:author="运璐 何" w:date="2025-11-13T14:25:00Z">
                <w:rPr>
                  <w:rFonts w:ascii="Cambria Math" w:hAnsi="Cambria Math"/>
                  <w:color w:val="000000"/>
                  <w:sz w:val="21"/>
                  <w:szCs w:val="21"/>
                </w:rPr>
                <m:t>η</m:t>
              </w:ins>
            </m:r>
          </m:e>
          <m:sub>
            <m:r>
              <w:ins w:id="521" w:author="运璐 何" w:date="2025-11-13T14:25:00Z">
                <w:rPr>
                  <w:rFonts w:ascii="Cambria Math" w:hAnsi="Cambria Math"/>
                  <w:color w:val="000000"/>
                  <w:sz w:val="21"/>
                  <w:szCs w:val="21"/>
                </w:rPr>
                <m:t>LOS</m:t>
              </w:ins>
            </m:r>
          </m:sub>
        </m:sSub>
      </m:oMath>
      <w:ins w:id="522" w:author="运璐 何" w:date="2025-11-13T14:26:00Z">
        <w:r>
          <w:rPr>
            <w:rFonts w:ascii="宋体" w:hAnsi="宋体" w:hint="eastAsia"/>
            <w:color w:val="000000"/>
            <w:sz w:val="21"/>
            <w:szCs w:val="21"/>
          </w:rPr>
          <w:t>；</w:t>
        </w:r>
      </w:ins>
      <w:r w:rsidR="00FE3A49" w:rsidDel="003A6624">
        <w:rPr>
          <w:rFonts w:ascii="宋体" w:hAnsi="宋体" w:hint="eastAsia"/>
          <w:color w:val="000000"/>
          <w:sz w:val="21"/>
          <w:szCs w:val="21"/>
        </w:rPr>
        <w:t>如果接收机和发射机之间有建筑物遮挡，则</w:t>
      </w:r>
      <w:r w:rsidR="000D5AC0" w:rsidDel="003A6624">
        <w:rPr>
          <w:rFonts w:ascii="宋体" w:hAnsi="宋体" w:hint="eastAsia"/>
          <w:color w:val="000000"/>
          <w:sz w:val="21"/>
          <w:szCs w:val="21"/>
        </w:rPr>
        <w:t>为</w:t>
      </w:r>
      <w:r w:rsidR="00FE3A49" w:rsidDel="003A6624">
        <w:rPr>
          <w:rFonts w:ascii="宋体" w:hAnsi="宋体" w:hint="eastAsia"/>
          <w:color w:val="000000"/>
          <w:sz w:val="21"/>
          <w:szCs w:val="21"/>
        </w:rPr>
        <w:t>非视距信道，</w:t>
      </w:r>
      <w:r>
        <w:rPr>
          <w:rFonts w:ascii="宋体" w:hAnsi="宋体" w:hint="eastAsia"/>
          <w:color w:val="000000"/>
          <w:sz w:val="21"/>
          <w:szCs w:val="21"/>
        </w:rPr>
        <w:t>其附加</w:t>
      </w:r>
      <w:r w:rsidR="00C869B8" w:rsidDel="003A6624">
        <w:rPr>
          <w:rFonts w:ascii="宋体" w:hAnsi="宋体" w:hint="eastAsia"/>
          <w:color w:val="000000"/>
          <w:sz w:val="21"/>
          <w:szCs w:val="21"/>
        </w:rPr>
        <w:t>非视距情况下城市环境损耗</w:t>
      </w:r>
      <w:ins w:id="523" w:author="运璐 何" w:date="2025-11-13T14:25:00Z">
        <w:r>
          <w:rPr>
            <w:rFonts w:ascii="宋体" w:hAnsi="宋体" w:hint="eastAsia"/>
            <w:color w:val="000000"/>
            <w:sz w:val="21"/>
            <w:szCs w:val="21"/>
          </w:rPr>
          <w:t>因子为</w:t>
        </w:r>
      </w:ins>
      <m:oMath>
        <m:sSub>
          <m:sSubPr>
            <m:ctrlPr>
              <w:ins w:id="524" w:author="运璐 何" w:date="2025-11-13T14:25:00Z">
                <w:rPr>
                  <w:rFonts w:ascii="Cambria Math" w:hAnsi="Cambria Math"/>
                  <w:i/>
                  <w:color w:val="000000"/>
                  <w:sz w:val="21"/>
                  <w:szCs w:val="21"/>
                </w:rPr>
              </w:ins>
            </m:ctrlPr>
          </m:sSubPr>
          <m:e>
            <m:r>
              <w:ins w:id="525" w:author="运璐 何" w:date="2025-11-13T14:25:00Z">
                <w:rPr>
                  <w:rFonts w:ascii="Cambria Math" w:hAnsi="Cambria Math"/>
                  <w:color w:val="000000"/>
                  <w:sz w:val="21"/>
                  <w:szCs w:val="21"/>
                </w:rPr>
                <m:t>η</m:t>
              </w:ins>
            </m:r>
          </m:e>
          <m:sub>
            <m:r>
              <w:ins w:id="526" w:author="运璐 何" w:date="2025-11-13T14:25:00Z">
                <w:rPr>
                  <w:rFonts w:ascii="Cambria Math" w:hAnsi="Cambria Math"/>
                  <w:color w:val="000000"/>
                  <w:sz w:val="21"/>
                  <w:szCs w:val="21"/>
                </w:rPr>
                <m:t>NLOS</m:t>
              </w:ins>
            </m:r>
          </m:sub>
        </m:sSub>
      </m:oMath>
      <w:ins w:id="527" w:author="运璐 何" w:date="2025-11-13T14:26:00Z">
        <w:r>
          <w:rPr>
            <w:rFonts w:ascii="宋体" w:hAnsi="宋体" w:hint="eastAsia"/>
            <w:color w:val="000000"/>
            <w:sz w:val="21"/>
            <w:szCs w:val="21"/>
          </w:rPr>
          <w:t>。</w:t>
        </w:r>
      </w:ins>
      <w:r w:rsidR="00C869B8">
        <w:rPr>
          <w:rFonts w:ascii="宋体" w:hAnsi="宋体" w:hint="eastAsia"/>
          <w:color w:val="000000"/>
          <w:sz w:val="21"/>
          <w:szCs w:val="21"/>
        </w:rPr>
        <w:t>参考</w:t>
      </w:r>
      <w:r w:rsidR="00FE41DE">
        <w:rPr>
          <w:rFonts w:ascii="宋体" w:hAnsi="宋体" w:hint="eastAsia"/>
          <w:color w:val="000000"/>
          <w:sz w:val="21"/>
          <w:szCs w:val="21"/>
        </w:rPr>
        <w:t>论文</w:t>
      </w:r>
      <w:r w:rsidR="00FE41DE">
        <w:rPr>
          <w:rFonts w:ascii="宋体" w:hAnsi="宋体"/>
          <w:color w:val="000000"/>
          <w:sz w:val="21"/>
          <w:szCs w:val="21"/>
        </w:rPr>
        <w:fldChar w:fldCharType="begin"/>
      </w:r>
      <w:r w:rsidR="00FE41DE">
        <w:rPr>
          <w:rFonts w:ascii="宋体" w:hAnsi="宋体"/>
          <w:color w:val="000000"/>
          <w:sz w:val="21"/>
          <w:szCs w:val="21"/>
        </w:rPr>
        <w:instrText xml:space="preserve"> REF _Ref212644372 \r \h </w:instrText>
      </w:r>
      <w:r w:rsidR="00FE41DE">
        <w:rPr>
          <w:rFonts w:ascii="宋体" w:hAnsi="宋体"/>
          <w:color w:val="000000"/>
          <w:sz w:val="21"/>
          <w:szCs w:val="21"/>
        </w:rPr>
      </w:r>
      <w:r w:rsidR="00FE41DE">
        <w:rPr>
          <w:rFonts w:ascii="宋体" w:hAnsi="宋体"/>
          <w:color w:val="000000"/>
          <w:sz w:val="21"/>
          <w:szCs w:val="21"/>
        </w:rPr>
        <w:fldChar w:fldCharType="separate"/>
      </w:r>
      <w:r w:rsidR="00FE41DE">
        <w:rPr>
          <w:rFonts w:ascii="宋体" w:hAnsi="宋体"/>
          <w:color w:val="000000"/>
          <w:sz w:val="21"/>
          <w:szCs w:val="21"/>
        </w:rPr>
        <w:t>[20]</w:t>
      </w:r>
      <w:r w:rsidR="00FE41DE">
        <w:rPr>
          <w:rFonts w:ascii="宋体" w:hAnsi="宋体"/>
          <w:color w:val="000000"/>
          <w:sz w:val="21"/>
          <w:szCs w:val="21"/>
        </w:rPr>
        <w:fldChar w:fldCharType="end"/>
      </w:r>
      <w:r w:rsidR="00C869B8">
        <w:rPr>
          <w:rFonts w:ascii="宋体" w:hAnsi="宋体" w:hint="eastAsia"/>
          <w:color w:val="000000"/>
          <w:sz w:val="21"/>
          <w:szCs w:val="21"/>
        </w:rPr>
        <w:t>，</w:t>
      </w:r>
      <w:r>
        <w:rPr>
          <w:rFonts w:ascii="宋体" w:hAnsi="宋体" w:hint="eastAsia"/>
          <w:color w:val="000000"/>
          <w:sz w:val="21"/>
          <w:szCs w:val="21"/>
        </w:rPr>
        <w:t>在本文给定的</w:t>
      </w:r>
      <w:r w:rsidR="00FE41DE">
        <w:rPr>
          <w:rFonts w:ascii="宋体" w:hAnsi="宋体" w:hint="eastAsia"/>
          <w:color w:val="000000"/>
          <w:sz w:val="21"/>
          <w:szCs w:val="21"/>
        </w:rPr>
        <w:t xml:space="preserve">城市环境下一般取 </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r>
          <w:rPr>
            <w:rFonts w:ascii="Cambria Math" w:hAnsi="Cambria Math"/>
            <w:color w:val="000000"/>
            <w:sz w:val="21"/>
            <w:szCs w:val="21"/>
          </w:rPr>
          <m:t>=1.0</m:t>
        </m:r>
      </m:oMath>
      <w:r w:rsidR="00FE41DE">
        <w:rPr>
          <w:rFonts w:ascii="宋体" w:hAnsi="宋体" w:hint="eastAsia"/>
          <w:color w:val="000000"/>
          <w:sz w:val="21"/>
          <w:szCs w:val="21"/>
        </w:rPr>
        <w:t>,</w:t>
      </w:r>
      <w:r w:rsidR="00FE41DE" w:rsidRPr="00FE41DE">
        <w:rPr>
          <w:rFonts w:ascii="Cambria Math" w:hAnsi="Cambria Math"/>
          <w:i/>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NLOS</m:t>
            </m:r>
          </m:sub>
        </m:sSub>
        <m:r>
          <w:rPr>
            <w:rFonts w:ascii="Cambria Math" w:hAnsi="Cambria Math"/>
            <w:color w:val="000000"/>
            <w:sz w:val="21"/>
            <w:szCs w:val="21"/>
          </w:rPr>
          <m:t>=20</m:t>
        </m:r>
        <m:r>
          <w:ins w:id="528" w:author="运璐 何" w:date="2025-11-23T10:37:00Z">
            <w:rPr>
              <w:rFonts w:ascii="Cambria Math" w:hAnsi="Cambria Math"/>
              <w:color w:val="000000"/>
              <w:sz w:val="21"/>
              <w:szCs w:val="21"/>
            </w:rPr>
            <m:t>.0</m:t>
          </w:ins>
        </m:r>
      </m:oMath>
      <w:r w:rsidR="00FE3A49" w:rsidRPr="00FE3A49">
        <w:rPr>
          <w:rFonts w:ascii="宋体" w:hAnsi="宋体"/>
          <w:color w:val="000000"/>
          <w:sz w:val="21"/>
          <w:szCs w:val="21"/>
        </w:rPr>
        <w:t>。</w:t>
      </w:r>
    </w:p>
    <w:p w14:paraId="191DDE0F" w14:textId="3BF54093" w:rsidR="00FE3A49" w:rsidRDefault="008F1D72" w:rsidP="00FE3A49">
      <w:pPr>
        <w:spacing w:line="360" w:lineRule="auto"/>
        <w:ind w:firstLineChars="196" w:firstLine="412"/>
        <w:rPr>
          <w:rFonts w:ascii="宋体" w:hAnsi="宋体"/>
          <w:color w:val="000000"/>
          <w:sz w:val="21"/>
          <w:szCs w:val="21"/>
        </w:rPr>
      </w:pPr>
      <w:commentRangeStart w:id="529"/>
      <w:commentRangeStart w:id="530"/>
      <w:r>
        <w:rPr>
          <w:rFonts w:ascii="宋体" w:hAnsi="宋体" w:hint="eastAsia"/>
          <w:color w:val="000000"/>
          <w:sz w:val="21"/>
          <w:szCs w:val="21"/>
        </w:rPr>
        <w:t>由于干扰信号的存在，收发双</w:t>
      </w:r>
      <w:r w:rsidR="00FE41DE">
        <w:rPr>
          <w:rFonts w:ascii="宋体" w:hAnsi="宋体" w:hint="eastAsia"/>
          <w:color w:val="000000"/>
          <w:sz w:val="21"/>
          <w:szCs w:val="21"/>
        </w:rPr>
        <w:t>方与其的距离不同会导致</w:t>
      </w:r>
      <w:r w:rsidRPr="007579BC">
        <w:rPr>
          <w:color w:val="000000"/>
          <w:sz w:val="21"/>
          <w:szCs w:val="21"/>
        </w:rPr>
        <w:t>SIN</w:t>
      </w:r>
      <w:r>
        <w:rPr>
          <w:color w:val="000000"/>
          <w:sz w:val="21"/>
          <w:szCs w:val="21"/>
        </w:rPr>
        <w:t>R</w:t>
      </w:r>
      <w:r>
        <w:rPr>
          <w:rFonts w:hint="eastAsia"/>
          <w:color w:val="000000"/>
          <w:sz w:val="21"/>
          <w:szCs w:val="21"/>
        </w:rPr>
        <w:t>存在差异，需要</w:t>
      </w:r>
      <w:r w:rsidR="00FE3A49">
        <w:rPr>
          <w:rFonts w:ascii="宋体" w:hAnsi="宋体" w:hint="eastAsia"/>
          <w:color w:val="000000"/>
          <w:sz w:val="21"/>
          <w:szCs w:val="21"/>
        </w:rPr>
        <w:t>通过计算</w:t>
      </w:r>
      <w:r w:rsidR="00F80692">
        <w:rPr>
          <w:rFonts w:ascii="宋体" w:hAnsi="宋体" w:hint="eastAsia"/>
          <w:color w:val="000000"/>
          <w:sz w:val="21"/>
          <w:szCs w:val="21"/>
        </w:rPr>
        <w:t>双向</w:t>
      </w:r>
      <w:r w:rsidR="00F80692">
        <w:rPr>
          <w:rFonts w:ascii="宋体" w:hAnsi="宋体"/>
          <w:color w:val="000000"/>
          <w:sz w:val="21"/>
          <w:szCs w:val="21"/>
        </w:rPr>
        <w:t>SINR</w:t>
      </w:r>
      <w:r>
        <w:rPr>
          <w:rFonts w:ascii="宋体" w:hAnsi="宋体" w:hint="eastAsia"/>
          <w:color w:val="000000"/>
          <w:sz w:val="21"/>
          <w:szCs w:val="21"/>
        </w:rPr>
        <w:t>，并</w:t>
      </w:r>
      <w:r w:rsidR="007579BC">
        <w:rPr>
          <w:rFonts w:ascii="宋体" w:hAnsi="宋体" w:hint="eastAsia"/>
          <w:color w:val="000000"/>
          <w:sz w:val="21"/>
          <w:szCs w:val="21"/>
        </w:rPr>
        <w:t>以</w:t>
      </w:r>
      <w:r w:rsidR="00FE3A49">
        <w:rPr>
          <w:rFonts w:ascii="宋体" w:hAnsi="宋体" w:hint="eastAsia"/>
          <w:color w:val="000000"/>
          <w:sz w:val="21"/>
          <w:szCs w:val="21"/>
        </w:rPr>
        <w:t>门限</w:t>
      </w:r>
      <w:r w:rsidR="00F80692">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sidR="00F80692">
        <w:rPr>
          <w:rFonts w:ascii="宋体" w:hAnsi="宋体" w:hint="eastAsia"/>
          <w:color w:val="000000"/>
          <w:sz w:val="21"/>
          <w:szCs w:val="21"/>
        </w:rPr>
        <w:t xml:space="preserve"> 作为通信</w:t>
      </w:r>
      <w:r>
        <w:rPr>
          <w:rFonts w:ascii="宋体" w:hAnsi="宋体" w:hint="eastAsia"/>
          <w:color w:val="000000"/>
          <w:sz w:val="21"/>
          <w:szCs w:val="21"/>
        </w:rPr>
        <w:t>链路是否</w:t>
      </w:r>
      <w:r w:rsidR="00FE41DE">
        <w:rPr>
          <w:rFonts w:ascii="宋体" w:hAnsi="宋体" w:hint="eastAsia"/>
          <w:color w:val="000000"/>
          <w:sz w:val="21"/>
          <w:szCs w:val="21"/>
        </w:rPr>
        <w:t>双向</w:t>
      </w:r>
      <w:r w:rsidR="00F80692">
        <w:rPr>
          <w:rFonts w:ascii="宋体" w:hAnsi="宋体" w:hint="eastAsia"/>
          <w:color w:val="000000"/>
          <w:sz w:val="21"/>
          <w:szCs w:val="21"/>
        </w:rPr>
        <w:t>连通的</w:t>
      </w:r>
      <w:r w:rsidR="007579BC">
        <w:rPr>
          <w:rFonts w:ascii="宋体" w:hAnsi="宋体" w:hint="eastAsia"/>
          <w:color w:val="000000"/>
          <w:sz w:val="21"/>
          <w:szCs w:val="21"/>
        </w:rPr>
        <w:t>判断依据</w:t>
      </w:r>
      <w:r w:rsidR="00FE3A49">
        <w:rPr>
          <w:rFonts w:ascii="宋体" w:hAnsi="宋体" w:hint="eastAsia"/>
          <w:color w:val="000000"/>
          <w:sz w:val="21"/>
          <w:szCs w:val="21"/>
        </w:rPr>
        <w:t>。</w:t>
      </w:r>
      <w:r w:rsidR="00C6178A">
        <w:rPr>
          <w:rFonts w:ascii="宋体" w:hAnsi="宋体" w:hint="eastAsia"/>
          <w:color w:val="000000"/>
          <w:sz w:val="21"/>
          <w:szCs w:val="21"/>
        </w:rPr>
        <w:t xml:space="preserve">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2AF75CC" w:rsidR="00F80692" w:rsidRPr="00946478" w:rsidRDefault="00A967F5"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=10log(</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commentRangeEnd w:id="529"/>
      <w:r w:rsidR="00A510D3">
        <w:rPr>
          <w:rStyle w:val="ac"/>
        </w:rPr>
        <w:commentReference w:id="529"/>
      </w:r>
      <w:commentRangeEnd w:id="530"/>
      <w:r w:rsidR="00E410C3">
        <w:rPr>
          <w:rStyle w:val="ac"/>
        </w:rPr>
        <w:commentReference w:id="530"/>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A967F5"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531"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531"/>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147AF41A"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r w:rsidR="00DC261A">
        <w:rPr>
          <w:rFonts w:ascii="宋体" w:hAnsi="宋体" w:hint="eastAsia"/>
          <w:color w:val="000000"/>
          <w:sz w:val="21"/>
          <w:szCs w:val="21"/>
        </w:rPr>
        <w:t>而整个无人机集群如果任意两个无人机都存在有效的单跳或多跳通信链路，则认为</w:t>
      </w:r>
      <w:r w:rsidR="004854D6">
        <w:rPr>
          <w:rFonts w:ascii="宋体" w:hAnsi="宋体" w:hint="eastAsia"/>
          <w:color w:val="000000"/>
          <w:sz w:val="21"/>
          <w:szCs w:val="21"/>
        </w:rPr>
        <w:t>整个无人机集群的</w:t>
      </w:r>
      <w:r w:rsidR="00DC261A">
        <w:rPr>
          <w:rFonts w:ascii="宋体" w:hAnsi="宋体" w:hint="eastAsia"/>
          <w:color w:val="000000"/>
          <w:sz w:val="21"/>
          <w:szCs w:val="21"/>
        </w:rPr>
        <w:t>网络是连通的。</w:t>
      </w:r>
    </w:p>
    <w:bookmarkEnd w:id="505"/>
    <w:p w14:paraId="36AD61C4" w14:textId="53580682"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t>3</w:t>
      </w:r>
      <w:r w:rsidR="00E8093C" w:rsidRPr="00222F6C">
        <w:rPr>
          <w:rFonts w:ascii="宋体" w:hAnsi="宋体" w:hint="eastAsia"/>
          <w:b/>
          <w:color w:val="000000"/>
          <w:sz w:val="28"/>
          <w:szCs w:val="28"/>
        </w:rPr>
        <w:t xml:space="preserve"> </w:t>
      </w:r>
      <w:bookmarkStart w:id="532" w:name="_Hlk210638954"/>
      <w:r w:rsidR="00D03B5B">
        <w:rPr>
          <w:rFonts w:ascii="宋体" w:hAnsi="宋体" w:hint="eastAsia"/>
          <w:b/>
          <w:color w:val="000000"/>
          <w:sz w:val="28"/>
          <w:szCs w:val="28"/>
        </w:rPr>
        <w:t>C</w:t>
      </w:r>
      <w:del w:id="533" w:author="运璐 何" w:date="2025-11-13T14:29:00Z">
        <w:r w:rsidR="00D03B5B" w:rsidDel="004854D6">
          <w:rPr>
            <w:rFonts w:ascii="宋体" w:hAnsi="宋体"/>
            <w:b/>
            <w:color w:val="000000"/>
            <w:sz w:val="28"/>
            <w:szCs w:val="28"/>
          </w:rPr>
          <w:delText>L</w:delText>
        </w:r>
      </w:del>
      <w:r w:rsidR="00D03B5B">
        <w:rPr>
          <w:rFonts w:ascii="宋体" w:hAnsi="宋体"/>
          <w:b/>
          <w:color w:val="000000"/>
          <w:sz w:val="28"/>
          <w:szCs w:val="28"/>
        </w:rPr>
        <w:t>-RRT*-APF</w:t>
      </w:r>
      <w:bookmarkEnd w:id="532"/>
      <w:r w:rsidR="00D03B5B">
        <w:rPr>
          <w:rFonts w:ascii="宋体" w:hAnsi="宋体" w:hint="eastAsia"/>
          <w:b/>
          <w:color w:val="000000"/>
          <w:sz w:val="28"/>
          <w:szCs w:val="28"/>
        </w:rPr>
        <w:t>算法</w:t>
      </w:r>
    </w:p>
    <w:p w14:paraId="72FE8F47" w14:textId="4BF343AA" w:rsidR="000521FD" w:rsidRPr="000521FD" w:rsidRDefault="000521FD" w:rsidP="00234ACA">
      <w:pPr>
        <w:spacing w:line="360" w:lineRule="auto"/>
        <w:outlineLvl w:val="1"/>
        <w:rPr>
          <w:b/>
          <w:sz w:val="21"/>
          <w:szCs w:val="21"/>
        </w:rPr>
      </w:pPr>
      <w:r w:rsidRPr="000521FD">
        <w:rPr>
          <w:rFonts w:hint="eastAsia"/>
          <w:b/>
          <w:sz w:val="21"/>
          <w:szCs w:val="21"/>
        </w:rPr>
        <w:t>3</w:t>
      </w:r>
      <w:r w:rsidRPr="000521FD">
        <w:rPr>
          <w:b/>
          <w:sz w:val="21"/>
          <w:szCs w:val="21"/>
        </w:rPr>
        <w:t xml:space="preserve">.1 </w:t>
      </w:r>
      <w:r w:rsidR="004E7C0B">
        <w:rPr>
          <w:rFonts w:hint="eastAsia"/>
          <w:b/>
          <w:sz w:val="21"/>
          <w:szCs w:val="21"/>
        </w:rPr>
        <w:t>总体</w:t>
      </w:r>
      <w:r w:rsidRPr="000521FD">
        <w:rPr>
          <w:rFonts w:hint="eastAsia"/>
          <w:b/>
          <w:sz w:val="21"/>
          <w:szCs w:val="21"/>
        </w:rPr>
        <w:t>架构</w:t>
      </w:r>
    </w:p>
    <w:p w14:paraId="2E9C5FD5" w14:textId="07EEF219" w:rsidR="009530D1" w:rsidRDefault="004E7C0B" w:rsidP="00E94433">
      <w:pPr>
        <w:spacing w:line="360" w:lineRule="auto"/>
        <w:ind w:firstLineChars="196" w:firstLine="412"/>
        <w:rPr>
          <w:ins w:id="534" w:author="运璐 何" w:date="2025-11-14T15:03:00Z"/>
          <w:color w:val="000000"/>
          <w:sz w:val="21"/>
          <w:szCs w:val="21"/>
        </w:rPr>
      </w:pPr>
      <w:bookmarkStart w:id="535" w:name="OLE_LINK5"/>
      <w:r>
        <w:rPr>
          <w:rFonts w:hint="eastAsia"/>
          <w:color w:val="000000"/>
          <w:sz w:val="21"/>
          <w:szCs w:val="21"/>
        </w:rPr>
        <w:t>本文提出的</w:t>
      </w:r>
      <w:r w:rsidRPr="004E7C0B">
        <w:rPr>
          <w:rFonts w:hint="eastAsia"/>
          <w:color w:val="000000"/>
          <w:sz w:val="21"/>
          <w:szCs w:val="21"/>
        </w:rPr>
        <w:t>全局路径采样与局部人工势场法相结合的分簇协同通信保持路径规划方法（</w:t>
      </w:r>
      <w:r w:rsidRPr="004E7C0B">
        <w:rPr>
          <w:rFonts w:hint="eastAsia"/>
          <w:color w:val="000000"/>
          <w:sz w:val="21"/>
          <w:szCs w:val="21"/>
        </w:rPr>
        <w:t>C-RRT*-APF</w:t>
      </w:r>
      <w:r w:rsidRPr="004E7C0B">
        <w:rPr>
          <w:rFonts w:hint="eastAsia"/>
          <w:color w:val="000000"/>
          <w:sz w:val="21"/>
          <w:szCs w:val="21"/>
        </w:rPr>
        <w:t>）</w:t>
      </w:r>
      <w:commentRangeStart w:id="536"/>
      <w:commentRangeStart w:id="537"/>
      <w:r>
        <w:rPr>
          <w:rFonts w:hint="eastAsia"/>
          <w:color w:val="000000"/>
          <w:sz w:val="21"/>
          <w:szCs w:val="21"/>
        </w:rPr>
        <w:t>总体</w:t>
      </w:r>
      <w:r w:rsidR="003D7711" w:rsidRPr="003D7711">
        <w:rPr>
          <w:rFonts w:hint="eastAsia"/>
          <w:color w:val="000000"/>
          <w:sz w:val="21"/>
          <w:szCs w:val="21"/>
        </w:rPr>
        <w:t>框架如图</w:t>
      </w:r>
      <w:r w:rsidR="003D7711" w:rsidRPr="003D7711">
        <w:rPr>
          <w:rFonts w:hint="eastAsia"/>
          <w:color w:val="000000"/>
          <w:sz w:val="21"/>
          <w:szCs w:val="21"/>
        </w:rPr>
        <w:t>2</w:t>
      </w:r>
      <w:r w:rsidR="003D7711" w:rsidRPr="003D7711">
        <w:rPr>
          <w:rFonts w:hint="eastAsia"/>
          <w:color w:val="000000"/>
          <w:sz w:val="21"/>
          <w:szCs w:val="21"/>
        </w:rPr>
        <w:t>所示。</w:t>
      </w:r>
      <w:commentRangeEnd w:id="536"/>
      <w:r w:rsidR="008844A6">
        <w:rPr>
          <w:rStyle w:val="ac"/>
        </w:rPr>
        <w:commentReference w:id="536"/>
      </w:r>
      <w:commentRangeEnd w:id="537"/>
      <w:r w:rsidR="00AA452D">
        <w:rPr>
          <w:rStyle w:val="ac"/>
        </w:rPr>
        <w:commentReference w:id="537"/>
      </w:r>
      <w:ins w:id="538" w:author="运璐 何" w:date="2025-11-14T15:03:00Z">
        <w:r w:rsidR="009530D1" w:rsidRPr="009530D1">
          <w:rPr>
            <w:rFonts w:hint="eastAsia"/>
            <w:color w:val="000000"/>
            <w:sz w:val="21"/>
            <w:szCs w:val="21"/>
          </w:rPr>
          <w:t>为保证大规模无人机集群的可扩展性与规划稳定性，算法首先基于各无人机的初始</w:t>
        </w:r>
        <w:r w:rsidR="009530D1" w:rsidRPr="009530D1">
          <w:rPr>
            <w:rFonts w:hint="eastAsia"/>
            <w:color w:val="000000"/>
            <w:sz w:val="21"/>
            <w:szCs w:val="21"/>
          </w:rPr>
          <w:lastRenderedPageBreak/>
          <w:t>空间分布进行静态分簇划分，将集群划分为若干个局部簇，每簇包含的无人机数量不超过</w:t>
        </w:r>
        <w:r w:rsidR="009530D1" w:rsidRPr="009530D1">
          <w:rPr>
            <w:rFonts w:hint="eastAsia"/>
            <w:color w:val="000000"/>
            <w:sz w:val="21"/>
            <w:szCs w:val="21"/>
          </w:rPr>
          <w:t xml:space="preserve"> 10 </w:t>
        </w:r>
        <w:r w:rsidR="009530D1" w:rsidRPr="009530D1">
          <w:rPr>
            <w:rFonts w:hint="eastAsia"/>
            <w:color w:val="000000"/>
            <w:sz w:val="21"/>
            <w:szCs w:val="21"/>
          </w:rPr>
          <w:t>架，以</w:t>
        </w:r>
      </w:ins>
      <w:ins w:id="539" w:author="运璐 何" w:date="2025-11-14T15:04:00Z">
        <w:r w:rsidR="00AA452D">
          <w:rPr>
            <w:rFonts w:hint="eastAsia"/>
            <w:color w:val="000000"/>
            <w:sz w:val="21"/>
            <w:szCs w:val="21"/>
          </w:rPr>
          <w:t>降低多源</w:t>
        </w:r>
        <w:r w:rsidR="009530D1">
          <w:rPr>
            <w:rFonts w:hint="eastAsia"/>
            <w:color w:val="000000"/>
            <w:sz w:val="21"/>
            <w:szCs w:val="21"/>
          </w:rPr>
          <w:t>势场</w:t>
        </w:r>
        <w:r w:rsidR="00AA452D">
          <w:rPr>
            <w:rFonts w:hint="eastAsia"/>
            <w:color w:val="000000"/>
            <w:sz w:val="21"/>
            <w:szCs w:val="21"/>
          </w:rPr>
          <w:t>叠加导致的影响</w:t>
        </w:r>
      </w:ins>
      <w:ins w:id="540" w:author="运璐 何" w:date="2025-11-14T15:03:00Z">
        <w:r w:rsidR="009530D1" w:rsidRPr="009530D1">
          <w:rPr>
            <w:rFonts w:hint="eastAsia"/>
            <w:color w:val="000000"/>
            <w:sz w:val="21"/>
            <w:szCs w:val="21"/>
          </w:rPr>
          <w:t>。</w:t>
        </w:r>
      </w:ins>
      <w:ins w:id="541" w:author="运璐 何" w:date="2025-11-14T15:04:00Z">
        <w:r w:rsidR="00AA452D">
          <w:rPr>
            <w:rFonts w:hint="eastAsia"/>
            <w:color w:val="000000"/>
            <w:sz w:val="21"/>
            <w:szCs w:val="21"/>
          </w:rPr>
          <w:t>在规划</w:t>
        </w:r>
      </w:ins>
      <w:ins w:id="542" w:author="运璐 何" w:date="2025-11-14T15:03:00Z">
        <w:r w:rsidR="009530D1" w:rsidRPr="009530D1">
          <w:rPr>
            <w:rFonts w:hint="eastAsia"/>
            <w:color w:val="000000"/>
            <w:sz w:val="21"/>
            <w:szCs w:val="21"/>
          </w:rPr>
          <w:t>过程中，各无人机的簇归属保持固定，不发生跨簇迁移，以确保</w:t>
        </w:r>
      </w:ins>
      <w:ins w:id="543" w:author="运璐 何" w:date="2025-11-23T10:38:00Z">
        <w:r w:rsidR="008A07CD">
          <w:rPr>
            <w:rFonts w:hint="eastAsia"/>
            <w:color w:val="000000"/>
            <w:sz w:val="21"/>
            <w:szCs w:val="21"/>
          </w:rPr>
          <w:t>全局规划</w:t>
        </w:r>
      </w:ins>
      <w:ins w:id="544" w:author="运璐 何" w:date="2025-11-14T15:03:00Z">
        <w:r w:rsidR="009530D1" w:rsidRPr="009530D1">
          <w:rPr>
            <w:rFonts w:hint="eastAsia"/>
            <w:color w:val="000000"/>
            <w:sz w:val="21"/>
            <w:szCs w:val="21"/>
          </w:rPr>
          <w:t>的</w:t>
        </w:r>
      </w:ins>
      <w:ins w:id="545" w:author="运璐 何" w:date="2025-11-23T10:38:00Z">
        <w:r w:rsidR="008A07CD">
          <w:rPr>
            <w:rFonts w:hint="eastAsia"/>
            <w:color w:val="000000"/>
            <w:sz w:val="21"/>
            <w:szCs w:val="21"/>
          </w:rPr>
          <w:t>连续</w:t>
        </w:r>
      </w:ins>
      <w:ins w:id="546" w:author="运璐 何" w:date="2025-11-14T15:03:00Z">
        <w:r w:rsidR="009530D1" w:rsidRPr="009530D1">
          <w:rPr>
            <w:rFonts w:hint="eastAsia"/>
            <w:color w:val="000000"/>
            <w:sz w:val="21"/>
            <w:szCs w:val="21"/>
          </w:rPr>
          <w:t>性。</w:t>
        </w:r>
      </w:ins>
    </w:p>
    <w:p w14:paraId="2C3B52E2" w14:textId="45631C85" w:rsidR="00E94433" w:rsidRDefault="004E7C0B" w:rsidP="00E94433">
      <w:pPr>
        <w:spacing w:line="360" w:lineRule="auto"/>
        <w:ind w:firstLineChars="196" w:firstLine="412"/>
        <w:rPr>
          <w:color w:val="000000"/>
          <w:sz w:val="21"/>
          <w:szCs w:val="21"/>
        </w:rPr>
      </w:pPr>
      <w:r>
        <w:rPr>
          <w:rFonts w:hint="eastAsia"/>
          <w:color w:val="000000"/>
          <w:sz w:val="21"/>
          <w:szCs w:val="21"/>
        </w:rPr>
        <w:t>该方法包括全局路径</w:t>
      </w:r>
      <w:ins w:id="547" w:author="运璐 何" w:date="2025-11-23T10:38:00Z">
        <w:r w:rsidR="008A07CD">
          <w:rPr>
            <w:rFonts w:hint="eastAsia"/>
            <w:color w:val="000000"/>
            <w:sz w:val="21"/>
            <w:szCs w:val="21"/>
          </w:rPr>
          <w:t>规划</w:t>
        </w:r>
      </w:ins>
      <w:del w:id="548" w:author="运璐 何" w:date="2025-11-23T10:38:00Z">
        <w:r w:rsidDel="008A07CD">
          <w:rPr>
            <w:rFonts w:hint="eastAsia"/>
            <w:color w:val="000000"/>
            <w:sz w:val="21"/>
            <w:szCs w:val="21"/>
          </w:rPr>
          <w:delText>规划</w:delText>
        </w:r>
      </w:del>
      <w:r>
        <w:rPr>
          <w:rFonts w:hint="eastAsia"/>
          <w:color w:val="000000"/>
          <w:sz w:val="21"/>
          <w:szCs w:val="21"/>
        </w:rPr>
        <w:t>和局部路径规划两个部分</w:t>
      </w:r>
      <w:r w:rsidR="00F225A9">
        <w:rPr>
          <w:rFonts w:hint="eastAsia"/>
          <w:color w:val="000000"/>
          <w:sz w:val="21"/>
          <w:szCs w:val="21"/>
        </w:rPr>
        <w:t>，全局路径规划</w:t>
      </w:r>
      <w:del w:id="549" w:author="运璐 何" w:date="2025-11-19T16:18:00Z">
        <w:r w:rsidR="003D7711" w:rsidRPr="003D7711" w:rsidDel="00D4645F">
          <w:rPr>
            <w:rFonts w:hint="eastAsia"/>
            <w:color w:val="000000"/>
            <w:sz w:val="21"/>
            <w:szCs w:val="21"/>
          </w:rPr>
          <w:delText>层</w:delText>
        </w:r>
      </w:del>
      <w:r w:rsidR="003D7711" w:rsidRPr="003D7711">
        <w:rPr>
          <w:rFonts w:hint="eastAsia"/>
          <w:color w:val="000000"/>
          <w:sz w:val="21"/>
          <w:szCs w:val="21"/>
        </w:rPr>
        <w:t>负责</w:t>
      </w:r>
      <w:r w:rsidR="00F225A9">
        <w:rPr>
          <w:rFonts w:hint="eastAsia"/>
          <w:color w:val="000000"/>
          <w:sz w:val="21"/>
          <w:szCs w:val="21"/>
        </w:rPr>
        <w:t>到目的地的关键点规划</w:t>
      </w:r>
      <w:r w:rsidR="003D7711" w:rsidRPr="003D7711">
        <w:rPr>
          <w:rFonts w:hint="eastAsia"/>
          <w:color w:val="000000"/>
          <w:sz w:val="21"/>
          <w:szCs w:val="21"/>
        </w:rPr>
        <w:t>与簇间协调，</w:t>
      </w:r>
      <w:r w:rsidR="00F225A9">
        <w:rPr>
          <w:rFonts w:hint="eastAsia"/>
          <w:color w:val="000000"/>
          <w:sz w:val="21"/>
          <w:szCs w:val="21"/>
        </w:rPr>
        <w:t>局部路径规划</w:t>
      </w:r>
      <w:r w:rsidR="003D7711" w:rsidRPr="003D7711">
        <w:rPr>
          <w:rFonts w:hint="eastAsia"/>
          <w:color w:val="000000"/>
          <w:sz w:val="21"/>
          <w:szCs w:val="21"/>
        </w:rPr>
        <w:t>负责</w:t>
      </w:r>
      <w:ins w:id="550" w:author="运璐 何" w:date="2025-11-23T10:39:00Z">
        <w:r w:rsidR="008A07CD">
          <w:rPr>
            <w:rFonts w:hint="eastAsia"/>
            <w:color w:val="000000"/>
            <w:sz w:val="21"/>
            <w:szCs w:val="21"/>
          </w:rPr>
          <w:t>建筑</w:t>
        </w:r>
      </w:ins>
      <w:del w:id="551" w:author="运璐 何" w:date="2025-11-23T10:39:00Z">
        <w:r w:rsidR="00F225A9" w:rsidDel="008A07CD">
          <w:rPr>
            <w:rFonts w:hint="eastAsia"/>
            <w:color w:val="000000"/>
            <w:sz w:val="21"/>
            <w:szCs w:val="21"/>
          </w:rPr>
          <w:delText>物理</w:delText>
        </w:r>
      </w:del>
      <w:r w:rsidR="00F225A9">
        <w:rPr>
          <w:rFonts w:hint="eastAsia"/>
          <w:color w:val="000000"/>
          <w:sz w:val="21"/>
          <w:szCs w:val="21"/>
        </w:rPr>
        <w:t>障碍和电磁干扰的避让</w:t>
      </w:r>
      <w:r w:rsidR="003D7711" w:rsidRPr="003D7711">
        <w:rPr>
          <w:rFonts w:hint="eastAsia"/>
          <w:color w:val="000000"/>
          <w:sz w:val="21"/>
          <w:szCs w:val="21"/>
        </w:rPr>
        <w:t>与通信保持。</w:t>
      </w:r>
      <w:commentRangeStart w:id="552"/>
      <w:ins w:id="553" w:author="运璐 何" w:date="2025-11-14T15:15:00Z">
        <w:r w:rsidR="00AA452D">
          <w:rPr>
            <w:rFonts w:hint="eastAsia"/>
            <w:color w:val="000000"/>
            <w:sz w:val="21"/>
            <w:szCs w:val="21"/>
          </w:rPr>
          <w:t>同时</w:t>
        </w:r>
        <w:r w:rsidR="00AA452D" w:rsidRPr="00AA452D">
          <w:rPr>
            <w:rFonts w:hint="eastAsia"/>
            <w:color w:val="000000"/>
            <w:sz w:val="21"/>
            <w:szCs w:val="21"/>
          </w:rPr>
          <w:t>为适应复杂城市环境的动态变化，算法在分层结构中引入感知驱动的重规划机制：局部规划执行后</w:t>
        </w:r>
      </w:ins>
      <w:ins w:id="554" w:author="运璐 何" w:date="2025-11-23T10:39:00Z">
        <w:r w:rsidR="008A07CD">
          <w:rPr>
            <w:rFonts w:hint="eastAsia"/>
            <w:color w:val="000000"/>
            <w:sz w:val="21"/>
            <w:szCs w:val="21"/>
          </w:rPr>
          <w:t>无人机集群通过</w:t>
        </w:r>
      </w:ins>
      <w:ins w:id="555" w:author="运璐 何" w:date="2025-11-14T15:15:00Z">
        <w:r w:rsidR="00AA452D" w:rsidRPr="00AA452D">
          <w:rPr>
            <w:rFonts w:hint="eastAsia"/>
            <w:color w:val="000000"/>
            <w:sz w:val="21"/>
            <w:szCs w:val="21"/>
          </w:rPr>
          <w:t>实时</w:t>
        </w:r>
      </w:ins>
      <w:ins w:id="556" w:author="运璐 何" w:date="2025-11-23T10:39:00Z">
        <w:r w:rsidR="008A07CD">
          <w:rPr>
            <w:rFonts w:hint="eastAsia"/>
            <w:color w:val="000000"/>
            <w:sz w:val="21"/>
            <w:szCs w:val="21"/>
          </w:rPr>
          <w:t>检测</w:t>
        </w:r>
      </w:ins>
      <w:ins w:id="557" w:author="运璐 何" w:date="2025-11-14T15:15:00Z">
        <w:r w:rsidR="00AA452D" w:rsidRPr="00AA452D">
          <w:rPr>
            <w:rFonts w:hint="eastAsia"/>
            <w:color w:val="000000"/>
            <w:sz w:val="21"/>
            <w:szCs w:val="21"/>
          </w:rPr>
          <w:t>更新环境信息，</w:t>
        </w:r>
      </w:ins>
      <w:ins w:id="558" w:author="运璐 何" w:date="2025-11-23T10:40:00Z">
        <w:r w:rsidR="008A07CD">
          <w:rPr>
            <w:rFonts w:hint="eastAsia"/>
            <w:color w:val="000000"/>
            <w:sz w:val="21"/>
            <w:szCs w:val="21"/>
          </w:rPr>
          <w:t>对</w:t>
        </w:r>
      </w:ins>
      <w:ins w:id="559" w:author="运璐 何" w:date="2025-11-14T15:15:00Z">
        <w:r w:rsidR="00AA452D" w:rsidRPr="00AA452D">
          <w:rPr>
            <w:rFonts w:hint="eastAsia"/>
            <w:color w:val="000000"/>
            <w:sz w:val="21"/>
            <w:szCs w:val="21"/>
          </w:rPr>
          <w:t>存在</w:t>
        </w:r>
      </w:ins>
      <w:ins w:id="560" w:author="运璐 何" w:date="2025-11-23T10:40:00Z">
        <w:r w:rsidR="008A07CD">
          <w:rPr>
            <w:rFonts w:hint="eastAsia"/>
            <w:color w:val="000000"/>
            <w:sz w:val="21"/>
            <w:szCs w:val="21"/>
          </w:rPr>
          <w:t>全局</w:t>
        </w:r>
      </w:ins>
      <w:ins w:id="561" w:author="运璐 何" w:date="2025-11-14T15:15:00Z">
        <w:r w:rsidR="00AA452D" w:rsidRPr="00AA452D">
          <w:rPr>
            <w:rFonts w:hint="eastAsia"/>
            <w:color w:val="000000"/>
            <w:sz w:val="21"/>
            <w:szCs w:val="21"/>
          </w:rPr>
          <w:t>路径</w:t>
        </w:r>
      </w:ins>
      <w:ins w:id="562" w:author="运璐 何" w:date="2025-11-23T10:40:00Z">
        <w:r w:rsidR="008A07CD">
          <w:rPr>
            <w:rFonts w:hint="eastAsia"/>
            <w:color w:val="000000"/>
            <w:sz w:val="21"/>
            <w:szCs w:val="21"/>
          </w:rPr>
          <w:t>碰撞</w:t>
        </w:r>
      </w:ins>
      <w:ins w:id="563" w:author="运璐 何" w:date="2025-11-14T15:15:00Z">
        <w:r w:rsidR="00AA452D" w:rsidRPr="00AA452D">
          <w:rPr>
            <w:rFonts w:hint="eastAsia"/>
            <w:color w:val="000000"/>
            <w:sz w:val="21"/>
            <w:szCs w:val="21"/>
          </w:rPr>
          <w:t>冲突</w:t>
        </w:r>
      </w:ins>
      <w:ins w:id="564" w:author="运璐 何" w:date="2025-11-23T10:40:00Z">
        <w:r w:rsidR="008A07CD">
          <w:rPr>
            <w:rFonts w:hint="eastAsia"/>
            <w:color w:val="000000"/>
            <w:sz w:val="21"/>
            <w:szCs w:val="21"/>
          </w:rPr>
          <w:t>的簇执行</w:t>
        </w:r>
      </w:ins>
      <w:ins w:id="565" w:author="运璐 何" w:date="2025-11-14T15:15:00Z">
        <w:r w:rsidR="00AA452D" w:rsidRPr="00AA452D">
          <w:rPr>
            <w:rFonts w:hint="eastAsia"/>
            <w:color w:val="000000"/>
            <w:sz w:val="21"/>
            <w:szCs w:val="21"/>
          </w:rPr>
          <w:t>全局重规划以生成新的可行路径。</w:t>
        </w:r>
      </w:ins>
      <w:commentRangeEnd w:id="552"/>
      <w:ins w:id="566" w:author="运璐 何" w:date="2025-11-14T15:16:00Z">
        <w:r w:rsidR="00A64722">
          <w:rPr>
            <w:rStyle w:val="ac"/>
          </w:rPr>
          <w:commentReference w:id="552"/>
        </w:r>
      </w:ins>
    </w:p>
    <w:p w14:paraId="61D83A06" w14:textId="59662D65" w:rsidR="00761BC7" w:rsidRPr="00761BC7" w:rsidDel="000C4022" w:rsidRDefault="00761BC7" w:rsidP="00A433FA">
      <w:pPr>
        <w:spacing w:line="360" w:lineRule="auto"/>
        <w:rPr>
          <w:del w:id="567" w:author="运璐 何" w:date="2025-11-14T11:37:00Z"/>
          <w:color w:val="000000"/>
          <w:sz w:val="21"/>
          <w:szCs w:val="21"/>
        </w:rPr>
      </w:pPr>
      <w:commentRangeStart w:id="568"/>
      <w:commentRangeStart w:id="569"/>
      <w:del w:id="570" w:author="运璐 何" w:date="2025-11-14T11:37:00Z">
        <w:r w:rsidDel="000C4022">
          <w:rPr>
            <w:rFonts w:hint="eastAsia"/>
            <w:color w:val="000000"/>
            <w:sz w:val="21"/>
            <w:szCs w:val="21"/>
          </w:rPr>
          <w:delText>由于</w:delText>
        </w:r>
        <w:r w:rsidRPr="00FA4795" w:rsidDel="000C4022">
          <w:rPr>
            <w:color w:val="000000"/>
            <w:sz w:val="21"/>
            <w:szCs w:val="21"/>
          </w:rPr>
          <w:delText>随着无人机的推进与传感器的持续探测，环境模型中的障碍物和干扰源信息将实时更新为障碍集合</w:delText>
        </w:r>
        <w:r w:rsidDel="000C4022">
          <w:rPr>
            <w:rFonts w:hint="eastAsia"/>
            <w:color w:val="000000"/>
            <w:sz w:val="21"/>
            <w:szCs w:val="21"/>
          </w:rPr>
          <w:delText>，并且当</w:delText>
        </w:r>
        <w:r w:rsidRPr="00A52DB2" w:rsidDel="000C4022">
          <w:rPr>
            <w:color w:val="000000"/>
            <w:sz w:val="21"/>
            <w:szCs w:val="21"/>
          </w:rPr>
          <w:delText>当前路径与更新后的障碍区域</w:delText>
        </w:r>
        <w:r w:rsidDel="000C4022">
          <w:rPr>
            <w:rFonts w:hint="eastAsia"/>
            <w:color w:val="000000"/>
            <w:sz w:val="21"/>
            <w:szCs w:val="21"/>
          </w:rPr>
          <w:delText>（包括建筑和干扰）</w:delText>
        </w:r>
        <w:r w:rsidRPr="00A52DB2" w:rsidDel="000C4022">
          <w:rPr>
            <w:color w:val="000000"/>
            <w:sz w:val="21"/>
            <w:szCs w:val="21"/>
          </w:rPr>
          <w:delText>发生冲突时，</w:delText>
        </w:r>
        <w:r w:rsidDel="000C4022">
          <w:rPr>
            <w:rFonts w:hint="eastAsia"/>
            <w:color w:val="000000"/>
            <w:sz w:val="21"/>
            <w:szCs w:val="21"/>
          </w:rPr>
          <w:delText>算法的重规划机制会</w:delText>
        </w:r>
        <w:r w:rsidRPr="00A52DB2" w:rsidDel="000C4022">
          <w:rPr>
            <w:color w:val="000000"/>
            <w:sz w:val="21"/>
            <w:szCs w:val="21"/>
          </w:rPr>
          <w:delText>自动</w:delText>
        </w:r>
        <w:r w:rsidDel="000C4022">
          <w:rPr>
            <w:rFonts w:hint="eastAsia"/>
            <w:color w:val="000000"/>
            <w:sz w:val="21"/>
            <w:szCs w:val="21"/>
          </w:rPr>
          <w:delText>重新为当前簇规划全局路径，</w:delText>
        </w:r>
        <w:r w:rsidRPr="00A52DB2" w:rsidDel="000C4022">
          <w:rPr>
            <w:color w:val="000000"/>
            <w:sz w:val="21"/>
            <w:szCs w:val="21"/>
          </w:rPr>
          <w:delText>以保证路径的可行性与安全性。</w:delText>
        </w:r>
        <w:commentRangeEnd w:id="568"/>
        <w:r w:rsidR="00F456B2" w:rsidDel="000C4022">
          <w:rPr>
            <w:rStyle w:val="ac"/>
          </w:rPr>
          <w:commentReference w:id="568"/>
        </w:r>
      </w:del>
      <w:commentRangeEnd w:id="569"/>
      <w:r w:rsidR="002602DB">
        <w:rPr>
          <w:rStyle w:val="ac"/>
        </w:rPr>
        <w:commentReference w:id="569"/>
      </w:r>
    </w:p>
    <w:p w14:paraId="377A3058" w14:textId="693D7343" w:rsidR="001E192C" w:rsidRDefault="003D7711" w:rsidP="00F225A9">
      <w:pPr>
        <w:pStyle w:val="aff0"/>
        <w:ind w:firstLineChars="200" w:firstLine="420"/>
        <w:jc w:val="left"/>
        <w:rPr>
          <w:ins w:id="571" w:author="Lianghui Ding" w:date="2025-11-09T13:59:00Z"/>
          <w:color w:val="000000"/>
          <w:sz w:val="21"/>
          <w:szCs w:val="21"/>
        </w:rPr>
      </w:pPr>
      <w:commentRangeStart w:id="572"/>
      <w:r w:rsidRPr="003D7711">
        <w:rPr>
          <w:rFonts w:hint="eastAsia"/>
          <w:color w:val="000000"/>
          <w:sz w:val="21"/>
          <w:szCs w:val="21"/>
        </w:rPr>
        <w:t>全局</w:t>
      </w:r>
      <w:ins w:id="573" w:author="Lianghui Ding" w:date="2025-11-09T13:59:00Z">
        <w:r w:rsidR="00F225A9">
          <w:rPr>
            <w:rFonts w:hint="eastAsia"/>
            <w:color w:val="000000"/>
            <w:sz w:val="21"/>
            <w:szCs w:val="21"/>
          </w:rPr>
          <w:t>路径</w:t>
        </w:r>
      </w:ins>
      <w:r w:rsidRPr="003D7711">
        <w:rPr>
          <w:rFonts w:hint="eastAsia"/>
          <w:color w:val="000000"/>
          <w:sz w:val="21"/>
          <w:szCs w:val="21"/>
        </w:rPr>
        <w:t>规划</w:t>
      </w:r>
      <w:commentRangeEnd w:id="572"/>
      <w:r w:rsidR="00672C52">
        <w:rPr>
          <w:rStyle w:val="ac"/>
        </w:rPr>
        <w:commentReference w:id="572"/>
      </w:r>
      <w:ins w:id="574" w:author="运璐 何" w:date="2025-11-19T16:18:00Z">
        <w:r w:rsidR="00D4645F">
          <w:rPr>
            <w:rFonts w:hint="eastAsia"/>
            <w:color w:val="000000"/>
            <w:sz w:val="21"/>
            <w:szCs w:val="21"/>
          </w:rPr>
          <w:t>（</w:t>
        </w:r>
        <w:r w:rsidR="00D4645F">
          <w:rPr>
            <w:rFonts w:hint="eastAsia"/>
            <w:color w:val="000000"/>
            <w:sz w:val="21"/>
            <w:szCs w:val="21"/>
          </w:rPr>
          <w:t>C</w:t>
        </w:r>
        <w:r w:rsidR="00D4645F">
          <w:rPr>
            <w:color w:val="000000"/>
            <w:sz w:val="21"/>
            <w:szCs w:val="21"/>
          </w:rPr>
          <w:t>-RRT*</w:t>
        </w:r>
        <w:r w:rsidR="00D4645F">
          <w:rPr>
            <w:rFonts w:hint="eastAsia"/>
            <w:color w:val="000000"/>
            <w:sz w:val="21"/>
            <w:szCs w:val="21"/>
          </w:rPr>
          <w:t>）</w:t>
        </w:r>
      </w:ins>
      <w:r w:rsidRPr="003D7711">
        <w:rPr>
          <w:rFonts w:hint="eastAsia"/>
          <w:color w:val="000000"/>
          <w:sz w:val="21"/>
          <w:szCs w:val="21"/>
        </w:rPr>
        <w:t>采用</w:t>
      </w:r>
      <w:r w:rsidRPr="003D7711">
        <w:rPr>
          <w:rFonts w:hint="eastAsia"/>
          <w:color w:val="000000"/>
          <w:sz w:val="21"/>
          <w:szCs w:val="21"/>
        </w:rPr>
        <w:t>RRT*</w:t>
      </w:r>
      <w:r w:rsidRPr="003D7711">
        <w:rPr>
          <w:rFonts w:hint="eastAsia"/>
          <w:color w:val="000000"/>
          <w:sz w:val="21"/>
          <w:szCs w:val="21"/>
        </w:rPr>
        <w:t>算法</w:t>
      </w:r>
      <w:r w:rsidR="00B32685">
        <w:rPr>
          <w:rFonts w:hint="eastAsia"/>
          <w:color w:val="000000"/>
          <w:sz w:val="21"/>
          <w:szCs w:val="21"/>
        </w:rPr>
        <w:t>实时</w:t>
      </w:r>
      <w:r w:rsidRPr="003D7711">
        <w:rPr>
          <w:rFonts w:hint="eastAsia"/>
          <w:color w:val="000000"/>
          <w:sz w:val="21"/>
          <w:szCs w:val="21"/>
        </w:rPr>
        <w:t>生成各簇的全局引导路径，以保证路径的可行性与全局最优性；同时</w:t>
      </w:r>
      <w:r w:rsidR="00B32685">
        <w:rPr>
          <w:rFonts w:hint="eastAsia"/>
          <w:color w:val="000000"/>
          <w:sz w:val="21"/>
          <w:szCs w:val="21"/>
        </w:rPr>
        <w:t>设计</w:t>
      </w:r>
      <w:r w:rsidRPr="003D7711">
        <w:rPr>
          <w:rFonts w:hint="eastAsia"/>
          <w:color w:val="000000"/>
          <w:sz w:val="21"/>
          <w:szCs w:val="21"/>
        </w:rPr>
        <w:t>Fr</w:t>
      </w:r>
      <w:r w:rsidRPr="003D7711">
        <w:rPr>
          <w:rFonts w:hint="eastAsia"/>
          <w:color w:val="000000"/>
          <w:sz w:val="21"/>
          <w:szCs w:val="21"/>
        </w:rPr>
        <w:t>é</w:t>
      </w:r>
      <w:r w:rsidRPr="003D7711">
        <w:rPr>
          <w:rFonts w:hint="eastAsia"/>
          <w:color w:val="000000"/>
          <w:sz w:val="21"/>
          <w:szCs w:val="21"/>
        </w:rPr>
        <w:t>chet</w:t>
      </w:r>
      <w:r w:rsidRPr="003D7711">
        <w:rPr>
          <w:rFonts w:hint="eastAsia"/>
          <w:color w:val="000000"/>
          <w:sz w:val="21"/>
          <w:szCs w:val="21"/>
        </w:rPr>
        <w:t>距离约束机制，对簇间路径的</w:t>
      </w:r>
      <w:del w:id="575" w:author="运璐 何" w:date="2025-11-23T10:41:00Z">
        <w:r w:rsidRPr="003D7711" w:rsidDel="008A07CD">
          <w:rPr>
            <w:rFonts w:hint="eastAsia"/>
            <w:color w:val="000000"/>
            <w:sz w:val="21"/>
            <w:szCs w:val="21"/>
          </w:rPr>
          <w:delText>空间相似度与</w:delText>
        </w:r>
      </w:del>
      <w:r w:rsidRPr="003D7711">
        <w:rPr>
          <w:rFonts w:hint="eastAsia"/>
          <w:color w:val="000000"/>
          <w:sz w:val="21"/>
          <w:szCs w:val="21"/>
        </w:rPr>
        <w:t>相对距离进行约束，从而在路径生成阶段实现簇间的安全间距</w:t>
      </w:r>
      <w:ins w:id="576" w:author="运璐 何" w:date="2025-11-23T10:41:00Z">
        <w:r w:rsidR="008A07CD">
          <w:rPr>
            <w:rFonts w:hint="eastAsia"/>
            <w:color w:val="000000"/>
            <w:sz w:val="21"/>
            <w:szCs w:val="21"/>
          </w:rPr>
          <w:t>保障、为局部规</w:t>
        </w:r>
      </w:ins>
      <w:ins w:id="577" w:author="运璐 何" w:date="2025-11-23T10:42:00Z">
        <w:r w:rsidR="008A07CD">
          <w:rPr>
            <w:rFonts w:hint="eastAsia"/>
            <w:color w:val="000000"/>
            <w:sz w:val="21"/>
            <w:szCs w:val="21"/>
          </w:rPr>
          <w:t>划提供</w:t>
        </w:r>
      </w:ins>
      <w:del w:id="578" w:author="运璐 何" w:date="2025-11-23T10:41:00Z">
        <w:r w:rsidRPr="003D7711" w:rsidDel="008A07CD">
          <w:rPr>
            <w:rFonts w:hint="eastAsia"/>
            <w:color w:val="000000"/>
            <w:sz w:val="21"/>
            <w:szCs w:val="21"/>
          </w:rPr>
          <w:delText>与</w:delText>
        </w:r>
      </w:del>
      <w:r w:rsidRPr="003D7711">
        <w:rPr>
          <w:rFonts w:hint="eastAsia"/>
          <w:color w:val="000000"/>
          <w:sz w:val="21"/>
          <w:szCs w:val="21"/>
        </w:rPr>
        <w:t>通信连通保持</w:t>
      </w:r>
      <w:ins w:id="579" w:author="运璐 何" w:date="2025-11-23T10:42:00Z">
        <w:r w:rsidR="008A07CD">
          <w:rPr>
            <w:rFonts w:hint="eastAsia"/>
            <w:color w:val="000000"/>
            <w:sz w:val="21"/>
            <w:szCs w:val="21"/>
          </w:rPr>
          <w:t>基础</w:t>
        </w:r>
      </w:ins>
      <w:r w:rsidRPr="003D7711">
        <w:rPr>
          <w:rFonts w:hint="eastAsia"/>
          <w:color w:val="000000"/>
          <w:sz w:val="21"/>
          <w:szCs w:val="21"/>
        </w:rPr>
        <w:t>。</w:t>
      </w:r>
      <w:ins w:id="580" w:author="运璐 何" w:date="2025-11-14T11:39:00Z">
        <w:r w:rsidR="002602DB" w:rsidRPr="002602DB">
          <w:rPr>
            <w:rFonts w:hint="eastAsia"/>
            <w:color w:val="000000"/>
            <w:sz w:val="21"/>
            <w:szCs w:val="21"/>
          </w:rPr>
          <w:t>具体而言，在局部执行单步移动后，系统会基于最新感知数据更新环境障碍集合，并对当前全局路径的后续关键点进行碰撞检测。若检测到路径与更新障碍区域（包括建筑物与干扰</w:t>
        </w:r>
      </w:ins>
      <w:ins w:id="581" w:author="运璐 何" w:date="2025-11-23T10:42:00Z">
        <w:r w:rsidR="008A07CD">
          <w:rPr>
            <w:rFonts w:hint="eastAsia"/>
            <w:color w:val="000000"/>
            <w:sz w:val="21"/>
            <w:szCs w:val="21"/>
          </w:rPr>
          <w:t>区域</w:t>
        </w:r>
      </w:ins>
      <w:ins w:id="582" w:author="运璐 何" w:date="2025-11-14T11:39:00Z">
        <w:r w:rsidR="002602DB" w:rsidRPr="002602DB">
          <w:rPr>
            <w:rFonts w:hint="eastAsia"/>
            <w:color w:val="000000"/>
            <w:sz w:val="21"/>
            <w:szCs w:val="21"/>
          </w:rPr>
          <w:t>）发生交叉，算法将立即触发</w:t>
        </w:r>
      </w:ins>
      <w:ins w:id="583" w:author="运璐 何" w:date="2025-11-23T10:42:00Z">
        <w:r w:rsidR="008A07CD">
          <w:rPr>
            <w:rFonts w:hint="eastAsia"/>
            <w:color w:val="000000"/>
            <w:sz w:val="21"/>
            <w:szCs w:val="21"/>
          </w:rPr>
          <w:t>对应簇</w:t>
        </w:r>
      </w:ins>
      <w:ins w:id="584" w:author="运璐 何" w:date="2025-11-14T11:39:00Z">
        <w:r w:rsidR="002602DB" w:rsidRPr="002602DB">
          <w:rPr>
            <w:rFonts w:hint="eastAsia"/>
            <w:color w:val="000000"/>
            <w:sz w:val="21"/>
            <w:szCs w:val="21"/>
          </w:rPr>
          <w:t>全局重规划过程，执行基于</w:t>
        </w:r>
        <w:r w:rsidR="002602DB" w:rsidRPr="002602DB">
          <w:rPr>
            <w:rFonts w:hint="eastAsia"/>
            <w:color w:val="000000"/>
            <w:sz w:val="21"/>
            <w:szCs w:val="21"/>
          </w:rPr>
          <w:t>RRT*</w:t>
        </w:r>
        <w:r w:rsidR="002602DB" w:rsidRPr="002602DB">
          <w:rPr>
            <w:rFonts w:hint="eastAsia"/>
            <w:color w:val="000000"/>
            <w:sz w:val="21"/>
            <w:szCs w:val="21"/>
          </w:rPr>
          <w:t>的路径采样与关键点生成，并通过</w:t>
        </w:r>
        <w:r w:rsidR="002602DB" w:rsidRPr="002602DB">
          <w:rPr>
            <w:rFonts w:hint="eastAsia"/>
            <w:color w:val="000000"/>
            <w:sz w:val="21"/>
            <w:szCs w:val="21"/>
          </w:rPr>
          <w:t xml:space="preserve"> Fr</w:t>
        </w:r>
        <w:r w:rsidR="002602DB" w:rsidRPr="002602DB">
          <w:rPr>
            <w:rFonts w:hint="eastAsia"/>
            <w:color w:val="000000"/>
            <w:sz w:val="21"/>
            <w:szCs w:val="21"/>
          </w:rPr>
          <w:t>é</w:t>
        </w:r>
        <w:r w:rsidR="002602DB" w:rsidRPr="002602DB">
          <w:rPr>
            <w:rFonts w:hint="eastAsia"/>
            <w:color w:val="000000"/>
            <w:sz w:val="21"/>
            <w:szCs w:val="21"/>
          </w:rPr>
          <w:t xml:space="preserve">chet </w:t>
        </w:r>
        <w:r w:rsidR="002602DB" w:rsidRPr="002602DB">
          <w:rPr>
            <w:rFonts w:hint="eastAsia"/>
            <w:color w:val="000000"/>
            <w:sz w:val="21"/>
            <w:szCs w:val="21"/>
          </w:rPr>
          <w:t>校验机制与既有</w:t>
        </w:r>
      </w:ins>
      <w:ins w:id="585" w:author="运璐 何" w:date="2025-11-23T10:42:00Z">
        <w:r w:rsidR="008A07CD">
          <w:rPr>
            <w:rFonts w:hint="eastAsia"/>
            <w:color w:val="000000"/>
            <w:sz w:val="21"/>
            <w:szCs w:val="21"/>
          </w:rPr>
          <w:t>可达的簇</w:t>
        </w:r>
      </w:ins>
      <w:ins w:id="586" w:author="运璐 何" w:date="2025-11-14T11:39:00Z">
        <w:r w:rsidR="002602DB" w:rsidRPr="002602DB">
          <w:rPr>
            <w:rFonts w:hint="eastAsia"/>
            <w:color w:val="000000"/>
            <w:sz w:val="21"/>
            <w:szCs w:val="21"/>
          </w:rPr>
          <w:t>路径</w:t>
        </w:r>
        <w:r w:rsidR="002602DB">
          <w:rPr>
            <w:rFonts w:hint="eastAsia"/>
            <w:color w:val="000000"/>
            <w:sz w:val="21"/>
            <w:szCs w:val="21"/>
          </w:rPr>
          <w:t>进行</w:t>
        </w:r>
        <w:r w:rsidR="002602DB" w:rsidRPr="002602DB">
          <w:rPr>
            <w:rFonts w:hint="eastAsia"/>
            <w:color w:val="000000"/>
            <w:sz w:val="21"/>
            <w:szCs w:val="21"/>
          </w:rPr>
          <w:t>验证</w:t>
        </w:r>
      </w:ins>
      <w:ins w:id="587" w:author="运璐 何" w:date="2025-11-14T11:40:00Z">
        <w:r w:rsidR="002602DB">
          <w:rPr>
            <w:rFonts w:hint="eastAsia"/>
            <w:color w:val="000000"/>
            <w:sz w:val="21"/>
            <w:szCs w:val="21"/>
          </w:rPr>
          <w:t>，</w:t>
        </w:r>
      </w:ins>
      <w:ins w:id="588" w:author="运璐 何" w:date="2025-11-14T11:45:00Z">
        <w:r w:rsidR="002602DB">
          <w:rPr>
            <w:rFonts w:hint="eastAsia"/>
            <w:color w:val="000000"/>
            <w:sz w:val="21"/>
            <w:szCs w:val="21"/>
          </w:rPr>
          <w:t>以</w:t>
        </w:r>
      </w:ins>
      <w:ins w:id="589" w:author="运璐 何" w:date="2025-11-14T11:40:00Z">
        <w:r w:rsidR="002602DB">
          <w:rPr>
            <w:rFonts w:hint="eastAsia"/>
            <w:color w:val="000000"/>
            <w:sz w:val="21"/>
            <w:szCs w:val="21"/>
          </w:rPr>
          <w:t>保障</w:t>
        </w:r>
      </w:ins>
      <w:ins w:id="590" w:author="运璐 何" w:date="2025-11-23T10:43:00Z">
        <w:r w:rsidR="008A07CD">
          <w:rPr>
            <w:rFonts w:hint="eastAsia"/>
            <w:color w:val="000000"/>
            <w:sz w:val="21"/>
            <w:szCs w:val="21"/>
          </w:rPr>
          <w:t>所有簇的</w:t>
        </w:r>
      </w:ins>
      <w:ins w:id="591" w:author="运璐 何" w:date="2025-11-14T11:40:00Z">
        <w:r w:rsidR="002602DB">
          <w:rPr>
            <w:rFonts w:hint="eastAsia"/>
            <w:color w:val="000000"/>
            <w:sz w:val="21"/>
            <w:szCs w:val="21"/>
          </w:rPr>
          <w:t>全局路径的实时可达性</w:t>
        </w:r>
      </w:ins>
      <w:ins w:id="592" w:author="运璐 何" w:date="2025-11-14T11:39:00Z">
        <w:r w:rsidR="002602DB" w:rsidRPr="002602DB">
          <w:rPr>
            <w:rFonts w:hint="eastAsia"/>
            <w:color w:val="000000"/>
            <w:sz w:val="21"/>
            <w:szCs w:val="21"/>
          </w:rPr>
          <w:t>。</w:t>
        </w:r>
      </w:ins>
    </w:p>
    <w:p w14:paraId="47437FA6" w14:textId="0ED52EEB" w:rsidR="009A7A73" w:rsidDel="00D85661" w:rsidRDefault="001E192C" w:rsidP="00E410C3">
      <w:pPr>
        <w:pStyle w:val="aff0"/>
        <w:ind w:firstLineChars="200" w:firstLine="420"/>
        <w:jc w:val="left"/>
        <w:rPr>
          <w:del w:id="593" w:author="运璐 何" w:date="2025-11-23T10:44:00Z"/>
        </w:rPr>
      </w:pPr>
      <w:commentRangeStart w:id="594"/>
      <w:ins w:id="595" w:author="Lianghui Ding" w:date="2025-11-09T13:59:00Z">
        <w:r>
          <w:rPr>
            <w:rFonts w:hint="eastAsia"/>
            <w:color w:val="000000"/>
            <w:sz w:val="21"/>
            <w:szCs w:val="21"/>
          </w:rPr>
          <w:t>局部路径规划</w:t>
        </w:r>
      </w:ins>
      <w:commentRangeEnd w:id="594"/>
      <w:r w:rsidR="00672C52">
        <w:rPr>
          <w:rStyle w:val="ac"/>
        </w:rPr>
        <w:commentReference w:id="594"/>
      </w:r>
      <w:ins w:id="596" w:author="运璐 何" w:date="2025-11-19T16:18:00Z">
        <w:r w:rsidR="00D4645F">
          <w:rPr>
            <w:rFonts w:hint="eastAsia"/>
            <w:color w:val="000000"/>
            <w:sz w:val="21"/>
            <w:szCs w:val="21"/>
          </w:rPr>
          <w:t>（</w:t>
        </w:r>
        <w:r w:rsidR="00D4645F">
          <w:rPr>
            <w:rFonts w:hint="eastAsia"/>
            <w:color w:val="000000"/>
            <w:sz w:val="21"/>
            <w:szCs w:val="21"/>
          </w:rPr>
          <w:t>M</w:t>
        </w:r>
        <w:r w:rsidR="00D4645F">
          <w:rPr>
            <w:color w:val="000000"/>
            <w:sz w:val="21"/>
            <w:szCs w:val="21"/>
          </w:rPr>
          <w:t>BST-APF</w:t>
        </w:r>
        <w:r w:rsidR="00D4645F">
          <w:rPr>
            <w:rFonts w:hint="eastAsia"/>
            <w:color w:val="000000"/>
            <w:sz w:val="21"/>
            <w:szCs w:val="21"/>
          </w:rPr>
          <w:t>）</w:t>
        </w:r>
      </w:ins>
      <w:r w:rsidR="003D7711" w:rsidRPr="003D7711">
        <w:rPr>
          <w:rFonts w:hint="eastAsia"/>
          <w:color w:val="000000"/>
          <w:sz w:val="21"/>
          <w:szCs w:val="21"/>
        </w:rPr>
        <w:t>采用</w:t>
      </w:r>
      <w:ins w:id="597" w:author="运璐 何" w:date="2025-11-23T10:43:00Z">
        <w:r w:rsidR="008A07CD">
          <w:rPr>
            <w:rFonts w:hint="eastAsia"/>
            <w:color w:val="000000"/>
            <w:sz w:val="21"/>
            <w:szCs w:val="21"/>
          </w:rPr>
          <w:t>基于最大</w:t>
        </w:r>
        <w:r w:rsidR="008A07CD">
          <w:rPr>
            <w:rFonts w:hint="eastAsia"/>
            <w:color w:val="000000"/>
            <w:sz w:val="21"/>
            <w:szCs w:val="21"/>
          </w:rPr>
          <w:t>S</w:t>
        </w:r>
        <w:r w:rsidR="008A07CD">
          <w:rPr>
            <w:color w:val="000000"/>
            <w:sz w:val="21"/>
            <w:szCs w:val="21"/>
          </w:rPr>
          <w:t>INR</w:t>
        </w:r>
        <w:r w:rsidR="008A07CD">
          <w:rPr>
            <w:rFonts w:hint="eastAsia"/>
            <w:color w:val="000000"/>
            <w:sz w:val="21"/>
            <w:szCs w:val="21"/>
          </w:rPr>
          <w:t>瓶颈生成树</w:t>
        </w:r>
      </w:ins>
      <w:del w:id="598" w:author="运璐 何" w:date="2025-11-23T10:43:00Z">
        <w:r w:rsidR="003D7711" w:rsidRPr="003D7711" w:rsidDel="008A07CD">
          <w:rPr>
            <w:rFonts w:hint="eastAsia"/>
            <w:color w:val="000000"/>
            <w:sz w:val="21"/>
            <w:szCs w:val="21"/>
          </w:rPr>
          <w:delText>改进</w:delText>
        </w:r>
      </w:del>
      <w:r w:rsidR="003D7711" w:rsidRPr="003D7711">
        <w:rPr>
          <w:rFonts w:hint="eastAsia"/>
          <w:color w:val="000000"/>
          <w:sz w:val="21"/>
          <w:szCs w:val="21"/>
        </w:rPr>
        <w:t>的</w:t>
      </w:r>
      <w:del w:id="599" w:author="运璐 何" w:date="2025-11-19T16:19:00Z">
        <w:r w:rsidR="003D7711" w:rsidRPr="003D7711" w:rsidDel="00D4645F">
          <w:rPr>
            <w:rFonts w:hint="eastAsia"/>
            <w:color w:val="000000"/>
            <w:sz w:val="21"/>
            <w:szCs w:val="21"/>
          </w:rPr>
          <w:delText>APF</w:delText>
        </w:r>
      </w:del>
      <w:ins w:id="600" w:author="运璐 何" w:date="2025-11-19T16:19:00Z">
        <w:r w:rsidR="00D4645F">
          <w:rPr>
            <w:rFonts w:hint="eastAsia"/>
            <w:color w:val="000000"/>
            <w:sz w:val="21"/>
            <w:szCs w:val="21"/>
          </w:rPr>
          <w:t>人工势场</w:t>
        </w:r>
      </w:ins>
      <w:del w:id="601" w:author="运璐 何" w:date="2025-11-19T16:19:00Z">
        <w:r w:rsidR="003D7711" w:rsidRPr="003D7711" w:rsidDel="00D4645F">
          <w:rPr>
            <w:rFonts w:hint="eastAsia"/>
            <w:color w:val="000000"/>
            <w:sz w:val="21"/>
            <w:szCs w:val="21"/>
          </w:rPr>
          <w:delText>算</w:delText>
        </w:r>
      </w:del>
      <w:r w:rsidR="003D7711" w:rsidRPr="003D7711">
        <w:rPr>
          <w:rFonts w:hint="eastAsia"/>
          <w:color w:val="000000"/>
          <w:sz w:val="21"/>
          <w:szCs w:val="21"/>
        </w:rPr>
        <w:t>法执行单步决策</w:t>
      </w:r>
      <w:del w:id="602" w:author="运璐 何" w:date="2025-11-14T11:47:00Z">
        <w:r w:rsidR="003D7711" w:rsidRPr="003D7711" w:rsidDel="005164BB">
          <w:rPr>
            <w:rFonts w:hint="eastAsia"/>
            <w:color w:val="000000"/>
            <w:sz w:val="21"/>
            <w:szCs w:val="21"/>
          </w:rPr>
          <w:delText>，利用势场方法实现实时避障</w:delText>
        </w:r>
      </w:del>
      <w:ins w:id="603" w:author="运璐 何" w:date="2025-11-14T11:46:00Z">
        <w:r w:rsidR="002602DB">
          <w:rPr>
            <w:rFonts w:hint="eastAsia"/>
            <w:color w:val="000000"/>
            <w:sz w:val="21"/>
            <w:szCs w:val="21"/>
          </w:rPr>
          <w:t>。</w:t>
        </w:r>
      </w:ins>
      <w:ins w:id="604" w:author="运璐 何" w:date="2025-11-19T16:19:00Z">
        <w:r w:rsidR="00D4645F">
          <w:rPr>
            <w:rFonts w:hint="eastAsia"/>
            <w:color w:val="000000"/>
            <w:sz w:val="21"/>
            <w:szCs w:val="21"/>
          </w:rPr>
          <w:t>在单步规划过程中，</w:t>
        </w:r>
      </w:ins>
      <w:ins w:id="605" w:author="运璐 何" w:date="2025-11-14T11:46:00Z">
        <w:r w:rsidR="002602DB">
          <w:rPr>
            <w:rFonts w:hint="eastAsia"/>
            <w:color w:val="000000"/>
            <w:sz w:val="21"/>
            <w:szCs w:val="21"/>
          </w:rPr>
          <w:t>每个无人机</w:t>
        </w:r>
      </w:ins>
      <w:ins w:id="606" w:author="运璐 何" w:date="2025-11-19T16:19:00Z">
        <w:r w:rsidR="00D4645F">
          <w:rPr>
            <w:rFonts w:hint="eastAsia"/>
            <w:color w:val="000000"/>
            <w:sz w:val="21"/>
            <w:szCs w:val="21"/>
          </w:rPr>
          <w:t>首先</w:t>
        </w:r>
      </w:ins>
      <w:ins w:id="607" w:author="运璐 何" w:date="2025-11-14T11:48:00Z">
        <w:r w:rsidR="005164BB">
          <w:rPr>
            <w:rFonts w:hint="eastAsia"/>
            <w:color w:val="000000"/>
            <w:sz w:val="21"/>
            <w:szCs w:val="21"/>
          </w:rPr>
          <w:t>计算</w:t>
        </w:r>
      </w:ins>
      <w:ins w:id="608" w:author="运璐 何" w:date="2025-11-14T11:47:00Z">
        <w:r w:rsidR="005164BB">
          <w:rPr>
            <w:rFonts w:hint="eastAsia"/>
            <w:color w:val="000000"/>
            <w:sz w:val="21"/>
            <w:szCs w:val="21"/>
          </w:rPr>
          <w:t>碰撞避免斥力</w:t>
        </w:r>
      </w:ins>
      <w:ins w:id="609" w:author="运璐 何" w:date="2025-11-14T11:48:00Z">
        <w:r w:rsidR="005164BB">
          <w:rPr>
            <w:rFonts w:hint="eastAsia"/>
            <w:color w:val="000000"/>
            <w:sz w:val="21"/>
            <w:szCs w:val="21"/>
          </w:rPr>
          <w:t>，</w:t>
        </w:r>
        <w:r w:rsidR="00672C52">
          <w:rPr>
            <w:rFonts w:hint="eastAsia"/>
            <w:color w:val="000000"/>
            <w:sz w:val="21"/>
            <w:szCs w:val="21"/>
          </w:rPr>
          <w:t>同时以</w:t>
        </w:r>
      </w:ins>
      <w:ins w:id="610" w:author="运璐 何" w:date="2025-11-14T11:46:00Z">
        <w:r w:rsidR="002602DB">
          <w:rPr>
            <w:rFonts w:hint="eastAsia"/>
            <w:color w:val="000000"/>
            <w:sz w:val="21"/>
            <w:szCs w:val="21"/>
          </w:rPr>
          <w:t>全局路径规划中的下一关键点为</w:t>
        </w:r>
      </w:ins>
      <w:ins w:id="611" w:author="运璐 何" w:date="2025-11-14T11:47:00Z">
        <w:r w:rsidR="002602DB">
          <w:rPr>
            <w:rFonts w:hint="eastAsia"/>
            <w:color w:val="000000"/>
            <w:sz w:val="21"/>
            <w:szCs w:val="21"/>
          </w:rPr>
          <w:t>目标引力</w:t>
        </w:r>
      </w:ins>
      <w:del w:id="612" w:author="运璐 何" w:date="2025-11-14T11:46:00Z">
        <w:r w:rsidR="003D7711" w:rsidRPr="003D7711" w:rsidDel="002602DB">
          <w:rPr>
            <w:rFonts w:hint="eastAsia"/>
            <w:color w:val="000000"/>
            <w:sz w:val="21"/>
            <w:szCs w:val="21"/>
          </w:rPr>
          <w:delText>，</w:delText>
        </w:r>
      </w:del>
      <w:r w:rsidR="003D7711" w:rsidRPr="003D7711">
        <w:rPr>
          <w:rFonts w:hint="eastAsia"/>
          <w:color w:val="000000"/>
          <w:sz w:val="21"/>
          <w:szCs w:val="21"/>
        </w:rPr>
        <w:t>并在势函数中加入基于最</w:t>
      </w:r>
      <w:ins w:id="613" w:author="运璐 何" w:date="2025-11-19T16:19:00Z">
        <w:r w:rsidR="00D4645F">
          <w:rPr>
            <w:rFonts w:hint="eastAsia"/>
            <w:color w:val="000000"/>
            <w:sz w:val="21"/>
            <w:szCs w:val="21"/>
          </w:rPr>
          <w:t>大</w:t>
        </w:r>
      </w:ins>
      <w:ins w:id="614" w:author="运璐 何" w:date="2025-11-19T16:20:00Z">
        <w:r w:rsidR="00D4645F">
          <w:rPr>
            <w:rFonts w:hint="eastAsia"/>
            <w:color w:val="000000"/>
            <w:sz w:val="21"/>
            <w:szCs w:val="21"/>
          </w:rPr>
          <w:t>S</w:t>
        </w:r>
        <w:r w:rsidR="00D4645F">
          <w:rPr>
            <w:color w:val="000000"/>
            <w:sz w:val="21"/>
            <w:szCs w:val="21"/>
          </w:rPr>
          <w:t>INR</w:t>
        </w:r>
      </w:ins>
      <w:ins w:id="615" w:author="运璐 何" w:date="2025-11-19T16:19:00Z">
        <w:r w:rsidR="00D4645F">
          <w:rPr>
            <w:rFonts w:hint="eastAsia"/>
            <w:color w:val="000000"/>
            <w:sz w:val="21"/>
            <w:szCs w:val="21"/>
          </w:rPr>
          <w:t>瓶颈</w:t>
        </w:r>
      </w:ins>
      <w:del w:id="616" w:author="运璐 何" w:date="2025-11-19T16:19:00Z">
        <w:r w:rsidR="003D7711" w:rsidRPr="003D7711" w:rsidDel="00D4645F">
          <w:rPr>
            <w:rFonts w:hint="eastAsia"/>
            <w:color w:val="000000"/>
            <w:sz w:val="21"/>
            <w:szCs w:val="21"/>
          </w:rPr>
          <w:delText>小</w:delText>
        </w:r>
      </w:del>
      <w:r w:rsidR="003D7711" w:rsidRPr="003D7711">
        <w:rPr>
          <w:rFonts w:hint="eastAsia"/>
          <w:color w:val="000000"/>
          <w:sz w:val="21"/>
          <w:szCs w:val="21"/>
        </w:rPr>
        <w:t>生成树（</w:t>
      </w:r>
      <w:r w:rsidR="003D7711" w:rsidRPr="003D7711">
        <w:rPr>
          <w:rFonts w:hint="eastAsia"/>
          <w:color w:val="000000"/>
          <w:sz w:val="21"/>
          <w:szCs w:val="21"/>
        </w:rPr>
        <w:t>M</w:t>
      </w:r>
      <w:ins w:id="617" w:author="运璐 何" w:date="2025-11-19T16:20:00Z">
        <w:r w:rsidR="00D4645F">
          <w:rPr>
            <w:color w:val="000000"/>
            <w:sz w:val="21"/>
            <w:szCs w:val="21"/>
          </w:rPr>
          <w:t>B</w:t>
        </w:r>
      </w:ins>
      <w:r w:rsidR="003D7711" w:rsidRPr="003D7711">
        <w:rPr>
          <w:rFonts w:hint="eastAsia"/>
          <w:color w:val="000000"/>
          <w:sz w:val="21"/>
          <w:szCs w:val="21"/>
        </w:rPr>
        <w:t>ST</w:t>
      </w:r>
      <w:r w:rsidR="003D7711" w:rsidRPr="003D7711">
        <w:rPr>
          <w:rFonts w:hint="eastAsia"/>
          <w:color w:val="000000"/>
          <w:sz w:val="21"/>
          <w:szCs w:val="21"/>
        </w:rPr>
        <w:t>）的</w:t>
      </w:r>
      <w:ins w:id="618" w:author="运璐 何" w:date="2025-11-14T11:49:00Z">
        <w:r w:rsidR="00672C52">
          <w:rPr>
            <w:rFonts w:hint="eastAsia"/>
            <w:color w:val="000000"/>
            <w:sz w:val="21"/>
            <w:szCs w:val="21"/>
          </w:rPr>
          <w:t>通信</w:t>
        </w:r>
      </w:ins>
      <w:r w:rsidR="003D7711" w:rsidRPr="003D7711">
        <w:rPr>
          <w:rFonts w:hint="eastAsia"/>
          <w:color w:val="000000"/>
          <w:sz w:val="21"/>
          <w:szCs w:val="21"/>
        </w:rPr>
        <w:t>引力项，对簇内通信链路进行势能建模，使无人机在局部运动中自动调整相对位置、补偿</w:t>
      </w:r>
      <w:ins w:id="619" w:author="运璐 何" w:date="2025-11-23T10:44:00Z">
        <w:r w:rsidR="00D85661">
          <w:rPr>
            <w:rFonts w:hint="eastAsia"/>
            <w:color w:val="000000"/>
            <w:sz w:val="21"/>
            <w:szCs w:val="21"/>
          </w:rPr>
          <w:t>干扰和遮挡导致的</w:t>
        </w:r>
      </w:ins>
      <w:r w:rsidR="003D7711" w:rsidRPr="003D7711">
        <w:rPr>
          <w:rFonts w:hint="eastAsia"/>
          <w:color w:val="000000"/>
          <w:sz w:val="21"/>
          <w:szCs w:val="21"/>
        </w:rPr>
        <w:t>链路衰减，</w:t>
      </w:r>
      <w:ins w:id="620" w:author="运璐 何" w:date="2025-11-23T10:44:00Z">
        <w:r w:rsidR="00D85661">
          <w:rPr>
            <w:rFonts w:hint="eastAsia"/>
            <w:color w:val="000000"/>
            <w:sz w:val="21"/>
            <w:szCs w:val="21"/>
          </w:rPr>
          <w:t>实现单步</w:t>
        </w:r>
      </w:ins>
      <w:ins w:id="621" w:author="运璐 何" w:date="2025-11-14T11:50:00Z">
        <w:r w:rsidR="00672C52">
          <w:rPr>
            <w:rFonts w:hint="eastAsia"/>
            <w:color w:val="000000"/>
            <w:sz w:val="21"/>
            <w:szCs w:val="21"/>
          </w:rPr>
          <w:t>规划结果的计算。同时将</w:t>
        </w:r>
      </w:ins>
      <w:ins w:id="622" w:author="运璐 何" w:date="2025-11-14T11:43:00Z">
        <w:r w:rsidR="002602DB">
          <w:rPr>
            <w:rFonts w:hint="eastAsia"/>
            <w:color w:val="000000"/>
            <w:sz w:val="21"/>
            <w:szCs w:val="21"/>
          </w:rPr>
          <w:t>规划结果执行后环境感知的信息提供给全局规划层，</w:t>
        </w:r>
      </w:ins>
      <w:ins w:id="623" w:author="运璐 何" w:date="2025-11-14T11:50:00Z">
        <w:r w:rsidR="00672C52">
          <w:rPr>
            <w:rFonts w:hint="eastAsia"/>
            <w:color w:val="000000"/>
            <w:sz w:val="21"/>
            <w:szCs w:val="21"/>
          </w:rPr>
          <w:t>以</w:t>
        </w:r>
      </w:ins>
      <w:r w:rsidR="003D7711" w:rsidRPr="003D7711">
        <w:rPr>
          <w:rFonts w:hint="eastAsia"/>
          <w:color w:val="000000"/>
          <w:sz w:val="21"/>
          <w:szCs w:val="21"/>
        </w:rPr>
        <w:t>实现</w:t>
      </w:r>
      <w:ins w:id="624" w:author="运璐 何" w:date="2025-11-14T11:43:00Z">
        <w:r w:rsidR="002602DB">
          <w:rPr>
            <w:rFonts w:hint="eastAsia"/>
            <w:color w:val="000000"/>
            <w:sz w:val="21"/>
            <w:szCs w:val="21"/>
          </w:rPr>
          <w:t>与全局</w:t>
        </w:r>
      </w:ins>
      <w:r w:rsidR="003D7711" w:rsidRPr="003D7711">
        <w:rPr>
          <w:rFonts w:hint="eastAsia"/>
          <w:color w:val="000000"/>
          <w:sz w:val="21"/>
          <w:szCs w:val="21"/>
        </w:rPr>
        <w:t>路径规划与通信保持的协同优化。</w:t>
      </w:r>
    </w:p>
    <w:p w14:paraId="5881ACD6" w14:textId="303CEE36" w:rsidR="00C731F8" w:rsidRPr="00C731F8" w:rsidDel="00D85661" w:rsidRDefault="00C731F8" w:rsidP="00D85661">
      <w:pPr>
        <w:pStyle w:val="aff0"/>
        <w:ind w:firstLineChars="200" w:firstLine="360"/>
        <w:jc w:val="left"/>
        <w:rPr>
          <w:del w:id="625" w:author="运璐 何" w:date="2025-11-23T10:44:00Z"/>
          <w:rFonts w:hint="eastAsia"/>
        </w:rPr>
        <w:pPrChange w:id="626" w:author="运璐 何" w:date="2025-11-23T10:44:00Z">
          <w:pPr>
            <w:pStyle w:val="aff0"/>
          </w:pPr>
        </w:pPrChange>
      </w:pPr>
    </w:p>
    <w:p w14:paraId="23A289E7" w14:textId="6A7842F6" w:rsidR="009673FE" w:rsidRDefault="009673FE" w:rsidP="00D85661">
      <w:pPr>
        <w:pStyle w:val="aff2"/>
        <w:jc w:val="both"/>
        <w:rPr>
          <w:ins w:id="627" w:author="运璐 何" w:date="2025-11-19T15:46:00Z"/>
        </w:rPr>
        <w:pPrChange w:id="628" w:author="运璐 何" w:date="2025-11-23T10:44:00Z">
          <w:pPr>
            <w:pStyle w:val="aff2"/>
          </w:pPr>
        </w:pPrChange>
      </w:pPr>
      <w:del w:id="629" w:author="运璐 何" w:date="2025-11-19T15:46:00Z">
        <w:r w:rsidDel="00B675E7">
          <w:rPr>
            <w:noProof/>
          </w:rPr>
          <w:drawing>
            <wp:inline distT="0" distB="0" distL="0" distR="0" wp14:anchorId="12E0BC98" wp14:editId="0DB16B91">
              <wp:extent cx="5858873" cy="2940379"/>
              <wp:effectExtent l="0" t="0" r="889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58873" cy="2940379"/>
                      </a:xfrm>
                      <a:prstGeom prst="rect">
                        <a:avLst/>
                      </a:prstGeom>
                    </pic:spPr>
                  </pic:pic>
                </a:graphicData>
              </a:graphic>
            </wp:inline>
          </w:drawing>
        </w:r>
      </w:del>
    </w:p>
    <w:p w14:paraId="22ADB46E" w14:textId="28927AD6" w:rsidR="00B675E7" w:rsidRDefault="00B675E7" w:rsidP="00A9585A">
      <w:pPr>
        <w:pStyle w:val="aff2"/>
      </w:pPr>
      <w:commentRangeStart w:id="630"/>
      <w:ins w:id="631" w:author="运璐 何" w:date="2025-11-19T15:46:00Z">
        <w:r>
          <w:rPr>
            <w:rFonts w:hint="eastAsia"/>
            <w:noProof/>
          </w:rPr>
          <w:drawing>
            <wp:inline distT="0" distB="0" distL="0" distR="0" wp14:anchorId="167F2C0D" wp14:editId="70989166">
              <wp:extent cx="5830785" cy="29958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34694" cy="2997863"/>
                      </a:xfrm>
                      <a:prstGeom prst="rect">
                        <a:avLst/>
                      </a:prstGeom>
                    </pic:spPr>
                  </pic:pic>
                </a:graphicData>
              </a:graphic>
            </wp:inline>
          </w:drawing>
        </w:r>
      </w:ins>
      <w:commentRangeEnd w:id="630"/>
      <w:ins w:id="632" w:author="运璐 何" w:date="2025-11-19T15:47:00Z">
        <w:r>
          <w:rPr>
            <w:rStyle w:val="ac"/>
            <w:color w:val="auto"/>
          </w:rPr>
          <w:commentReference w:id="630"/>
        </w:r>
      </w:ins>
    </w:p>
    <w:p w14:paraId="5AA83B0A" w14:textId="79574297" w:rsidR="00697207" w:rsidRDefault="00697207" w:rsidP="00A9585A">
      <w:pPr>
        <w:pStyle w:val="aff2"/>
      </w:pPr>
      <w:r w:rsidRPr="00A9585A">
        <w:rPr>
          <w:rFonts w:hint="eastAsia"/>
        </w:rPr>
        <w:t>图</w:t>
      </w:r>
      <w:r w:rsidRPr="00A9585A">
        <w:t>2  CL-RRT*-APF</w:t>
      </w:r>
      <w:r w:rsidRPr="00A9585A">
        <w:rPr>
          <w:rFonts w:hint="eastAsia"/>
        </w:rPr>
        <w:t>算法框架示意图</w:t>
      </w:r>
    </w:p>
    <w:p w14:paraId="5ACFC0C9" w14:textId="38B9B1C6" w:rsidR="000521FD" w:rsidRPr="00A9585A" w:rsidRDefault="000521FD" w:rsidP="000521FD">
      <w:pPr>
        <w:pStyle w:val="aff0"/>
      </w:pPr>
      <w:del w:id="633" w:author="Lianghui Ding" w:date="2025-11-09T14:01:00Z">
        <w:r w:rsidRPr="002E16A0" w:rsidDel="00E15D8A">
          <w:rPr>
            <w:noProof/>
          </w:rPr>
          <w:drawing>
            <wp:inline distT="0" distB="0" distL="0" distR="0" wp14:anchorId="0A799A02" wp14:editId="46E5D551">
              <wp:extent cx="3886200" cy="5346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86200" cy="5346700"/>
                      </a:xfrm>
                      <a:prstGeom prst="rect">
                        <a:avLst/>
                      </a:prstGeom>
                      <a:noFill/>
                      <a:ln>
                        <a:noFill/>
                      </a:ln>
                    </pic:spPr>
                  </pic:pic>
                </a:graphicData>
              </a:graphic>
            </wp:inline>
          </w:drawing>
        </w:r>
      </w:del>
    </w:p>
    <w:p w14:paraId="6F23B69C" w14:textId="19ACEDF7" w:rsidR="000521FD" w:rsidRPr="00A9585A" w:rsidDel="00E15D8A" w:rsidRDefault="000521FD" w:rsidP="000521FD">
      <w:pPr>
        <w:pStyle w:val="aff2"/>
        <w:rPr>
          <w:del w:id="634" w:author="Lianghui Ding" w:date="2025-11-09T14:01:00Z"/>
        </w:rPr>
      </w:pPr>
      <w:commentRangeStart w:id="635"/>
      <w:commentRangeStart w:id="636"/>
      <w:del w:id="637" w:author="Lianghui Ding" w:date="2025-11-09T14:01:00Z">
        <w:r w:rsidRPr="00A9585A" w:rsidDel="00E15D8A">
          <w:rPr>
            <w:rFonts w:hint="eastAsia"/>
          </w:rPr>
          <w:lastRenderedPageBreak/>
          <w:delText>图</w:delText>
        </w:r>
        <w:r w:rsidR="007B567B" w:rsidDel="00E15D8A">
          <w:delText>3</w:delText>
        </w:r>
        <w:r w:rsidRPr="00A9585A" w:rsidDel="00E15D8A">
          <w:delText xml:space="preserve">  CL-RRT*-APF</w:delText>
        </w:r>
        <w:r w:rsidRPr="00A9585A" w:rsidDel="00E15D8A">
          <w:rPr>
            <w:rFonts w:hint="eastAsia"/>
          </w:rPr>
          <w:delText>算法流程图</w:delText>
        </w:r>
      </w:del>
    </w:p>
    <w:p w14:paraId="48216579" w14:textId="0F59DEB4" w:rsidR="000521FD" w:rsidRPr="00A9585A" w:rsidDel="00B06D41" w:rsidRDefault="000521FD" w:rsidP="000521FD">
      <w:pPr>
        <w:spacing w:line="360" w:lineRule="auto"/>
        <w:ind w:firstLineChars="196" w:firstLine="412"/>
        <w:rPr>
          <w:del w:id="638" w:author="Lianghui Ding" w:date="2025-11-09T14:01:00Z"/>
          <w:color w:val="000000"/>
          <w:sz w:val="21"/>
          <w:szCs w:val="21"/>
        </w:rPr>
      </w:pPr>
      <w:del w:id="639" w:author="Lianghui Ding" w:date="2025-11-09T14:01:00Z">
        <w:r w:rsidDel="00B06D41">
          <w:rPr>
            <w:rFonts w:hint="eastAsia"/>
            <w:color w:val="000000"/>
            <w:sz w:val="21"/>
            <w:szCs w:val="21"/>
          </w:rPr>
          <w:delText>如图</w:delText>
        </w:r>
        <w:r w:rsidR="007B567B" w:rsidDel="00B06D41">
          <w:rPr>
            <w:rFonts w:hint="eastAsia"/>
            <w:color w:val="000000"/>
            <w:sz w:val="21"/>
            <w:szCs w:val="21"/>
          </w:rPr>
          <w:delText>3</w:delText>
        </w:r>
        <w:r w:rsidRPr="00A9585A" w:rsidDel="00B06D41">
          <w:rPr>
            <w:color w:val="000000"/>
            <w:sz w:val="21"/>
            <w:szCs w:val="21"/>
          </w:rPr>
          <w:delText>所示，</w:delText>
        </w:r>
        <w:r w:rsidDel="00B06D41">
          <w:rPr>
            <w:rFonts w:hint="eastAsia"/>
            <w:color w:val="000000"/>
            <w:sz w:val="21"/>
            <w:szCs w:val="21"/>
          </w:rPr>
          <w:delText>算法</w:delText>
        </w:r>
        <w:r w:rsidR="007B567B" w:rsidDel="00B06D41">
          <w:rPr>
            <w:rFonts w:hint="eastAsia"/>
            <w:color w:val="000000"/>
            <w:sz w:val="21"/>
            <w:szCs w:val="21"/>
          </w:rPr>
          <w:delText>流程</w:delText>
        </w:r>
        <w:r w:rsidRPr="00A9585A" w:rsidDel="00B06D41">
          <w:rPr>
            <w:color w:val="000000"/>
            <w:sz w:val="21"/>
            <w:szCs w:val="21"/>
          </w:rPr>
          <w:delText>主要包括以下四个阶段：</w:delText>
        </w:r>
      </w:del>
    </w:p>
    <w:p w14:paraId="443EB4E3" w14:textId="7B29759B" w:rsidR="000521FD" w:rsidRPr="00A9585A" w:rsidDel="00B06D41" w:rsidRDefault="000521FD" w:rsidP="000521FD">
      <w:pPr>
        <w:spacing w:line="360" w:lineRule="auto"/>
        <w:ind w:firstLineChars="196" w:firstLine="412"/>
        <w:rPr>
          <w:del w:id="640" w:author="Lianghui Ding" w:date="2025-11-09T14:01:00Z"/>
          <w:color w:val="000000"/>
          <w:sz w:val="21"/>
          <w:szCs w:val="21"/>
        </w:rPr>
      </w:pPr>
      <w:del w:id="641" w:author="Lianghui Ding" w:date="2025-11-09T14:01:00Z">
        <w:r w:rsidRPr="007B567B" w:rsidDel="00B06D41">
          <w:rPr>
            <w:color w:val="000000"/>
            <w:sz w:val="21"/>
            <w:szCs w:val="21"/>
          </w:rPr>
          <w:delText>1)</w:delText>
        </w:r>
        <w:r w:rsidRPr="007B567B" w:rsidDel="00B06D41">
          <w:rPr>
            <w:color w:val="000000"/>
            <w:sz w:val="21"/>
            <w:szCs w:val="21"/>
          </w:rPr>
          <w:delText>环境感知与状态初始化</w:delText>
        </w:r>
        <w:r w:rsidRPr="007B567B" w:rsidDel="00B06D41">
          <w:rPr>
            <w:color w:val="000000"/>
            <w:sz w:val="21"/>
            <w:szCs w:val="21"/>
          </w:rPr>
          <w:delText>:</w:delText>
        </w:r>
        <w:r w:rsidRPr="00A9585A" w:rsidDel="00B06D41">
          <w:rPr>
            <w:color w:val="000000"/>
            <w:sz w:val="21"/>
            <w:szCs w:val="21"/>
          </w:rPr>
          <w:delText>系统在初始时刻</w:delText>
        </w:r>
        <w:r w:rsidR="007B567B" w:rsidDel="00B06D41">
          <w:rPr>
            <w:rFonts w:hint="eastAsia"/>
            <w:color w:val="000000"/>
            <w:sz w:val="21"/>
            <w:szCs w:val="21"/>
          </w:rPr>
          <w:delText>获取</w:delText>
        </w:r>
        <w:r w:rsidRPr="00A9585A" w:rsidDel="00B06D41">
          <w:rPr>
            <w:color w:val="000000"/>
            <w:sz w:val="21"/>
            <w:szCs w:val="21"/>
          </w:rPr>
          <w:delText>环境感知信息，包括障碍物分布、无人机位置及信道干扰特征。根据</w:delText>
        </w:r>
        <w:r w:rsidR="007B567B" w:rsidDel="00B06D41">
          <w:rPr>
            <w:rFonts w:hint="eastAsia"/>
            <w:color w:val="000000"/>
            <w:sz w:val="21"/>
            <w:szCs w:val="21"/>
          </w:rPr>
          <w:delText>无人机位置</w:delText>
        </w:r>
        <w:r w:rsidRPr="00A9585A" w:rsidDel="00B06D41">
          <w:rPr>
            <w:color w:val="000000"/>
            <w:sz w:val="21"/>
            <w:szCs w:val="21"/>
          </w:rPr>
          <w:delText>与任务目标，将无人机集群划分为若干簇</w:delText>
        </w:r>
        <w:r w:rsidRPr="00A9585A" w:rsidDel="00B06D41">
          <w:rPr>
            <w:color w:val="000000"/>
            <w:sz w:val="21"/>
            <w:szCs w:val="21"/>
          </w:rPr>
          <w:delText xml:space="preserve"> </w:delText>
        </w:r>
      </w:del>
      <m:oMath>
        <m:sSub>
          <m:sSubPr>
            <m:ctrlPr>
              <w:del w:id="642" w:author="Lianghui Ding" w:date="2025-11-09T14:01:00Z">
                <w:rPr>
                  <w:rFonts w:ascii="Cambria Math" w:hAnsi="Cambria Math"/>
                  <w:i/>
                  <w:color w:val="000000"/>
                  <w:sz w:val="21"/>
                  <w:szCs w:val="21"/>
                </w:rPr>
              </w:del>
            </m:ctrlPr>
          </m:sSubPr>
          <m:e>
            <m:r>
              <w:del w:id="643" w:author="Lianghui Ding" w:date="2025-11-09T14:01:00Z">
                <w:rPr>
                  <w:rFonts w:ascii="Cambria Math" w:hAnsi="Cambria Math"/>
                  <w:color w:val="000000"/>
                  <w:sz w:val="21"/>
                  <w:szCs w:val="21"/>
                </w:rPr>
                <m:t>C</m:t>
              </w:del>
            </m:r>
          </m:e>
          <m:sub>
            <m:r>
              <w:del w:id="644" w:author="Lianghui Ding" w:date="2025-11-09T14:01:00Z">
                <w:rPr>
                  <w:rFonts w:ascii="Cambria Math" w:hAnsi="Cambria Math"/>
                  <w:color w:val="000000"/>
                  <w:sz w:val="21"/>
                  <w:szCs w:val="21"/>
                </w:rPr>
                <m:t>i</m:t>
              </w:del>
            </m:r>
          </m:sub>
        </m:sSub>
      </m:oMath>
      <w:del w:id="645" w:author="Lianghui Ding" w:date="2025-11-09T14:01:00Z">
        <w:r w:rsidRPr="00A9585A" w:rsidDel="00B06D41">
          <w:rPr>
            <w:rFonts w:eastAsia="MS Gothic" w:cs="MS Gothic" w:hint="eastAsia"/>
            <w:color w:val="000000"/>
            <w:sz w:val="21"/>
            <w:szCs w:val="21"/>
          </w:rPr>
          <w:delText>​</w:delText>
        </w:r>
        <w:r w:rsidRPr="00A9585A" w:rsidDel="00B06D41">
          <w:rPr>
            <w:color w:val="000000"/>
            <w:sz w:val="21"/>
            <w:szCs w:val="21"/>
          </w:rPr>
          <w:delText>，并计算各簇</w:delText>
        </w:r>
        <w:r w:rsidR="007B567B" w:rsidDel="00B06D41">
          <w:rPr>
            <w:rFonts w:hint="eastAsia"/>
            <w:color w:val="000000"/>
            <w:sz w:val="21"/>
            <w:szCs w:val="21"/>
          </w:rPr>
          <w:delText>虚拟</w:delText>
        </w:r>
        <w:r w:rsidRPr="00A9585A" w:rsidDel="00B06D41">
          <w:rPr>
            <w:color w:val="000000"/>
            <w:sz w:val="21"/>
            <w:szCs w:val="21"/>
          </w:rPr>
          <w:delText>中心位置</w:delText>
        </w:r>
        <w:r w:rsidRPr="00A9585A" w:rsidDel="00B06D41">
          <w:rPr>
            <w:color w:val="000000"/>
            <w:sz w:val="21"/>
            <w:szCs w:val="21"/>
          </w:rPr>
          <w:delText xml:space="preserve"> </w:delText>
        </w:r>
      </w:del>
      <m:oMath>
        <m:sSub>
          <m:sSubPr>
            <m:ctrlPr>
              <w:del w:id="646" w:author="Lianghui Ding" w:date="2025-11-09T14:01:00Z">
                <w:rPr>
                  <w:rFonts w:ascii="Cambria Math" w:hAnsi="Cambria Math"/>
                  <w:i/>
                  <w:color w:val="000000"/>
                  <w:sz w:val="21"/>
                  <w:szCs w:val="21"/>
                </w:rPr>
              </w:del>
            </m:ctrlPr>
          </m:sSubPr>
          <m:e>
            <m:r>
              <w:del w:id="647" w:author="Lianghui Ding" w:date="2025-11-09T14:01:00Z">
                <w:rPr>
                  <w:rFonts w:ascii="Cambria Math" w:hAnsi="Cambria Math"/>
                  <w:color w:val="000000"/>
                  <w:sz w:val="21"/>
                  <w:szCs w:val="21"/>
                </w:rPr>
                <m:t>s</m:t>
              </w:del>
            </m:r>
          </m:e>
          <m:sub>
            <m:r>
              <w:del w:id="648" w:author="Lianghui Ding" w:date="2025-11-09T14:01:00Z">
                <w:rPr>
                  <w:rFonts w:ascii="Cambria Math" w:hAnsi="Cambria Math"/>
                  <w:color w:val="000000"/>
                  <w:sz w:val="21"/>
                  <w:szCs w:val="21"/>
                </w:rPr>
                <m:t>i</m:t>
              </w:del>
            </m:r>
          </m:sub>
        </m:sSub>
      </m:oMath>
      <w:del w:id="649" w:author="Lianghui Ding" w:date="2025-11-09T14:01:00Z">
        <w:r w:rsidRPr="00A9585A" w:rsidDel="00B06D41">
          <w:rPr>
            <w:rFonts w:hint="eastAsia"/>
            <w:color w:val="000000"/>
            <w:sz w:val="21"/>
            <w:szCs w:val="21"/>
          </w:rPr>
          <w:delText xml:space="preserve"> </w:delText>
        </w:r>
        <w:r w:rsidRPr="00A9585A" w:rsidDel="00B06D41">
          <w:rPr>
            <w:color w:val="000000"/>
            <w:sz w:val="21"/>
            <w:szCs w:val="21"/>
          </w:rPr>
          <w:delText>与目标中心</w:delText>
        </w:r>
        <w:r w:rsidRPr="00A9585A" w:rsidDel="00B06D41">
          <w:rPr>
            <w:color w:val="000000"/>
            <w:sz w:val="21"/>
            <w:szCs w:val="21"/>
          </w:rPr>
          <w:delText xml:space="preserve"> </w:delText>
        </w:r>
      </w:del>
      <m:oMath>
        <m:sSub>
          <m:sSubPr>
            <m:ctrlPr>
              <w:del w:id="650" w:author="Lianghui Ding" w:date="2025-11-09T14:01:00Z">
                <w:rPr>
                  <w:rFonts w:ascii="Cambria Math" w:hAnsi="Cambria Math"/>
                  <w:i/>
                  <w:color w:val="000000"/>
                  <w:sz w:val="21"/>
                  <w:szCs w:val="21"/>
                </w:rPr>
              </w:del>
            </m:ctrlPr>
          </m:sSubPr>
          <m:e>
            <m:r>
              <w:del w:id="651" w:author="Lianghui Ding" w:date="2025-11-09T14:01:00Z">
                <w:rPr>
                  <w:rFonts w:ascii="Cambria Math" w:hAnsi="Cambria Math"/>
                  <w:color w:val="000000"/>
                  <w:sz w:val="21"/>
                  <w:szCs w:val="21"/>
                </w:rPr>
                <m:t>g</m:t>
              </w:del>
            </m:r>
          </m:e>
          <m:sub>
            <m:r>
              <w:del w:id="652" w:author="Lianghui Ding" w:date="2025-11-09T14:01:00Z">
                <w:rPr>
                  <w:rFonts w:ascii="Cambria Math" w:hAnsi="Cambria Math"/>
                  <w:color w:val="000000"/>
                  <w:sz w:val="21"/>
                  <w:szCs w:val="21"/>
                </w:rPr>
                <m:t>i</m:t>
              </w:del>
            </m:r>
          </m:sub>
        </m:sSub>
        <m:r>
          <w:del w:id="653" w:author="Lianghui Ding" w:date="2025-11-09T14:01:00Z">
            <m:rPr>
              <m:sty m:val="bi"/>
            </m:rPr>
            <w:rPr>
              <w:rFonts w:ascii="Cambria Math" w:eastAsia="MS Gothic" w:hAnsi="Cambria Math" w:cs="MS Gothic" w:hint="eastAsia"/>
              <w:color w:val="000000"/>
              <w:sz w:val="21"/>
              <w:szCs w:val="21"/>
            </w:rPr>
            <m:t>​</m:t>
          </w:del>
        </m:r>
      </m:oMath>
      <w:del w:id="654" w:author="Lianghui Ding" w:date="2025-11-09T14:01:00Z">
        <w:r w:rsidRPr="00A9585A" w:rsidDel="00B06D41">
          <w:rPr>
            <w:color w:val="000000"/>
            <w:sz w:val="21"/>
            <w:szCs w:val="21"/>
          </w:rPr>
          <w:delText>。</w:delText>
        </w:r>
      </w:del>
    </w:p>
    <w:p w14:paraId="34AE51D1" w14:textId="1C8086C0" w:rsidR="000521FD" w:rsidRPr="00A9585A" w:rsidDel="00B06D41" w:rsidRDefault="000521FD" w:rsidP="000521FD">
      <w:pPr>
        <w:spacing w:line="360" w:lineRule="auto"/>
        <w:ind w:firstLineChars="196" w:firstLine="413"/>
        <w:rPr>
          <w:del w:id="655" w:author="Lianghui Ding" w:date="2025-11-09T14:01:00Z"/>
          <w:color w:val="000000"/>
          <w:sz w:val="21"/>
          <w:szCs w:val="21"/>
        </w:rPr>
      </w:pPr>
      <w:del w:id="656" w:author="Lianghui Ding" w:date="2025-11-09T14:01:00Z">
        <w:r w:rsidRPr="00A9585A" w:rsidDel="00B06D41">
          <w:rPr>
            <w:rFonts w:hint="eastAsia"/>
            <w:b/>
            <w:bCs/>
            <w:color w:val="000000"/>
            <w:sz w:val="21"/>
            <w:szCs w:val="21"/>
          </w:rPr>
          <w:delText>2</w:delText>
        </w:r>
        <w:r w:rsidRPr="00A9585A" w:rsidDel="00B06D41">
          <w:rPr>
            <w:b/>
            <w:bCs/>
            <w:color w:val="000000"/>
            <w:sz w:val="21"/>
            <w:szCs w:val="21"/>
          </w:rPr>
          <w:delText>)</w:delText>
        </w:r>
        <w:r w:rsidR="007B567B" w:rsidRPr="007B567B" w:rsidDel="00B06D41">
          <w:rPr>
            <w:rFonts w:hint="eastAsia"/>
            <w:color w:val="000000"/>
            <w:sz w:val="21"/>
            <w:szCs w:val="21"/>
          </w:rPr>
          <w:delText>顶层</w:delText>
        </w:r>
        <w:r w:rsidRPr="007B567B" w:rsidDel="00B06D41">
          <w:rPr>
            <w:color w:val="000000"/>
            <w:sz w:val="21"/>
            <w:szCs w:val="21"/>
          </w:rPr>
          <w:delText>全局路径规划（</w:delText>
        </w:r>
        <w:r w:rsidR="007B567B" w:rsidDel="00B06D41">
          <w:rPr>
            <w:rFonts w:hint="eastAsia"/>
            <w:color w:val="000000"/>
            <w:sz w:val="21"/>
            <w:szCs w:val="21"/>
          </w:rPr>
          <w:delText>分簇</w:delText>
        </w:r>
        <w:r w:rsidRPr="007B567B" w:rsidDel="00B06D41">
          <w:rPr>
            <w:color w:val="000000"/>
            <w:sz w:val="21"/>
            <w:szCs w:val="21"/>
          </w:rPr>
          <w:delText>RRT*</w:delText>
        </w:r>
        <w:r w:rsidRPr="007B567B" w:rsidDel="00B06D41">
          <w:rPr>
            <w:color w:val="000000"/>
            <w:sz w:val="21"/>
            <w:szCs w:val="21"/>
          </w:rPr>
          <w:delText>层）</w:delText>
        </w:r>
        <w:r w:rsidRPr="007B567B" w:rsidDel="00B06D41">
          <w:rPr>
            <w:color w:val="000000"/>
            <w:sz w:val="21"/>
            <w:szCs w:val="21"/>
          </w:rPr>
          <w:delText>:</w:delText>
        </w:r>
        <w:r w:rsidRPr="00A9585A" w:rsidDel="00B06D41">
          <w:rPr>
            <w:color w:val="000000"/>
            <w:sz w:val="21"/>
            <w:szCs w:val="21"/>
          </w:rPr>
          <w:delText>在顶层，全局规划器为每个簇执行</w:delText>
        </w:r>
        <w:r w:rsidRPr="00A9585A" w:rsidDel="00B06D41">
          <w:rPr>
            <w:color w:val="000000"/>
            <w:sz w:val="21"/>
            <w:szCs w:val="21"/>
          </w:rPr>
          <w:delText xml:space="preserve"> RRT* </w:delText>
        </w:r>
        <w:r w:rsidRPr="00A9585A" w:rsidDel="00B06D41">
          <w:rPr>
            <w:color w:val="000000"/>
            <w:sz w:val="21"/>
            <w:szCs w:val="21"/>
          </w:rPr>
          <w:delText>搜索，生成从</w:delText>
        </w:r>
        <w:r w:rsidRPr="00A9585A" w:rsidDel="00B06D41">
          <w:rPr>
            <w:color w:val="000000"/>
            <w:sz w:val="21"/>
            <w:szCs w:val="21"/>
          </w:rPr>
          <w:delText xml:space="preserve"> </w:delText>
        </w:r>
      </w:del>
      <m:oMath>
        <m:sSub>
          <m:sSubPr>
            <m:ctrlPr>
              <w:del w:id="657" w:author="Lianghui Ding" w:date="2025-11-09T14:01:00Z">
                <w:rPr>
                  <w:rFonts w:ascii="Cambria Math" w:hAnsi="Cambria Math"/>
                  <w:i/>
                  <w:color w:val="000000"/>
                  <w:sz w:val="21"/>
                  <w:szCs w:val="21"/>
                </w:rPr>
              </w:del>
            </m:ctrlPr>
          </m:sSubPr>
          <m:e>
            <m:r>
              <w:del w:id="658" w:author="Lianghui Ding" w:date="2025-11-09T14:01:00Z">
                <w:rPr>
                  <w:rFonts w:ascii="Cambria Math" w:hAnsi="Cambria Math"/>
                  <w:color w:val="000000"/>
                  <w:sz w:val="21"/>
                  <w:szCs w:val="21"/>
                </w:rPr>
                <m:t>s</m:t>
              </w:del>
            </m:r>
          </m:e>
          <m:sub>
            <m:r>
              <w:del w:id="659" w:author="Lianghui Ding" w:date="2025-11-09T14:01:00Z">
                <w:rPr>
                  <w:rFonts w:ascii="Cambria Math" w:hAnsi="Cambria Math"/>
                  <w:color w:val="000000"/>
                  <w:sz w:val="21"/>
                  <w:szCs w:val="21"/>
                </w:rPr>
                <m:t>i</m:t>
              </w:del>
            </m:r>
          </m:sub>
        </m:sSub>
      </m:oMath>
      <w:del w:id="660" w:author="Lianghui Ding" w:date="2025-11-09T14:01:00Z">
        <w:r w:rsidRPr="00A9585A" w:rsidDel="00B06D41">
          <w:rPr>
            <w:rFonts w:hint="eastAsia"/>
            <w:color w:val="000000"/>
            <w:sz w:val="21"/>
            <w:szCs w:val="21"/>
          </w:rPr>
          <w:delText xml:space="preserve"> </w:delText>
        </w:r>
        <w:r w:rsidRPr="00A9585A" w:rsidDel="00B06D41">
          <w:rPr>
            <w:color w:val="000000"/>
            <w:sz w:val="21"/>
            <w:szCs w:val="21"/>
          </w:rPr>
          <w:delText>到</w:delText>
        </w:r>
        <w:r w:rsidRPr="00A9585A" w:rsidDel="00B06D41">
          <w:rPr>
            <w:color w:val="000000"/>
            <w:sz w:val="21"/>
            <w:szCs w:val="21"/>
          </w:rPr>
          <w:delText xml:space="preserve"> </w:delText>
        </w:r>
      </w:del>
      <m:oMath>
        <m:sSub>
          <m:sSubPr>
            <m:ctrlPr>
              <w:del w:id="661" w:author="Lianghui Ding" w:date="2025-11-09T14:01:00Z">
                <w:rPr>
                  <w:rFonts w:ascii="Cambria Math" w:hAnsi="Cambria Math"/>
                  <w:i/>
                  <w:color w:val="000000"/>
                  <w:sz w:val="21"/>
                  <w:szCs w:val="21"/>
                </w:rPr>
              </w:del>
            </m:ctrlPr>
          </m:sSubPr>
          <m:e>
            <m:r>
              <w:del w:id="662" w:author="Lianghui Ding" w:date="2025-11-09T14:01:00Z">
                <w:rPr>
                  <w:rFonts w:ascii="Cambria Math" w:hAnsi="Cambria Math"/>
                  <w:color w:val="000000"/>
                  <w:sz w:val="21"/>
                  <w:szCs w:val="21"/>
                </w:rPr>
                <m:t>g</m:t>
              </w:del>
            </m:r>
          </m:e>
          <m:sub>
            <m:r>
              <w:del w:id="663" w:author="Lianghui Ding" w:date="2025-11-09T14:01:00Z">
                <w:rPr>
                  <w:rFonts w:ascii="Cambria Math" w:hAnsi="Cambria Math"/>
                  <w:color w:val="000000"/>
                  <w:sz w:val="21"/>
                  <w:szCs w:val="21"/>
                </w:rPr>
                <m:t>i</m:t>
              </w:del>
            </m:r>
          </m:sub>
        </m:sSub>
      </m:oMath>
      <w:del w:id="664" w:author="Lianghui Ding" w:date="2025-11-09T14:01:00Z">
        <w:r w:rsidRPr="00A9585A" w:rsidDel="00B06D41">
          <w:rPr>
            <w:rFonts w:hint="eastAsia"/>
            <w:color w:val="000000"/>
            <w:sz w:val="21"/>
            <w:szCs w:val="21"/>
          </w:rPr>
          <w:delText xml:space="preserve"> </w:delText>
        </w:r>
        <w:r w:rsidRPr="00A9585A" w:rsidDel="00B06D41">
          <w:rPr>
            <w:color w:val="000000"/>
            <w:sz w:val="21"/>
            <w:szCs w:val="21"/>
          </w:rPr>
          <w:delText>的参考路径</w:delText>
        </w:r>
        <w:r w:rsidRPr="00A9585A" w:rsidDel="00B06D41">
          <w:rPr>
            <w:color w:val="000000"/>
            <w:sz w:val="21"/>
            <w:szCs w:val="21"/>
          </w:rPr>
          <w:delText xml:space="preserve"> </w:delText>
        </w:r>
      </w:del>
      <m:oMath>
        <m:sSub>
          <m:sSubPr>
            <m:ctrlPr>
              <w:del w:id="665" w:author="Lianghui Ding" w:date="2025-11-09T14:01:00Z">
                <w:rPr>
                  <w:rFonts w:ascii="Cambria Math" w:hAnsi="Cambria Math"/>
                  <w:i/>
                  <w:color w:val="000000"/>
                  <w:sz w:val="21"/>
                  <w:szCs w:val="21"/>
                </w:rPr>
              </w:del>
            </m:ctrlPr>
          </m:sSubPr>
          <m:e>
            <m:r>
              <w:del w:id="666" w:author="Lianghui Ding" w:date="2025-11-09T14:01:00Z">
                <m:rPr>
                  <m:scr m:val="script"/>
                </m:rPr>
                <w:rPr>
                  <w:rFonts w:ascii="Cambria Math" w:hAnsi="Cambria Math"/>
                  <w:color w:val="000000"/>
                  <w:sz w:val="21"/>
                  <w:szCs w:val="21"/>
                </w:rPr>
                <m:t>P</m:t>
              </w:del>
            </m:r>
          </m:e>
          <m:sub>
            <m:r>
              <w:del w:id="667" w:author="Lianghui Ding" w:date="2025-11-09T14:01:00Z">
                <m:rPr>
                  <m:scr m:val="script"/>
                </m:rPr>
                <w:rPr>
                  <w:rFonts w:ascii="Cambria Math" w:hAnsi="Cambria Math"/>
                  <w:color w:val="000000"/>
                  <w:sz w:val="21"/>
                  <w:szCs w:val="21"/>
                </w:rPr>
                <m:t>i</m:t>
              </w:del>
            </m:r>
          </m:sub>
        </m:sSub>
      </m:oMath>
      <w:del w:id="668" w:author="Lianghui Ding" w:date="2025-11-09T14:01:00Z">
        <w:r w:rsidRPr="00A9585A" w:rsidDel="00B06D41">
          <w:rPr>
            <w:rFonts w:eastAsia="MS Gothic" w:cs="MS Gothic" w:hint="eastAsia"/>
            <w:color w:val="000000"/>
            <w:sz w:val="21"/>
            <w:szCs w:val="21"/>
          </w:rPr>
          <w:delText>​</w:delText>
        </w:r>
        <w:r w:rsidRPr="00A9585A" w:rsidDel="00B06D41">
          <w:rPr>
            <w:color w:val="000000"/>
            <w:sz w:val="21"/>
            <w:szCs w:val="21"/>
          </w:rPr>
          <w:delText>。在路径生成过程中，引入</w:delText>
        </w:r>
        <w:r w:rsidRPr="00A9585A" w:rsidDel="00B06D41">
          <w:rPr>
            <w:color w:val="000000"/>
            <w:sz w:val="21"/>
            <w:szCs w:val="21"/>
          </w:rPr>
          <w:delText xml:space="preserve"> Fréchet </w:delText>
        </w:r>
        <w:r w:rsidRPr="00A9585A" w:rsidDel="00B06D41">
          <w:rPr>
            <w:color w:val="000000"/>
            <w:sz w:val="21"/>
            <w:szCs w:val="21"/>
          </w:rPr>
          <w:delText>距离约束以调节不同簇路径的空间</w:delText>
        </w:r>
        <w:r w:rsidR="007B567B" w:rsidDel="00B06D41">
          <w:rPr>
            <w:rFonts w:hint="eastAsia"/>
            <w:color w:val="000000"/>
            <w:sz w:val="21"/>
            <w:szCs w:val="21"/>
          </w:rPr>
          <w:delText>距离</w:delText>
        </w:r>
        <w:r w:rsidRPr="00A9585A" w:rsidDel="00B06D41">
          <w:rPr>
            <w:color w:val="000000"/>
            <w:sz w:val="21"/>
            <w:szCs w:val="21"/>
          </w:rPr>
          <w:delText>，避免路径间重叠或过远。</w:delText>
        </w:r>
        <w:r w:rsidR="007B567B" w:rsidDel="00B06D41">
          <w:rPr>
            <w:rFonts w:hint="eastAsia"/>
            <w:color w:val="000000"/>
            <w:sz w:val="21"/>
            <w:szCs w:val="21"/>
          </w:rPr>
          <w:delText>随着无人机前进，</w:delText>
        </w:r>
        <w:r w:rsidRPr="00A9585A" w:rsidDel="00B06D41">
          <w:rPr>
            <w:color w:val="000000"/>
            <w:sz w:val="21"/>
            <w:szCs w:val="21"/>
          </w:rPr>
          <w:delText>当环境</w:delText>
        </w:r>
        <w:r w:rsidR="007B567B" w:rsidDel="00B06D41">
          <w:rPr>
            <w:rFonts w:hint="eastAsia"/>
            <w:color w:val="000000"/>
            <w:sz w:val="21"/>
            <w:szCs w:val="21"/>
          </w:rPr>
          <w:delText>信息实时</w:delText>
        </w:r>
        <w:r w:rsidRPr="00A9585A" w:rsidDel="00B06D41">
          <w:rPr>
            <w:color w:val="000000"/>
            <w:sz w:val="21"/>
            <w:szCs w:val="21"/>
          </w:rPr>
          <w:delText>探测更新</w:delText>
        </w:r>
        <w:r w:rsidRPr="00A9585A" w:rsidDel="00B06D41">
          <w:rPr>
            <w:rFonts w:hint="eastAsia"/>
            <w:color w:val="000000"/>
            <w:sz w:val="21"/>
            <w:szCs w:val="21"/>
          </w:rPr>
          <w:delText>后</w:delText>
        </w:r>
        <w:r w:rsidRPr="00A9585A" w:rsidDel="00B06D41">
          <w:rPr>
            <w:color w:val="000000"/>
            <w:sz w:val="21"/>
            <w:szCs w:val="21"/>
          </w:rPr>
          <w:delText>路径与</w:delText>
        </w:r>
        <w:r w:rsidRPr="00A9585A" w:rsidDel="00B06D41">
          <w:rPr>
            <w:rFonts w:hint="eastAsia"/>
            <w:color w:val="000000"/>
            <w:sz w:val="21"/>
            <w:szCs w:val="21"/>
          </w:rPr>
          <w:delText>建筑</w:delText>
        </w:r>
        <w:r w:rsidRPr="00A9585A" w:rsidDel="00B06D41">
          <w:rPr>
            <w:color w:val="000000"/>
            <w:sz w:val="21"/>
            <w:szCs w:val="21"/>
          </w:rPr>
          <w:delText>物集合</w:delText>
        </w:r>
        <w:r w:rsidRPr="00A9585A" w:rsidDel="00B06D41">
          <w:rPr>
            <w:color w:val="000000"/>
            <w:sz w:val="21"/>
            <w:szCs w:val="21"/>
          </w:rPr>
          <w:delText xml:space="preserve"> </w:delText>
        </w:r>
      </w:del>
      <m:oMath>
        <m:sSub>
          <m:sSubPr>
            <m:ctrlPr>
              <w:del w:id="669" w:author="Lianghui Ding" w:date="2025-11-09T14:01:00Z">
                <w:rPr>
                  <w:rFonts w:ascii="Cambria Math" w:hAnsi="Cambria Math"/>
                  <w:i/>
                  <w:color w:val="000000"/>
                  <w:sz w:val="21"/>
                  <w:szCs w:val="21"/>
                </w:rPr>
              </w:del>
            </m:ctrlPr>
          </m:sSubPr>
          <m:e>
            <m:r>
              <w:del w:id="670" w:author="Lianghui Ding" w:date="2025-11-09T14:01:00Z">
                <m:rPr>
                  <m:scr m:val="script"/>
                </m:rPr>
                <w:rPr>
                  <w:rFonts w:ascii="Cambria Math" w:hAnsi="Cambria Math"/>
                  <w:color w:val="000000"/>
                  <w:sz w:val="21"/>
                  <w:szCs w:val="21"/>
                </w:rPr>
                <m:t>O</m:t>
              </w:del>
            </m:r>
          </m:e>
          <m:sub>
            <m:r>
              <w:del w:id="671" w:author="Lianghui Ding" w:date="2025-11-09T14:01:00Z">
                <w:rPr>
                  <w:rFonts w:ascii="Cambria Math" w:hAnsi="Cambria Math"/>
                  <w:color w:val="000000"/>
                  <w:sz w:val="21"/>
                  <w:szCs w:val="21"/>
                </w:rPr>
                <m:t>t</m:t>
              </w:del>
            </m:r>
          </m:sub>
        </m:sSub>
      </m:oMath>
      <w:del w:id="672" w:author="Lianghui Ding" w:date="2025-11-09T14:01:00Z">
        <w:r w:rsidRPr="00A9585A" w:rsidDel="00B06D41">
          <w:rPr>
            <w:rFonts w:eastAsia="MS Gothic" w:cs="MS Gothic" w:hint="eastAsia"/>
            <w:color w:val="000000"/>
            <w:sz w:val="21"/>
            <w:szCs w:val="21"/>
          </w:rPr>
          <w:delText>​</w:delText>
        </w:r>
        <w:r w:rsidRPr="00A9585A" w:rsidDel="00B06D41">
          <w:rPr>
            <w:color w:val="000000"/>
            <w:sz w:val="21"/>
            <w:szCs w:val="21"/>
          </w:rPr>
          <w:delText xml:space="preserve"> </w:delText>
        </w:r>
        <w:r w:rsidRPr="00A9585A" w:rsidDel="00B06D41">
          <w:rPr>
            <w:color w:val="000000"/>
            <w:sz w:val="21"/>
            <w:szCs w:val="21"/>
          </w:rPr>
          <w:delText>发生碰撞时，触发</w:delText>
        </w:r>
        <w:r w:rsidRPr="00A9585A" w:rsidDel="00B06D41">
          <w:rPr>
            <w:rFonts w:hint="eastAsia"/>
            <w:color w:val="000000"/>
            <w:sz w:val="21"/>
            <w:szCs w:val="21"/>
          </w:rPr>
          <w:delText>对应簇的全局路径的</w:delText>
        </w:r>
        <w:r w:rsidRPr="00A9585A" w:rsidDel="00B06D41">
          <w:rPr>
            <w:color w:val="000000"/>
            <w:sz w:val="21"/>
            <w:szCs w:val="21"/>
          </w:rPr>
          <w:delText>重规划机制以保持</w:delText>
        </w:r>
        <w:r w:rsidRPr="00A9585A" w:rsidDel="00B06D41">
          <w:rPr>
            <w:rFonts w:hint="eastAsia"/>
            <w:color w:val="000000"/>
            <w:sz w:val="21"/>
            <w:szCs w:val="21"/>
          </w:rPr>
          <w:delText>该簇全局</w:delText>
        </w:r>
        <w:r w:rsidRPr="00A9585A" w:rsidDel="00B06D41">
          <w:rPr>
            <w:color w:val="000000"/>
            <w:sz w:val="21"/>
            <w:szCs w:val="21"/>
          </w:rPr>
          <w:delText>路径</w:delText>
        </w:r>
        <w:r w:rsidRPr="00A9585A" w:rsidDel="00B06D41">
          <w:rPr>
            <w:rFonts w:hint="eastAsia"/>
            <w:color w:val="000000"/>
            <w:sz w:val="21"/>
            <w:szCs w:val="21"/>
          </w:rPr>
          <w:delText>的</w:delText>
        </w:r>
        <w:r w:rsidRPr="00A9585A" w:rsidDel="00B06D41">
          <w:rPr>
            <w:color w:val="000000"/>
            <w:sz w:val="21"/>
            <w:szCs w:val="21"/>
          </w:rPr>
          <w:delText>可行性。</w:delText>
        </w:r>
      </w:del>
    </w:p>
    <w:p w14:paraId="1E85813D" w14:textId="17893082" w:rsidR="000521FD" w:rsidRPr="00A9585A" w:rsidDel="00B06D41" w:rsidRDefault="000521FD" w:rsidP="000521FD">
      <w:pPr>
        <w:spacing w:line="360" w:lineRule="auto"/>
        <w:ind w:firstLineChars="196" w:firstLine="412"/>
        <w:rPr>
          <w:del w:id="673" w:author="Lianghui Ding" w:date="2025-11-09T14:01:00Z"/>
          <w:color w:val="000000"/>
          <w:sz w:val="21"/>
          <w:szCs w:val="21"/>
        </w:rPr>
      </w:pPr>
      <w:del w:id="674" w:author="Lianghui Ding" w:date="2025-11-09T14:01:00Z">
        <w:r w:rsidRPr="007B567B" w:rsidDel="00B06D41">
          <w:rPr>
            <w:color w:val="000000"/>
            <w:sz w:val="21"/>
            <w:szCs w:val="21"/>
          </w:rPr>
          <w:delText>3</w:delText>
        </w:r>
        <w:r w:rsidRPr="007B567B" w:rsidDel="00B06D41">
          <w:rPr>
            <w:rFonts w:hint="eastAsia"/>
            <w:color w:val="000000"/>
            <w:sz w:val="21"/>
            <w:szCs w:val="21"/>
          </w:rPr>
          <w:delText>)</w:delText>
        </w:r>
        <w:r w:rsidR="007B567B" w:rsidRPr="007B567B" w:rsidDel="00B06D41">
          <w:rPr>
            <w:rFonts w:hint="eastAsia"/>
            <w:color w:val="000000"/>
            <w:sz w:val="21"/>
            <w:szCs w:val="21"/>
          </w:rPr>
          <w:delText>底层</w:delText>
        </w:r>
        <w:r w:rsidRPr="007B567B" w:rsidDel="00B06D41">
          <w:rPr>
            <w:color w:val="000000"/>
            <w:sz w:val="21"/>
            <w:szCs w:val="21"/>
          </w:rPr>
          <w:delText>局部路径执行（</w:delText>
        </w:r>
        <w:r w:rsidR="007B567B" w:rsidDel="00B06D41">
          <w:rPr>
            <w:rFonts w:hint="eastAsia"/>
            <w:color w:val="000000"/>
            <w:sz w:val="21"/>
            <w:szCs w:val="21"/>
          </w:rPr>
          <w:delText>M</w:delText>
        </w:r>
        <w:r w:rsidR="007B567B" w:rsidDel="00B06D41">
          <w:rPr>
            <w:color w:val="000000"/>
            <w:sz w:val="21"/>
            <w:szCs w:val="21"/>
          </w:rPr>
          <w:delText>ST-</w:delText>
        </w:r>
        <w:r w:rsidRPr="007B567B" w:rsidDel="00B06D41">
          <w:rPr>
            <w:color w:val="000000"/>
            <w:sz w:val="21"/>
            <w:szCs w:val="21"/>
          </w:rPr>
          <w:delText>APF</w:delText>
        </w:r>
        <w:r w:rsidRPr="007B567B" w:rsidDel="00B06D41">
          <w:rPr>
            <w:color w:val="000000"/>
            <w:sz w:val="21"/>
            <w:szCs w:val="21"/>
          </w:rPr>
          <w:delText>层）</w:delText>
        </w:r>
        <w:r w:rsidRPr="007B567B" w:rsidDel="00B06D41">
          <w:rPr>
            <w:color w:val="000000"/>
            <w:sz w:val="21"/>
            <w:szCs w:val="21"/>
          </w:rPr>
          <w:delText>:</w:delText>
        </w:r>
        <w:r w:rsidRPr="00A9585A" w:rsidDel="00B06D41">
          <w:rPr>
            <w:color w:val="000000"/>
            <w:sz w:val="21"/>
            <w:szCs w:val="21"/>
          </w:rPr>
          <w:delText>底层局部控制器以</w:delText>
        </w:r>
        <w:r w:rsidRPr="00A9585A" w:rsidDel="00B06D41">
          <w:rPr>
            <w:color w:val="000000"/>
            <w:sz w:val="21"/>
            <w:szCs w:val="21"/>
          </w:rPr>
          <w:delText>RRT*</w:delText>
        </w:r>
        <w:r w:rsidRPr="00A9585A" w:rsidDel="00B06D41">
          <w:rPr>
            <w:color w:val="000000"/>
            <w:sz w:val="21"/>
            <w:szCs w:val="21"/>
          </w:rPr>
          <w:delText>提供的</w:delText>
        </w:r>
        <w:r w:rsidR="007B567B" w:rsidDel="00B06D41">
          <w:rPr>
            <w:rFonts w:hint="eastAsia"/>
            <w:color w:val="000000"/>
            <w:sz w:val="21"/>
            <w:szCs w:val="21"/>
          </w:rPr>
          <w:delText>下一</w:delText>
        </w:r>
        <w:r w:rsidRPr="00A9585A" w:rsidDel="00B06D41">
          <w:rPr>
            <w:color w:val="000000"/>
            <w:sz w:val="21"/>
            <w:szCs w:val="21"/>
          </w:rPr>
          <w:delText>路径点为</w:delText>
        </w:r>
        <w:r w:rsidRPr="00A9585A" w:rsidDel="00B06D41">
          <w:rPr>
            <w:rFonts w:hint="eastAsia"/>
            <w:color w:val="000000"/>
            <w:sz w:val="21"/>
            <w:szCs w:val="21"/>
          </w:rPr>
          <w:delText>当前</w:delText>
        </w:r>
        <w:r w:rsidRPr="00A9585A" w:rsidDel="00B06D41">
          <w:rPr>
            <w:color w:val="000000"/>
            <w:sz w:val="21"/>
            <w:szCs w:val="21"/>
          </w:rPr>
          <w:delText>目标，通过</w:delText>
        </w:r>
        <w:r w:rsidRPr="00A9585A" w:rsidDel="00B06D41">
          <w:rPr>
            <w:color w:val="000000"/>
            <w:sz w:val="21"/>
            <w:szCs w:val="21"/>
          </w:rPr>
          <w:delText>APF</w:delText>
        </w:r>
        <w:r w:rsidRPr="00A9585A" w:rsidDel="00B06D41">
          <w:rPr>
            <w:color w:val="000000"/>
            <w:sz w:val="21"/>
            <w:szCs w:val="21"/>
          </w:rPr>
          <w:delText>势场函数实时计算每个无人机的合力</w:delText>
        </w:r>
        <w:r w:rsidRPr="00A9585A" w:rsidDel="00B06D41">
          <w:rPr>
            <w:rFonts w:hint="eastAsia"/>
            <w:color w:val="000000"/>
            <w:sz w:val="21"/>
            <w:szCs w:val="21"/>
          </w:rPr>
          <w:delText xml:space="preserve"> </w:delText>
        </w:r>
      </w:del>
      <m:oMath>
        <m:sSub>
          <m:sSubPr>
            <m:ctrlPr>
              <w:del w:id="675" w:author="Lianghui Ding" w:date="2025-11-09T14:01:00Z">
                <w:rPr>
                  <w:rFonts w:ascii="Cambria Math" w:hAnsi="Cambria Math"/>
                  <w:i/>
                  <w:color w:val="000000"/>
                  <w:sz w:val="21"/>
                  <w:szCs w:val="21"/>
                </w:rPr>
              </w:del>
            </m:ctrlPr>
          </m:sSubPr>
          <m:e>
            <m:r>
              <w:del w:id="676" w:author="Lianghui Ding" w:date="2025-11-09T14:01:00Z">
                <w:rPr>
                  <w:rFonts w:ascii="Cambria Math" w:hAnsi="Cambria Math"/>
                  <w:color w:val="000000"/>
                  <w:sz w:val="21"/>
                  <w:szCs w:val="21"/>
                </w:rPr>
                <m:t>F</m:t>
              </w:del>
            </m:r>
          </m:e>
          <m:sub>
            <m:r>
              <w:del w:id="677" w:author="Lianghui Ding" w:date="2025-11-09T14:01:00Z">
                <w:rPr>
                  <w:rFonts w:ascii="Cambria Math" w:hAnsi="Cambria Math"/>
                  <w:color w:val="000000"/>
                  <w:sz w:val="21"/>
                  <w:szCs w:val="21"/>
                </w:rPr>
                <m:t>i</m:t>
              </w:del>
            </m:r>
          </m:sub>
        </m:sSub>
        <m:d>
          <m:dPr>
            <m:ctrlPr>
              <w:del w:id="678" w:author="Lianghui Ding" w:date="2025-11-09T14:01:00Z">
                <w:rPr>
                  <w:rFonts w:ascii="Cambria Math" w:hAnsi="Cambria Math"/>
                  <w:i/>
                  <w:color w:val="000000"/>
                  <w:sz w:val="21"/>
                  <w:szCs w:val="21"/>
                </w:rPr>
              </w:del>
            </m:ctrlPr>
          </m:dPr>
          <m:e>
            <m:r>
              <w:del w:id="679" w:author="Lianghui Ding" w:date="2025-11-09T14:01:00Z">
                <w:rPr>
                  <w:rFonts w:ascii="Cambria Math" w:hAnsi="Cambria Math"/>
                  <w:color w:val="000000"/>
                  <w:sz w:val="21"/>
                  <w:szCs w:val="21"/>
                </w:rPr>
                <m:t>t</m:t>
              </w:del>
            </m:r>
          </m:e>
        </m:d>
      </m:oMath>
      <w:del w:id="680" w:author="Lianghui Ding" w:date="2025-11-09T14:01:00Z">
        <w:r w:rsidRPr="00A9585A" w:rsidDel="00B06D41">
          <w:rPr>
            <w:color w:val="000000"/>
            <w:sz w:val="21"/>
            <w:szCs w:val="21"/>
          </w:rPr>
          <w:delText>，并更新位置</w:delText>
        </w:r>
        <w:r w:rsidRPr="00A9585A" w:rsidDel="00B06D41">
          <w:rPr>
            <w:rFonts w:hint="eastAsia"/>
            <w:color w:val="000000"/>
            <w:sz w:val="21"/>
            <w:szCs w:val="21"/>
          </w:rPr>
          <w:delText xml:space="preserve"> </w:delText>
        </w:r>
      </w:del>
      <m:oMath>
        <m:sSub>
          <m:sSubPr>
            <m:ctrlPr>
              <w:del w:id="681" w:author="Lianghui Ding" w:date="2025-11-09T14:01:00Z">
                <w:rPr>
                  <w:rFonts w:ascii="Cambria Math" w:hAnsi="Cambria Math"/>
                  <w:i/>
                  <w:color w:val="000000"/>
                  <w:sz w:val="21"/>
                  <w:szCs w:val="21"/>
                </w:rPr>
              </w:del>
            </m:ctrlPr>
          </m:sSubPr>
          <m:e>
            <m:r>
              <w:del w:id="682" w:author="Lianghui Ding" w:date="2025-11-09T14:01:00Z">
                <w:rPr>
                  <w:rFonts w:ascii="Cambria Math" w:hAnsi="Cambria Math"/>
                  <w:color w:val="000000"/>
                  <w:sz w:val="21"/>
                  <w:szCs w:val="21"/>
                </w:rPr>
                <m:t>o</m:t>
              </w:del>
            </m:r>
          </m:e>
          <m:sub>
            <m:r>
              <w:del w:id="683" w:author="Lianghui Ding" w:date="2025-11-09T14:01:00Z">
                <w:rPr>
                  <w:rFonts w:ascii="Cambria Math" w:hAnsi="Cambria Math"/>
                  <w:color w:val="000000"/>
                  <w:sz w:val="21"/>
                  <w:szCs w:val="21"/>
                </w:rPr>
                <m:t>i</m:t>
              </w:del>
            </m:r>
          </m:sub>
        </m:sSub>
        <m:d>
          <m:dPr>
            <m:ctrlPr>
              <w:del w:id="684" w:author="Lianghui Ding" w:date="2025-11-09T14:01:00Z">
                <w:rPr>
                  <w:rFonts w:ascii="Cambria Math" w:hAnsi="Cambria Math"/>
                  <w:i/>
                  <w:color w:val="000000"/>
                  <w:sz w:val="21"/>
                  <w:szCs w:val="21"/>
                </w:rPr>
              </w:del>
            </m:ctrlPr>
          </m:dPr>
          <m:e>
            <m:r>
              <w:del w:id="685" w:author="Lianghui Ding" w:date="2025-11-09T14:01:00Z">
                <w:rPr>
                  <w:rFonts w:ascii="Cambria Math" w:hAnsi="Cambria Math"/>
                  <w:color w:val="000000"/>
                  <w:sz w:val="21"/>
                  <w:szCs w:val="21"/>
                </w:rPr>
                <m:t>t+1</m:t>
              </w:del>
            </m:r>
          </m:e>
        </m:d>
      </m:oMath>
      <w:del w:id="686" w:author="Lianghui Ding" w:date="2025-11-09T14:01:00Z">
        <w:r w:rsidRPr="00A9585A" w:rsidDel="00B06D41">
          <w:rPr>
            <w:color w:val="000000"/>
            <w:sz w:val="21"/>
            <w:szCs w:val="21"/>
          </w:rPr>
          <w:delText>。其中，目标吸引力确保运动趋向</w:delText>
        </w:r>
        <w:r w:rsidR="007B567B" w:rsidDel="00B06D41">
          <w:rPr>
            <w:rFonts w:hint="eastAsia"/>
            <w:color w:val="000000"/>
            <w:sz w:val="21"/>
            <w:szCs w:val="21"/>
          </w:rPr>
          <w:delText>顶层</w:delText>
        </w:r>
        <w:r w:rsidRPr="00A9585A" w:rsidDel="00B06D41">
          <w:rPr>
            <w:color w:val="000000"/>
            <w:sz w:val="21"/>
            <w:szCs w:val="21"/>
          </w:rPr>
          <w:delText>全局参考路径，斥力用于碰撞避免，而基于最小生成树的</w:delText>
        </w:r>
        <w:r w:rsidRPr="00A9585A" w:rsidDel="00B06D41">
          <w:rPr>
            <w:rFonts w:hint="eastAsia"/>
            <w:color w:val="000000"/>
            <w:sz w:val="21"/>
            <w:szCs w:val="21"/>
          </w:rPr>
          <w:delText>通信保持</w:delText>
        </w:r>
        <w:r w:rsidRPr="00A9585A" w:rsidDel="00B06D41">
          <w:rPr>
            <w:color w:val="000000"/>
            <w:sz w:val="21"/>
            <w:szCs w:val="21"/>
          </w:rPr>
          <w:delText>力用于保持集群通信连通性。</w:delText>
        </w:r>
      </w:del>
    </w:p>
    <w:p w14:paraId="02BBD17D" w14:textId="185613E8" w:rsidR="000521FD" w:rsidRPr="00A9585A" w:rsidDel="00B06D41" w:rsidRDefault="000521FD" w:rsidP="000521FD">
      <w:pPr>
        <w:spacing w:line="360" w:lineRule="auto"/>
        <w:ind w:firstLineChars="196" w:firstLine="412"/>
        <w:rPr>
          <w:del w:id="687" w:author="Lianghui Ding" w:date="2025-11-09T14:01:00Z"/>
          <w:color w:val="000000"/>
          <w:sz w:val="21"/>
          <w:szCs w:val="21"/>
        </w:rPr>
      </w:pPr>
      <w:del w:id="688" w:author="Lianghui Ding" w:date="2025-11-09T14:01:00Z">
        <w:r w:rsidRPr="00A9585A" w:rsidDel="00B06D41">
          <w:rPr>
            <w:rFonts w:hint="eastAsia"/>
            <w:color w:val="000000"/>
            <w:sz w:val="21"/>
            <w:szCs w:val="21"/>
          </w:rPr>
          <w:delText>4</w:delText>
        </w:r>
        <w:r w:rsidRPr="00A9585A" w:rsidDel="00B06D41">
          <w:rPr>
            <w:rFonts w:hint="eastAsia"/>
            <w:color w:val="000000"/>
            <w:sz w:val="21"/>
            <w:szCs w:val="21"/>
          </w:rPr>
          <w:delText>）</w:delText>
        </w:r>
        <w:r w:rsidRPr="007B567B" w:rsidDel="00B06D41">
          <w:rPr>
            <w:color w:val="000000"/>
            <w:sz w:val="21"/>
            <w:szCs w:val="21"/>
          </w:rPr>
          <w:delText>通信拓扑反馈与自适应调节</w:delText>
        </w:r>
        <w:r w:rsidRPr="007B567B" w:rsidDel="00B06D41">
          <w:rPr>
            <w:rFonts w:hint="eastAsia"/>
            <w:color w:val="000000"/>
            <w:sz w:val="21"/>
            <w:szCs w:val="21"/>
          </w:rPr>
          <w:delText>：</w:delText>
        </w:r>
        <w:r w:rsidRPr="00A9585A" w:rsidDel="00B06D41">
          <w:rPr>
            <w:color w:val="000000"/>
            <w:sz w:val="21"/>
            <w:szCs w:val="21"/>
          </w:rPr>
          <w:delText>在每个时间步内，系统根据当前</w:delText>
        </w:r>
        <w:r w:rsidRPr="00A9585A" w:rsidDel="00B06D41">
          <w:rPr>
            <w:color w:val="000000"/>
            <w:sz w:val="21"/>
            <w:szCs w:val="21"/>
          </w:rPr>
          <w:delText>SINR</w:delText>
        </w:r>
        <w:r w:rsidRPr="00A9585A" w:rsidDel="00B06D41">
          <w:rPr>
            <w:color w:val="000000"/>
            <w:sz w:val="21"/>
            <w:szCs w:val="21"/>
          </w:rPr>
          <w:delText>重新构建加权通信拓扑，并基于</w:delText>
        </w:r>
        <w:r w:rsidRPr="00A9585A" w:rsidDel="00B06D41">
          <w:rPr>
            <w:color w:val="000000"/>
            <w:sz w:val="21"/>
            <w:szCs w:val="21"/>
          </w:rPr>
          <w:delText xml:space="preserve"> MST </w:delText>
        </w:r>
        <w:r w:rsidRPr="00A9585A" w:rsidDel="00B06D41">
          <w:rPr>
            <w:color w:val="000000"/>
            <w:sz w:val="21"/>
            <w:szCs w:val="21"/>
          </w:rPr>
          <w:delText>更新邻接关系。当某条链路的</w:delText>
        </w:r>
        <w:r w:rsidRPr="00A9585A" w:rsidDel="00B06D41">
          <w:rPr>
            <w:color w:val="000000"/>
            <w:sz w:val="21"/>
            <w:szCs w:val="21"/>
          </w:rPr>
          <w:delText>SINR</w:delText>
        </w:r>
        <w:r w:rsidRPr="00A9585A" w:rsidDel="00B06D41">
          <w:rPr>
            <w:color w:val="000000"/>
            <w:sz w:val="21"/>
            <w:szCs w:val="21"/>
          </w:rPr>
          <w:delText>低于阈值</w:delText>
        </w:r>
        <w:r w:rsidRPr="00A9585A" w:rsidDel="00B06D41">
          <w:rPr>
            <w:color w:val="000000"/>
            <w:sz w:val="21"/>
            <w:szCs w:val="21"/>
          </w:rPr>
          <w:delText xml:space="preserve"> </w:delText>
        </w:r>
      </w:del>
      <m:oMath>
        <m:sSub>
          <m:sSubPr>
            <m:ctrlPr>
              <w:del w:id="689" w:author="Lianghui Ding" w:date="2025-11-09T14:01:00Z">
                <w:rPr>
                  <w:rFonts w:ascii="Cambria Math" w:hAnsi="Cambria Math"/>
                  <w:i/>
                  <w:color w:val="000000"/>
                  <w:sz w:val="21"/>
                  <w:szCs w:val="21"/>
                </w:rPr>
              </w:del>
            </m:ctrlPr>
          </m:sSubPr>
          <m:e>
            <m:r>
              <w:del w:id="690" w:author="Lianghui Ding" w:date="2025-11-09T14:01:00Z">
                <m:rPr>
                  <m:sty m:val="p"/>
                </m:rPr>
                <w:rPr>
                  <w:rFonts w:ascii="Cambria Math" w:hAnsi="Cambria Math"/>
                  <w:color w:val="000000"/>
                  <w:sz w:val="21"/>
                  <w:szCs w:val="21"/>
                </w:rPr>
                <m:t>γ</m:t>
              </w:del>
            </m:r>
            <m:ctrlPr>
              <w:del w:id="691" w:author="Lianghui Ding" w:date="2025-11-09T14:01:00Z">
                <w:rPr>
                  <w:rFonts w:ascii="Cambria Math" w:hAnsi="Cambria Math"/>
                  <w:color w:val="000000"/>
                  <w:sz w:val="21"/>
                  <w:szCs w:val="21"/>
                </w:rPr>
              </w:del>
            </m:ctrlPr>
          </m:e>
          <m:sub>
            <m:r>
              <w:del w:id="692" w:author="Lianghui Ding" w:date="2025-11-09T14:01:00Z">
                <w:rPr>
                  <w:rFonts w:ascii="Cambria Math" w:hAnsi="Cambria Math"/>
                  <w:color w:val="000000"/>
                  <w:sz w:val="21"/>
                  <w:szCs w:val="21"/>
                </w:rPr>
                <m:t>th</m:t>
              </w:del>
            </m:r>
          </m:sub>
        </m:sSub>
      </m:oMath>
      <w:del w:id="693" w:author="Lianghui Ding" w:date="2025-11-09T14:01:00Z">
        <w:r w:rsidRPr="00A9585A" w:rsidDel="00B06D41">
          <w:rPr>
            <w:rFonts w:eastAsia="MS Gothic" w:cs="MS Gothic" w:hint="eastAsia"/>
            <w:color w:val="000000"/>
            <w:sz w:val="21"/>
            <w:szCs w:val="21"/>
          </w:rPr>
          <w:delText>​</w:delText>
        </w:r>
        <w:r w:rsidRPr="00A9585A" w:rsidDel="00B06D41">
          <w:rPr>
            <w:color w:val="000000"/>
            <w:sz w:val="21"/>
            <w:szCs w:val="21"/>
          </w:rPr>
          <w:delText xml:space="preserve"> </w:delText>
        </w:r>
        <w:r w:rsidRPr="00A9585A" w:rsidDel="00B06D41">
          <w:rPr>
            <w:color w:val="000000"/>
            <w:sz w:val="21"/>
            <w:szCs w:val="21"/>
          </w:rPr>
          <w:delText>时，</w:delText>
        </w:r>
        <w:r w:rsidRPr="00A9585A" w:rsidDel="00B06D41">
          <w:rPr>
            <w:rFonts w:hint="eastAsia"/>
            <w:color w:val="000000"/>
            <w:sz w:val="21"/>
            <w:szCs w:val="21"/>
          </w:rPr>
          <w:delText>用于为</w:delText>
        </w:r>
        <w:r w:rsidRPr="00A9585A" w:rsidDel="00B06D41">
          <w:rPr>
            <w:color w:val="000000"/>
            <w:sz w:val="21"/>
            <w:szCs w:val="21"/>
          </w:rPr>
          <w:delText>对应无人机对产生增强的引力反馈，促使其靠近通信簇中心</w:delText>
        </w:r>
        <w:r w:rsidRPr="00A9585A" w:rsidDel="00B06D41">
          <w:rPr>
            <w:rFonts w:hint="eastAsia"/>
            <w:color w:val="000000"/>
            <w:sz w:val="21"/>
            <w:szCs w:val="21"/>
          </w:rPr>
          <w:delText>。</w:delText>
        </w:r>
        <w:r w:rsidRPr="00A9585A" w:rsidDel="00B06D41">
          <w:rPr>
            <w:color w:val="000000"/>
            <w:sz w:val="21"/>
            <w:szCs w:val="21"/>
          </w:rPr>
          <w:delText xml:space="preserve"> </w:delText>
        </w:r>
      </w:del>
    </w:p>
    <w:p w14:paraId="0514CFEE" w14:textId="3412E7B2" w:rsidR="000521FD" w:rsidRPr="00A9585A" w:rsidDel="00B06D41" w:rsidRDefault="000521FD" w:rsidP="00522C7B">
      <w:pPr>
        <w:spacing w:line="360" w:lineRule="auto"/>
        <w:ind w:firstLineChars="196" w:firstLine="412"/>
        <w:rPr>
          <w:del w:id="694" w:author="Lianghui Ding" w:date="2025-11-09T14:01:00Z"/>
          <w:color w:val="000000"/>
          <w:sz w:val="21"/>
          <w:szCs w:val="21"/>
        </w:rPr>
      </w:pPr>
      <w:del w:id="695" w:author="Lianghui Ding" w:date="2025-11-09T14:01:00Z">
        <w:r w:rsidRPr="00A9585A" w:rsidDel="00B06D41">
          <w:rPr>
            <w:color w:val="000000"/>
            <w:sz w:val="21"/>
            <w:szCs w:val="21"/>
          </w:rPr>
          <w:delText>上述四阶段构成了</w:delText>
        </w:r>
        <w:r w:rsidRPr="00A9585A" w:rsidDel="00B06D41">
          <w:rPr>
            <w:color w:val="000000"/>
            <w:sz w:val="21"/>
            <w:szCs w:val="21"/>
          </w:rPr>
          <w:delText>CL-RRT*-APF</w:delText>
        </w:r>
        <w:r w:rsidRPr="00A9585A" w:rsidDel="00B06D41">
          <w:rPr>
            <w:color w:val="000000"/>
            <w:sz w:val="21"/>
            <w:szCs w:val="21"/>
          </w:rPr>
          <w:delText>算法的自适应双层</w:delText>
        </w:r>
        <w:r w:rsidR="009A0301" w:rsidDel="00B06D41">
          <w:rPr>
            <w:rFonts w:hint="eastAsia"/>
            <w:color w:val="000000"/>
            <w:sz w:val="21"/>
            <w:szCs w:val="21"/>
          </w:rPr>
          <w:delText>协同</w:delText>
        </w:r>
        <w:r w:rsidRPr="00A9585A" w:rsidDel="00B06D41">
          <w:rPr>
            <w:color w:val="000000"/>
            <w:sz w:val="21"/>
            <w:szCs w:val="21"/>
          </w:rPr>
          <w:delText>机制，</w:delText>
        </w:r>
        <w:commentRangeStart w:id="696"/>
        <w:commentRangeStart w:id="697"/>
        <w:r w:rsidRPr="00A9585A" w:rsidDel="00B06D41">
          <w:rPr>
            <w:color w:val="000000"/>
            <w:sz w:val="21"/>
            <w:szCs w:val="21"/>
          </w:rPr>
          <w:delText>即：全局规划提供方向参考</w:delText>
        </w:r>
        <w:r w:rsidRPr="00A9585A" w:rsidDel="00B06D41">
          <w:rPr>
            <w:color w:val="000000"/>
            <w:sz w:val="21"/>
            <w:szCs w:val="21"/>
          </w:rPr>
          <w:delText xml:space="preserve"> → </w:delText>
        </w:r>
        <w:r w:rsidRPr="00A9585A" w:rsidDel="00B06D41">
          <w:rPr>
            <w:color w:val="000000"/>
            <w:sz w:val="21"/>
            <w:szCs w:val="21"/>
          </w:rPr>
          <w:delText>局部控制实现实时避障与连通</w:delText>
        </w:r>
        <w:r w:rsidRPr="00A9585A" w:rsidDel="00B06D41">
          <w:rPr>
            <w:color w:val="000000"/>
            <w:sz w:val="21"/>
            <w:szCs w:val="21"/>
          </w:rPr>
          <w:delText xml:space="preserve"> → </w:delText>
        </w:r>
        <w:r w:rsidRPr="00A9585A" w:rsidDel="00B06D41">
          <w:rPr>
            <w:color w:val="000000"/>
            <w:sz w:val="21"/>
            <w:szCs w:val="21"/>
          </w:rPr>
          <w:delText>通信反馈动态调节集群拓扑</w:delText>
        </w:r>
        <w:r w:rsidRPr="00A9585A" w:rsidDel="00B06D41">
          <w:rPr>
            <w:color w:val="000000"/>
            <w:sz w:val="21"/>
            <w:szCs w:val="21"/>
          </w:rPr>
          <w:delText xml:space="preserve"> → </w:delText>
        </w:r>
        <w:r w:rsidRPr="00A9585A" w:rsidDel="00B06D41">
          <w:rPr>
            <w:color w:val="000000"/>
            <w:sz w:val="21"/>
            <w:szCs w:val="21"/>
          </w:rPr>
          <w:delText>异常触发全局重规划</w:delText>
        </w:r>
        <w:commentRangeEnd w:id="696"/>
        <w:r w:rsidR="006E2AEB" w:rsidDel="00B06D41">
          <w:rPr>
            <w:rStyle w:val="ac"/>
          </w:rPr>
          <w:commentReference w:id="696"/>
        </w:r>
      </w:del>
      <w:commentRangeEnd w:id="697"/>
      <w:r w:rsidR="0047360F">
        <w:rPr>
          <w:rStyle w:val="ac"/>
        </w:rPr>
        <w:commentReference w:id="697"/>
      </w:r>
      <w:del w:id="698" w:author="Lianghui Ding" w:date="2025-11-09T14:01:00Z">
        <w:r w:rsidRPr="00A9585A" w:rsidDel="00B06D41">
          <w:rPr>
            <w:color w:val="000000"/>
            <w:sz w:val="21"/>
            <w:szCs w:val="21"/>
          </w:rPr>
          <w:delText>。</w:delText>
        </w:r>
        <w:commentRangeStart w:id="699"/>
        <w:commentRangeStart w:id="700"/>
        <w:r w:rsidR="007B567B" w:rsidRPr="003D7711" w:rsidDel="00B06D41">
          <w:rPr>
            <w:rFonts w:hint="eastAsia"/>
            <w:color w:val="000000"/>
            <w:sz w:val="21"/>
            <w:szCs w:val="21"/>
          </w:rPr>
          <w:delText>算法有效降低了势场耦合带来</w:delText>
        </w:r>
        <w:r w:rsidR="000E53FC" w:rsidDel="00B06D41">
          <w:rPr>
            <w:rFonts w:hint="eastAsia"/>
            <w:color w:val="000000"/>
            <w:sz w:val="21"/>
            <w:szCs w:val="21"/>
          </w:rPr>
          <w:delText>的不稳定性</w:delText>
        </w:r>
        <w:r w:rsidR="007B567B" w:rsidRPr="003D7711" w:rsidDel="00B06D41">
          <w:rPr>
            <w:rFonts w:hint="eastAsia"/>
            <w:color w:val="000000"/>
            <w:sz w:val="21"/>
            <w:szCs w:val="21"/>
          </w:rPr>
          <w:delText>，提高了在大规模集群与复杂城市环境下的扩展性</w:delText>
        </w:r>
        <w:r w:rsidR="007B567B" w:rsidDel="00B06D41">
          <w:rPr>
            <w:rFonts w:hint="eastAsia"/>
            <w:color w:val="000000"/>
            <w:sz w:val="21"/>
            <w:szCs w:val="21"/>
          </w:rPr>
          <w:delText>和通信保持效果</w:delText>
        </w:r>
        <w:commentRangeEnd w:id="699"/>
        <w:r w:rsidR="00325891" w:rsidDel="00B06D41">
          <w:rPr>
            <w:rStyle w:val="ac"/>
          </w:rPr>
          <w:commentReference w:id="699"/>
        </w:r>
      </w:del>
      <w:commentRangeEnd w:id="700"/>
      <w:r w:rsidR="0047360F">
        <w:rPr>
          <w:rStyle w:val="ac"/>
        </w:rPr>
        <w:commentReference w:id="700"/>
      </w:r>
    </w:p>
    <w:p w14:paraId="5A7BE894" w14:textId="29B58991" w:rsidR="00493B3F" w:rsidRPr="00A433FA" w:rsidRDefault="0079034F" w:rsidP="00234ACA">
      <w:pPr>
        <w:spacing w:line="360" w:lineRule="auto"/>
        <w:outlineLvl w:val="1"/>
        <w:rPr>
          <w:b/>
          <w:sz w:val="21"/>
          <w:szCs w:val="21"/>
        </w:rPr>
      </w:pPr>
      <w:bookmarkStart w:id="701" w:name="OLE_LINK6"/>
      <w:r w:rsidRPr="00A9585A">
        <w:rPr>
          <w:b/>
          <w:sz w:val="21"/>
          <w:szCs w:val="21"/>
        </w:rPr>
        <w:t>3</w:t>
      </w:r>
      <w:r w:rsidR="00583115" w:rsidRPr="00A9585A">
        <w:rPr>
          <w:rFonts w:hint="eastAsia"/>
          <w:b/>
          <w:sz w:val="21"/>
          <w:szCs w:val="21"/>
        </w:rPr>
        <w:t>.</w:t>
      </w:r>
      <w:r w:rsidR="00942C71">
        <w:rPr>
          <w:b/>
          <w:sz w:val="21"/>
          <w:szCs w:val="21"/>
        </w:rPr>
        <w:t>2</w:t>
      </w:r>
      <w:r w:rsidR="00583115" w:rsidRPr="00A9585A">
        <w:rPr>
          <w:rFonts w:hint="eastAsia"/>
          <w:b/>
          <w:sz w:val="21"/>
          <w:szCs w:val="21"/>
        </w:rPr>
        <w:t xml:space="preserve"> </w:t>
      </w:r>
      <w:r w:rsidR="00B06D41">
        <w:rPr>
          <w:rFonts w:hint="eastAsia"/>
          <w:b/>
          <w:sz w:val="21"/>
          <w:szCs w:val="21"/>
        </w:rPr>
        <w:t>簇间</w:t>
      </w:r>
      <w:r w:rsidR="00E15C4F" w:rsidRPr="00E15C4F">
        <w:rPr>
          <w:b/>
          <w:sz w:val="21"/>
          <w:szCs w:val="21"/>
        </w:rPr>
        <w:t>Fréchet</w:t>
      </w:r>
      <w:r w:rsidR="00B06D41">
        <w:rPr>
          <w:rFonts w:hint="eastAsia"/>
          <w:b/>
          <w:sz w:val="21"/>
          <w:szCs w:val="21"/>
        </w:rPr>
        <w:t>距离</w:t>
      </w:r>
      <w:r w:rsidR="00E15C4F" w:rsidRPr="00E15C4F">
        <w:rPr>
          <w:b/>
          <w:sz w:val="21"/>
          <w:szCs w:val="21"/>
        </w:rPr>
        <w:t>约束</w:t>
      </w:r>
      <w:r w:rsidR="00B06D41">
        <w:rPr>
          <w:rFonts w:hint="eastAsia"/>
          <w:b/>
          <w:sz w:val="21"/>
          <w:szCs w:val="21"/>
        </w:rPr>
        <w:t>的</w:t>
      </w:r>
      <w:ins w:id="702" w:author="运璐 何" w:date="2025-11-23T10:58:00Z">
        <w:r w:rsidR="00862B19">
          <w:rPr>
            <w:rFonts w:hint="eastAsia"/>
            <w:b/>
            <w:sz w:val="21"/>
            <w:szCs w:val="21"/>
          </w:rPr>
          <w:t>C</w:t>
        </w:r>
        <w:r w:rsidR="00862B19">
          <w:rPr>
            <w:b/>
            <w:sz w:val="21"/>
            <w:szCs w:val="21"/>
          </w:rPr>
          <w:t>-</w:t>
        </w:r>
      </w:ins>
      <w:r w:rsidR="00E15C4F" w:rsidRPr="00E15C4F">
        <w:rPr>
          <w:b/>
          <w:sz w:val="21"/>
          <w:szCs w:val="21"/>
        </w:rPr>
        <w:t>RRT*</w:t>
      </w:r>
      <w:r w:rsidR="00E15C4F" w:rsidRPr="00E15C4F">
        <w:rPr>
          <w:b/>
          <w:sz w:val="21"/>
          <w:szCs w:val="21"/>
        </w:rPr>
        <w:t>全局</w:t>
      </w:r>
      <w:r w:rsidR="00B06D41">
        <w:rPr>
          <w:rFonts w:hint="eastAsia"/>
          <w:b/>
          <w:sz w:val="21"/>
          <w:szCs w:val="21"/>
        </w:rPr>
        <w:t>路径</w:t>
      </w:r>
      <w:r w:rsidR="00E15C4F" w:rsidRPr="00E15C4F">
        <w:rPr>
          <w:b/>
          <w:sz w:val="21"/>
          <w:szCs w:val="21"/>
        </w:rPr>
        <w:t>规划</w:t>
      </w:r>
      <w:commentRangeEnd w:id="635"/>
      <w:r w:rsidR="00493B3F">
        <w:rPr>
          <w:rStyle w:val="ac"/>
        </w:rPr>
        <w:commentReference w:id="635"/>
      </w:r>
      <w:commentRangeEnd w:id="636"/>
      <w:r w:rsidR="00672C52">
        <w:rPr>
          <w:rStyle w:val="ac"/>
        </w:rPr>
        <w:commentReference w:id="636"/>
      </w:r>
    </w:p>
    <w:bookmarkEnd w:id="701"/>
    <w:p w14:paraId="7640380F" w14:textId="73342279" w:rsidR="00E73BCB" w:rsidDel="007E5E1F" w:rsidRDefault="00E73BCB" w:rsidP="000F4F18">
      <w:pPr>
        <w:spacing w:line="360" w:lineRule="auto"/>
        <w:ind w:firstLineChars="196" w:firstLine="412"/>
        <w:rPr>
          <w:del w:id="703" w:author="Lianghui Ding" w:date="2025-11-09T14:03:00Z"/>
          <w:color w:val="000000"/>
          <w:sz w:val="21"/>
          <w:szCs w:val="21"/>
        </w:rPr>
      </w:pPr>
      <w:del w:id="704" w:author="Lianghui Ding" w:date="2025-11-09T14:03:00Z">
        <w:r w:rsidRPr="00E73BCB" w:rsidDel="007E5E1F">
          <w:rPr>
            <w:color w:val="000000"/>
            <w:sz w:val="21"/>
            <w:szCs w:val="21"/>
          </w:rPr>
          <w:delText>为</w:delText>
        </w:r>
        <w:r w:rsidDel="007E5E1F">
          <w:rPr>
            <w:rFonts w:hint="eastAsia"/>
            <w:color w:val="000000"/>
            <w:sz w:val="21"/>
            <w:szCs w:val="21"/>
          </w:rPr>
          <w:delText>解决</w:delText>
        </w:r>
        <w:r w:rsidRPr="00E73BCB" w:rsidDel="007E5E1F">
          <w:rPr>
            <w:color w:val="000000"/>
            <w:sz w:val="21"/>
            <w:szCs w:val="21"/>
          </w:rPr>
          <w:delText>大规模无人机集群在复杂城市环境中出现的路径震荡、死锁</w:delText>
        </w:r>
        <w:r w:rsidDel="007E5E1F">
          <w:rPr>
            <w:rFonts w:hint="eastAsia"/>
            <w:color w:val="000000"/>
            <w:sz w:val="21"/>
            <w:szCs w:val="21"/>
          </w:rPr>
          <w:delText>导致路径规划效率下降的</w:delText>
        </w:r>
        <w:r w:rsidRPr="00E73BCB" w:rsidDel="007E5E1F">
          <w:rPr>
            <w:color w:val="000000"/>
            <w:sz w:val="21"/>
            <w:szCs w:val="21"/>
          </w:rPr>
          <w:delText>问题，</w:delText>
        </w:r>
        <w:r w:rsidDel="007E5E1F">
          <w:rPr>
            <w:rFonts w:hint="eastAsia"/>
            <w:color w:val="000000"/>
            <w:sz w:val="21"/>
            <w:szCs w:val="21"/>
          </w:rPr>
          <w:delText>本研究在</w:delText>
        </w:r>
        <w:r w:rsidRPr="00E73BCB" w:rsidDel="007E5E1F">
          <w:rPr>
            <w:color w:val="000000"/>
            <w:sz w:val="21"/>
            <w:szCs w:val="21"/>
          </w:rPr>
          <w:delText>顶层规划中提出了基于</w:delText>
        </w:r>
        <w:r w:rsidRPr="00E73BCB" w:rsidDel="007E5E1F">
          <w:rPr>
            <w:color w:val="000000"/>
            <w:sz w:val="21"/>
            <w:szCs w:val="21"/>
          </w:rPr>
          <w:delText xml:space="preserve"> Fréchet </w:delText>
        </w:r>
        <w:r w:rsidRPr="00E73BCB" w:rsidDel="007E5E1F">
          <w:rPr>
            <w:color w:val="000000"/>
            <w:sz w:val="21"/>
            <w:szCs w:val="21"/>
          </w:rPr>
          <w:delText>约束的</w:delText>
        </w:r>
        <w:r w:rsidRPr="00E73BCB" w:rsidDel="007E5E1F">
          <w:rPr>
            <w:color w:val="000000"/>
            <w:sz w:val="21"/>
            <w:szCs w:val="21"/>
          </w:rPr>
          <w:delText xml:space="preserve"> CL-RRT* </w:delText>
        </w:r>
        <w:r w:rsidRPr="00E73BCB" w:rsidDel="007E5E1F">
          <w:rPr>
            <w:color w:val="000000"/>
            <w:sz w:val="21"/>
            <w:szCs w:val="21"/>
          </w:rPr>
          <w:delText>全局路径规划机制。该机制通过分簇</w:delText>
        </w:r>
        <w:r w:rsidDel="007E5E1F">
          <w:rPr>
            <w:rFonts w:hint="eastAsia"/>
            <w:color w:val="000000"/>
            <w:sz w:val="21"/>
            <w:szCs w:val="21"/>
          </w:rPr>
          <w:delText>全局</w:delText>
        </w:r>
        <w:r w:rsidRPr="00E73BCB" w:rsidDel="007E5E1F">
          <w:rPr>
            <w:color w:val="000000"/>
            <w:sz w:val="21"/>
            <w:szCs w:val="21"/>
          </w:rPr>
          <w:delText>路径生成与</w:delText>
        </w:r>
        <w:r w:rsidDel="007E5E1F">
          <w:rPr>
            <w:rFonts w:hint="eastAsia"/>
            <w:color w:val="000000"/>
            <w:sz w:val="21"/>
            <w:szCs w:val="21"/>
          </w:rPr>
          <w:delText>簇间</w:delText>
        </w:r>
        <w:r w:rsidRPr="00E73BCB" w:rsidDel="007E5E1F">
          <w:rPr>
            <w:color w:val="000000"/>
            <w:sz w:val="21"/>
            <w:szCs w:val="21"/>
          </w:rPr>
          <w:delText>路径间距离约束两种</w:delText>
        </w:r>
        <w:r w:rsidDel="007E5E1F">
          <w:rPr>
            <w:rFonts w:hint="eastAsia"/>
            <w:color w:val="000000"/>
            <w:sz w:val="21"/>
            <w:szCs w:val="21"/>
          </w:rPr>
          <w:delText>机制</w:delText>
        </w:r>
        <w:r w:rsidRPr="00E73BCB" w:rsidDel="007E5E1F">
          <w:rPr>
            <w:color w:val="000000"/>
            <w:sz w:val="21"/>
            <w:szCs w:val="21"/>
          </w:rPr>
          <w:delText>相结合，从算法架构层面兼顾了扩展性与通信保持性。一方面，分簇规划能够有效降低多无人机系统中势场叠加带来的</w:delText>
        </w:r>
        <w:r w:rsidDel="007E5E1F">
          <w:rPr>
            <w:rFonts w:hint="eastAsia"/>
            <w:color w:val="000000"/>
            <w:sz w:val="21"/>
            <w:szCs w:val="21"/>
          </w:rPr>
          <w:delText>路径规划效率问题</w:delText>
        </w:r>
        <w:r w:rsidRPr="00E73BCB" w:rsidDel="007E5E1F">
          <w:rPr>
            <w:color w:val="000000"/>
            <w:sz w:val="21"/>
            <w:szCs w:val="21"/>
          </w:rPr>
          <w:delText>，提高规划的可扩展性；另一方面，通过对不同簇全局路径的空间相似度进行约束，可以在路径生成阶段主动维持簇间的安全间距与通信连通性。</w:delText>
        </w:r>
      </w:del>
    </w:p>
    <w:p w14:paraId="77000FD0" w14:textId="6F933149" w:rsidR="00CD4915" w:rsidRPr="00CD4915" w:rsidRDefault="00CD4915" w:rsidP="00234ACA">
      <w:pPr>
        <w:spacing w:line="360" w:lineRule="auto"/>
        <w:outlineLvl w:val="2"/>
        <w:rPr>
          <w:rFonts w:ascii="宋体" w:hAnsi="宋体"/>
          <w:color w:val="000000"/>
          <w:sz w:val="21"/>
          <w:szCs w:val="21"/>
        </w:rPr>
      </w:pPr>
      <w:r w:rsidRPr="00CD4915">
        <w:rPr>
          <w:rFonts w:ascii="宋体" w:hAnsi="宋体"/>
          <w:color w:val="000000"/>
          <w:sz w:val="21"/>
          <w:szCs w:val="21"/>
        </w:rPr>
        <w:t xml:space="preserve">3.2.1 </w:t>
      </w:r>
      <w:del w:id="705" w:author="Lianghui Ding" w:date="2025-11-09T14:05:00Z">
        <w:r w:rsidRPr="00CD4915" w:rsidDel="009E6388">
          <w:rPr>
            <w:rFonts w:hint="eastAsia"/>
            <w:color w:val="000000"/>
            <w:sz w:val="21"/>
            <w:szCs w:val="21"/>
          </w:rPr>
          <w:delText>CL-RRT*</w:delText>
        </w:r>
      </w:del>
      <w:ins w:id="706" w:author="Lianghui Ding" w:date="2025-11-09T14:05:00Z">
        <w:r w:rsidR="009E6388">
          <w:rPr>
            <w:rFonts w:hint="eastAsia"/>
            <w:color w:val="000000"/>
            <w:sz w:val="21"/>
            <w:szCs w:val="21"/>
          </w:rPr>
          <w:t>单簇</w:t>
        </w:r>
      </w:ins>
      <w:r w:rsidRPr="00CD4915">
        <w:rPr>
          <w:rFonts w:ascii="宋体" w:hAnsi="宋体" w:hint="eastAsia"/>
          <w:color w:val="000000"/>
          <w:sz w:val="21"/>
          <w:szCs w:val="21"/>
        </w:rPr>
        <w:t>全局</w:t>
      </w:r>
      <w:ins w:id="707" w:author="Lianghui Ding" w:date="2025-11-09T14:05:00Z">
        <w:r w:rsidR="009E6388">
          <w:rPr>
            <w:rFonts w:ascii="宋体" w:hAnsi="宋体" w:hint="eastAsia"/>
            <w:color w:val="000000"/>
            <w:sz w:val="21"/>
            <w:szCs w:val="21"/>
          </w:rPr>
          <w:t>路径</w:t>
        </w:r>
      </w:ins>
      <w:ins w:id="708" w:author="运璐 何" w:date="2025-11-19T16:21:00Z">
        <w:r w:rsidR="00D4645F">
          <w:rPr>
            <w:rFonts w:ascii="宋体" w:hAnsi="宋体" w:hint="eastAsia"/>
            <w:color w:val="000000"/>
            <w:sz w:val="21"/>
            <w:szCs w:val="21"/>
          </w:rPr>
          <w:t>搜索</w:t>
        </w:r>
      </w:ins>
      <w:ins w:id="709" w:author="Lianghui Ding" w:date="2025-11-09T14:15:00Z">
        <w:del w:id="710" w:author="运璐 何" w:date="2025-11-19T16:20:00Z">
          <w:r w:rsidR="000F2EA3" w:rsidDel="00D4645F">
            <w:rPr>
              <w:rFonts w:ascii="宋体" w:hAnsi="宋体" w:hint="eastAsia"/>
              <w:color w:val="000000"/>
              <w:sz w:val="21"/>
              <w:szCs w:val="21"/>
            </w:rPr>
            <w:delText>寻找</w:delText>
          </w:r>
        </w:del>
      </w:ins>
      <w:del w:id="711" w:author="Lianghui Ding" w:date="2025-11-09T14:15:00Z">
        <w:r w:rsidRPr="00CD4915" w:rsidDel="000F2EA3">
          <w:rPr>
            <w:rFonts w:ascii="宋体" w:hAnsi="宋体" w:hint="eastAsia"/>
            <w:color w:val="000000"/>
            <w:sz w:val="21"/>
            <w:szCs w:val="21"/>
          </w:rPr>
          <w:delText>规划</w:delText>
        </w:r>
      </w:del>
    </w:p>
    <w:p w14:paraId="4C5803C6" w14:textId="074A769F" w:rsidR="00CD4915" w:rsidDel="00A64722" w:rsidRDefault="00D4645F" w:rsidP="000F4F18">
      <w:pPr>
        <w:spacing w:line="360" w:lineRule="auto"/>
        <w:ind w:firstLineChars="196" w:firstLine="412"/>
        <w:rPr>
          <w:del w:id="712" w:author="运璐 何" w:date="2025-11-14T15:25:00Z"/>
          <w:color w:val="000000"/>
          <w:sz w:val="21"/>
          <w:szCs w:val="21"/>
        </w:rPr>
      </w:pPr>
      <w:ins w:id="713" w:author="运璐 何" w:date="2025-11-19T16:21:00Z">
        <w:r>
          <w:rPr>
            <w:rFonts w:hint="eastAsia"/>
            <w:color w:val="000000"/>
            <w:sz w:val="21"/>
            <w:szCs w:val="21"/>
          </w:rPr>
          <w:t>在全局路径采样过程中，</w:t>
        </w:r>
      </w:ins>
      <w:ins w:id="714" w:author="Lianghui Ding" w:date="2025-11-09T14:04:00Z">
        <w:del w:id="715" w:author="运璐 何" w:date="2025-11-14T15:25:00Z">
          <w:r w:rsidR="007A6F29" w:rsidDel="00A64722">
            <w:rPr>
              <w:rFonts w:hint="eastAsia"/>
              <w:color w:val="000000"/>
              <w:sz w:val="21"/>
              <w:szCs w:val="21"/>
            </w:rPr>
            <w:delText>设</w:delText>
          </w:r>
        </w:del>
      </w:ins>
      <w:del w:id="716" w:author="运璐 何" w:date="2025-11-14T15:25:00Z">
        <w:r w:rsidR="00CD4915" w:rsidRPr="00CD4915" w:rsidDel="00A64722">
          <w:rPr>
            <w:color w:val="000000"/>
            <w:sz w:val="21"/>
            <w:szCs w:val="21"/>
          </w:rPr>
          <w:delText>系统首先根据无人机在初始时刻的空间分布和</w:delText>
        </w:r>
        <w:r w:rsidR="00CD4915" w:rsidDel="00A64722">
          <w:rPr>
            <w:rFonts w:hint="eastAsia"/>
            <w:color w:val="000000"/>
            <w:sz w:val="21"/>
            <w:szCs w:val="21"/>
          </w:rPr>
          <w:delText>给定的簇数量</w:delText>
        </w:r>
        <w:r w:rsidR="00CD4915" w:rsidRPr="00CD4915" w:rsidDel="00A64722">
          <w:rPr>
            <w:color w:val="000000"/>
            <w:sz w:val="21"/>
            <w:szCs w:val="21"/>
          </w:rPr>
          <w:delText>进行分簇，</w:delText>
        </w:r>
        <w:r w:rsidR="002A1DDD" w:rsidRPr="002A1DDD" w:rsidDel="00A64722">
          <w:rPr>
            <w:color w:val="000000"/>
            <w:sz w:val="21"/>
            <w:szCs w:val="21"/>
          </w:rPr>
          <w:delText>每个无</w:delText>
        </w:r>
        <w:commentRangeStart w:id="717"/>
        <w:commentRangeStart w:id="718"/>
        <w:r w:rsidR="002A1DDD" w:rsidRPr="002A1DDD" w:rsidDel="00A64722">
          <w:rPr>
            <w:color w:val="000000"/>
            <w:sz w:val="21"/>
            <w:szCs w:val="21"/>
          </w:rPr>
          <w:delText>人机固定属</w:delText>
        </w:r>
        <w:r w:rsidR="002A1DDD" w:rsidDel="00A64722">
          <w:rPr>
            <w:rFonts w:hint="eastAsia"/>
            <w:color w:val="000000"/>
            <w:sz w:val="21"/>
            <w:szCs w:val="21"/>
          </w:rPr>
          <w:delText>于对应的</w:delText>
        </w:r>
        <w:r w:rsidR="002A1DDD" w:rsidRPr="002A1DDD" w:rsidDel="00A64722">
          <w:rPr>
            <w:color w:val="000000"/>
            <w:sz w:val="21"/>
            <w:szCs w:val="21"/>
          </w:rPr>
          <w:delText>簇</w:delText>
        </w:r>
        <w:r w:rsidR="002A1DDD" w:rsidDel="00A64722">
          <w:rPr>
            <w:rFonts w:hint="eastAsia"/>
            <w:color w:val="000000"/>
            <w:sz w:val="21"/>
            <w:szCs w:val="21"/>
          </w:rPr>
          <w:delText xml:space="preserve"> </w:delText>
        </w:r>
      </w:del>
      <m:oMath>
        <m:sSub>
          <m:sSubPr>
            <m:ctrlPr>
              <w:del w:id="719" w:author="运璐 何" w:date="2025-11-14T15:25:00Z">
                <w:rPr>
                  <w:rFonts w:ascii="Cambria Math" w:hAnsi="Cambria Math"/>
                  <w:i/>
                  <w:color w:val="000000"/>
                  <w:sz w:val="21"/>
                  <w:szCs w:val="21"/>
                </w:rPr>
              </w:del>
            </m:ctrlPr>
          </m:sSubPr>
          <m:e>
            <m:r>
              <w:del w:id="720" w:author="运璐 何" w:date="2025-11-14T15:25:00Z">
                <w:rPr>
                  <w:rFonts w:ascii="Cambria Math" w:hAnsi="Cambria Math"/>
                  <w:color w:val="000000"/>
                  <w:sz w:val="21"/>
                  <w:szCs w:val="21"/>
                </w:rPr>
                <m:t>C</m:t>
              </w:del>
            </m:r>
          </m:e>
          <m:sub>
            <m:r>
              <w:del w:id="721" w:author="运璐 何" w:date="2025-11-14T15:25:00Z">
                <w:rPr>
                  <w:rFonts w:ascii="Cambria Math" w:hAnsi="Cambria Math"/>
                  <w:color w:val="000000"/>
                  <w:sz w:val="21"/>
                  <w:szCs w:val="21"/>
                </w:rPr>
                <m:t>i</m:t>
              </w:del>
            </m:r>
          </m:sub>
        </m:sSub>
        <w:commentRangeEnd w:id="717"/>
        <m:r>
          <w:del w:id="722" w:author="运璐 何" w:date="2025-11-14T15:25:00Z">
            <m:rPr>
              <m:sty m:val="p"/>
            </m:rPr>
            <w:rPr>
              <w:rStyle w:val="ac"/>
            </w:rPr>
            <w:commentReference w:id="717"/>
          </w:del>
        </m:r>
        <w:commentRangeEnd w:id="718"/>
        <m:r>
          <w:del w:id="723" w:author="运璐 何" w:date="2025-11-14T15:25:00Z">
            <m:rPr>
              <m:sty m:val="p"/>
            </m:rPr>
            <w:rPr>
              <w:rStyle w:val="ac"/>
            </w:rPr>
            <w:commentReference w:id="718"/>
          </w:del>
        </m:r>
      </m:oMath>
      <w:del w:id="724" w:author="运璐 何" w:date="2025-11-14T15:25:00Z">
        <w:r w:rsidR="002A1DDD" w:rsidRPr="002A1DDD" w:rsidDel="00A64722">
          <w:rPr>
            <w:color w:val="000000"/>
            <w:sz w:val="21"/>
            <w:szCs w:val="21"/>
          </w:rPr>
          <w:delText>，在整</w:delText>
        </w:r>
        <w:r w:rsidR="002A1DDD" w:rsidDel="00A64722">
          <w:rPr>
            <w:rFonts w:hint="eastAsia"/>
            <w:color w:val="000000"/>
            <w:sz w:val="21"/>
            <w:szCs w:val="21"/>
          </w:rPr>
          <w:delText>个规划</w:delText>
        </w:r>
        <w:r w:rsidR="002A1DDD" w:rsidRPr="002A1DDD" w:rsidDel="00A64722">
          <w:rPr>
            <w:color w:val="000000"/>
            <w:sz w:val="21"/>
            <w:szCs w:val="21"/>
          </w:rPr>
          <w:delText>过程中簇划分保持不变</w:delText>
        </w:r>
        <w:r w:rsidR="002A1DDD" w:rsidDel="00A64722">
          <w:rPr>
            <w:rFonts w:hint="eastAsia"/>
            <w:color w:val="000000"/>
            <w:sz w:val="21"/>
            <w:szCs w:val="21"/>
          </w:rPr>
          <w:delText>。</w:delText>
        </w:r>
        <w:commentRangeStart w:id="725"/>
        <w:commentRangeStart w:id="726"/>
        <w:r w:rsidR="002A1DDD" w:rsidRPr="002A1DDD" w:rsidDel="00A64722">
          <w:rPr>
            <w:color w:val="000000"/>
            <w:sz w:val="21"/>
            <w:szCs w:val="21"/>
          </w:rPr>
          <w:delText>各簇由虚拟簇中心</w:delText>
        </w:r>
        <w:r w:rsidR="001B5999" w:rsidDel="00A64722">
          <w:rPr>
            <w:rFonts w:hint="eastAsia"/>
            <w:color w:val="000000"/>
            <w:sz w:val="21"/>
            <w:szCs w:val="21"/>
          </w:rPr>
          <w:delText>——簇内无人机的平均中心位置作为起始点</w:delText>
        </w:r>
        <w:r w:rsidR="00FA4795" w:rsidDel="00A64722">
          <w:rPr>
            <w:rFonts w:hint="eastAsia"/>
            <w:color w:val="000000"/>
            <w:sz w:val="21"/>
            <w:szCs w:val="21"/>
          </w:rPr>
          <w:delText>，虚拟簇目标——簇内无人机平均目标位置为目标点</w:delText>
        </w:r>
        <w:r w:rsidR="002A1DDD" w:rsidRPr="002A1DDD" w:rsidDel="00A64722">
          <w:rPr>
            <w:color w:val="000000"/>
            <w:sz w:val="21"/>
            <w:szCs w:val="21"/>
          </w:rPr>
          <w:delText>执行全局路径规划，</w:delText>
        </w:r>
        <w:commentRangeEnd w:id="725"/>
        <w:r w:rsidR="00B85242" w:rsidDel="00A64722">
          <w:rPr>
            <w:rStyle w:val="ac"/>
          </w:rPr>
          <w:commentReference w:id="725"/>
        </w:r>
        <w:commentRangeEnd w:id="726"/>
        <w:r w:rsidR="004046E3" w:rsidDel="00A64722">
          <w:rPr>
            <w:rStyle w:val="ac"/>
          </w:rPr>
          <w:commentReference w:id="726"/>
        </w:r>
        <w:r w:rsidR="002A1DDD" w:rsidRPr="002A1DDD" w:rsidDel="00A64722">
          <w:rPr>
            <w:color w:val="000000"/>
            <w:sz w:val="21"/>
            <w:szCs w:val="21"/>
          </w:rPr>
          <w:delText>而簇内成员在局部控制层根据规划结果进行跟随与避障，从而实现</w:delText>
        </w:r>
        <w:r w:rsidR="002A1DDD" w:rsidRPr="002A1DDD" w:rsidDel="00A64722">
          <w:rPr>
            <w:color w:val="000000"/>
            <w:sz w:val="21"/>
            <w:szCs w:val="21"/>
          </w:rPr>
          <w:delText>“</w:delText>
        </w:r>
        <w:r w:rsidR="002A1DDD" w:rsidRPr="002A1DDD" w:rsidDel="00A64722">
          <w:rPr>
            <w:color w:val="000000"/>
            <w:sz w:val="21"/>
            <w:szCs w:val="21"/>
          </w:rPr>
          <w:delText>全局引导</w:delText>
        </w:r>
        <w:r w:rsidR="002A1DDD" w:rsidRPr="002A1DDD" w:rsidDel="00A64722">
          <w:rPr>
            <w:color w:val="000000"/>
            <w:sz w:val="21"/>
            <w:szCs w:val="21"/>
          </w:rPr>
          <w:delText xml:space="preserve"> + </w:delText>
        </w:r>
        <w:r w:rsidR="002A1DDD" w:rsidRPr="002A1DDD" w:rsidDel="00A64722">
          <w:rPr>
            <w:color w:val="000000"/>
            <w:sz w:val="21"/>
            <w:szCs w:val="21"/>
          </w:rPr>
          <w:delText>局部跟随</w:delText>
        </w:r>
        <w:r w:rsidR="002A1DDD" w:rsidRPr="002A1DDD" w:rsidDel="00A64722">
          <w:rPr>
            <w:color w:val="000000"/>
            <w:sz w:val="21"/>
            <w:szCs w:val="21"/>
          </w:rPr>
          <w:delText>”</w:delText>
        </w:r>
        <w:r w:rsidR="002A1DDD" w:rsidRPr="002A1DDD" w:rsidDel="00A64722">
          <w:rPr>
            <w:color w:val="000000"/>
            <w:sz w:val="21"/>
            <w:szCs w:val="21"/>
          </w:rPr>
          <w:delText>的分层控制结构。</w:delText>
        </w:r>
      </w:del>
    </w:p>
    <w:p w14:paraId="65011485" w14:textId="6B321E1A" w:rsidR="001B5999" w:rsidDel="00A64722" w:rsidRDefault="00CE58ED" w:rsidP="000309B8">
      <w:pPr>
        <w:spacing w:line="360" w:lineRule="auto"/>
        <w:ind w:firstLineChars="196" w:firstLine="412"/>
        <w:rPr>
          <w:del w:id="727" w:author="运璐 何" w:date="2025-11-14T15:25:00Z"/>
          <w:color w:val="000000"/>
          <w:sz w:val="21"/>
          <w:szCs w:val="21"/>
        </w:rPr>
      </w:pPr>
      <w:commentRangeStart w:id="728"/>
      <w:commentRangeStart w:id="729"/>
      <w:del w:id="730" w:author="运璐 何" w:date="2025-11-14T15:25:00Z">
        <w:r w:rsidDel="00A64722">
          <w:rPr>
            <w:rFonts w:hint="eastAsia"/>
            <w:color w:val="000000"/>
            <w:sz w:val="21"/>
            <w:szCs w:val="21"/>
          </w:rPr>
          <w:delText>对于单个簇，</w:delText>
        </w:r>
        <w:r w:rsidR="001B5999" w:rsidDel="00A64722">
          <w:rPr>
            <w:rFonts w:hint="eastAsia"/>
            <w:color w:val="000000"/>
            <w:sz w:val="21"/>
            <w:szCs w:val="21"/>
          </w:rPr>
          <w:delText>采用</w:delText>
        </w:r>
        <w:r w:rsidR="001B5999" w:rsidDel="00A64722">
          <w:rPr>
            <w:rFonts w:hint="eastAsia"/>
            <w:color w:val="000000"/>
            <w:sz w:val="21"/>
            <w:szCs w:val="21"/>
          </w:rPr>
          <w:delText>R</w:delText>
        </w:r>
        <w:r w:rsidR="001B5999" w:rsidDel="00A64722">
          <w:rPr>
            <w:color w:val="000000"/>
            <w:sz w:val="21"/>
            <w:szCs w:val="21"/>
          </w:rPr>
          <w:delText>RT*</w:delText>
        </w:r>
        <w:r w:rsidDel="00A64722">
          <w:rPr>
            <w:color w:val="000000"/>
            <w:sz w:val="21"/>
            <w:szCs w:val="21"/>
          </w:rPr>
          <w:delText xml:space="preserve"> </w:delText>
        </w:r>
        <w:r w:rsidR="001B5999" w:rsidDel="00A64722">
          <w:rPr>
            <w:rFonts w:hint="eastAsia"/>
            <w:color w:val="000000"/>
            <w:sz w:val="21"/>
            <w:szCs w:val="21"/>
          </w:rPr>
          <w:delText>算法为</w:delText>
        </w:r>
        <w:r w:rsidDel="00A64722">
          <w:rPr>
            <w:rFonts w:hint="eastAsia"/>
            <w:color w:val="000000"/>
            <w:sz w:val="21"/>
            <w:szCs w:val="21"/>
          </w:rPr>
          <w:delText>每个</w:delText>
        </w:r>
        <w:r w:rsidR="001B5999" w:rsidDel="00A64722">
          <w:rPr>
            <w:rFonts w:hint="eastAsia"/>
            <w:color w:val="000000"/>
            <w:sz w:val="21"/>
            <w:szCs w:val="21"/>
          </w:rPr>
          <w:delText>簇</w:delText>
        </w:r>
        <w:r w:rsidDel="00A64722">
          <w:rPr>
            <w:rFonts w:hint="eastAsia"/>
            <w:color w:val="000000"/>
            <w:sz w:val="21"/>
            <w:szCs w:val="21"/>
          </w:rPr>
          <w:delText>独立</w:delText>
        </w:r>
        <w:r w:rsidR="001B5999" w:rsidDel="00A64722">
          <w:rPr>
            <w:rFonts w:hint="eastAsia"/>
            <w:color w:val="000000"/>
            <w:sz w:val="21"/>
            <w:szCs w:val="21"/>
          </w:rPr>
          <w:delText>执行全局路径规划。</w:delText>
        </w:r>
        <w:r w:rsidDel="00A64722">
          <w:rPr>
            <w:rFonts w:hint="eastAsia"/>
            <w:color w:val="000000"/>
            <w:sz w:val="21"/>
            <w:szCs w:val="21"/>
          </w:rPr>
          <w:delText>R</w:delText>
        </w:r>
        <w:r w:rsidDel="00A64722">
          <w:rPr>
            <w:color w:val="000000"/>
            <w:sz w:val="21"/>
            <w:szCs w:val="21"/>
          </w:rPr>
          <w:delText>RT*</w:delText>
        </w:r>
        <w:r w:rsidDel="00A64722">
          <w:rPr>
            <w:rFonts w:hint="eastAsia"/>
            <w:color w:val="000000"/>
            <w:sz w:val="21"/>
            <w:szCs w:val="21"/>
          </w:rPr>
          <w:delText>算法</w:delText>
        </w:r>
        <w:r w:rsidR="000309B8" w:rsidRPr="00A9585A" w:rsidDel="00A64722">
          <w:rPr>
            <w:rFonts w:hint="eastAsia"/>
            <w:color w:val="000000"/>
            <w:sz w:val="21"/>
            <w:szCs w:val="21"/>
          </w:rPr>
          <w:delText>通过在状态空间内进行随机采样，不断扩展树结构以逐渐逼近目标点，同时通过重连操作优化路径的代价</w:delText>
        </w:r>
        <w:r w:rsidR="00FA4795" w:rsidDel="00A64722">
          <w:rPr>
            <w:rFonts w:hint="eastAsia"/>
            <w:color w:val="000000"/>
            <w:sz w:val="21"/>
            <w:szCs w:val="21"/>
          </w:rPr>
          <w:delText>完成有效的路径搜索</w:delText>
        </w:r>
        <w:r w:rsidR="000309B8" w:rsidRPr="00A9585A" w:rsidDel="00A64722">
          <w:rPr>
            <w:rFonts w:hint="eastAsia"/>
            <w:color w:val="000000"/>
            <w:sz w:val="21"/>
            <w:szCs w:val="21"/>
          </w:rPr>
          <w:delText>。</w:delText>
        </w:r>
        <w:commentRangeEnd w:id="728"/>
        <w:r w:rsidR="003E62EB" w:rsidDel="00A64722">
          <w:rPr>
            <w:rStyle w:val="ac"/>
          </w:rPr>
          <w:commentReference w:id="728"/>
        </w:r>
        <w:commentRangeEnd w:id="729"/>
        <w:r w:rsidR="004046E3" w:rsidDel="00A64722">
          <w:rPr>
            <w:rStyle w:val="ac"/>
          </w:rPr>
          <w:commentReference w:id="729"/>
        </w:r>
        <w:commentRangeStart w:id="731"/>
        <w:commentRangeStart w:id="732"/>
        <w:r w:rsidDel="00A64722">
          <w:rPr>
            <w:rFonts w:hint="eastAsia"/>
            <w:color w:val="000000"/>
            <w:sz w:val="21"/>
            <w:szCs w:val="21"/>
          </w:rPr>
          <w:delText>具体的，在本文所研究的场景中，</w:delText>
        </w:r>
        <w:r w:rsidR="00FA4795" w:rsidDel="00A64722">
          <w:rPr>
            <w:rFonts w:hint="eastAsia"/>
            <w:color w:val="000000"/>
            <w:sz w:val="21"/>
            <w:szCs w:val="21"/>
          </w:rPr>
          <w:delText>在</w:delText>
        </w:r>
        <w:r w:rsidDel="00A64722">
          <w:rPr>
            <w:rFonts w:hint="eastAsia"/>
            <w:color w:val="000000"/>
            <w:sz w:val="21"/>
            <w:szCs w:val="21"/>
          </w:rPr>
          <w:delText>单个簇规划开始时，循环</w:delText>
        </w:r>
        <w:r w:rsidR="00FA4795" w:rsidDel="00A64722">
          <w:rPr>
            <w:rFonts w:hint="eastAsia"/>
            <w:color w:val="000000"/>
            <w:sz w:val="21"/>
            <w:szCs w:val="21"/>
          </w:rPr>
          <w:delText>地</w:delText>
        </w:r>
        <w:r w:rsidR="000309B8" w:rsidRPr="00A9585A" w:rsidDel="00A64722">
          <w:rPr>
            <w:rFonts w:hint="eastAsia"/>
            <w:color w:val="000000"/>
            <w:sz w:val="21"/>
            <w:szCs w:val="21"/>
          </w:rPr>
          <w:delText>从</w:delText>
        </w:r>
        <w:r w:rsidDel="00A64722">
          <w:rPr>
            <w:rFonts w:hint="eastAsia"/>
            <w:color w:val="000000"/>
            <w:sz w:val="21"/>
            <w:szCs w:val="21"/>
          </w:rPr>
          <w:delText>场景地图中以一定概率</w:delText>
        </w:r>
        <w:r w:rsidR="000309B8" w:rsidRPr="00A9585A" w:rsidDel="00A64722">
          <w:rPr>
            <w:rFonts w:hint="eastAsia"/>
            <w:color w:val="000000"/>
            <w:sz w:val="21"/>
            <w:szCs w:val="21"/>
          </w:rPr>
          <w:delText>随机采样</w:delText>
        </w:r>
        <w:r w:rsidDel="00A64722">
          <w:rPr>
            <w:rFonts w:hint="eastAsia"/>
            <w:color w:val="000000"/>
            <w:sz w:val="21"/>
            <w:szCs w:val="21"/>
          </w:rPr>
          <w:delText>坐标点</w:delText>
        </w:r>
        <w:r w:rsidR="000309B8" w:rsidRPr="00A9585A" w:rsidDel="00A64722">
          <w:rPr>
            <w:rFonts w:hint="eastAsia"/>
            <w:color w:val="000000"/>
            <w:sz w:val="21"/>
            <w:szCs w:val="21"/>
          </w:rPr>
          <w:delText xml:space="preserve"> </w:delText>
        </w:r>
      </w:del>
      <m:oMath>
        <m:sSub>
          <m:sSubPr>
            <m:ctrlPr>
              <w:del w:id="733" w:author="运璐 何" w:date="2025-11-14T15:25:00Z">
                <w:rPr>
                  <w:rFonts w:ascii="Cambria Math" w:hAnsi="Cambria Math" w:hint="eastAsia"/>
                  <w:color w:val="000000"/>
                  <w:sz w:val="21"/>
                  <w:szCs w:val="21"/>
                </w:rPr>
              </w:del>
            </m:ctrlPr>
          </m:sSubPr>
          <m:e>
            <m:r>
              <w:del w:id="734" w:author="运璐 何" w:date="2025-11-14T15:25:00Z">
                <w:rPr>
                  <w:rFonts w:ascii="Cambria Math" w:hAnsi="Cambria Math" w:hint="eastAsia"/>
                  <w:color w:val="000000"/>
                  <w:sz w:val="21"/>
                  <w:szCs w:val="21"/>
                </w:rPr>
                <m:t>x</m:t>
              </w:del>
            </m:r>
          </m:e>
          <m:sub>
            <m:r>
              <w:del w:id="735" w:author="运璐 何" w:date="2025-11-14T15:25:00Z">
                <w:rPr>
                  <w:rFonts w:ascii="Cambria Math" w:hAnsi="Cambria Math" w:hint="eastAsia"/>
                  <w:color w:val="000000"/>
                  <w:sz w:val="21"/>
                  <w:szCs w:val="21"/>
                </w:rPr>
                <m:t>rand</m:t>
              </w:del>
            </m:r>
          </m:sub>
        </m:sSub>
      </m:oMath>
      <w:del w:id="736" w:author="运璐 何" w:date="2025-11-14T15:25:00Z">
        <w:r w:rsidDel="00A64722">
          <w:rPr>
            <w:rFonts w:hint="eastAsia"/>
            <w:color w:val="000000"/>
            <w:sz w:val="21"/>
            <w:szCs w:val="21"/>
          </w:rPr>
          <w:delText>，</w:delText>
        </w:r>
        <w:r w:rsidR="00FA4795" w:rsidDel="00A64722">
          <w:rPr>
            <w:rFonts w:hint="eastAsia"/>
            <w:color w:val="000000"/>
            <w:sz w:val="21"/>
            <w:szCs w:val="21"/>
          </w:rPr>
          <w:delText>或</w:delText>
        </w:r>
        <w:r w:rsidDel="00A64722">
          <w:rPr>
            <w:rFonts w:hint="eastAsia"/>
            <w:color w:val="000000"/>
            <w:sz w:val="21"/>
            <w:szCs w:val="21"/>
          </w:rPr>
          <w:delText>直接采样该簇对应的目标点</w:delText>
        </w:r>
        <w:r w:rsidR="000309B8" w:rsidRPr="00A9585A" w:rsidDel="00A64722">
          <w:rPr>
            <w:rFonts w:hint="eastAsia"/>
            <w:color w:val="000000"/>
            <w:sz w:val="21"/>
            <w:szCs w:val="21"/>
          </w:rPr>
          <w:delText>，</w:delText>
        </w:r>
        <w:r w:rsidDel="00A64722">
          <w:rPr>
            <w:rFonts w:hint="eastAsia"/>
            <w:color w:val="000000"/>
            <w:sz w:val="21"/>
            <w:szCs w:val="21"/>
          </w:rPr>
          <w:delText>然后在</w:delText>
        </w:r>
        <w:r w:rsidR="000309B8" w:rsidRPr="00A9585A" w:rsidDel="00A64722">
          <w:rPr>
            <w:rFonts w:hint="eastAsia"/>
            <w:color w:val="000000"/>
            <w:sz w:val="21"/>
            <w:szCs w:val="21"/>
          </w:rPr>
          <w:delText>当前</w:delText>
        </w:r>
        <w:r w:rsidDel="00A64722">
          <w:rPr>
            <w:rFonts w:hint="eastAsia"/>
            <w:color w:val="000000"/>
            <w:sz w:val="21"/>
            <w:szCs w:val="21"/>
          </w:rPr>
          <w:delText>已采样</w:delText>
        </w:r>
        <w:r w:rsidR="000309B8" w:rsidRPr="00A9585A" w:rsidDel="00A64722">
          <w:rPr>
            <w:rFonts w:hint="eastAsia"/>
            <w:color w:val="000000"/>
            <w:sz w:val="21"/>
            <w:szCs w:val="21"/>
          </w:rPr>
          <w:delText>树</w:delText>
        </w:r>
        <w:r w:rsidR="000309B8" w:rsidRPr="00A9585A" w:rsidDel="00A64722">
          <w:rPr>
            <w:rFonts w:hint="eastAsia"/>
            <w:color w:val="000000"/>
            <w:sz w:val="21"/>
            <w:szCs w:val="21"/>
          </w:rPr>
          <w:delText xml:space="preserve"> </w:delText>
        </w:r>
      </w:del>
      <m:oMath>
        <m:r>
          <w:del w:id="737" w:author="运璐 何" w:date="2025-11-14T15:25:00Z">
            <m:rPr>
              <m:scr m:val="script"/>
              <m:sty m:val="p"/>
            </m:rPr>
            <w:rPr>
              <w:rFonts w:ascii="Cambria Math" w:hAnsi="Cambria Math" w:hint="eastAsia"/>
              <w:color w:val="000000"/>
              <w:sz w:val="21"/>
              <w:szCs w:val="21"/>
            </w:rPr>
            <m:t>T</m:t>
          </w:del>
        </m:r>
      </m:oMath>
      <w:del w:id="738" w:author="运璐 何" w:date="2025-11-14T15:25:00Z">
        <w:r w:rsidR="000309B8" w:rsidRPr="00A9585A" w:rsidDel="00A64722">
          <w:rPr>
            <w:rFonts w:hint="eastAsia"/>
            <w:color w:val="000000"/>
            <w:sz w:val="21"/>
            <w:szCs w:val="21"/>
          </w:rPr>
          <w:delText xml:space="preserve"> </w:delText>
        </w:r>
        <w:r w:rsidR="000309B8" w:rsidRPr="00A9585A" w:rsidDel="00A64722">
          <w:rPr>
            <w:rFonts w:hint="eastAsia"/>
            <w:color w:val="000000"/>
            <w:sz w:val="21"/>
            <w:szCs w:val="21"/>
          </w:rPr>
          <w:delText>中</w:delText>
        </w:r>
        <w:r w:rsidDel="00A64722">
          <w:rPr>
            <w:rFonts w:hint="eastAsia"/>
            <w:color w:val="000000"/>
            <w:sz w:val="21"/>
            <w:szCs w:val="21"/>
          </w:rPr>
          <w:delText>找到</w:delText>
        </w:r>
        <w:r w:rsidR="000309B8" w:rsidRPr="00A9585A" w:rsidDel="00A64722">
          <w:rPr>
            <w:rFonts w:hint="eastAsia"/>
            <w:color w:val="000000"/>
            <w:sz w:val="21"/>
            <w:szCs w:val="21"/>
          </w:rPr>
          <w:delText>距离</w:delText>
        </w:r>
        <w:r w:rsidR="000309B8" w:rsidRPr="00A9585A" w:rsidDel="00A64722">
          <w:rPr>
            <w:rFonts w:hint="eastAsia"/>
            <w:color w:val="000000"/>
            <w:sz w:val="21"/>
            <w:szCs w:val="21"/>
          </w:rPr>
          <w:delText xml:space="preserve"> </w:delText>
        </w:r>
      </w:del>
      <m:oMath>
        <m:sSub>
          <m:sSubPr>
            <m:ctrlPr>
              <w:del w:id="739" w:author="运璐 何" w:date="2025-11-14T15:25:00Z">
                <w:rPr>
                  <w:rFonts w:ascii="Cambria Math" w:hAnsi="Cambria Math" w:hint="eastAsia"/>
                  <w:color w:val="000000"/>
                  <w:sz w:val="21"/>
                  <w:szCs w:val="21"/>
                </w:rPr>
              </w:del>
            </m:ctrlPr>
          </m:sSubPr>
          <m:e>
            <m:r>
              <w:del w:id="740" w:author="运璐 何" w:date="2025-11-14T15:25:00Z">
                <w:rPr>
                  <w:rFonts w:ascii="Cambria Math" w:hAnsi="Cambria Math" w:hint="eastAsia"/>
                  <w:color w:val="000000"/>
                  <w:sz w:val="21"/>
                  <w:szCs w:val="21"/>
                </w:rPr>
                <m:t>x</m:t>
              </w:del>
            </m:r>
          </m:e>
          <m:sub>
            <m:r>
              <w:del w:id="741" w:author="运璐 何" w:date="2025-11-14T15:25:00Z">
                <w:rPr>
                  <w:rFonts w:ascii="Cambria Math" w:hAnsi="Cambria Math" w:hint="eastAsia"/>
                  <w:color w:val="000000"/>
                  <w:sz w:val="21"/>
                  <w:szCs w:val="21"/>
                </w:rPr>
                <m:t>rand</m:t>
              </w:del>
            </m:r>
          </m:sub>
        </m:sSub>
      </m:oMath>
      <w:del w:id="742" w:author="运璐 何" w:date="2025-11-14T15:25:00Z">
        <w:r w:rsidR="000309B8" w:rsidRPr="00A9585A" w:rsidDel="00A64722">
          <w:rPr>
            <w:rFonts w:hint="eastAsia"/>
            <w:color w:val="000000"/>
            <w:sz w:val="21"/>
            <w:szCs w:val="21"/>
          </w:rPr>
          <w:delText xml:space="preserve"> </w:delText>
        </w:r>
        <w:r w:rsidR="000309B8" w:rsidRPr="00A9585A" w:rsidDel="00A64722">
          <w:rPr>
            <w:rFonts w:hint="eastAsia"/>
            <w:color w:val="000000"/>
            <w:sz w:val="21"/>
            <w:szCs w:val="21"/>
          </w:rPr>
          <w:delText>最近的</w:delText>
        </w:r>
        <w:r w:rsidDel="00A64722">
          <w:rPr>
            <w:rFonts w:hint="eastAsia"/>
            <w:color w:val="000000"/>
            <w:sz w:val="21"/>
            <w:szCs w:val="21"/>
          </w:rPr>
          <w:delText>坐标</w:delText>
        </w:r>
        <w:r w:rsidR="000309B8" w:rsidRPr="00A9585A" w:rsidDel="00A64722">
          <w:rPr>
            <w:rFonts w:hint="eastAsia"/>
            <w:color w:val="000000"/>
            <w:sz w:val="21"/>
            <w:szCs w:val="21"/>
          </w:rPr>
          <w:delText>点</w:delText>
        </w:r>
        <w:r w:rsidR="000309B8" w:rsidRPr="00A9585A" w:rsidDel="00A64722">
          <w:rPr>
            <w:rFonts w:hint="eastAsia"/>
            <w:color w:val="000000"/>
            <w:sz w:val="21"/>
            <w:szCs w:val="21"/>
          </w:rPr>
          <w:delText xml:space="preserve"> </w:delText>
        </w:r>
      </w:del>
      <m:oMath>
        <m:sSub>
          <m:sSubPr>
            <m:ctrlPr>
              <w:del w:id="743" w:author="运璐 何" w:date="2025-11-14T15:25:00Z">
                <w:rPr>
                  <w:rFonts w:ascii="Cambria Math" w:hAnsi="Cambria Math" w:hint="eastAsia"/>
                  <w:color w:val="000000"/>
                  <w:sz w:val="21"/>
                  <w:szCs w:val="21"/>
                </w:rPr>
              </w:del>
            </m:ctrlPr>
          </m:sSubPr>
          <m:e>
            <m:r>
              <w:del w:id="744" w:author="运璐 何" w:date="2025-11-14T15:25:00Z">
                <w:rPr>
                  <w:rFonts w:ascii="Cambria Math" w:hAnsi="Cambria Math" w:hint="eastAsia"/>
                  <w:color w:val="000000"/>
                  <w:sz w:val="21"/>
                  <w:szCs w:val="21"/>
                </w:rPr>
                <m:t>x</m:t>
              </w:del>
            </m:r>
          </m:e>
          <m:sub>
            <m:r>
              <w:del w:id="745" w:author="运璐 何" w:date="2025-11-14T15:25:00Z">
                <w:rPr>
                  <w:rFonts w:ascii="Cambria Math" w:hAnsi="Cambria Math" w:hint="eastAsia"/>
                  <w:color w:val="000000"/>
                  <w:sz w:val="21"/>
                  <w:szCs w:val="21"/>
                </w:rPr>
                <m:t>near</m:t>
              </w:del>
            </m:r>
          </m:sub>
        </m:sSub>
      </m:oMath>
      <w:del w:id="746" w:author="运璐 何" w:date="2025-11-14T15:25:00Z">
        <w:r w:rsidR="000309B8" w:rsidRPr="00A9585A" w:rsidDel="00A64722">
          <w:rPr>
            <w:rFonts w:hint="eastAsia"/>
            <w:color w:val="000000"/>
            <w:sz w:val="21"/>
            <w:szCs w:val="21"/>
          </w:rPr>
          <w:delText>，</w:delText>
        </w:r>
        <w:r w:rsidDel="00A64722">
          <w:rPr>
            <w:rFonts w:hint="eastAsia"/>
            <w:color w:val="000000"/>
            <w:sz w:val="21"/>
            <w:szCs w:val="21"/>
          </w:rPr>
          <w:delText>接着</w:delText>
        </w:r>
        <w:r w:rsidR="000309B8" w:rsidRPr="00A9585A" w:rsidDel="00A64722">
          <w:rPr>
            <w:rFonts w:hint="eastAsia"/>
            <w:color w:val="000000"/>
            <w:sz w:val="21"/>
            <w:szCs w:val="21"/>
          </w:rPr>
          <w:delText>按照</w:delText>
        </w:r>
        <w:r w:rsidDel="00A64722">
          <w:rPr>
            <w:rFonts w:hint="eastAsia"/>
            <w:color w:val="000000"/>
            <w:sz w:val="21"/>
            <w:szCs w:val="21"/>
          </w:rPr>
          <w:delText>系统的全局规划路径</w:delText>
        </w:r>
        <w:r w:rsidR="000309B8" w:rsidRPr="00A9585A" w:rsidDel="00A64722">
          <w:rPr>
            <w:rFonts w:hint="eastAsia"/>
            <w:color w:val="000000"/>
            <w:sz w:val="21"/>
            <w:szCs w:val="21"/>
          </w:rPr>
          <w:delText>步长</w:delText>
        </w:r>
        <w:r w:rsidR="000309B8" w:rsidRPr="00A9585A" w:rsidDel="00A64722">
          <w:rPr>
            <w:rFonts w:hint="eastAsia"/>
            <w:color w:val="000000"/>
            <w:sz w:val="21"/>
            <w:szCs w:val="21"/>
          </w:rPr>
          <w:delText xml:space="preserve"> </w:delText>
        </w:r>
      </w:del>
      <m:oMath>
        <m:r>
          <w:del w:id="747" w:author="运璐 何" w:date="2025-11-14T15:25:00Z">
            <w:rPr>
              <w:rFonts w:ascii="Cambria Math" w:hAnsi="Cambria Math" w:hint="eastAsia"/>
              <w:color w:val="000000"/>
              <w:sz w:val="21"/>
              <w:szCs w:val="21"/>
            </w:rPr>
            <m:t>Len</m:t>
          </w:del>
        </m:r>
      </m:oMath>
      <w:del w:id="748" w:author="运璐 何" w:date="2025-11-14T15:25:00Z">
        <w:r w:rsidR="000309B8" w:rsidRPr="00A9585A" w:rsidDel="00A64722">
          <w:rPr>
            <w:rFonts w:hint="eastAsia"/>
            <w:color w:val="000000"/>
            <w:sz w:val="21"/>
            <w:szCs w:val="21"/>
          </w:rPr>
          <w:delText xml:space="preserve"> </w:delText>
        </w:r>
        <w:r w:rsidR="000309B8" w:rsidRPr="00A9585A" w:rsidDel="00A64722">
          <w:rPr>
            <w:rFonts w:hint="eastAsia"/>
            <w:color w:val="000000"/>
            <w:sz w:val="21"/>
            <w:szCs w:val="21"/>
          </w:rPr>
          <w:delText>沿</w:delText>
        </w:r>
        <w:r w:rsidR="000309B8" w:rsidRPr="00A9585A" w:rsidDel="00A64722">
          <w:rPr>
            <w:rFonts w:hint="eastAsia"/>
            <w:color w:val="000000"/>
            <w:sz w:val="21"/>
            <w:szCs w:val="21"/>
          </w:rPr>
          <w:delText xml:space="preserve"> </w:delText>
        </w:r>
      </w:del>
      <m:oMath>
        <m:sSub>
          <m:sSubPr>
            <m:ctrlPr>
              <w:del w:id="749" w:author="运璐 何" w:date="2025-11-14T15:25:00Z">
                <w:rPr>
                  <w:rFonts w:ascii="Cambria Math" w:hAnsi="Cambria Math" w:hint="eastAsia"/>
                  <w:color w:val="000000"/>
                  <w:sz w:val="21"/>
                  <w:szCs w:val="21"/>
                </w:rPr>
              </w:del>
            </m:ctrlPr>
          </m:sSubPr>
          <m:e>
            <m:r>
              <w:del w:id="750" w:author="运璐 何" w:date="2025-11-14T15:25:00Z">
                <w:rPr>
                  <w:rFonts w:ascii="Cambria Math" w:hAnsi="Cambria Math" w:hint="eastAsia"/>
                  <w:color w:val="000000"/>
                  <w:sz w:val="21"/>
                  <w:szCs w:val="21"/>
                </w:rPr>
                <m:t>x</m:t>
              </w:del>
            </m:r>
          </m:e>
          <m:sub>
            <m:r>
              <w:del w:id="751" w:author="运璐 何" w:date="2025-11-14T15:25:00Z">
                <w:rPr>
                  <w:rFonts w:ascii="Cambria Math" w:hAnsi="Cambria Math" w:hint="eastAsia"/>
                  <w:color w:val="000000"/>
                  <w:sz w:val="21"/>
                  <w:szCs w:val="21"/>
                </w:rPr>
                <m:t>near</m:t>
              </w:del>
            </m:r>
          </m:sub>
        </m:sSub>
      </m:oMath>
      <w:del w:id="752" w:author="运璐 何" w:date="2025-11-14T15:25:00Z">
        <w:r w:rsidR="000309B8" w:rsidRPr="00A9585A" w:rsidDel="00A64722">
          <w:rPr>
            <w:rFonts w:hint="eastAsia"/>
            <w:color w:val="000000"/>
            <w:sz w:val="21"/>
            <w:szCs w:val="21"/>
          </w:rPr>
          <w:delText xml:space="preserve"> </w:delText>
        </w:r>
        <w:r w:rsidR="000309B8" w:rsidRPr="00A9585A" w:rsidDel="00A64722">
          <w:rPr>
            <w:rFonts w:hint="eastAsia"/>
            <w:color w:val="000000"/>
            <w:sz w:val="21"/>
            <w:szCs w:val="21"/>
          </w:rPr>
          <w:delText>指向</w:delText>
        </w:r>
        <w:r w:rsidR="000309B8" w:rsidRPr="00A9585A" w:rsidDel="00A64722">
          <w:rPr>
            <w:rFonts w:hint="eastAsia"/>
            <w:color w:val="000000"/>
            <w:sz w:val="21"/>
            <w:szCs w:val="21"/>
          </w:rPr>
          <w:delText xml:space="preserve"> </w:delText>
        </w:r>
      </w:del>
      <m:oMath>
        <m:sSub>
          <m:sSubPr>
            <m:ctrlPr>
              <w:del w:id="753" w:author="运璐 何" w:date="2025-11-14T15:25:00Z">
                <w:rPr>
                  <w:rFonts w:ascii="Cambria Math" w:hAnsi="Cambria Math" w:hint="eastAsia"/>
                  <w:color w:val="000000"/>
                  <w:sz w:val="21"/>
                  <w:szCs w:val="21"/>
                </w:rPr>
              </w:del>
            </m:ctrlPr>
          </m:sSubPr>
          <m:e>
            <m:r>
              <w:del w:id="754" w:author="运璐 何" w:date="2025-11-14T15:25:00Z">
                <w:rPr>
                  <w:rFonts w:ascii="Cambria Math" w:hAnsi="Cambria Math" w:hint="eastAsia"/>
                  <w:color w:val="000000"/>
                  <w:sz w:val="21"/>
                  <w:szCs w:val="21"/>
                </w:rPr>
                <m:t>x</m:t>
              </w:del>
            </m:r>
          </m:e>
          <m:sub>
            <m:r>
              <w:del w:id="755" w:author="运璐 何" w:date="2025-11-14T15:25:00Z">
                <w:rPr>
                  <w:rFonts w:ascii="Cambria Math" w:hAnsi="Cambria Math" w:hint="eastAsia"/>
                  <w:color w:val="000000"/>
                  <w:sz w:val="21"/>
                  <w:szCs w:val="21"/>
                </w:rPr>
                <m:t>rand</m:t>
              </w:del>
            </m:r>
          </m:sub>
        </m:sSub>
      </m:oMath>
      <w:del w:id="756" w:author="运璐 何" w:date="2025-11-14T15:25:00Z">
        <w:r w:rsidR="000309B8" w:rsidRPr="00A9585A" w:rsidDel="00A64722">
          <w:rPr>
            <w:rFonts w:hint="eastAsia"/>
            <w:color w:val="000000"/>
            <w:sz w:val="21"/>
            <w:szCs w:val="21"/>
          </w:rPr>
          <w:delText xml:space="preserve"> </w:delText>
        </w:r>
        <w:r w:rsidR="000309B8" w:rsidRPr="00A9585A" w:rsidDel="00A64722">
          <w:rPr>
            <w:rFonts w:hint="eastAsia"/>
            <w:color w:val="000000"/>
            <w:sz w:val="21"/>
            <w:szCs w:val="21"/>
          </w:rPr>
          <w:delText>的方向生成新</w:delText>
        </w:r>
        <w:r w:rsidDel="00A64722">
          <w:rPr>
            <w:rFonts w:hint="eastAsia"/>
            <w:color w:val="000000"/>
            <w:sz w:val="21"/>
            <w:szCs w:val="21"/>
          </w:rPr>
          <w:delText>坐标</w:delText>
        </w:r>
        <w:r w:rsidR="000309B8" w:rsidRPr="00A9585A" w:rsidDel="00A64722">
          <w:rPr>
            <w:rFonts w:hint="eastAsia"/>
            <w:color w:val="000000"/>
            <w:sz w:val="21"/>
            <w:szCs w:val="21"/>
          </w:rPr>
          <w:delText>点</w:delText>
        </w:r>
        <w:r w:rsidR="000309B8" w:rsidRPr="00A9585A" w:rsidDel="00A64722">
          <w:rPr>
            <w:rFonts w:hint="eastAsia"/>
            <w:color w:val="000000"/>
            <w:sz w:val="21"/>
            <w:szCs w:val="21"/>
          </w:rPr>
          <w:delText xml:space="preserve"> </w:delText>
        </w:r>
      </w:del>
      <m:oMath>
        <m:sSub>
          <m:sSubPr>
            <m:ctrlPr>
              <w:del w:id="757" w:author="运璐 何" w:date="2025-11-14T15:25:00Z">
                <w:rPr>
                  <w:rFonts w:ascii="Cambria Math" w:hAnsi="Cambria Math" w:hint="eastAsia"/>
                  <w:color w:val="000000"/>
                  <w:sz w:val="21"/>
                  <w:szCs w:val="21"/>
                </w:rPr>
              </w:del>
            </m:ctrlPr>
          </m:sSubPr>
          <m:e>
            <m:r>
              <w:del w:id="758" w:author="运璐 何" w:date="2025-11-14T15:25:00Z">
                <w:rPr>
                  <w:rFonts w:ascii="Cambria Math" w:hAnsi="Cambria Math" w:hint="eastAsia"/>
                  <w:color w:val="000000"/>
                  <w:sz w:val="21"/>
                  <w:szCs w:val="21"/>
                </w:rPr>
                <m:t>x</m:t>
              </w:del>
            </m:r>
          </m:e>
          <m:sub>
            <m:r>
              <w:del w:id="759" w:author="运璐 何" w:date="2025-11-14T15:25:00Z">
                <w:rPr>
                  <w:rFonts w:ascii="Cambria Math" w:hAnsi="Cambria Math" w:hint="eastAsia"/>
                  <w:color w:val="000000"/>
                  <w:sz w:val="21"/>
                  <w:szCs w:val="21"/>
                </w:rPr>
                <m:t>new</m:t>
              </w:del>
            </m:r>
          </m:sub>
        </m:sSub>
      </m:oMath>
      <w:del w:id="760" w:author="运璐 何" w:date="2025-11-14T15:25:00Z">
        <w:r w:rsidR="000309B8" w:rsidRPr="00A9585A" w:rsidDel="00A64722">
          <w:rPr>
            <w:rFonts w:hint="eastAsia"/>
            <w:color w:val="000000"/>
            <w:sz w:val="21"/>
            <w:szCs w:val="21"/>
          </w:rPr>
          <w:delText>。若</w:delText>
        </w:r>
        <w:r w:rsidR="000309B8" w:rsidRPr="00A9585A" w:rsidDel="00A64722">
          <w:rPr>
            <w:rFonts w:hint="eastAsia"/>
            <w:color w:val="000000"/>
            <w:sz w:val="21"/>
            <w:szCs w:val="21"/>
          </w:rPr>
          <w:delText xml:space="preserve"> </w:delText>
        </w:r>
      </w:del>
      <m:oMath>
        <m:d>
          <m:dPr>
            <m:begChr m:val="["/>
            <m:endChr m:val="]"/>
            <m:ctrlPr>
              <w:del w:id="761" w:author="运璐 何" w:date="2025-11-14T15:25:00Z">
                <w:rPr>
                  <w:rFonts w:ascii="Cambria Math" w:hAnsi="Cambria Math" w:hint="eastAsia"/>
                  <w:color w:val="000000"/>
                  <w:sz w:val="21"/>
                  <w:szCs w:val="21"/>
                </w:rPr>
              </w:del>
            </m:ctrlPr>
          </m:dPr>
          <m:e>
            <m:sSub>
              <m:sSubPr>
                <m:ctrlPr>
                  <w:del w:id="762" w:author="运璐 何" w:date="2025-11-14T15:25:00Z">
                    <w:rPr>
                      <w:rFonts w:ascii="Cambria Math" w:hAnsi="Cambria Math" w:hint="eastAsia"/>
                      <w:color w:val="000000"/>
                      <w:sz w:val="21"/>
                      <w:szCs w:val="21"/>
                    </w:rPr>
                  </w:del>
                </m:ctrlPr>
              </m:sSubPr>
              <m:e>
                <m:r>
                  <w:del w:id="763" w:author="运璐 何" w:date="2025-11-14T15:25:00Z">
                    <w:rPr>
                      <w:rFonts w:ascii="Cambria Math" w:hAnsi="Cambria Math" w:hint="eastAsia"/>
                      <w:color w:val="000000"/>
                      <w:sz w:val="21"/>
                      <w:szCs w:val="21"/>
                    </w:rPr>
                    <m:t>x</m:t>
                  </w:del>
                </m:r>
              </m:e>
              <m:sub>
                <m:r>
                  <w:del w:id="764" w:author="运璐 何" w:date="2025-11-14T15:25:00Z">
                    <w:rPr>
                      <w:rFonts w:ascii="Cambria Math" w:hAnsi="Cambria Math" w:hint="eastAsia"/>
                      <w:color w:val="000000"/>
                      <w:sz w:val="21"/>
                      <w:szCs w:val="21"/>
                    </w:rPr>
                    <m:t>near</m:t>
                  </w:del>
                </m:r>
              </m:sub>
            </m:sSub>
            <m:r>
              <w:del w:id="765" w:author="运璐 何" w:date="2025-11-14T15:25:00Z">
                <m:rPr>
                  <m:sty m:val="p"/>
                </m:rPr>
                <w:rPr>
                  <w:rFonts w:ascii="Cambria Math" w:hAnsi="Cambria Math" w:hint="eastAsia"/>
                  <w:color w:val="000000"/>
                  <w:sz w:val="21"/>
                  <w:szCs w:val="21"/>
                </w:rPr>
                <m:t>,</m:t>
              </w:del>
            </m:r>
            <m:sSub>
              <m:sSubPr>
                <m:ctrlPr>
                  <w:del w:id="766" w:author="运璐 何" w:date="2025-11-14T15:25:00Z">
                    <w:rPr>
                      <w:rFonts w:ascii="Cambria Math" w:hAnsi="Cambria Math" w:hint="eastAsia"/>
                      <w:color w:val="000000"/>
                      <w:sz w:val="21"/>
                      <w:szCs w:val="21"/>
                    </w:rPr>
                  </w:del>
                </m:ctrlPr>
              </m:sSubPr>
              <m:e>
                <m:r>
                  <w:del w:id="767" w:author="运璐 何" w:date="2025-11-14T15:25:00Z">
                    <w:rPr>
                      <w:rFonts w:ascii="Cambria Math" w:hAnsi="Cambria Math" w:hint="eastAsia"/>
                      <w:color w:val="000000"/>
                      <w:sz w:val="21"/>
                      <w:szCs w:val="21"/>
                    </w:rPr>
                    <m:t>x</m:t>
                  </w:del>
                </m:r>
              </m:e>
              <m:sub>
                <m:r>
                  <w:del w:id="768" w:author="运璐 何" w:date="2025-11-14T15:25:00Z">
                    <w:rPr>
                      <w:rFonts w:ascii="Cambria Math" w:hAnsi="Cambria Math" w:hint="eastAsia"/>
                      <w:color w:val="000000"/>
                      <w:sz w:val="21"/>
                      <w:szCs w:val="21"/>
                    </w:rPr>
                    <m:t>new</m:t>
                  </w:del>
                </m:r>
              </m:sub>
            </m:sSub>
          </m:e>
        </m:d>
      </m:oMath>
      <w:del w:id="769" w:author="运璐 何" w:date="2025-11-14T15:25:00Z">
        <w:r w:rsidR="000309B8" w:rsidRPr="00A9585A" w:rsidDel="00A64722">
          <w:rPr>
            <w:rFonts w:hint="eastAsia"/>
            <w:color w:val="000000"/>
            <w:sz w:val="21"/>
            <w:szCs w:val="21"/>
          </w:rPr>
          <w:delText xml:space="preserve"> </w:delText>
        </w:r>
        <w:r w:rsidR="000309B8" w:rsidRPr="00A9585A" w:rsidDel="00A64722">
          <w:rPr>
            <w:rFonts w:hint="eastAsia"/>
            <w:color w:val="000000"/>
            <w:sz w:val="21"/>
            <w:szCs w:val="21"/>
          </w:rPr>
          <w:delText>与</w:delText>
        </w:r>
        <w:r w:rsidDel="00A64722">
          <w:rPr>
            <w:rFonts w:hint="eastAsia"/>
            <w:color w:val="000000"/>
            <w:sz w:val="21"/>
            <w:szCs w:val="21"/>
          </w:rPr>
          <w:delText>建</w:delText>
        </w:r>
        <w:commentRangeStart w:id="770"/>
        <w:commentRangeStart w:id="771"/>
        <w:r w:rsidDel="00A64722">
          <w:rPr>
            <w:rFonts w:hint="eastAsia"/>
            <w:color w:val="000000"/>
            <w:sz w:val="21"/>
            <w:szCs w:val="21"/>
          </w:rPr>
          <w:delText>筑</w:delText>
        </w:r>
        <w:r w:rsidR="000309B8" w:rsidRPr="00A9585A" w:rsidDel="00A64722">
          <w:rPr>
            <w:rFonts w:hint="eastAsia"/>
            <w:color w:val="000000"/>
            <w:sz w:val="21"/>
            <w:szCs w:val="21"/>
          </w:rPr>
          <w:delText>物集合</w:delText>
        </w:r>
        <w:r w:rsidR="000309B8" w:rsidRPr="00A9585A" w:rsidDel="00A64722">
          <w:rPr>
            <w:rFonts w:hint="eastAsia"/>
            <w:color w:val="000000"/>
            <w:sz w:val="21"/>
            <w:szCs w:val="21"/>
          </w:rPr>
          <w:delText xml:space="preserve"> </w:delText>
        </w:r>
      </w:del>
      <m:oMath>
        <m:sSub>
          <m:sSubPr>
            <m:ctrlPr>
              <w:del w:id="772" w:author="运璐 何" w:date="2025-11-14T15:25:00Z">
                <w:rPr>
                  <w:rFonts w:ascii="Cambria Math" w:hAnsi="Cambria Math" w:hint="eastAsia"/>
                  <w:color w:val="000000"/>
                  <w:sz w:val="21"/>
                  <w:szCs w:val="21"/>
                </w:rPr>
              </w:del>
            </m:ctrlPr>
          </m:sSubPr>
          <m:e>
            <m:r>
              <w:del w:id="773" w:author="运璐 何" w:date="2025-11-14T15:25:00Z">
                <m:rPr>
                  <m:scr m:val="script"/>
                  <m:sty m:val="p"/>
                </m:rPr>
                <w:rPr>
                  <w:rFonts w:ascii="Cambria Math" w:hAnsi="Cambria Math" w:hint="eastAsia"/>
                  <w:color w:val="000000"/>
                  <w:sz w:val="21"/>
                  <w:szCs w:val="21"/>
                </w:rPr>
                <m:t>O</m:t>
              </w:del>
            </m:r>
          </m:e>
          <m:sub>
            <m:r>
              <w:del w:id="774" w:author="运璐 何" w:date="2025-11-14T15:25:00Z">
                <w:rPr>
                  <w:rFonts w:ascii="Cambria Math" w:hAnsi="Cambria Math" w:hint="eastAsia"/>
                  <w:color w:val="000000"/>
                  <w:sz w:val="21"/>
                  <w:szCs w:val="21"/>
                </w:rPr>
                <m:t>t</m:t>
              </w:del>
            </m:r>
          </m:sub>
        </m:sSub>
      </m:oMath>
      <w:del w:id="775" w:author="运璐 何" w:date="2025-11-14T15:25:00Z">
        <w:r w:rsidR="000309B8" w:rsidRPr="00A9585A" w:rsidDel="00A64722">
          <w:rPr>
            <w:rFonts w:hint="eastAsia"/>
            <w:color w:val="000000"/>
            <w:sz w:val="21"/>
            <w:szCs w:val="21"/>
          </w:rPr>
          <w:delText xml:space="preserve"> </w:delText>
        </w:r>
        <w:r w:rsidDel="00A64722">
          <w:rPr>
            <w:rFonts w:hint="eastAsia"/>
            <w:color w:val="000000"/>
            <w:sz w:val="21"/>
            <w:szCs w:val="21"/>
          </w:rPr>
          <w:delText>或</w:delText>
        </w:r>
        <w:commentRangeEnd w:id="770"/>
        <w:r w:rsidR="00FE6675" w:rsidDel="00A64722">
          <w:rPr>
            <w:rStyle w:val="ac"/>
          </w:rPr>
          <w:commentReference w:id="770"/>
        </w:r>
        <w:commentRangeEnd w:id="771"/>
        <w:r w:rsidR="004046E3" w:rsidDel="00A64722">
          <w:rPr>
            <w:rStyle w:val="ac"/>
          </w:rPr>
          <w:commentReference w:id="771"/>
        </w:r>
        <w:r w:rsidDel="00A64722">
          <w:rPr>
            <w:rFonts w:hint="eastAsia"/>
            <w:color w:val="000000"/>
            <w:sz w:val="21"/>
            <w:szCs w:val="21"/>
          </w:rPr>
          <w:delText>者干扰范围</w:delText>
        </w:r>
        <w:r w:rsidR="000309B8" w:rsidRPr="00A9585A" w:rsidDel="00A64722">
          <w:rPr>
            <w:rFonts w:hint="eastAsia"/>
            <w:color w:val="000000"/>
            <w:sz w:val="21"/>
            <w:szCs w:val="21"/>
          </w:rPr>
          <w:delText>不</w:delText>
        </w:r>
        <w:r w:rsidDel="00A64722">
          <w:rPr>
            <w:rFonts w:hint="eastAsia"/>
            <w:color w:val="000000"/>
            <w:sz w:val="21"/>
            <w:szCs w:val="21"/>
          </w:rPr>
          <w:delText>发生碰撞冲突</w:delText>
        </w:r>
        <w:r w:rsidR="000309B8" w:rsidRPr="00A9585A" w:rsidDel="00A64722">
          <w:rPr>
            <w:rFonts w:hint="eastAsia"/>
            <w:color w:val="000000"/>
            <w:sz w:val="21"/>
            <w:szCs w:val="21"/>
          </w:rPr>
          <w:delText>，则将</w:delText>
        </w:r>
        <w:r w:rsidR="000309B8" w:rsidRPr="00A9585A" w:rsidDel="00A64722">
          <w:rPr>
            <w:rFonts w:hint="eastAsia"/>
            <w:color w:val="000000"/>
            <w:sz w:val="21"/>
            <w:szCs w:val="21"/>
          </w:rPr>
          <w:delText xml:space="preserve"> </w:delText>
        </w:r>
      </w:del>
      <m:oMath>
        <m:sSub>
          <m:sSubPr>
            <m:ctrlPr>
              <w:del w:id="776" w:author="运璐 何" w:date="2025-11-14T15:25:00Z">
                <w:rPr>
                  <w:rFonts w:ascii="Cambria Math" w:hAnsi="Cambria Math" w:hint="eastAsia"/>
                  <w:color w:val="000000"/>
                  <w:sz w:val="21"/>
                  <w:szCs w:val="21"/>
                </w:rPr>
              </w:del>
            </m:ctrlPr>
          </m:sSubPr>
          <m:e>
            <m:r>
              <w:del w:id="777" w:author="运璐 何" w:date="2025-11-14T15:25:00Z">
                <w:rPr>
                  <w:rFonts w:ascii="Cambria Math" w:hAnsi="Cambria Math" w:hint="eastAsia"/>
                  <w:color w:val="000000"/>
                  <w:sz w:val="21"/>
                  <w:szCs w:val="21"/>
                </w:rPr>
                <m:t>x</m:t>
              </w:del>
            </m:r>
          </m:e>
          <m:sub>
            <m:r>
              <w:del w:id="778" w:author="运璐 何" w:date="2025-11-14T15:25:00Z">
                <w:rPr>
                  <w:rFonts w:ascii="Cambria Math" w:hAnsi="Cambria Math" w:hint="eastAsia"/>
                  <w:color w:val="000000"/>
                  <w:sz w:val="21"/>
                  <w:szCs w:val="21"/>
                </w:rPr>
                <m:t>new</m:t>
              </w:del>
            </m:r>
          </m:sub>
        </m:sSub>
      </m:oMath>
      <w:del w:id="779" w:author="运璐 何" w:date="2025-11-14T15:25:00Z">
        <w:r w:rsidR="000309B8" w:rsidRPr="00A9585A" w:rsidDel="00A64722">
          <w:rPr>
            <w:rFonts w:hint="eastAsia"/>
            <w:color w:val="000000"/>
            <w:sz w:val="21"/>
            <w:szCs w:val="21"/>
          </w:rPr>
          <w:delText xml:space="preserve"> </w:delText>
        </w:r>
        <w:r w:rsidR="000309B8" w:rsidRPr="00A9585A" w:rsidDel="00A64722">
          <w:rPr>
            <w:rFonts w:hint="eastAsia"/>
            <w:color w:val="000000"/>
            <w:sz w:val="21"/>
            <w:szCs w:val="21"/>
          </w:rPr>
          <w:delText>加入到</w:delText>
        </w:r>
        <w:r w:rsidR="000309B8" w:rsidRPr="00A9585A" w:rsidDel="00A64722">
          <w:rPr>
            <w:rFonts w:hint="eastAsia"/>
            <w:color w:val="000000"/>
            <w:sz w:val="21"/>
            <w:szCs w:val="21"/>
          </w:rPr>
          <w:delText xml:space="preserve"> </w:delText>
        </w:r>
      </w:del>
      <m:oMath>
        <m:r>
          <w:del w:id="780" w:author="运璐 何" w:date="2025-11-14T15:25:00Z">
            <m:rPr>
              <m:scr m:val="script"/>
              <m:sty m:val="p"/>
            </m:rPr>
            <w:rPr>
              <w:rFonts w:ascii="Cambria Math" w:hAnsi="Cambria Math" w:hint="eastAsia"/>
              <w:color w:val="000000"/>
              <w:sz w:val="21"/>
              <w:szCs w:val="21"/>
            </w:rPr>
            <m:t>T</m:t>
          </w:del>
        </m:r>
      </m:oMath>
      <w:del w:id="781" w:author="运璐 何" w:date="2025-11-14T15:25:00Z">
        <w:r w:rsidR="000309B8" w:rsidRPr="00A9585A" w:rsidDel="00A64722">
          <w:rPr>
            <w:rFonts w:hint="eastAsia"/>
            <w:color w:val="000000"/>
            <w:sz w:val="21"/>
            <w:szCs w:val="21"/>
          </w:rPr>
          <w:delText xml:space="preserve"> </w:delText>
        </w:r>
        <w:r w:rsidR="000309B8" w:rsidRPr="00A9585A" w:rsidDel="00A64722">
          <w:rPr>
            <w:rFonts w:hint="eastAsia"/>
            <w:color w:val="000000"/>
            <w:sz w:val="21"/>
            <w:szCs w:val="21"/>
          </w:rPr>
          <w:delText>中，并通过计算代价函数</w:delText>
        </w:r>
        <w:r w:rsidR="000309B8" w:rsidRPr="00A9585A" w:rsidDel="00A64722">
          <w:rPr>
            <w:rFonts w:hint="eastAsia"/>
            <w:color w:val="000000"/>
            <w:sz w:val="21"/>
            <w:szCs w:val="21"/>
          </w:rPr>
          <w:delText xml:space="preserve"> </w:delText>
        </w:r>
      </w:del>
      <m:oMath>
        <m:r>
          <w:del w:id="782" w:author="运璐 何" w:date="2025-11-14T15:25:00Z">
            <w:rPr>
              <w:rFonts w:ascii="Cambria Math" w:hAnsi="Cambria Math" w:hint="eastAsia"/>
              <w:color w:val="000000"/>
              <w:sz w:val="21"/>
              <w:szCs w:val="21"/>
            </w:rPr>
            <m:t>Cost</m:t>
          </w:del>
        </m:r>
        <m:d>
          <m:dPr>
            <m:ctrlPr>
              <w:del w:id="783" w:author="运璐 何" w:date="2025-11-14T15:25:00Z">
                <w:rPr>
                  <w:rFonts w:ascii="Cambria Math" w:hAnsi="Cambria Math" w:hint="eastAsia"/>
                  <w:color w:val="000000"/>
                  <w:sz w:val="21"/>
                  <w:szCs w:val="21"/>
                </w:rPr>
              </w:del>
            </m:ctrlPr>
          </m:dPr>
          <m:e>
            <m:r>
              <w:del w:id="784" w:author="运璐 何" w:date="2025-11-14T15:25:00Z">
                <w:rPr>
                  <w:rFonts w:ascii="Cambria Math" w:hAnsi="Cambria Math" w:hint="eastAsia"/>
                  <w:color w:val="000000"/>
                  <w:sz w:val="21"/>
                  <w:szCs w:val="21"/>
                </w:rPr>
                <m:t>x</m:t>
              </w:del>
            </m:r>
          </m:e>
        </m:d>
      </m:oMath>
      <w:del w:id="785" w:author="运璐 何" w:date="2025-11-14T15:25:00Z">
        <w:r w:rsidR="000309B8" w:rsidRPr="00A9585A" w:rsidDel="00A64722">
          <w:rPr>
            <w:rFonts w:hint="eastAsia"/>
            <w:color w:val="000000"/>
            <w:sz w:val="21"/>
            <w:szCs w:val="21"/>
          </w:rPr>
          <w:delText xml:space="preserve"> </w:delText>
        </w:r>
        <w:r w:rsidR="00FA4795" w:rsidDel="00A64722">
          <w:rPr>
            <w:rFonts w:hint="eastAsia"/>
            <w:color w:val="000000"/>
            <w:sz w:val="21"/>
            <w:szCs w:val="21"/>
          </w:rPr>
          <w:delText>，本研究中取路径长度，</w:delText>
        </w:r>
        <w:r w:rsidR="000309B8" w:rsidRPr="00A9585A" w:rsidDel="00A64722">
          <w:rPr>
            <w:rFonts w:hint="eastAsia"/>
            <w:color w:val="000000"/>
            <w:sz w:val="21"/>
            <w:szCs w:val="21"/>
          </w:rPr>
          <w:delText>对</w:delText>
        </w:r>
        <w:r w:rsidR="000309B8" w:rsidRPr="00A9585A" w:rsidDel="00A64722">
          <w:rPr>
            <w:rFonts w:hint="eastAsia"/>
            <w:color w:val="000000"/>
            <w:sz w:val="21"/>
            <w:szCs w:val="21"/>
          </w:rPr>
          <w:delText xml:space="preserve"> </w:delText>
        </w:r>
      </w:del>
      <m:oMath>
        <m:sSub>
          <m:sSubPr>
            <m:ctrlPr>
              <w:del w:id="786" w:author="运璐 何" w:date="2025-11-14T15:25:00Z">
                <w:rPr>
                  <w:rFonts w:ascii="Cambria Math" w:hAnsi="Cambria Math" w:hint="eastAsia"/>
                  <w:color w:val="000000"/>
                  <w:sz w:val="21"/>
                  <w:szCs w:val="21"/>
                </w:rPr>
              </w:del>
            </m:ctrlPr>
          </m:sSubPr>
          <m:e>
            <m:r>
              <w:del w:id="787" w:author="运璐 何" w:date="2025-11-14T15:25:00Z">
                <w:rPr>
                  <w:rFonts w:ascii="Cambria Math" w:hAnsi="Cambria Math" w:hint="eastAsia"/>
                  <w:color w:val="000000"/>
                  <w:sz w:val="21"/>
                  <w:szCs w:val="21"/>
                </w:rPr>
                <m:t>x</m:t>
              </w:del>
            </m:r>
          </m:e>
          <m:sub>
            <m:r>
              <w:del w:id="788" w:author="运璐 何" w:date="2025-11-14T15:25:00Z">
                <w:rPr>
                  <w:rFonts w:ascii="Cambria Math" w:hAnsi="Cambria Math" w:hint="eastAsia"/>
                  <w:color w:val="000000"/>
                  <w:sz w:val="21"/>
                  <w:szCs w:val="21"/>
                </w:rPr>
                <m:t>new</m:t>
              </w:del>
            </m:r>
          </m:sub>
        </m:sSub>
      </m:oMath>
      <w:del w:id="789" w:author="运璐 何" w:date="2025-11-14T15:25:00Z">
        <w:r w:rsidR="000309B8" w:rsidRPr="00A9585A" w:rsidDel="00A64722">
          <w:rPr>
            <w:rFonts w:hint="eastAsia"/>
            <w:color w:val="000000"/>
            <w:sz w:val="21"/>
            <w:szCs w:val="21"/>
          </w:rPr>
          <w:delText xml:space="preserve"> </w:delText>
        </w:r>
        <w:r w:rsidR="00A52DB2" w:rsidDel="00A64722">
          <w:rPr>
            <w:rFonts w:hint="eastAsia"/>
            <w:color w:val="000000"/>
            <w:sz w:val="21"/>
            <w:szCs w:val="21"/>
          </w:rPr>
          <w:delText>执行</w:delText>
        </w:r>
        <w:r w:rsidR="000309B8" w:rsidRPr="00A9585A" w:rsidDel="00A64722">
          <w:rPr>
            <w:rFonts w:hint="eastAsia"/>
            <w:color w:val="000000"/>
            <w:sz w:val="21"/>
            <w:szCs w:val="21"/>
          </w:rPr>
          <w:delText>父节点选择与路径优化。最终，当</w:delText>
        </w:r>
        <w:r w:rsidR="00A52DB2" w:rsidDel="00A64722">
          <w:rPr>
            <w:rFonts w:hint="eastAsia"/>
            <w:color w:val="000000"/>
            <w:sz w:val="21"/>
            <w:szCs w:val="21"/>
          </w:rPr>
          <w:delText>现有</w:delText>
        </w:r>
        <w:r w:rsidR="000309B8" w:rsidRPr="00A9585A" w:rsidDel="00A64722">
          <w:rPr>
            <w:rFonts w:hint="eastAsia"/>
            <w:color w:val="000000"/>
            <w:sz w:val="21"/>
            <w:szCs w:val="21"/>
          </w:rPr>
          <w:delText>树中某一</w:delText>
        </w:r>
        <w:r w:rsidR="00A52DB2" w:rsidDel="00A64722">
          <w:rPr>
            <w:rFonts w:hint="eastAsia"/>
            <w:color w:val="000000"/>
            <w:sz w:val="21"/>
            <w:szCs w:val="21"/>
          </w:rPr>
          <w:delText>坐标</w:delText>
        </w:r>
        <w:r w:rsidR="000309B8" w:rsidRPr="00A9585A" w:rsidDel="00A64722">
          <w:rPr>
            <w:rFonts w:hint="eastAsia"/>
            <w:color w:val="000000"/>
            <w:sz w:val="21"/>
            <w:szCs w:val="21"/>
          </w:rPr>
          <w:delText>节点</w:delText>
        </w:r>
        <w:r w:rsidR="000309B8" w:rsidRPr="00A9585A" w:rsidDel="00A64722">
          <w:rPr>
            <w:rFonts w:hint="eastAsia"/>
            <w:color w:val="000000"/>
            <w:sz w:val="21"/>
            <w:szCs w:val="21"/>
          </w:rPr>
          <w:delText xml:space="preserve"> </w:delText>
        </w:r>
      </w:del>
      <m:oMath>
        <m:r>
          <w:del w:id="790" w:author="运璐 何" w:date="2025-11-14T15:25:00Z">
            <w:rPr>
              <w:rFonts w:ascii="Cambria Math" w:hAnsi="Cambria Math" w:hint="eastAsia"/>
              <w:color w:val="000000"/>
              <w:sz w:val="21"/>
              <w:szCs w:val="21"/>
            </w:rPr>
            <m:t>x</m:t>
          </w:del>
        </m:r>
      </m:oMath>
      <w:del w:id="791" w:author="运璐 何" w:date="2025-11-14T15:25:00Z">
        <w:r w:rsidR="000309B8" w:rsidRPr="00A9585A" w:rsidDel="00A64722">
          <w:rPr>
            <w:rFonts w:hint="eastAsia"/>
            <w:color w:val="000000"/>
            <w:sz w:val="21"/>
            <w:szCs w:val="21"/>
          </w:rPr>
          <w:delText xml:space="preserve"> </w:delText>
        </w:r>
        <w:r w:rsidR="000309B8" w:rsidRPr="00A9585A" w:rsidDel="00A64722">
          <w:rPr>
            <w:rFonts w:hint="eastAsia"/>
            <w:color w:val="000000"/>
            <w:sz w:val="21"/>
            <w:szCs w:val="21"/>
          </w:rPr>
          <w:delText>与目标点</w:delText>
        </w:r>
        <w:r w:rsidR="000309B8" w:rsidRPr="00A9585A" w:rsidDel="00A64722">
          <w:rPr>
            <w:rFonts w:hint="eastAsia"/>
            <w:color w:val="000000"/>
            <w:sz w:val="21"/>
            <w:szCs w:val="21"/>
          </w:rPr>
          <w:delText xml:space="preserve"> </w:delText>
        </w:r>
      </w:del>
      <m:oMath>
        <m:sSub>
          <m:sSubPr>
            <m:ctrlPr>
              <w:del w:id="792" w:author="运璐 何" w:date="2025-11-14T15:25:00Z">
                <w:rPr>
                  <w:rFonts w:ascii="Cambria Math" w:hAnsi="Cambria Math" w:hint="eastAsia"/>
                  <w:color w:val="000000"/>
                  <w:sz w:val="21"/>
                  <w:szCs w:val="21"/>
                </w:rPr>
              </w:del>
            </m:ctrlPr>
          </m:sSubPr>
          <m:e>
            <m:r>
              <w:del w:id="793" w:author="运璐 何" w:date="2025-11-14T15:25:00Z">
                <w:rPr>
                  <w:rFonts w:ascii="Cambria Math" w:hAnsi="Cambria Math" w:hint="eastAsia"/>
                  <w:color w:val="000000"/>
                  <w:sz w:val="21"/>
                  <w:szCs w:val="21"/>
                </w:rPr>
                <m:t>g</m:t>
              </w:del>
            </m:r>
          </m:e>
          <m:sub>
            <m:r>
              <w:del w:id="794" w:author="运璐 何" w:date="2025-11-14T15:25:00Z">
                <w:rPr>
                  <w:rFonts w:ascii="Cambria Math" w:hAnsi="Cambria Math" w:hint="eastAsia"/>
                  <w:color w:val="000000"/>
                  <w:sz w:val="21"/>
                  <w:szCs w:val="21"/>
                </w:rPr>
                <m:t>i</m:t>
              </w:del>
            </m:r>
          </m:sub>
        </m:sSub>
      </m:oMath>
      <w:del w:id="795" w:author="运璐 何" w:date="2025-11-14T15:25:00Z">
        <w:r w:rsidR="000309B8" w:rsidRPr="00A9585A" w:rsidDel="00A64722">
          <w:rPr>
            <w:rFonts w:hint="eastAsia"/>
            <w:color w:val="000000"/>
            <w:sz w:val="21"/>
            <w:szCs w:val="21"/>
          </w:rPr>
          <w:delText xml:space="preserve"> </w:delText>
        </w:r>
        <w:r w:rsidR="000309B8" w:rsidRPr="00A9585A" w:rsidDel="00A64722">
          <w:rPr>
            <w:rFonts w:hint="eastAsia"/>
            <w:color w:val="000000"/>
            <w:sz w:val="21"/>
            <w:szCs w:val="21"/>
          </w:rPr>
          <w:delText>的距离小于给定阈值</w:delText>
        </w:r>
        <w:r w:rsidR="000309B8" w:rsidRPr="00A9585A" w:rsidDel="00A64722">
          <w:rPr>
            <w:rFonts w:hint="eastAsia"/>
            <w:color w:val="000000"/>
            <w:sz w:val="21"/>
            <w:szCs w:val="21"/>
          </w:rPr>
          <w:delText xml:space="preserve"> </w:delText>
        </w:r>
      </w:del>
      <m:oMath>
        <m:r>
          <w:del w:id="796" w:author="运璐 何" w:date="2025-11-14T15:25:00Z">
            <w:rPr>
              <w:rFonts w:ascii="Cambria Math" w:hAnsi="Cambria Math" w:hint="eastAsia"/>
              <w:color w:val="000000"/>
              <w:sz w:val="21"/>
              <w:szCs w:val="21"/>
            </w:rPr>
            <m:t>ϵ</m:t>
          </w:del>
        </m:r>
      </m:oMath>
      <w:del w:id="797" w:author="运璐 何" w:date="2025-11-14T15:25:00Z">
        <w:r w:rsidR="000309B8" w:rsidRPr="00A9585A" w:rsidDel="00A64722">
          <w:rPr>
            <w:rFonts w:hint="eastAsia"/>
            <w:color w:val="000000"/>
            <w:sz w:val="21"/>
            <w:szCs w:val="21"/>
          </w:rPr>
          <w:delText xml:space="preserve"> </w:delText>
        </w:r>
        <w:r w:rsidR="000309B8" w:rsidRPr="00A9585A" w:rsidDel="00A64722">
          <w:rPr>
            <w:rFonts w:hint="eastAsia"/>
            <w:color w:val="000000"/>
            <w:sz w:val="21"/>
            <w:szCs w:val="21"/>
          </w:rPr>
          <w:delText>时，路径搜索成功，</w:delText>
        </w:r>
        <w:r w:rsidR="00FA4795" w:rsidDel="00A64722">
          <w:rPr>
            <w:rFonts w:hint="eastAsia"/>
            <w:color w:val="000000"/>
            <w:sz w:val="21"/>
            <w:szCs w:val="21"/>
          </w:rPr>
          <w:delText>通过路径</w:delText>
        </w:r>
        <w:r w:rsidR="00A52DB2" w:rsidDel="00A64722">
          <w:rPr>
            <w:rFonts w:hint="eastAsia"/>
            <w:color w:val="000000"/>
            <w:sz w:val="21"/>
            <w:szCs w:val="21"/>
          </w:rPr>
          <w:delText>回溯即可</w:delText>
        </w:r>
        <w:r w:rsidR="000309B8" w:rsidRPr="00A9585A" w:rsidDel="00A64722">
          <w:rPr>
            <w:rFonts w:hint="eastAsia"/>
            <w:color w:val="000000"/>
            <w:sz w:val="21"/>
            <w:szCs w:val="21"/>
          </w:rPr>
          <w:delText>得到</w:delText>
        </w:r>
        <w:r w:rsidDel="00A64722">
          <w:rPr>
            <w:rFonts w:hint="eastAsia"/>
            <w:color w:val="000000"/>
            <w:sz w:val="21"/>
            <w:szCs w:val="21"/>
          </w:rPr>
          <w:delText>所对应簇</w:delText>
        </w:r>
        <w:r w:rsidR="000309B8" w:rsidRPr="00A9585A" w:rsidDel="00A64722">
          <w:rPr>
            <w:rFonts w:hint="eastAsia"/>
            <w:color w:val="000000"/>
            <w:sz w:val="21"/>
            <w:szCs w:val="21"/>
          </w:rPr>
          <w:delText>从</w:delText>
        </w:r>
        <w:r w:rsidR="000309B8" w:rsidRPr="00A9585A" w:rsidDel="00A64722">
          <w:rPr>
            <w:rFonts w:hint="eastAsia"/>
            <w:color w:val="000000"/>
            <w:sz w:val="21"/>
            <w:szCs w:val="21"/>
          </w:rPr>
          <w:delText xml:space="preserve"> </w:delText>
        </w:r>
      </w:del>
      <m:oMath>
        <m:sSub>
          <m:sSubPr>
            <m:ctrlPr>
              <w:del w:id="798" w:author="运璐 何" w:date="2025-11-14T15:25:00Z">
                <w:rPr>
                  <w:rFonts w:ascii="Cambria Math" w:hAnsi="Cambria Math" w:hint="eastAsia"/>
                  <w:color w:val="000000"/>
                  <w:sz w:val="21"/>
                  <w:szCs w:val="21"/>
                </w:rPr>
              </w:del>
            </m:ctrlPr>
          </m:sSubPr>
          <m:e>
            <m:r>
              <w:del w:id="799" w:author="运璐 何" w:date="2025-11-14T15:25:00Z">
                <w:rPr>
                  <w:rFonts w:ascii="Cambria Math" w:hAnsi="Cambria Math" w:hint="eastAsia"/>
                  <w:color w:val="000000"/>
                  <w:sz w:val="21"/>
                  <w:szCs w:val="21"/>
                </w:rPr>
                <m:t>s</m:t>
              </w:del>
            </m:r>
          </m:e>
          <m:sub>
            <m:r>
              <w:del w:id="800" w:author="运璐 何" w:date="2025-11-14T15:25:00Z">
                <w:rPr>
                  <w:rFonts w:ascii="Cambria Math" w:hAnsi="Cambria Math" w:hint="eastAsia"/>
                  <w:color w:val="000000"/>
                  <w:sz w:val="21"/>
                  <w:szCs w:val="21"/>
                </w:rPr>
                <m:t>i</m:t>
              </w:del>
            </m:r>
          </m:sub>
        </m:sSub>
      </m:oMath>
      <w:del w:id="801" w:author="运璐 何" w:date="2025-11-14T15:25:00Z">
        <w:r w:rsidR="000309B8" w:rsidRPr="00A9585A" w:rsidDel="00A64722">
          <w:rPr>
            <w:rFonts w:hint="eastAsia"/>
            <w:color w:val="000000"/>
            <w:sz w:val="21"/>
            <w:szCs w:val="21"/>
          </w:rPr>
          <w:delText xml:space="preserve"> </w:delText>
        </w:r>
        <w:r w:rsidR="000309B8" w:rsidRPr="00A9585A" w:rsidDel="00A64722">
          <w:rPr>
            <w:rFonts w:hint="eastAsia"/>
            <w:color w:val="000000"/>
            <w:sz w:val="21"/>
            <w:szCs w:val="21"/>
          </w:rPr>
          <w:delText>到</w:delText>
        </w:r>
        <w:r w:rsidR="000309B8" w:rsidRPr="00A9585A" w:rsidDel="00A64722">
          <w:rPr>
            <w:rFonts w:hint="eastAsia"/>
            <w:color w:val="000000"/>
            <w:sz w:val="21"/>
            <w:szCs w:val="21"/>
          </w:rPr>
          <w:delText xml:space="preserve"> </w:delText>
        </w:r>
      </w:del>
      <m:oMath>
        <m:sSub>
          <m:sSubPr>
            <m:ctrlPr>
              <w:del w:id="802" w:author="运璐 何" w:date="2025-11-14T15:25:00Z">
                <w:rPr>
                  <w:rFonts w:ascii="Cambria Math" w:hAnsi="Cambria Math" w:hint="eastAsia"/>
                  <w:color w:val="000000"/>
                  <w:sz w:val="21"/>
                  <w:szCs w:val="21"/>
                </w:rPr>
              </w:del>
            </m:ctrlPr>
          </m:sSubPr>
          <m:e>
            <m:r>
              <w:del w:id="803" w:author="运璐 何" w:date="2025-11-14T15:25:00Z">
                <w:rPr>
                  <w:rFonts w:ascii="Cambria Math" w:hAnsi="Cambria Math" w:hint="eastAsia"/>
                  <w:color w:val="000000"/>
                  <w:sz w:val="21"/>
                  <w:szCs w:val="21"/>
                </w:rPr>
                <m:t>g</m:t>
              </w:del>
            </m:r>
          </m:e>
          <m:sub>
            <m:r>
              <w:del w:id="804" w:author="运璐 何" w:date="2025-11-14T15:25:00Z">
                <w:rPr>
                  <w:rFonts w:ascii="Cambria Math" w:hAnsi="Cambria Math" w:hint="eastAsia"/>
                  <w:color w:val="000000"/>
                  <w:sz w:val="21"/>
                  <w:szCs w:val="21"/>
                </w:rPr>
                <m:t>i</m:t>
              </w:del>
            </m:r>
          </m:sub>
        </m:sSub>
      </m:oMath>
      <w:del w:id="805" w:author="运璐 何" w:date="2025-11-14T15:25:00Z">
        <w:r w:rsidR="000309B8" w:rsidRPr="00A9585A" w:rsidDel="00A64722">
          <w:rPr>
            <w:rFonts w:hint="eastAsia"/>
            <w:color w:val="000000"/>
            <w:sz w:val="21"/>
            <w:szCs w:val="21"/>
          </w:rPr>
          <w:delText xml:space="preserve"> </w:delText>
        </w:r>
        <w:r w:rsidR="000309B8" w:rsidRPr="00A9585A" w:rsidDel="00A64722">
          <w:rPr>
            <w:rFonts w:hint="eastAsia"/>
            <w:color w:val="000000"/>
            <w:sz w:val="21"/>
            <w:szCs w:val="21"/>
          </w:rPr>
          <w:delText>的可行</w:delText>
        </w:r>
        <w:r w:rsidDel="00A64722">
          <w:rPr>
            <w:rFonts w:hint="eastAsia"/>
            <w:color w:val="000000"/>
            <w:sz w:val="21"/>
            <w:szCs w:val="21"/>
          </w:rPr>
          <w:delText>的全局</w:delText>
        </w:r>
        <w:r w:rsidR="000309B8" w:rsidRPr="00A9585A" w:rsidDel="00A64722">
          <w:rPr>
            <w:rFonts w:hint="eastAsia"/>
            <w:color w:val="000000"/>
            <w:sz w:val="21"/>
            <w:szCs w:val="21"/>
          </w:rPr>
          <w:delText>路径</w:delText>
        </w:r>
        <w:r w:rsidR="00A52DB2" w:rsidDel="00A64722">
          <w:rPr>
            <w:rFonts w:hint="eastAsia"/>
            <w:color w:val="000000"/>
            <w:sz w:val="21"/>
            <w:szCs w:val="21"/>
          </w:rPr>
          <w:delText>，从而完成为单个簇的全局路径规划</w:delText>
        </w:r>
        <w:r w:rsidR="000309B8" w:rsidRPr="00A9585A" w:rsidDel="00A64722">
          <w:rPr>
            <w:rFonts w:hint="eastAsia"/>
            <w:color w:val="000000"/>
            <w:sz w:val="21"/>
            <w:szCs w:val="21"/>
          </w:rPr>
          <w:delText>。</w:delText>
        </w:r>
        <w:commentRangeEnd w:id="731"/>
        <w:r w:rsidR="00CC1B3D" w:rsidDel="00A64722">
          <w:rPr>
            <w:rStyle w:val="ac"/>
          </w:rPr>
          <w:commentReference w:id="731"/>
        </w:r>
        <w:commentRangeEnd w:id="732"/>
        <w:r w:rsidR="004046E3" w:rsidDel="00A64722">
          <w:rPr>
            <w:rStyle w:val="ac"/>
          </w:rPr>
          <w:commentReference w:id="732"/>
        </w:r>
      </w:del>
    </w:p>
    <w:p w14:paraId="7CB9B012" w14:textId="774D2F92" w:rsidR="00A64722" w:rsidRDefault="00A64722" w:rsidP="000309B8">
      <w:pPr>
        <w:spacing w:line="360" w:lineRule="auto"/>
        <w:ind w:firstLineChars="196" w:firstLine="412"/>
        <w:rPr>
          <w:ins w:id="806" w:author="运璐 何" w:date="2025-11-14T16:04:00Z"/>
          <w:color w:val="000000"/>
          <w:sz w:val="21"/>
          <w:szCs w:val="21"/>
        </w:rPr>
      </w:pPr>
      <w:ins w:id="807" w:author="运璐 何" w:date="2025-11-14T15:26:00Z">
        <w:r w:rsidRPr="00A64722">
          <w:rPr>
            <w:color w:val="000000"/>
            <w:sz w:val="21"/>
            <w:szCs w:val="21"/>
          </w:rPr>
          <w:t>系统首先根据无人机在初始时刻的空间</w:t>
        </w:r>
      </w:ins>
      <w:ins w:id="808" w:author="运璐 何" w:date="2025-11-23T10:45:00Z">
        <w:r w:rsidR="002F656E">
          <w:rPr>
            <w:rFonts w:hint="eastAsia"/>
            <w:color w:val="000000"/>
            <w:sz w:val="21"/>
            <w:szCs w:val="21"/>
          </w:rPr>
          <w:t>位置</w:t>
        </w:r>
      </w:ins>
      <w:ins w:id="809" w:author="运璐 何" w:date="2025-11-14T15:26:00Z">
        <w:r w:rsidRPr="00A64722">
          <w:rPr>
            <w:color w:val="000000"/>
            <w:sz w:val="21"/>
            <w:szCs w:val="21"/>
          </w:rPr>
          <w:t>分布和</w:t>
        </w:r>
      </w:ins>
      <w:ins w:id="810" w:author="运璐 何" w:date="2025-11-19T16:21:00Z">
        <w:r w:rsidR="00D4645F">
          <w:rPr>
            <w:rFonts w:hint="eastAsia"/>
            <w:color w:val="000000"/>
            <w:sz w:val="21"/>
            <w:szCs w:val="21"/>
          </w:rPr>
          <w:t>设定的</w:t>
        </w:r>
      </w:ins>
      <w:ins w:id="811" w:author="运璐 何" w:date="2025-11-18T10:42:00Z">
        <w:r w:rsidR="006373A8">
          <w:rPr>
            <w:rFonts w:hint="eastAsia"/>
            <w:color w:val="000000"/>
            <w:sz w:val="21"/>
            <w:szCs w:val="21"/>
          </w:rPr>
          <w:t>单个</w:t>
        </w:r>
      </w:ins>
      <w:ins w:id="812" w:author="运璐 何" w:date="2025-11-14T15:26:00Z">
        <w:r w:rsidRPr="00A64722">
          <w:rPr>
            <w:color w:val="000000"/>
            <w:sz w:val="21"/>
            <w:szCs w:val="21"/>
          </w:rPr>
          <w:t>簇</w:t>
        </w:r>
      </w:ins>
      <w:ins w:id="813" w:author="运璐 何" w:date="2025-11-18T10:42:00Z">
        <w:r w:rsidR="006373A8">
          <w:rPr>
            <w:rFonts w:hint="eastAsia"/>
            <w:color w:val="000000"/>
            <w:sz w:val="21"/>
            <w:szCs w:val="21"/>
          </w:rPr>
          <w:t>无人机</w:t>
        </w:r>
      </w:ins>
      <w:ins w:id="814" w:author="运璐 何" w:date="2025-11-14T15:26:00Z">
        <w:r w:rsidRPr="00A64722">
          <w:rPr>
            <w:color w:val="000000"/>
            <w:sz w:val="21"/>
            <w:szCs w:val="21"/>
          </w:rPr>
          <w:t>数量</w:t>
        </w:r>
      </w:ins>
      <w:ins w:id="815" w:author="运璐 何" w:date="2025-11-18T10:43:00Z">
        <w:r w:rsidR="006373A8">
          <w:rPr>
            <w:rFonts w:hint="eastAsia"/>
            <w:color w:val="000000"/>
            <w:sz w:val="21"/>
            <w:szCs w:val="21"/>
          </w:rPr>
          <w:t xml:space="preserve"> </w:t>
        </w:r>
      </w:ins>
      <m:oMath>
        <m:r>
          <w:ins w:id="816" w:author="运璐 何" w:date="2025-11-18T10:41:00Z">
            <w:rPr>
              <w:rFonts w:ascii="Cambria Math" w:hAnsi="Cambria Math" w:hint="eastAsia"/>
              <w:color w:val="000000"/>
              <w:sz w:val="21"/>
              <w:szCs w:val="21"/>
            </w:rPr>
            <m:t>K</m:t>
          </w:ins>
        </m:r>
      </m:oMath>
      <w:ins w:id="817" w:author="运璐 何" w:date="2025-11-18T10:43:00Z">
        <w:r w:rsidR="006373A8">
          <w:rPr>
            <w:rFonts w:hint="eastAsia"/>
            <w:color w:val="000000"/>
            <w:sz w:val="21"/>
            <w:szCs w:val="21"/>
          </w:rPr>
          <w:t xml:space="preserve"> </w:t>
        </w:r>
      </w:ins>
      <w:ins w:id="818" w:author="运璐 何" w:date="2025-11-14T15:26:00Z">
        <w:r w:rsidRPr="00A64722">
          <w:rPr>
            <w:color w:val="000000"/>
            <w:sz w:val="21"/>
            <w:szCs w:val="21"/>
          </w:rPr>
          <w:t>进行分簇</w:t>
        </w:r>
        <w:r>
          <w:rPr>
            <w:rFonts w:hint="eastAsia"/>
            <w:color w:val="000000"/>
            <w:sz w:val="21"/>
            <w:szCs w:val="21"/>
          </w:rPr>
          <w:t>，</w:t>
        </w:r>
      </w:ins>
      <w:ins w:id="819" w:author="运璐 何" w:date="2025-11-14T15:27:00Z">
        <w:r w:rsidR="006D5049">
          <w:rPr>
            <w:rFonts w:hint="eastAsia"/>
            <w:color w:val="000000"/>
            <w:sz w:val="21"/>
            <w:szCs w:val="21"/>
          </w:rPr>
          <w:t>划分后得到</w:t>
        </w:r>
      </w:ins>
      <w:ins w:id="820" w:author="运璐 何" w:date="2025-11-14T15:28:00Z">
        <w:r w:rsidR="006D5049">
          <w:rPr>
            <w:rFonts w:hint="eastAsia"/>
            <w:color w:val="000000"/>
            <w:sz w:val="21"/>
            <w:szCs w:val="21"/>
          </w:rPr>
          <w:t>簇集合</w:t>
        </w:r>
      </w:ins>
      <w:ins w:id="821" w:author="运璐 何" w:date="2025-11-14T15:27:00Z">
        <w:r w:rsidR="006D5049">
          <w:rPr>
            <w:rFonts w:hint="eastAsia"/>
            <w:color w:val="000000"/>
            <w:sz w:val="21"/>
            <w:szCs w:val="21"/>
          </w:rPr>
          <w:t>：</w:t>
        </w:r>
      </w:ins>
    </w:p>
    <w:p w14:paraId="5D43A8AA" w14:textId="774BAB89" w:rsidR="00FD4F17" w:rsidRDefault="00A967F5" w:rsidP="000309B8">
      <w:pPr>
        <w:spacing w:line="360" w:lineRule="auto"/>
        <w:ind w:firstLineChars="196" w:firstLine="412"/>
        <w:rPr>
          <w:ins w:id="822" w:author="运璐 何" w:date="2025-11-14T15:28:00Z"/>
          <w:color w:val="000000"/>
          <w:sz w:val="21"/>
          <w:szCs w:val="21"/>
        </w:rPr>
      </w:pPr>
      <m:oMathPara>
        <m:oMath>
          <m:eqArr>
            <m:eqArrPr>
              <m:maxDist m:val="1"/>
              <m:ctrlPr>
                <w:ins w:id="823" w:author="运璐 何" w:date="2025-11-14T16:04:00Z">
                  <w:rPr>
                    <w:rFonts w:ascii="Cambria Math" w:hAnsi="Cambria Math"/>
                    <w:i/>
                    <w:color w:val="000000"/>
                    <w:sz w:val="21"/>
                    <w:szCs w:val="21"/>
                  </w:rPr>
                </w:ins>
              </m:ctrlPr>
            </m:eqArrPr>
            <m:e>
              <m:r>
                <w:ins w:id="824" w:author="运璐 何" w:date="2025-11-23T11:02:00Z">
                  <m:rPr>
                    <m:scr m:val="script"/>
                  </m:rPr>
                  <w:rPr>
                    <w:rFonts w:ascii="Cambria Math" w:hAnsi="Cambria Math"/>
                    <w:color w:val="000000"/>
                    <w:sz w:val="21"/>
                    <w:szCs w:val="21"/>
                  </w:rPr>
                  <m:t>C</m:t>
                </w:ins>
              </m:r>
              <m:r>
                <w:ins w:id="825" w:author="运璐 何" w:date="2025-11-14T16:04:00Z">
                  <w:rPr>
                    <w:rFonts w:ascii="Cambria Math" w:hAnsi="Cambria Math"/>
                    <w:color w:val="000000"/>
                    <w:sz w:val="21"/>
                    <w:szCs w:val="21"/>
                  </w:rPr>
                  <m:t>=</m:t>
                </w:ins>
              </m:r>
              <m:r>
                <w:ins w:id="826" w:author="运璐 何" w:date="2025-11-14T16:04:00Z">
                  <m:rPr>
                    <m:lit/>
                  </m:rPr>
                  <w:rPr>
                    <w:rFonts w:ascii="Cambria Math" w:hAnsi="Cambria Math"/>
                    <w:color w:val="000000"/>
                    <w:sz w:val="21"/>
                    <w:szCs w:val="21"/>
                  </w:rPr>
                  <m:t>{</m:t>
                </w:ins>
              </m:r>
              <m:sSub>
                <m:sSubPr>
                  <m:ctrlPr>
                    <w:ins w:id="827" w:author="运璐 何" w:date="2025-11-14T16:04:00Z">
                      <w:rPr>
                        <w:rFonts w:ascii="Cambria Math" w:hAnsi="Cambria Math"/>
                        <w:i/>
                        <w:color w:val="000000"/>
                        <w:sz w:val="21"/>
                        <w:szCs w:val="21"/>
                      </w:rPr>
                    </w:ins>
                  </m:ctrlPr>
                </m:sSubPr>
                <m:e>
                  <m:r>
                    <w:ins w:id="828" w:author="运璐 何" w:date="2025-11-14T16:04:00Z">
                      <w:rPr>
                        <w:rFonts w:ascii="Cambria Math" w:hAnsi="Cambria Math"/>
                        <w:color w:val="000000"/>
                        <w:sz w:val="21"/>
                        <w:szCs w:val="21"/>
                      </w:rPr>
                      <m:t>C</m:t>
                    </w:ins>
                  </m:r>
                </m:e>
                <m:sub>
                  <m:r>
                    <w:ins w:id="829" w:author="运璐 何" w:date="2025-11-14T16:04:00Z">
                      <w:rPr>
                        <w:rFonts w:ascii="Cambria Math" w:hAnsi="Cambria Math"/>
                        <w:color w:val="000000"/>
                        <w:sz w:val="21"/>
                        <w:szCs w:val="21"/>
                      </w:rPr>
                      <m:t>1</m:t>
                    </w:ins>
                  </m:r>
                </m:sub>
              </m:sSub>
              <m:r>
                <w:ins w:id="830" w:author="运璐 何" w:date="2025-11-14T16:04:00Z">
                  <w:rPr>
                    <w:rFonts w:ascii="Cambria Math" w:hAnsi="Cambria Math"/>
                    <w:color w:val="000000"/>
                    <w:sz w:val="21"/>
                    <w:szCs w:val="21"/>
                  </w:rPr>
                  <m:t>,</m:t>
                </w:ins>
              </m:r>
              <m:sSub>
                <m:sSubPr>
                  <m:ctrlPr>
                    <w:ins w:id="831" w:author="运璐 何" w:date="2025-11-14T16:04:00Z">
                      <w:rPr>
                        <w:rFonts w:ascii="Cambria Math" w:hAnsi="Cambria Math"/>
                        <w:i/>
                        <w:color w:val="000000"/>
                        <w:sz w:val="21"/>
                        <w:szCs w:val="21"/>
                      </w:rPr>
                    </w:ins>
                  </m:ctrlPr>
                </m:sSubPr>
                <m:e>
                  <m:r>
                    <w:ins w:id="832" w:author="运璐 何" w:date="2025-11-14T16:04:00Z">
                      <w:rPr>
                        <w:rFonts w:ascii="Cambria Math" w:hAnsi="Cambria Math"/>
                        <w:color w:val="000000"/>
                        <w:sz w:val="21"/>
                        <w:szCs w:val="21"/>
                      </w:rPr>
                      <m:t>C</m:t>
                    </w:ins>
                  </m:r>
                </m:e>
                <m:sub>
                  <m:r>
                    <w:ins w:id="833" w:author="运璐 何" w:date="2025-11-14T16:04:00Z">
                      <w:rPr>
                        <w:rFonts w:ascii="Cambria Math" w:hAnsi="Cambria Math"/>
                        <w:color w:val="000000"/>
                        <w:sz w:val="21"/>
                        <w:szCs w:val="21"/>
                      </w:rPr>
                      <m:t>2</m:t>
                    </w:ins>
                  </m:r>
                </m:sub>
              </m:sSub>
              <m:r>
                <w:ins w:id="834" w:author="运璐 何" w:date="2025-11-14T16:04:00Z">
                  <w:rPr>
                    <w:rFonts w:ascii="Cambria Math" w:hAnsi="Cambria Math"/>
                    <w:color w:val="000000"/>
                    <w:sz w:val="21"/>
                    <w:szCs w:val="21"/>
                  </w:rPr>
                  <m:t>,</m:t>
                </w:ins>
              </m:r>
              <m:r>
                <m:rPr>
                  <m:sty m:val="p"/>
                </m:rPr>
                <w:rPr>
                  <w:rFonts w:ascii="Cambria Math" w:hAnsi="Cambria Math" w:hint="eastAsia"/>
                  <w:color w:val="000000"/>
                  <w:sz w:val="21"/>
                  <w:szCs w:val="21"/>
                </w:rPr>
                <m:t>…</m:t>
              </m:r>
              <m:r>
                <w:ins w:id="835" w:author="运璐 何" w:date="2025-11-14T16:04:00Z">
                  <w:rPr>
                    <w:rFonts w:ascii="Cambria Math" w:hAnsi="Cambria Math"/>
                    <w:color w:val="000000"/>
                    <w:sz w:val="21"/>
                    <w:szCs w:val="21"/>
                  </w:rPr>
                  <m:t>,</m:t>
                </w:ins>
              </m:r>
              <m:sSub>
                <m:sSubPr>
                  <m:ctrlPr>
                    <w:ins w:id="836" w:author="运璐 何" w:date="2025-11-14T16:04:00Z">
                      <w:rPr>
                        <w:rFonts w:ascii="Cambria Math" w:hAnsi="Cambria Math"/>
                        <w:i/>
                        <w:color w:val="000000"/>
                        <w:sz w:val="21"/>
                        <w:szCs w:val="21"/>
                      </w:rPr>
                    </w:ins>
                  </m:ctrlPr>
                </m:sSubPr>
                <m:e>
                  <m:r>
                    <w:ins w:id="837" w:author="运璐 何" w:date="2025-11-14T16:04:00Z">
                      <w:rPr>
                        <w:rFonts w:ascii="Cambria Math" w:hAnsi="Cambria Math"/>
                        <w:color w:val="000000"/>
                        <w:sz w:val="21"/>
                        <w:szCs w:val="21"/>
                      </w:rPr>
                      <m:t>C</m:t>
                    </w:ins>
                  </m:r>
                </m:e>
                <m:sub>
                  <m:r>
                    <w:ins w:id="838" w:author="运璐 何" w:date="2025-11-18T10:43:00Z">
                      <w:rPr>
                        <w:rFonts w:ascii="Cambria Math" w:hAnsi="Cambria Math"/>
                        <w:color w:val="000000"/>
                        <w:sz w:val="21"/>
                        <w:szCs w:val="21"/>
                      </w:rPr>
                      <m:t>N/</m:t>
                    </w:ins>
                  </m:r>
                  <m:r>
                    <w:ins w:id="839" w:author="运璐 何" w:date="2025-11-14T16:04:00Z">
                      <w:rPr>
                        <w:rFonts w:ascii="Cambria Math" w:hAnsi="Cambria Math"/>
                        <w:color w:val="000000"/>
                        <w:sz w:val="21"/>
                        <w:szCs w:val="21"/>
                      </w:rPr>
                      <m:t>K</m:t>
                    </w:ins>
                  </m:r>
                </m:sub>
              </m:sSub>
              <m:r>
                <w:ins w:id="840" w:author="运璐 何" w:date="2025-11-14T16:04:00Z">
                  <m:rPr>
                    <m:lit/>
                  </m:rPr>
                  <w:rPr>
                    <w:rFonts w:ascii="Cambria Math" w:hAnsi="Cambria Math"/>
                    <w:color w:val="000000"/>
                    <w:sz w:val="21"/>
                    <w:szCs w:val="21"/>
                  </w:rPr>
                  <m:t>}</m:t>
                </w:ins>
              </m:r>
              <m:r>
                <w:ins w:id="841" w:author="运璐 何" w:date="2025-11-14T16:04:00Z">
                  <w:rPr>
                    <w:rFonts w:ascii="Cambria Math" w:hAnsi="Cambria Math"/>
                    <w:color w:val="000000"/>
                    <w:sz w:val="21"/>
                    <w:szCs w:val="21"/>
                  </w:rPr>
                  <m:t>,</m:t>
                </w:ins>
              </m:r>
              <m:sSub>
                <m:sSubPr>
                  <m:ctrlPr>
                    <w:ins w:id="842" w:author="运璐 何" w:date="2025-11-14T16:04:00Z">
                      <w:rPr>
                        <w:rFonts w:ascii="Cambria Math" w:hAnsi="Cambria Math"/>
                        <w:i/>
                        <w:color w:val="000000"/>
                        <w:sz w:val="21"/>
                        <w:szCs w:val="21"/>
                      </w:rPr>
                    </w:ins>
                  </m:ctrlPr>
                </m:sSubPr>
                <m:e>
                  <m:r>
                    <w:ins w:id="843" w:author="运璐 何" w:date="2025-11-14T16:04:00Z">
                      <w:rPr>
                        <w:rFonts w:ascii="Cambria Math" w:hAnsi="Cambria Math"/>
                        <w:color w:val="000000"/>
                        <w:sz w:val="21"/>
                        <w:szCs w:val="21"/>
                      </w:rPr>
                      <m:t>C</m:t>
                    </w:ins>
                  </m:r>
                </m:e>
                <m:sub>
                  <m:r>
                    <w:ins w:id="844" w:author="运璐 何" w:date="2025-11-14T16:04:00Z">
                      <w:rPr>
                        <w:rFonts w:ascii="Cambria Math" w:hAnsi="Cambria Math"/>
                        <w:color w:val="000000"/>
                        <w:sz w:val="21"/>
                        <w:szCs w:val="21"/>
                      </w:rPr>
                      <m:t>i</m:t>
                    </w:ins>
                  </m:r>
                </m:sub>
              </m:sSub>
              <m:r>
                <m:rPr>
                  <m:sty m:val="p"/>
                </m:rPr>
                <w:rPr>
                  <w:rFonts w:ascii="Cambria Math" w:hAnsi="Cambria Math"/>
                  <w:color w:val="000000"/>
                  <w:sz w:val="21"/>
                  <w:szCs w:val="21"/>
                </w:rPr>
                <m:t>⊂</m:t>
              </m:r>
              <m:r>
                <w:ins w:id="845" w:author="运璐 何" w:date="2025-11-23T11:02:00Z">
                  <m:rPr>
                    <m:scr m:val="script"/>
                  </m:rPr>
                  <w:rPr>
                    <w:rFonts w:ascii="Cambria Math" w:hAnsi="Cambria Math"/>
                    <w:color w:val="000000"/>
                    <w:sz w:val="21"/>
                    <w:szCs w:val="21"/>
                  </w:rPr>
                  <m:t>U</m:t>
                </w:ins>
              </m:r>
              <m:r>
                <w:rPr>
                  <w:rFonts w:ascii="Cambria Math" w:hAnsi="Cambria Math"/>
                  <w:color w:val="000000"/>
                  <w:sz w:val="21"/>
                  <w:szCs w:val="21"/>
                </w:rPr>
                <m:t>#</m:t>
              </m:r>
              <m:d>
                <m:dPr>
                  <m:begChr m:val="（"/>
                  <m:endChr m:val="）"/>
                  <m:ctrlPr>
                    <w:ins w:id="846" w:author="运璐 何" w:date="2025-11-14T16:04:00Z">
                      <w:rPr>
                        <w:rFonts w:ascii="Cambria Math" w:hAnsi="Cambria Math"/>
                        <w:i/>
                        <w:color w:val="000000"/>
                        <w:sz w:val="21"/>
                        <w:szCs w:val="21"/>
                      </w:rPr>
                    </w:ins>
                  </m:ctrlPr>
                </m:dPr>
                <m:e>
                  <m:r>
                    <w:ins w:id="847" w:author="运璐 何" w:date="2025-11-14T16:04:00Z">
                      <w:rPr>
                        <w:rFonts w:ascii="Cambria Math" w:hAnsi="Cambria Math"/>
                        <w:color w:val="000000"/>
                        <w:sz w:val="21"/>
                        <w:szCs w:val="21"/>
                      </w:rPr>
                      <m:t>7</m:t>
                    </w:ins>
                  </m:r>
                </m:e>
              </m:d>
            </m:e>
          </m:eqArr>
        </m:oMath>
      </m:oMathPara>
    </w:p>
    <w:p w14:paraId="10007FCD" w14:textId="3E72397B" w:rsidR="006D5049" w:rsidRDefault="006D5049" w:rsidP="006D5049">
      <w:pPr>
        <w:spacing w:line="360" w:lineRule="auto"/>
        <w:ind w:firstLineChars="196" w:firstLine="412"/>
        <w:rPr>
          <w:ins w:id="848" w:author="运璐 何" w:date="2025-11-14T15:31:00Z"/>
          <w:color w:val="000000"/>
          <w:sz w:val="21"/>
          <w:szCs w:val="21"/>
        </w:rPr>
      </w:pPr>
      <w:ins w:id="849" w:author="运璐 何" w:date="2025-11-14T15:29:00Z">
        <w:r w:rsidRPr="006D5049">
          <w:rPr>
            <w:rFonts w:hint="eastAsia"/>
            <w:color w:val="000000"/>
            <w:sz w:val="21"/>
            <w:szCs w:val="21"/>
          </w:rPr>
          <w:t>其中每个簇</w:t>
        </w:r>
      </w:ins>
      <w:ins w:id="850" w:author="运璐 何" w:date="2025-11-14T15:30:00Z">
        <w:r>
          <w:rPr>
            <w:rFonts w:hint="eastAsia"/>
            <w:color w:val="000000"/>
            <w:sz w:val="21"/>
            <w:szCs w:val="21"/>
          </w:rPr>
          <w:t xml:space="preserve"> </w:t>
        </w:r>
      </w:ins>
      <m:oMath>
        <m:sSub>
          <m:sSubPr>
            <m:ctrlPr>
              <w:ins w:id="851" w:author="运璐 何" w:date="2025-11-14T15:30:00Z">
                <w:rPr>
                  <w:rFonts w:ascii="Cambria Math" w:hAnsi="Cambria Math"/>
                  <w:i/>
                  <w:color w:val="000000"/>
                  <w:sz w:val="21"/>
                  <w:szCs w:val="21"/>
                </w:rPr>
              </w:ins>
            </m:ctrlPr>
          </m:sSubPr>
          <m:e>
            <m:r>
              <w:ins w:id="852" w:author="运璐 何" w:date="2025-11-14T15:30:00Z">
                <w:rPr>
                  <w:rFonts w:ascii="Cambria Math" w:hAnsi="Cambria Math"/>
                  <w:color w:val="000000"/>
                  <w:sz w:val="21"/>
                  <w:szCs w:val="21"/>
                </w:rPr>
                <m:t>C</m:t>
              </w:ins>
            </m:r>
          </m:e>
          <m:sub>
            <m:r>
              <w:ins w:id="853" w:author="运璐 何" w:date="2025-11-14T15:30:00Z">
                <w:rPr>
                  <w:rFonts w:ascii="Cambria Math" w:hAnsi="Cambria Math"/>
                  <w:color w:val="000000"/>
                  <w:sz w:val="21"/>
                  <w:szCs w:val="21"/>
                </w:rPr>
                <m:t>i</m:t>
              </w:ins>
            </m:r>
          </m:sub>
        </m:sSub>
      </m:oMath>
      <w:ins w:id="854" w:author="运璐 何" w:date="2025-11-14T15:30:00Z">
        <w:r>
          <w:rPr>
            <w:rFonts w:hint="eastAsia"/>
            <w:color w:val="000000"/>
            <w:sz w:val="21"/>
            <w:szCs w:val="21"/>
          </w:rPr>
          <w:t xml:space="preserve"> </w:t>
        </w:r>
      </w:ins>
      <w:ins w:id="855" w:author="运璐 何" w:date="2025-11-14T15:29:00Z">
        <w:r w:rsidRPr="006D5049">
          <w:rPr>
            <w:rFonts w:hint="eastAsia"/>
            <w:color w:val="000000"/>
            <w:sz w:val="21"/>
            <w:szCs w:val="21"/>
          </w:rPr>
          <w:t>的成员在整个规划过程中保持不变。每个簇以其虚拟簇中心</w:t>
        </w:r>
      </w:ins>
      <w:ins w:id="856" w:author="运璐 何" w:date="2025-11-14T15:31:00Z">
        <w:r>
          <w:rPr>
            <w:rFonts w:hint="eastAsia"/>
            <w:color w:val="000000"/>
            <w:sz w:val="21"/>
            <w:szCs w:val="21"/>
          </w:rPr>
          <w:t xml:space="preserve"> </w:t>
        </w:r>
      </w:ins>
      <m:oMath>
        <m:sSub>
          <m:sSubPr>
            <m:ctrlPr>
              <w:ins w:id="857" w:author="运璐 何" w:date="2025-11-14T15:31:00Z">
                <w:rPr>
                  <w:rFonts w:ascii="Cambria Math" w:hAnsi="Cambria Math"/>
                  <w:i/>
                  <w:color w:val="000000"/>
                  <w:sz w:val="21"/>
                  <w:szCs w:val="21"/>
                </w:rPr>
              </w:ins>
            </m:ctrlPr>
          </m:sSubPr>
          <m:e>
            <m:r>
              <w:ins w:id="858" w:author="运璐 何" w:date="2025-11-14T15:31:00Z">
                <w:rPr>
                  <w:rFonts w:ascii="Cambria Math" w:hAnsi="Cambria Math"/>
                  <w:color w:val="000000"/>
                  <w:sz w:val="21"/>
                  <w:szCs w:val="21"/>
                </w:rPr>
                <m:t>s</m:t>
              </w:ins>
            </m:r>
          </m:e>
          <m:sub>
            <m:r>
              <w:ins w:id="859" w:author="运璐 何" w:date="2025-11-14T15:31:00Z">
                <w:rPr>
                  <w:rFonts w:ascii="Cambria Math" w:hAnsi="Cambria Math" w:hint="eastAsia"/>
                  <w:color w:val="000000"/>
                  <w:sz w:val="21"/>
                  <w:szCs w:val="21"/>
                </w:rPr>
                <m:t>i</m:t>
              </w:ins>
            </m:r>
          </m:sub>
        </m:sSub>
      </m:oMath>
      <w:ins w:id="860" w:author="运璐 何" w:date="2025-11-14T15:31:00Z">
        <w:r>
          <w:rPr>
            <w:rFonts w:hint="eastAsia"/>
            <w:color w:val="000000"/>
            <w:sz w:val="21"/>
            <w:szCs w:val="21"/>
          </w:rPr>
          <w:t xml:space="preserve"> </w:t>
        </w:r>
      </w:ins>
      <w:ins w:id="861" w:author="运璐 何" w:date="2025-11-14T15:30:00Z">
        <w:r w:rsidRPr="006D5049">
          <w:rPr>
            <w:color w:val="000000"/>
            <w:sz w:val="21"/>
            <w:szCs w:val="21"/>
          </w:rPr>
          <w:t>作为全局路径规划的起始点</w:t>
        </w:r>
      </w:ins>
      <w:ins w:id="862" w:author="运璐 何" w:date="2025-11-14T15:31:00Z">
        <w:r>
          <w:rPr>
            <w:rFonts w:hint="eastAsia"/>
            <w:color w:val="000000"/>
            <w:sz w:val="21"/>
            <w:szCs w:val="21"/>
          </w:rPr>
          <w:t>:</w:t>
        </w:r>
      </w:ins>
    </w:p>
    <w:p w14:paraId="3F13EF5D" w14:textId="035E4D71" w:rsidR="006D5049" w:rsidRDefault="00A967F5" w:rsidP="006D5049">
      <w:pPr>
        <w:spacing w:line="360" w:lineRule="auto"/>
        <w:ind w:firstLineChars="196" w:firstLine="412"/>
        <w:rPr>
          <w:ins w:id="863" w:author="运璐 何" w:date="2025-11-14T15:31:00Z"/>
          <w:color w:val="000000"/>
          <w:sz w:val="21"/>
          <w:szCs w:val="21"/>
        </w:rPr>
      </w:pPr>
      <m:oMathPara>
        <m:oMath>
          <m:eqArr>
            <m:eqArrPr>
              <m:maxDist m:val="1"/>
              <m:ctrlPr>
                <w:ins w:id="864" w:author="运璐 何" w:date="2025-11-14T16:05:00Z">
                  <w:rPr>
                    <w:rFonts w:ascii="Cambria Math" w:hAnsi="Cambria Math"/>
                    <w:i/>
                    <w:color w:val="000000"/>
                    <w:sz w:val="21"/>
                    <w:szCs w:val="21"/>
                  </w:rPr>
                </w:ins>
              </m:ctrlPr>
            </m:eqArrPr>
            <m:e>
              <m:sSub>
                <m:sSubPr>
                  <m:ctrlPr>
                    <w:ins w:id="865" w:author="运璐 何" w:date="2025-11-14T16:05:00Z">
                      <w:rPr>
                        <w:rFonts w:ascii="Cambria Math" w:hAnsi="Cambria Math"/>
                        <w:i/>
                        <w:color w:val="000000"/>
                        <w:sz w:val="21"/>
                        <w:szCs w:val="21"/>
                      </w:rPr>
                    </w:ins>
                  </m:ctrlPr>
                </m:sSubPr>
                <m:e>
                  <m:r>
                    <w:ins w:id="866" w:author="运璐 何" w:date="2025-11-14T16:05:00Z">
                      <w:rPr>
                        <w:rFonts w:ascii="Cambria Math" w:hAnsi="Cambria Math"/>
                        <w:color w:val="000000"/>
                        <w:sz w:val="21"/>
                        <w:szCs w:val="21"/>
                      </w:rPr>
                      <m:t>s</m:t>
                    </w:ins>
                  </m:r>
                </m:e>
                <m:sub>
                  <m:r>
                    <w:ins w:id="867" w:author="运璐 何" w:date="2025-11-14T16:05:00Z">
                      <w:rPr>
                        <w:rFonts w:ascii="Cambria Math" w:hAnsi="Cambria Math"/>
                        <w:color w:val="000000"/>
                        <w:sz w:val="21"/>
                        <w:szCs w:val="21"/>
                      </w:rPr>
                      <m:t>i</m:t>
                    </w:ins>
                  </m:r>
                </m:sub>
              </m:sSub>
              <m:r>
                <w:ins w:id="868" w:author="运璐 何" w:date="2025-11-14T16:05:00Z">
                  <w:rPr>
                    <w:rFonts w:ascii="Cambria Math" w:hAnsi="Cambria Math"/>
                    <w:color w:val="000000"/>
                    <w:sz w:val="21"/>
                    <w:szCs w:val="21"/>
                  </w:rPr>
                  <m:t>=</m:t>
                </w:ins>
              </m:r>
              <m:f>
                <m:fPr>
                  <m:ctrlPr>
                    <w:rPr>
                      <w:rFonts w:ascii="Cambria Math" w:hAnsi="Cambria Math"/>
                      <w:color w:val="000000"/>
                      <w:sz w:val="21"/>
                      <w:szCs w:val="21"/>
                    </w:rPr>
                  </m:ctrlPr>
                </m:fPr>
                <m:num>
                  <m:r>
                    <w:ins w:id="869" w:author="运璐 何" w:date="2025-11-14T16:05:00Z">
                      <w:rPr>
                        <w:rFonts w:ascii="Cambria Math" w:hAnsi="Cambria Math"/>
                        <w:color w:val="000000"/>
                        <w:sz w:val="21"/>
                        <w:szCs w:val="21"/>
                      </w:rPr>
                      <m:t>1</m:t>
                    </w:ins>
                  </m:r>
                  <m:ctrlPr>
                    <w:rPr>
                      <w:rFonts w:ascii="Cambria Math" w:hAnsi="Cambria Math"/>
                      <w:i/>
                      <w:color w:val="000000"/>
                      <w:sz w:val="21"/>
                      <w:szCs w:val="21"/>
                    </w:rPr>
                  </m:ctrlPr>
                </m:num>
                <m:den>
                  <m:d>
                    <m:dPr>
                      <m:begChr m:val="|"/>
                      <m:endChr m:val="|"/>
                      <m:ctrlPr>
                        <w:ins w:id="870" w:author="运璐 何" w:date="2025-11-14T16:05:00Z">
                          <w:rPr>
                            <w:rFonts w:ascii="Cambria Math" w:hAnsi="Cambria Math"/>
                            <w:i/>
                            <w:color w:val="000000"/>
                            <w:sz w:val="21"/>
                            <w:szCs w:val="21"/>
                          </w:rPr>
                        </w:ins>
                      </m:ctrlPr>
                    </m:dPr>
                    <m:e>
                      <m:sSub>
                        <m:sSubPr>
                          <m:ctrlPr>
                            <w:ins w:id="871" w:author="运璐 何" w:date="2025-11-14T16:05:00Z">
                              <w:rPr>
                                <w:rFonts w:ascii="Cambria Math" w:hAnsi="Cambria Math"/>
                                <w:i/>
                                <w:color w:val="000000"/>
                                <w:sz w:val="21"/>
                                <w:szCs w:val="21"/>
                              </w:rPr>
                            </w:ins>
                          </m:ctrlPr>
                        </m:sSubPr>
                        <m:e>
                          <m:r>
                            <w:ins w:id="872" w:author="运璐 何" w:date="2025-11-14T16:05:00Z">
                              <w:rPr>
                                <w:rFonts w:ascii="Cambria Math" w:hAnsi="Cambria Math"/>
                                <w:color w:val="000000"/>
                                <w:sz w:val="21"/>
                                <w:szCs w:val="21"/>
                              </w:rPr>
                              <m:t>C</m:t>
                            </w:ins>
                          </m:r>
                        </m:e>
                        <m:sub>
                          <m:r>
                            <w:ins w:id="873" w:author="运璐 何" w:date="2025-11-14T16:05:00Z">
                              <w:rPr>
                                <w:rFonts w:ascii="Cambria Math" w:hAnsi="Cambria Math"/>
                                <w:color w:val="000000"/>
                                <w:sz w:val="21"/>
                                <w:szCs w:val="21"/>
                              </w:rPr>
                              <m:t>i</m:t>
                            </w:ins>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ins w:id="874" w:author="运璐 何" w:date="2025-11-14T16:05:00Z">
                          <w:rPr>
                            <w:rFonts w:ascii="Cambria Math" w:hAnsi="Cambria Math"/>
                            <w:i/>
                            <w:color w:val="000000"/>
                            <w:sz w:val="21"/>
                            <w:szCs w:val="21"/>
                          </w:rPr>
                        </w:ins>
                      </m:ctrlPr>
                    </m:sSubPr>
                    <m:e>
                      <m:r>
                        <w:ins w:id="875" w:author="运璐 何" w:date="2025-11-14T16:05:00Z">
                          <w:rPr>
                            <w:rFonts w:ascii="Cambria Math" w:hAnsi="Cambria Math"/>
                            <w:color w:val="000000"/>
                            <w:sz w:val="21"/>
                            <w:szCs w:val="21"/>
                          </w:rPr>
                          <m:t>u</m:t>
                        </w:ins>
                      </m:r>
                    </m:e>
                    <m:sub>
                      <m:r>
                        <w:ins w:id="876" w:author="运璐 何" w:date="2025-11-14T16:05:00Z">
                          <w:rPr>
                            <w:rFonts w:ascii="Cambria Math" w:hAnsi="Cambria Math"/>
                            <w:color w:val="000000"/>
                            <w:sz w:val="21"/>
                            <w:szCs w:val="21"/>
                          </w:rPr>
                          <m:t>j</m:t>
                        </w:ins>
                      </m:r>
                    </m:sub>
                  </m:sSub>
                  <m:r>
                    <m:rPr>
                      <m:sty m:val="p"/>
                    </m:rPr>
                    <w:rPr>
                      <w:rFonts w:ascii="Cambria Math" w:hAnsi="Cambria Math" w:hint="eastAsia"/>
                      <w:color w:val="000000"/>
                      <w:sz w:val="21"/>
                      <w:szCs w:val="21"/>
                    </w:rPr>
                    <m:t>∈</m:t>
                  </m:r>
                  <m:sSub>
                    <m:sSubPr>
                      <m:ctrlPr>
                        <w:ins w:id="877" w:author="运璐 何" w:date="2025-11-14T16:05:00Z">
                          <w:rPr>
                            <w:rFonts w:ascii="Cambria Math" w:hAnsi="Cambria Math"/>
                            <w:i/>
                            <w:color w:val="000000"/>
                            <w:sz w:val="21"/>
                            <w:szCs w:val="21"/>
                          </w:rPr>
                        </w:ins>
                      </m:ctrlPr>
                    </m:sSubPr>
                    <m:e>
                      <m:r>
                        <w:ins w:id="878" w:author="运璐 何" w:date="2025-11-14T16:05:00Z">
                          <w:rPr>
                            <w:rFonts w:ascii="Cambria Math" w:hAnsi="Cambria Math"/>
                            <w:color w:val="000000"/>
                            <w:sz w:val="21"/>
                            <w:szCs w:val="21"/>
                          </w:rPr>
                          <m:t>C</m:t>
                        </w:ins>
                      </m:r>
                      <m:ctrlPr>
                        <w:ins w:id="879" w:author="运璐 何" w:date="2025-11-14T16:05:00Z">
                          <w:rPr>
                            <w:rFonts w:ascii="Cambria Math" w:hAnsi="Cambria Math"/>
                            <w:color w:val="000000"/>
                            <w:sz w:val="21"/>
                            <w:szCs w:val="21"/>
                          </w:rPr>
                        </w:ins>
                      </m:ctrlPr>
                    </m:e>
                    <m:sub>
                      <m:r>
                        <w:ins w:id="880" w:author="运璐 何" w:date="2025-11-14T16:05:00Z">
                          <w:rPr>
                            <w:rFonts w:ascii="Cambria Math" w:hAnsi="Cambria Math"/>
                            <w:color w:val="000000"/>
                            <w:sz w:val="21"/>
                            <w:szCs w:val="21"/>
                          </w:rPr>
                          <m:t>i</m:t>
                        </w:ins>
                      </m:r>
                    </m:sub>
                  </m:sSub>
                  <m:ctrlPr>
                    <w:rPr>
                      <w:rFonts w:ascii="Cambria Math" w:hAnsi="Cambria Math"/>
                      <w:i/>
                      <w:color w:val="000000"/>
                      <w:sz w:val="21"/>
                      <w:szCs w:val="21"/>
                    </w:rPr>
                  </m:ctrlPr>
                </m:sub>
                <m:sup>
                  <m:ctrlPr>
                    <w:rPr>
                      <w:rFonts w:ascii="Cambria Math" w:hAnsi="Cambria Math"/>
                      <w:i/>
                      <w:color w:val="000000"/>
                      <w:sz w:val="21"/>
                      <w:szCs w:val="21"/>
                    </w:rPr>
                  </m:ctrlPr>
                </m:sup>
                <m:e>
                  <m:sSub>
                    <m:sSubPr>
                      <m:ctrlPr>
                        <w:ins w:id="881" w:author="运璐 何" w:date="2025-11-14T16:05:00Z">
                          <w:rPr>
                            <w:rFonts w:ascii="Cambria Math" w:hAnsi="Cambria Math"/>
                            <w:i/>
                            <w:color w:val="000000"/>
                            <w:sz w:val="21"/>
                            <w:szCs w:val="21"/>
                          </w:rPr>
                        </w:ins>
                      </m:ctrlPr>
                    </m:sSubPr>
                    <m:e>
                      <m:r>
                        <w:ins w:id="882" w:author="运璐 何" w:date="2025-11-14T16:05:00Z">
                          <w:rPr>
                            <w:rFonts w:ascii="Cambria Math" w:hAnsi="Cambria Math"/>
                            <w:color w:val="000000"/>
                            <w:sz w:val="21"/>
                            <w:szCs w:val="21"/>
                          </w:rPr>
                          <m:t>o</m:t>
                        </w:ins>
                      </m:r>
                    </m:e>
                    <m:sub>
                      <m:r>
                        <w:ins w:id="883" w:author="运璐 何" w:date="2025-11-14T16:05:00Z">
                          <w:rPr>
                            <w:rFonts w:ascii="Cambria Math" w:hAnsi="Cambria Math"/>
                            <w:color w:val="000000"/>
                            <w:sz w:val="21"/>
                            <w:szCs w:val="21"/>
                          </w:rPr>
                          <m:t>j</m:t>
                        </w:ins>
                      </m:r>
                    </m:sub>
                  </m:sSub>
                  <m:d>
                    <m:dPr>
                      <m:ctrlPr>
                        <w:ins w:id="884" w:author="运璐 何" w:date="2025-11-14T16:05:00Z">
                          <w:rPr>
                            <w:rFonts w:ascii="Cambria Math" w:hAnsi="Cambria Math"/>
                            <w:i/>
                            <w:color w:val="000000"/>
                            <w:sz w:val="21"/>
                            <w:szCs w:val="21"/>
                          </w:rPr>
                        </w:ins>
                      </m:ctrlPr>
                    </m:dPr>
                    <m:e>
                      <m:r>
                        <w:ins w:id="885" w:author="运璐 何" w:date="2025-11-14T16:05:00Z">
                          <w:rPr>
                            <w:rFonts w:ascii="Cambria Math" w:hAnsi="Cambria Math"/>
                            <w:color w:val="000000"/>
                            <w:sz w:val="21"/>
                            <w:szCs w:val="21"/>
                          </w:rPr>
                          <m:t>0</m:t>
                        </w:ins>
                      </m:r>
                    </m:e>
                  </m:d>
                  <m:ctrlPr>
                    <w:rPr>
                      <w:rFonts w:ascii="Cambria Math" w:hAnsi="Cambria Math"/>
                      <w:i/>
                      <w:color w:val="000000"/>
                      <w:sz w:val="21"/>
                      <w:szCs w:val="21"/>
                    </w:rPr>
                  </m:ctrlPr>
                </m:e>
              </m:nary>
              <m:r>
                <w:rPr>
                  <w:rFonts w:ascii="Cambria Math" w:hAnsi="Cambria Math"/>
                  <w:color w:val="000000"/>
                  <w:sz w:val="21"/>
                  <w:szCs w:val="21"/>
                </w:rPr>
                <m:t>#</m:t>
              </m:r>
              <m:d>
                <m:dPr>
                  <m:begChr m:val="（"/>
                  <m:endChr m:val="）"/>
                  <m:ctrlPr>
                    <w:ins w:id="886" w:author="运璐 何" w:date="2025-11-14T16:05:00Z">
                      <w:rPr>
                        <w:rFonts w:ascii="Cambria Math" w:hAnsi="Cambria Math"/>
                        <w:i/>
                        <w:color w:val="000000"/>
                        <w:sz w:val="21"/>
                        <w:szCs w:val="21"/>
                      </w:rPr>
                    </w:ins>
                  </m:ctrlPr>
                </m:dPr>
                <m:e>
                  <m:r>
                    <w:ins w:id="887" w:author="运璐 何" w:date="2025-11-14T16:05:00Z">
                      <w:rPr>
                        <w:rFonts w:ascii="Cambria Math" w:hAnsi="Cambria Math"/>
                        <w:color w:val="000000"/>
                        <w:sz w:val="21"/>
                        <w:szCs w:val="21"/>
                      </w:rPr>
                      <m:t>8</m:t>
                    </w:ins>
                  </m:r>
                </m:e>
              </m:d>
            </m:e>
          </m:eqArr>
        </m:oMath>
      </m:oMathPara>
    </w:p>
    <w:p w14:paraId="666B5F83" w14:textId="1D0894F9" w:rsidR="006D5049" w:rsidRDefault="00D4645F" w:rsidP="006D5049">
      <w:pPr>
        <w:spacing w:line="360" w:lineRule="auto"/>
        <w:ind w:firstLineChars="196" w:firstLine="412"/>
        <w:rPr>
          <w:ins w:id="888" w:author="运璐 何" w:date="2025-11-14T16:05:00Z"/>
          <w:color w:val="000000"/>
          <w:sz w:val="21"/>
          <w:szCs w:val="21"/>
        </w:rPr>
      </w:pPr>
      <w:ins w:id="889" w:author="运璐 何" w:date="2025-11-19T16:21:00Z">
        <w:r>
          <w:rPr>
            <w:rFonts w:hint="eastAsia"/>
            <w:color w:val="000000"/>
            <w:sz w:val="21"/>
            <w:szCs w:val="21"/>
          </w:rPr>
          <w:t>同时</w:t>
        </w:r>
      </w:ins>
      <w:ins w:id="890" w:author="运璐 何" w:date="2025-11-14T15:30:00Z">
        <w:r w:rsidR="006D5049" w:rsidRPr="006D5049">
          <w:rPr>
            <w:color w:val="000000"/>
            <w:sz w:val="21"/>
            <w:szCs w:val="21"/>
          </w:rPr>
          <w:t>以虚拟簇目标点</w:t>
        </w:r>
      </w:ins>
      <w:ins w:id="891" w:author="运璐 何" w:date="2025-11-14T15:32:00Z">
        <w:r w:rsidR="006D5049">
          <w:rPr>
            <w:rFonts w:hint="eastAsia"/>
            <w:color w:val="000000"/>
            <w:sz w:val="21"/>
            <w:szCs w:val="21"/>
          </w:rPr>
          <w:t xml:space="preserve"> </w:t>
        </w:r>
      </w:ins>
      <m:oMath>
        <m:sSub>
          <m:sSubPr>
            <m:ctrlPr>
              <w:ins w:id="892" w:author="运璐 何" w:date="2025-11-14T15:32:00Z">
                <w:rPr>
                  <w:rFonts w:ascii="Cambria Math" w:hAnsi="Cambria Math"/>
                  <w:i/>
                  <w:color w:val="000000"/>
                  <w:sz w:val="21"/>
                  <w:szCs w:val="21"/>
                </w:rPr>
              </w:ins>
            </m:ctrlPr>
          </m:sSubPr>
          <m:e>
            <m:r>
              <w:ins w:id="893" w:author="运璐 何" w:date="2025-11-14T15:32:00Z">
                <w:rPr>
                  <w:rFonts w:ascii="Cambria Math" w:hAnsi="Cambria Math"/>
                  <w:color w:val="000000"/>
                  <w:sz w:val="21"/>
                  <w:szCs w:val="21"/>
                </w:rPr>
                <m:t>g</m:t>
              </w:ins>
            </m:r>
          </m:e>
          <m:sub>
            <m:r>
              <w:ins w:id="894" w:author="运璐 何" w:date="2025-11-14T15:32:00Z">
                <w:rPr>
                  <w:rFonts w:ascii="Cambria Math" w:hAnsi="Cambria Math" w:hint="eastAsia"/>
                  <w:color w:val="000000"/>
                  <w:sz w:val="21"/>
                  <w:szCs w:val="21"/>
                </w:rPr>
                <m:t>i</m:t>
              </w:ins>
            </m:r>
          </m:sub>
        </m:sSub>
      </m:oMath>
      <w:ins w:id="895" w:author="运璐 何" w:date="2025-11-14T15:32:00Z">
        <w:r w:rsidR="006D5049">
          <w:rPr>
            <w:color w:val="000000"/>
            <w:sz w:val="21"/>
            <w:szCs w:val="21"/>
          </w:rPr>
          <w:t xml:space="preserve"> </w:t>
        </w:r>
      </w:ins>
      <w:ins w:id="896" w:author="运璐 何" w:date="2025-11-14T15:31:00Z">
        <w:r w:rsidR="006D5049" w:rsidRPr="006D5049">
          <w:rPr>
            <w:color w:val="000000"/>
            <w:sz w:val="21"/>
            <w:szCs w:val="21"/>
          </w:rPr>
          <w:t>作为目标点执行全局路径规划</w:t>
        </w:r>
      </w:ins>
      <w:ins w:id="897" w:author="运璐 何" w:date="2025-11-14T16:06:00Z">
        <w:r w:rsidR="00FD4F17">
          <w:rPr>
            <w:rFonts w:hint="eastAsia"/>
            <w:color w:val="000000"/>
            <w:sz w:val="21"/>
            <w:szCs w:val="21"/>
          </w:rPr>
          <w:t>：</w:t>
        </w:r>
      </w:ins>
    </w:p>
    <w:p w14:paraId="17257BE3" w14:textId="3C0A7334" w:rsidR="00FD4F17" w:rsidRDefault="00A967F5" w:rsidP="006D5049">
      <w:pPr>
        <w:spacing w:line="360" w:lineRule="auto"/>
        <w:ind w:firstLineChars="196" w:firstLine="412"/>
        <w:rPr>
          <w:ins w:id="898" w:author="运璐 何" w:date="2025-11-14T15:32:00Z"/>
          <w:color w:val="000000"/>
          <w:sz w:val="21"/>
          <w:szCs w:val="21"/>
        </w:rPr>
      </w:pPr>
      <m:oMathPara>
        <m:oMath>
          <m:eqArr>
            <m:eqArrPr>
              <m:maxDist m:val="1"/>
              <m:ctrlPr>
                <w:ins w:id="899" w:author="运璐 何" w:date="2025-11-14T16:05:00Z">
                  <w:rPr>
                    <w:rFonts w:ascii="Cambria Math" w:hAnsi="Cambria Math"/>
                    <w:i/>
                    <w:color w:val="000000"/>
                    <w:sz w:val="21"/>
                    <w:szCs w:val="21"/>
                  </w:rPr>
                </w:ins>
              </m:ctrlPr>
            </m:eqArrPr>
            <m:e>
              <m:sSub>
                <m:sSubPr>
                  <m:ctrlPr>
                    <w:ins w:id="900" w:author="运璐 何" w:date="2025-11-14T16:05:00Z">
                      <w:rPr>
                        <w:rFonts w:ascii="Cambria Math" w:hAnsi="Cambria Math"/>
                        <w:i/>
                        <w:color w:val="000000"/>
                        <w:sz w:val="21"/>
                        <w:szCs w:val="21"/>
                      </w:rPr>
                    </w:ins>
                  </m:ctrlPr>
                </m:sSubPr>
                <m:e>
                  <m:r>
                    <w:ins w:id="901" w:author="运璐 何" w:date="2025-11-14T16:05:00Z">
                      <w:rPr>
                        <w:rFonts w:ascii="Cambria Math" w:hAnsi="Cambria Math"/>
                        <w:color w:val="000000"/>
                        <w:sz w:val="21"/>
                        <w:szCs w:val="21"/>
                      </w:rPr>
                      <m:t>g</m:t>
                    </w:ins>
                  </m:r>
                </m:e>
                <m:sub>
                  <m:r>
                    <w:ins w:id="902" w:author="运璐 何" w:date="2025-11-14T16:05:00Z">
                      <w:rPr>
                        <w:rFonts w:ascii="Cambria Math" w:hAnsi="Cambria Math"/>
                        <w:color w:val="000000"/>
                        <w:sz w:val="21"/>
                        <w:szCs w:val="21"/>
                      </w:rPr>
                      <m:t>i</m:t>
                    </w:ins>
                  </m:r>
                </m:sub>
              </m:sSub>
              <m:r>
                <w:ins w:id="903" w:author="运璐 何" w:date="2025-11-14T16:05:00Z">
                  <w:rPr>
                    <w:rFonts w:ascii="Cambria Math" w:hAnsi="Cambria Math"/>
                    <w:color w:val="000000"/>
                    <w:sz w:val="21"/>
                    <w:szCs w:val="21"/>
                  </w:rPr>
                  <m:t>=</m:t>
                </w:ins>
              </m:r>
              <m:f>
                <m:fPr>
                  <m:ctrlPr>
                    <w:rPr>
                      <w:rFonts w:ascii="Cambria Math" w:hAnsi="Cambria Math"/>
                      <w:color w:val="000000"/>
                      <w:sz w:val="21"/>
                      <w:szCs w:val="21"/>
                    </w:rPr>
                  </m:ctrlPr>
                </m:fPr>
                <m:num>
                  <m:r>
                    <w:ins w:id="904" w:author="运璐 何" w:date="2025-11-14T16:05:00Z">
                      <w:rPr>
                        <w:rFonts w:ascii="Cambria Math" w:hAnsi="Cambria Math"/>
                        <w:color w:val="000000"/>
                        <w:sz w:val="21"/>
                        <w:szCs w:val="21"/>
                      </w:rPr>
                      <m:t>1</m:t>
                    </w:ins>
                  </m:r>
                  <m:ctrlPr>
                    <w:rPr>
                      <w:rFonts w:ascii="Cambria Math" w:hAnsi="Cambria Math"/>
                      <w:i/>
                      <w:color w:val="000000"/>
                      <w:sz w:val="21"/>
                      <w:szCs w:val="21"/>
                    </w:rPr>
                  </m:ctrlPr>
                </m:num>
                <m:den>
                  <m:d>
                    <m:dPr>
                      <m:begChr m:val="|"/>
                      <m:endChr m:val="|"/>
                      <m:ctrlPr>
                        <w:ins w:id="905" w:author="运璐 何" w:date="2025-11-14T16:05:00Z">
                          <w:rPr>
                            <w:rFonts w:ascii="Cambria Math" w:hAnsi="Cambria Math"/>
                            <w:i/>
                            <w:color w:val="000000"/>
                            <w:sz w:val="21"/>
                            <w:szCs w:val="21"/>
                          </w:rPr>
                        </w:ins>
                      </m:ctrlPr>
                    </m:dPr>
                    <m:e>
                      <m:sSub>
                        <m:sSubPr>
                          <m:ctrlPr>
                            <w:ins w:id="906" w:author="运璐 何" w:date="2025-11-14T16:05:00Z">
                              <w:rPr>
                                <w:rFonts w:ascii="Cambria Math" w:hAnsi="Cambria Math"/>
                                <w:i/>
                                <w:color w:val="000000"/>
                                <w:sz w:val="21"/>
                                <w:szCs w:val="21"/>
                              </w:rPr>
                            </w:ins>
                          </m:ctrlPr>
                        </m:sSubPr>
                        <m:e>
                          <m:r>
                            <w:ins w:id="907" w:author="运璐 何" w:date="2025-11-14T16:05:00Z">
                              <w:rPr>
                                <w:rFonts w:ascii="Cambria Math" w:hAnsi="Cambria Math"/>
                                <w:color w:val="000000"/>
                                <w:sz w:val="21"/>
                                <w:szCs w:val="21"/>
                              </w:rPr>
                              <m:t>C</m:t>
                            </w:ins>
                          </m:r>
                        </m:e>
                        <m:sub>
                          <m:r>
                            <w:ins w:id="908" w:author="运璐 何" w:date="2025-11-14T16:05:00Z">
                              <w:rPr>
                                <w:rFonts w:ascii="Cambria Math" w:hAnsi="Cambria Math"/>
                                <w:color w:val="000000"/>
                                <w:sz w:val="21"/>
                                <w:szCs w:val="21"/>
                              </w:rPr>
                              <m:t>i</m:t>
                            </w:ins>
                          </m:r>
                        </m:sub>
                      </m:sSub>
                    </m:e>
                  </m:d>
                  <m:ctrlPr>
                    <w:rPr>
                      <w:rFonts w:ascii="Cambria Math" w:hAnsi="Cambria Math"/>
                      <w:i/>
                      <w:color w:val="000000"/>
                      <w:sz w:val="21"/>
                      <w:szCs w:val="21"/>
                    </w:rPr>
                  </m:ctrlPr>
                </m:den>
              </m:f>
              <m:nary>
                <m:naryPr>
                  <m:chr m:val="∑"/>
                  <m:supHide m:val="1"/>
                  <m:ctrlPr>
                    <w:rPr>
                      <w:rFonts w:ascii="Cambria Math" w:hAnsi="Cambria Math"/>
                      <w:color w:val="000000"/>
                      <w:sz w:val="21"/>
                      <w:szCs w:val="21"/>
                    </w:rPr>
                  </m:ctrlPr>
                </m:naryPr>
                <m:sub>
                  <m:sSub>
                    <m:sSubPr>
                      <m:ctrlPr>
                        <w:ins w:id="909" w:author="运璐 何" w:date="2025-11-14T16:05:00Z">
                          <w:rPr>
                            <w:rFonts w:ascii="Cambria Math" w:hAnsi="Cambria Math"/>
                            <w:i/>
                            <w:color w:val="000000"/>
                            <w:sz w:val="21"/>
                            <w:szCs w:val="21"/>
                          </w:rPr>
                        </w:ins>
                      </m:ctrlPr>
                    </m:sSubPr>
                    <m:e>
                      <m:r>
                        <w:ins w:id="910" w:author="运璐 何" w:date="2025-11-14T16:05:00Z">
                          <w:rPr>
                            <w:rFonts w:ascii="Cambria Math" w:hAnsi="Cambria Math"/>
                            <w:color w:val="000000"/>
                            <w:sz w:val="21"/>
                            <w:szCs w:val="21"/>
                          </w:rPr>
                          <m:t>u</m:t>
                        </w:ins>
                      </m:r>
                    </m:e>
                    <m:sub>
                      <m:r>
                        <w:ins w:id="911" w:author="运璐 何" w:date="2025-11-14T16:05:00Z">
                          <w:rPr>
                            <w:rFonts w:ascii="Cambria Math" w:hAnsi="Cambria Math"/>
                            <w:color w:val="000000"/>
                            <w:sz w:val="21"/>
                            <w:szCs w:val="21"/>
                          </w:rPr>
                          <m:t>j</m:t>
                        </w:ins>
                      </m:r>
                    </m:sub>
                  </m:sSub>
                  <m:r>
                    <m:rPr>
                      <m:sty m:val="p"/>
                    </m:rPr>
                    <w:rPr>
                      <w:rFonts w:ascii="Cambria Math" w:hAnsi="Cambria Math" w:hint="eastAsia"/>
                      <w:color w:val="000000"/>
                      <w:sz w:val="21"/>
                      <w:szCs w:val="21"/>
                    </w:rPr>
                    <m:t>∈</m:t>
                  </m:r>
                  <m:sSub>
                    <m:sSubPr>
                      <m:ctrlPr>
                        <w:ins w:id="912" w:author="运璐 何" w:date="2025-11-14T16:05:00Z">
                          <w:rPr>
                            <w:rFonts w:ascii="Cambria Math" w:hAnsi="Cambria Math"/>
                            <w:i/>
                            <w:color w:val="000000"/>
                            <w:sz w:val="21"/>
                            <w:szCs w:val="21"/>
                          </w:rPr>
                        </w:ins>
                      </m:ctrlPr>
                    </m:sSubPr>
                    <m:e>
                      <m:r>
                        <w:ins w:id="913" w:author="运璐 何" w:date="2025-11-14T16:05:00Z">
                          <w:rPr>
                            <w:rFonts w:ascii="Cambria Math" w:hAnsi="Cambria Math"/>
                            <w:color w:val="000000"/>
                            <w:sz w:val="21"/>
                            <w:szCs w:val="21"/>
                          </w:rPr>
                          <m:t>C</m:t>
                        </w:ins>
                      </m:r>
                      <m:ctrlPr>
                        <w:ins w:id="914" w:author="运璐 何" w:date="2025-11-14T16:05:00Z">
                          <w:rPr>
                            <w:rFonts w:ascii="Cambria Math" w:hAnsi="Cambria Math"/>
                            <w:color w:val="000000"/>
                            <w:sz w:val="21"/>
                            <w:szCs w:val="21"/>
                          </w:rPr>
                        </w:ins>
                      </m:ctrlPr>
                    </m:e>
                    <m:sub>
                      <m:r>
                        <w:ins w:id="915" w:author="运璐 何" w:date="2025-11-14T16:05:00Z">
                          <w:rPr>
                            <w:rFonts w:ascii="Cambria Math" w:hAnsi="Cambria Math"/>
                            <w:color w:val="000000"/>
                            <w:sz w:val="21"/>
                            <w:szCs w:val="21"/>
                          </w:rPr>
                          <m:t>i</m:t>
                        </w:ins>
                      </m:r>
                    </m:sub>
                  </m:sSub>
                  <m:ctrlPr>
                    <w:rPr>
                      <w:rFonts w:ascii="Cambria Math" w:hAnsi="Cambria Math"/>
                      <w:i/>
                      <w:color w:val="000000"/>
                      <w:sz w:val="21"/>
                      <w:szCs w:val="21"/>
                    </w:rPr>
                  </m:ctrlPr>
                </m:sub>
                <m:sup>
                  <m:ctrlPr>
                    <w:rPr>
                      <w:rFonts w:ascii="Cambria Math" w:hAnsi="Cambria Math"/>
                      <w:i/>
                      <w:color w:val="000000"/>
                      <w:sz w:val="21"/>
                      <w:szCs w:val="21"/>
                    </w:rPr>
                  </m:ctrlPr>
                </m:sup>
                <m:e>
                  <m:sSubSup>
                    <m:sSubSupPr>
                      <m:ctrlPr>
                        <w:ins w:id="916" w:author="运璐 何" w:date="2025-11-14T16:05:00Z">
                          <w:rPr>
                            <w:rFonts w:ascii="Cambria Math" w:hAnsi="Cambria Math"/>
                            <w:i/>
                            <w:color w:val="000000"/>
                            <w:sz w:val="21"/>
                            <w:szCs w:val="21"/>
                          </w:rPr>
                        </w:ins>
                      </m:ctrlPr>
                    </m:sSubSupPr>
                    <m:e>
                      <m:r>
                        <w:ins w:id="917" w:author="运璐 何" w:date="2025-11-14T16:05:00Z">
                          <w:rPr>
                            <w:rFonts w:ascii="Cambria Math" w:hAnsi="Cambria Math"/>
                            <w:color w:val="000000"/>
                            <w:sz w:val="21"/>
                            <w:szCs w:val="21"/>
                          </w:rPr>
                          <m:t>o</m:t>
                        </w:ins>
                      </m:r>
                    </m:e>
                    <m:sub>
                      <m:r>
                        <w:ins w:id="918" w:author="运璐 何" w:date="2025-11-14T16:05:00Z">
                          <w:rPr>
                            <w:rFonts w:ascii="Cambria Math" w:hAnsi="Cambria Math"/>
                            <w:color w:val="000000"/>
                            <w:sz w:val="21"/>
                            <w:szCs w:val="21"/>
                          </w:rPr>
                          <m:t>j</m:t>
                        </w:ins>
                      </m:r>
                    </m:sub>
                    <m:sup>
                      <m:r>
                        <w:ins w:id="919" w:author="运璐 何" w:date="2025-11-14T16:05:00Z">
                          <w:rPr>
                            <w:rFonts w:ascii="Cambria Math" w:hAnsi="Cambria Math"/>
                            <w:color w:val="000000"/>
                            <w:sz w:val="21"/>
                            <w:szCs w:val="21"/>
                          </w:rPr>
                          <m:t>g</m:t>
                        </w:ins>
                      </m:r>
                    </m:sup>
                  </m:sSubSup>
                  <m:ctrlPr>
                    <w:rPr>
                      <w:rFonts w:ascii="Cambria Math" w:hAnsi="Cambria Math"/>
                      <w:i/>
                      <w:color w:val="000000"/>
                      <w:sz w:val="21"/>
                      <w:szCs w:val="21"/>
                    </w:rPr>
                  </m:ctrlPr>
                </m:e>
              </m:nary>
              <m:r>
                <w:rPr>
                  <w:rFonts w:ascii="Cambria Math" w:hAnsi="Cambria Math"/>
                  <w:color w:val="000000"/>
                  <w:sz w:val="21"/>
                  <w:szCs w:val="21"/>
                </w:rPr>
                <m:t>#</m:t>
              </m:r>
              <m:d>
                <m:dPr>
                  <m:begChr m:val="（"/>
                  <m:endChr m:val="）"/>
                  <m:ctrlPr>
                    <w:ins w:id="920" w:author="运璐 何" w:date="2025-11-14T16:05:00Z">
                      <w:rPr>
                        <w:rFonts w:ascii="Cambria Math" w:hAnsi="Cambria Math"/>
                        <w:i/>
                        <w:color w:val="000000"/>
                        <w:sz w:val="21"/>
                        <w:szCs w:val="21"/>
                      </w:rPr>
                    </w:ins>
                  </m:ctrlPr>
                </m:dPr>
                <m:e>
                  <m:r>
                    <w:ins w:id="921" w:author="运璐 何" w:date="2025-11-14T16:05:00Z">
                      <w:rPr>
                        <w:rFonts w:ascii="Cambria Math" w:hAnsi="Cambria Math"/>
                        <w:color w:val="000000"/>
                        <w:sz w:val="21"/>
                        <w:szCs w:val="21"/>
                      </w:rPr>
                      <m:t>9</m:t>
                    </w:ins>
                  </m:r>
                </m:e>
              </m:d>
            </m:e>
          </m:eqArr>
        </m:oMath>
      </m:oMathPara>
    </w:p>
    <w:p w14:paraId="6AE1B99A" w14:textId="00BAC1C1" w:rsidR="006D5049" w:rsidRDefault="006D5049" w:rsidP="006D5049">
      <w:pPr>
        <w:spacing w:line="360" w:lineRule="auto"/>
        <w:ind w:firstLineChars="196" w:firstLine="412"/>
        <w:rPr>
          <w:ins w:id="922" w:author="运璐 何" w:date="2025-11-14T15:32:00Z"/>
          <w:color w:val="000000"/>
          <w:sz w:val="21"/>
          <w:szCs w:val="21"/>
        </w:rPr>
      </w:pPr>
      <w:ins w:id="923" w:author="运璐 何" w:date="2025-11-14T15:31:00Z">
        <w:r w:rsidRPr="006D5049">
          <w:rPr>
            <w:color w:val="000000"/>
            <w:sz w:val="21"/>
            <w:szCs w:val="21"/>
          </w:rPr>
          <w:t>簇内无人机在局部控制层依据全局路径</w:t>
        </w:r>
      </w:ins>
      <w:ins w:id="924" w:author="运璐 何" w:date="2025-11-17T18:58:00Z">
        <w:r w:rsidR="005C2409">
          <w:rPr>
            <w:rFonts w:hint="eastAsia"/>
            <w:color w:val="000000"/>
            <w:sz w:val="21"/>
            <w:szCs w:val="21"/>
          </w:rPr>
          <w:t>关键点</w:t>
        </w:r>
      </w:ins>
      <w:ins w:id="925" w:author="运璐 何" w:date="2025-11-14T15:31:00Z">
        <w:r w:rsidRPr="006D5049">
          <w:rPr>
            <w:color w:val="000000"/>
            <w:sz w:val="21"/>
            <w:szCs w:val="21"/>
          </w:rPr>
          <w:t>进行跟随与避障，从而形成全局</w:t>
        </w:r>
      </w:ins>
      <w:ins w:id="926" w:author="运璐 何" w:date="2025-11-17T18:59:00Z">
        <w:r w:rsidR="005C2409">
          <w:rPr>
            <w:rFonts w:hint="eastAsia"/>
            <w:color w:val="000000"/>
            <w:sz w:val="21"/>
            <w:szCs w:val="21"/>
          </w:rPr>
          <w:t>关键点引导与</w:t>
        </w:r>
      </w:ins>
      <w:ins w:id="927" w:author="运璐 何" w:date="2025-11-14T15:31:00Z">
        <w:r w:rsidRPr="006D5049">
          <w:rPr>
            <w:color w:val="000000"/>
            <w:sz w:val="21"/>
            <w:szCs w:val="21"/>
          </w:rPr>
          <w:t>局部</w:t>
        </w:r>
      </w:ins>
      <w:ins w:id="928" w:author="运璐 何" w:date="2025-11-17T18:59:00Z">
        <w:r w:rsidR="005C2409">
          <w:rPr>
            <w:rFonts w:hint="eastAsia"/>
            <w:color w:val="000000"/>
            <w:sz w:val="21"/>
            <w:szCs w:val="21"/>
          </w:rPr>
          <w:t>M</w:t>
        </w:r>
        <w:r w:rsidR="005C2409">
          <w:rPr>
            <w:color w:val="000000"/>
            <w:sz w:val="21"/>
            <w:szCs w:val="21"/>
          </w:rPr>
          <w:t>BST-APF</w:t>
        </w:r>
        <w:r w:rsidR="005C2409">
          <w:rPr>
            <w:rFonts w:hint="eastAsia"/>
            <w:color w:val="000000"/>
            <w:sz w:val="21"/>
            <w:szCs w:val="21"/>
          </w:rPr>
          <w:t>规划</w:t>
        </w:r>
      </w:ins>
      <w:ins w:id="929" w:author="运璐 何" w:date="2025-11-14T15:31:00Z">
        <w:r w:rsidRPr="006D5049">
          <w:rPr>
            <w:color w:val="000000"/>
            <w:sz w:val="21"/>
            <w:szCs w:val="21"/>
          </w:rPr>
          <w:t>的分层控制结构。</w:t>
        </w:r>
      </w:ins>
    </w:p>
    <w:p w14:paraId="24CC443C" w14:textId="324AF3C5" w:rsidR="006D5049" w:rsidRDefault="006D5049" w:rsidP="006D5049">
      <w:pPr>
        <w:spacing w:line="360" w:lineRule="auto"/>
        <w:ind w:firstLineChars="196" w:firstLine="412"/>
        <w:rPr>
          <w:ins w:id="930" w:author="运璐 何" w:date="2025-11-14T15:33:00Z"/>
          <w:color w:val="000000"/>
          <w:sz w:val="21"/>
          <w:szCs w:val="21"/>
        </w:rPr>
      </w:pPr>
      <w:ins w:id="931" w:author="运璐 何" w:date="2025-11-14T15:32:00Z">
        <w:r w:rsidRPr="006D5049">
          <w:rPr>
            <w:color w:val="000000"/>
            <w:sz w:val="21"/>
            <w:szCs w:val="21"/>
          </w:rPr>
          <w:t>在</w:t>
        </w:r>
      </w:ins>
      <w:ins w:id="932" w:author="运璐 何" w:date="2025-11-19T16:22:00Z">
        <w:r w:rsidR="00D4645F">
          <w:rPr>
            <w:rFonts w:hint="eastAsia"/>
            <w:color w:val="000000"/>
            <w:sz w:val="21"/>
            <w:szCs w:val="21"/>
          </w:rPr>
          <w:t>单簇</w:t>
        </w:r>
      </w:ins>
      <w:ins w:id="933" w:author="运璐 何" w:date="2025-11-19T16:24:00Z">
        <w:r w:rsidR="00D4645F">
          <w:rPr>
            <w:rFonts w:hint="eastAsia"/>
            <w:color w:val="000000"/>
            <w:sz w:val="21"/>
            <w:szCs w:val="21"/>
          </w:rPr>
          <w:t>全局</w:t>
        </w:r>
      </w:ins>
      <w:ins w:id="934" w:author="运璐 何" w:date="2025-11-19T16:22:00Z">
        <w:r w:rsidR="00D4645F">
          <w:rPr>
            <w:rFonts w:hint="eastAsia"/>
            <w:color w:val="000000"/>
            <w:sz w:val="21"/>
            <w:szCs w:val="21"/>
          </w:rPr>
          <w:t>路径搜索</w:t>
        </w:r>
      </w:ins>
      <w:ins w:id="935" w:author="运璐 何" w:date="2025-11-14T15:32:00Z">
        <w:r w:rsidRPr="006D5049">
          <w:rPr>
            <w:color w:val="000000"/>
            <w:sz w:val="21"/>
            <w:szCs w:val="21"/>
          </w:rPr>
          <w:t>阶段，采用</w:t>
        </w:r>
        <w:r w:rsidRPr="006D5049">
          <w:rPr>
            <w:color w:val="000000"/>
            <w:sz w:val="21"/>
            <w:szCs w:val="21"/>
          </w:rPr>
          <w:t>RRT*</w:t>
        </w:r>
        <w:r w:rsidRPr="006D5049">
          <w:rPr>
            <w:color w:val="000000"/>
            <w:sz w:val="21"/>
            <w:szCs w:val="21"/>
          </w:rPr>
          <w:t>算法为每个簇</w:t>
        </w:r>
        <w:r w:rsidRPr="006D5049">
          <w:rPr>
            <w:color w:val="000000"/>
            <w:sz w:val="21"/>
            <w:szCs w:val="21"/>
          </w:rPr>
          <w:t xml:space="preserve"> </w:t>
        </w:r>
      </w:ins>
      <m:oMath>
        <m:sSub>
          <m:sSubPr>
            <m:ctrlPr>
              <w:ins w:id="936" w:author="运璐 何" w:date="2025-11-14T15:32:00Z">
                <w:rPr>
                  <w:rFonts w:ascii="Cambria Math" w:hAnsi="Cambria Math"/>
                  <w:i/>
                  <w:color w:val="000000"/>
                  <w:sz w:val="21"/>
                  <w:szCs w:val="21"/>
                </w:rPr>
              </w:ins>
            </m:ctrlPr>
          </m:sSubPr>
          <m:e>
            <m:r>
              <w:ins w:id="937" w:author="运璐 何" w:date="2025-11-14T15:32:00Z">
                <w:rPr>
                  <w:rFonts w:ascii="Cambria Math" w:hAnsi="Cambria Math"/>
                  <w:color w:val="000000"/>
                  <w:sz w:val="21"/>
                  <w:szCs w:val="21"/>
                </w:rPr>
                <m:t>C</m:t>
              </w:ins>
            </m:r>
          </m:e>
          <m:sub>
            <m:r>
              <w:ins w:id="938" w:author="运璐 何" w:date="2025-11-14T15:32:00Z">
                <w:rPr>
                  <w:rFonts w:ascii="Cambria Math" w:hAnsi="Cambria Math"/>
                  <w:color w:val="000000"/>
                  <w:sz w:val="21"/>
                  <w:szCs w:val="21"/>
                </w:rPr>
                <m:t>i</m:t>
              </w:ins>
            </m:r>
          </m:sub>
        </m:sSub>
      </m:oMath>
      <w:ins w:id="939" w:author="运璐 何" w:date="2025-11-14T15:32:00Z">
        <w:r w:rsidRPr="006D5049">
          <w:rPr>
            <w:color w:val="000000"/>
            <w:sz w:val="21"/>
            <w:szCs w:val="21"/>
          </w:rPr>
          <w:t xml:space="preserve"> </w:t>
        </w:r>
        <w:r w:rsidRPr="006D5049">
          <w:rPr>
            <w:color w:val="000000"/>
            <w:sz w:val="21"/>
            <w:szCs w:val="21"/>
          </w:rPr>
          <w:t>独立</w:t>
        </w:r>
      </w:ins>
      <w:ins w:id="940" w:author="运璐 何" w:date="2025-11-19T16:22:00Z">
        <w:r w:rsidR="00D4645F">
          <w:rPr>
            <w:rFonts w:hint="eastAsia"/>
            <w:color w:val="000000"/>
            <w:sz w:val="21"/>
            <w:szCs w:val="21"/>
          </w:rPr>
          <w:t>采样</w:t>
        </w:r>
      </w:ins>
      <w:ins w:id="941" w:author="运璐 何" w:date="2025-11-14T15:32:00Z">
        <w:r w:rsidRPr="006D5049">
          <w:rPr>
            <w:color w:val="000000"/>
            <w:sz w:val="21"/>
            <w:szCs w:val="21"/>
          </w:rPr>
          <w:t>最优路径。</w:t>
        </w:r>
        <w:r w:rsidRPr="006D5049">
          <w:rPr>
            <w:color w:val="000000"/>
            <w:sz w:val="21"/>
            <w:szCs w:val="21"/>
          </w:rPr>
          <w:t>RRT*</w:t>
        </w:r>
        <w:r w:rsidRPr="006D5049">
          <w:rPr>
            <w:color w:val="000000"/>
            <w:sz w:val="21"/>
            <w:szCs w:val="21"/>
          </w:rPr>
          <w:t>通过在状态空间</w:t>
        </w:r>
        <w:r w:rsidRPr="006D5049">
          <w:rPr>
            <w:color w:val="000000"/>
            <w:sz w:val="21"/>
            <w:szCs w:val="21"/>
          </w:rPr>
          <w:t xml:space="preserve"> </w:t>
        </w:r>
      </w:ins>
      <m:oMath>
        <m:r>
          <w:ins w:id="942" w:author="运璐 何" w:date="2025-11-14T15:32:00Z">
            <m:rPr>
              <m:scr m:val="script"/>
            </m:rPr>
            <w:rPr>
              <w:rFonts w:ascii="Cambria Math" w:hAnsi="Cambria Math"/>
              <w:color w:val="000000"/>
              <w:sz w:val="21"/>
              <w:szCs w:val="21"/>
            </w:rPr>
            <m:t>A</m:t>
          </w:ins>
        </m:r>
        <m:r>
          <m:rPr>
            <m:sty m:val="p"/>
          </m:rPr>
          <w:rPr>
            <w:rFonts w:ascii="Cambria Math" w:hAnsi="Cambria Math"/>
            <w:color w:val="000000"/>
            <w:sz w:val="21"/>
            <w:szCs w:val="21"/>
          </w:rPr>
          <m:t>⊂</m:t>
        </m:r>
        <m:sSup>
          <m:sSupPr>
            <m:ctrlPr>
              <w:ins w:id="943" w:author="运璐 何" w:date="2025-11-14T15:32:00Z">
                <w:rPr>
                  <w:rFonts w:ascii="Cambria Math" w:hAnsi="Cambria Math"/>
                  <w:i/>
                  <w:color w:val="000000"/>
                  <w:sz w:val="21"/>
                  <w:szCs w:val="21"/>
                </w:rPr>
              </w:ins>
            </m:ctrlPr>
          </m:sSupPr>
          <m:e>
            <m:r>
              <w:ins w:id="944" w:author="运璐 何" w:date="2025-11-14T15:32:00Z">
                <w:rPr>
                  <w:rFonts w:ascii="Cambria Math" w:hAnsi="Cambria Math"/>
                  <w:color w:val="000000"/>
                  <w:sz w:val="21"/>
                  <w:szCs w:val="21"/>
                </w:rPr>
                <m:t>R</m:t>
              </w:ins>
            </m:r>
          </m:e>
          <m:sup>
            <m:r>
              <w:ins w:id="945" w:author="运璐 何" w:date="2025-11-14T15:32:00Z">
                <m:rPr>
                  <m:scr m:val="double-struck"/>
                </m:rPr>
                <w:rPr>
                  <w:rFonts w:ascii="Cambria Math" w:hAnsi="Cambria Math"/>
                  <w:color w:val="000000"/>
                  <w:sz w:val="21"/>
                  <w:szCs w:val="21"/>
                </w:rPr>
                <m:t>2</m:t>
              </w:ins>
            </m:r>
          </m:sup>
        </m:sSup>
      </m:oMath>
      <w:ins w:id="946" w:author="运璐 何" w:date="2025-11-14T15:33:00Z">
        <w:r>
          <w:rPr>
            <w:rFonts w:hint="eastAsia"/>
            <w:color w:val="000000"/>
            <w:sz w:val="21"/>
            <w:szCs w:val="21"/>
          </w:rPr>
          <w:t xml:space="preserve"> </w:t>
        </w:r>
      </w:ins>
      <w:ins w:id="947" w:author="运璐 何" w:date="2025-11-14T15:32:00Z">
        <w:r w:rsidRPr="006D5049">
          <w:rPr>
            <w:color w:val="000000"/>
            <w:sz w:val="21"/>
            <w:szCs w:val="21"/>
          </w:rPr>
          <w:t>内进行随机采样并扩展</w:t>
        </w:r>
      </w:ins>
      <w:ins w:id="948" w:author="运璐 何" w:date="2025-11-18T11:04:00Z">
        <w:r w:rsidR="005E705F">
          <w:rPr>
            <w:rFonts w:hint="eastAsia"/>
            <w:color w:val="000000"/>
            <w:sz w:val="21"/>
            <w:szCs w:val="21"/>
          </w:rPr>
          <w:t>采样点组成的</w:t>
        </w:r>
      </w:ins>
      <w:ins w:id="949" w:author="运璐 何" w:date="2025-11-14T15:32:00Z">
        <w:r w:rsidRPr="006D5049">
          <w:rPr>
            <w:color w:val="000000"/>
            <w:sz w:val="21"/>
            <w:szCs w:val="21"/>
          </w:rPr>
          <w:t>树结构</w:t>
        </w:r>
        <w:r w:rsidRPr="006D5049">
          <w:rPr>
            <w:color w:val="000000"/>
            <w:sz w:val="21"/>
            <w:szCs w:val="21"/>
          </w:rPr>
          <w:t xml:space="preserve"> </w:t>
        </w:r>
      </w:ins>
      <m:oMath>
        <m:r>
          <w:ins w:id="950" w:author="运璐 何" w:date="2025-11-14T15:32:00Z">
            <m:rPr>
              <m:scr m:val="script"/>
            </m:rPr>
            <w:rPr>
              <w:rFonts w:ascii="Cambria Math" w:hAnsi="Cambria Math"/>
              <w:color w:val="000000"/>
              <w:sz w:val="21"/>
              <w:szCs w:val="21"/>
            </w:rPr>
            <m:t>T</m:t>
          </w:ins>
        </m:r>
      </m:oMath>
      <w:ins w:id="951" w:author="运璐 何" w:date="2025-11-14T15:32:00Z">
        <w:r w:rsidRPr="006D5049">
          <w:rPr>
            <w:color w:val="000000"/>
            <w:sz w:val="21"/>
            <w:szCs w:val="21"/>
          </w:rPr>
          <w:t xml:space="preserve"> </w:t>
        </w:r>
        <w:r w:rsidRPr="006D5049">
          <w:rPr>
            <w:color w:val="000000"/>
            <w:sz w:val="21"/>
            <w:szCs w:val="21"/>
          </w:rPr>
          <w:t>实现路径搜索，过程可描述为以下步骤：</w:t>
        </w:r>
      </w:ins>
    </w:p>
    <w:p w14:paraId="2CA8319F" w14:textId="65265BD0" w:rsidR="006D5049" w:rsidRDefault="006D5049" w:rsidP="006D5049">
      <w:pPr>
        <w:spacing w:line="360" w:lineRule="auto"/>
        <w:ind w:firstLineChars="196" w:firstLine="412"/>
        <w:rPr>
          <w:ins w:id="952" w:author="运璐 何" w:date="2025-11-14T16:12:00Z"/>
          <w:color w:val="000000"/>
          <w:sz w:val="21"/>
          <w:szCs w:val="21"/>
        </w:rPr>
      </w:pPr>
      <w:ins w:id="953" w:author="运璐 何" w:date="2025-11-14T15:33:00Z">
        <w:r>
          <w:rPr>
            <w:rFonts w:hint="eastAsia"/>
            <w:color w:val="000000"/>
            <w:sz w:val="21"/>
            <w:szCs w:val="21"/>
          </w:rPr>
          <w:t>1</w:t>
        </w:r>
      </w:ins>
      <w:ins w:id="954" w:author="运璐 何" w:date="2025-11-14T15:35:00Z">
        <w:r>
          <w:rPr>
            <w:rFonts w:hint="eastAsia"/>
            <w:color w:val="000000"/>
            <w:sz w:val="21"/>
            <w:szCs w:val="21"/>
          </w:rPr>
          <w:t>）</w:t>
        </w:r>
      </w:ins>
      <w:ins w:id="955" w:author="运璐 何" w:date="2025-11-14T15:34:00Z">
        <w:r>
          <w:rPr>
            <w:rFonts w:hint="eastAsia"/>
            <w:color w:val="000000"/>
            <w:sz w:val="21"/>
            <w:szCs w:val="21"/>
          </w:rPr>
          <w:t>采样生成：</w:t>
        </w:r>
        <w:r w:rsidRPr="006D5049">
          <w:rPr>
            <w:color w:val="000000"/>
            <w:sz w:val="21"/>
            <w:szCs w:val="21"/>
          </w:rPr>
          <w:t>在每次迭代中</w:t>
        </w:r>
      </w:ins>
      <w:ins w:id="956" w:author="运璐 何" w:date="2025-11-14T16:13:00Z">
        <w:r w:rsidR="0023080E">
          <w:rPr>
            <w:rFonts w:hint="eastAsia"/>
            <w:color w:val="000000"/>
            <w:sz w:val="21"/>
            <w:szCs w:val="21"/>
          </w:rPr>
          <w:t>，</w:t>
        </w:r>
      </w:ins>
      <w:ins w:id="957" w:author="运璐 何" w:date="2025-11-14T15:34:00Z">
        <w:r w:rsidRPr="006D5049">
          <w:rPr>
            <w:color w:val="000000"/>
            <w:sz w:val="21"/>
            <w:szCs w:val="21"/>
          </w:rPr>
          <w:t>以概率</w:t>
        </w:r>
        <w:r w:rsidRPr="006D5049">
          <w:rPr>
            <w:color w:val="000000"/>
            <w:sz w:val="21"/>
            <w:szCs w:val="21"/>
          </w:rPr>
          <w:t xml:space="preserve"> </w:t>
        </w:r>
      </w:ins>
      <m:oMath>
        <m:sSub>
          <m:sSubPr>
            <m:ctrlPr>
              <w:ins w:id="958" w:author="运璐 何" w:date="2025-11-14T15:34:00Z">
                <w:rPr>
                  <w:rFonts w:ascii="Cambria Math" w:hAnsi="Cambria Math"/>
                  <w:i/>
                  <w:color w:val="000000"/>
                  <w:sz w:val="21"/>
                  <w:szCs w:val="21"/>
                </w:rPr>
              </w:ins>
            </m:ctrlPr>
          </m:sSubPr>
          <m:e>
            <m:r>
              <w:ins w:id="959" w:author="运璐 何" w:date="2025-11-14T15:34:00Z">
                <w:rPr>
                  <w:rFonts w:ascii="Cambria Math" w:hAnsi="Cambria Math"/>
                  <w:color w:val="000000"/>
                  <w:sz w:val="21"/>
                  <w:szCs w:val="21"/>
                </w:rPr>
                <m:t>p</m:t>
              </w:ins>
            </m:r>
          </m:e>
          <m:sub>
            <m:r>
              <w:ins w:id="960" w:author="运璐 何" w:date="2025-11-14T15:34:00Z">
                <w:rPr>
                  <w:rFonts w:ascii="Cambria Math" w:hAnsi="Cambria Math"/>
                  <w:color w:val="000000"/>
                  <w:sz w:val="21"/>
                  <w:szCs w:val="21"/>
                </w:rPr>
                <m:t>g</m:t>
              </w:ins>
            </m:r>
          </m:sub>
        </m:sSub>
      </m:oMath>
      <w:ins w:id="961" w:author="运璐 何" w:date="2025-11-14T15:34:00Z">
        <w:r w:rsidRPr="006D5049">
          <w:rPr>
            <w:color w:val="000000"/>
            <w:sz w:val="21"/>
            <w:szCs w:val="21"/>
          </w:rPr>
          <w:t xml:space="preserve"> </w:t>
        </w:r>
        <w:r w:rsidRPr="006D5049">
          <w:rPr>
            <w:color w:val="000000"/>
            <w:sz w:val="21"/>
            <w:szCs w:val="21"/>
          </w:rPr>
          <w:t>直接采样目标点</w:t>
        </w:r>
        <w:r w:rsidRPr="006D5049">
          <w:rPr>
            <w:color w:val="000000"/>
            <w:sz w:val="21"/>
            <w:szCs w:val="21"/>
          </w:rPr>
          <w:t xml:space="preserve"> </w:t>
        </w:r>
      </w:ins>
      <m:oMath>
        <m:sSub>
          <m:sSubPr>
            <m:ctrlPr>
              <w:ins w:id="962" w:author="运璐 何" w:date="2025-11-14T15:34:00Z">
                <w:rPr>
                  <w:rFonts w:ascii="Cambria Math" w:hAnsi="Cambria Math"/>
                  <w:i/>
                  <w:color w:val="000000"/>
                  <w:sz w:val="21"/>
                  <w:szCs w:val="21"/>
                </w:rPr>
              </w:ins>
            </m:ctrlPr>
          </m:sSubPr>
          <m:e>
            <m:r>
              <w:ins w:id="963" w:author="运璐 何" w:date="2025-11-14T15:34:00Z">
                <w:rPr>
                  <w:rFonts w:ascii="Cambria Math" w:hAnsi="Cambria Math"/>
                  <w:color w:val="000000"/>
                  <w:sz w:val="21"/>
                  <w:szCs w:val="21"/>
                </w:rPr>
                <m:t>g</m:t>
              </w:ins>
            </m:r>
          </m:e>
          <m:sub>
            <m:r>
              <w:ins w:id="964" w:author="运璐 何" w:date="2025-11-14T15:34:00Z">
                <w:rPr>
                  <w:rFonts w:ascii="Cambria Math" w:hAnsi="Cambria Math"/>
                  <w:color w:val="000000"/>
                  <w:sz w:val="21"/>
                  <w:szCs w:val="21"/>
                </w:rPr>
                <m:t>i</m:t>
              </w:ins>
            </m:r>
          </m:sub>
        </m:sSub>
      </m:oMath>
      <w:ins w:id="965" w:author="运璐 何" w:date="2025-11-14T15:34:00Z">
        <w:r w:rsidRPr="006D5049">
          <w:rPr>
            <w:color w:val="000000"/>
            <w:sz w:val="21"/>
            <w:szCs w:val="21"/>
          </w:rPr>
          <w:t>​</w:t>
        </w:r>
        <w:r w:rsidRPr="006D5049">
          <w:rPr>
            <w:color w:val="000000"/>
            <w:sz w:val="21"/>
            <w:szCs w:val="21"/>
          </w:rPr>
          <w:t>，否则从区域</w:t>
        </w:r>
        <w:r w:rsidRPr="006D5049">
          <w:rPr>
            <w:color w:val="000000"/>
            <w:sz w:val="21"/>
            <w:szCs w:val="21"/>
          </w:rPr>
          <w:t xml:space="preserve"> </w:t>
        </w:r>
      </w:ins>
      <m:oMath>
        <m:r>
          <w:ins w:id="966" w:author="运璐 何" w:date="2025-11-14T15:34:00Z">
            <m:rPr>
              <m:scr m:val="script"/>
            </m:rPr>
            <w:rPr>
              <w:rFonts w:ascii="Cambria Math" w:hAnsi="Cambria Math"/>
              <w:color w:val="000000"/>
              <w:sz w:val="21"/>
              <w:szCs w:val="21"/>
            </w:rPr>
            <m:t>A</m:t>
          </w:ins>
        </m:r>
      </m:oMath>
      <w:ins w:id="967" w:author="运璐 何" w:date="2025-11-14T15:34:00Z">
        <w:r w:rsidRPr="006D5049">
          <w:rPr>
            <w:color w:val="000000"/>
            <w:sz w:val="21"/>
            <w:szCs w:val="21"/>
          </w:rPr>
          <w:t xml:space="preserve"> </w:t>
        </w:r>
        <w:r w:rsidRPr="006D5049">
          <w:rPr>
            <w:color w:val="000000"/>
            <w:sz w:val="21"/>
            <w:szCs w:val="21"/>
          </w:rPr>
          <w:t>中随机采样得到</w:t>
        </w:r>
      </w:ins>
      <w:ins w:id="968" w:author="运璐 何" w:date="2025-11-14T15:35:00Z">
        <w:r>
          <w:rPr>
            <w:rFonts w:hint="eastAsia"/>
            <w:color w:val="000000"/>
            <w:sz w:val="21"/>
            <w:szCs w:val="21"/>
          </w:rPr>
          <w:t>：</w:t>
        </w:r>
      </w:ins>
    </w:p>
    <w:p w14:paraId="3E194D52" w14:textId="4C803398" w:rsidR="00FD4F17" w:rsidRDefault="00A967F5" w:rsidP="006D5049">
      <w:pPr>
        <w:spacing w:line="360" w:lineRule="auto"/>
        <w:ind w:firstLineChars="196" w:firstLine="412"/>
        <w:rPr>
          <w:ins w:id="969" w:author="运璐 何" w:date="2025-11-14T15:34:00Z"/>
          <w:color w:val="000000"/>
          <w:sz w:val="21"/>
          <w:szCs w:val="21"/>
        </w:rPr>
      </w:pPr>
      <m:oMathPara>
        <m:oMath>
          <m:eqArr>
            <m:eqArrPr>
              <m:maxDist m:val="1"/>
              <m:ctrlPr>
                <w:ins w:id="970" w:author="运璐 何" w:date="2025-11-14T16:14:00Z">
                  <w:rPr>
                    <w:rFonts w:ascii="Cambria Math" w:hAnsi="Cambria Math"/>
                    <w:i/>
                    <w:color w:val="000000"/>
                    <w:sz w:val="21"/>
                    <w:szCs w:val="21"/>
                  </w:rPr>
                </w:ins>
              </m:ctrlPr>
            </m:eqArrPr>
            <m:e>
              <m:sSub>
                <m:sSubPr>
                  <m:ctrlPr>
                    <w:ins w:id="971" w:author="运璐 何" w:date="2025-11-14T16:12:00Z">
                      <w:rPr>
                        <w:rFonts w:ascii="Cambria Math" w:hAnsi="Cambria Math"/>
                        <w:i/>
                        <w:color w:val="000000"/>
                        <w:sz w:val="21"/>
                        <w:szCs w:val="21"/>
                      </w:rPr>
                    </w:ins>
                  </m:ctrlPr>
                </m:sSubPr>
                <m:e>
                  <m:r>
                    <w:ins w:id="972" w:author="运璐 何" w:date="2025-11-23T11:04:00Z">
                      <w:rPr>
                        <w:rFonts w:ascii="Cambria Math" w:hAnsi="Cambria Math" w:hint="eastAsia"/>
                        <w:color w:val="000000"/>
                        <w:sz w:val="21"/>
                        <w:szCs w:val="21"/>
                      </w:rPr>
                      <m:t>o</m:t>
                    </w:ins>
                  </m:r>
                </m:e>
                <m:sub>
                  <m:r>
                    <w:ins w:id="973" w:author="运璐 何" w:date="2025-11-14T16:12:00Z">
                      <w:rPr>
                        <w:rFonts w:ascii="Cambria Math" w:hAnsi="Cambria Math"/>
                        <w:color w:val="000000"/>
                        <w:sz w:val="21"/>
                        <w:szCs w:val="21"/>
                      </w:rPr>
                      <m:t>rand</m:t>
                    </w:ins>
                  </m:r>
                </m:sub>
              </m:sSub>
              <m:r>
                <m:rPr>
                  <m:sty m:val="p"/>
                </m:rPr>
                <w:rPr>
                  <w:rFonts w:ascii="Cambria Math" w:hAnsi="Cambria Math" w:hint="eastAsia"/>
                  <w:color w:val="000000"/>
                  <w:sz w:val="21"/>
                  <w:szCs w:val="21"/>
                </w:rPr>
                <m:t>∈</m:t>
              </m:r>
              <m:r>
                <w:ins w:id="974" w:author="运璐 何" w:date="2025-11-14T16:12:00Z">
                  <w:rPr>
                    <w:rFonts w:ascii="Cambria Math" w:hAnsi="Cambria Math"/>
                    <w:color w:val="000000"/>
                    <w:sz w:val="21"/>
                    <w:szCs w:val="21"/>
                  </w:rPr>
                  <m:t>A</m:t>
                </w:ins>
              </m:r>
              <m:r>
                <m:rPr>
                  <m:sty m:val="p"/>
                </m:rPr>
                <w:rPr>
                  <w:rFonts w:ascii="Cambria Math" w:hAnsi="Cambria Math"/>
                  <w:color w:val="000000"/>
                  <w:sz w:val="21"/>
                  <w:szCs w:val="21"/>
                </w:rPr>
                <m:t>∖</m:t>
              </m:r>
              <m:sSub>
                <m:sSubPr>
                  <m:ctrlPr>
                    <w:ins w:id="975" w:author="运璐 何" w:date="2025-11-14T16:28:00Z">
                      <w:rPr>
                        <w:rFonts w:ascii="Cambria Math" w:hAnsi="Cambria Math"/>
                        <w:i/>
                        <w:color w:val="000000"/>
                        <w:sz w:val="21"/>
                        <w:szCs w:val="21"/>
                      </w:rPr>
                    </w:ins>
                  </m:ctrlPr>
                </m:sSubPr>
                <m:e>
                  <m:r>
                    <w:ins w:id="976" w:author="运璐 何" w:date="2025-11-14T16:28:00Z">
                      <m:rPr>
                        <m:scr m:val="script"/>
                      </m:rPr>
                      <w:rPr>
                        <w:rFonts w:ascii="Cambria Math" w:hAnsi="Cambria Math"/>
                        <w:color w:val="000000"/>
                        <w:sz w:val="21"/>
                        <w:szCs w:val="21"/>
                      </w:rPr>
                      <m:t>O</m:t>
                    </w:ins>
                  </m:r>
                </m:e>
                <m:sub>
                  <m:r>
                    <w:ins w:id="977" w:author="运璐 何" w:date="2025-11-14T16:28:00Z">
                      <m:rPr>
                        <m:scr m:val="script"/>
                      </m:rPr>
                      <w:rPr>
                        <w:rFonts w:ascii="Cambria Math" w:hAnsi="Cambria Math"/>
                        <w:color w:val="000000"/>
                        <w:sz w:val="21"/>
                        <w:szCs w:val="21"/>
                      </w:rPr>
                      <m:t>t</m:t>
                    </w:ins>
                  </m:r>
                </m:sub>
              </m:sSub>
              <m:r>
                <w:rPr>
                  <w:rFonts w:ascii="Cambria Math" w:hAnsi="Cambria Math"/>
                  <w:color w:val="000000"/>
                  <w:sz w:val="21"/>
                  <w:szCs w:val="21"/>
                </w:rPr>
                <m:t>#</m:t>
              </m:r>
              <m:d>
                <m:dPr>
                  <m:begChr m:val="（"/>
                  <m:endChr m:val="）"/>
                  <m:ctrlPr>
                    <w:ins w:id="978" w:author="运璐 何" w:date="2025-11-14T16:14:00Z">
                      <w:rPr>
                        <w:rFonts w:ascii="Cambria Math" w:hAnsi="Cambria Math"/>
                        <w:i/>
                        <w:color w:val="000000"/>
                        <w:sz w:val="21"/>
                        <w:szCs w:val="21"/>
                      </w:rPr>
                    </w:ins>
                  </m:ctrlPr>
                </m:dPr>
                <m:e>
                  <m:r>
                    <w:ins w:id="979" w:author="运璐 何" w:date="2025-11-14T16:14:00Z">
                      <w:rPr>
                        <w:rFonts w:ascii="Cambria Math" w:hAnsi="Cambria Math"/>
                        <w:color w:val="000000"/>
                        <w:sz w:val="21"/>
                        <w:szCs w:val="21"/>
                      </w:rPr>
                      <m:t>10</m:t>
                    </w:ins>
                  </m:r>
                </m:e>
              </m:d>
            </m:e>
          </m:eqArr>
        </m:oMath>
      </m:oMathPara>
    </w:p>
    <w:p w14:paraId="2F3A927E" w14:textId="3D28771B" w:rsidR="006D5049" w:rsidRDefault="006D5049" w:rsidP="006D5049">
      <w:pPr>
        <w:spacing w:line="360" w:lineRule="auto"/>
        <w:ind w:firstLineChars="196" w:firstLine="412"/>
        <w:rPr>
          <w:ins w:id="980" w:author="运璐 何" w:date="2025-11-14T15:35:00Z"/>
          <w:color w:val="000000"/>
          <w:sz w:val="21"/>
          <w:szCs w:val="21"/>
        </w:rPr>
      </w:pPr>
      <w:ins w:id="981" w:author="运璐 何" w:date="2025-11-14T15:34:00Z">
        <w:r w:rsidRPr="006D5049">
          <w:rPr>
            <w:color w:val="000000"/>
            <w:sz w:val="21"/>
            <w:szCs w:val="21"/>
          </w:rPr>
          <w:t>其中</w:t>
        </w:r>
        <w:r w:rsidRPr="006D5049">
          <w:rPr>
            <w:color w:val="000000"/>
            <w:sz w:val="21"/>
            <w:szCs w:val="21"/>
          </w:rPr>
          <w:t xml:space="preserve"> </w:t>
        </w:r>
      </w:ins>
      <m:oMath>
        <m:sSub>
          <m:sSubPr>
            <m:ctrlPr>
              <w:ins w:id="982" w:author="运璐 何" w:date="2025-11-14T15:34:00Z">
                <w:rPr>
                  <w:rFonts w:ascii="Cambria Math" w:hAnsi="Cambria Math"/>
                  <w:i/>
                  <w:color w:val="000000"/>
                  <w:sz w:val="21"/>
                  <w:szCs w:val="21"/>
                </w:rPr>
              </w:ins>
            </m:ctrlPr>
          </m:sSubPr>
          <m:e>
            <m:r>
              <w:ins w:id="983" w:author="运璐 何" w:date="2025-11-14T15:34:00Z">
                <m:rPr>
                  <m:scr m:val="script"/>
                </m:rPr>
                <w:rPr>
                  <w:rFonts w:ascii="Cambria Math" w:hAnsi="Cambria Math"/>
                  <w:color w:val="000000"/>
                  <w:sz w:val="21"/>
                  <w:szCs w:val="21"/>
                </w:rPr>
                <m:t>O</m:t>
              </w:ins>
            </m:r>
          </m:e>
          <m:sub>
            <m:r>
              <w:ins w:id="984" w:author="运璐 何" w:date="2025-11-14T15:34:00Z">
                <m:rPr>
                  <m:scr m:val="script"/>
                </m:rPr>
                <w:rPr>
                  <w:rFonts w:ascii="Cambria Math" w:hAnsi="Cambria Math"/>
                  <w:color w:val="000000"/>
                  <w:sz w:val="21"/>
                  <w:szCs w:val="21"/>
                </w:rPr>
                <m:t>t</m:t>
              </w:ins>
            </m:r>
          </m:sub>
        </m:sSub>
        <m:r>
          <w:ins w:id="985" w:author="运璐 何" w:date="2025-11-14T16:26:00Z">
            <w:rPr>
              <w:rFonts w:ascii="Cambria Math" w:hAnsi="Cambria Math"/>
              <w:color w:val="000000"/>
              <w:sz w:val="21"/>
              <w:szCs w:val="21"/>
            </w:rPr>
            <m:t>⊆</m:t>
          </w:ins>
        </m:r>
        <m:r>
          <w:ins w:id="986" w:author="运璐 何" w:date="2025-11-14T16:28:00Z">
            <m:rPr>
              <m:scr m:val="script"/>
              <m:sty m:val="p"/>
            </m:rPr>
            <w:rPr>
              <w:rFonts w:ascii="Cambria Math" w:hAnsi="Cambria Math"/>
              <w:color w:val="000000"/>
              <w:sz w:val="21"/>
              <w:szCs w:val="21"/>
            </w:rPr>
            <m:t>O</m:t>
          </w:ins>
        </m:r>
      </m:oMath>
      <w:ins w:id="987" w:author="运璐 何" w:date="2025-11-14T15:34:00Z">
        <w:r w:rsidRPr="006D5049">
          <w:rPr>
            <w:color w:val="000000"/>
            <w:sz w:val="21"/>
            <w:szCs w:val="21"/>
          </w:rPr>
          <w:t xml:space="preserve"> </w:t>
        </w:r>
        <w:r w:rsidRPr="006D5049">
          <w:rPr>
            <w:color w:val="000000"/>
            <w:sz w:val="21"/>
            <w:szCs w:val="21"/>
          </w:rPr>
          <w:t>为当前时刻</w:t>
        </w:r>
      </w:ins>
      <w:ins w:id="988" w:author="运璐 何" w:date="2025-11-19T16:26:00Z">
        <w:r w:rsidR="00D4645F">
          <w:rPr>
            <w:rFonts w:hint="eastAsia"/>
            <w:color w:val="000000"/>
            <w:sz w:val="21"/>
            <w:szCs w:val="21"/>
          </w:rPr>
          <w:t>所有</w:t>
        </w:r>
      </w:ins>
      <w:ins w:id="989" w:author="运璐 何" w:date="2025-11-14T15:34:00Z">
        <w:r w:rsidRPr="006D5049">
          <w:rPr>
            <w:color w:val="000000"/>
            <w:sz w:val="21"/>
            <w:szCs w:val="21"/>
          </w:rPr>
          <w:t>传感器观测到的建筑物集合，未观测区域视作可通行空间。</w:t>
        </w:r>
      </w:ins>
    </w:p>
    <w:p w14:paraId="2058C0A4" w14:textId="52954A61" w:rsidR="006D5049" w:rsidRDefault="006D5049" w:rsidP="006D5049">
      <w:pPr>
        <w:spacing w:line="360" w:lineRule="auto"/>
        <w:ind w:firstLineChars="196" w:firstLine="412"/>
        <w:rPr>
          <w:ins w:id="990" w:author="运璐 何" w:date="2025-11-14T16:13:00Z"/>
          <w:color w:val="000000"/>
          <w:sz w:val="21"/>
          <w:szCs w:val="21"/>
        </w:rPr>
      </w:pPr>
      <w:ins w:id="991" w:author="运璐 何" w:date="2025-11-14T15:35:00Z">
        <w:r>
          <w:rPr>
            <w:rFonts w:hint="eastAsia"/>
            <w:color w:val="000000"/>
            <w:sz w:val="21"/>
            <w:szCs w:val="21"/>
          </w:rPr>
          <w:t>2</w:t>
        </w:r>
        <w:r>
          <w:rPr>
            <w:rFonts w:hint="eastAsia"/>
            <w:color w:val="000000"/>
            <w:sz w:val="21"/>
            <w:szCs w:val="21"/>
          </w:rPr>
          <w:t>）</w:t>
        </w:r>
        <w:r w:rsidRPr="006D5049">
          <w:rPr>
            <w:rFonts w:hint="eastAsia"/>
            <w:color w:val="000000"/>
            <w:sz w:val="21"/>
            <w:szCs w:val="21"/>
          </w:rPr>
          <w:t>邻近节点选择</w:t>
        </w:r>
        <w:r>
          <w:rPr>
            <w:rFonts w:hint="eastAsia"/>
            <w:color w:val="000000"/>
            <w:sz w:val="21"/>
            <w:szCs w:val="21"/>
          </w:rPr>
          <w:t>：</w:t>
        </w:r>
        <w:r w:rsidRPr="006D5049">
          <w:rPr>
            <w:color w:val="000000"/>
            <w:sz w:val="21"/>
            <w:szCs w:val="21"/>
          </w:rPr>
          <w:t>在已有树结构</w:t>
        </w:r>
        <w:r w:rsidRPr="006D5049">
          <w:rPr>
            <w:color w:val="000000"/>
            <w:sz w:val="21"/>
            <w:szCs w:val="21"/>
          </w:rPr>
          <w:t xml:space="preserve"> </w:t>
        </w:r>
      </w:ins>
      <m:oMath>
        <m:r>
          <w:ins w:id="992" w:author="运璐 何" w:date="2025-11-14T15:35:00Z">
            <m:rPr>
              <m:scr m:val="script"/>
            </m:rPr>
            <w:rPr>
              <w:rFonts w:ascii="Cambria Math" w:hAnsi="Cambria Math"/>
              <w:color w:val="000000"/>
              <w:sz w:val="21"/>
              <w:szCs w:val="21"/>
            </w:rPr>
            <m:t>T</m:t>
          </w:ins>
        </m:r>
      </m:oMath>
      <w:ins w:id="993" w:author="运璐 何" w:date="2025-11-14T15:35:00Z">
        <w:r w:rsidRPr="006D5049">
          <w:rPr>
            <w:color w:val="000000"/>
            <w:sz w:val="21"/>
            <w:szCs w:val="21"/>
          </w:rPr>
          <w:t xml:space="preserve"> </w:t>
        </w:r>
        <w:r w:rsidRPr="006D5049">
          <w:rPr>
            <w:color w:val="000000"/>
            <w:sz w:val="21"/>
            <w:szCs w:val="21"/>
          </w:rPr>
          <w:t>中寻找与采样点最近的节点</w:t>
        </w:r>
      </w:ins>
      <w:ins w:id="994" w:author="运璐 何" w:date="2025-11-14T15:36:00Z">
        <w:r>
          <w:rPr>
            <w:rFonts w:hint="eastAsia"/>
            <w:color w:val="000000"/>
            <w:sz w:val="21"/>
            <w:szCs w:val="21"/>
          </w:rPr>
          <w:t>：</w:t>
        </w:r>
      </w:ins>
    </w:p>
    <w:p w14:paraId="44534D05" w14:textId="73B047B9" w:rsidR="0023080E" w:rsidRDefault="00A967F5" w:rsidP="006D5049">
      <w:pPr>
        <w:spacing w:line="360" w:lineRule="auto"/>
        <w:ind w:firstLineChars="196" w:firstLine="412"/>
        <w:rPr>
          <w:ins w:id="995" w:author="运璐 何" w:date="2025-11-14T15:36:00Z"/>
          <w:color w:val="000000"/>
          <w:sz w:val="21"/>
          <w:szCs w:val="21"/>
        </w:rPr>
      </w:pPr>
      <m:oMathPara>
        <m:oMath>
          <m:eqArr>
            <m:eqArrPr>
              <m:maxDist m:val="1"/>
              <m:ctrlPr>
                <w:ins w:id="996" w:author="运璐 何" w:date="2025-11-14T16:21:00Z">
                  <w:rPr>
                    <w:rFonts w:ascii="Cambria Math" w:hAnsi="Cambria Math"/>
                    <w:i/>
                    <w:color w:val="000000"/>
                    <w:sz w:val="21"/>
                    <w:szCs w:val="21"/>
                  </w:rPr>
                </w:ins>
              </m:ctrlPr>
            </m:eqArrPr>
            <m:e>
              <m:sSub>
                <m:sSubPr>
                  <m:ctrlPr>
                    <w:ins w:id="997" w:author="运璐 何" w:date="2025-11-14T16:13:00Z">
                      <w:rPr>
                        <w:rFonts w:ascii="Cambria Math" w:hAnsi="Cambria Math"/>
                        <w:i/>
                        <w:color w:val="000000"/>
                        <w:sz w:val="21"/>
                        <w:szCs w:val="21"/>
                      </w:rPr>
                    </w:ins>
                  </m:ctrlPr>
                </m:sSubPr>
                <m:e>
                  <m:r>
                    <w:ins w:id="998" w:author="运璐 何" w:date="2025-11-23T11:04:00Z">
                      <w:rPr>
                        <w:rFonts w:ascii="Cambria Math" w:hAnsi="Cambria Math" w:hint="eastAsia"/>
                        <w:color w:val="000000"/>
                        <w:sz w:val="21"/>
                        <w:szCs w:val="21"/>
                      </w:rPr>
                      <m:t>o</m:t>
                    </w:ins>
                  </m:r>
                </m:e>
                <m:sub>
                  <m:r>
                    <w:ins w:id="999" w:author="运璐 何" w:date="2025-11-14T16:13:00Z">
                      <w:rPr>
                        <w:rFonts w:ascii="Cambria Math" w:hAnsi="Cambria Math"/>
                        <w:color w:val="000000"/>
                        <w:sz w:val="21"/>
                        <w:szCs w:val="21"/>
                      </w:rPr>
                      <m:t>near</m:t>
                    </w:ins>
                  </m:r>
                </m:sub>
              </m:sSub>
              <m:r>
                <w:ins w:id="1000" w:author="运璐 何" w:date="2025-11-14T16:13:00Z">
                  <w:rPr>
                    <w:rFonts w:ascii="Cambria Math" w:hAnsi="Cambria Math"/>
                    <w:color w:val="000000"/>
                    <w:sz w:val="21"/>
                    <w:szCs w:val="21"/>
                  </w:rPr>
                  <m:t>=</m:t>
                </w:ins>
              </m:r>
              <m:func>
                <m:funcPr>
                  <m:ctrlPr>
                    <w:rPr>
                      <w:rFonts w:ascii="Cambria Math" w:hAnsi="Cambria Math"/>
                      <w:color w:val="000000"/>
                      <w:sz w:val="21"/>
                      <w:szCs w:val="21"/>
                    </w:rPr>
                  </m:ctrlPr>
                </m:funcPr>
                <m:fName>
                  <m:r>
                    <m:rPr>
                      <m:sty m:val="p"/>
                    </m:rPr>
                    <w:rPr>
                      <w:rFonts w:ascii="Cambria Math" w:hAnsi="Cambria Math"/>
                      <w:color w:val="000000"/>
                      <w:sz w:val="21"/>
                      <w:szCs w:val="21"/>
                    </w:rPr>
                    <m:t>arg</m:t>
                  </m:r>
                  <m:ctrlPr>
                    <w:rPr>
                      <w:rFonts w:ascii="Cambria Math" w:hAnsi="Cambria Math"/>
                      <w:i/>
                      <w:color w:val="000000"/>
                      <w:sz w:val="21"/>
                      <w:szCs w:val="21"/>
                    </w:rPr>
                  </m:ctrlPr>
                </m:fName>
                <m:e>
                  <m:func>
                    <m:funcPr>
                      <m:ctrlPr>
                        <w:rPr>
                          <w:rFonts w:ascii="Cambria Math" w:hAnsi="Cambria Math"/>
                          <w:color w:val="000000"/>
                          <w:sz w:val="21"/>
                          <w:szCs w:val="21"/>
                        </w:rPr>
                      </m:ctrlPr>
                    </m:funcPr>
                    <m:fName>
                      <m:limLow>
                        <m:limLowPr>
                          <m:ctrlPr>
                            <w:ins w:id="1001" w:author="运璐 何" w:date="2025-11-14T16:13:00Z">
                              <w:rPr>
                                <w:rFonts w:ascii="Cambria Math" w:hAnsi="Cambria Math"/>
                                <w:i/>
                                <w:color w:val="000000"/>
                                <w:sz w:val="21"/>
                                <w:szCs w:val="21"/>
                              </w:rPr>
                            </w:ins>
                          </m:ctrlPr>
                        </m:limLowPr>
                        <m:e>
                          <m:r>
                            <m:rPr>
                              <m:sty m:val="p"/>
                            </m:rPr>
                            <w:rPr>
                              <w:rFonts w:ascii="Cambria Math" w:hAnsi="Cambria Math"/>
                              <w:color w:val="000000"/>
                              <w:sz w:val="21"/>
                              <w:szCs w:val="21"/>
                            </w:rPr>
                            <m:t>min</m:t>
                          </m:r>
                          <m:ctrlPr>
                            <w:ins w:id="1002" w:author="运璐 何" w:date="2025-11-14T16:13:00Z">
                              <w:rPr>
                                <w:rFonts w:ascii="Cambria Math" w:hAnsi="Cambria Math"/>
                                <w:color w:val="000000"/>
                                <w:sz w:val="21"/>
                                <w:szCs w:val="21"/>
                              </w:rPr>
                            </w:ins>
                          </m:ctrlPr>
                        </m:e>
                        <m:lim>
                          <m:r>
                            <w:ins w:id="1003" w:author="运璐 何" w:date="2025-11-14T16:13:00Z">
                              <w:rPr>
                                <w:rFonts w:ascii="Cambria Math" w:hAnsi="Cambria Math"/>
                                <w:color w:val="000000"/>
                                <w:sz w:val="21"/>
                                <w:szCs w:val="21"/>
                              </w:rPr>
                              <m:t>x</m:t>
                            </w:ins>
                          </m:r>
                          <m:r>
                            <m:rPr>
                              <m:sty m:val="p"/>
                            </m:rPr>
                            <w:rPr>
                              <w:rFonts w:ascii="Cambria Math" w:hAnsi="Cambria Math" w:hint="eastAsia"/>
                              <w:color w:val="000000"/>
                              <w:sz w:val="21"/>
                              <w:szCs w:val="21"/>
                            </w:rPr>
                            <m:t>∈</m:t>
                          </m:r>
                          <m:r>
                            <w:ins w:id="1004" w:author="运璐 何" w:date="2025-11-14T16:13:00Z">
                              <m:rPr>
                                <m:scr m:val="script"/>
                              </m:rPr>
                              <w:rPr>
                                <w:rFonts w:ascii="Cambria Math" w:hAnsi="Cambria Math"/>
                                <w:color w:val="000000"/>
                                <w:sz w:val="21"/>
                                <w:szCs w:val="21"/>
                              </w:rPr>
                              <m:t>T</m:t>
                            </w:ins>
                          </m:r>
                          <m:ctrlPr>
                            <w:ins w:id="1005" w:author="运璐 何" w:date="2025-11-14T16:13:00Z">
                              <w:rPr>
                                <w:rFonts w:ascii="Cambria Math" w:hAnsi="Cambria Math"/>
                                <w:color w:val="000000"/>
                                <w:sz w:val="21"/>
                                <w:szCs w:val="21"/>
                              </w:rPr>
                            </w:ins>
                          </m:ctrlPr>
                        </m:lim>
                      </m:limLow>
                    </m:fName>
                    <m:e>
                      <m:d>
                        <m:dPr>
                          <m:begChr m:val="‖"/>
                          <m:endChr m:val="‖"/>
                          <m:ctrlPr>
                            <w:ins w:id="1006" w:author="运璐 何" w:date="2025-11-14T16:14:00Z">
                              <w:rPr>
                                <w:rFonts w:ascii="Cambria Math" w:hAnsi="Cambria Math"/>
                                <w:i/>
                                <w:color w:val="000000"/>
                                <w:sz w:val="21"/>
                                <w:szCs w:val="21"/>
                              </w:rPr>
                            </w:ins>
                          </m:ctrlPr>
                        </m:dPr>
                        <m:e>
                          <m:r>
                            <w:ins w:id="1007" w:author="运璐 何" w:date="2025-11-23T11:04:00Z">
                              <w:rPr>
                                <w:rFonts w:ascii="Cambria Math" w:hAnsi="Cambria Math" w:hint="eastAsia"/>
                                <w:color w:val="000000"/>
                                <w:sz w:val="21"/>
                                <w:szCs w:val="21"/>
                              </w:rPr>
                              <m:t>o</m:t>
                            </w:ins>
                          </m:r>
                          <m:r>
                            <w:ins w:id="1008" w:author="运璐 何" w:date="2025-11-14T16:14:00Z">
                              <w:rPr>
                                <w:rFonts w:ascii="Cambria Math" w:hAnsi="Cambria Math"/>
                                <w:color w:val="000000"/>
                                <w:sz w:val="21"/>
                                <w:szCs w:val="21"/>
                              </w:rPr>
                              <m:t>-</m:t>
                            </w:ins>
                          </m:r>
                          <m:sSub>
                            <m:sSubPr>
                              <m:ctrlPr>
                                <w:ins w:id="1009" w:author="运璐 何" w:date="2025-11-14T16:14:00Z">
                                  <w:rPr>
                                    <w:rFonts w:ascii="Cambria Math" w:hAnsi="Cambria Math"/>
                                    <w:i/>
                                    <w:color w:val="000000"/>
                                    <w:sz w:val="21"/>
                                    <w:szCs w:val="21"/>
                                  </w:rPr>
                                </w:ins>
                              </m:ctrlPr>
                            </m:sSubPr>
                            <m:e>
                              <m:r>
                                <w:ins w:id="1010" w:author="运璐 何" w:date="2025-11-23T11:04:00Z">
                                  <w:rPr>
                                    <w:rFonts w:ascii="Cambria Math" w:hAnsi="Cambria Math" w:hint="eastAsia"/>
                                    <w:color w:val="000000"/>
                                    <w:sz w:val="21"/>
                                    <w:szCs w:val="21"/>
                                  </w:rPr>
                                  <m:t>o</m:t>
                                </w:ins>
                              </m:r>
                            </m:e>
                            <m:sub>
                              <m:r>
                                <w:ins w:id="1011" w:author="运璐 何" w:date="2025-11-14T16:14:00Z">
                                  <w:rPr>
                                    <w:rFonts w:ascii="Cambria Math" w:hAnsi="Cambria Math"/>
                                    <w:color w:val="000000"/>
                                    <w:sz w:val="21"/>
                                    <w:szCs w:val="21"/>
                                  </w:rPr>
                                  <m:t>rand</m:t>
                                </w:ins>
                              </m:r>
                            </m:sub>
                          </m:sSub>
                        </m:e>
                      </m:d>
                      <m:ctrlPr>
                        <w:rPr>
                          <w:rFonts w:ascii="Cambria Math" w:hAnsi="Cambria Math"/>
                          <w:i/>
                          <w:color w:val="000000"/>
                          <w:sz w:val="21"/>
                          <w:szCs w:val="21"/>
                        </w:rPr>
                      </m:ctrlPr>
                    </m:e>
                  </m:func>
                </m:e>
              </m:func>
              <m:r>
                <w:rPr>
                  <w:rFonts w:ascii="Cambria Math" w:hAnsi="Cambria Math"/>
                  <w:color w:val="000000"/>
                  <w:sz w:val="21"/>
                  <w:szCs w:val="21"/>
                </w:rPr>
                <m:t>#</m:t>
              </m:r>
              <m:d>
                <m:dPr>
                  <m:begChr m:val="（"/>
                  <m:endChr m:val="）"/>
                  <m:ctrlPr>
                    <w:ins w:id="1012" w:author="运璐 何" w:date="2025-11-14T16:21:00Z">
                      <w:rPr>
                        <w:rFonts w:ascii="Cambria Math" w:hAnsi="Cambria Math"/>
                        <w:i/>
                        <w:color w:val="000000"/>
                        <w:sz w:val="21"/>
                        <w:szCs w:val="21"/>
                      </w:rPr>
                    </w:ins>
                  </m:ctrlPr>
                </m:dPr>
                <m:e>
                  <m:r>
                    <w:ins w:id="1013" w:author="运璐 何" w:date="2025-11-14T16:21:00Z">
                      <w:rPr>
                        <w:rFonts w:ascii="Cambria Math" w:hAnsi="Cambria Math"/>
                        <w:color w:val="000000"/>
                        <w:sz w:val="21"/>
                        <w:szCs w:val="21"/>
                      </w:rPr>
                      <m:t>11</m:t>
                    </w:ins>
                  </m:r>
                </m:e>
              </m:d>
            </m:e>
          </m:eqArr>
        </m:oMath>
      </m:oMathPara>
    </w:p>
    <w:p w14:paraId="0BC18A72" w14:textId="58EF6E36" w:rsidR="006D5049" w:rsidRDefault="006D5049" w:rsidP="006D5049">
      <w:pPr>
        <w:spacing w:line="360" w:lineRule="auto"/>
        <w:ind w:firstLineChars="196" w:firstLine="412"/>
        <w:rPr>
          <w:ins w:id="1014" w:author="运璐 何" w:date="2025-11-14T16:15:00Z"/>
          <w:color w:val="000000"/>
          <w:sz w:val="21"/>
          <w:szCs w:val="21"/>
        </w:rPr>
      </w:pPr>
      <w:ins w:id="1015" w:author="运璐 何" w:date="2025-11-14T15:36:00Z">
        <w:r>
          <w:rPr>
            <w:rFonts w:hint="eastAsia"/>
            <w:color w:val="000000"/>
            <w:sz w:val="21"/>
            <w:szCs w:val="21"/>
          </w:rPr>
          <w:t>3</w:t>
        </w:r>
        <w:r>
          <w:rPr>
            <w:rFonts w:hint="eastAsia"/>
            <w:color w:val="000000"/>
            <w:sz w:val="21"/>
            <w:szCs w:val="21"/>
          </w:rPr>
          <w:t>）</w:t>
        </w:r>
        <w:r w:rsidRPr="006D5049">
          <w:rPr>
            <w:color w:val="000000"/>
            <w:sz w:val="21"/>
            <w:szCs w:val="21"/>
          </w:rPr>
          <w:t>新节点生成</w:t>
        </w:r>
        <w:r>
          <w:rPr>
            <w:rFonts w:hint="eastAsia"/>
            <w:color w:val="000000"/>
            <w:sz w:val="21"/>
            <w:szCs w:val="21"/>
          </w:rPr>
          <w:t>：</w:t>
        </w:r>
        <w:r w:rsidRPr="006D5049">
          <w:rPr>
            <w:color w:val="000000"/>
            <w:sz w:val="21"/>
            <w:szCs w:val="21"/>
          </w:rPr>
          <w:t>沿</w:t>
        </w:r>
        <w:r w:rsidRPr="006D5049">
          <w:rPr>
            <w:color w:val="000000"/>
            <w:sz w:val="21"/>
            <w:szCs w:val="21"/>
          </w:rPr>
          <w:t xml:space="preserve"> </w:t>
        </w:r>
      </w:ins>
      <m:oMath>
        <m:sSub>
          <m:sSubPr>
            <m:ctrlPr>
              <w:ins w:id="1016" w:author="运璐 何" w:date="2025-11-14T15:36:00Z">
                <w:rPr>
                  <w:rFonts w:ascii="Cambria Math" w:hAnsi="Cambria Math"/>
                  <w:i/>
                  <w:color w:val="000000"/>
                  <w:sz w:val="21"/>
                  <w:szCs w:val="21"/>
                </w:rPr>
              </w:ins>
            </m:ctrlPr>
          </m:sSubPr>
          <m:e>
            <m:r>
              <w:ins w:id="1017" w:author="运璐 何" w:date="2025-11-23T11:04:00Z">
                <w:rPr>
                  <w:rFonts w:ascii="Cambria Math" w:hAnsi="Cambria Math" w:hint="eastAsia"/>
                  <w:color w:val="000000"/>
                  <w:sz w:val="21"/>
                  <w:szCs w:val="21"/>
                </w:rPr>
                <m:t>o</m:t>
              </w:ins>
            </m:r>
          </m:e>
          <m:sub>
            <m:r>
              <w:ins w:id="1018" w:author="运璐 何" w:date="2025-11-14T15:36:00Z">
                <m:rPr>
                  <m:nor/>
                </m:rPr>
                <w:rPr>
                  <w:rFonts w:ascii="Cambria Math" w:hAnsi="Cambria Math"/>
                  <w:i/>
                  <w:color w:val="000000"/>
                  <w:sz w:val="21"/>
                  <w:szCs w:val="21"/>
                </w:rPr>
                <m:t>near</m:t>
              </w:ins>
            </m:r>
          </m:sub>
        </m:sSub>
      </m:oMath>
      <w:ins w:id="1019" w:author="运璐 何" w:date="2025-11-14T15:36:00Z">
        <w:r w:rsidRPr="006D5049">
          <w:rPr>
            <w:color w:val="000000"/>
            <w:sz w:val="21"/>
            <w:szCs w:val="21"/>
          </w:rPr>
          <w:t>指向</w:t>
        </w:r>
        <w:r w:rsidRPr="006D5049">
          <w:rPr>
            <w:color w:val="000000"/>
            <w:sz w:val="21"/>
            <w:szCs w:val="21"/>
          </w:rPr>
          <w:t xml:space="preserve"> </w:t>
        </w:r>
      </w:ins>
      <m:oMath>
        <m:sSub>
          <m:sSubPr>
            <m:ctrlPr>
              <w:ins w:id="1020" w:author="运璐 何" w:date="2025-11-14T15:36:00Z">
                <w:rPr>
                  <w:rFonts w:ascii="Cambria Math" w:hAnsi="Cambria Math"/>
                  <w:i/>
                  <w:color w:val="000000"/>
                  <w:sz w:val="21"/>
                  <w:szCs w:val="21"/>
                </w:rPr>
              </w:ins>
            </m:ctrlPr>
          </m:sSubPr>
          <m:e>
            <m:r>
              <w:ins w:id="1021" w:author="运璐 何" w:date="2025-11-23T11:04:00Z">
                <w:rPr>
                  <w:rFonts w:ascii="Cambria Math" w:hAnsi="Cambria Math" w:hint="eastAsia"/>
                  <w:color w:val="000000"/>
                  <w:sz w:val="21"/>
                  <w:szCs w:val="21"/>
                </w:rPr>
                <m:t>o</m:t>
              </w:ins>
            </m:r>
          </m:e>
          <m:sub>
            <m:r>
              <w:ins w:id="1022" w:author="运璐 何" w:date="2025-11-14T15:36:00Z">
                <m:rPr>
                  <m:nor/>
                </m:rPr>
                <w:rPr>
                  <w:rFonts w:ascii="Cambria Math" w:hAnsi="Cambria Math"/>
                  <w:i/>
                  <w:color w:val="000000"/>
                  <w:sz w:val="21"/>
                  <w:szCs w:val="21"/>
                </w:rPr>
                <m:t>rand</m:t>
              </w:ins>
            </m:r>
          </m:sub>
        </m:sSub>
      </m:oMath>
      <w:ins w:id="1023" w:author="运璐 何" w:date="2025-11-14T15:36:00Z">
        <w:r w:rsidRPr="006D5049">
          <w:rPr>
            <w:color w:val="000000"/>
            <w:sz w:val="21"/>
            <w:szCs w:val="21"/>
          </w:rPr>
          <w:t xml:space="preserve"> </w:t>
        </w:r>
        <w:r w:rsidRPr="006D5049">
          <w:rPr>
            <w:color w:val="000000"/>
            <w:sz w:val="21"/>
            <w:szCs w:val="21"/>
          </w:rPr>
          <w:t>的方向，以全局规划步长</w:t>
        </w:r>
      </w:ins>
      <w:ins w:id="1024" w:author="运璐 何" w:date="2025-11-14T15:38:00Z">
        <w:r w:rsidR="00D32DA6">
          <w:rPr>
            <w:rFonts w:hint="eastAsia"/>
            <w:color w:val="000000"/>
            <w:sz w:val="21"/>
            <w:szCs w:val="21"/>
          </w:rPr>
          <w:t xml:space="preserve"> </w:t>
        </w:r>
      </w:ins>
      <m:oMath>
        <m:sSub>
          <m:sSubPr>
            <m:ctrlPr>
              <w:ins w:id="1025" w:author="运璐 何" w:date="2025-11-14T15:38:00Z">
                <w:rPr>
                  <w:rFonts w:ascii="Cambria Math" w:hAnsi="Cambria Math"/>
                  <w:i/>
                  <w:color w:val="000000"/>
                  <w:sz w:val="21"/>
                  <w:szCs w:val="21"/>
                </w:rPr>
              </w:ins>
            </m:ctrlPr>
          </m:sSubPr>
          <m:e>
            <m:r>
              <w:ins w:id="1026" w:author="运璐 何" w:date="2025-11-14T15:38:00Z">
                <w:rPr>
                  <w:rFonts w:ascii="Cambria Math" w:hAnsi="Cambria Math"/>
                  <w:color w:val="000000"/>
                  <w:sz w:val="21"/>
                  <w:szCs w:val="21"/>
                </w:rPr>
                <m:t>d</m:t>
              </w:ins>
            </m:r>
          </m:e>
          <m:sub>
            <m:r>
              <w:ins w:id="1027" w:author="运璐 何" w:date="2025-11-14T15:38:00Z">
                <w:rPr>
                  <w:rFonts w:ascii="Cambria Math" w:hAnsi="Cambria Math" w:hint="eastAsia"/>
                  <w:color w:val="000000"/>
                  <w:sz w:val="21"/>
                  <w:szCs w:val="21"/>
                </w:rPr>
                <m:t>step</m:t>
              </w:ins>
            </m:r>
          </m:sub>
        </m:sSub>
      </m:oMath>
      <w:ins w:id="1028" w:author="运璐 何" w:date="2025-11-14T15:38:00Z">
        <w:r w:rsidR="00D32DA6">
          <w:rPr>
            <w:rFonts w:hint="eastAsia"/>
            <w:color w:val="000000"/>
            <w:sz w:val="21"/>
            <w:szCs w:val="21"/>
          </w:rPr>
          <w:t xml:space="preserve"> </w:t>
        </w:r>
      </w:ins>
      <w:ins w:id="1029" w:author="运璐 何" w:date="2025-11-14T15:36:00Z">
        <w:r w:rsidRPr="006D5049">
          <w:rPr>
            <w:color w:val="000000"/>
            <w:sz w:val="21"/>
            <w:szCs w:val="21"/>
          </w:rPr>
          <w:t>生成新节点</w:t>
        </w:r>
      </w:ins>
      <w:ins w:id="1030" w:author="运璐 何" w:date="2025-11-14T15:38:00Z">
        <w:r w:rsidR="00D32DA6">
          <w:rPr>
            <w:rFonts w:hint="eastAsia"/>
            <w:color w:val="000000"/>
            <w:sz w:val="21"/>
            <w:szCs w:val="21"/>
          </w:rPr>
          <w:t>：</w:t>
        </w:r>
      </w:ins>
    </w:p>
    <w:p w14:paraId="517A390E" w14:textId="4E43AF05" w:rsidR="0023080E" w:rsidRDefault="00A967F5" w:rsidP="006D5049">
      <w:pPr>
        <w:spacing w:line="360" w:lineRule="auto"/>
        <w:ind w:firstLineChars="196" w:firstLine="412"/>
        <w:rPr>
          <w:ins w:id="1031" w:author="运璐 何" w:date="2025-11-14T15:38:00Z"/>
          <w:color w:val="000000"/>
          <w:sz w:val="21"/>
          <w:szCs w:val="21"/>
        </w:rPr>
      </w:pPr>
      <m:oMathPara>
        <m:oMath>
          <m:eqArr>
            <m:eqArrPr>
              <m:maxDist m:val="1"/>
              <m:ctrlPr>
                <w:ins w:id="1032" w:author="运璐 何" w:date="2025-11-14T16:21:00Z">
                  <w:rPr>
                    <w:rFonts w:ascii="Cambria Math" w:hAnsi="Cambria Math"/>
                    <w:i/>
                    <w:color w:val="000000"/>
                    <w:sz w:val="21"/>
                    <w:szCs w:val="21"/>
                  </w:rPr>
                </w:ins>
              </m:ctrlPr>
            </m:eqArrPr>
            <m:e>
              <m:sSub>
                <m:sSubPr>
                  <m:ctrlPr>
                    <w:ins w:id="1033" w:author="运璐 何" w:date="2025-11-14T16:16:00Z">
                      <w:rPr>
                        <w:rFonts w:ascii="Cambria Math" w:hAnsi="Cambria Math"/>
                        <w:i/>
                        <w:color w:val="000000"/>
                        <w:sz w:val="21"/>
                        <w:szCs w:val="21"/>
                      </w:rPr>
                    </w:ins>
                  </m:ctrlPr>
                </m:sSubPr>
                <m:e>
                  <m:r>
                    <w:ins w:id="1034" w:author="运璐 何" w:date="2025-11-23T11:05:00Z">
                      <w:rPr>
                        <w:rFonts w:ascii="Cambria Math" w:hAnsi="Cambria Math" w:hint="eastAsia"/>
                        <w:color w:val="000000"/>
                        <w:sz w:val="21"/>
                        <w:szCs w:val="21"/>
                      </w:rPr>
                      <m:t>o</m:t>
                    </w:ins>
                  </m:r>
                </m:e>
                <m:sub>
                  <m:r>
                    <w:ins w:id="1035" w:author="运璐 何" w:date="2025-11-14T16:16:00Z">
                      <w:rPr>
                        <w:rFonts w:ascii="Cambria Math" w:hAnsi="Cambria Math"/>
                        <w:color w:val="000000"/>
                        <w:sz w:val="21"/>
                        <w:szCs w:val="21"/>
                      </w:rPr>
                      <m:t>new</m:t>
                    </w:ins>
                  </m:r>
                </m:sub>
              </m:sSub>
              <m:r>
                <w:ins w:id="1036" w:author="运璐 何" w:date="2025-11-14T16:16:00Z">
                  <w:rPr>
                    <w:rFonts w:ascii="Cambria Math" w:hAnsi="Cambria Math"/>
                    <w:color w:val="000000"/>
                    <w:sz w:val="21"/>
                    <w:szCs w:val="21"/>
                  </w:rPr>
                  <m:t>=</m:t>
                </w:ins>
              </m:r>
              <m:sSub>
                <m:sSubPr>
                  <m:ctrlPr>
                    <w:ins w:id="1037" w:author="运璐 何" w:date="2025-11-14T16:16:00Z">
                      <w:rPr>
                        <w:rFonts w:ascii="Cambria Math" w:hAnsi="Cambria Math"/>
                        <w:i/>
                        <w:color w:val="000000"/>
                        <w:sz w:val="21"/>
                        <w:szCs w:val="21"/>
                      </w:rPr>
                    </w:ins>
                  </m:ctrlPr>
                </m:sSubPr>
                <m:e>
                  <m:r>
                    <w:ins w:id="1038" w:author="运璐 何" w:date="2025-11-23T11:05:00Z">
                      <w:rPr>
                        <w:rFonts w:ascii="Cambria Math" w:hAnsi="Cambria Math" w:hint="eastAsia"/>
                        <w:color w:val="000000"/>
                        <w:sz w:val="21"/>
                        <w:szCs w:val="21"/>
                      </w:rPr>
                      <m:t>o</m:t>
                    </w:ins>
                  </m:r>
                </m:e>
                <m:sub>
                  <m:r>
                    <w:ins w:id="1039" w:author="运璐 何" w:date="2025-11-14T16:16:00Z">
                      <w:rPr>
                        <w:rFonts w:ascii="Cambria Math" w:hAnsi="Cambria Math"/>
                        <w:color w:val="000000"/>
                        <w:sz w:val="21"/>
                        <w:szCs w:val="21"/>
                      </w:rPr>
                      <m:t>near</m:t>
                    </w:ins>
                  </m:r>
                </m:sub>
              </m:sSub>
              <m:r>
                <w:ins w:id="1040" w:author="运璐 何" w:date="2025-11-14T16:16:00Z">
                  <w:rPr>
                    <w:rFonts w:ascii="Cambria Math" w:hAnsi="Cambria Math"/>
                    <w:color w:val="000000"/>
                    <w:sz w:val="21"/>
                    <w:szCs w:val="21"/>
                  </w:rPr>
                  <m:t>+</m:t>
                </w:ins>
              </m:r>
              <m:f>
                <m:fPr>
                  <m:ctrlPr>
                    <w:rPr>
                      <w:rFonts w:ascii="Cambria Math" w:hAnsi="Cambria Math"/>
                      <w:color w:val="000000"/>
                      <w:sz w:val="21"/>
                      <w:szCs w:val="21"/>
                    </w:rPr>
                  </m:ctrlPr>
                </m:fPr>
                <m:num>
                  <m:sSub>
                    <m:sSubPr>
                      <m:ctrlPr>
                        <w:ins w:id="1041" w:author="运璐 何" w:date="2025-11-14T16:16:00Z">
                          <w:rPr>
                            <w:rFonts w:ascii="Cambria Math" w:hAnsi="Cambria Math"/>
                            <w:i/>
                            <w:color w:val="000000"/>
                            <w:sz w:val="21"/>
                            <w:szCs w:val="21"/>
                          </w:rPr>
                        </w:ins>
                      </m:ctrlPr>
                    </m:sSubPr>
                    <m:e>
                      <m:r>
                        <w:ins w:id="1042" w:author="运璐 何" w:date="2025-11-14T16:16:00Z">
                          <w:rPr>
                            <w:rFonts w:ascii="Cambria Math" w:hAnsi="Cambria Math"/>
                            <w:color w:val="000000"/>
                            <w:sz w:val="21"/>
                            <w:szCs w:val="21"/>
                          </w:rPr>
                          <m:t>d</m:t>
                        </w:ins>
                      </m:r>
                    </m:e>
                    <m:sub>
                      <m:r>
                        <w:ins w:id="1043" w:author="运璐 何" w:date="2025-11-14T16:16:00Z">
                          <w:rPr>
                            <w:rFonts w:ascii="Cambria Math" w:hAnsi="Cambria Math"/>
                            <w:color w:val="000000"/>
                            <w:sz w:val="21"/>
                            <w:szCs w:val="21"/>
                          </w:rPr>
                          <m:t>step</m:t>
                        </w:ins>
                      </m:r>
                    </m:sub>
                  </m:sSub>
                  <m:d>
                    <m:dPr>
                      <m:ctrlPr>
                        <w:ins w:id="1044" w:author="运璐 何" w:date="2025-11-14T16:16:00Z">
                          <w:rPr>
                            <w:rFonts w:ascii="Cambria Math" w:hAnsi="Cambria Math"/>
                            <w:i/>
                            <w:color w:val="000000"/>
                            <w:sz w:val="21"/>
                            <w:szCs w:val="21"/>
                          </w:rPr>
                        </w:ins>
                      </m:ctrlPr>
                    </m:dPr>
                    <m:e>
                      <m:sSub>
                        <m:sSubPr>
                          <m:ctrlPr>
                            <w:ins w:id="1045" w:author="运璐 何" w:date="2025-11-14T16:16:00Z">
                              <w:rPr>
                                <w:rFonts w:ascii="Cambria Math" w:hAnsi="Cambria Math"/>
                                <w:i/>
                                <w:color w:val="000000"/>
                                <w:sz w:val="21"/>
                                <w:szCs w:val="21"/>
                              </w:rPr>
                            </w:ins>
                          </m:ctrlPr>
                        </m:sSubPr>
                        <m:e>
                          <m:r>
                            <w:ins w:id="1046" w:author="运璐 何" w:date="2025-11-23T11:05:00Z">
                              <w:rPr>
                                <w:rFonts w:ascii="Cambria Math" w:hAnsi="Cambria Math" w:hint="eastAsia"/>
                                <w:color w:val="000000"/>
                                <w:sz w:val="21"/>
                                <w:szCs w:val="21"/>
                              </w:rPr>
                              <m:t>o</m:t>
                            </w:ins>
                          </m:r>
                        </m:e>
                        <m:sub>
                          <m:r>
                            <w:ins w:id="1047" w:author="运璐 何" w:date="2025-11-14T16:16:00Z">
                              <w:rPr>
                                <w:rFonts w:ascii="Cambria Math" w:hAnsi="Cambria Math"/>
                                <w:color w:val="000000"/>
                                <w:sz w:val="21"/>
                                <w:szCs w:val="21"/>
                              </w:rPr>
                              <m:t>rand</m:t>
                            </w:ins>
                          </m:r>
                        </m:sub>
                      </m:sSub>
                      <m:r>
                        <w:ins w:id="1048" w:author="运璐 何" w:date="2025-11-14T16:16:00Z">
                          <w:rPr>
                            <w:rFonts w:ascii="Cambria Math" w:hAnsi="Cambria Math"/>
                            <w:color w:val="000000"/>
                            <w:sz w:val="21"/>
                            <w:szCs w:val="21"/>
                          </w:rPr>
                          <m:t>-</m:t>
                        </w:ins>
                      </m:r>
                      <m:sSub>
                        <m:sSubPr>
                          <m:ctrlPr>
                            <w:ins w:id="1049" w:author="运璐 何" w:date="2025-11-14T16:16:00Z">
                              <w:rPr>
                                <w:rFonts w:ascii="Cambria Math" w:hAnsi="Cambria Math"/>
                                <w:i/>
                                <w:color w:val="000000"/>
                                <w:sz w:val="21"/>
                                <w:szCs w:val="21"/>
                              </w:rPr>
                            </w:ins>
                          </m:ctrlPr>
                        </m:sSubPr>
                        <m:e>
                          <m:r>
                            <w:ins w:id="1050" w:author="运璐 何" w:date="2025-11-23T11:05:00Z">
                              <w:rPr>
                                <w:rFonts w:ascii="Cambria Math" w:hAnsi="Cambria Math" w:hint="eastAsia"/>
                                <w:color w:val="000000"/>
                                <w:sz w:val="21"/>
                                <w:szCs w:val="21"/>
                              </w:rPr>
                              <m:t>o</m:t>
                            </w:ins>
                          </m:r>
                        </m:e>
                        <m:sub>
                          <m:r>
                            <w:ins w:id="1051" w:author="运璐 何" w:date="2025-11-14T16:16:00Z">
                              <w:rPr>
                                <w:rFonts w:ascii="Cambria Math" w:hAnsi="Cambria Math"/>
                                <w:color w:val="000000"/>
                                <w:sz w:val="21"/>
                                <w:szCs w:val="21"/>
                              </w:rPr>
                              <m:t>near</m:t>
                            </w:ins>
                          </m:r>
                        </m:sub>
                      </m:sSub>
                    </m:e>
                  </m:d>
                  <m:ctrlPr>
                    <w:rPr>
                      <w:rFonts w:ascii="Cambria Math" w:hAnsi="Cambria Math"/>
                      <w:i/>
                      <w:color w:val="000000"/>
                      <w:sz w:val="21"/>
                      <w:szCs w:val="21"/>
                    </w:rPr>
                  </m:ctrlPr>
                </m:num>
                <m:den>
                  <m:d>
                    <m:dPr>
                      <m:begChr m:val="‖"/>
                      <m:endChr m:val="‖"/>
                      <m:ctrlPr>
                        <w:ins w:id="1052" w:author="运璐 何" w:date="2025-11-14T16:16:00Z">
                          <w:rPr>
                            <w:rFonts w:ascii="Cambria Math" w:hAnsi="Cambria Math"/>
                            <w:i/>
                            <w:color w:val="000000"/>
                            <w:sz w:val="21"/>
                            <w:szCs w:val="21"/>
                          </w:rPr>
                        </w:ins>
                      </m:ctrlPr>
                    </m:dPr>
                    <m:e>
                      <m:sSub>
                        <m:sSubPr>
                          <m:ctrlPr>
                            <w:ins w:id="1053" w:author="运璐 何" w:date="2025-11-14T16:17:00Z">
                              <w:rPr>
                                <w:rFonts w:ascii="Cambria Math" w:hAnsi="Cambria Math"/>
                                <w:i/>
                                <w:color w:val="000000"/>
                                <w:sz w:val="21"/>
                                <w:szCs w:val="21"/>
                              </w:rPr>
                            </w:ins>
                          </m:ctrlPr>
                        </m:sSubPr>
                        <m:e>
                          <m:r>
                            <w:ins w:id="1054" w:author="运璐 何" w:date="2025-11-23T11:05:00Z">
                              <w:rPr>
                                <w:rFonts w:ascii="Cambria Math" w:hAnsi="Cambria Math" w:hint="eastAsia"/>
                                <w:color w:val="000000"/>
                                <w:sz w:val="21"/>
                                <w:szCs w:val="21"/>
                              </w:rPr>
                              <m:t>o</m:t>
                            </w:ins>
                          </m:r>
                        </m:e>
                        <m:sub>
                          <m:r>
                            <w:ins w:id="1055" w:author="运璐 何" w:date="2025-11-14T16:17:00Z">
                              <w:rPr>
                                <w:rFonts w:ascii="Cambria Math" w:hAnsi="Cambria Math"/>
                                <w:color w:val="000000"/>
                                <w:sz w:val="21"/>
                                <w:szCs w:val="21"/>
                              </w:rPr>
                              <m:t>rand</m:t>
                            </w:ins>
                          </m:r>
                        </m:sub>
                      </m:sSub>
                      <m:r>
                        <w:ins w:id="1056" w:author="运璐 何" w:date="2025-11-14T16:17:00Z">
                          <w:rPr>
                            <w:rFonts w:ascii="Cambria Math" w:hAnsi="Cambria Math"/>
                            <w:color w:val="000000"/>
                            <w:sz w:val="21"/>
                            <w:szCs w:val="21"/>
                          </w:rPr>
                          <m:t>-</m:t>
                        </w:ins>
                      </m:r>
                      <m:sSub>
                        <m:sSubPr>
                          <m:ctrlPr>
                            <w:ins w:id="1057" w:author="运璐 何" w:date="2025-11-14T16:17:00Z">
                              <w:rPr>
                                <w:rFonts w:ascii="Cambria Math" w:hAnsi="Cambria Math"/>
                                <w:i/>
                                <w:color w:val="000000"/>
                                <w:sz w:val="21"/>
                                <w:szCs w:val="21"/>
                              </w:rPr>
                            </w:ins>
                          </m:ctrlPr>
                        </m:sSubPr>
                        <m:e>
                          <m:r>
                            <w:ins w:id="1058" w:author="运璐 何" w:date="2025-11-23T11:05:00Z">
                              <w:rPr>
                                <w:rFonts w:ascii="Cambria Math" w:hAnsi="Cambria Math" w:hint="eastAsia"/>
                                <w:color w:val="000000"/>
                                <w:sz w:val="21"/>
                                <w:szCs w:val="21"/>
                              </w:rPr>
                              <m:t>o</m:t>
                            </w:ins>
                          </m:r>
                        </m:e>
                        <m:sub>
                          <m:r>
                            <w:ins w:id="1059" w:author="运璐 何" w:date="2025-11-14T16:17:00Z">
                              <w:rPr>
                                <w:rFonts w:ascii="Cambria Math" w:hAnsi="Cambria Math"/>
                                <w:color w:val="000000"/>
                                <w:sz w:val="21"/>
                                <w:szCs w:val="21"/>
                              </w:rPr>
                              <m:t>near</m:t>
                            </w:ins>
                          </m:r>
                        </m:sub>
                      </m:sSub>
                    </m:e>
                  </m:d>
                  <m:ctrlPr>
                    <w:rPr>
                      <w:rFonts w:ascii="Cambria Math" w:hAnsi="Cambria Math"/>
                      <w:i/>
                      <w:color w:val="000000"/>
                      <w:sz w:val="21"/>
                      <w:szCs w:val="21"/>
                    </w:rPr>
                  </m:ctrlPr>
                </m:den>
              </m:f>
              <m:r>
                <w:rPr>
                  <w:rFonts w:ascii="Cambria Math" w:hAnsi="Cambria Math"/>
                  <w:color w:val="000000"/>
                  <w:sz w:val="21"/>
                  <w:szCs w:val="21"/>
                </w:rPr>
                <m:t>#</m:t>
              </m:r>
              <m:d>
                <m:dPr>
                  <m:begChr m:val="（"/>
                  <m:endChr m:val="）"/>
                  <m:ctrlPr>
                    <w:ins w:id="1060" w:author="运璐 何" w:date="2025-11-14T16:21:00Z">
                      <w:rPr>
                        <w:rFonts w:ascii="Cambria Math" w:hAnsi="Cambria Math"/>
                        <w:i/>
                        <w:color w:val="000000"/>
                        <w:sz w:val="21"/>
                        <w:szCs w:val="21"/>
                      </w:rPr>
                    </w:ins>
                  </m:ctrlPr>
                </m:dPr>
                <m:e>
                  <m:r>
                    <w:ins w:id="1061" w:author="运璐 何" w:date="2025-11-14T16:21:00Z">
                      <w:rPr>
                        <w:rFonts w:ascii="Cambria Math" w:hAnsi="Cambria Math"/>
                        <w:color w:val="000000"/>
                        <w:sz w:val="21"/>
                        <w:szCs w:val="21"/>
                      </w:rPr>
                      <m:t>12</m:t>
                    </w:ins>
                  </m:r>
                </m:e>
              </m:d>
            </m:e>
          </m:eqArr>
        </m:oMath>
      </m:oMathPara>
    </w:p>
    <w:p w14:paraId="1EA0995C" w14:textId="76416616" w:rsidR="00D32DA6" w:rsidRDefault="00D32DA6" w:rsidP="006D5049">
      <w:pPr>
        <w:spacing w:line="360" w:lineRule="auto"/>
        <w:ind w:firstLineChars="196" w:firstLine="412"/>
        <w:rPr>
          <w:ins w:id="1062" w:author="运璐 何" w:date="2025-11-14T16:01:00Z"/>
          <w:color w:val="000000"/>
          <w:sz w:val="21"/>
          <w:szCs w:val="21"/>
        </w:rPr>
      </w:pPr>
      <w:ins w:id="1063" w:author="运璐 何" w:date="2025-11-14T15:38:00Z">
        <w:r>
          <w:rPr>
            <w:rFonts w:hint="eastAsia"/>
            <w:color w:val="000000"/>
            <w:sz w:val="21"/>
            <w:szCs w:val="21"/>
          </w:rPr>
          <w:t>4</w:t>
        </w:r>
        <w:r>
          <w:rPr>
            <w:rFonts w:hint="eastAsia"/>
            <w:color w:val="000000"/>
            <w:sz w:val="21"/>
            <w:szCs w:val="21"/>
          </w:rPr>
          <w:t>）</w:t>
        </w:r>
      </w:ins>
      <w:ins w:id="1064" w:author="运璐 何" w:date="2025-11-14T15:39:00Z">
        <w:r>
          <w:rPr>
            <w:rFonts w:hint="eastAsia"/>
            <w:color w:val="000000"/>
            <w:sz w:val="21"/>
            <w:szCs w:val="21"/>
          </w:rPr>
          <w:t>碰撞检测：</w:t>
        </w:r>
        <w:r w:rsidRPr="00D32DA6">
          <w:rPr>
            <w:color w:val="000000"/>
            <w:sz w:val="21"/>
            <w:szCs w:val="21"/>
          </w:rPr>
          <w:t>若线段</w:t>
        </w:r>
        <w:r w:rsidRPr="00D32DA6">
          <w:rPr>
            <w:color w:val="000000"/>
            <w:sz w:val="21"/>
            <w:szCs w:val="21"/>
          </w:rPr>
          <w:t xml:space="preserve"> </w:t>
        </w:r>
      </w:ins>
      <m:oMath>
        <m:d>
          <m:dPr>
            <m:begChr m:val="["/>
            <m:endChr m:val="]"/>
            <m:ctrlPr>
              <w:ins w:id="1065" w:author="运璐 何" w:date="2025-11-14T15:39:00Z">
                <w:rPr>
                  <w:rFonts w:ascii="Cambria Math" w:hAnsi="Cambria Math"/>
                  <w:i/>
                  <w:color w:val="000000"/>
                  <w:sz w:val="21"/>
                  <w:szCs w:val="21"/>
                </w:rPr>
              </w:ins>
            </m:ctrlPr>
          </m:dPr>
          <m:e>
            <m:sSub>
              <m:sSubPr>
                <m:ctrlPr>
                  <w:ins w:id="1066" w:author="运璐 何" w:date="2025-11-14T15:39:00Z">
                    <w:rPr>
                      <w:rFonts w:ascii="Cambria Math" w:hAnsi="Cambria Math"/>
                      <w:i/>
                      <w:color w:val="000000"/>
                      <w:sz w:val="21"/>
                      <w:szCs w:val="21"/>
                    </w:rPr>
                  </w:ins>
                </m:ctrlPr>
              </m:sSubPr>
              <m:e>
                <m:r>
                  <w:ins w:id="1067" w:author="运璐 何" w:date="2025-11-23T11:05:00Z">
                    <w:rPr>
                      <w:rFonts w:ascii="Cambria Math" w:hAnsi="Cambria Math" w:hint="eastAsia"/>
                      <w:color w:val="000000"/>
                      <w:sz w:val="21"/>
                      <w:szCs w:val="21"/>
                    </w:rPr>
                    <m:t>o</m:t>
                  </w:ins>
                </m:r>
              </m:e>
              <m:sub>
                <m:r>
                  <w:ins w:id="1068" w:author="运璐 何" w:date="2025-11-14T15:39:00Z">
                    <m:rPr>
                      <m:nor/>
                    </m:rPr>
                    <w:rPr>
                      <w:rFonts w:ascii="Cambria Math" w:hAnsi="Cambria Math"/>
                      <w:i/>
                      <w:color w:val="000000"/>
                      <w:sz w:val="21"/>
                      <w:szCs w:val="21"/>
                    </w:rPr>
                    <m:t>near</m:t>
                  </w:ins>
                </m:r>
              </m:sub>
            </m:sSub>
            <m:r>
              <w:ins w:id="1069" w:author="运璐 何" w:date="2025-11-14T15:39:00Z">
                <w:rPr>
                  <w:rFonts w:ascii="Cambria Math" w:hAnsi="Cambria Math"/>
                  <w:color w:val="000000"/>
                  <w:sz w:val="21"/>
                  <w:szCs w:val="21"/>
                </w:rPr>
                <m:t>,</m:t>
              </w:ins>
            </m:r>
            <m:sSub>
              <m:sSubPr>
                <m:ctrlPr>
                  <w:ins w:id="1070" w:author="运璐 何" w:date="2025-11-14T15:39:00Z">
                    <w:rPr>
                      <w:rFonts w:ascii="Cambria Math" w:hAnsi="Cambria Math"/>
                      <w:i/>
                      <w:color w:val="000000"/>
                      <w:sz w:val="21"/>
                      <w:szCs w:val="21"/>
                    </w:rPr>
                  </w:ins>
                </m:ctrlPr>
              </m:sSubPr>
              <m:e>
                <m:r>
                  <w:ins w:id="1071" w:author="运璐 何" w:date="2025-11-23T11:05:00Z">
                    <w:rPr>
                      <w:rFonts w:ascii="Cambria Math" w:hAnsi="Cambria Math" w:hint="eastAsia"/>
                      <w:color w:val="000000"/>
                      <w:sz w:val="21"/>
                      <w:szCs w:val="21"/>
                    </w:rPr>
                    <m:t>o</m:t>
                  </w:ins>
                </m:r>
              </m:e>
              <m:sub>
                <m:r>
                  <w:ins w:id="1072" w:author="运璐 何" w:date="2025-11-14T15:39:00Z">
                    <m:rPr>
                      <m:nor/>
                    </m:rPr>
                    <w:rPr>
                      <w:rFonts w:ascii="Cambria Math" w:hAnsi="Cambria Math"/>
                      <w:i/>
                      <w:color w:val="000000"/>
                      <w:sz w:val="21"/>
                      <w:szCs w:val="21"/>
                    </w:rPr>
                    <m:t>new</m:t>
                  </w:ins>
                </m:r>
              </m:sub>
            </m:sSub>
          </m:e>
        </m:d>
      </m:oMath>
      <w:ins w:id="1073" w:author="运璐 何" w:date="2025-11-14T15:39:00Z">
        <w:r w:rsidRPr="00D32DA6">
          <w:rPr>
            <w:color w:val="000000"/>
            <w:sz w:val="21"/>
            <w:szCs w:val="21"/>
          </w:rPr>
          <w:t xml:space="preserve"> </w:t>
        </w:r>
        <w:r w:rsidRPr="00D32DA6">
          <w:rPr>
            <w:color w:val="000000"/>
            <w:sz w:val="21"/>
            <w:szCs w:val="21"/>
          </w:rPr>
          <w:t>与</w:t>
        </w:r>
        <w:r>
          <w:rPr>
            <w:rFonts w:hint="eastAsia"/>
            <w:color w:val="000000"/>
            <w:sz w:val="21"/>
            <w:szCs w:val="21"/>
          </w:rPr>
          <w:t>当前观测环境信息中的</w:t>
        </w:r>
        <w:r w:rsidRPr="00D32DA6">
          <w:rPr>
            <w:color w:val="000000"/>
            <w:sz w:val="21"/>
            <w:szCs w:val="21"/>
          </w:rPr>
          <w:t>任意建筑物或干扰区无交集，</w:t>
        </w:r>
      </w:ins>
      <w:ins w:id="1074" w:author="运璐 何" w:date="2025-11-14T15:40:00Z">
        <w:r w:rsidRPr="00D32DA6">
          <w:rPr>
            <w:color w:val="000000"/>
            <w:sz w:val="21"/>
            <w:szCs w:val="21"/>
          </w:rPr>
          <w:t>则将</w:t>
        </w:r>
        <w:r w:rsidRPr="00D32DA6">
          <w:rPr>
            <w:color w:val="000000"/>
            <w:sz w:val="21"/>
            <w:szCs w:val="21"/>
          </w:rPr>
          <w:t xml:space="preserve"> </w:t>
        </w:r>
      </w:ins>
      <m:oMath>
        <m:sSub>
          <m:sSubPr>
            <m:ctrlPr>
              <w:ins w:id="1075" w:author="运璐 何" w:date="2025-11-14T15:40:00Z">
                <w:rPr>
                  <w:rFonts w:ascii="Cambria Math" w:hAnsi="Cambria Math"/>
                  <w:i/>
                  <w:color w:val="000000"/>
                  <w:sz w:val="21"/>
                  <w:szCs w:val="21"/>
                </w:rPr>
              </w:ins>
            </m:ctrlPr>
          </m:sSubPr>
          <m:e>
            <m:r>
              <w:ins w:id="1076" w:author="运璐 何" w:date="2025-11-23T11:05:00Z">
                <w:rPr>
                  <w:rFonts w:ascii="Cambria Math" w:hAnsi="Cambria Math" w:hint="eastAsia"/>
                  <w:color w:val="000000"/>
                  <w:sz w:val="21"/>
                  <w:szCs w:val="21"/>
                </w:rPr>
                <m:t>o</m:t>
              </w:ins>
            </m:r>
          </m:e>
          <m:sub>
            <m:r>
              <w:ins w:id="1077" w:author="运璐 何" w:date="2025-11-14T15:40:00Z">
                <m:rPr>
                  <m:nor/>
                </m:rPr>
                <w:rPr>
                  <w:rFonts w:ascii="Cambria Math" w:hAnsi="Cambria Math"/>
                  <w:i/>
                  <w:color w:val="000000"/>
                  <w:sz w:val="21"/>
                  <w:szCs w:val="21"/>
                </w:rPr>
                <m:t>new</m:t>
              </w:ins>
            </m:r>
          </m:sub>
        </m:sSub>
      </m:oMath>
      <w:ins w:id="1078" w:author="运璐 何" w:date="2025-11-14T15:40:00Z">
        <w:r w:rsidRPr="00D32DA6">
          <w:rPr>
            <w:color w:val="000000"/>
            <w:sz w:val="21"/>
            <w:szCs w:val="21"/>
          </w:rPr>
          <w:t>加入树结构。</w:t>
        </w:r>
      </w:ins>
    </w:p>
    <w:p w14:paraId="0CA439AC" w14:textId="77777777" w:rsidR="0023080E" w:rsidRDefault="005E4225" w:rsidP="0023080E">
      <w:pPr>
        <w:spacing w:line="360" w:lineRule="auto"/>
        <w:ind w:firstLineChars="196" w:firstLine="412"/>
        <w:rPr>
          <w:ins w:id="1079" w:author="运璐 何" w:date="2025-11-14T16:17:00Z"/>
          <w:color w:val="000000"/>
          <w:sz w:val="21"/>
          <w:szCs w:val="21"/>
        </w:rPr>
      </w:pPr>
      <w:ins w:id="1080" w:author="运璐 何" w:date="2025-11-14T16:01:00Z">
        <w:r>
          <w:rPr>
            <w:rFonts w:hint="eastAsia"/>
            <w:color w:val="000000"/>
            <w:sz w:val="21"/>
            <w:szCs w:val="21"/>
          </w:rPr>
          <w:t>5</w:t>
        </w:r>
        <w:r>
          <w:rPr>
            <w:rFonts w:hint="eastAsia"/>
            <w:color w:val="000000"/>
            <w:sz w:val="21"/>
            <w:szCs w:val="21"/>
          </w:rPr>
          <w:t>）</w:t>
        </w:r>
        <w:r w:rsidRPr="005E4225">
          <w:rPr>
            <w:color w:val="000000"/>
            <w:sz w:val="21"/>
            <w:szCs w:val="21"/>
          </w:rPr>
          <w:t>代价优化与重连</w:t>
        </w:r>
        <w:r>
          <w:rPr>
            <w:rFonts w:hint="eastAsia"/>
            <w:color w:val="000000"/>
            <w:sz w:val="21"/>
            <w:szCs w:val="21"/>
          </w:rPr>
          <w:t>：</w:t>
        </w:r>
        <w:r w:rsidRPr="005E4225">
          <w:rPr>
            <w:color w:val="000000"/>
            <w:sz w:val="21"/>
            <w:szCs w:val="21"/>
          </w:rPr>
          <w:t>对所有邻近节点集合</w:t>
        </w:r>
        <w:r w:rsidRPr="005E4225">
          <w:rPr>
            <w:color w:val="000000"/>
            <w:sz w:val="21"/>
            <w:szCs w:val="21"/>
          </w:rPr>
          <w:t xml:space="preserve"> </w:t>
        </w:r>
      </w:ins>
      <m:oMath>
        <m:sSub>
          <m:sSubPr>
            <m:ctrlPr>
              <w:ins w:id="1081" w:author="运璐 何" w:date="2025-11-14T16:01:00Z">
                <w:rPr>
                  <w:rFonts w:ascii="Cambria Math" w:hAnsi="Cambria Math"/>
                  <w:i/>
                  <w:color w:val="000000"/>
                  <w:sz w:val="21"/>
                  <w:szCs w:val="21"/>
                </w:rPr>
              </w:ins>
            </m:ctrlPr>
          </m:sSubPr>
          <m:e>
            <m:r>
              <w:ins w:id="1082" w:author="运璐 何" w:date="2025-11-14T16:01:00Z">
                <m:rPr>
                  <m:scr m:val="script"/>
                </m:rPr>
                <w:rPr>
                  <w:rFonts w:ascii="Cambria Math" w:hAnsi="Cambria Math"/>
                  <w:color w:val="000000"/>
                  <w:sz w:val="21"/>
                  <w:szCs w:val="21"/>
                </w:rPr>
                <m:t>N</m:t>
              </w:ins>
            </m:r>
          </m:e>
          <m:sub>
            <m:r>
              <w:ins w:id="1083" w:author="运璐 何" w:date="2025-11-14T16:01:00Z">
                <m:rPr>
                  <m:nor/>
                </m:rPr>
                <w:rPr>
                  <w:rFonts w:ascii="Cambria Math" w:hAnsi="Cambria Math"/>
                  <w:color w:val="000000"/>
                  <w:sz w:val="21"/>
                  <w:szCs w:val="21"/>
                </w:rPr>
                <m:t>n</m:t>
              </w:ins>
            </m:r>
            <m:r>
              <w:ins w:id="1084" w:author="运璐 何" w:date="2025-11-14T16:02:00Z">
                <m:rPr>
                  <m:nor/>
                </m:rPr>
                <w:rPr>
                  <w:rFonts w:ascii="Cambria Math" w:hAnsi="Cambria Math" w:hint="eastAsia"/>
                  <w:color w:val="000000"/>
                  <w:sz w:val="21"/>
                  <w:szCs w:val="21"/>
                </w:rPr>
                <m:t>ear</m:t>
              </w:ins>
            </m:r>
          </m:sub>
        </m:sSub>
        <m:r>
          <m:rPr>
            <m:sty m:val="p"/>
          </m:rPr>
          <w:rPr>
            <w:rFonts w:ascii="Cambria Math" w:hAnsi="Cambria Math"/>
            <w:color w:val="000000"/>
            <w:sz w:val="21"/>
            <w:szCs w:val="21"/>
          </w:rPr>
          <m:t>⊂</m:t>
        </m:r>
        <m:r>
          <w:ins w:id="1085" w:author="运璐 何" w:date="2025-11-14T16:01:00Z">
            <m:rPr>
              <m:scr m:val="script"/>
            </m:rPr>
            <w:rPr>
              <w:rFonts w:ascii="Cambria Math" w:hAnsi="Cambria Math"/>
              <w:color w:val="000000"/>
              <w:sz w:val="21"/>
              <w:szCs w:val="21"/>
            </w:rPr>
            <m:t>T</m:t>
          </w:ins>
        </m:r>
      </m:oMath>
      <w:ins w:id="1086" w:author="运璐 何" w:date="2025-11-14T16:01:00Z">
        <w:r w:rsidRPr="005E4225">
          <w:rPr>
            <w:color w:val="000000"/>
            <w:sz w:val="21"/>
            <w:szCs w:val="21"/>
          </w:rPr>
          <w:t xml:space="preserve"> </w:t>
        </w:r>
        <w:r w:rsidRPr="005E4225">
          <w:rPr>
            <w:color w:val="000000"/>
            <w:sz w:val="21"/>
            <w:szCs w:val="21"/>
          </w:rPr>
          <w:t>计算代价函数</w:t>
        </w:r>
      </w:ins>
      <w:ins w:id="1087" w:author="运璐 何" w:date="2025-11-14T16:17:00Z">
        <w:r w:rsidR="0023080E">
          <w:rPr>
            <w:rFonts w:hint="eastAsia"/>
            <w:color w:val="000000"/>
            <w:sz w:val="21"/>
            <w:szCs w:val="21"/>
          </w:rPr>
          <w:t>：</w:t>
        </w:r>
      </w:ins>
    </w:p>
    <w:p w14:paraId="522863CA" w14:textId="4108EB7C" w:rsidR="005E4225" w:rsidRDefault="00A967F5" w:rsidP="0023080E">
      <w:pPr>
        <w:spacing w:line="360" w:lineRule="auto"/>
        <w:ind w:firstLineChars="196" w:firstLine="412"/>
        <w:rPr>
          <w:ins w:id="1088" w:author="运璐 何" w:date="2025-11-14T16:02:00Z"/>
          <w:color w:val="000000"/>
          <w:sz w:val="21"/>
          <w:szCs w:val="21"/>
        </w:rPr>
      </w:pPr>
      <m:oMathPara>
        <m:oMath>
          <m:eqArr>
            <m:eqArrPr>
              <m:maxDist m:val="1"/>
              <m:ctrlPr>
                <w:ins w:id="1089" w:author="运璐 何" w:date="2025-11-14T16:20:00Z">
                  <w:rPr>
                    <w:rFonts w:ascii="Cambria Math" w:hAnsi="Cambria Math"/>
                    <w:i/>
                    <w:color w:val="000000"/>
                    <w:sz w:val="21"/>
                    <w:szCs w:val="21"/>
                  </w:rPr>
                </w:ins>
              </m:ctrlPr>
            </m:eqArrPr>
            <m:e>
              <m:r>
                <w:ins w:id="1090" w:author="运璐 何" w:date="2025-11-14T16:20:00Z">
                  <w:rPr>
                    <w:rFonts w:ascii="Cambria Math" w:hAnsi="Cambria Math"/>
                    <w:color w:val="000000"/>
                    <w:sz w:val="21"/>
                    <w:szCs w:val="21"/>
                  </w:rPr>
                  <m:t>Cost</m:t>
                </w:ins>
              </m:r>
              <m:d>
                <m:dPr>
                  <m:ctrlPr>
                    <w:ins w:id="1091" w:author="运璐 何" w:date="2025-11-14T16:20:00Z">
                      <w:rPr>
                        <w:rFonts w:ascii="Cambria Math" w:hAnsi="Cambria Math"/>
                        <w:i/>
                        <w:color w:val="000000"/>
                        <w:sz w:val="21"/>
                        <w:szCs w:val="21"/>
                      </w:rPr>
                    </w:ins>
                  </m:ctrlPr>
                </m:dPr>
                <m:e>
                  <m:r>
                    <w:ins w:id="1092" w:author="运璐 何" w:date="2025-11-23T11:05:00Z">
                      <w:rPr>
                        <w:rFonts w:ascii="Cambria Math" w:hAnsi="Cambria Math" w:hint="eastAsia"/>
                        <w:color w:val="000000"/>
                        <w:sz w:val="21"/>
                        <w:szCs w:val="21"/>
                      </w:rPr>
                      <m:t>o</m:t>
                    </w:ins>
                  </m:r>
                </m:e>
              </m:d>
              <m:r>
                <w:ins w:id="1093" w:author="运璐 何" w:date="2025-11-14T16:20:00Z">
                  <w:rPr>
                    <w:rFonts w:ascii="Cambria Math" w:hAnsi="Cambria Math"/>
                    <w:color w:val="000000"/>
                    <w:sz w:val="21"/>
                    <w:szCs w:val="21"/>
                  </w:rPr>
                  <m:t>=Cost</m:t>
                </w:ins>
              </m:r>
              <m:d>
                <m:dPr>
                  <m:ctrlPr>
                    <w:ins w:id="1094" w:author="运璐 何" w:date="2025-11-14T16:20:00Z">
                      <w:rPr>
                        <w:rFonts w:ascii="Cambria Math" w:hAnsi="Cambria Math"/>
                        <w:i/>
                        <w:color w:val="000000"/>
                        <w:sz w:val="21"/>
                        <w:szCs w:val="21"/>
                      </w:rPr>
                    </w:ins>
                  </m:ctrlPr>
                </m:dPr>
                <m:e>
                  <m:r>
                    <w:ins w:id="1095" w:author="运璐 何" w:date="2025-11-14T16:20:00Z">
                      <m:rPr>
                        <m:nor/>
                      </m:rPr>
                      <w:rPr>
                        <w:rFonts w:ascii="Cambria Math" w:hAnsi="Cambria Math"/>
                        <w:color w:val="000000"/>
                        <w:sz w:val="21"/>
                        <w:szCs w:val="21"/>
                      </w:rPr>
                      <m:t>parent</m:t>
                    </w:ins>
                  </m:r>
                  <m:d>
                    <m:dPr>
                      <m:ctrlPr>
                        <w:ins w:id="1096" w:author="运璐 何" w:date="2025-11-14T16:20:00Z">
                          <w:rPr>
                            <w:rFonts w:ascii="Cambria Math" w:hAnsi="Cambria Math"/>
                            <w:i/>
                            <w:color w:val="000000"/>
                            <w:sz w:val="21"/>
                            <w:szCs w:val="21"/>
                          </w:rPr>
                        </w:ins>
                      </m:ctrlPr>
                    </m:dPr>
                    <m:e>
                      <m:r>
                        <w:ins w:id="1097" w:author="运璐 何" w:date="2025-11-23T11:05:00Z">
                          <w:rPr>
                            <w:rFonts w:ascii="Cambria Math" w:hAnsi="Cambria Math" w:hint="eastAsia"/>
                            <w:color w:val="000000"/>
                            <w:sz w:val="21"/>
                            <w:szCs w:val="21"/>
                          </w:rPr>
                          <m:t>o</m:t>
                        </w:ins>
                      </m:r>
                    </m:e>
                  </m:d>
                </m:e>
              </m:d>
              <m:r>
                <w:ins w:id="1098" w:author="运璐 何" w:date="2025-11-14T16:20:00Z">
                  <w:rPr>
                    <w:rFonts w:ascii="Cambria Math" w:hAnsi="Cambria Math"/>
                    <w:color w:val="000000"/>
                    <w:sz w:val="21"/>
                    <w:szCs w:val="21"/>
                  </w:rPr>
                  <m:t>+</m:t>
                </w:ins>
              </m:r>
              <m:d>
                <m:dPr>
                  <m:begChr m:val="‖"/>
                  <m:endChr m:val="‖"/>
                  <m:ctrlPr>
                    <w:ins w:id="1099" w:author="运璐 何" w:date="2025-11-14T16:20:00Z">
                      <w:rPr>
                        <w:rFonts w:ascii="Cambria Math" w:hAnsi="Cambria Math"/>
                        <w:i/>
                        <w:color w:val="000000"/>
                        <w:sz w:val="21"/>
                        <w:szCs w:val="21"/>
                      </w:rPr>
                    </w:ins>
                  </m:ctrlPr>
                </m:dPr>
                <m:e>
                  <m:r>
                    <w:ins w:id="1100" w:author="运璐 何" w:date="2025-11-23T11:05:00Z">
                      <w:rPr>
                        <w:rFonts w:ascii="Cambria Math" w:hAnsi="Cambria Math" w:hint="eastAsia"/>
                        <w:color w:val="000000"/>
                        <w:sz w:val="21"/>
                        <w:szCs w:val="21"/>
                      </w:rPr>
                      <m:t>o</m:t>
                    </w:ins>
                  </m:r>
                  <m:r>
                    <w:ins w:id="1101" w:author="运璐 何" w:date="2025-11-14T16:20:00Z">
                      <w:rPr>
                        <w:rFonts w:ascii="Cambria Math" w:hAnsi="Cambria Math"/>
                        <w:color w:val="000000"/>
                        <w:sz w:val="21"/>
                        <w:szCs w:val="21"/>
                      </w:rPr>
                      <m:t>-</m:t>
                    </w:ins>
                  </m:r>
                  <m:r>
                    <w:ins w:id="1102" w:author="运璐 何" w:date="2025-11-14T16:20:00Z">
                      <m:rPr>
                        <m:nor/>
                      </m:rPr>
                      <w:rPr>
                        <w:rFonts w:ascii="Cambria Math" w:hAnsi="Cambria Math"/>
                        <w:color w:val="000000"/>
                        <w:sz w:val="21"/>
                        <w:szCs w:val="21"/>
                      </w:rPr>
                      <m:t>parent</m:t>
                    </w:ins>
                  </m:r>
                  <m:d>
                    <m:dPr>
                      <m:ctrlPr>
                        <w:ins w:id="1103" w:author="运璐 何" w:date="2025-11-14T16:20:00Z">
                          <w:rPr>
                            <w:rFonts w:ascii="Cambria Math" w:hAnsi="Cambria Math"/>
                            <w:i/>
                            <w:color w:val="000000"/>
                            <w:sz w:val="21"/>
                            <w:szCs w:val="21"/>
                          </w:rPr>
                        </w:ins>
                      </m:ctrlPr>
                    </m:dPr>
                    <m:e>
                      <m:r>
                        <w:ins w:id="1104" w:author="运璐 何" w:date="2025-11-23T11:05:00Z">
                          <w:rPr>
                            <w:rFonts w:ascii="Cambria Math" w:hAnsi="Cambria Math" w:hint="eastAsia"/>
                            <w:color w:val="000000"/>
                            <w:sz w:val="21"/>
                            <w:szCs w:val="21"/>
                          </w:rPr>
                          <m:t>o</m:t>
                        </w:ins>
                      </m:r>
                    </m:e>
                  </m:d>
                </m:e>
              </m:d>
              <m:r>
                <w:rPr>
                  <w:rFonts w:ascii="Cambria Math" w:hAnsi="Cambria Math"/>
                  <w:color w:val="000000"/>
                  <w:sz w:val="21"/>
                  <w:szCs w:val="21"/>
                </w:rPr>
                <m:t>#</m:t>
              </m:r>
              <m:d>
                <m:dPr>
                  <m:begChr m:val="（"/>
                  <m:endChr m:val="）"/>
                  <m:ctrlPr>
                    <w:ins w:id="1105" w:author="运璐 何" w:date="2025-11-14T16:20:00Z">
                      <w:rPr>
                        <w:rFonts w:ascii="Cambria Math" w:hAnsi="Cambria Math"/>
                        <w:i/>
                        <w:color w:val="000000"/>
                        <w:sz w:val="21"/>
                        <w:szCs w:val="21"/>
                      </w:rPr>
                    </w:ins>
                  </m:ctrlPr>
                </m:dPr>
                <m:e>
                  <m:r>
                    <w:ins w:id="1106" w:author="运璐 何" w:date="2025-11-14T16:21:00Z">
                      <w:rPr>
                        <w:rFonts w:ascii="Cambria Math" w:hAnsi="Cambria Math"/>
                        <w:color w:val="000000"/>
                        <w:sz w:val="21"/>
                        <w:szCs w:val="21"/>
                      </w:rPr>
                      <m:t>13</m:t>
                    </w:ins>
                  </m:r>
                </m:e>
              </m:d>
            </m:e>
          </m:eqArr>
          <m:r>
            <w:ins w:id="1107" w:author="运璐 何" w:date="2025-11-14T16:02:00Z">
              <m:rPr>
                <m:sty m:val="p"/>
              </m:rPr>
              <w:rPr>
                <w:color w:val="000000"/>
                <w:sz w:val="21"/>
                <w:szCs w:val="21"/>
              </w:rPr>
              <w:br/>
            </w:ins>
          </m:r>
        </m:oMath>
      </m:oMathPara>
      <w:ins w:id="1108" w:author="运璐 何" w:date="2025-11-14T16:02:00Z">
        <w:r w:rsidR="005E4225" w:rsidRPr="005E4225">
          <w:rPr>
            <w:color w:val="000000"/>
            <w:sz w:val="21"/>
            <w:szCs w:val="21"/>
          </w:rPr>
          <w:t>并通过最小化代价选择最优父节点，实现路径重连与优化。</w:t>
        </w:r>
      </w:ins>
      <w:ins w:id="1109" w:author="运璐 何" w:date="2025-11-19T16:25:00Z">
        <w:r w:rsidR="00D4645F">
          <w:rPr>
            <w:rFonts w:hint="eastAsia"/>
            <w:color w:val="000000"/>
            <w:sz w:val="21"/>
            <w:szCs w:val="21"/>
          </w:rPr>
          <w:t>为优化路径规划效率，本</w:t>
        </w:r>
      </w:ins>
      <w:ins w:id="1110" w:author="运璐 何" w:date="2025-11-19T16:24:00Z">
        <w:r w:rsidR="00D4645F">
          <w:rPr>
            <w:rFonts w:hint="eastAsia"/>
            <w:color w:val="000000"/>
            <w:sz w:val="21"/>
            <w:szCs w:val="21"/>
          </w:rPr>
          <w:t>研究</w:t>
        </w:r>
      </w:ins>
      <w:ins w:id="1111" w:author="运璐 何" w:date="2025-11-19T16:25:00Z">
        <w:r w:rsidR="00D4645F">
          <w:rPr>
            <w:rFonts w:hint="eastAsia"/>
            <w:color w:val="000000"/>
            <w:sz w:val="21"/>
            <w:szCs w:val="21"/>
          </w:rPr>
          <w:t>中的代价函数设定为节点间欧式距离。</w:t>
        </w:r>
      </w:ins>
    </w:p>
    <w:p w14:paraId="28F42D3C" w14:textId="36B1C534" w:rsidR="00FD4F17" w:rsidRDefault="005E4225" w:rsidP="00FD4F17">
      <w:pPr>
        <w:spacing w:line="360" w:lineRule="auto"/>
        <w:ind w:firstLineChars="196" w:firstLine="412"/>
        <w:rPr>
          <w:ins w:id="1112" w:author="运璐 何" w:date="2025-11-14T16:21:00Z"/>
          <w:color w:val="000000"/>
          <w:sz w:val="21"/>
          <w:szCs w:val="21"/>
        </w:rPr>
      </w:pPr>
      <w:ins w:id="1113" w:author="运璐 何" w:date="2025-11-14T16:02:00Z">
        <w:r>
          <w:rPr>
            <w:rFonts w:hint="eastAsia"/>
            <w:color w:val="000000"/>
            <w:sz w:val="21"/>
            <w:szCs w:val="21"/>
          </w:rPr>
          <w:t>6</w:t>
        </w:r>
        <w:r>
          <w:rPr>
            <w:rFonts w:hint="eastAsia"/>
            <w:color w:val="000000"/>
            <w:sz w:val="21"/>
            <w:szCs w:val="21"/>
          </w:rPr>
          <w:t>）</w:t>
        </w:r>
        <w:r w:rsidRPr="005E4225">
          <w:rPr>
            <w:rFonts w:hint="eastAsia"/>
            <w:color w:val="000000"/>
            <w:sz w:val="21"/>
            <w:szCs w:val="21"/>
          </w:rPr>
          <w:t>终止条件</w:t>
        </w:r>
        <w:r>
          <w:rPr>
            <w:rFonts w:hint="eastAsia"/>
            <w:color w:val="000000"/>
            <w:sz w:val="21"/>
            <w:szCs w:val="21"/>
          </w:rPr>
          <w:t>：</w:t>
        </w:r>
        <w:r w:rsidRPr="005E4225">
          <w:rPr>
            <w:color w:val="000000"/>
            <w:sz w:val="21"/>
            <w:szCs w:val="21"/>
          </w:rPr>
          <w:t>当树中存在节点</w:t>
        </w:r>
        <w:r w:rsidRPr="005E4225">
          <w:rPr>
            <w:color w:val="000000"/>
            <w:sz w:val="21"/>
            <w:szCs w:val="21"/>
          </w:rPr>
          <w:t xml:space="preserve"> </w:t>
        </w:r>
      </w:ins>
      <m:oMath>
        <m:r>
          <w:ins w:id="1114" w:author="运璐 何" w:date="2025-11-23T11:06:00Z">
            <w:rPr>
              <w:rFonts w:ascii="Cambria Math" w:hAnsi="Cambria Math" w:hint="eastAsia"/>
              <w:color w:val="000000"/>
              <w:sz w:val="21"/>
              <w:szCs w:val="21"/>
            </w:rPr>
            <m:t>o</m:t>
          </w:ins>
        </m:r>
      </m:oMath>
      <w:ins w:id="1115" w:author="运璐 何" w:date="2025-11-14T16:02:00Z">
        <w:r w:rsidRPr="005E4225">
          <w:rPr>
            <w:color w:val="000000"/>
            <w:sz w:val="21"/>
            <w:szCs w:val="21"/>
          </w:rPr>
          <w:t xml:space="preserve"> </w:t>
        </w:r>
        <w:r w:rsidRPr="005E4225">
          <w:rPr>
            <w:color w:val="000000"/>
            <w:sz w:val="21"/>
            <w:szCs w:val="21"/>
          </w:rPr>
          <w:t>满足</w:t>
        </w:r>
      </w:ins>
      <w:ins w:id="1116" w:author="运璐 何" w:date="2025-11-14T16:03:00Z">
        <w:r w:rsidR="00FD4F17">
          <w:rPr>
            <w:rFonts w:hint="eastAsia"/>
            <w:color w:val="000000"/>
            <w:sz w:val="21"/>
            <w:szCs w:val="21"/>
          </w:rPr>
          <w:t>：</w:t>
        </w:r>
      </w:ins>
    </w:p>
    <w:p w14:paraId="43E64B1D" w14:textId="1875EC6B" w:rsidR="00B4055C" w:rsidRPr="00B4055C" w:rsidRDefault="00A967F5" w:rsidP="00B4055C">
      <w:pPr>
        <w:spacing w:line="360" w:lineRule="auto"/>
        <w:ind w:firstLineChars="196" w:firstLine="412"/>
        <w:rPr>
          <w:ins w:id="1117" w:author="运璐 何" w:date="2025-11-14T16:03:00Z"/>
          <w:color w:val="000000"/>
          <w:sz w:val="21"/>
          <w:szCs w:val="21"/>
        </w:rPr>
      </w:pPr>
      <m:oMathPara>
        <m:oMath>
          <m:eqArr>
            <m:eqArrPr>
              <m:maxDist m:val="1"/>
              <m:ctrlPr>
                <w:ins w:id="1118" w:author="运璐 何" w:date="2025-11-14T16:29:00Z">
                  <w:rPr>
                    <w:rFonts w:ascii="Cambria Math" w:hAnsi="Cambria Math"/>
                    <w:color w:val="000000"/>
                    <w:sz w:val="21"/>
                    <w:szCs w:val="21"/>
                  </w:rPr>
                </w:ins>
              </m:ctrlPr>
            </m:eqArrPr>
            <m:e>
              <m:r>
                <w:ins w:id="1119" w:author="运璐 何" w:date="2025-11-14T16:21:00Z">
                  <m:rPr>
                    <m:lit/>
                  </m:rPr>
                  <w:rPr>
                    <w:rFonts w:ascii="Cambria Math" w:hAnsi="Cambria Math"/>
                    <w:color w:val="000000"/>
                    <w:sz w:val="21"/>
                    <w:szCs w:val="21"/>
                  </w:rPr>
                  <m:t>|</m:t>
                </w:ins>
              </m:r>
              <m:r>
                <w:ins w:id="1120" w:author="运璐 何" w:date="2025-11-23T11:06:00Z">
                  <w:rPr>
                    <w:rFonts w:ascii="Cambria Math" w:hAnsi="Cambria Math" w:hint="eastAsia"/>
                    <w:color w:val="000000"/>
                    <w:sz w:val="21"/>
                    <w:szCs w:val="21"/>
                  </w:rPr>
                  <m:t>o</m:t>
                </w:ins>
              </m:r>
              <m:r>
                <w:ins w:id="1121" w:author="运璐 何" w:date="2025-11-14T16:21:00Z">
                  <w:rPr>
                    <w:rFonts w:ascii="Cambria Math" w:hAnsi="Cambria Math"/>
                    <w:color w:val="000000"/>
                    <w:sz w:val="21"/>
                    <w:szCs w:val="21"/>
                  </w:rPr>
                  <m:t>-</m:t>
                </w:ins>
              </m:r>
              <m:sSub>
                <m:sSubPr>
                  <m:ctrlPr>
                    <w:ins w:id="1122" w:author="运璐 何" w:date="2025-11-14T16:21:00Z">
                      <w:rPr>
                        <w:rFonts w:ascii="Cambria Math" w:hAnsi="Cambria Math"/>
                        <w:i/>
                        <w:color w:val="000000"/>
                        <w:sz w:val="21"/>
                        <w:szCs w:val="21"/>
                      </w:rPr>
                    </w:ins>
                  </m:ctrlPr>
                </m:sSubPr>
                <m:e>
                  <m:r>
                    <w:ins w:id="1123" w:author="运璐 何" w:date="2025-11-14T16:21:00Z">
                      <w:rPr>
                        <w:rFonts w:ascii="Cambria Math" w:hAnsi="Cambria Math"/>
                        <w:color w:val="000000"/>
                        <w:sz w:val="21"/>
                        <w:szCs w:val="21"/>
                      </w:rPr>
                      <m:t>g</m:t>
                    </w:ins>
                  </m:r>
                </m:e>
                <m:sub>
                  <m:r>
                    <w:ins w:id="1124" w:author="运璐 何" w:date="2025-11-14T16:21:00Z">
                      <w:rPr>
                        <w:rFonts w:ascii="Cambria Math" w:hAnsi="Cambria Math"/>
                        <w:color w:val="000000"/>
                        <w:sz w:val="21"/>
                        <w:szCs w:val="21"/>
                      </w:rPr>
                      <m:t>i</m:t>
                    </w:ins>
                  </m:r>
                </m:sub>
              </m:sSub>
              <m:r>
                <w:ins w:id="1125" w:author="运璐 何" w:date="2025-11-14T16:21:00Z">
                  <m:rPr>
                    <m:lit/>
                  </m:rPr>
                  <w:rPr>
                    <w:rFonts w:ascii="Cambria Math" w:hAnsi="Cambria Math"/>
                    <w:color w:val="000000"/>
                    <w:sz w:val="21"/>
                    <w:szCs w:val="21"/>
                  </w:rPr>
                  <m:t>|</m:t>
                </w:ins>
              </m:r>
              <m:r>
                <m:rPr>
                  <m:sty m:val="p"/>
                </m:rPr>
                <w:rPr>
                  <w:rFonts w:ascii="Cambria Math" w:hAnsi="Cambria Math" w:hint="eastAsia"/>
                  <w:color w:val="000000"/>
                  <w:sz w:val="21"/>
                  <w:szCs w:val="21"/>
                </w:rPr>
                <m:t>≤</m:t>
              </m:r>
              <m:sSub>
                <m:sSubPr>
                  <m:ctrlPr>
                    <w:ins w:id="1126" w:author="运璐 何" w:date="2025-11-23T11:06:00Z">
                      <w:rPr>
                        <w:rFonts w:ascii="Cambria Math" w:hAnsi="Cambria Math"/>
                        <w:i/>
                        <w:color w:val="000000"/>
                        <w:sz w:val="21"/>
                        <w:szCs w:val="21"/>
                        <w:rPrChange w:id="1127" w:author="运璐 何" w:date="2025-11-23T11:06:00Z">
                          <w:rPr>
                            <w:rFonts w:ascii="Cambria Math" w:hAnsi="Cambria Math"/>
                            <w:color w:val="000000"/>
                            <w:sz w:val="21"/>
                            <w:szCs w:val="21"/>
                          </w:rPr>
                        </w:rPrChange>
                      </w:rPr>
                    </w:ins>
                  </m:ctrlPr>
                </m:sSubPr>
                <m:e>
                  <m:r>
                    <w:ins w:id="1128" w:author="运璐 何" w:date="2025-11-23T11:06:00Z">
                      <w:rPr>
                        <w:rFonts w:ascii="Cambria Math" w:hAnsi="Cambria Math"/>
                        <w:color w:val="000000"/>
                        <w:sz w:val="21"/>
                        <w:szCs w:val="21"/>
                        <w:rPrChange w:id="1129" w:author="运璐 何" w:date="2025-11-23T11:06:00Z">
                          <w:rPr>
                            <w:rFonts w:ascii="Cambria Math" w:hAnsi="Cambria Math"/>
                            <w:color w:val="000000"/>
                            <w:sz w:val="21"/>
                            <w:szCs w:val="21"/>
                          </w:rPr>
                        </w:rPrChange>
                      </w:rPr>
                      <m:t>d</m:t>
                    </w:ins>
                  </m:r>
                </m:e>
                <m:sub>
                  <m:r>
                    <w:ins w:id="1130" w:author="运璐 何" w:date="2025-11-23T11:06:00Z">
                      <w:rPr>
                        <w:rFonts w:ascii="Cambria Math" w:hAnsi="Cambria Math" w:hint="eastAsia"/>
                        <w:color w:val="000000"/>
                        <w:sz w:val="21"/>
                        <w:szCs w:val="21"/>
                        <w:rPrChange w:id="1131" w:author="运璐 何" w:date="2025-11-23T11:06:00Z">
                          <w:rPr>
                            <w:rFonts w:ascii="Cambria Math" w:hAnsi="Cambria Math" w:hint="eastAsia"/>
                            <w:color w:val="000000"/>
                            <w:sz w:val="21"/>
                            <w:szCs w:val="21"/>
                          </w:rPr>
                        </w:rPrChange>
                      </w:rPr>
                      <m:t>move</m:t>
                    </w:ins>
                  </m:r>
                </m:sub>
              </m:sSub>
              <m:r>
                <w:del w:id="1132" w:author="运璐 何" w:date="2025-11-23T11:06:00Z">
                  <m:rPr>
                    <m:sty m:val="p"/>
                  </m:rPr>
                  <w:rPr>
                    <w:rFonts w:ascii="Cambria Math" w:hAnsi="Cambria Math"/>
                    <w:color w:val="000000"/>
                    <w:sz w:val="21"/>
                    <w:szCs w:val="21"/>
                  </w:rPr>
                  <m:t>ε</m:t>
                </w:del>
              </m:r>
              <m:r>
                <w:rPr>
                  <w:rFonts w:ascii="Cambria Math" w:hAnsi="Cambria Math"/>
                  <w:color w:val="000000"/>
                  <w:sz w:val="21"/>
                  <w:szCs w:val="21"/>
                </w:rPr>
                <m:t>#</m:t>
              </m:r>
              <m:d>
                <m:dPr>
                  <m:ctrlPr>
                    <w:ins w:id="1133" w:author="运璐 何" w:date="2025-11-14T16:29:00Z">
                      <w:rPr>
                        <w:rFonts w:ascii="Cambria Math" w:hAnsi="Cambria Math"/>
                        <w:color w:val="000000"/>
                        <w:sz w:val="21"/>
                        <w:szCs w:val="21"/>
                      </w:rPr>
                    </w:ins>
                  </m:ctrlPr>
                </m:dPr>
                <m:e>
                  <m:r>
                    <w:ins w:id="1134" w:author="运璐 何" w:date="2025-11-14T16:29:00Z">
                      <m:rPr>
                        <m:sty m:val="p"/>
                      </m:rPr>
                      <w:rPr>
                        <w:rFonts w:ascii="Cambria Math" w:hAnsi="Cambria Math"/>
                        <w:color w:val="000000"/>
                        <w:sz w:val="21"/>
                        <w:szCs w:val="21"/>
                      </w:rPr>
                      <m:t>14</m:t>
                    </w:ins>
                  </m:r>
                </m:e>
              </m:d>
              <m:ctrlPr>
                <w:ins w:id="1135" w:author="运璐 何" w:date="2025-11-14T16:29:00Z">
                  <w:rPr>
                    <w:rFonts w:ascii="Cambria Math" w:hAnsi="Cambria Math"/>
                    <w:i/>
                    <w:color w:val="000000"/>
                    <w:sz w:val="21"/>
                    <w:szCs w:val="21"/>
                  </w:rPr>
                </w:ins>
              </m:ctrlPr>
            </m:e>
          </m:eqArr>
        </m:oMath>
      </m:oMathPara>
    </w:p>
    <w:p w14:paraId="1831413F" w14:textId="401A89AA" w:rsidR="00FD4F17" w:rsidRDefault="00FD4F17" w:rsidP="00FD4F17">
      <w:pPr>
        <w:spacing w:line="360" w:lineRule="auto"/>
        <w:ind w:firstLineChars="196" w:firstLine="412"/>
        <w:rPr>
          <w:ins w:id="1136" w:author="运璐 何" w:date="2025-11-14T16:23:00Z"/>
          <w:color w:val="000000"/>
          <w:sz w:val="21"/>
          <w:szCs w:val="21"/>
        </w:rPr>
      </w:pPr>
      <w:ins w:id="1137" w:author="运璐 何" w:date="2025-11-14T16:03:00Z">
        <w:r w:rsidRPr="00FD4F17">
          <w:rPr>
            <w:color w:val="000000"/>
            <w:sz w:val="21"/>
            <w:szCs w:val="21"/>
          </w:rPr>
          <w:lastRenderedPageBreak/>
          <w:t>即判定路径搜索成功。通过回溯父节点即可获得从起点</w:t>
        </w:r>
        <w:r w:rsidRPr="00FD4F17">
          <w:rPr>
            <w:color w:val="000000"/>
            <w:sz w:val="21"/>
            <w:szCs w:val="21"/>
          </w:rPr>
          <w:t xml:space="preserve"> </w:t>
        </w:r>
      </w:ins>
      <m:oMath>
        <m:sSub>
          <m:sSubPr>
            <m:ctrlPr>
              <w:ins w:id="1138" w:author="运璐 何" w:date="2025-11-14T16:03:00Z">
                <w:rPr>
                  <w:rFonts w:ascii="Cambria Math" w:hAnsi="Cambria Math"/>
                  <w:i/>
                  <w:color w:val="000000"/>
                  <w:sz w:val="21"/>
                  <w:szCs w:val="21"/>
                </w:rPr>
              </w:ins>
            </m:ctrlPr>
          </m:sSubPr>
          <m:e>
            <m:r>
              <w:ins w:id="1139" w:author="运璐 何" w:date="2025-11-14T16:03:00Z">
                <w:rPr>
                  <w:rFonts w:ascii="Cambria Math" w:hAnsi="Cambria Math"/>
                  <w:color w:val="000000"/>
                  <w:sz w:val="21"/>
                  <w:szCs w:val="21"/>
                </w:rPr>
                <m:t>s</m:t>
              </w:ins>
            </m:r>
          </m:e>
          <m:sub>
            <m:r>
              <w:ins w:id="1140" w:author="运璐 何" w:date="2025-11-14T16:03:00Z">
                <w:rPr>
                  <w:rFonts w:ascii="Cambria Math" w:hAnsi="Cambria Math"/>
                  <w:color w:val="000000"/>
                  <w:sz w:val="21"/>
                  <w:szCs w:val="21"/>
                </w:rPr>
                <m:t>i</m:t>
              </w:ins>
            </m:r>
          </m:sub>
        </m:sSub>
      </m:oMath>
      <w:ins w:id="1141" w:author="运璐 何" w:date="2025-11-14T16:03:00Z">
        <w:r w:rsidRPr="00FD4F17">
          <w:rPr>
            <w:color w:val="000000"/>
            <w:sz w:val="21"/>
            <w:szCs w:val="21"/>
          </w:rPr>
          <w:t xml:space="preserve"> </w:t>
        </w:r>
        <w:r w:rsidRPr="00FD4F17">
          <w:rPr>
            <w:color w:val="000000"/>
            <w:sz w:val="21"/>
            <w:szCs w:val="21"/>
          </w:rPr>
          <w:t>到目标点</w:t>
        </w:r>
        <w:r w:rsidRPr="00FD4F17">
          <w:rPr>
            <w:color w:val="000000"/>
            <w:sz w:val="21"/>
            <w:szCs w:val="21"/>
          </w:rPr>
          <w:t xml:space="preserve"> </w:t>
        </w:r>
      </w:ins>
      <m:oMath>
        <m:sSub>
          <m:sSubPr>
            <m:ctrlPr>
              <w:ins w:id="1142" w:author="运璐 何" w:date="2025-11-14T16:03:00Z">
                <w:rPr>
                  <w:rFonts w:ascii="Cambria Math" w:hAnsi="Cambria Math"/>
                  <w:i/>
                  <w:color w:val="000000"/>
                  <w:sz w:val="21"/>
                  <w:szCs w:val="21"/>
                </w:rPr>
              </w:ins>
            </m:ctrlPr>
          </m:sSubPr>
          <m:e>
            <m:r>
              <w:ins w:id="1143" w:author="运璐 何" w:date="2025-11-14T16:03:00Z">
                <w:rPr>
                  <w:rFonts w:ascii="Cambria Math" w:hAnsi="Cambria Math"/>
                  <w:color w:val="000000"/>
                  <w:sz w:val="21"/>
                  <w:szCs w:val="21"/>
                </w:rPr>
                <m:t>g</m:t>
              </w:ins>
            </m:r>
          </m:e>
          <m:sub>
            <m:r>
              <w:ins w:id="1144" w:author="运璐 何" w:date="2025-11-14T16:03:00Z">
                <w:rPr>
                  <w:rFonts w:ascii="Cambria Math" w:hAnsi="Cambria Math"/>
                  <w:color w:val="000000"/>
                  <w:sz w:val="21"/>
                  <w:szCs w:val="21"/>
                </w:rPr>
                <m:t>i</m:t>
              </w:ins>
            </m:r>
          </m:sub>
        </m:sSub>
        <m:r>
          <w:ins w:id="1145" w:author="运璐 何" w:date="2025-11-14T16:03:00Z">
            <w:rPr>
              <w:rFonts w:ascii="Cambria Math" w:hAnsi="Cambria Math"/>
              <w:color w:val="000000"/>
              <w:sz w:val="21"/>
              <w:szCs w:val="21"/>
            </w:rPr>
            <m:t>​</m:t>
          </w:ins>
        </m:r>
      </m:oMath>
      <w:ins w:id="1146" w:author="运璐 何" w:date="2025-11-14T16:03:00Z">
        <w:r w:rsidRPr="00FD4F17">
          <w:rPr>
            <w:color w:val="000000"/>
            <w:sz w:val="21"/>
            <w:szCs w:val="21"/>
          </w:rPr>
          <w:t xml:space="preserve"> </w:t>
        </w:r>
        <w:r w:rsidRPr="00FD4F17">
          <w:rPr>
            <w:color w:val="000000"/>
            <w:sz w:val="21"/>
            <w:szCs w:val="21"/>
          </w:rPr>
          <w:t>的全局可行路径：</w:t>
        </w:r>
      </w:ins>
    </w:p>
    <w:p w14:paraId="15B7AB5E" w14:textId="0B58343A" w:rsidR="00B4055C" w:rsidRPr="00B4055C" w:rsidRDefault="00A967F5" w:rsidP="00B4055C">
      <w:pPr>
        <w:spacing w:line="360" w:lineRule="auto"/>
        <w:ind w:firstLineChars="196" w:firstLine="412"/>
        <w:rPr>
          <w:ins w:id="1147" w:author="运璐 何" w:date="2025-11-14T16:03:00Z"/>
          <w:color w:val="000000"/>
          <w:sz w:val="21"/>
          <w:szCs w:val="21"/>
        </w:rPr>
      </w:pPr>
      <m:oMathPara>
        <m:oMath>
          <m:eqArr>
            <m:eqArrPr>
              <m:maxDist m:val="1"/>
              <m:ctrlPr>
                <w:ins w:id="1148" w:author="运璐 何" w:date="2025-11-14T16:29:00Z">
                  <w:rPr>
                    <w:rFonts w:ascii="Cambria Math" w:hAnsi="Cambria Math"/>
                    <w:i/>
                    <w:color w:val="000000"/>
                    <w:sz w:val="21"/>
                    <w:szCs w:val="21"/>
                  </w:rPr>
                </w:ins>
              </m:ctrlPr>
            </m:eqArrPr>
            <m:e>
              <m:sSub>
                <m:sSubPr>
                  <m:ctrlPr>
                    <w:ins w:id="1149" w:author="运璐 何" w:date="2025-11-14T16:23:00Z">
                      <w:rPr>
                        <w:rFonts w:ascii="Cambria Math" w:hAnsi="Cambria Math"/>
                        <w:i/>
                        <w:color w:val="000000"/>
                        <w:sz w:val="21"/>
                        <w:szCs w:val="21"/>
                      </w:rPr>
                    </w:ins>
                  </m:ctrlPr>
                </m:sSubPr>
                <m:e>
                  <m:r>
                    <w:ins w:id="1150" w:author="运璐 何" w:date="2025-11-14T16:23:00Z">
                      <w:rPr>
                        <w:rFonts w:ascii="Cambria Math" w:hAnsi="Cambria Math"/>
                        <w:color w:val="000000"/>
                        <w:sz w:val="21"/>
                        <w:szCs w:val="21"/>
                      </w:rPr>
                      <m:t>P</m:t>
                    </w:ins>
                  </m:r>
                </m:e>
                <m:sub>
                  <m:r>
                    <w:ins w:id="1151" w:author="运璐 何" w:date="2025-11-14T16:23:00Z">
                      <w:rPr>
                        <w:rFonts w:ascii="Cambria Math" w:hAnsi="Cambria Math"/>
                        <w:color w:val="000000"/>
                        <w:sz w:val="21"/>
                        <w:szCs w:val="21"/>
                      </w:rPr>
                      <m:t>i</m:t>
                    </w:ins>
                  </m:r>
                </m:sub>
              </m:sSub>
              <m:r>
                <w:ins w:id="1152" w:author="运璐 何" w:date="2025-11-14T16:23:00Z">
                  <w:rPr>
                    <w:rFonts w:ascii="Cambria Math" w:hAnsi="Cambria Math"/>
                    <w:color w:val="000000"/>
                    <w:sz w:val="21"/>
                    <w:szCs w:val="21"/>
                  </w:rPr>
                  <m:t>=</m:t>
                </w:ins>
              </m:r>
              <m:r>
                <w:ins w:id="1153" w:author="运璐 何" w:date="2025-11-14T16:23:00Z">
                  <m:rPr>
                    <m:lit/>
                  </m:rPr>
                  <w:rPr>
                    <w:rFonts w:ascii="Cambria Math" w:hAnsi="Cambria Math"/>
                    <w:color w:val="000000"/>
                    <w:sz w:val="21"/>
                    <w:szCs w:val="21"/>
                  </w:rPr>
                  <m:t>{</m:t>
                </w:ins>
              </m:r>
              <m:sSub>
                <m:sSubPr>
                  <m:ctrlPr>
                    <w:ins w:id="1154" w:author="运璐 何" w:date="2025-11-14T16:23:00Z">
                      <w:rPr>
                        <w:rFonts w:ascii="Cambria Math" w:hAnsi="Cambria Math"/>
                        <w:i/>
                        <w:color w:val="000000"/>
                        <w:sz w:val="21"/>
                        <w:szCs w:val="21"/>
                      </w:rPr>
                    </w:ins>
                  </m:ctrlPr>
                </m:sSubPr>
                <m:e>
                  <m:r>
                    <w:ins w:id="1155" w:author="运璐 何" w:date="2025-11-14T16:23:00Z">
                      <w:rPr>
                        <w:rFonts w:ascii="Cambria Math" w:hAnsi="Cambria Math"/>
                        <w:color w:val="000000"/>
                        <w:sz w:val="21"/>
                        <w:szCs w:val="21"/>
                      </w:rPr>
                      <m:t>s</m:t>
                    </w:ins>
                  </m:r>
                </m:e>
                <m:sub>
                  <m:r>
                    <w:ins w:id="1156" w:author="运璐 何" w:date="2025-11-14T16:23:00Z">
                      <w:rPr>
                        <w:rFonts w:ascii="Cambria Math" w:hAnsi="Cambria Math"/>
                        <w:color w:val="000000"/>
                        <w:sz w:val="21"/>
                        <w:szCs w:val="21"/>
                      </w:rPr>
                      <m:t>i</m:t>
                    </w:ins>
                  </m:r>
                </m:sub>
              </m:sSub>
              <m:r>
                <w:ins w:id="1157" w:author="运璐 何" w:date="2025-11-14T16:23:00Z">
                  <w:rPr>
                    <w:rFonts w:ascii="Cambria Math" w:hAnsi="Cambria Math"/>
                    <w:color w:val="000000"/>
                    <w:sz w:val="21"/>
                    <w:szCs w:val="21"/>
                  </w:rPr>
                  <m:t>,</m:t>
                </w:ins>
              </m:r>
              <m:sSub>
                <m:sSubPr>
                  <m:ctrlPr>
                    <w:ins w:id="1158" w:author="运璐 何" w:date="2025-11-14T16:23:00Z">
                      <w:rPr>
                        <w:rFonts w:ascii="Cambria Math" w:hAnsi="Cambria Math"/>
                        <w:i/>
                        <w:color w:val="000000"/>
                        <w:sz w:val="21"/>
                        <w:szCs w:val="21"/>
                      </w:rPr>
                    </w:ins>
                  </m:ctrlPr>
                </m:sSubPr>
                <m:e>
                  <m:r>
                    <w:ins w:id="1159" w:author="运璐 何" w:date="2025-11-23T11:06:00Z">
                      <w:rPr>
                        <w:rFonts w:ascii="Cambria Math" w:hAnsi="Cambria Math" w:hint="eastAsia"/>
                        <w:color w:val="000000"/>
                        <w:sz w:val="21"/>
                        <w:szCs w:val="21"/>
                      </w:rPr>
                      <m:t>o</m:t>
                    </w:ins>
                  </m:r>
                </m:e>
                <m:sub>
                  <m:r>
                    <w:ins w:id="1160" w:author="运璐 何" w:date="2025-11-14T16:23:00Z">
                      <w:rPr>
                        <w:rFonts w:ascii="Cambria Math" w:hAnsi="Cambria Math"/>
                        <w:color w:val="000000"/>
                        <w:sz w:val="21"/>
                        <w:szCs w:val="21"/>
                      </w:rPr>
                      <m:t>1</m:t>
                    </w:ins>
                  </m:r>
                </m:sub>
              </m:sSub>
              <m:r>
                <w:ins w:id="1161" w:author="运璐 何" w:date="2025-11-14T16:23:00Z">
                  <w:rPr>
                    <w:rFonts w:ascii="Cambria Math" w:hAnsi="Cambria Math"/>
                    <w:color w:val="000000"/>
                    <w:sz w:val="21"/>
                    <w:szCs w:val="21"/>
                  </w:rPr>
                  <m:t>,</m:t>
                </w:ins>
              </m:r>
              <m:sSub>
                <m:sSubPr>
                  <m:ctrlPr>
                    <w:ins w:id="1162" w:author="运璐 何" w:date="2025-11-14T16:23:00Z">
                      <w:rPr>
                        <w:rFonts w:ascii="Cambria Math" w:hAnsi="Cambria Math"/>
                        <w:i/>
                        <w:color w:val="000000"/>
                        <w:sz w:val="21"/>
                        <w:szCs w:val="21"/>
                      </w:rPr>
                    </w:ins>
                  </m:ctrlPr>
                </m:sSubPr>
                <m:e>
                  <m:r>
                    <w:ins w:id="1163" w:author="运璐 何" w:date="2025-11-23T11:06:00Z">
                      <w:rPr>
                        <w:rFonts w:ascii="Cambria Math" w:hAnsi="Cambria Math" w:hint="eastAsia"/>
                        <w:color w:val="000000"/>
                        <w:sz w:val="21"/>
                        <w:szCs w:val="21"/>
                      </w:rPr>
                      <m:t>o</m:t>
                    </w:ins>
                  </m:r>
                </m:e>
                <m:sub>
                  <m:r>
                    <w:ins w:id="1164" w:author="运璐 何" w:date="2025-11-14T16:23:00Z">
                      <w:rPr>
                        <w:rFonts w:ascii="Cambria Math" w:hAnsi="Cambria Math"/>
                        <w:color w:val="000000"/>
                        <w:sz w:val="21"/>
                        <w:szCs w:val="21"/>
                      </w:rPr>
                      <m:t>2</m:t>
                    </w:ins>
                  </m:r>
                </m:sub>
              </m:sSub>
              <m:r>
                <w:ins w:id="1165" w:author="运璐 何" w:date="2025-11-14T16:23:00Z">
                  <w:rPr>
                    <w:rFonts w:ascii="Cambria Math" w:hAnsi="Cambria Math"/>
                    <w:color w:val="000000"/>
                    <w:sz w:val="21"/>
                    <w:szCs w:val="21"/>
                  </w:rPr>
                  <m:t>,</m:t>
                </w:ins>
              </m:r>
              <m:r>
                <m:rPr>
                  <m:sty m:val="p"/>
                </m:rPr>
                <w:rPr>
                  <w:rFonts w:ascii="Cambria Math" w:hAnsi="Cambria Math" w:hint="eastAsia"/>
                  <w:color w:val="000000"/>
                  <w:sz w:val="21"/>
                  <w:szCs w:val="21"/>
                </w:rPr>
                <m:t>…</m:t>
              </m:r>
              <m:r>
                <w:ins w:id="1166" w:author="运璐 何" w:date="2025-11-14T16:23:00Z">
                  <w:rPr>
                    <w:rFonts w:ascii="Cambria Math" w:hAnsi="Cambria Math"/>
                    <w:color w:val="000000"/>
                    <w:sz w:val="21"/>
                    <w:szCs w:val="21"/>
                  </w:rPr>
                  <m:t>,</m:t>
                </w:ins>
              </m:r>
              <m:sSub>
                <m:sSubPr>
                  <m:ctrlPr>
                    <w:ins w:id="1167" w:author="运璐 何" w:date="2025-11-14T16:23:00Z">
                      <w:rPr>
                        <w:rFonts w:ascii="Cambria Math" w:hAnsi="Cambria Math"/>
                        <w:i/>
                        <w:color w:val="000000"/>
                        <w:sz w:val="21"/>
                        <w:szCs w:val="21"/>
                      </w:rPr>
                    </w:ins>
                  </m:ctrlPr>
                </m:sSubPr>
                <m:e>
                  <m:r>
                    <w:ins w:id="1168" w:author="运璐 何" w:date="2025-11-14T16:23:00Z">
                      <w:rPr>
                        <w:rFonts w:ascii="Cambria Math" w:hAnsi="Cambria Math"/>
                        <w:color w:val="000000"/>
                        <w:sz w:val="21"/>
                        <w:szCs w:val="21"/>
                      </w:rPr>
                      <m:t>g</m:t>
                    </w:ins>
                  </m:r>
                </m:e>
                <m:sub>
                  <m:r>
                    <w:ins w:id="1169" w:author="运璐 何" w:date="2025-11-14T16:23:00Z">
                      <w:rPr>
                        <w:rFonts w:ascii="Cambria Math" w:hAnsi="Cambria Math"/>
                        <w:color w:val="000000"/>
                        <w:sz w:val="21"/>
                        <w:szCs w:val="21"/>
                      </w:rPr>
                      <m:t>i</m:t>
                    </w:ins>
                  </m:r>
                </m:sub>
              </m:sSub>
              <m:r>
                <w:ins w:id="1170" w:author="运璐 何" w:date="2025-11-14T16:23:00Z">
                  <m:rPr>
                    <m:lit/>
                  </m:rPr>
                  <w:rPr>
                    <w:rFonts w:ascii="Cambria Math" w:hAnsi="Cambria Math"/>
                    <w:color w:val="000000"/>
                    <w:sz w:val="21"/>
                    <w:szCs w:val="21"/>
                  </w:rPr>
                  <m:t>}</m:t>
                </w:ins>
              </m:r>
              <m:r>
                <w:rPr>
                  <w:rFonts w:ascii="Cambria Math" w:hAnsi="Cambria Math"/>
                  <w:color w:val="000000"/>
                  <w:sz w:val="21"/>
                  <w:szCs w:val="21"/>
                </w:rPr>
                <m:t>#</m:t>
              </m:r>
              <m:d>
                <m:dPr>
                  <m:ctrlPr>
                    <w:ins w:id="1171" w:author="运璐 何" w:date="2025-11-14T16:29:00Z">
                      <w:rPr>
                        <w:rFonts w:ascii="Cambria Math" w:hAnsi="Cambria Math"/>
                        <w:i/>
                        <w:color w:val="000000"/>
                        <w:sz w:val="21"/>
                        <w:szCs w:val="21"/>
                      </w:rPr>
                    </w:ins>
                  </m:ctrlPr>
                </m:dPr>
                <m:e>
                  <m:r>
                    <w:ins w:id="1172" w:author="运璐 何" w:date="2025-11-14T16:29:00Z">
                      <w:rPr>
                        <w:rFonts w:ascii="Cambria Math" w:hAnsi="Cambria Math"/>
                        <w:color w:val="000000"/>
                        <w:sz w:val="21"/>
                        <w:szCs w:val="21"/>
                      </w:rPr>
                      <m:t>15</m:t>
                    </w:ins>
                  </m:r>
                </m:e>
              </m:d>
            </m:e>
          </m:eqArr>
        </m:oMath>
      </m:oMathPara>
    </w:p>
    <w:p w14:paraId="543793D5" w14:textId="120CFCBC" w:rsidR="00FD4F17" w:rsidRDefault="00FD4F17" w:rsidP="00FD4F17">
      <w:pPr>
        <w:spacing w:line="360" w:lineRule="auto"/>
        <w:ind w:firstLineChars="196" w:firstLine="412"/>
        <w:rPr>
          <w:ins w:id="1173" w:author="运璐 何" w:date="2025-11-14T15:25:00Z"/>
          <w:color w:val="000000"/>
          <w:sz w:val="21"/>
          <w:szCs w:val="21"/>
        </w:rPr>
      </w:pPr>
      <w:ins w:id="1174" w:author="运璐 何" w:date="2025-11-14T16:03:00Z">
        <w:r w:rsidRPr="00FD4F17">
          <w:rPr>
            <w:color w:val="000000"/>
            <w:sz w:val="21"/>
            <w:szCs w:val="21"/>
          </w:rPr>
          <w:t>该过程保证了单簇全局路径在当前可观测环境下的可行性与优化性，并通过建筑物集合</w:t>
        </w:r>
        <w:r w:rsidRPr="00FD4F17">
          <w:rPr>
            <w:color w:val="000000"/>
            <w:sz w:val="21"/>
            <w:szCs w:val="21"/>
          </w:rPr>
          <w:t xml:space="preserve"> </w:t>
        </w:r>
      </w:ins>
      <m:oMath>
        <m:sSub>
          <m:sSubPr>
            <m:ctrlPr>
              <w:ins w:id="1175" w:author="运璐 何" w:date="2025-11-14T16:03:00Z">
                <w:rPr>
                  <w:rFonts w:ascii="Cambria Math" w:hAnsi="Cambria Math"/>
                  <w:i/>
                  <w:color w:val="000000"/>
                  <w:sz w:val="21"/>
                  <w:szCs w:val="21"/>
                </w:rPr>
              </w:ins>
            </m:ctrlPr>
          </m:sSubPr>
          <m:e>
            <m:r>
              <w:ins w:id="1176" w:author="运璐 何" w:date="2025-11-14T16:03:00Z">
                <m:rPr>
                  <m:scr m:val="script"/>
                </m:rPr>
                <w:rPr>
                  <w:rFonts w:ascii="Cambria Math" w:hAnsi="Cambria Math"/>
                  <w:color w:val="000000"/>
                  <w:sz w:val="21"/>
                  <w:szCs w:val="21"/>
                </w:rPr>
                <m:t>O</m:t>
              </w:ins>
            </m:r>
          </m:e>
          <m:sub>
            <m:r>
              <w:ins w:id="1177" w:author="运璐 何" w:date="2025-11-14T16:03:00Z">
                <m:rPr>
                  <m:scr m:val="script"/>
                </m:rPr>
                <w:rPr>
                  <w:rFonts w:ascii="Cambria Math" w:hAnsi="Cambria Math"/>
                  <w:color w:val="000000"/>
                  <w:sz w:val="21"/>
                  <w:szCs w:val="21"/>
                </w:rPr>
                <m:t>t</m:t>
              </w:ins>
            </m:r>
          </m:sub>
        </m:sSub>
        <m:r>
          <w:ins w:id="1178" w:author="运璐 何" w:date="2025-11-14T16:03:00Z">
            <w:rPr>
              <w:rFonts w:ascii="Cambria Math" w:hAnsi="Cambria Math"/>
              <w:color w:val="000000"/>
              <w:sz w:val="21"/>
              <w:szCs w:val="21"/>
            </w:rPr>
            <m:t>​</m:t>
          </w:ins>
        </m:r>
      </m:oMath>
      <w:ins w:id="1179" w:author="运璐 何" w:date="2025-11-14T16:03:00Z">
        <w:r w:rsidRPr="00FD4F17">
          <w:rPr>
            <w:color w:val="000000"/>
            <w:sz w:val="21"/>
            <w:szCs w:val="21"/>
          </w:rPr>
          <w:t xml:space="preserve"> </w:t>
        </w:r>
        <w:r w:rsidRPr="00FD4F17">
          <w:rPr>
            <w:color w:val="000000"/>
            <w:sz w:val="21"/>
            <w:szCs w:val="21"/>
          </w:rPr>
          <w:t>的动态更新实现对未知区域的自适应扩展。</w:t>
        </w:r>
      </w:ins>
    </w:p>
    <w:p w14:paraId="6C867EA2" w14:textId="55A3BA4C" w:rsidR="00FA4795" w:rsidRPr="0010506D" w:rsidRDefault="00FA4795" w:rsidP="00234ACA">
      <w:pPr>
        <w:spacing w:line="360" w:lineRule="auto"/>
        <w:outlineLvl w:val="2"/>
        <w:rPr>
          <w:rFonts w:ascii="宋体" w:hAnsi="宋体"/>
          <w:color w:val="000000"/>
          <w:sz w:val="21"/>
          <w:szCs w:val="21"/>
        </w:rPr>
      </w:pPr>
      <w:r w:rsidRPr="0010506D">
        <w:rPr>
          <w:rFonts w:ascii="宋体" w:hAnsi="宋体"/>
          <w:color w:val="000000"/>
          <w:sz w:val="21"/>
          <w:szCs w:val="21"/>
        </w:rPr>
        <w:t xml:space="preserve">3.2.2 </w:t>
      </w:r>
      <w:r w:rsidR="009B1EBC">
        <w:rPr>
          <w:rFonts w:ascii="宋体" w:hAnsi="宋体" w:hint="eastAsia"/>
          <w:color w:val="000000"/>
          <w:sz w:val="21"/>
          <w:szCs w:val="21"/>
        </w:rPr>
        <w:t>基于</w:t>
      </w:r>
      <w:r w:rsidRPr="00FA4795">
        <w:rPr>
          <w:color w:val="000000"/>
          <w:sz w:val="21"/>
          <w:szCs w:val="21"/>
        </w:rPr>
        <w:t>Fréchet</w:t>
      </w:r>
      <w:r w:rsidRPr="0010506D">
        <w:rPr>
          <w:rFonts w:ascii="宋体" w:hAnsi="宋体"/>
          <w:color w:val="000000"/>
          <w:sz w:val="21"/>
          <w:szCs w:val="21"/>
        </w:rPr>
        <w:t>距离约束</w:t>
      </w:r>
      <w:r w:rsidR="009B1EBC">
        <w:rPr>
          <w:rFonts w:ascii="宋体" w:hAnsi="宋体" w:hint="eastAsia"/>
          <w:color w:val="000000"/>
          <w:sz w:val="21"/>
          <w:szCs w:val="21"/>
        </w:rPr>
        <w:t>的路径确认</w:t>
      </w:r>
    </w:p>
    <w:p w14:paraId="667A9889" w14:textId="4E5A85C1" w:rsidR="00EA2564" w:rsidRDefault="00FA4795" w:rsidP="00FA4795">
      <w:pPr>
        <w:spacing w:line="360" w:lineRule="auto"/>
        <w:ind w:firstLineChars="196" w:firstLine="412"/>
        <w:rPr>
          <w:ins w:id="1180" w:author="Lianghui Ding" w:date="2025-11-09T14:16:00Z"/>
          <w:color w:val="000000"/>
          <w:sz w:val="21"/>
          <w:szCs w:val="21"/>
        </w:rPr>
      </w:pPr>
      <w:r w:rsidRPr="00FA4795">
        <w:rPr>
          <w:color w:val="000000"/>
          <w:sz w:val="21"/>
          <w:szCs w:val="21"/>
        </w:rPr>
        <w:t>为避免不同簇之间的独立规划</w:t>
      </w:r>
      <w:r>
        <w:rPr>
          <w:rFonts w:hint="eastAsia"/>
          <w:color w:val="000000"/>
          <w:sz w:val="21"/>
          <w:szCs w:val="21"/>
        </w:rPr>
        <w:t>的全局</w:t>
      </w:r>
      <w:r w:rsidRPr="00FA4795">
        <w:rPr>
          <w:color w:val="000000"/>
          <w:sz w:val="21"/>
          <w:szCs w:val="21"/>
        </w:rPr>
        <w:t>路径</w:t>
      </w:r>
      <w:r>
        <w:rPr>
          <w:rFonts w:hint="eastAsia"/>
          <w:color w:val="000000"/>
          <w:sz w:val="21"/>
          <w:szCs w:val="21"/>
        </w:rPr>
        <w:t>距离</w:t>
      </w:r>
      <w:r w:rsidRPr="00FA4795">
        <w:rPr>
          <w:color w:val="000000"/>
          <w:sz w:val="21"/>
          <w:szCs w:val="21"/>
        </w:rPr>
        <w:t>过近或过远而引发集群协同问题，本</w:t>
      </w:r>
      <w:ins w:id="1181" w:author="运璐 何" w:date="2025-11-18T11:05:00Z">
        <w:r w:rsidR="005E705F">
          <w:rPr>
            <w:rFonts w:hint="eastAsia"/>
            <w:color w:val="000000"/>
            <w:sz w:val="21"/>
            <w:szCs w:val="21"/>
          </w:rPr>
          <w:t>研究</w:t>
        </w:r>
      </w:ins>
      <w:del w:id="1182" w:author="运璐 何" w:date="2025-11-18T11:05:00Z">
        <w:r w:rsidRPr="00FA4795" w:rsidDel="005E705F">
          <w:rPr>
            <w:color w:val="000000"/>
            <w:sz w:val="21"/>
            <w:szCs w:val="21"/>
          </w:rPr>
          <w:delText>文</w:delText>
        </w:r>
      </w:del>
      <w:r w:rsidRPr="00FA4795">
        <w:rPr>
          <w:color w:val="000000"/>
          <w:sz w:val="21"/>
          <w:szCs w:val="21"/>
        </w:rPr>
        <w:t>在</w:t>
      </w:r>
      <w:r w:rsidRPr="00FA4795">
        <w:rPr>
          <w:color w:val="000000"/>
          <w:sz w:val="21"/>
          <w:szCs w:val="21"/>
        </w:rPr>
        <w:t>C</w:t>
      </w:r>
      <w:del w:id="1183" w:author="运璐 何" w:date="2025-11-18T11:05:00Z">
        <w:r w:rsidRPr="00FA4795" w:rsidDel="005E705F">
          <w:rPr>
            <w:color w:val="000000"/>
            <w:sz w:val="21"/>
            <w:szCs w:val="21"/>
          </w:rPr>
          <w:delText>L</w:delText>
        </w:r>
      </w:del>
      <w:r w:rsidRPr="00FA4795">
        <w:rPr>
          <w:color w:val="000000"/>
          <w:sz w:val="21"/>
          <w:szCs w:val="21"/>
        </w:rPr>
        <w:t>-RRT*</w:t>
      </w:r>
      <w:ins w:id="1184" w:author="运璐 何" w:date="2025-11-18T11:05:00Z">
        <w:r w:rsidR="005E705F">
          <w:rPr>
            <w:color w:val="000000"/>
            <w:sz w:val="21"/>
            <w:szCs w:val="21"/>
          </w:rPr>
          <w:t>-APF</w:t>
        </w:r>
      </w:ins>
      <w:r w:rsidRPr="00FA4795">
        <w:rPr>
          <w:color w:val="000000"/>
          <w:sz w:val="21"/>
          <w:szCs w:val="21"/>
        </w:rPr>
        <w:t>算法中引入了</w:t>
      </w:r>
      <w:r w:rsidRPr="00FA4795">
        <w:rPr>
          <w:color w:val="000000"/>
          <w:sz w:val="21"/>
          <w:szCs w:val="21"/>
        </w:rPr>
        <w:t>Fréchet</w:t>
      </w:r>
      <w:r w:rsidRPr="00FA4795">
        <w:rPr>
          <w:color w:val="000000"/>
          <w:sz w:val="21"/>
          <w:szCs w:val="21"/>
        </w:rPr>
        <w:t>距离约束机制。该机制通过在全局路径层面对各簇路径之间的空间</w:t>
      </w:r>
      <w:ins w:id="1185" w:author="运璐 何" w:date="2025-11-23T11:07:00Z">
        <w:r w:rsidR="00D049F8">
          <w:rPr>
            <w:rFonts w:hint="eastAsia"/>
            <w:color w:val="000000"/>
            <w:sz w:val="21"/>
            <w:szCs w:val="21"/>
          </w:rPr>
          <w:t>位置</w:t>
        </w:r>
      </w:ins>
      <w:r w:rsidRPr="00FA4795">
        <w:rPr>
          <w:color w:val="000000"/>
          <w:sz w:val="21"/>
          <w:szCs w:val="21"/>
        </w:rPr>
        <w:t>关系进行定量约束，使得簇间路径在保持通信连通性的同时，避免出现因路径过近导致的势场叠加或因过远造成的</w:t>
      </w:r>
      <w:r>
        <w:rPr>
          <w:rFonts w:hint="eastAsia"/>
          <w:color w:val="000000"/>
          <w:sz w:val="21"/>
          <w:szCs w:val="21"/>
        </w:rPr>
        <w:t>链路中断</w:t>
      </w:r>
      <w:r w:rsidRPr="00FA4795">
        <w:rPr>
          <w:color w:val="000000"/>
          <w:sz w:val="21"/>
          <w:szCs w:val="21"/>
        </w:rPr>
        <w:t>。</w:t>
      </w:r>
    </w:p>
    <w:p w14:paraId="2081FF73" w14:textId="260D4772" w:rsidR="000F4F18" w:rsidRPr="00A9585A" w:rsidRDefault="00FA4795" w:rsidP="00FA4795">
      <w:pPr>
        <w:spacing w:line="360" w:lineRule="auto"/>
        <w:ind w:firstLineChars="196" w:firstLine="412"/>
        <w:rPr>
          <w:color w:val="000000"/>
          <w:sz w:val="21"/>
          <w:szCs w:val="21"/>
        </w:rPr>
      </w:pPr>
      <w:r w:rsidRPr="00FA4795">
        <w:rPr>
          <w:color w:val="000000"/>
          <w:sz w:val="21"/>
          <w:szCs w:val="21"/>
        </w:rPr>
        <w:t>Fréchet</w:t>
      </w:r>
      <w:r w:rsidRPr="00FA4795">
        <w:rPr>
          <w:color w:val="000000"/>
          <w:sz w:val="21"/>
          <w:szCs w:val="21"/>
        </w:rPr>
        <w:t>距离可视为一种衡量两条曲线在空间与时间维度上整体</w:t>
      </w:r>
      <w:r>
        <w:rPr>
          <w:rFonts w:hint="eastAsia"/>
          <w:color w:val="000000"/>
          <w:sz w:val="21"/>
          <w:szCs w:val="21"/>
        </w:rPr>
        <w:t>距离</w:t>
      </w:r>
      <w:r w:rsidRPr="00FA4795">
        <w:rPr>
          <w:color w:val="000000"/>
          <w:sz w:val="21"/>
          <w:szCs w:val="21"/>
        </w:rPr>
        <w:t>的指标，相较于欧氏距离，它能更准确地反映路径的形状差异和动态</w:t>
      </w:r>
      <w:r>
        <w:rPr>
          <w:rFonts w:hint="eastAsia"/>
          <w:color w:val="000000"/>
          <w:sz w:val="21"/>
          <w:szCs w:val="21"/>
        </w:rPr>
        <w:t>距离</w:t>
      </w:r>
      <w:r w:rsidRPr="00FA4795">
        <w:rPr>
          <w:color w:val="000000"/>
          <w:sz w:val="21"/>
          <w:szCs w:val="21"/>
        </w:rPr>
        <w:t>关系。</w:t>
      </w:r>
      <w:r w:rsidR="000F4F18" w:rsidRPr="00A9585A">
        <w:rPr>
          <w:color w:val="000000"/>
          <w:sz w:val="21"/>
          <w:szCs w:val="21"/>
        </w:rPr>
        <w:t>其计算过程可以形式化为：设两条</w:t>
      </w:r>
      <w:r>
        <w:rPr>
          <w:rFonts w:hint="eastAsia"/>
          <w:color w:val="000000"/>
          <w:sz w:val="21"/>
          <w:szCs w:val="21"/>
        </w:rPr>
        <w:t>不同簇对应的全局规划</w:t>
      </w:r>
      <w:r w:rsidR="000F4F18" w:rsidRPr="00A9585A">
        <w:rPr>
          <w:color w:val="000000"/>
          <w:sz w:val="21"/>
          <w:szCs w:val="21"/>
        </w:rPr>
        <w:t>路径</w:t>
      </w:r>
      <w:r>
        <w:rPr>
          <w:rFonts w:hint="eastAsia"/>
          <w:color w:val="000000"/>
          <w:sz w:val="21"/>
          <w:szCs w:val="21"/>
        </w:rPr>
        <w:t>为</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000F4F18" w:rsidRPr="00A9585A">
        <w:rPr>
          <w:color w:val="000000"/>
          <w:sz w:val="21"/>
          <w:szCs w:val="21"/>
        </w:rPr>
        <w:t xml:space="preserve"> </w:t>
      </w:r>
      <w:r w:rsidR="000F4F18" w:rsidRPr="00A9585A">
        <w:rPr>
          <w:color w:val="000000"/>
          <w:sz w:val="21"/>
          <w:szCs w:val="21"/>
        </w:rPr>
        <w:t>与</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000F4F18" w:rsidRPr="00A9585A">
        <w:rPr>
          <w:color w:val="000000"/>
          <w:sz w:val="21"/>
          <w:szCs w:val="21"/>
        </w:rPr>
        <w:t>，则离散</w:t>
      </w:r>
      <w:r w:rsidR="000F4F18" w:rsidRPr="00A9585A">
        <w:rPr>
          <w:color w:val="000000"/>
          <w:sz w:val="21"/>
          <w:szCs w:val="21"/>
        </w:rPr>
        <w:t xml:space="preserve"> Fréchet </w:t>
      </w:r>
      <w:r w:rsidR="000F4F18" w:rsidRPr="00A9585A">
        <w:rPr>
          <w:color w:val="000000"/>
          <w:sz w:val="21"/>
          <w:szCs w:val="21"/>
        </w:rPr>
        <w:t>距离定义为</w:t>
      </w:r>
      <w:r w:rsidR="000F4F18" w:rsidRPr="00A9585A">
        <w:rPr>
          <w:rFonts w:hint="eastAsia"/>
          <w:color w:val="000000"/>
          <w:sz w:val="21"/>
          <w:szCs w:val="21"/>
        </w:rPr>
        <w:t>：</w:t>
      </w:r>
    </w:p>
    <w:p w14:paraId="363196D4" w14:textId="08E7D011" w:rsidR="000F4F18" w:rsidRPr="00A9585A" w:rsidRDefault="00A967F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C5BD9AF" w14:textId="0A52C92B" w:rsidR="00CE12EF" w:rsidDel="00EB3E91" w:rsidRDefault="000F4F18" w:rsidP="00EB3E91">
      <w:pPr>
        <w:spacing w:line="360" w:lineRule="auto"/>
        <w:ind w:firstLineChars="196" w:firstLine="412"/>
        <w:rPr>
          <w:del w:id="1186" w:author="运璐 何" w:date="2025-11-19T16:27:00Z"/>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为两条路径的重参数化函数，保证两条路径按照时间的同步方式进行比较。在本算法中，若</w:t>
      </w:r>
      <w:r w:rsidR="00CE12EF">
        <w:rPr>
          <w:rFonts w:hint="eastAsia"/>
          <w:color w:val="000000"/>
          <w:sz w:val="21"/>
          <w:szCs w:val="21"/>
        </w:rPr>
        <w:t>触发重规划</w:t>
      </w:r>
      <w:r w:rsidRPr="00A9585A">
        <w:rPr>
          <w:color w:val="000000"/>
          <w:sz w:val="21"/>
          <w:szCs w:val="21"/>
        </w:rPr>
        <w:t>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w:t>
      </w:r>
      <w:r w:rsidR="00CE12EF">
        <w:rPr>
          <w:rFonts w:hint="eastAsia"/>
          <w:color w:val="000000"/>
          <w:sz w:val="21"/>
          <w:szCs w:val="21"/>
        </w:rPr>
        <w:t>已经固定的</w:t>
      </w:r>
      <w:r w:rsidRPr="00A9585A">
        <w:rPr>
          <w:color w:val="000000"/>
          <w:sz w:val="21"/>
          <w:szCs w:val="21"/>
        </w:rPr>
        <w:t>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Fréchet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内，则认为</w:t>
      </w:r>
      <w:r w:rsidR="00CE12EF">
        <w:rPr>
          <w:rFonts w:hint="eastAsia"/>
          <w:color w:val="000000"/>
          <w:sz w:val="21"/>
          <w:szCs w:val="21"/>
        </w:rPr>
        <w:t>该新的簇</w:t>
      </w:r>
      <w:r w:rsidRPr="00A9585A">
        <w:rPr>
          <w:color w:val="000000"/>
          <w:sz w:val="21"/>
          <w:szCs w:val="21"/>
        </w:rPr>
        <w:t>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，计算</w:t>
      </w:r>
      <w:r w:rsidR="00CE12EF">
        <w:rPr>
          <w:rFonts w:hint="eastAsia"/>
          <w:color w:val="000000"/>
          <w:sz w:val="21"/>
          <w:szCs w:val="21"/>
        </w:rPr>
        <w:t>底层局部</w:t>
      </w:r>
      <w:r w:rsidRPr="00A9585A">
        <w:rPr>
          <w:rFonts w:hint="eastAsia"/>
          <w:color w:val="000000"/>
          <w:sz w:val="21"/>
          <w:szCs w:val="21"/>
        </w:rPr>
        <w:t>规划</w:t>
      </w:r>
      <w:r w:rsidR="00CE12EF">
        <w:rPr>
          <w:rFonts w:hint="eastAsia"/>
          <w:color w:val="000000"/>
          <w:sz w:val="21"/>
          <w:szCs w:val="21"/>
        </w:rPr>
        <w:t>时容易发生</w:t>
      </w:r>
      <w:r w:rsidRPr="00A9585A">
        <w:rPr>
          <w:rFonts w:hint="eastAsia"/>
          <w:color w:val="000000"/>
          <w:sz w:val="21"/>
          <w:szCs w:val="21"/>
        </w:rPr>
        <w:t>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w:t>
      </w:r>
    </w:p>
    <w:p w14:paraId="3EF04FDE" w14:textId="70BE1BD0" w:rsidR="00677E4D" w:rsidDel="006373A8" w:rsidRDefault="00677E4D" w:rsidP="00EB3E91">
      <w:pPr>
        <w:spacing w:line="360" w:lineRule="auto"/>
        <w:ind w:firstLineChars="196" w:firstLine="412"/>
        <w:rPr>
          <w:del w:id="1187" w:author="运璐 何" w:date="2025-11-18T10:38:00Z"/>
          <w:color w:val="000000"/>
          <w:sz w:val="21"/>
          <w:szCs w:val="21"/>
        </w:rPr>
      </w:pPr>
      <w:commentRangeStart w:id="1188"/>
      <w:commentRangeStart w:id="1189"/>
      <w:del w:id="1190" w:author="运璐 何" w:date="2025-11-18T10:38:00Z">
        <w:r w:rsidRPr="00677E4D" w:rsidDel="006373A8">
          <w:rPr>
            <w:color w:val="000000"/>
            <w:sz w:val="21"/>
            <w:szCs w:val="21"/>
          </w:rPr>
          <w:delText>为</w:delText>
        </w:r>
        <w:r w:rsidR="00571BEA" w:rsidDel="006373A8">
          <w:rPr>
            <w:rFonts w:hint="eastAsia"/>
            <w:color w:val="000000"/>
            <w:sz w:val="21"/>
            <w:szCs w:val="21"/>
          </w:rPr>
          <w:delText>适应</w:delText>
        </w:r>
        <w:r w:rsidRPr="00677E4D" w:rsidDel="006373A8">
          <w:rPr>
            <w:color w:val="000000"/>
            <w:sz w:val="21"/>
            <w:szCs w:val="21"/>
          </w:rPr>
          <w:delText>不同簇路径在空间上的分布，需要为</w:delText>
        </w:r>
        <w:r w:rsidR="00571BEA" w:rsidDel="006373A8">
          <w:rPr>
            <w:rFonts w:hint="eastAsia"/>
            <w:color w:val="000000"/>
            <w:sz w:val="21"/>
            <w:szCs w:val="21"/>
          </w:rPr>
          <w:delText>不同场景下</w:delText>
        </w:r>
        <w:r w:rsidRPr="00677E4D" w:rsidDel="006373A8">
          <w:rPr>
            <w:color w:val="000000"/>
            <w:sz w:val="21"/>
            <w:szCs w:val="21"/>
          </w:rPr>
          <w:delText>路径间的</w:delText>
        </w:r>
        <w:r w:rsidRPr="00677E4D" w:rsidDel="006373A8">
          <w:rPr>
            <w:color w:val="000000"/>
            <w:sz w:val="21"/>
            <w:szCs w:val="21"/>
          </w:rPr>
          <w:delText>Fréchet</w:delText>
        </w:r>
        <w:r w:rsidRPr="00677E4D" w:rsidDel="006373A8">
          <w:rPr>
            <w:color w:val="000000"/>
            <w:sz w:val="21"/>
            <w:szCs w:val="21"/>
          </w:rPr>
          <w:delText>距离设置</w:delText>
        </w:r>
        <w:r w:rsidR="00571BEA" w:rsidDel="006373A8">
          <w:rPr>
            <w:rFonts w:hint="eastAsia"/>
            <w:color w:val="000000"/>
            <w:sz w:val="21"/>
            <w:szCs w:val="21"/>
          </w:rPr>
          <w:delText>合理的</w:delText>
        </w:r>
        <w:r w:rsidRPr="00677E4D" w:rsidDel="006373A8">
          <w:rPr>
            <w:color w:val="000000"/>
            <w:sz w:val="21"/>
            <w:szCs w:val="21"/>
          </w:rPr>
          <w:delText>上下界区间</w:delText>
        </w:r>
      </w:del>
      <m:oMath>
        <m:d>
          <m:dPr>
            <m:begChr m:val="["/>
            <m:endChr m:val="]"/>
            <m:ctrlPr>
              <w:del w:id="1191" w:author="运璐 何" w:date="2025-11-18T10:38:00Z">
                <w:rPr>
                  <w:rFonts w:ascii="Cambria Math" w:hAnsi="Cambria Math"/>
                  <w:i/>
                  <w:color w:val="000000"/>
                  <w:sz w:val="21"/>
                  <w:szCs w:val="21"/>
                </w:rPr>
              </w:del>
            </m:ctrlPr>
          </m:dPr>
          <m:e>
            <m:r>
              <w:del w:id="1192" w:author="运璐 何" w:date="2025-11-18T10:38:00Z">
                <w:rPr>
                  <w:rFonts w:ascii="Cambria Math" w:hAnsi="Cambria Math"/>
                  <w:color w:val="000000"/>
                  <w:sz w:val="21"/>
                  <w:szCs w:val="21"/>
                </w:rPr>
                <m:t>L,U</m:t>
              </w:del>
            </m:r>
          </m:e>
        </m:d>
      </m:oMath>
      <w:del w:id="1193" w:author="运璐 何" w:date="2025-11-18T10:38:00Z">
        <w:r w:rsidRPr="00677E4D" w:rsidDel="006373A8">
          <w:rPr>
            <w:color w:val="000000"/>
            <w:sz w:val="21"/>
            <w:szCs w:val="21"/>
          </w:rPr>
          <w:delText>，以约束路径的相互接近与分散程度。该区间的取值受到多种因素影响，包括无人机数量、任务区域的空间尺度、建筑物密度以及外部干扰强度等；其中，</w:delText>
        </w:r>
        <w:r w:rsidR="004C6D96" w:rsidDel="006373A8">
          <w:rPr>
            <w:rFonts w:hint="eastAsia"/>
            <w:color w:val="000000"/>
            <w:sz w:val="21"/>
            <w:szCs w:val="21"/>
          </w:rPr>
          <w:delText>单个簇的</w:delText>
        </w:r>
        <w:r w:rsidRPr="00677E4D" w:rsidDel="006373A8">
          <w:rPr>
            <w:color w:val="000000"/>
            <w:sz w:val="21"/>
            <w:szCs w:val="21"/>
          </w:rPr>
          <w:delText>无人机数量越多，</w:delText>
        </w:r>
        <w:r w:rsidR="004C6D96" w:rsidDel="006373A8">
          <w:rPr>
            <w:rFonts w:hint="eastAsia"/>
            <w:color w:val="000000"/>
            <w:sz w:val="21"/>
            <w:szCs w:val="21"/>
          </w:rPr>
          <w:delText>簇</w:delText>
        </w:r>
        <w:r w:rsidRPr="00677E4D" w:rsidDel="006373A8">
          <w:rPr>
            <w:color w:val="000000"/>
            <w:sz w:val="21"/>
            <w:szCs w:val="21"/>
          </w:rPr>
          <w:delText>路径之间的最小安全距离应相应增大，以避免局部区域内无人机过度集中引发的震荡与碰撞风险；</w:delText>
        </w:r>
        <w:r w:rsidR="00571BEA" w:rsidDel="006373A8">
          <w:rPr>
            <w:rFonts w:hint="eastAsia"/>
            <w:color w:val="000000"/>
            <w:sz w:val="21"/>
            <w:szCs w:val="21"/>
          </w:rPr>
          <w:delText>场景</w:delText>
        </w:r>
        <w:r w:rsidRPr="00677E4D" w:rsidDel="006373A8">
          <w:rPr>
            <w:color w:val="000000"/>
            <w:sz w:val="21"/>
            <w:szCs w:val="21"/>
          </w:rPr>
          <w:delText>尺寸越大，路径总体分布范围</w:delText>
        </w:r>
        <w:r w:rsidR="00571BEA" w:rsidDel="006373A8">
          <w:rPr>
            <w:rFonts w:hint="eastAsia"/>
            <w:color w:val="000000"/>
            <w:sz w:val="21"/>
            <w:szCs w:val="21"/>
          </w:rPr>
          <w:delText>需要</w:delText>
        </w:r>
        <w:r w:rsidRPr="00677E4D" w:rsidDel="006373A8">
          <w:rPr>
            <w:color w:val="000000"/>
            <w:sz w:val="21"/>
            <w:szCs w:val="21"/>
          </w:rPr>
          <w:delText>应按比例放宽；而在建筑物密集或干扰环境较强的情况下，不同簇路径之间的可通行空间被压缩，通信链路的有效覆盖范围也相对减小，从而需要降低路径间的最大间距以保持网络连通性与协同稳定性。综合上述影响因素，本</w:delText>
        </w:r>
        <w:r w:rsidR="00571BEA" w:rsidDel="006373A8">
          <w:rPr>
            <w:rFonts w:hint="eastAsia"/>
            <w:color w:val="000000"/>
            <w:sz w:val="21"/>
            <w:szCs w:val="21"/>
          </w:rPr>
          <w:delText>研究设计</w:delText>
        </w:r>
        <w:r w:rsidRPr="00677E4D" w:rsidDel="006373A8">
          <w:rPr>
            <w:color w:val="000000"/>
            <w:sz w:val="21"/>
            <w:szCs w:val="21"/>
          </w:rPr>
          <w:delText>了统一的尺度绝对值</w:delText>
        </w:r>
        <w:r w:rsidR="00571BEA" w:rsidDel="006373A8">
          <w:rPr>
            <w:color w:val="000000"/>
            <w:sz w:val="21"/>
            <w:szCs w:val="21"/>
          </w:rPr>
          <w:delText xml:space="preserve"> </w:delText>
        </w:r>
      </w:del>
      <m:oMath>
        <m:r>
          <w:del w:id="1194" w:author="运璐 何" w:date="2025-11-18T10:38:00Z">
            <w:rPr>
              <w:rFonts w:ascii="Cambria Math" w:hAnsi="Cambria Math"/>
              <w:color w:val="000000"/>
              <w:sz w:val="21"/>
              <w:szCs w:val="21"/>
            </w:rPr>
            <m:t>S</m:t>
          </w:del>
        </m:r>
      </m:oMath>
      <w:del w:id="1195" w:author="运璐 何" w:date="2025-11-18T10:38:00Z">
        <w:r w:rsidRPr="00677E4D" w:rsidDel="006373A8">
          <w:rPr>
            <w:color w:val="000000"/>
            <w:sz w:val="21"/>
            <w:szCs w:val="21"/>
          </w:rPr>
          <w:delText>，用于表征当前场景下路径距离约束的总体</w:delText>
        </w:r>
        <w:r w:rsidR="00571BEA" w:rsidDel="006373A8">
          <w:rPr>
            <w:rFonts w:hint="eastAsia"/>
            <w:color w:val="000000"/>
            <w:sz w:val="21"/>
            <w:szCs w:val="21"/>
          </w:rPr>
          <w:delText>值</w:delText>
        </w:r>
        <w:r w:rsidRPr="00677E4D" w:rsidDel="006373A8">
          <w:rPr>
            <w:color w:val="000000"/>
            <w:sz w:val="21"/>
            <w:szCs w:val="21"/>
          </w:rPr>
          <w:delText>，其计算公式如下：</w:delText>
        </w:r>
      </w:del>
    </w:p>
    <w:p w14:paraId="3715AB1C" w14:textId="491D179B" w:rsidR="0010506D" w:rsidDel="006373A8" w:rsidRDefault="00A967F5" w:rsidP="00EB3E91">
      <w:pPr>
        <w:spacing w:line="360" w:lineRule="auto"/>
        <w:ind w:firstLineChars="196" w:firstLine="412"/>
        <w:rPr>
          <w:del w:id="1196" w:author="运璐 何" w:date="2025-11-18T10:38:00Z"/>
          <w:color w:val="000000"/>
          <w:sz w:val="21"/>
          <w:szCs w:val="21"/>
        </w:rPr>
      </w:pPr>
      <m:oMathPara>
        <m:oMath>
          <m:eqArr>
            <m:eqArrPr>
              <m:maxDist m:val="1"/>
              <m:ctrlPr>
                <w:del w:id="1197" w:author="运璐 何" w:date="2025-11-18T10:38:00Z">
                  <w:rPr>
                    <w:rFonts w:ascii="Cambria Math" w:hAnsi="Cambria Math"/>
                    <w:i/>
                    <w:color w:val="000000"/>
                    <w:sz w:val="21"/>
                    <w:szCs w:val="21"/>
                  </w:rPr>
                </w:del>
              </m:ctrlPr>
            </m:eqArrPr>
            <m:e>
              <m:r>
                <w:del w:id="1198" w:author="运璐 何" w:date="2025-11-18T10:38:00Z">
                  <w:rPr>
                    <w:rFonts w:ascii="Cambria Math" w:hAnsi="Cambria Math"/>
                    <w:color w:val="000000"/>
                    <w:sz w:val="21"/>
                    <w:szCs w:val="21"/>
                  </w:rPr>
                  <m:t>S=c</m:t>
                </w:del>
              </m:r>
              <m:d>
                <m:dPr>
                  <m:ctrlPr>
                    <w:del w:id="1199" w:author="运璐 何" w:date="2025-11-18T10:38:00Z">
                      <w:rPr>
                        <w:rFonts w:ascii="Cambria Math" w:hAnsi="Cambria Math"/>
                        <w:i/>
                        <w:color w:val="000000"/>
                        <w:sz w:val="21"/>
                        <w:szCs w:val="21"/>
                      </w:rPr>
                    </w:del>
                  </m:ctrlPr>
                </m:dPr>
                <m:e>
                  <m:r>
                    <w:del w:id="1200" w:author="运璐 何" w:date="2025-11-18T10:38:00Z">
                      <w:rPr>
                        <w:rFonts w:ascii="Cambria Math" w:hAnsi="Cambria Math"/>
                        <w:color w:val="000000"/>
                        <w:sz w:val="21"/>
                        <w:szCs w:val="21"/>
                      </w:rPr>
                      <m:t>1-b</m:t>
                    </w:del>
                  </m:r>
                </m:e>
              </m:d>
              <m:r>
                <w:del w:id="1201" w:author="运璐 何" w:date="2025-11-18T10:38:00Z">
                  <w:rPr>
                    <w:rFonts w:ascii="Cambria Math" w:hAnsi="Cambria Math"/>
                    <w:color w:val="000000"/>
                    <w:sz w:val="21"/>
                    <w:szCs w:val="21"/>
                  </w:rPr>
                  <m:t>D</m:t>
                </w:del>
              </m:r>
              <m:sSub>
                <m:sSubPr>
                  <m:ctrlPr>
                    <w:del w:id="1202" w:author="运璐 何" w:date="2025-11-18T10:38:00Z">
                      <w:rPr>
                        <w:rFonts w:ascii="Cambria Math" w:hAnsi="Cambria Math"/>
                        <w:i/>
                        <w:color w:val="000000"/>
                        <w:sz w:val="21"/>
                        <w:szCs w:val="21"/>
                      </w:rPr>
                    </w:del>
                  </m:ctrlPr>
                </m:sSubPr>
                <m:e>
                  <m:r>
                    <w:del w:id="1203" w:author="运璐 何" w:date="2025-11-18T10:38:00Z">
                      <w:rPr>
                        <w:rFonts w:ascii="Cambria Math" w:hAnsi="Cambria Math"/>
                        <w:color w:val="000000"/>
                        <w:sz w:val="21"/>
                        <w:szCs w:val="21"/>
                      </w:rPr>
                      <m:t>f</m:t>
                    </w:del>
                  </m:r>
                </m:e>
                <m:sub>
                  <m:r>
                    <w:del w:id="1204" w:author="运璐 何" w:date="2025-11-18T10:38:00Z">
                      <w:rPr>
                        <w:rFonts w:ascii="Cambria Math" w:hAnsi="Cambria Math"/>
                        <w:color w:val="000000"/>
                        <w:sz w:val="21"/>
                        <w:szCs w:val="21"/>
                      </w:rPr>
                      <m:t>K</m:t>
                    </w:del>
                  </m:r>
                </m:sub>
              </m:sSub>
              <m:r>
                <w:del w:id="1205" w:author="运璐 何" w:date="2025-11-18T10:38:00Z">
                  <w:rPr>
                    <w:rFonts w:ascii="Cambria Math" w:hAnsi="Cambria Math"/>
                    <w:color w:val="000000"/>
                    <w:sz w:val="21"/>
                    <w:szCs w:val="21"/>
                  </w:rPr>
                  <m:t>#</m:t>
                </w:del>
              </m:r>
              <m:d>
                <m:dPr>
                  <m:ctrlPr>
                    <w:del w:id="1206" w:author="运璐 何" w:date="2025-11-18T10:38:00Z">
                      <w:rPr>
                        <w:rFonts w:ascii="Cambria Math" w:hAnsi="Cambria Math"/>
                        <w:i/>
                        <w:color w:val="000000"/>
                        <w:sz w:val="21"/>
                        <w:szCs w:val="21"/>
                      </w:rPr>
                    </w:del>
                  </m:ctrlPr>
                </m:dPr>
                <m:e>
                  <m:r>
                    <w:del w:id="1207" w:author="运璐 何" w:date="2025-11-18T10:38:00Z">
                      <w:rPr>
                        <w:rFonts w:ascii="Cambria Math" w:hAnsi="Cambria Math"/>
                        <w:color w:val="000000"/>
                        <w:sz w:val="21"/>
                        <w:szCs w:val="21"/>
                      </w:rPr>
                      <m:t>9</m:t>
                    </w:del>
                  </m:r>
                </m:e>
              </m:d>
            </m:e>
          </m:eqArr>
        </m:oMath>
      </m:oMathPara>
    </w:p>
    <w:p w14:paraId="7D6E2CBB" w14:textId="48543BA3" w:rsidR="00571BEA" w:rsidDel="006373A8" w:rsidRDefault="00571BEA" w:rsidP="00370C73">
      <w:pPr>
        <w:spacing w:line="360" w:lineRule="auto"/>
        <w:ind w:firstLineChars="196" w:firstLine="412"/>
        <w:rPr>
          <w:del w:id="1208" w:author="运璐 何" w:date="2025-11-18T10:38:00Z"/>
          <w:color w:val="000000"/>
          <w:sz w:val="21"/>
          <w:szCs w:val="21"/>
        </w:rPr>
      </w:pPr>
      <w:del w:id="1209" w:author="运璐 何" w:date="2025-11-18T10:38:00Z">
        <w:r w:rsidRPr="00571BEA" w:rsidDel="006373A8">
          <w:rPr>
            <w:color w:val="000000"/>
            <w:sz w:val="21"/>
            <w:szCs w:val="21"/>
          </w:rPr>
          <w:delText>其中，</w:delText>
        </w:r>
        <w:r w:rsidRPr="00571BEA" w:rsidDel="006373A8">
          <w:rPr>
            <w:color w:val="000000"/>
            <w:sz w:val="21"/>
            <w:szCs w:val="21"/>
          </w:rPr>
          <w:delText xml:space="preserve"> </w:delText>
        </w:r>
      </w:del>
      <m:oMath>
        <m:r>
          <w:del w:id="1210" w:author="运璐 何" w:date="2025-11-18T10:38:00Z">
            <w:rPr>
              <w:rFonts w:ascii="Cambria Math" w:hAnsi="Cambria Math"/>
              <w:color w:val="000000"/>
              <w:sz w:val="21"/>
              <w:szCs w:val="21"/>
            </w:rPr>
            <m:t>D=</m:t>
          </w:del>
        </m:r>
        <m:rad>
          <m:radPr>
            <m:degHide m:val="1"/>
            <m:ctrlPr>
              <w:del w:id="1211" w:author="运璐 何" w:date="2025-11-18T10:38:00Z">
                <w:rPr>
                  <w:rFonts w:ascii="Cambria Math" w:hAnsi="Cambria Math"/>
                  <w:i/>
                  <w:color w:val="000000"/>
                  <w:sz w:val="21"/>
                  <w:szCs w:val="21"/>
                </w:rPr>
              </w:del>
            </m:ctrlPr>
          </m:radPr>
          <m:deg/>
          <m:e>
            <m:sSubSup>
              <m:sSubSupPr>
                <m:ctrlPr>
                  <w:del w:id="1212" w:author="运璐 何" w:date="2025-11-18T10:38:00Z">
                    <w:rPr>
                      <w:rFonts w:ascii="Cambria Math" w:hAnsi="Cambria Math"/>
                      <w:i/>
                      <w:color w:val="000000"/>
                      <w:sz w:val="21"/>
                      <w:szCs w:val="21"/>
                    </w:rPr>
                  </w:del>
                </m:ctrlPr>
              </m:sSubSupPr>
              <m:e>
                <m:r>
                  <w:del w:id="1213" w:author="运璐 何" w:date="2025-11-18T10:38:00Z">
                    <w:rPr>
                      <w:rFonts w:ascii="Cambria Math" w:hAnsi="Cambria Math"/>
                      <w:color w:val="000000"/>
                      <w:sz w:val="21"/>
                      <w:szCs w:val="21"/>
                    </w:rPr>
                    <m:t>L</m:t>
                  </w:del>
                </m:r>
              </m:e>
              <m:sub>
                <m:r>
                  <w:del w:id="1214" w:author="运璐 何" w:date="2025-11-18T10:38:00Z">
                    <w:rPr>
                      <w:rFonts w:ascii="Cambria Math" w:hAnsi="Cambria Math"/>
                      <w:color w:val="000000"/>
                      <w:sz w:val="21"/>
                      <w:szCs w:val="21"/>
                    </w:rPr>
                    <m:t>x</m:t>
                  </w:del>
                </m:r>
              </m:sub>
              <m:sup>
                <m:r>
                  <w:del w:id="1215" w:author="运璐 何" w:date="2025-11-18T10:38:00Z">
                    <w:rPr>
                      <w:rFonts w:ascii="Cambria Math" w:hAnsi="Cambria Math"/>
                      <w:color w:val="000000"/>
                      <w:sz w:val="21"/>
                      <w:szCs w:val="21"/>
                    </w:rPr>
                    <m:t>2</m:t>
                  </w:del>
                </m:r>
              </m:sup>
            </m:sSubSup>
            <m:r>
              <w:del w:id="1216" w:author="运璐 何" w:date="2025-11-18T10:38:00Z">
                <w:rPr>
                  <w:rFonts w:ascii="Cambria Math" w:hAnsi="Cambria Math"/>
                  <w:color w:val="000000"/>
                  <w:sz w:val="21"/>
                  <w:szCs w:val="21"/>
                </w:rPr>
                <m:t>+</m:t>
              </w:del>
            </m:r>
            <m:sSubSup>
              <m:sSubSupPr>
                <m:ctrlPr>
                  <w:del w:id="1217" w:author="运璐 何" w:date="2025-11-18T10:38:00Z">
                    <w:rPr>
                      <w:rFonts w:ascii="Cambria Math" w:hAnsi="Cambria Math"/>
                      <w:i/>
                      <w:color w:val="000000"/>
                      <w:sz w:val="21"/>
                      <w:szCs w:val="21"/>
                    </w:rPr>
                  </w:del>
                </m:ctrlPr>
              </m:sSubSupPr>
              <m:e>
                <m:r>
                  <w:del w:id="1218" w:author="运璐 何" w:date="2025-11-18T10:38:00Z">
                    <w:rPr>
                      <w:rFonts w:ascii="Cambria Math" w:hAnsi="Cambria Math"/>
                      <w:color w:val="000000"/>
                      <w:sz w:val="21"/>
                      <w:szCs w:val="21"/>
                    </w:rPr>
                    <m:t>L</m:t>
                  </w:del>
                </m:r>
              </m:e>
              <m:sub>
                <m:r>
                  <w:del w:id="1219" w:author="运璐 何" w:date="2025-11-18T10:38:00Z">
                    <w:rPr>
                      <w:rFonts w:ascii="Cambria Math" w:hAnsi="Cambria Math"/>
                      <w:color w:val="000000"/>
                      <w:sz w:val="21"/>
                      <w:szCs w:val="21"/>
                    </w:rPr>
                    <m:t>y</m:t>
                  </w:del>
                </m:r>
              </m:sub>
              <m:sup>
                <m:r>
                  <w:del w:id="1220" w:author="运璐 何" w:date="2025-11-18T10:38:00Z">
                    <w:rPr>
                      <w:rFonts w:ascii="Cambria Math" w:hAnsi="Cambria Math"/>
                      <w:color w:val="000000"/>
                      <w:sz w:val="21"/>
                      <w:szCs w:val="21"/>
                    </w:rPr>
                    <m:t>2</m:t>
                  </w:del>
                </m:r>
              </m:sup>
            </m:sSubSup>
          </m:e>
        </m:rad>
      </m:oMath>
      <w:del w:id="1221" w:author="运璐 何" w:date="2025-11-18T10:38:00Z">
        <w:r w:rsidDel="006373A8">
          <w:rPr>
            <w:rFonts w:hint="eastAsia"/>
            <w:color w:val="000000"/>
            <w:sz w:val="21"/>
            <w:szCs w:val="21"/>
          </w:rPr>
          <w:delText xml:space="preserve"> </w:delText>
        </w:r>
        <w:r w:rsidRPr="00571BEA" w:rsidDel="006373A8">
          <w:rPr>
            <w:color w:val="000000"/>
            <w:sz w:val="21"/>
            <w:szCs w:val="21"/>
          </w:rPr>
          <w:delText>为任务区域的对角线长度，用于反映场景的几何尺度；</w:delText>
        </w:r>
      </w:del>
      <m:oMath>
        <m:r>
          <w:del w:id="1222" w:author="运璐 何" w:date="2025-11-18T10:38:00Z">
            <w:rPr>
              <w:rFonts w:ascii="Cambria Math" w:hAnsi="Cambria Math" w:hint="eastAsia"/>
              <w:color w:val="000000"/>
              <w:sz w:val="21"/>
              <w:szCs w:val="21"/>
            </w:rPr>
            <m:t>c</m:t>
          </w:del>
        </m:r>
      </m:oMath>
      <w:del w:id="1223" w:author="运璐 何" w:date="2025-11-18T10:38:00Z">
        <w:r w:rsidRPr="00571BEA" w:rsidDel="006373A8">
          <w:rPr>
            <w:color w:val="000000"/>
            <w:sz w:val="21"/>
            <w:szCs w:val="21"/>
          </w:rPr>
          <w:delText xml:space="preserve"> </w:delText>
        </w:r>
        <w:r w:rsidRPr="00571BEA" w:rsidDel="006373A8">
          <w:rPr>
            <w:color w:val="000000"/>
            <w:sz w:val="21"/>
            <w:szCs w:val="21"/>
          </w:rPr>
          <w:delText>表示干扰强度的归一化比值，由干扰功率与无人机发射功率之比得到，通过下式定义：</w:delText>
        </w:r>
      </w:del>
    </w:p>
    <w:p w14:paraId="7A656B8C" w14:textId="147E46DA" w:rsidR="0010506D" w:rsidRPr="0010506D" w:rsidDel="006373A8" w:rsidRDefault="00A967F5" w:rsidP="00370C73">
      <w:pPr>
        <w:spacing w:line="360" w:lineRule="auto"/>
        <w:ind w:firstLineChars="196" w:firstLine="412"/>
        <w:rPr>
          <w:del w:id="1224" w:author="运璐 何" w:date="2025-11-18T10:38:00Z"/>
          <w:color w:val="000000"/>
          <w:sz w:val="21"/>
          <w:szCs w:val="21"/>
        </w:rPr>
      </w:pPr>
      <m:oMathPara>
        <m:oMath>
          <m:eqArr>
            <m:eqArrPr>
              <m:maxDist m:val="1"/>
              <m:ctrlPr>
                <w:del w:id="1225" w:author="运璐 何" w:date="2025-11-18T10:38:00Z">
                  <w:rPr>
                    <w:rFonts w:ascii="Cambria Math" w:hAnsi="Cambria Math"/>
                    <w:i/>
                    <w:color w:val="000000"/>
                    <w:sz w:val="21"/>
                    <w:szCs w:val="21"/>
                  </w:rPr>
                </w:del>
              </m:ctrlPr>
            </m:eqArrPr>
            <m:e>
              <m:r>
                <w:del w:id="1226" w:author="运璐 何" w:date="2025-11-18T10:38:00Z">
                  <w:rPr>
                    <w:rFonts w:ascii="Cambria Math" w:hAnsi="Cambria Math"/>
                    <w:color w:val="000000"/>
                    <w:sz w:val="21"/>
                    <w:szCs w:val="21"/>
                  </w:rPr>
                  <m:t>c=</m:t>
                </w:del>
              </m:r>
              <m:f>
                <m:fPr>
                  <m:ctrlPr>
                    <w:del w:id="1227" w:author="运璐 何" w:date="2025-11-18T10:38:00Z">
                      <w:rPr>
                        <w:rFonts w:ascii="Cambria Math" w:hAnsi="Cambria Math"/>
                        <w:color w:val="000000"/>
                        <w:sz w:val="21"/>
                        <w:szCs w:val="21"/>
                      </w:rPr>
                    </w:del>
                  </m:ctrlPr>
                </m:fPr>
                <m:num>
                  <m:sSub>
                    <m:sSubPr>
                      <m:ctrlPr>
                        <w:del w:id="1228" w:author="运璐 何" w:date="2025-11-18T10:38:00Z">
                          <w:rPr>
                            <w:rFonts w:ascii="Cambria Math" w:hAnsi="Cambria Math"/>
                            <w:i/>
                            <w:color w:val="000000"/>
                            <w:sz w:val="21"/>
                            <w:szCs w:val="21"/>
                          </w:rPr>
                        </w:del>
                      </m:ctrlPr>
                    </m:sSubPr>
                    <m:e>
                      <m:r>
                        <w:del w:id="1229" w:author="运璐 何" w:date="2025-11-18T10:38:00Z">
                          <w:rPr>
                            <w:rFonts w:ascii="Cambria Math" w:hAnsi="Cambria Math"/>
                            <w:color w:val="000000"/>
                            <w:sz w:val="21"/>
                            <w:szCs w:val="21"/>
                          </w:rPr>
                          <m:t>P</m:t>
                        </w:del>
                      </m:r>
                    </m:e>
                    <m:sub>
                      <m:r>
                        <w:del w:id="1230" w:author="运璐 何" w:date="2025-11-18T10:38:00Z">
                          <w:rPr>
                            <w:rFonts w:ascii="Cambria Math" w:hAnsi="Cambria Math"/>
                            <w:color w:val="000000"/>
                            <w:sz w:val="21"/>
                            <w:szCs w:val="21"/>
                          </w:rPr>
                          <m:t>U</m:t>
                        </w:del>
                      </m:r>
                    </m:sub>
                  </m:sSub>
                  <m:ctrlPr>
                    <w:del w:id="1231" w:author="运璐 何" w:date="2025-11-18T10:38:00Z">
                      <w:rPr>
                        <w:rFonts w:ascii="Cambria Math" w:hAnsi="Cambria Math"/>
                        <w:i/>
                        <w:color w:val="000000"/>
                        <w:sz w:val="21"/>
                        <w:szCs w:val="21"/>
                      </w:rPr>
                    </w:del>
                  </m:ctrlPr>
                </m:num>
                <m:den>
                  <m:sSub>
                    <m:sSubPr>
                      <m:ctrlPr>
                        <w:del w:id="1232" w:author="运璐 何" w:date="2025-11-18T10:38:00Z">
                          <w:rPr>
                            <w:rFonts w:ascii="Cambria Math" w:hAnsi="Cambria Math"/>
                            <w:i/>
                            <w:color w:val="000000"/>
                            <w:sz w:val="21"/>
                            <w:szCs w:val="21"/>
                          </w:rPr>
                        </w:del>
                      </m:ctrlPr>
                    </m:sSubPr>
                    <m:e>
                      <m:r>
                        <w:del w:id="1233" w:author="运璐 何" w:date="2025-11-18T10:38:00Z">
                          <w:rPr>
                            <w:rFonts w:ascii="Cambria Math" w:hAnsi="Cambria Math"/>
                            <w:color w:val="000000"/>
                            <w:sz w:val="21"/>
                            <w:szCs w:val="21"/>
                          </w:rPr>
                          <m:t>P</m:t>
                        </w:del>
                      </m:r>
                    </m:e>
                    <m:sub>
                      <m:r>
                        <w:del w:id="1234" w:author="运璐 何" w:date="2025-11-18T10:38:00Z">
                          <w:rPr>
                            <w:rFonts w:ascii="Cambria Math" w:hAnsi="Cambria Math"/>
                            <w:color w:val="000000"/>
                            <w:sz w:val="21"/>
                            <w:szCs w:val="21"/>
                          </w:rPr>
                          <m:t>I</m:t>
                        </w:del>
                      </m:r>
                    </m:sub>
                  </m:sSub>
                  <m:r>
                    <w:del w:id="1235" w:author="运璐 何" w:date="2025-11-18T10:38:00Z">
                      <w:rPr>
                        <w:rFonts w:ascii="Cambria Math" w:hAnsi="Cambria Math"/>
                        <w:color w:val="000000"/>
                        <w:sz w:val="21"/>
                        <w:szCs w:val="21"/>
                      </w:rPr>
                      <m:t>+</m:t>
                    </w:del>
                  </m:r>
                  <m:sSub>
                    <m:sSubPr>
                      <m:ctrlPr>
                        <w:del w:id="1236" w:author="运璐 何" w:date="2025-11-18T10:38:00Z">
                          <w:rPr>
                            <w:rFonts w:ascii="Cambria Math" w:hAnsi="Cambria Math"/>
                            <w:i/>
                            <w:color w:val="000000"/>
                            <w:sz w:val="21"/>
                            <w:szCs w:val="21"/>
                          </w:rPr>
                        </w:del>
                      </m:ctrlPr>
                    </m:sSubPr>
                    <m:e>
                      <m:r>
                        <w:del w:id="1237" w:author="运璐 何" w:date="2025-11-18T10:38:00Z">
                          <w:rPr>
                            <w:rFonts w:ascii="Cambria Math" w:hAnsi="Cambria Math"/>
                            <w:color w:val="000000"/>
                            <w:sz w:val="21"/>
                            <w:szCs w:val="21"/>
                          </w:rPr>
                          <m:t>P</m:t>
                        </w:del>
                      </m:r>
                    </m:e>
                    <m:sub>
                      <m:r>
                        <w:del w:id="1238" w:author="运璐 何" w:date="2025-11-18T10:38:00Z">
                          <w:rPr>
                            <w:rFonts w:ascii="Cambria Math" w:hAnsi="Cambria Math"/>
                            <w:color w:val="000000"/>
                            <w:sz w:val="21"/>
                            <w:szCs w:val="21"/>
                          </w:rPr>
                          <m:t>U</m:t>
                        </w:del>
                      </m:r>
                    </m:sub>
                  </m:sSub>
                  <m:ctrlPr>
                    <w:del w:id="1239" w:author="运璐 何" w:date="2025-11-18T10:38:00Z">
                      <w:rPr>
                        <w:rFonts w:ascii="Cambria Math" w:hAnsi="Cambria Math"/>
                        <w:i/>
                        <w:color w:val="000000"/>
                        <w:sz w:val="21"/>
                        <w:szCs w:val="21"/>
                      </w:rPr>
                    </w:del>
                  </m:ctrlPr>
                </m:den>
              </m:f>
              <m:r>
                <w:del w:id="1240" w:author="运璐 何" w:date="2025-11-18T10:38:00Z">
                  <m:rPr>
                    <m:sty m:val="p"/>
                  </m:rPr>
                  <w:rPr>
                    <w:rFonts w:ascii="Cambria Math" w:hAnsi="Cambria Math" w:hint="eastAsia"/>
                    <w:color w:val="000000"/>
                    <w:sz w:val="21"/>
                    <w:szCs w:val="21"/>
                  </w:rPr>
                  <m:t>∈</m:t>
                </w:del>
              </m:r>
              <m:d>
                <m:dPr>
                  <m:ctrlPr>
                    <w:del w:id="1241" w:author="运璐 何" w:date="2025-11-18T10:38:00Z">
                      <w:rPr>
                        <w:rFonts w:ascii="Cambria Math" w:hAnsi="Cambria Math"/>
                        <w:i/>
                        <w:color w:val="000000"/>
                        <w:sz w:val="21"/>
                        <w:szCs w:val="21"/>
                      </w:rPr>
                    </w:del>
                  </m:ctrlPr>
                </m:dPr>
                <m:e>
                  <m:r>
                    <w:del w:id="1242" w:author="运璐 何" w:date="2025-11-18T10:38:00Z">
                      <w:rPr>
                        <w:rFonts w:ascii="Cambria Math" w:hAnsi="Cambria Math"/>
                        <w:color w:val="000000"/>
                        <w:sz w:val="21"/>
                        <w:szCs w:val="21"/>
                      </w:rPr>
                      <m:t>0,1</m:t>
                    </w:del>
                  </m:r>
                </m:e>
              </m:d>
              <m:r>
                <w:del w:id="1243" w:author="运璐 何" w:date="2025-11-18T10:38:00Z">
                  <w:rPr>
                    <w:rFonts w:ascii="Cambria Math" w:hAnsi="Cambria Math"/>
                    <w:color w:val="000000"/>
                    <w:sz w:val="21"/>
                    <w:szCs w:val="21"/>
                  </w:rPr>
                  <m:t>#</m:t>
                </w:del>
              </m:r>
              <m:d>
                <m:dPr>
                  <m:ctrlPr>
                    <w:del w:id="1244" w:author="运璐 何" w:date="2025-11-18T10:38:00Z">
                      <w:rPr>
                        <w:rFonts w:ascii="Cambria Math" w:hAnsi="Cambria Math"/>
                        <w:i/>
                        <w:color w:val="000000"/>
                        <w:sz w:val="21"/>
                        <w:szCs w:val="21"/>
                      </w:rPr>
                    </w:del>
                  </m:ctrlPr>
                </m:dPr>
                <m:e>
                  <m:r>
                    <w:del w:id="1245" w:author="运璐 何" w:date="2025-11-18T10:38:00Z">
                      <w:rPr>
                        <w:rFonts w:ascii="Cambria Math" w:hAnsi="Cambria Math"/>
                        <w:color w:val="000000"/>
                        <w:sz w:val="21"/>
                        <w:szCs w:val="21"/>
                      </w:rPr>
                      <m:t>10</m:t>
                    </w:del>
                  </m:r>
                </m:e>
              </m:d>
            </m:e>
          </m:eqArr>
        </m:oMath>
      </m:oMathPara>
    </w:p>
    <w:p w14:paraId="3FF95571" w14:textId="6D93EF17" w:rsidR="00571BEA" w:rsidDel="006373A8" w:rsidRDefault="00571BEA" w:rsidP="00370C73">
      <w:pPr>
        <w:spacing w:line="360" w:lineRule="auto"/>
        <w:ind w:firstLineChars="196" w:firstLine="412"/>
        <w:rPr>
          <w:del w:id="1246" w:author="运璐 何" w:date="2025-11-18T10:38:00Z"/>
          <w:color w:val="000000"/>
          <w:sz w:val="21"/>
          <w:szCs w:val="21"/>
        </w:rPr>
      </w:pPr>
      <w:del w:id="1247" w:author="运璐 何" w:date="2025-11-18T10:38:00Z">
        <w:r w:rsidRPr="00571BEA" w:rsidDel="006373A8">
          <w:rPr>
            <w:color w:val="000000"/>
            <w:sz w:val="21"/>
            <w:szCs w:val="21"/>
          </w:rPr>
          <w:delText>其中</w:delText>
        </w:r>
        <w:r w:rsidRPr="00571BEA" w:rsidDel="006373A8">
          <w:rPr>
            <w:color w:val="000000"/>
            <w:sz w:val="21"/>
            <w:szCs w:val="21"/>
          </w:rPr>
          <w:delText xml:space="preserve"> </w:delText>
        </w:r>
      </w:del>
      <m:oMath>
        <m:sSub>
          <m:sSubPr>
            <m:ctrlPr>
              <w:del w:id="1248" w:author="运璐 何" w:date="2025-11-18T10:38:00Z">
                <w:rPr>
                  <w:rFonts w:ascii="Cambria Math" w:hAnsi="Cambria Math"/>
                  <w:i/>
                  <w:color w:val="000000"/>
                  <w:sz w:val="21"/>
                  <w:szCs w:val="21"/>
                </w:rPr>
              </w:del>
            </m:ctrlPr>
          </m:sSubPr>
          <m:e>
            <m:r>
              <w:del w:id="1249" w:author="运璐 何" w:date="2025-11-18T10:38:00Z">
                <w:rPr>
                  <w:rFonts w:ascii="Cambria Math" w:hAnsi="Cambria Math"/>
                  <w:color w:val="000000"/>
                  <w:sz w:val="21"/>
                  <w:szCs w:val="21"/>
                </w:rPr>
                <m:t>P</m:t>
              </w:del>
            </m:r>
          </m:e>
          <m:sub>
            <m:r>
              <w:del w:id="1250" w:author="运璐 何" w:date="2025-11-18T10:38:00Z">
                <w:rPr>
                  <w:rFonts w:ascii="Cambria Math" w:hAnsi="Cambria Math"/>
                  <w:color w:val="000000"/>
                  <w:sz w:val="21"/>
                  <w:szCs w:val="21"/>
                </w:rPr>
                <m:t>J</m:t>
              </w:del>
            </m:r>
          </m:sub>
        </m:sSub>
      </m:oMath>
      <w:del w:id="1251" w:author="运璐 何" w:date="2025-11-18T10:38:00Z">
        <w:r w:rsidRPr="00571BEA" w:rsidDel="006373A8">
          <w:rPr>
            <w:color w:val="000000"/>
            <w:sz w:val="21"/>
            <w:szCs w:val="21"/>
          </w:rPr>
          <w:delText xml:space="preserve"> </w:delText>
        </w:r>
        <w:r w:rsidRPr="00571BEA" w:rsidDel="006373A8">
          <w:rPr>
            <w:color w:val="000000"/>
            <w:sz w:val="21"/>
            <w:szCs w:val="21"/>
          </w:rPr>
          <w:delText>与</w:delText>
        </w:r>
        <w:r w:rsidRPr="00571BEA" w:rsidDel="006373A8">
          <w:rPr>
            <w:color w:val="000000"/>
            <w:sz w:val="21"/>
            <w:szCs w:val="21"/>
          </w:rPr>
          <w:delText xml:space="preserve"> </w:delText>
        </w:r>
      </w:del>
      <m:oMath>
        <m:sSub>
          <m:sSubPr>
            <m:ctrlPr>
              <w:del w:id="1252" w:author="运璐 何" w:date="2025-11-18T10:38:00Z">
                <w:rPr>
                  <w:rFonts w:ascii="Cambria Math" w:hAnsi="Cambria Math"/>
                  <w:i/>
                  <w:color w:val="000000"/>
                  <w:sz w:val="21"/>
                  <w:szCs w:val="21"/>
                </w:rPr>
              </w:del>
            </m:ctrlPr>
          </m:sSubPr>
          <m:e>
            <m:r>
              <w:del w:id="1253" w:author="运璐 何" w:date="2025-11-18T10:38:00Z">
                <w:rPr>
                  <w:rFonts w:ascii="Cambria Math" w:hAnsi="Cambria Math"/>
                  <w:color w:val="000000"/>
                  <w:sz w:val="21"/>
                  <w:szCs w:val="21"/>
                </w:rPr>
                <m:t>P</m:t>
              </w:del>
            </m:r>
          </m:e>
          <m:sub>
            <m:r>
              <w:del w:id="1254" w:author="运璐 何" w:date="2025-11-18T10:38:00Z">
                <w:rPr>
                  <w:rFonts w:ascii="Cambria Math" w:hAnsi="Cambria Math"/>
                  <w:color w:val="000000"/>
                  <w:sz w:val="21"/>
                  <w:szCs w:val="21"/>
                </w:rPr>
                <m:t>U</m:t>
              </w:del>
            </m:r>
          </m:sub>
        </m:sSub>
      </m:oMath>
      <w:del w:id="1255" w:author="运璐 何" w:date="2025-11-18T10:38:00Z">
        <w:r w:rsidRPr="00571BEA" w:rsidDel="006373A8">
          <w:rPr>
            <w:color w:val="000000"/>
            <w:sz w:val="21"/>
            <w:szCs w:val="21"/>
          </w:rPr>
          <w:delText xml:space="preserve">​ </w:delText>
        </w:r>
        <w:r w:rsidRPr="00571BEA" w:rsidDel="006373A8">
          <w:rPr>
            <w:color w:val="000000"/>
            <w:sz w:val="21"/>
            <w:szCs w:val="21"/>
          </w:rPr>
          <w:delText>分别为干扰源功率与无人机功率，当干扰功率增大时，</w:delText>
        </w:r>
      </w:del>
      <m:oMath>
        <m:r>
          <w:del w:id="1256" w:author="运璐 何" w:date="2025-11-18T10:38:00Z">
            <w:rPr>
              <w:rFonts w:ascii="Cambria Math" w:hAnsi="Cambria Math"/>
              <w:color w:val="000000"/>
              <w:sz w:val="21"/>
              <w:szCs w:val="21"/>
            </w:rPr>
            <m:t>c</m:t>
          </w:del>
        </m:r>
      </m:oMath>
      <w:del w:id="1257" w:author="运璐 何" w:date="2025-11-18T10:38:00Z">
        <w:r w:rsidRPr="00571BEA" w:rsidDel="006373A8">
          <w:rPr>
            <w:color w:val="000000"/>
            <w:sz w:val="21"/>
            <w:szCs w:val="21"/>
          </w:rPr>
          <w:delText xml:space="preserve"> </w:delText>
        </w:r>
        <w:r w:rsidRPr="00571BEA" w:rsidDel="006373A8">
          <w:rPr>
            <w:color w:val="000000"/>
            <w:sz w:val="21"/>
            <w:szCs w:val="21"/>
          </w:rPr>
          <w:delText>减小，导致尺度</w:delText>
        </w:r>
        <w:r w:rsidRPr="00571BEA" w:rsidDel="006373A8">
          <w:rPr>
            <w:color w:val="000000"/>
            <w:sz w:val="21"/>
            <w:szCs w:val="21"/>
          </w:rPr>
          <w:delText xml:space="preserve"> </w:delText>
        </w:r>
      </w:del>
      <m:oMath>
        <m:r>
          <w:del w:id="1258" w:author="运璐 何" w:date="2025-11-18T10:38:00Z">
            <w:rPr>
              <w:rFonts w:ascii="Cambria Math" w:hAnsi="Cambria Math"/>
              <w:color w:val="000000"/>
              <w:sz w:val="21"/>
              <w:szCs w:val="21"/>
            </w:rPr>
            <m:t>S</m:t>
          </w:del>
        </m:r>
      </m:oMath>
      <w:del w:id="1259" w:author="运璐 何" w:date="2025-11-18T10:38:00Z">
        <w:r w:rsidRPr="00571BEA" w:rsidDel="006373A8">
          <w:rPr>
            <w:color w:val="000000"/>
            <w:sz w:val="21"/>
            <w:szCs w:val="21"/>
          </w:rPr>
          <w:delText xml:space="preserve"> </w:delText>
        </w:r>
        <w:r w:rsidDel="006373A8">
          <w:rPr>
            <w:rFonts w:hint="eastAsia"/>
            <w:color w:val="000000"/>
            <w:sz w:val="21"/>
            <w:szCs w:val="21"/>
          </w:rPr>
          <w:delText>减小</w:delText>
        </w:r>
        <w:r w:rsidRPr="00571BEA" w:rsidDel="006373A8">
          <w:rPr>
            <w:color w:val="000000"/>
            <w:sz w:val="21"/>
            <w:szCs w:val="21"/>
          </w:rPr>
          <w:delText>，从而反映出高干扰环境下路径可分布范围的缩减。</w:delText>
        </w:r>
      </w:del>
      <m:oMath>
        <m:r>
          <w:del w:id="1260" w:author="运璐 何" w:date="2025-11-18T10:38:00Z">
            <w:rPr>
              <w:rFonts w:ascii="Cambria Math" w:hAnsi="Cambria Math"/>
              <w:color w:val="000000"/>
              <w:sz w:val="21"/>
              <w:szCs w:val="21"/>
            </w:rPr>
            <m:t>b</m:t>
          </w:del>
        </m:r>
        <m:r>
          <w:del w:id="1261" w:author="运璐 何" w:date="2025-11-18T10:38:00Z">
            <w:rPr>
              <w:rFonts w:ascii="Cambria Math" w:hAnsi="Cambria Math" w:cs="宋体" w:hint="eastAsia"/>
              <w:color w:val="000000"/>
              <w:sz w:val="21"/>
              <w:szCs w:val="21"/>
            </w:rPr>
            <m:t>∈</m:t>
          </w:del>
        </m:r>
        <m:d>
          <m:dPr>
            <m:ctrlPr>
              <w:del w:id="1262" w:author="运璐 何" w:date="2025-11-18T10:38:00Z">
                <w:rPr>
                  <w:rFonts w:ascii="Cambria Math" w:hAnsi="Cambria Math"/>
                  <w:i/>
                  <w:color w:val="000000"/>
                  <w:sz w:val="21"/>
                  <w:szCs w:val="21"/>
                </w:rPr>
              </w:del>
            </m:ctrlPr>
          </m:dPr>
          <m:e>
            <m:r>
              <w:del w:id="1263" w:author="运璐 何" w:date="2025-11-18T10:38:00Z">
                <w:rPr>
                  <w:rFonts w:ascii="Cambria Math" w:hAnsi="Cambria Math"/>
                  <w:color w:val="000000"/>
                  <w:sz w:val="21"/>
                  <w:szCs w:val="21"/>
                </w:rPr>
                <m:t>0,1</m:t>
              </w:del>
            </m:r>
          </m:e>
        </m:d>
      </m:oMath>
      <w:del w:id="1264" w:author="运璐 何" w:date="2025-11-18T10:38:00Z">
        <w:r w:rsidRPr="00571BEA" w:rsidDel="006373A8">
          <w:rPr>
            <w:color w:val="000000"/>
            <w:sz w:val="21"/>
            <w:szCs w:val="21"/>
          </w:rPr>
          <w:delText xml:space="preserve"> </w:delText>
        </w:r>
        <w:r w:rsidRPr="00571BEA" w:rsidDel="006373A8">
          <w:rPr>
            <w:color w:val="000000"/>
            <w:sz w:val="21"/>
            <w:szCs w:val="21"/>
          </w:rPr>
          <w:delText>为归一化建筑密度系数，</w:delText>
        </w:r>
        <w:r w:rsidDel="006373A8">
          <w:rPr>
            <w:rFonts w:hint="eastAsia"/>
            <w:color w:val="000000"/>
            <w:sz w:val="21"/>
            <w:szCs w:val="21"/>
          </w:rPr>
          <w:delText>根据场景预估建筑密度进行调整，</w:delText>
        </w:r>
        <w:r w:rsidRPr="00571BEA" w:rsidDel="006373A8">
          <w:rPr>
            <w:color w:val="000000"/>
            <w:sz w:val="21"/>
            <w:szCs w:val="21"/>
          </w:rPr>
          <w:delText>表示任务区域中建筑障碍物的稠密程度，建筑越密则路径规划空间受限程度越高。无人机数量因子</w:delText>
        </w:r>
        <w:r w:rsidRPr="00571BEA" w:rsidDel="006373A8">
          <w:rPr>
            <w:color w:val="000000"/>
            <w:sz w:val="21"/>
            <w:szCs w:val="21"/>
          </w:rPr>
          <w:delText xml:space="preserve"> </w:delText>
        </w:r>
      </w:del>
      <m:oMath>
        <m:sSub>
          <m:sSubPr>
            <m:ctrlPr>
              <w:del w:id="1265" w:author="运璐 何" w:date="2025-11-18T10:38:00Z">
                <w:rPr>
                  <w:rFonts w:ascii="Cambria Math" w:hAnsi="Cambria Math"/>
                  <w:i/>
                  <w:color w:val="000000"/>
                  <w:sz w:val="21"/>
                  <w:szCs w:val="21"/>
                </w:rPr>
              </w:del>
            </m:ctrlPr>
          </m:sSubPr>
          <m:e>
            <m:r>
              <w:del w:id="1266" w:author="运璐 何" w:date="2025-11-18T10:38:00Z">
                <w:rPr>
                  <w:rFonts w:ascii="Cambria Math" w:hAnsi="Cambria Math"/>
                  <w:color w:val="000000"/>
                  <w:sz w:val="21"/>
                  <w:szCs w:val="21"/>
                </w:rPr>
                <m:t>f</m:t>
              </w:del>
            </m:r>
          </m:e>
          <m:sub>
            <m:r>
              <w:del w:id="1267" w:author="运璐 何" w:date="2025-11-18T10:38:00Z">
                <w:rPr>
                  <w:rFonts w:ascii="Cambria Math" w:hAnsi="Cambria Math"/>
                  <w:color w:val="000000"/>
                  <w:sz w:val="21"/>
                  <w:szCs w:val="21"/>
                </w:rPr>
                <m:t>K</m:t>
              </w:del>
            </m:r>
          </m:sub>
        </m:sSub>
      </m:oMath>
      <w:del w:id="1268" w:author="运璐 何" w:date="2025-11-18T10:38:00Z">
        <w:r w:rsidRPr="00571BEA" w:rsidDel="006373A8">
          <w:rPr>
            <w:color w:val="000000"/>
            <w:sz w:val="21"/>
            <w:szCs w:val="21"/>
          </w:rPr>
          <w:delText xml:space="preserve"> </w:delText>
        </w:r>
        <w:r w:rsidRPr="00571BEA" w:rsidDel="006373A8">
          <w:rPr>
            <w:color w:val="000000"/>
            <w:sz w:val="21"/>
            <w:szCs w:val="21"/>
          </w:rPr>
          <w:delText>用于刻画无人机群规模对空间</w:delText>
        </w:r>
        <w:r w:rsidR="0010506D" w:rsidDel="006373A8">
          <w:rPr>
            <w:rFonts w:hint="eastAsia"/>
            <w:color w:val="000000"/>
            <w:sz w:val="21"/>
            <w:szCs w:val="21"/>
          </w:rPr>
          <w:delText>拥挤程度</w:delText>
        </w:r>
        <w:r w:rsidRPr="00571BEA" w:rsidDel="006373A8">
          <w:rPr>
            <w:color w:val="000000"/>
            <w:sz w:val="21"/>
            <w:szCs w:val="21"/>
          </w:rPr>
          <w:delText>的影响，其定义为：</w:delText>
        </w:r>
      </w:del>
    </w:p>
    <w:p w14:paraId="2C3E354B" w14:textId="2347E6E0" w:rsidR="0010506D" w:rsidRPr="0010506D" w:rsidDel="006373A8" w:rsidRDefault="00A967F5" w:rsidP="00370C73">
      <w:pPr>
        <w:spacing w:line="360" w:lineRule="auto"/>
        <w:ind w:firstLineChars="196" w:firstLine="412"/>
        <w:rPr>
          <w:del w:id="1269" w:author="运璐 何" w:date="2025-11-18T10:38:00Z"/>
          <w:color w:val="000000"/>
          <w:sz w:val="21"/>
          <w:szCs w:val="21"/>
        </w:rPr>
      </w:pPr>
      <m:oMathPara>
        <m:oMath>
          <m:eqArr>
            <m:eqArrPr>
              <m:maxDist m:val="1"/>
              <m:ctrlPr>
                <w:del w:id="1270" w:author="运璐 何" w:date="2025-11-18T10:38:00Z">
                  <w:rPr>
                    <w:rFonts w:ascii="Cambria Math" w:hAnsi="Cambria Math"/>
                    <w:i/>
                    <w:color w:val="000000"/>
                    <w:sz w:val="21"/>
                    <w:szCs w:val="21"/>
                  </w:rPr>
                </w:del>
              </m:ctrlPr>
            </m:eqArrPr>
            <m:e>
              <m:sSub>
                <m:sSubPr>
                  <m:ctrlPr>
                    <w:del w:id="1271" w:author="运璐 何" w:date="2025-11-18T10:38:00Z">
                      <w:rPr>
                        <w:rFonts w:ascii="Cambria Math" w:hAnsi="Cambria Math"/>
                        <w:i/>
                        <w:color w:val="000000"/>
                        <w:sz w:val="21"/>
                        <w:szCs w:val="21"/>
                      </w:rPr>
                    </w:del>
                  </m:ctrlPr>
                </m:sSubPr>
                <m:e>
                  <m:r>
                    <w:del w:id="1272" w:author="运璐 何" w:date="2025-11-18T10:38:00Z">
                      <w:rPr>
                        <w:rFonts w:ascii="Cambria Math" w:hAnsi="Cambria Math"/>
                        <w:color w:val="000000"/>
                        <w:sz w:val="21"/>
                        <w:szCs w:val="21"/>
                      </w:rPr>
                      <m:t>f</m:t>
                    </w:del>
                  </m:r>
                </m:e>
                <m:sub>
                  <m:r>
                    <w:del w:id="1273" w:author="运璐 何" w:date="2025-11-18T10:38:00Z">
                      <w:rPr>
                        <w:rFonts w:ascii="Cambria Math" w:hAnsi="Cambria Math"/>
                        <w:color w:val="000000"/>
                        <w:sz w:val="21"/>
                        <w:szCs w:val="21"/>
                      </w:rPr>
                      <m:t>K</m:t>
                    </w:del>
                  </m:r>
                </m:sub>
              </m:sSub>
              <m:r>
                <w:del w:id="1274" w:author="运璐 何" w:date="2025-11-18T10:38:00Z">
                  <w:rPr>
                    <w:rFonts w:ascii="Cambria Math" w:hAnsi="Cambria Math"/>
                    <w:color w:val="000000"/>
                    <w:sz w:val="21"/>
                    <w:szCs w:val="21"/>
                  </w:rPr>
                  <m:t>=</m:t>
                </w:del>
              </m:r>
              <m:f>
                <m:fPr>
                  <m:ctrlPr>
                    <w:del w:id="1275" w:author="运璐 何" w:date="2025-11-18T10:38:00Z">
                      <w:rPr>
                        <w:rFonts w:ascii="Cambria Math" w:hAnsi="Cambria Math"/>
                        <w:i/>
                        <w:color w:val="000000"/>
                        <w:sz w:val="21"/>
                        <w:szCs w:val="21"/>
                      </w:rPr>
                    </w:del>
                  </m:ctrlPr>
                </m:fPr>
                <m:num>
                  <m:r>
                    <w:del w:id="1276" w:author="运璐 何" w:date="2025-11-18T10:38:00Z">
                      <w:rPr>
                        <w:rFonts w:ascii="Cambria Math" w:hAnsi="Cambria Math"/>
                        <w:color w:val="000000"/>
                        <w:sz w:val="21"/>
                        <w:szCs w:val="21"/>
                      </w:rPr>
                      <m:t xml:space="preserve">  K</m:t>
                    </w:del>
                  </m:r>
                  <m:sSup>
                    <m:sSupPr>
                      <m:ctrlPr>
                        <w:del w:id="1277" w:author="运璐 何" w:date="2025-11-18T10:38:00Z">
                          <w:rPr>
                            <w:rFonts w:ascii="Cambria Math" w:hAnsi="Cambria Math"/>
                            <w:i/>
                            <w:color w:val="000000"/>
                            <w:sz w:val="21"/>
                            <w:szCs w:val="21"/>
                          </w:rPr>
                        </w:del>
                      </m:ctrlPr>
                    </m:sSupPr>
                    <m:e>
                      <m:r>
                        <w:del w:id="1278" w:author="运璐 何" w:date="2025-11-18T10:38:00Z">
                          <w:rPr>
                            <w:rFonts w:ascii="Cambria Math" w:hAnsi="Cambria Math"/>
                            <w:color w:val="000000"/>
                            <w:sz w:val="21"/>
                            <w:szCs w:val="21"/>
                          </w:rPr>
                          <m:t>D</m:t>
                        </w:del>
                      </m:r>
                    </m:e>
                    <m:sup>
                      <m:r>
                        <w:del w:id="1279" w:author="运璐 何" w:date="2025-11-18T10:38:00Z">
                          <w:rPr>
                            <w:rFonts w:ascii="Cambria Math" w:hAnsi="Cambria Math"/>
                            <w:color w:val="000000"/>
                            <w:sz w:val="21"/>
                            <w:szCs w:val="21"/>
                          </w:rPr>
                          <m:t>2</m:t>
                        </w:del>
                      </m:r>
                    </m:sup>
                  </m:sSup>
                </m:num>
                <m:den>
                  <m:r>
                    <w:del w:id="1280" w:author="运璐 何" w:date="2025-11-18T10:38:00Z">
                      <w:rPr>
                        <w:rFonts w:ascii="Cambria Math" w:hAnsi="Cambria Math"/>
                        <w:color w:val="000000"/>
                        <w:sz w:val="21"/>
                        <w:szCs w:val="21"/>
                      </w:rPr>
                      <m:t>K</m:t>
                    </w:del>
                  </m:r>
                  <m:sSup>
                    <m:sSupPr>
                      <m:ctrlPr>
                        <w:del w:id="1281" w:author="运璐 何" w:date="2025-11-18T10:38:00Z">
                          <w:rPr>
                            <w:rFonts w:ascii="Cambria Math" w:hAnsi="Cambria Math"/>
                            <w:i/>
                            <w:color w:val="000000"/>
                            <w:sz w:val="21"/>
                            <w:szCs w:val="21"/>
                          </w:rPr>
                        </w:del>
                      </m:ctrlPr>
                    </m:sSupPr>
                    <m:e>
                      <m:r>
                        <w:del w:id="1282" w:author="运璐 何" w:date="2025-11-18T10:38:00Z">
                          <w:rPr>
                            <w:rFonts w:ascii="Cambria Math" w:hAnsi="Cambria Math"/>
                            <w:color w:val="000000"/>
                            <w:sz w:val="21"/>
                            <w:szCs w:val="21"/>
                          </w:rPr>
                          <m:t>D</m:t>
                        </w:del>
                      </m:r>
                    </m:e>
                    <m:sup>
                      <m:r>
                        <w:del w:id="1283" w:author="运璐 何" w:date="2025-11-18T10:38:00Z">
                          <w:rPr>
                            <w:rFonts w:ascii="Cambria Math" w:hAnsi="Cambria Math"/>
                            <w:color w:val="000000"/>
                            <w:sz w:val="21"/>
                            <w:szCs w:val="21"/>
                          </w:rPr>
                          <m:t>2</m:t>
                        </w:del>
                      </m:r>
                    </m:sup>
                  </m:sSup>
                  <m:r>
                    <w:del w:id="1284" w:author="运璐 何" w:date="2025-11-18T10:38:00Z">
                      <w:rPr>
                        <w:rFonts w:ascii="Cambria Math" w:hAnsi="Cambria Math"/>
                        <w:color w:val="000000"/>
                        <w:sz w:val="21"/>
                        <w:szCs w:val="21"/>
                      </w:rPr>
                      <m:t>+A</m:t>
                    </w:del>
                  </m:r>
                </m:den>
              </m:f>
              <m:r>
                <w:del w:id="1285" w:author="运璐 何" w:date="2025-11-18T10:38:00Z">
                  <w:rPr>
                    <w:rFonts w:ascii="Cambria Math" w:hAnsi="Cambria Math"/>
                    <w:color w:val="000000"/>
                    <w:sz w:val="21"/>
                    <w:szCs w:val="21"/>
                  </w:rPr>
                  <m:t>#</m:t>
                </w:del>
              </m:r>
              <m:d>
                <m:dPr>
                  <m:ctrlPr>
                    <w:del w:id="1286" w:author="运璐 何" w:date="2025-11-18T10:38:00Z">
                      <w:rPr>
                        <w:rFonts w:ascii="Cambria Math" w:hAnsi="Cambria Math"/>
                        <w:i/>
                        <w:color w:val="000000"/>
                        <w:sz w:val="21"/>
                        <w:szCs w:val="21"/>
                      </w:rPr>
                    </w:del>
                  </m:ctrlPr>
                </m:dPr>
                <m:e>
                  <m:r>
                    <w:del w:id="1287" w:author="运璐 何" w:date="2025-11-18T10:38:00Z">
                      <w:rPr>
                        <w:rFonts w:ascii="Cambria Math" w:hAnsi="Cambria Math"/>
                        <w:color w:val="000000"/>
                        <w:sz w:val="21"/>
                        <w:szCs w:val="21"/>
                      </w:rPr>
                      <m:t>11</m:t>
                    </w:del>
                  </m:r>
                </m:e>
              </m:d>
            </m:e>
          </m:eqArr>
        </m:oMath>
      </m:oMathPara>
    </w:p>
    <w:p w14:paraId="1CA7896D" w14:textId="1F99F140" w:rsidR="0010506D" w:rsidDel="006373A8" w:rsidRDefault="0010506D">
      <w:pPr>
        <w:spacing w:line="360" w:lineRule="auto"/>
        <w:ind w:firstLineChars="196" w:firstLine="412"/>
        <w:rPr>
          <w:del w:id="1288" w:author="运璐 何" w:date="2025-11-18T10:38:00Z"/>
          <w:color w:val="000000"/>
          <w:sz w:val="21"/>
          <w:szCs w:val="21"/>
        </w:rPr>
        <w:pPrChange w:id="1289" w:author="运璐 何" w:date="2025-11-19T16:27:00Z">
          <w:pPr>
            <w:spacing w:line="360" w:lineRule="auto"/>
          </w:pPr>
        </w:pPrChange>
      </w:pPr>
      <w:del w:id="1290" w:author="运璐 何" w:date="2025-11-18T10:38:00Z">
        <w:r w:rsidRPr="0010506D" w:rsidDel="006373A8">
          <w:rPr>
            <w:color w:val="000000"/>
            <w:sz w:val="21"/>
            <w:szCs w:val="21"/>
          </w:rPr>
          <w:delText>中</w:delText>
        </w:r>
        <w:r w:rsidRPr="0010506D" w:rsidDel="006373A8">
          <w:rPr>
            <w:color w:val="000000"/>
            <w:sz w:val="21"/>
            <w:szCs w:val="21"/>
          </w:rPr>
          <w:delText xml:space="preserve"> </w:delText>
        </w:r>
      </w:del>
      <m:oMath>
        <m:r>
          <w:del w:id="1291" w:author="运璐 何" w:date="2025-11-18T10:38:00Z">
            <w:rPr>
              <w:rFonts w:ascii="Cambria Math" w:hAnsi="Cambria Math"/>
              <w:color w:val="000000"/>
              <w:sz w:val="21"/>
              <w:szCs w:val="21"/>
            </w:rPr>
            <m:t xml:space="preserve">A= </m:t>
          </w:del>
        </m:r>
        <m:sSub>
          <m:sSubPr>
            <m:ctrlPr>
              <w:del w:id="1292" w:author="运璐 何" w:date="2025-11-18T10:38:00Z">
                <w:rPr>
                  <w:rFonts w:ascii="Cambria Math" w:hAnsi="Cambria Math"/>
                  <w:i/>
                  <w:color w:val="000000"/>
                  <w:sz w:val="21"/>
                  <w:szCs w:val="21"/>
                </w:rPr>
              </w:del>
            </m:ctrlPr>
          </m:sSubPr>
          <m:e>
            <m:r>
              <w:del w:id="1293" w:author="运璐 何" w:date="2025-11-18T10:38:00Z">
                <w:rPr>
                  <w:rFonts w:ascii="Cambria Math" w:hAnsi="Cambria Math"/>
                  <w:color w:val="000000"/>
                  <w:sz w:val="21"/>
                  <w:szCs w:val="21"/>
                </w:rPr>
                <m:t>L</m:t>
              </w:del>
            </m:r>
          </m:e>
          <m:sub>
            <m:r>
              <w:del w:id="1294" w:author="运璐 何" w:date="2025-11-18T10:38:00Z">
                <w:rPr>
                  <w:rFonts w:ascii="Cambria Math" w:hAnsi="Cambria Math" w:hint="eastAsia"/>
                  <w:color w:val="000000"/>
                  <w:sz w:val="21"/>
                  <w:szCs w:val="21"/>
                </w:rPr>
                <m:t>x</m:t>
              </w:del>
            </m:r>
          </m:sub>
        </m:sSub>
        <m:sSub>
          <m:sSubPr>
            <m:ctrlPr>
              <w:del w:id="1295" w:author="运璐 何" w:date="2025-11-18T10:38:00Z">
                <w:rPr>
                  <w:rFonts w:ascii="Cambria Math" w:hAnsi="Cambria Math"/>
                  <w:i/>
                  <w:color w:val="000000"/>
                  <w:sz w:val="21"/>
                  <w:szCs w:val="21"/>
                </w:rPr>
              </w:del>
            </m:ctrlPr>
          </m:sSubPr>
          <m:e>
            <m:r>
              <w:del w:id="1296" w:author="运璐 何" w:date="2025-11-18T10:38:00Z">
                <w:rPr>
                  <w:rFonts w:ascii="Cambria Math" w:hAnsi="Cambria Math"/>
                  <w:color w:val="000000"/>
                  <w:sz w:val="21"/>
                  <w:szCs w:val="21"/>
                </w:rPr>
                <m:t>L</m:t>
              </w:del>
            </m:r>
          </m:e>
          <m:sub>
            <m:r>
              <w:del w:id="1297" w:author="运璐 何" w:date="2025-11-18T10:38:00Z">
                <w:rPr>
                  <w:rFonts w:ascii="Cambria Math" w:hAnsi="Cambria Math"/>
                  <w:color w:val="000000"/>
                  <w:sz w:val="21"/>
                  <w:szCs w:val="21"/>
                </w:rPr>
                <m:t>y</m:t>
              </w:del>
            </m:r>
          </m:sub>
        </m:sSub>
      </m:oMath>
      <w:del w:id="1298" w:author="运璐 何" w:date="2025-11-18T10:38:00Z">
        <w:r w:rsidDel="006373A8">
          <w:rPr>
            <w:rFonts w:hint="eastAsia"/>
            <w:color w:val="000000"/>
            <w:sz w:val="21"/>
            <w:szCs w:val="21"/>
          </w:rPr>
          <w:delText xml:space="preserve"> </w:delText>
        </w:r>
        <w:r w:rsidRPr="0010506D" w:rsidDel="006373A8">
          <w:rPr>
            <w:color w:val="000000"/>
            <w:sz w:val="21"/>
            <w:szCs w:val="21"/>
          </w:rPr>
          <w:delText>为</w:delText>
        </w:r>
        <w:r w:rsidDel="006373A8">
          <w:rPr>
            <w:rFonts w:hint="eastAsia"/>
            <w:color w:val="000000"/>
            <w:sz w:val="21"/>
            <w:szCs w:val="21"/>
          </w:rPr>
          <w:delText>场景</w:delText>
        </w:r>
        <w:r w:rsidRPr="0010506D" w:rsidDel="006373A8">
          <w:rPr>
            <w:color w:val="000000"/>
            <w:sz w:val="21"/>
            <w:szCs w:val="21"/>
          </w:rPr>
          <w:delText>面积，</w:delText>
        </w:r>
      </w:del>
      <m:oMath>
        <m:sSub>
          <m:sSubPr>
            <m:ctrlPr>
              <w:del w:id="1299" w:author="运璐 何" w:date="2025-11-18T10:38:00Z">
                <w:rPr>
                  <w:rFonts w:ascii="Cambria Math" w:hAnsi="Cambria Math"/>
                  <w:i/>
                  <w:color w:val="000000"/>
                  <w:sz w:val="21"/>
                  <w:szCs w:val="21"/>
                </w:rPr>
              </w:del>
            </m:ctrlPr>
          </m:sSubPr>
          <m:e>
            <m:r>
              <w:del w:id="1300" w:author="运璐 何" w:date="2025-11-18T10:38:00Z">
                <w:rPr>
                  <w:rFonts w:ascii="Cambria Math" w:hAnsi="Cambria Math"/>
                  <w:color w:val="000000"/>
                  <w:sz w:val="21"/>
                  <w:szCs w:val="21"/>
                </w:rPr>
                <m:t>f</m:t>
              </w:del>
            </m:r>
          </m:e>
          <m:sub>
            <m:r>
              <w:del w:id="1301" w:author="运璐 何" w:date="2025-11-18T10:38:00Z">
                <w:rPr>
                  <w:rFonts w:ascii="Cambria Math" w:hAnsi="Cambria Math"/>
                  <w:color w:val="000000"/>
                  <w:sz w:val="21"/>
                  <w:szCs w:val="21"/>
                </w:rPr>
                <m:t>K</m:t>
              </w:del>
            </m:r>
          </m:sub>
        </m:sSub>
      </m:oMath>
      <w:del w:id="1302" w:author="运璐 何" w:date="2025-11-18T10:38:00Z">
        <w:r w:rsidRPr="00A36F48" w:rsidDel="006373A8">
          <w:rPr>
            <w:i/>
            <w:color w:val="000000"/>
            <w:sz w:val="21"/>
            <w:szCs w:val="21"/>
          </w:rPr>
          <w:delText>​</w:delText>
        </w:r>
        <w:r w:rsidRPr="0010506D" w:rsidDel="006373A8">
          <w:rPr>
            <w:color w:val="000000"/>
            <w:sz w:val="21"/>
            <w:szCs w:val="21"/>
          </w:rPr>
          <w:delText xml:space="preserve"> </w:delText>
        </w:r>
        <w:r w:rsidRPr="0010506D" w:rsidDel="006373A8">
          <w:rPr>
            <w:color w:val="000000"/>
            <w:sz w:val="21"/>
            <w:szCs w:val="21"/>
          </w:rPr>
          <w:delText>取值范围在</w:delText>
        </w:r>
        <w:r w:rsidRPr="0010506D" w:rsidDel="006373A8">
          <w:rPr>
            <w:color w:val="000000"/>
            <w:sz w:val="21"/>
            <w:szCs w:val="21"/>
          </w:rPr>
          <w:delText xml:space="preserve"> </w:delText>
        </w:r>
      </w:del>
      <m:oMath>
        <m:d>
          <m:dPr>
            <m:ctrlPr>
              <w:del w:id="1303" w:author="运璐 何" w:date="2025-11-18T10:38:00Z">
                <w:rPr>
                  <w:rFonts w:ascii="Cambria Math" w:hAnsi="Cambria Math"/>
                  <w:i/>
                  <w:color w:val="000000"/>
                  <w:sz w:val="21"/>
                  <w:szCs w:val="21"/>
                </w:rPr>
              </w:del>
            </m:ctrlPr>
          </m:dPr>
          <m:e>
            <m:r>
              <w:del w:id="1304" w:author="运璐 何" w:date="2025-11-18T10:38:00Z">
                <w:rPr>
                  <w:rFonts w:ascii="Cambria Math" w:hAnsi="Cambria Math"/>
                  <w:color w:val="000000"/>
                  <w:sz w:val="21"/>
                  <w:szCs w:val="21"/>
                </w:rPr>
                <m:t>0,1</m:t>
              </w:del>
            </m:r>
          </m:e>
        </m:d>
      </m:oMath>
      <w:del w:id="1305" w:author="运璐 何" w:date="2025-11-18T10:38:00Z">
        <w:r w:rsidRPr="0010506D" w:rsidDel="006373A8">
          <w:rPr>
            <w:color w:val="000000"/>
            <w:sz w:val="21"/>
            <w:szCs w:val="21"/>
          </w:rPr>
          <w:delText xml:space="preserve"> </w:delText>
        </w:r>
        <w:r w:rsidRPr="0010506D" w:rsidDel="006373A8">
          <w:rPr>
            <w:color w:val="000000"/>
            <w:sz w:val="21"/>
            <w:szCs w:val="21"/>
          </w:rPr>
          <w:delText>内，随</w:delText>
        </w:r>
        <w:r w:rsidR="004C6D96" w:rsidDel="006373A8">
          <w:rPr>
            <w:rFonts w:hint="eastAsia"/>
            <w:color w:val="000000"/>
            <w:sz w:val="21"/>
            <w:szCs w:val="21"/>
          </w:rPr>
          <w:delText>单个簇内</w:delText>
        </w:r>
        <w:r w:rsidRPr="0010506D" w:rsidDel="006373A8">
          <w:rPr>
            <w:color w:val="000000"/>
            <w:sz w:val="21"/>
            <w:szCs w:val="21"/>
          </w:rPr>
          <w:delText>无人机数量</w:delText>
        </w:r>
        <w:r w:rsidRPr="0010506D" w:rsidDel="006373A8">
          <w:rPr>
            <w:color w:val="000000"/>
            <w:sz w:val="21"/>
            <w:szCs w:val="21"/>
          </w:rPr>
          <w:delText xml:space="preserve"> </w:delText>
        </w:r>
      </w:del>
      <m:oMath>
        <m:r>
          <w:del w:id="1306" w:author="运璐 何" w:date="2025-11-18T10:38:00Z">
            <w:rPr>
              <w:rFonts w:ascii="Cambria Math" w:hAnsi="Cambria Math"/>
              <w:color w:val="000000"/>
              <w:sz w:val="21"/>
              <w:szCs w:val="21"/>
            </w:rPr>
            <m:t>K</m:t>
          </w:del>
        </m:r>
      </m:oMath>
      <w:del w:id="1307" w:author="运璐 何" w:date="2025-11-18T10:38:00Z">
        <w:r w:rsidRPr="0010506D" w:rsidDel="006373A8">
          <w:rPr>
            <w:color w:val="000000"/>
            <w:sz w:val="21"/>
            <w:szCs w:val="21"/>
          </w:rPr>
          <w:delText xml:space="preserve"> </w:delText>
        </w:r>
        <w:r w:rsidRPr="0010506D" w:rsidDel="006373A8">
          <w:rPr>
            <w:color w:val="000000"/>
            <w:sz w:val="21"/>
            <w:szCs w:val="21"/>
          </w:rPr>
          <w:delText>的增加单调增大，同时考虑了任务场景尺寸的比例影响。基于上述统一尺度</w:delText>
        </w:r>
        <w:r w:rsidRPr="0010506D" w:rsidDel="006373A8">
          <w:rPr>
            <w:color w:val="000000"/>
            <w:sz w:val="21"/>
            <w:szCs w:val="21"/>
          </w:rPr>
          <w:delText xml:space="preserve"> </w:delText>
        </w:r>
      </w:del>
      <m:oMath>
        <m:r>
          <w:del w:id="1308" w:author="运璐 何" w:date="2025-11-18T10:38:00Z">
            <w:rPr>
              <w:rFonts w:ascii="Cambria Math" w:hAnsi="Cambria Math"/>
              <w:color w:val="000000"/>
              <w:sz w:val="21"/>
              <w:szCs w:val="21"/>
            </w:rPr>
            <m:t>S</m:t>
          </w:del>
        </m:r>
      </m:oMath>
      <w:del w:id="1309" w:author="运璐 何" w:date="2025-11-18T10:38:00Z">
        <w:r w:rsidRPr="0010506D" w:rsidDel="006373A8">
          <w:rPr>
            <w:color w:val="000000"/>
            <w:sz w:val="21"/>
            <w:szCs w:val="21"/>
          </w:rPr>
          <w:delText>，路径间距离的上下界</w:delText>
        </w:r>
        <w:r w:rsidDel="006373A8">
          <w:rPr>
            <w:rFonts w:hint="eastAsia"/>
            <w:color w:val="000000"/>
            <w:sz w:val="21"/>
            <w:szCs w:val="21"/>
          </w:rPr>
          <w:delText>设定的</w:delText>
        </w:r>
        <w:r w:rsidRPr="0010506D" w:rsidDel="006373A8">
          <w:rPr>
            <w:color w:val="000000"/>
            <w:sz w:val="21"/>
            <w:szCs w:val="21"/>
          </w:rPr>
          <w:delText>线性系数确定：</w:delText>
        </w:r>
      </w:del>
    </w:p>
    <w:p w14:paraId="6A294DD1" w14:textId="4B46E89D" w:rsidR="0010506D" w:rsidRPr="0010506D" w:rsidDel="006373A8" w:rsidRDefault="00A967F5">
      <w:pPr>
        <w:spacing w:line="360" w:lineRule="auto"/>
        <w:ind w:firstLineChars="196" w:firstLine="412"/>
        <w:rPr>
          <w:del w:id="1310" w:author="运璐 何" w:date="2025-11-18T10:38:00Z"/>
          <w:color w:val="000000"/>
          <w:sz w:val="21"/>
          <w:szCs w:val="21"/>
        </w:rPr>
        <w:pPrChange w:id="1311" w:author="运璐 何" w:date="2025-11-19T16:27:00Z">
          <w:pPr>
            <w:spacing w:line="360" w:lineRule="auto"/>
          </w:pPr>
        </w:pPrChange>
      </w:pPr>
      <m:oMathPara>
        <m:oMath>
          <m:eqArr>
            <m:eqArrPr>
              <m:maxDist m:val="1"/>
              <m:ctrlPr>
                <w:del w:id="1312" w:author="运璐 何" w:date="2025-11-18T10:38:00Z">
                  <w:rPr>
                    <w:rFonts w:ascii="Cambria Math" w:hAnsi="Cambria Math"/>
                    <w:i/>
                    <w:color w:val="000000"/>
                    <w:sz w:val="21"/>
                    <w:szCs w:val="21"/>
                  </w:rPr>
                </w:del>
              </m:ctrlPr>
            </m:eqArrPr>
            <m:e>
              <m:r>
                <w:del w:id="1313" w:author="运璐 何" w:date="2025-11-18T10:38:00Z">
                  <w:rPr>
                    <w:rFonts w:ascii="Cambria Math" w:hAnsi="Cambria Math"/>
                    <w:color w:val="000000"/>
                    <w:sz w:val="21"/>
                    <w:szCs w:val="21"/>
                  </w:rPr>
                  <m:t>L=</m:t>
                </w:del>
              </m:r>
              <m:sSub>
                <m:sSubPr>
                  <m:ctrlPr>
                    <w:del w:id="1314" w:author="运璐 何" w:date="2025-11-18T10:38:00Z">
                      <w:rPr>
                        <w:rFonts w:ascii="Cambria Math" w:hAnsi="Cambria Math"/>
                        <w:i/>
                        <w:color w:val="000000"/>
                        <w:sz w:val="21"/>
                        <w:szCs w:val="21"/>
                      </w:rPr>
                    </w:del>
                  </m:ctrlPr>
                </m:sSubPr>
                <m:e>
                  <m:r>
                    <w:del w:id="1315" w:author="运璐 何" w:date="2025-11-18T10:38:00Z">
                      <w:rPr>
                        <w:rFonts w:ascii="Cambria Math" w:hAnsi="Cambria Math"/>
                        <w:color w:val="000000"/>
                        <w:sz w:val="21"/>
                        <w:szCs w:val="21"/>
                      </w:rPr>
                      <m:t>a</m:t>
                    </w:del>
                  </m:r>
                </m:e>
                <m:sub>
                  <m:r>
                    <w:del w:id="1316" w:author="运璐 何" w:date="2025-11-18T10:38:00Z">
                      <w:rPr>
                        <w:rFonts w:ascii="Cambria Math" w:hAnsi="Cambria Math"/>
                        <w:color w:val="000000"/>
                        <w:sz w:val="21"/>
                        <w:szCs w:val="21"/>
                      </w:rPr>
                      <m:t>L</m:t>
                    </w:del>
                  </m:r>
                </m:sub>
              </m:sSub>
              <m:r>
                <w:del w:id="1317" w:author="运璐 何" w:date="2025-11-18T10:38:00Z">
                  <w:rPr>
                    <w:rFonts w:ascii="Cambria Math" w:hAnsi="Cambria Math"/>
                    <w:color w:val="000000"/>
                    <w:sz w:val="21"/>
                    <w:szCs w:val="21"/>
                  </w:rPr>
                  <m:t>S,</m:t>
                </w:del>
              </m:r>
              <m:r>
                <w:del w:id="1318" w:author="运璐 何" w:date="2025-11-18T10:38:00Z">
                  <m:rPr>
                    <m:sty m:val="p"/>
                  </m:rPr>
                  <w:rPr>
                    <w:rFonts w:ascii="Cambria Math" w:hAnsi="Cambria Math"/>
                    <w:color w:val="000000"/>
                    <w:sz w:val="21"/>
                    <w:szCs w:val="21"/>
                  </w:rPr>
                  <m:t> </m:t>
                </w:del>
              </m:r>
              <m:r>
                <w:del w:id="1319" w:author="运璐 何" w:date="2025-11-18T10:38:00Z">
                  <w:rPr>
                    <w:rFonts w:ascii="Cambria Math" w:hAnsi="Cambria Math"/>
                    <w:color w:val="000000"/>
                    <w:sz w:val="21"/>
                    <w:szCs w:val="21"/>
                  </w:rPr>
                  <m:t>U=</m:t>
                </w:del>
              </m:r>
              <m:sSub>
                <m:sSubPr>
                  <m:ctrlPr>
                    <w:del w:id="1320" w:author="运璐 何" w:date="2025-11-18T10:38:00Z">
                      <w:rPr>
                        <w:rFonts w:ascii="Cambria Math" w:hAnsi="Cambria Math"/>
                        <w:i/>
                        <w:color w:val="000000"/>
                        <w:sz w:val="21"/>
                        <w:szCs w:val="21"/>
                      </w:rPr>
                    </w:del>
                  </m:ctrlPr>
                </m:sSubPr>
                <m:e>
                  <m:r>
                    <w:del w:id="1321" w:author="运璐 何" w:date="2025-11-18T10:38:00Z">
                      <w:rPr>
                        <w:rFonts w:ascii="Cambria Math" w:hAnsi="Cambria Math"/>
                        <w:color w:val="000000"/>
                        <w:sz w:val="21"/>
                        <w:szCs w:val="21"/>
                      </w:rPr>
                      <m:t>a</m:t>
                    </w:del>
                  </m:r>
                </m:e>
                <m:sub>
                  <m:r>
                    <w:del w:id="1322" w:author="运璐 何" w:date="2025-11-18T10:38:00Z">
                      <w:rPr>
                        <w:rFonts w:ascii="Cambria Math" w:hAnsi="Cambria Math"/>
                        <w:color w:val="000000"/>
                        <w:sz w:val="21"/>
                        <w:szCs w:val="21"/>
                      </w:rPr>
                      <m:t>U</m:t>
                    </w:del>
                  </m:r>
                </m:sub>
              </m:sSub>
              <m:r>
                <w:del w:id="1323" w:author="运璐 何" w:date="2025-11-18T10:38:00Z">
                  <w:rPr>
                    <w:rFonts w:ascii="Cambria Math" w:hAnsi="Cambria Math"/>
                    <w:color w:val="000000"/>
                    <w:sz w:val="21"/>
                    <w:szCs w:val="21"/>
                  </w:rPr>
                  <m:t>S,</m:t>
                </w:del>
              </m:r>
              <m:r>
                <w:del w:id="1324" w:author="运璐 何" w:date="2025-11-18T10:38:00Z">
                  <m:rPr>
                    <m:sty m:val="p"/>
                  </m:rPr>
                  <w:rPr>
                    <w:rFonts w:ascii="Cambria Math" w:hAnsi="Cambria Math"/>
                    <w:color w:val="000000"/>
                    <w:sz w:val="21"/>
                    <w:szCs w:val="21"/>
                  </w:rPr>
                  <m:t>  </m:t>
                </w:del>
              </m:r>
              <m:sSub>
                <m:sSubPr>
                  <m:ctrlPr>
                    <w:del w:id="1325" w:author="运璐 何" w:date="2025-11-18T10:38:00Z">
                      <w:rPr>
                        <w:rFonts w:ascii="Cambria Math" w:hAnsi="Cambria Math"/>
                        <w:i/>
                        <w:color w:val="000000"/>
                        <w:sz w:val="21"/>
                        <w:szCs w:val="21"/>
                      </w:rPr>
                    </w:del>
                  </m:ctrlPr>
                </m:sSubPr>
                <m:e>
                  <m:r>
                    <w:del w:id="1326" w:author="运璐 何" w:date="2025-11-18T10:38:00Z">
                      <w:rPr>
                        <w:rFonts w:ascii="Cambria Math" w:hAnsi="Cambria Math"/>
                        <w:color w:val="000000"/>
                        <w:sz w:val="21"/>
                        <w:szCs w:val="21"/>
                      </w:rPr>
                      <m:t>a</m:t>
                    </w:del>
                  </m:r>
                  <m:ctrlPr>
                    <w:del w:id="1327" w:author="运璐 何" w:date="2025-11-18T10:38:00Z">
                      <w:rPr>
                        <w:rFonts w:ascii="Cambria Math" w:hAnsi="Cambria Math"/>
                        <w:color w:val="000000"/>
                        <w:sz w:val="21"/>
                        <w:szCs w:val="21"/>
                      </w:rPr>
                    </w:del>
                  </m:ctrlPr>
                </m:e>
                <m:sub>
                  <m:r>
                    <w:del w:id="1328" w:author="运璐 何" w:date="2025-11-18T10:38:00Z">
                      <w:rPr>
                        <w:rFonts w:ascii="Cambria Math" w:hAnsi="Cambria Math"/>
                        <w:color w:val="000000"/>
                        <w:sz w:val="21"/>
                        <w:szCs w:val="21"/>
                      </w:rPr>
                      <m:t>U</m:t>
                    </w:del>
                  </m:r>
                </m:sub>
              </m:sSub>
              <m:r>
                <w:del w:id="1329" w:author="运璐 何" w:date="2025-11-18T10:38:00Z">
                  <w:rPr>
                    <w:rFonts w:ascii="Cambria Math" w:hAnsi="Cambria Math"/>
                    <w:color w:val="000000"/>
                    <w:sz w:val="21"/>
                    <w:szCs w:val="21"/>
                  </w:rPr>
                  <m:t>&gt;</m:t>
                </w:del>
              </m:r>
              <m:sSub>
                <m:sSubPr>
                  <m:ctrlPr>
                    <w:del w:id="1330" w:author="运璐 何" w:date="2025-11-18T10:38:00Z">
                      <w:rPr>
                        <w:rFonts w:ascii="Cambria Math" w:hAnsi="Cambria Math"/>
                        <w:i/>
                        <w:color w:val="000000"/>
                        <w:sz w:val="21"/>
                        <w:szCs w:val="21"/>
                      </w:rPr>
                    </w:del>
                  </m:ctrlPr>
                </m:sSubPr>
                <m:e>
                  <m:r>
                    <w:del w:id="1331" w:author="运璐 何" w:date="2025-11-18T10:38:00Z">
                      <w:rPr>
                        <w:rFonts w:ascii="Cambria Math" w:hAnsi="Cambria Math"/>
                        <w:color w:val="000000"/>
                        <w:sz w:val="21"/>
                        <w:szCs w:val="21"/>
                      </w:rPr>
                      <m:t>a</m:t>
                    </w:del>
                  </m:r>
                </m:e>
                <m:sub>
                  <m:r>
                    <w:del w:id="1332" w:author="运璐 何" w:date="2025-11-18T10:38:00Z">
                      <w:rPr>
                        <w:rFonts w:ascii="Cambria Math" w:hAnsi="Cambria Math"/>
                        <w:color w:val="000000"/>
                        <w:sz w:val="21"/>
                        <w:szCs w:val="21"/>
                      </w:rPr>
                      <m:t>L</m:t>
                    </w:del>
                  </m:r>
                </m:sub>
              </m:sSub>
              <m:r>
                <w:del w:id="1333" w:author="运璐 何" w:date="2025-11-18T10:38:00Z">
                  <w:rPr>
                    <w:rFonts w:ascii="Cambria Math" w:hAnsi="Cambria Math"/>
                    <w:color w:val="000000"/>
                    <w:sz w:val="21"/>
                    <w:szCs w:val="21"/>
                  </w:rPr>
                  <m:t>&gt;0#</m:t>
                </w:del>
              </m:r>
              <m:d>
                <m:dPr>
                  <m:ctrlPr>
                    <w:del w:id="1334" w:author="运璐 何" w:date="2025-11-18T10:38:00Z">
                      <w:rPr>
                        <w:rFonts w:ascii="Cambria Math" w:hAnsi="Cambria Math"/>
                        <w:i/>
                        <w:color w:val="000000"/>
                        <w:sz w:val="21"/>
                        <w:szCs w:val="21"/>
                      </w:rPr>
                    </w:del>
                  </m:ctrlPr>
                </m:dPr>
                <m:e>
                  <m:r>
                    <w:del w:id="1335" w:author="运璐 何" w:date="2025-11-18T10:38:00Z">
                      <w:rPr>
                        <w:rFonts w:ascii="Cambria Math" w:hAnsi="Cambria Math"/>
                        <w:color w:val="000000"/>
                        <w:sz w:val="21"/>
                        <w:szCs w:val="21"/>
                      </w:rPr>
                      <m:t>12</m:t>
                    </w:del>
                  </m:r>
                </m:e>
              </m:d>
            </m:e>
          </m:eqArr>
        </m:oMath>
      </m:oMathPara>
    </w:p>
    <w:p w14:paraId="67F6D7E1" w14:textId="1167AEFD" w:rsidR="0010506D" w:rsidRDefault="0010506D" w:rsidP="00EB3E91">
      <w:pPr>
        <w:spacing w:line="360" w:lineRule="auto"/>
        <w:ind w:firstLineChars="196" w:firstLine="412"/>
        <w:rPr>
          <w:ins w:id="1336" w:author="运璐 何" w:date="2025-11-18T10:39:00Z"/>
          <w:color w:val="000000"/>
          <w:sz w:val="21"/>
          <w:szCs w:val="21"/>
        </w:rPr>
      </w:pPr>
      <w:del w:id="1337" w:author="运璐 何" w:date="2025-11-18T10:38:00Z">
        <w:r w:rsidRPr="0010506D" w:rsidDel="006373A8">
          <w:rPr>
            <w:color w:val="000000"/>
            <w:sz w:val="21"/>
            <w:szCs w:val="21"/>
          </w:rPr>
          <w:delText>其中</w:delText>
        </w:r>
        <w:r w:rsidRPr="0010506D" w:rsidDel="006373A8">
          <w:rPr>
            <w:color w:val="000000"/>
            <w:sz w:val="21"/>
            <w:szCs w:val="21"/>
          </w:rPr>
          <w:delText xml:space="preserve"> </w:delText>
        </w:r>
      </w:del>
      <m:oMath>
        <m:sSub>
          <m:sSubPr>
            <m:ctrlPr>
              <w:del w:id="1338" w:author="运璐 何" w:date="2025-11-18T10:38:00Z">
                <w:rPr>
                  <w:rFonts w:ascii="Cambria Math" w:hAnsi="Cambria Math"/>
                  <w:i/>
                  <w:color w:val="000000"/>
                  <w:sz w:val="21"/>
                  <w:szCs w:val="21"/>
                </w:rPr>
              </w:del>
            </m:ctrlPr>
          </m:sSubPr>
          <m:e>
            <m:r>
              <w:del w:id="1339" w:author="运璐 何" w:date="2025-11-18T10:38:00Z">
                <w:rPr>
                  <w:rFonts w:ascii="Cambria Math" w:hAnsi="Cambria Math"/>
                  <w:color w:val="000000"/>
                  <w:sz w:val="21"/>
                  <w:szCs w:val="21"/>
                </w:rPr>
                <m:t>a</m:t>
              </w:del>
            </m:r>
          </m:e>
          <m:sub>
            <m:r>
              <w:del w:id="1340" w:author="运璐 何" w:date="2025-11-18T10:38:00Z">
                <w:rPr>
                  <w:rFonts w:ascii="Cambria Math" w:hAnsi="Cambria Math"/>
                  <w:color w:val="000000"/>
                  <w:sz w:val="21"/>
                  <w:szCs w:val="21"/>
                </w:rPr>
                <m:t>L</m:t>
              </w:del>
            </m:r>
          </m:sub>
        </m:sSub>
        <m:r>
          <w:del w:id="1341" w:author="运璐 何" w:date="2025-11-18T10:38:00Z">
            <w:rPr>
              <w:rFonts w:ascii="Cambria Math" w:hAnsi="Cambria Math"/>
              <w:color w:val="000000"/>
              <w:sz w:val="21"/>
              <w:szCs w:val="21"/>
            </w:rPr>
            <m:t>​</m:t>
          </w:del>
        </m:r>
      </m:oMath>
      <w:del w:id="1342" w:author="运璐 何" w:date="2025-11-18T10:38:00Z">
        <w:r w:rsidRPr="0010506D" w:rsidDel="006373A8">
          <w:rPr>
            <w:color w:val="000000"/>
            <w:sz w:val="21"/>
            <w:szCs w:val="21"/>
          </w:rPr>
          <w:delText xml:space="preserve"> </w:delText>
        </w:r>
        <w:r w:rsidRPr="0010506D" w:rsidDel="006373A8">
          <w:rPr>
            <w:color w:val="000000"/>
            <w:sz w:val="21"/>
            <w:szCs w:val="21"/>
          </w:rPr>
          <w:delText>与</w:delText>
        </w:r>
      </w:del>
      <m:oMath>
        <m:sSub>
          <m:sSubPr>
            <m:ctrlPr>
              <w:del w:id="1343" w:author="运璐 何" w:date="2025-11-18T10:38:00Z">
                <w:rPr>
                  <w:rFonts w:ascii="Cambria Math" w:hAnsi="Cambria Math"/>
                  <w:i/>
                  <w:color w:val="000000"/>
                  <w:sz w:val="21"/>
                  <w:szCs w:val="21"/>
                </w:rPr>
              </w:del>
            </m:ctrlPr>
          </m:sSubPr>
          <m:e>
            <m:r>
              <w:del w:id="1344" w:author="运璐 何" w:date="2025-11-18T10:38:00Z">
                <w:rPr>
                  <w:rFonts w:ascii="Cambria Math" w:hAnsi="Cambria Math"/>
                  <w:color w:val="000000"/>
                  <w:sz w:val="21"/>
                  <w:szCs w:val="21"/>
                </w:rPr>
                <m:t>a</m:t>
              </w:del>
            </m:r>
          </m:e>
          <m:sub>
            <m:r>
              <w:del w:id="1345" w:author="运璐 何" w:date="2025-11-18T10:38:00Z">
                <w:rPr>
                  <w:rFonts w:ascii="Cambria Math" w:hAnsi="Cambria Math"/>
                  <w:color w:val="000000"/>
                  <w:sz w:val="21"/>
                  <w:szCs w:val="21"/>
                </w:rPr>
                <m:t>U</m:t>
              </w:del>
            </m:r>
          </m:sub>
        </m:sSub>
      </m:oMath>
      <w:del w:id="1346" w:author="运璐 何" w:date="2025-11-18T10:38:00Z">
        <w:r w:rsidRPr="0010506D" w:rsidDel="006373A8">
          <w:rPr>
            <w:color w:val="000000"/>
            <w:sz w:val="21"/>
            <w:szCs w:val="21"/>
          </w:rPr>
          <w:delText xml:space="preserve">​ </w:delText>
        </w:r>
        <w:r w:rsidRPr="0010506D" w:rsidDel="006373A8">
          <w:rPr>
            <w:color w:val="000000"/>
            <w:sz w:val="21"/>
            <w:szCs w:val="21"/>
          </w:rPr>
          <w:delText>为经验系数，分别对应路径间的下限与上限安全裕度，可依据不同任务的通信距离、安全需求及编队形态进行设定。该公式能够在保持结构简洁的同时，将干扰功率、建筑密度、</w:delText>
        </w:r>
        <w:r w:rsidR="004C6D96" w:rsidDel="006373A8">
          <w:rPr>
            <w:rFonts w:hint="eastAsia"/>
            <w:color w:val="000000"/>
            <w:sz w:val="21"/>
            <w:szCs w:val="21"/>
          </w:rPr>
          <w:delText>簇内</w:delText>
        </w:r>
        <w:r w:rsidRPr="0010506D" w:rsidDel="006373A8">
          <w:rPr>
            <w:color w:val="000000"/>
            <w:sz w:val="21"/>
            <w:szCs w:val="21"/>
          </w:rPr>
          <w:delText>无人机数量以及任务场景尺度等多维因素统一映射为一个连续可调的尺度量，从而实现对不同任务环境下路径距离约束范围的动态、合理确定。</w:delText>
        </w:r>
        <w:commentRangeEnd w:id="1188"/>
        <w:r w:rsidR="00970031" w:rsidDel="006373A8">
          <w:rPr>
            <w:rStyle w:val="ac"/>
          </w:rPr>
          <w:commentReference w:id="1188"/>
        </w:r>
        <w:commentRangeEnd w:id="1189"/>
        <w:r w:rsidR="00A433FA" w:rsidDel="006373A8">
          <w:rPr>
            <w:rStyle w:val="ac"/>
          </w:rPr>
          <w:commentReference w:id="1189"/>
        </w:r>
      </w:del>
    </w:p>
    <w:p w14:paraId="51B0D230" w14:textId="66275DA8" w:rsidR="006373A8" w:rsidRDefault="006373A8" w:rsidP="000F4F18">
      <w:pPr>
        <w:spacing w:line="360" w:lineRule="auto"/>
        <w:ind w:firstLineChars="196" w:firstLine="412"/>
        <w:rPr>
          <w:ins w:id="1347" w:author="运璐 何" w:date="2025-11-18T10:40:00Z"/>
          <w:color w:val="000000"/>
          <w:sz w:val="21"/>
          <w:szCs w:val="21"/>
        </w:rPr>
      </w:pPr>
      <w:ins w:id="1348" w:author="运璐 何" w:date="2025-11-18T10:39:00Z">
        <w:r w:rsidRPr="006373A8">
          <w:rPr>
            <w:color w:val="000000"/>
            <w:sz w:val="21"/>
            <w:szCs w:val="21"/>
          </w:rPr>
          <w:t>为适应多簇路径在空间上的布局特性，需要在</w:t>
        </w:r>
        <w:r w:rsidRPr="006373A8">
          <w:rPr>
            <w:color w:val="000000"/>
            <w:sz w:val="21"/>
            <w:szCs w:val="21"/>
          </w:rPr>
          <w:t xml:space="preserve"> Fréchet </w:t>
        </w:r>
        <w:r w:rsidRPr="006373A8">
          <w:rPr>
            <w:color w:val="000000"/>
            <w:sz w:val="21"/>
            <w:szCs w:val="21"/>
          </w:rPr>
          <w:t>距离约束中为不同簇之间的路径</w:t>
        </w:r>
      </w:ins>
      <w:ins w:id="1349" w:author="运璐 何" w:date="2025-11-23T11:07:00Z">
        <w:r w:rsidR="00D049F8">
          <w:rPr>
            <w:rFonts w:hint="eastAsia"/>
            <w:color w:val="000000"/>
            <w:sz w:val="21"/>
            <w:szCs w:val="21"/>
          </w:rPr>
          <w:t>计算</w:t>
        </w:r>
      </w:ins>
      <w:ins w:id="1350" w:author="运璐 何" w:date="2025-11-18T10:39:00Z">
        <w:r w:rsidRPr="006373A8">
          <w:rPr>
            <w:color w:val="000000"/>
            <w:sz w:val="21"/>
            <w:szCs w:val="21"/>
          </w:rPr>
          <w:t>合理的上下界区间</w:t>
        </w:r>
        <w:r w:rsidRPr="006373A8">
          <w:rPr>
            <w:color w:val="000000"/>
            <w:sz w:val="21"/>
            <w:szCs w:val="21"/>
          </w:rPr>
          <w:t xml:space="preserve"> </w:t>
        </w:r>
      </w:ins>
      <m:oMath>
        <m:d>
          <m:dPr>
            <m:begChr m:val="["/>
            <m:endChr m:val="]"/>
            <m:ctrlPr>
              <w:ins w:id="1351" w:author="运璐 何" w:date="2025-11-18T10:39:00Z">
                <w:rPr>
                  <w:rFonts w:ascii="Cambria Math" w:hAnsi="Cambria Math"/>
                  <w:i/>
                  <w:color w:val="000000"/>
                  <w:sz w:val="21"/>
                  <w:szCs w:val="21"/>
                </w:rPr>
              </w:ins>
            </m:ctrlPr>
          </m:dPr>
          <m:e>
            <m:r>
              <w:ins w:id="1352" w:author="运璐 何" w:date="2025-11-18T10:39:00Z">
                <w:rPr>
                  <w:rFonts w:ascii="Cambria Math" w:hAnsi="Cambria Math"/>
                  <w:color w:val="000000"/>
                  <w:sz w:val="21"/>
                  <w:szCs w:val="21"/>
                </w:rPr>
                <m:t>L,</m:t>
              </w:ins>
            </m:r>
            <m:r>
              <w:rPr>
                <w:rFonts w:ascii="Cambria Math" w:hAnsi="Cambria Math"/>
                <w:color w:val="000000"/>
                <w:sz w:val="21"/>
                <w:szCs w:val="21"/>
              </w:rPr>
              <m:t> </m:t>
            </m:r>
            <m:r>
              <w:ins w:id="1353" w:author="运璐 何" w:date="2025-11-18T10:39:00Z">
                <w:rPr>
                  <w:rFonts w:ascii="Cambria Math" w:hAnsi="Cambria Math"/>
                  <w:color w:val="000000"/>
                  <w:sz w:val="21"/>
                  <w:szCs w:val="21"/>
                </w:rPr>
                <m:t>U</m:t>
              </w:ins>
            </m:r>
          </m:e>
        </m:d>
      </m:oMath>
      <w:ins w:id="1354" w:author="运璐 何" w:date="2025-11-18T10:39:00Z">
        <w:r w:rsidRPr="006373A8">
          <w:rPr>
            <w:color w:val="000000"/>
            <w:sz w:val="21"/>
            <w:szCs w:val="21"/>
          </w:rPr>
          <w:t>，以同时保证跨簇的安全</w:t>
        </w:r>
      </w:ins>
      <w:ins w:id="1355" w:author="运璐 何" w:date="2025-11-23T11:07:00Z">
        <w:r w:rsidR="00D049F8">
          <w:rPr>
            <w:rFonts w:hint="eastAsia"/>
            <w:color w:val="000000"/>
            <w:sz w:val="21"/>
            <w:szCs w:val="21"/>
          </w:rPr>
          <w:t>距离</w:t>
        </w:r>
      </w:ins>
      <w:ins w:id="1356" w:author="运璐 何" w:date="2025-11-18T10:39:00Z">
        <w:r w:rsidRPr="006373A8">
          <w:rPr>
            <w:color w:val="000000"/>
            <w:sz w:val="21"/>
            <w:szCs w:val="21"/>
          </w:rPr>
          <w:t>与整体</w:t>
        </w:r>
      </w:ins>
      <w:ins w:id="1357" w:author="运璐 何" w:date="2025-11-18T10:40:00Z">
        <w:r>
          <w:rPr>
            <w:rFonts w:hint="eastAsia"/>
            <w:color w:val="000000"/>
            <w:sz w:val="21"/>
            <w:szCs w:val="21"/>
          </w:rPr>
          <w:t>通信</w:t>
        </w:r>
      </w:ins>
      <w:ins w:id="1358" w:author="运璐 何" w:date="2025-11-18T10:39:00Z">
        <w:r w:rsidRPr="006373A8">
          <w:rPr>
            <w:color w:val="000000"/>
            <w:sz w:val="21"/>
            <w:szCs w:val="21"/>
          </w:rPr>
          <w:t>协同性能。本研究基于无人机簇规模、单机安全距离以及外部干扰</w:t>
        </w:r>
      </w:ins>
      <w:ins w:id="1359" w:author="运璐 何" w:date="2025-11-23T11:08:00Z">
        <w:r w:rsidR="00D049F8">
          <w:rPr>
            <w:rFonts w:hint="eastAsia"/>
            <w:color w:val="000000"/>
            <w:sz w:val="21"/>
            <w:szCs w:val="21"/>
          </w:rPr>
          <w:t>半径</w:t>
        </w:r>
      </w:ins>
      <w:ins w:id="1360" w:author="运璐 何" w:date="2025-11-18T10:39:00Z">
        <w:r w:rsidRPr="006373A8">
          <w:rPr>
            <w:color w:val="000000"/>
            <w:sz w:val="21"/>
            <w:szCs w:val="21"/>
          </w:rPr>
          <w:t>等因素，构建了物理意义明确的路径距离上下界设计方法。</w:t>
        </w:r>
      </w:ins>
    </w:p>
    <w:p w14:paraId="7A1EC533" w14:textId="7C663FCE" w:rsidR="006373A8" w:rsidRDefault="006373A8" w:rsidP="006373A8">
      <w:pPr>
        <w:spacing w:line="360" w:lineRule="auto"/>
        <w:ind w:firstLineChars="196" w:firstLine="412"/>
        <w:rPr>
          <w:ins w:id="1361" w:author="运璐 何" w:date="2025-11-18T10:54:00Z"/>
          <w:color w:val="000000"/>
          <w:sz w:val="21"/>
          <w:szCs w:val="21"/>
        </w:rPr>
      </w:pPr>
      <w:ins w:id="1362" w:author="运璐 何" w:date="2025-11-18T10:40:00Z">
        <w:r w:rsidRPr="006373A8">
          <w:rPr>
            <w:color w:val="000000"/>
            <w:sz w:val="21"/>
            <w:szCs w:val="21"/>
          </w:rPr>
          <w:t>首先，下界</w:t>
        </w:r>
        <w:r w:rsidRPr="006373A8">
          <w:rPr>
            <w:color w:val="000000"/>
            <w:sz w:val="21"/>
            <w:szCs w:val="21"/>
          </w:rPr>
          <w:t xml:space="preserve"> </w:t>
        </w:r>
      </w:ins>
      <m:oMath>
        <m:r>
          <w:ins w:id="1363" w:author="运璐 何" w:date="2025-11-18T10:40:00Z">
            <w:rPr>
              <w:rFonts w:ascii="Cambria Math" w:hAnsi="Cambria Math"/>
              <w:color w:val="000000"/>
              <w:sz w:val="21"/>
              <w:szCs w:val="21"/>
            </w:rPr>
            <m:t>L</m:t>
          </w:ins>
        </m:r>
      </m:oMath>
      <w:ins w:id="1364" w:author="运璐 何" w:date="2025-11-18T10:40:00Z">
        <w:r w:rsidRPr="006373A8">
          <w:rPr>
            <w:color w:val="000000"/>
            <w:sz w:val="21"/>
            <w:szCs w:val="21"/>
          </w:rPr>
          <w:t xml:space="preserve"> </w:t>
        </w:r>
        <w:r w:rsidRPr="006373A8">
          <w:rPr>
            <w:color w:val="000000"/>
            <w:sz w:val="21"/>
            <w:szCs w:val="21"/>
          </w:rPr>
          <w:t>用于确保不同簇之间在规划过程中保持必要的最小安全距离，避免簇间过度接近导致局部拥挤、链路干扰或碰撞风险。假定簇内部呈准正方形布置，则簇尺度可近似表示为</w:t>
        </w:r>
        <w:r w:rsidRPr="006373A8">
          <w:rPr>
            <w:color w:val="000000"/>
            <w:sz w:val="21"/>
            <w:szCs w:val="21"/>
          </w:rPr>
          <w:t xml:space="preserve"> </w:t>
        </w:r>
      </w:ins>
      <m:oMath>
        <m:rad>
          <m:radPr>
            <m:degHide m:val="1"/>
            <m:ctrlPr>
              <w:rPr>
                <w:rFonts w:ascii="Cambria Math" w:hAnsi="Cambria Math"/>
                <w:color w:val="000000"/>
                <w:sz w:val="21"/>
                <w:szCs w:val="21"/>
              </w:rPr>
            </m:ctrlPr>
          </m:radPr>
          <m:deg>
            <m:ctrlPr>
              <w:rPr>
                <w:rFonts w:ascii="Cambria Math" w:hAnsi="Cambria Math"/>
                <w:i/>
                <w:color w:val="000000"/>
                <w:sz w:val="21"/>
                <w:szCs w:val="21"/>
              </w:rPr>
            </m:ctrlPr>
          </m:deg>
          <m:e>
            <m:r>
              <w:ins w:id="1365" w:author="运璐 何" w:date="2025-11-18T10:56:00Z">
                <w:rPr>
                  <w:rFonts w:ascii="Cambria Math" w:hAnsi="Cambria Math"/>
                  <w:color w:val="000000"/>
                  <w:sz w:val="21"/>
                  <w:szCs w:val="21"/>
                </w:rPr>
                <m:t>(</m:t>
              </w:ins>
            </m:r>
            <m:r>
              <w:ins w:id="1366" w:author="运璐 何" w:date="2025-11-18T10:40:00Z">
                <w:rPr>
                  <w:rFonts w:ascii="Cambria Math" w:hAnsi="Cambria Math"/>
                  <w:color w:val="000000"/>
                  <w:sz w:val="21"/>
                  <w:szCs w:val="21"/>
                </w:rPr>
                <m:t>K</m:t>
              </w:ins>
            </m:r>
            <m:r>
              <w:ins w:id="1367" w:author="运璐 何" w:date="2025-11-18T10:56:00Z">
                <w:rPr>
                  <w:rFonts w:ascii="Cambria Math" w:hAnsi="Cambria Math"/>
                  <w:color w:val="000000"/>
                  <w:sz w:val="21"/>
                  <w:szCs w:val="21"/>
                </w:rPr>
                <m:t>)</m:t>
              </w:ins>
            </m:r>
          </m:e>
        </m:rad>
        <m:sSub>
          <m:sSubPr>
            <m:ctrlPr>
              <w:ins w:id="1368" w:author="运璐 何" w:date="2025-11-18T10:46:00Z">
                <w:rPr>
                  <w:rFonts w:ascii="Cambria Math" w:hAnsi="Cambria Math"/>
                  <w:i/>
                  <w:color w:val="000000"/>
                  <w:sz w:val="21"/>
                  <w:szCs w:val="21"/>
                </w:rPr>
              </w:ins>
            </m:ctrlPr>
          </m:sSubPr>
          <m:e>
            <m:r>
              <w:ins w:id="1369" w:author="运璐 何" w:date="2025-11-18T10:46:00Z">
                <w:rPr>
                  <w:rFonts w:ascii="Cambria Math" w:hAnsi="Cambria Math"/>
                  <w:color w:val="000000"/>
                  <w:sz w:val="21"/>
                  <w:szCs w:val="21"/>
                </w:rPr>
                <m:t>d</m:t>
              </w:ins>
            </m:r>
          </m:e>
          <m:sub>
            <m:r>
              <w:ins w:id="1370" w:author="运璐 何" w:date="2025-11-18T10:46:00Z">
                <w:rPr>
                  <w:rFonts w:ascii="Cambria Math" w:hAnsi="Cambria Math"/>
                  <w:color w:val="000000"/>
                  <w:sz w:val="21"/>
                  <w:szCs w:val="21"/>
                </w:rPr>
                <m:t>safe</m:t>
              </w:ins>
            </m:r>
          </m:sub>
        </m:sSub>
      </m:oMath>
      <w:ins w:id="1371" w:author="运璐 何" w:date="2025-11-18T10:40:00Z">
        <w:r w:rsidRPr="006373A8">
          <w:rPr>
            <w:color w:val="000000"/>
            <w:sz w:val="21"/>
            <w:szCs w:val="21"/>
          </w:rPr>
          <w:t>。据此，不同簇路径的最小</w:t>
        </w:r>
      </w:ins>
      <w:ins w:id="1372" w:author="运璐 何" w:date="2025-11-19T16:28:00Z">
        <w:r w:rsidR="00EB3E91">
          <w:rPr>
            <w:rFonts w:hint="eastAsia"/>
            <w:color w:val="000000"/>
            <w:sz w:val="21"/>
            <w:szCs w:val="21"/>
          </w:rPr>
          <w:t>约束</w:t>
        </w:r>
      </w:ins>
      <w:ins w:id="1373" w:author="运璐 何" w:date="2025-11-18T10:40:00Z">
        <w:r w:rsidRPr="006373A8">
          <w:rPr>
            <w:color w:val="000000"/>
            <w:sz w:val="21"/>
            <w:szCs w:val="21"/>
          </w:rPr>
          <w:t>距离可设定为</w:t>
        </w:r>
      </w:ins>
      <w:ins w:id="1374" w:author="运璐 何" w:date="2025-11-18T10:46:00Z">
        <w:r>
          <w:rPr>
            <w:rFonts w:hint="eastAsia"/>
            <w:color w:val="000000"/>
            <w:sz w:val="21"/>
            <w:szCs w:val="21"/>
          </w:rPr>
          <w:t>：</w:t>
        </w:r>
      </w:ins>
    </w:p>
    <w:p w14:paraId="455EBDFA" w14:textId="05798CE5" w:rsidR="00AA7C6E" w:rsidRPr="005E705F" w:rsidRDefault="00A967F5" w:rsidP="005E705F">
      <w:pPr>
        <w:spacing w:line="360" w:lineRule="auto"/>
        <w:ind w:firstLineChars="196" w:firstLine="412"/>
        <w:rPr>
          <w:ins w:id="1375" w:author="运璐 何" w:date="2025-11-18T10:46:00Z"/>
          <w:color w:val="000000"/>
          <w:sz w:val="21"/>
          <w:szCs w:val="21"/>
        </w:rPr>
      </w:pPr>
      <m:oMathPara>
        <m:oMath>
          <m:eqArr>
            <m:eqArrPr>
              <m:maxDist m:val="1"/>
              <m:ctrlPr>
                <w:ins w:id="1376" w:author="运璐 何" w:date="2025-11-18T10:56:00Z">
                  <w:rPr>
                    <w:rFonts w:ascii="Cambria Math" w:hAnsi="Cambria Math"/>
                    <w:i/>
                    <w:color w:val="000000"/>
                    <w:sz w:val="21"/>
                    <w:szCs w:val="21"/>
                  </w:rPr>
                </w:ins>
              </m:ctrlPr>
            </m:eqArrPr>
            <m:e>
              <m:r>
                <w:ins w:id="1377" w:author="运璐 何" w:date="2025-11-18T10:54:00Z">
                  <w:rPr>
                    <w:rFonts w:ascii="Cambria Math" w:hAnsi="Cambria Math" w:hint="eastAsia"/>
                    <w:color w:val="000000"/>
                    <w:sz w:val="21"/>
                    <w:szCs w:val="21"/>
                  </w:rPr>
                  <m:t>L=</m:t>
                </w:ins>
              </m:r>
              <m:sSub>
                <m:sSubPr>
                  <m:ctrlPr>
                    <w:ins w:id="1378" w:author="运璐 何" w:date="2025-11-18T10:54:00Z">
                      <w:rPr>
                        <w:rFonts w:ascii="Cambria Math" w:hAnsi="Cambria Math"/>
                        <w:i/>
                        <w:color w:val="000000"/>
                        <w:sz w:val="21"/>
                        <w:szCs w:val="21"/>
                      </w:rPr>
                    </w:ins>
                  </m:ctrlPr>
                </m:sSubPr>
                <m:e>
                  <m:r>
                    <w:ins w:id="1379" w:author="运璐 何" w:date="2025-11-18T10:54:00Z">
                      <w:rPr>
                        <w:rFonts w:ascii="Cambria Math" w:hAnsi="Cambria Math" w:hint="eastAsia"/>
                        <w:color w:val="000000"/>
                        <w:sz w:val="21"/>
                        <w:szCs w:val="21"/>
                      </w:rPr>
                      <m:t>α</m:t>
                    </w:ins>
                  </m:r>
                </m:e>
                <m:sub>
                  <m:r>
                    <w:ins w:id="1380" w:author="运璐 何" w:date="2025-11-18T10:54:00Z">
                      <w:rPr>
                        <w:rFonts w:ascii="Cambria Math" w:hAnsi="Cambria Math" w:hint="eastAsia"/>
                        <w:color w:val="000000"/>
                        <w:sz w:val="21"/>
                        <w:szCs w:val="21"/>
                      </w:rPr>
                      <m:t>L</m:t>
                    </w:ins>
                  </m:r>
                </m:sub>
              </m:sSub>
              <m:rad>
                <m:radPr>
                  <m:degHide m:val="1"/>
                  <m:ctrlPr>
                    <w:ins w:id="1381" w:author="运璐 何" w:date="2025-11-18T10:55:00Z">
                      <w:rPr>
                        <w:rFonts w:ascii="Cambria Math" w:hAnsi="Cambria Math"/>
                        <w:i/>
                        <w:color w:val="000000"/>
                        <w:sz w:val="21"/>
                        <w:szCs w:val="21"/>
                      </w:rPr>
                    </w:ins>
                  </m:ctrlPr>
                </m:radPr>
                <m:deg/>
                <m:e>
                  <m:d>
                    <m:dPr>
                      <m:ctrlPr>
                        <w:ins w:id="1382" w:author="运璐 何" w:date="2025-11-18T10:55:00Z">
                          <w:rPr>
                            <w:rFonts w:ascii="Cambria Math" w:hAnsi="Cambria Math"/>
                            <w:i/>
                            <w:color w:val="000000"/>
                            <w:sz w:val="21"/>
                            <w:szCs w:val="21"/>
                          </w:rPr>
                        </w:ins>
                      </m:ctrlPr>
                    </m:dPr>
                    <m:e>
                      <m:r>
                        <w:ins w:id="1383" w:author="运璐 何" w:date="2025-11-18T10:55:00Z">
                          <w:rPr>
                            <w:rFonts w:ascii="Cambria Math" w:hAnsi="Cambria Math" w:hint="eastAsia"/>
                            <w:color w:val="000000"/>
                            <w:sz w:val="21"/>
                            <w:szCs w:val="21"/>
                          </w:rPr>
                          <m:t>K</m:t>
                        </w:ins>
                      </m:r>
                    </m:e>
                  </m:d>
                </m:e>
              </m:rad>
              <m:sSub>
                <m:sSubPr>
                  <m:ctrlPr>
                    <w:ins w:id="1384" w:author="运璐 何" w:date="2025-11-18T10:55:00Z">
                      <w:rPr>
                        <w:rFonts w:ascii="Cambria Math" w:hAnsi="Cambria Math"/>
                        <w:i/>
                        <w:color w:val="000000"/>
                        <w:sz w:val="21"/>
                        <w:szCs w:val="21"/>
                      </w:rPr>
                    </w:ins>
                  </m:ctrlPr>
                </m:sSubPr>
                <m:e>
                  <m:r>
                    <w:ins w:id="1385" w:author="运璐 何" w:date="2025-11-18T10:55:00Z">
                      <w:rPr>
                        <w:rFonts w:ascii="Cambria Math" w:hAnsi="Cambria Math"/>
                        <w:color w:val="000000"/>
                        <w:sz w:val="21"/>
                        <w:szCs w:val="21"/>
                      </w:rPr>
                      <m:t>d</m:t>
                    </w:ins>
                  </m:r>
                </m:e>
                <m:sub>
                  <m:r>
                    <w:ins w:id="1386" w:author="运璐 何" w:date="2025-11-18T10:55:00Z">
                      <w:rPr>
                        <w:rFonts w:ascii="Cambria Math" w:hAnsi="Cambria Math" w:hint="eastAsia"/>
                        <w:color w:val="000000"/>
                        <w:sz w:val="21"/>
                        <w:szCs w:val="21"/>
                      </w:rPr>
                      <m:t>safe</m:t>
                    </w:ins>
                  </m:r>
                </m:sub>
              </m:sSub>
              <m:r>
                <w:ins w:id="1387" w:author="运璐 何" w:date="2025-11-18T10:54:00Z">
                  <w:rPr>
                    <w:rFonts w:ascii="Cambria Math" w:hAnsi="Cambria Math" w:hint="eastAsia"/>
                    <w:color w:val="000000"/>
                    <w:sz w:val="21"/>
                    <w:szCs w:val="21"/>
                  </w:rPr>
                  <m:t>,</m:t>
                </w:ins>
              </m:r>
              <m:r>
                <w:ins w:id="1388" w:author="运璐 何" w:date="2025-11-18T11:00:00Z">
                  <w:rPr>
                    <w:rFonts w:ascii="Cambria Math" w:hAnsi="Cambria Math"/>
                    <w:color w:val="000000"/>
                    <w:sz w:val="21"/>
                    <w:szCs w:val="21"/>
                  </w:rPr>
                  <m:t xml:space="preserve">  </m:t>
                </w:ins>
              </m:r>
              <m:sSub>
                <m:sSubPr>
                  <m:ctrlPr>
                    <w:ins w:id="1389" w:author="运璐 何" w:date="2025-11-18T10:54:00Z">
                      <w:rPr>
                        <w:rFonts w:ascii="Cambria Math" w:hAnsi="Cambria Math"/>
                        <w:i/>
                        <w:color w:val="000000"/>
                        <w:sz w:val="21"/>
                        <w:szCs w:val="21"/>
                      </w:rPr>
                    </w:ins>
                  </m:ctrlPr>
                </m:sSubPr>
                <m:e>
                  <m:r>
                    <w:ins w:id="1390" w:author="运璐 何" w:date="2025-11-18T10:54:00Z">
                      <w:rPr>
                        <w:rFonts w:ascii="Cambria Math" w:hAnsi="Cambria Math" w:hint="eastAsia"/>
                        <w:color w:val="000000"/>
                        <w:sz w:val="21"/>
                        <w:szCs w:val="21"/>
                      </w:rPr>
                      <m:t>α</m:t>
                    </w:ins>
                  </m:r>
                </m:e>
                <m:sub>
                  <m:r>
                    <w:ins w:id="1391" w:author="运璐 何" w:date="2025-11-18T10:54:00Z">
                      <w:rPr>
                        <w:rFonts w:ascii="Cambria Math" w:hAnsi="Cambria Math" w:hint="eastAsia"/>
                        <w:color w:val="000000"/>
                        <w:sz w:val="21"/>
                        <w:szCs w:val="21"/>
                      </w:rPr>
                      <m:t>L</m:t>
                    </w:ins>
                  </m:r>
                </m:sub>
              </m:sSub>
              <m:r>
                <w:ins w:id="1392" w:author="运璐 何" w:date="2025-11-18T11:00:00Z">
                  <w:rPr>
                    <w:rFonts w:ascii="Cambria Math" w:hAnsi="Cambria Math"/>
                    <w:color w:val="000000"/>
                    <w:sz w:val="21"/>
                    <w:szCs w:val="21"/>
                  </w:rPr>
                  <m:t>≥</m:t>
                </w:ins>
              </m:r>
              <m:r>
                <w:ins w:id="1393" w:author="运璐 何" w:date="2025-11-18T10:56:00Z">
                  <w:rPr>
                    <w:rFonts w:ascii="Cambria Math" w:hAnsi="Cambria Math"/>
                    <w:color w:val="000000"/>
                    <w:sz w:val="21"/>
                    <w:szCs w:val="21"/>
                  </w:rPr>
                  <m:t>1</m:t>
                </w:ins>
              </m:r>
              <m:r>
                <w:rPr>
                  <w:rFonts w:ascii="Cambria Math" w:hAnsi="Cambria Math"/>
                  <w:color w:val="000000"/>
                  <w:sz w:val="21"/>
                  <w:szCs w:val="21"/>
                </w:rPr>
                <m:t>#</m:t>
              </m:r>
              <m:d>
                <m:dPr>
                  <m:ctrlPr>
                    <w:ins w:id="1394" w:author="运璐 何" w:date="2025-11-18T10:56:00Z">
                      <w:rPr>
                        <w:rFonts w:ascii="Cambria Math" w:hAnsi="Cambria Math"/>
                        <w:i/>
                        <w:color w:val="000000"/>
                        <w:sz w:val="21"/>
                        <w:szCs w:val="21"/>
                      </w:rPr>
                    </w:ins>
                  </m:ctrlPr>
                </m:dPr>
                <m:e>
                  <m:r>
                    <w:ins w:id="1395" w:author="运璐 何" w:date="2025-11-18T10:56:00Z">
                      <w:rPr>
                        <w:rFonts w:ascii="Cambria Math" w:hAnsi="Cambria Math"/>
                        <w:color w:val="000000"/>
                        <w:sz w:val="21"/>
                        <w:szCs w:val="21"/>
                      </w:rPr>
                      <m:t>1</m:t>
                    </w:ins>
                  </m:r>
                  <m:r>
                    <w:rPr>
                      <w:rFonts w:ascii="Cambria Math" w:hAnsi="Cambria Math"/>
                      <w:color w:val="000000"/>
                      <w:sz w:val="21"/>
                      <w:szCs w:val="21"/>
                    </w:rPr>
                    <m:t>7</m:t>
                  </m:r>
                </m:e>
              </m:d>
            </m:e>
          </m:eqArr>
        </m:oMath>
      </m:oMathPara>
    </w:p>
    <w:p w14:paraId="44C01D98" w14:textId="7596AEBC" w:rsidR="006373A8" w:rsidRPr="006373A8" w:rsidRDefault="006373A8" w:rsidP="006373A8">
      <w:pPr>
        <w:spacing w:line="360" w:lineRule="auto"/>
        <w:ind w:firstLineChars="196" w:firstLine="412"/>
        <w:rPr>
          <w:ins w:id="1396" w:author="运璐 何" w:date="2025-11-18T10:47:00Z"/>
          <w:color w:val="000000"/>
          <w:sz w:val="21"/>
          <w:szCs w:val="21"/>
        </w:rPr>
      </w:pPr>
      <w:ins w:id="1397" w:author="运璐 何" w:date="2025-11-18T10:47:00Z">
        <w:r w:rsidRPr="006373A8">
          <w:rPr>
            <w:color w:val="000000"/>
            <w:sz w:val="21"/>
            <w:szCs w:val="21"/>
          </w:rPr>
          <w:t>其中</w:t>
        </w:r>
        <w:r w:rsidRPr="006373A8">
          <w:rPr>
            <w:color w:val="000000"/>
            <w:sz w:val="21"/>
            <w:szCs w:val="21"/>
          </w:rPr>
          <w:t xml:space="preserve"> </w:t>
        </w:r>
      </w:ins>
      <m:oMath>
        <m:sSub>
          <m:sSubPr>
            <m:ctrlPr>
              <w:ins w:id="1398" w:author="运璐 何" w:date="2025-11-18T10:47:00Z">
                <w:rPr>
                  <w:rFonts w:ascii="Cambria Math" w:hAnsi="Cambria Math"/>
                  <w:i/>
                  <w:color w:val="000000"/>
                  <w:sz w:val="21"/>
                  <w:szCs w:val="21"/>
                </w:rPr>
              </w:ins>
            </m:ctrlPr>
          </m:sSubPr>
          <m:e>
            <m:r>
              <w:rPr>
                <w:rFonts w:ascii="Cambria Math" w:hAnsi="Cambria Math"/>
                <w:color w:val="000000"/>
                <w:sz w:val="21"/>
                <w:szCs w:val="21"/>
              </w:rPr>
              <m:t>α</m:t>
            </m:r>
            <m:ctrlPr>
              <w:ins w:id="1399" w:author="运璐 何" w:date="2025-11-18T10:47:00Z">
                <w:rPr>
                  <w:rFonts w:ascii="Cambria Math" w:hAnsi="Cambria Math"/>
                  <w:color w:val="000000"/>
                  <w:sz w:val="21"/>
                  <w:szCs w:val="21"/>
                </w:rPr>
              </w:ins>
            </m:ctrlPr>
          </m:e>
          <m:sub>
            <m:r>
              <w:ins w:id="1400" w:author="运璐 何" w:date="2025-11-18T10:47:00Z">
                <w:rPr>
                  <w:rFonts w:ascii="Cambria Math" w:hAnsi="Cambria Math"/>
                  <w:color w:val="000000"/>
                  <w:sz w:val="21"/>
                  <w:szCs w:val="21"/>
                </w:rPr>
                <m:t>L</m:t>
              </w:ins>
            </m:r>
          </m:sub>
        </m:sSub>
      </m:oMath>
      <w:ins w:id="1401" w:author="运璐 何" w:date="2025-11-18T10:47:00Z">
        <w:r w:rsidRPr="006373A8">
          <w:rPr>
            <w:color w:val="000000"/>
            <w:sz w:val="21"/>
            <w:szCs w:val="21"/>
          </w:rPr>
          <w:t xml:space="preserve"> </w:t>
        </w:r>
        <w:r w:rsidRPr="006373A8">
          <w:rPr>
            <w:color w:val="000000"/>
            <w:sz w:val="21"/>
            <w:szCs w:val="21"/>
          </w:rPr>
          <w:t>为相关调整系数，用于根据不同安全需求设置必要的安全裕度。</w:t>
        </w:r>
      </w:ins>
    </w:p>
    <w:p w14:paraId="193C25DD" w14:textId="67050AEC" w:rsidR="006373A8" w:rsidRDefault="006373A8" w:rsidP="006373A8">
      <w:pPr>
        <w:spacing w:line="360" w:lineRule="auto"/>
        <w:ind w:firstLineChars="196" w:firstLine="412"/>
        <w:rPr>
          <w:ins w:id="1402" w:author="运璐 何" w:date="2025-11-18T10:53:00Z"/>
          <w:color w:val="000000"/>
          <w:sz w:val="21"/>
          <w:szCs w:val="21"/>
        </w:rPr>
      </w:pPr>
      <w:ins w:id="1403" w:author="运璐 何" w:date="2025-11-18T10:47:00Z">
        <w:r w:rsidRPr="006373A8">
          <w:rPr>
            <w:color w:val="000000"/>
            <w:sz w:val="21"/>
            <w:szCs w:val="21"/>
          </w:rPr>
          <w:t>上界</w:t>
        </w:r>
        <w:r w:rsidRPr="006373A8">
          <w:rPr>
            <w:color w:val="000000"/>
            <w:sz w:val="21"/>
            <w:szCs w:val="21"/>
          </w:rPr>
          <w:t xml:space="preserve"> </w:t>
        </w:r>
      </w:ins>
      <m:oMath>
        <m:r>
          <w:ins w:id="1404" w:author="运璐 何" w:date="2025-11-18T10:47:00Z">
            <w:rPr>
              <w:rFonts w:ascii="Cambria Math" w:hAnsi="Cambria Math"/>
              <w:color w:val="000000"/>
              <w:sz w:val="21"/>
              <w:szCs w:val="21"/>
            </w:rPr>
            <m:t>U</m:t>
          </w:ins>
        </m:r>
      </m:oMath>
      <w:ins w:id="1405" w:author="运璐 何" w:date="2025-11-18T10:47:00Z">
        <w:r w:rsidRPr="006373A8">
          <w:rPr>
            <w:color w:val="000000"/>
            <w:sz w:val="21"/>
            <w:szCs w:val="21"/>
          </w:rPr>
          <w:t xml:space="preserve"> </w:t>
        </w:r>
        <w:r w:rsidRPr="006373A8">
          <w:rPr>
            <w:color w:val="000000"/>
            <w:sz w:val="21"/>
            <w:szCs w:val="21"/>
          </w:rPr>
          <w:t>用于限制跨簇路径的最大</w:t>
        </w:r>
      </w:ins>
      <w:ins w:id="1406" w:author="运璐 何" w:date="2025-11-18T10:57:00Z">
        <w:r w:rsidR="004B680A">
          <w:rPr>
            <w:rFonts w:hint="eastAsia"/>
            <w:color w:val="000000"/>
            <w:sz w:val="21"/>
            <w:szCs w:val="21"/>
          </w:rPr>
          <w:t>距离</w:t>
        </w:r>
      </w:ins>
      <w:ins w:id="1407" w:author="运璐 何" w:date="2025-11-18T10:47:00Z">
        <w:r w:rsidRPr="006373A8">
          <w:rPr>
            <w:color w:val="000000"/>
            <w:sz w:val="21"/>
            <w:szCs w:val="21"/>
          </w:rPr>
          <w:t>，从而防止在干扰环境下出现簇间路径</w:t>
        </w:r>
      </w:ins>
      <w:ins w:id="1408" w:author="运璐 何" w:date="2025-11-18T10:57:00Z">
        <w:r w:rsidR="004B680A">
          <w:rPr>
            <w:rFonts w:hint="eastAsia"/>
            <w:color w:val="000000"/>
            <w:sz w:val="21"/>
            <w:szCs w:val="21"/>
          </w:rPr>
          <w:t>在遇到干扰时</w:t>
        </w:r>
      </w:ins>
      <w:ins w:id="1409" w:author="运璐 何" w:date="2025-11-18T10:58:00Z">
        <w:r w:rsidR="004B680A">
          <w:rPr>
            <w:rFonts w:hint="eastAsia"/>
            <w:color w:val="000000"/>
            <w:sz w:val="21"/>
            <w:szCs w:val="21"/>
          </w:rPr>
          <w:t>不同的簇分别在干扰的两侧</w:t>
        </w:r>
      </w:ins>
      <w:ins w:id="1410" w:author="运璐 何" w:date="2025-11-18T10:59:00Z">
        <w:r w:rsidR="00CD4B94">
          <w:rPr>
            <w:rFonts w:hint="eastAsia"/>
            <w:color w:val="000000"/>
            <w:sz w:val="21"/>
            <w:szCs w:val="21"/>
          </w:rPr>
          <w:t>通过，</w:t>
        </w:r>
      </w:ins>
      <w:ins w:id="1411" w:author="运璐 何" w:date="2025-11-18T10:47:00Z">
        <w:r w:rsidRPr="006373A8">
          <w:rPr>
            <w:color w:val="000000"/>
            <w:sz w:val="21"/>
            <w:szCs w:val="21"/>
          </w:rPr>
          <w:t>导致</w:t>
        </w:r>
      </w:ins>
      <w:ins w:id="1412" w:author="运璐 何" w:date="2025-11-18T10:49:00Z">
        <w:r w:rsidR="00AF27F9">
          <w:rPr>
            <w:rFonts w:hint="eastAsia"/>
            <w:color w:val="000000"/>
            <w:sz w:val="21"/>
            <w:szCs w:val="21"/>
          </w:rPr>
          <w:t>簇间通信</w:t>
        </w:r>
      </w:ins>
      <w:ins w:id="1413" w:author="运璐 何" w:date="2025-11-19T16:28:00Z">
        <w:r w:rsidR="00EB3E91">
          <w:rPr>
            <w:rFonts w:hint="eastAsia"/>
            <w:color w:val="000000"/>
            <w:sz w:val="21"/>
            <w:szCs w:val="21"/>
          </w:rPr>
          <w:t xml:space="preserve"> </w:t>
        </w:r>
        <w:r w:rsidR="00EB3E91">
          <w:rPr>
            <w:rFonts w:hint="eastAsia"/>
            <w:color w:val="000000"/>
            <w:sz w:val="21"/>
            <w:szCs w:val="21"/>
          </w:rPr>
          <w:t>难以</w:t>
        </w:r>
      </w:ins>
      <w:ins w:id="1414" w:author="运璐 何" w:date="2025-11-18T10:49:00Z">
        <w:r w:rsidR="00AF27F9">
          <w:rPr>
            <w:rFonts w:hint="eastAsia"/>
            <w:color w:val="000000"/>
            <w:sz w:val="21"/>
            <w:szCs w:val="21"/>
          </w:rPr>
          <w:t>维持</w:t>
        </w:r>
      </w:ins>
      <w:ins w:id="1415" w:author="运璐 何" w:date="2025-11-18T10:47:00Z">
        <w:r w:rsidRPr="006373A8">
          <w:rPr>
            <w:color w:val="000000"/>
            <w:sz w:val="21"/>
            <w:szCs w:val="21"/>
          </w:rPr>
          <w:t>。</w:t>
        </w:r>
      </w:ins>
      <w:ins w:id="1416" w:author="运璐 何" w:date="2025-11-19T16:28:00Z">
        <w:r w:rsidR="00EB3E91">
          <w:rPr>
            <w:rFonts w:hint="eastAsia"/>
            <w:color w:val="000000"/>
            <w:sz w:val="21"/>
            <w:szCs w:val="21"/>
          </w:rPr>
          <w:t>给定</w:t>
        </w:r>
      </w:ins>
      <w:ins w:id="1417" w:author="运璐 何" w:date="2025-11-18T10:47:00Z">
        <w:r w:rsidRPr="006373A8">
          <w:rPr>
            <w:color w:val="000000"/>
            <w:sz w:val="21"/>
            <w:szCs w:val="21"/>
          </w:rPr>
          <w:t>干扰源的有效干扰半径为</w:t>
        </w:r>
        <w:r w:rsidRPr="006373A8">
          <w:rPr>
            <w:color w:val="000000"/>
            <w:sz w:val="21"/>
            <w:szCs w:val="21"/>
          </w:rPr>
          <w:t xml:space="preserve"> </w:t>
        </w:r>
      </w:ins>
      <m:oMath>
        <m:sSub>
          <m:sSubPr>
            <m:ctrlPr>
              <w:ins w:id="1418" w:author="运璐 何" w:date="2025-11-18T10:47:00Z">
                <w:rPr>
                  <w:rFonts w:ascii="Cambria Math" w:hAnsi="Cambria Math"/>
                  <w:i/>
                  <w:color w:val="000000"/>
                  <w:sz w:val="21"/>
                  <w:szCs w:val="21"/>
                </w:rPr>
              </w:ins>
            </m:ctrlPr>
          </m:sSubPr>
          <m:e>
            <m:r>
              <w:rPr>
                <w:rFonts w:ascii="Cambria Math" w:hAnsi="Cambria Math"/>
                <w:color w:val="000000"/>
                <w:sz w:val="21"/>
                <w:szCs w:val="21"/>
              </w:rPr>
              <m:t>J</m:t>
            </m:r>
          </m:e>
          <m:sub>
            <m:r>
              <w:ins w:id="1419" w:author="运璐 何" w:date="2025-11-18T10:47:00Z">
                <w:rPr>
                  <w:rFonts w:ascii="Cambria Math" w:hAnsi="Cambria Math"/>
                  <w:color w:val="000000"/>
                  <w:sz w:val="21"/>
                  <w:szCs w:val="21"/>
                </w:rPr>
                <m:t>r</m:t>
              </w:ins>
            </m:r>
          </m:sub>
        </m:sSub>
      </m:oMath>
      <w:ins w:id="1420" w:author="运璐 何" w:date="2025-11-18T10:47:00Z">
        <w:r w:rsidRPr="006373A8">
          <w:rPr>
            <w:color w:val="000000"/>
            <w:sz w:val="21"/>
            <w:szCs w:val="21"/>
          </w:rPr>
          <w:t>，则</w:t>
        </w:r>
      </w:ins>
      <w:ins w:id="1421" w:author="运璐 何" w:date="2025-11-18T10:53:00Z">
        <w:r w:rsidR="00AF27F9">
          <w:rPr>
            <w:rFonts w:hint="eastAsia"/>
            <w:color w:val="000000"/>
            <w:sz w:val="21"/>
            <w:szCs w:val="21"/>
          </w:rPr>
          <w:t>最大距离约束</w:t>
        </w:r>
      </w:ins>
      <w:ins w:id="1422" w:author="运璐 何" w:date="2025-11-18T10:47:00Z">
        <w:r w:rsidRPr="006373A8">
          <w:rPr>
            <w:color w:val="000000"/>
            <w:sz w:val="21"/>
            <w:szCs w:val="21"/>
          </w:rPr>
          <w:t>由干扰直径决定，上界可设为</w:t>
        </w:r>
      </w:ins>
      <w:ins w:id="1423" w:author="运璐 何" w:date="2025-11-18T10:53:00Z">
        <w:r w:rsidR="00AF27F9">
          <w:rPr>
            <w:rFonts w:hint="eastAsia"/>
            <w:color w:val="000000"/>
            <w:sz w:val="21"/>
            <w:szCs w:val="21"/>
          </w:rPr>
          <w:t>：</w:t>
        </w:r>
      </w:ins>
    </w:p>
    <w:p w14:paraId="3C7214FC" w14:textId="7435FF6D" w:rsidR="00CD4B94" w:rsidRPr="00CD4B94" w:rsidRDefault="00A967F5" w:rsidP="005E705F">
      <w:pPr>
        <w:spacing w:line="360" w:lineRule="auto"/>
        <w:ind w:firstLineChars="196" w:firstLine="412"/>
        <w:rPr>
          <w:ins w:id="1424" w:author="运璐 何" w:date="2025-11-18T10:53:00Z"/>
          <w:color w:val="000000"/>
          <w:sz w:val="21"/>
          <w:szCs w:val="21"/>
        </w:rPr>
      </w:pPr>
      <m:oMathPara>
        <m:oMath>
          <m:eqArr>
            <m:eqArrPr>
              <m:maxDist m:val="1"/>
              <m:ctrlPr>
                <w:ins w:id="1425" w:author="运璐 何" w:date="2025-11-18T11:00:00Z">
                  <w:rPr>
                    <w:rFonts w:ascii="Cambria Math" w:hAnsi="Cambria Math"/>
                    <w:i/>
                    <w:color w:val="000000"/>
                    <w:sz w:val="21"/>
                    <w:szCs w:val="21"/>
                  </w:rPr>
                </w:ins>
              </m:ctrlPr>
            </m:eqArrPr>
            <m:e>
              <m:r>
                <w:ins w:id="1426" w:author="运璐 何" w:date="2025-11-18T10:59:00Z">
                  <w:rPr>
                    <w:rFonts w:ascii="Cambria Math" w:hAnsi="Cambria Math"/>
                    <w:color w:val="000000"/>
                    <w:sz w:val="21"/>
                    <w:szCs w:val="21"/>
                  </w:rPr>
                  <m:t>U=</m:t>
                </w:ins>
              </m:r>
              <m:sSub>
                <m:sSubPr>
                  <m:ctrlPr>
                    <w:ins w:id="1427" w:author="运璐 何" w:date="2025-11-18T10:59:00Z">
                      <w:rPr>
                        <w:rFonts w:ascii="Cambria Math" w:hAnsi="Cambria Math"/>
                        <w:i/>
                        <w:color w:val="000000"/>
                        <w:sz w:val="21"/>
                        <w:szCs w:val="21"/>
                      </w:rPr>
                    </w:ins>
                  </m:ctrlPr>
                </m:sSubPr>
                <m:e>
                  <m:r>
                    <w:ins w:id="1428" w:author="运璐 何" w:date="2025-11-18T10:59:00Z">
                      <w:rPr>
                        <w:rFonts w:ascii="Cambria Math" w:hAnsi="Cambria Math"/>
                        <w:color w:val="000000"/>
                        <w:sz w:val="21"/>
                        <w:szCs w:val="21"/>
                      </w:rPr>
                      <m:t>α</m:t>
                    </w:ins>
                  </m:r>
                </m:e>
                <m:sub>
                  <m:r>
                    <w:ins w:id="1429" w:author="运璐 何" w:date="2025-11-18T10:59:00Z">
                      <w:rPr>
                        <w:rFonts w:ascii="Cambria Math" w:hAnsi="Cambria Math"/>
                        <w:color w:val="000000"/>
                        <w:sz w:val="21"/>
                        <w:szCs w:val="21"/>
                      </w:rPr>
                      <m:t>U</m:t>
                    </w:ins>
                  </m:r>
                </m:sub>
              </m:sSub>
              <m:d>
                <m:dPr>
                  <m:ctrlPr>
                    <w:ins w:id="1430" w:author="运璐 何" w:date="2025-11-18T10:59:00Z">
                      <w:rPr>
                        <w:rFonts w:ascii="Cambria Math" w:hAnsi="Cambria Math"/>
                        <w:i/>
                        <w:color w:val="000000"/>
                        <w:sz w:val="21"/>
                        <w:szCs w:val="21"/>
                      </w:rPr>
                    </w:ins>
                  </m:ctrlPr>
                </m:dPr>
                <m:e>
                  <m:r>
                    <w:ins w:id="1431" w:author="运璐 何" w:date="2025-11-18T10:59:00Z">
                      <w:rPr>
                        <w:rFonts w:ascii="Cambria Math" w:hAnsi="Cambria Math"/>
                        <w:color w:val="000000"/>
                        <w:sz w:val="21"/>
                        <w:szCs w:val="21"/>
                      </w:rPr>
                      <m:t>2</m:t>
                    </w:ins>
                  </m:r>
                  <m:sSub>
                    <m:sSubPr>
                      <m:ctrlPr>
                        <w:ins w:id="1432" w:author="运璐 何" w:date="2025-11-18T10:59:00Z">
                          <w:rPr>
                            <w:rFonts w:ascii="Cambria Math" w:hAnsi="Cambria Math"/>
                            <w:i/>
                            <w:color w:val="000000"/>
                            <w:sz w:val="21"/>
                            <w:szCs w:val="21"/>
                          </w:rPr>
                        </w:ins>
                      </m:ctrlPr>
                    </m:sSubPr>
                    <m:e>
                      <m:r>
                        <w:ins w:id="1433" w:author="运璐 何" w:date="2025-11-18T11:00:00Z">
                          <w:rPr>
                            <w:rFonts w:ascii="Cambria Math" w:hAnsi="Cambria Math"/>
                            <w:color w:val="000000"/>
                            <w:sz w:val="21"/>
                            <w:szCs w:val="21"/>
                          </w:rPr>
                          <m:t>J</m:t>
                        </w:ins>
                      </m:r>
                    </m:e>
                    <m:sub>
                      <m:r>
                        <w:ins w:id="1434" w:author="运璐 何" w:date="2025-11-18T10:59:00Z">
                          <w:rPr>
                            <w:rFonts w:ascii="Cambria Math" w:hAnsi="Cambria Math"/>
                            <w:color w:val="000000"/>
                            <w:sz w:val="21"/>
                            <w:szCs w:val="21"/>
                          </w:rPr>
                          <m:t>r</m:t>
                        </w:ins>
                      </m:r>
                    </m:sub>
                  </m:sSub>
                </m:e>
              </m:d>
              <m:r>
                <w:ins w:id="1435" w:author="运璐 何" w:date="2025-11-18T10:59:00Z">
                  <w:rPr>
                    <w:rFonts w:ascii="Cambria Math" w:hAnsi="Cambria Math"/>
                    <w:color w:val="000000"/>
                    <w:sz w:val="21"/>
                    <w:szCs w:val="21"/>
                  </w:rPr>
                  <m:t>,</m:t>
                </w:ins>
              </m:r>
              <m:sSub>
                <m:sSubPr>
                  <m:ctrlPr>
                    <w:ins w:id="1436" w:author="运璐 何" w:date="2025-11-18T10:59:00Z">
                      <w:rPr>
                        <w:rFonts w:ascii="Cambria Math" w:hAnsi="Cambria Math"/>
                        <w:i/>
                        <w:color w:val="000000"/>
                        <w:sz w:val="21"/>
                        <w:szCs w:val="21"/>
                      </w:rPr>
                    </w:ins>
                  </m:ctrlPr>
                </m:sSubPr>
                <m:e>
                  <m:r>
                    <w:ins w:id="1437" w:author="运璐 何" w:date="2025-11-18T10:59:00Z">
                      <w:rPr>
                        <w:rFonts w:ascii="Cambria Math" w:hAnsi="Cambria Math"/>
                        <w:color w:val="000000"/>
                        <w:sz w:val="21"/>
                        <w:szCs w:val="21"/>
                      </w:rPr>
                      <m:t>α</m:t>
                    </w:ins>
                  </m:r>
                </m:e>
                <m:sub>
                  <m:r>
                    <w:ins w:id="1438" w:author="运璐 何" w:date="2025-11-18T10:59:00Z">
                      <w:rPr>
                        <w:rFonts w:ascii="Cambria Math" w:hAnsi="Cambria Math"/>
                        <w:color w:val="000000"/>
                        <w:sz w:val="21"/>
                        <w:szCs w:val="21"/>
                      </w:rPr>
                      <m:t>U</m:t>
                    </w:ins>
                  </m:r>
                </m:sub>
              </m:sSub>
              <m:r>
                <w:ins w:id="1439" w:author="运璐 何" w:date="2025-11-18T11:00:00Z">
                  <w:rPr>
                    <w:rFonts w:ascii="Cambria Math" w:hAnsi="Cambria Math"/>
                    <w:color w:val="000000"/>
                    <w:sz w:val="21"/>
                    <w:szCs w:val="21"/>
                  </w:rPr>
                  <m:t>≤1</m:t>
                </w:ins>
              </m:r>
              <m:r>
                <w:rPr>
                  <w:rFonts w:ascii="Cambria Math" w:hAnsi="Cambria Math"/>
                  <w:color w:val="000000"/>
                  <w:sz w:val="21"/>
                  <w:szCs w:val="21"/>
                </w:rPr>
                <m:t>#</m:t>
              </m:r>
              <m:d>
                <m:dPr>
                  <m:ctrlPr>
                    <w:ins w:id="1440" w:author="运璐 何" w:date="2025-11-18T11:00:00Z">
                      <w:rPr>
                        <w:rFonts w:ascii="Cambria Math" w:hAnsi="Cambria Math"/>
                        <w:i/>
                        <w:color w:val="000000"/>
                        <w:sz w:val="21"/>
                        <w:szCs w:val="21"/>
                      </w:rPr>
                    </w:ins>
                  </m:ctrlPr>
                </m:dPr>
                <m:e>
                  <m:r>
                    <w:ins w:id="1441" w:author="运璐 何" w:date="2025-11-18T11:00:00Z">
                      <w:rPr>
                        <w:rFonts w:ascii="Cambria Math" w:hAnsi="Cambria Math"/>
                        <w:color w:val="000000"/>
                        <w:sz w:val="21"/>
                        <w:szCs w:val="21"/>
                      </w:rPr>
                      <m:t>1</m:t>
                    </w:ins>
                  </m:r>
                  <m:r>
                    <w:rPr>
                      <w:rFonts w:ascii="Cambria Math" w:hAnsi="Cambria Math"/>
                      <w:color w:val="000000"/>
                      <w:sz w:val="21"/>
                      <w:szCs w:val="21"/>
                    </w:rPr>
                    <m:t>8</m:t>
                  </m:r>
                </m:e>
              </m:d>
            </m:e>
          </m:eqArr>
        </m:oMath>
      </m:oMathPara>
    </w:p>
    <w:p w14:paraId="42CE3708" w14:textId="2E1AAE80" w:rsidR="006373A8" w:rsidRPr="006373A8" w:rsidRDefault="00AF27F9" w:rsidP="005E705F">
      <w:pPr>
        <w:spacing w:line="360" w:lineRule="auto"/>
        <w:ind w:firstLineChars="196" w:firstLine="412"/>
        <w:rPr>
          <w:color w:val="000000"/>
          <w:sz w:val="21"/>
          <w:szCs w:val="21"/>
        </w:rPr>
      </w:pPr>
      <w:ins w:id="1442" w:author="运璐 何" w:date="2025-11-18T10:53:00Z">
        <w:r w:rsidRPr="00AF27F9">
          <w:rPr>
            <w:color w:val="000000"/>
            <w:sz w:val="21"/>
            <w:szCs w:val="21"/>
          </w:rPr>
          <w:t>其中</w:t>
        </w:r>
        <w:r w:rsidRPr="00AF27F9">
          <w:rPr>
            <w:color w:val="000000"/>
            <w:sz w:val="21"/>
            <w:szCs w:val="21"/>
          </w:rPr>
          <w:t xml:space="preserve"> </w:t>
        </w:r>
      </w:ins>
      <m:oMath>
        <m:sSub>
          <m:sSubPr>
            <m:ctrlPr>
              <w:ins w:id="1443" w:author="运璐 何" w:date="2025-11-18T10:53:00Z">
                <w:rPr>
                  <w:rFonts w:ascii="Cambria Math" w:hAnsi="Cambria Math"/>
                  <w:i/>
                  <w:color w:val="000000"/>
                  <w:sz w:val="21"/>
                  <w:szCs w:val="21"/>
                </w:rPr>
              </w:ins>
            </m:ctrlPr>
          </m:sSubPr>
          <m:e>
            <m:r>
              <w:rPr>
                <w:rFonts w:ascii="Cambria Math" w:hAnsi="Cambria Math"/>
                <w:color w:val="000000"/>
                <w:sz w:val="21"/>
                <w:szCs w:val="21"/>
              </w:rPr>
              <m:t>α</m:t>
            </m:r>
            <m:ctrlPr>
              <w:ins w:id="1444" w:author="运璐 何" w:date="2025-11-18T10:53:00Z">
                <w:rPr>
                  <w:rFonts w:ascii="Cambria Math" w:hAnsi="Cambria Math"/>
                  <w:color w:val="000000"/>
                  <w:sz w:val="21"/>
                  <w:szCs w:val="21"/>
                </w:rPr>
              </w:ins>
            </m:ctrlPr>
          </m:e>
          <m:sub>
            <m:r>
              <w:ins w:id="1445" w:author="运璐 何" w:date="2025-11-18T10:53:00Z">
                <w:rPr>
                  <w:rFonts w:ascii="Cambria Math" w:hAnsi="Cambria Math"/>
                  <w:color w:val="000000"/>
                  <w:sz w:val="21"/>
                  <w:szCs w:val="21"/>
                </w:rPr>
                <m:t>U</m:t>
              </w:ins>
            </m:r>
          </m:sub>
        </m:sSub>
        <m:r>
          <w:ins w:id="1446" w:author="运璐 何" w:date="2025-11-18T10:53:00Z">
            <w:rPr>
              <w:rFonts w:ascii="Cambria Math" w:hAnsi="Cambria Math"/>
              <w:color w:val="000000"/>
              <w:sz w:val="21"/>
              <w:szCs w:val="21"/>
            </w:rPr>
            <m:t>​</m:t>
          </w:ins>
        </m:r>
      </m:oMath>
      <w:ins w:id="1447" w:author="运璐 何" w:date="2025-11-18T10:53:00Z">
        <w:r w:rsidRPr="00AF27F9">
          <w:rPr>
            <w:color w:val="000000"/>
            <w:sz w:val="21"/>
            <w:szCs w:val="21"/>
          </w:rPr>
          <w:t xml:space="preserve"> </w:t>
        </w:r>
        <w:r w:rsidRPr="00AF27F9">
          <w:rPr>
            <w:color w:val="000000"/>
            <w:sz w:val="21"/>
            <w:szCs w:val="21"/>
          </w:rPr>
          <w:t>依据任务的通信覆盖需求与抗干扰要求进行</w:t>
        </w:r>
      </w:ins>
      <w:ins w:id="1448" w:author="运璐 何" w:date="2025-11-18T11:01:00Z">
        <w:r w:rsidR="00CD4B94">
          <w:rPr>
            <w:rFonts w:hint="eastAsia"/>
            <w:color w:val="000000"/>
            <w:sz w:val="21"/>
            <w:szCs w:val="21"/>
          </w:rPr>
          <w:t>适当调整，以满足</w:t>
        </w:r>
      </w:ins>
      <w:ins w:id="1449" w:author="运璐 何" w:date="2025-11-18T11:02:00Z">
        <w:r w:rsidR="00CD4B94">
          <w:rPr>
            <w:rFonts w:hint="eastAsia"/>
            <w:color w:val="000000"/>
            <w:sz w:val="21"/>
            <w:szCs w:val="21"/>
          </w:rPr>
          <w:t xml:space="preserve"> </w:t>
        </w:r>
      </w:ins>
      <m:oMath>
        <m:r>
          <w:ins w:id="1450" w:author="运璐 何" w:date="2025-11-18T11:01:00Z">
            <w:rPr>
              <w:rFonts w:ascii="Cambria Math" w:hAnsi="Cambria Math" w:hint="eastAsia"/>
              <w:color w:val="000000"/>
              <w:sz w:val="21"/>
              <w:szCs w:val="21"/>
            </w:rPr>
            <m:t>L</m:t>
          </w:ins>
        </m:r>
        <m:r>
          <w:ins w:id="1451" w:author="运璐 何" w:date="2025-11-18T11:02:00Z">
            <w:rPr>
              <w:rFonts w:ascii="Cambria Math" w:hAnsi="Cambria Math"/>
              <w:color w:val="000000"/>
              <w:sz w:val="21"/>
              <w:szCs w:val="21"/>
            </w:rPr>
            <m:t xml:space="preserve"> &lt; </m:t>
          </w:ins>
        </m:r>
        <m:r>
          <w:ins w:id="1452" w:author="运璐 何" w:date="2025-11-18T11:01:00Z">
            <w:rPr>
              <w:rFonts w:ascii="Cambria Math" w:hAnsi="Cambria Math"/>
              <w:color w:val="000000"/>
              <w:sz w:val="21"/>
              <w:szCs w:val="21"/>
            </w:rPr>
            <m:t>U</m:t>
          </w:ins>
        </m:r>
      </m:oMath>
      <w:ins w:id="1453" w:author="运璐 何" w:date="2025-11-18T11:02:00Z">
        <w:r w:rsidR="00CD4B94">
          <w:rPr>
            <w:rFonts w:hint="eastAsia"/>
            <w:color w:val="000000"/>
            <w:sz w:val="21"/>
            <w:szCs w:val="21"/>
          </w:rPr>
          <w:t xml:space="preserve"> </w:t>
        </w:r>
        <w:r w:rsidR="00CD4B94">
          <w:rPr>
            <w:rFonts w:hint="eastAsia"/>
            <w:color w:val="000000"/>
            <w:sz w:val="21"/>
            <w:szCs w:val="21"/>
          </w:rPr>
          <w:t>并留有一定的裕</w:t>
        </w:r>
      </w:ins>
      <w:ins w:id="1454" w:author="运璐 何" w:date="2025-11-18T11:03:00Z">
        <w:r w:rsidR="00CD4B94">
          <w:rPr>
            <w:rFonts w:hint="eastAsia"/>
            <w:color w:val="000000"/>
            <w:sz w:val="21"/>
            <w:szCs w:val="21"/>
          </w:rPr>
          <w:t>度</w:t>
        </w:r>
      </w:ins>
      <w:ins w:id="1455" w:author="运璐 何" w:date="2025-11-18T10:53:00Z">
        <w:r w:rsidRPr="00AF27F9">
          <w:rPr>
            <w:color w:val="000000"/>
            <w:sz w:val="21"/>
            <w:szCs w:val="21"/>
          </w:rPr>
          <w:t>。</w:t>
        </w:r>
      </w:ins>
    </w:p>
    <w:p w14:paraId="1AF36E5D" w14:textId="4C72EBBC" w:rsidR="00CE12EF" w:rsidRPr="00CE12EF" w:rsidRDefault="003D2B4A" w:rsidP="00112E5B">
      <w:pPr>
        <w:spacing w:line="360" w:lineRule="auto"/>
        <w:ind w:firstLineChars="196" w:firstLine="412"/>
        <w:rPr>
          <w:color w:val="000000"/>
          <w:sz w:val="21"/>
          <w:szCs w:val="21"/>
        </w:rPr>
      </w:pPr>
      <w:ins w:id="1456" w:author="运璐 何" w:date="2025-11-18T11:13:00Z">
        <w:r>
          <w:rPr>
            <w:rFonts w:hint="eastAsia"/>
            <w:color w:val="000000"/>
            <w:sz w:val="21"/>
            <w:szCs w:val="21"/>
          </w:rPr>
          <w:lastRenderedPageBreak/>
          <w:t>算法执行时，</w:t>
        </w:r>
      </w:ins>
      <w:r w:rsidR="00CE12EF" w:rsidRPr="00CE12EF">
        <w:rPr>
          <w:rFonts w:hint="eastAsia"/>
          <w:color w:val="000000"/>
          <w:sz w:val="21"/>
          <w:szCs w:val="21"/>
        </w:rPr>
        <w:t>在每轮</w:t>
      </w:r>
      <w:del w:id="1457" w:author="运璐 何" w:date="2025-11-18T11:13:00Z">
        <w:r w:rsidR="00CE12EF" w:rsidRPr="00CE12EF" w:rsidDel="003D2B4A">
          <w:rPr>
            <w:rFonts w:hint="eastAsia"/>
            <w:color w:val="000000"/>
            <w:sz w:val="21"/>
            <w:szCs w:val="21"/>
          </w:rPr>
          <w:delText>路径更新或</w:delText>
        </w:r>
      </w:del>
      <w:r w:rsidR="00CE12EF" w:rsidRPr="00CE12EF">
        <w:rPr>
          <w:rFonts w:hint="eastAsia"/>
          <w:color w:val="000000"/>
          <w:sz w:val="21"/>
          <w:szCs w:val="21"/>
        </w:rPr>
        <w:t>障碍</w:t>
      </w:r>
      <w:ins w:id="1458" w:author="运璐 何" w:date="2025-11-18T11:13:00Z">
        <w:r>
          <w:rPr>
            <w:rFonts w:hint="eastAsia"/>
            <w:color w:val="000000"/>
            <w:sz w:val="21"/>
            <w:szCs w:val="21"/>
          </w:rPr>
          <w:t>更新和全局路径检测</w:t>
        </w:r>
      </w:ins>
      <w:del w:id="1459" w:author="运璐 何" w:date="2025-11-18T11:13:00Z">
        <w:r w:rsidR="00CE12EF" w:rsidRPr="00CE12EF" w:rsidDel="003D2B4A">
          <w:rPr>
            <w:rFonts w:hint="eastAsia"/>
            <w:color w:val="000000"/>
            <w:sz w:val="21"/>
            <w:szCs w:val="21"/>
          </w:rPr>
          <w:delText>检测</w:delText>
        </w:r>
      </w:del>
      <w:r w:rsidR="00CE12EF" w:rsidRPr="00CE12EF">
        <w:rPr>
          <w:rFonts w:hint="eastAsia"/>
          <w:color w:val="000000"/>
          <w:sz w:val="21"/>
          <w:szCs w:val="21"/>
        </w:rPr>
        <w:t>后，系统都会对重</w:t>
      </w:r>
      <w:ins w:id="1460" w:author="运璐 何" w:date="2025-11-18T11:14:00Z">
        <w:r>
          <w:rPr>
            <w:rFonts w:hint="eastAsia"/>
            <w:color w:val="000000"/>
            <w:sz w:val="21"/>
            <w:szCs w:val="21"/>
          </w:rPr>
          <w:t>新</w:t>
        </w:r>
      </w:ins>
      <w:r w:rsidR="00CE12EF" w:rsidRPr="00CE12EF">
        <w:rPr>
          <w:rFonts w:hint="eastAsia"/>
          <w:color w:val="000000"/>
          <w:sz w:val="21"/>
          <w:szCs w:val="21"/>
        </w:rPr>
        <w:t>规划</w:t>
      </w:r>
      <w:ins w:id="1461" w:author="运璐 何" w:date="2025-11-19T16:29:00Z">
        <w:r w:rsidR="00EB3E91">
          <w:rPr>
            <w:rFonts w:hint="eastAsia"/>
            <w:color w:val="000000"/>
            <w:sz w:val="21"/>
            <w:szCs w:val="21"/>
          </w:rPr>
          <w:t>后</w:t>
        </w:r>
      </w:ins>
      <w:del w:id="1462" w:author="运璐 何" w:date="2025-11-18T11:14:00Z">
        <w:r w:rsidR="00CE12EF" w:rsidDel="003D2B4A">
          <w:rPr>
            <w:rFonts w:hint="eastAsia"/>
            <w:color w:val="000000"/>
            <w:sz w:val="21"/>
            <w:szCs w:val="21"/>
          </w:rPr>
          <w:delText>完成</w:delText>
        </w:r>
      </w:del>
      <w:r w:rsidR="00CE12EF" w:rsidRPr="00CE12EF">
        <w:rPr>
          <w:rFonts w:hint="eastAsia"/>
          <w:color w:val="000000"/>
          <w:sz w:val="21"/>
          <w:szCs w:val="21"/>
        </w:rPr>
        <w:t>的簇路径与其他已固定簇路径进行</w:t>
      </w:r>
      <w:r w:rsidR="00CE12EF" w:rsidRPr="00677E4D">
        <w:rPr>
          <w:color w:val="000000"/>
          <w:sz w:val="21"/>
          <w:szCs w:val="21"/>
        </w:rPr>
        <w:t>Fréchet</w:t>
      </w:r>
      <w:r w:rsidR="00CE12EF" w:rsidRPr="00CE12EF">
        <w:rPr>
          <w:rFonts w:hint="eastAsia"/>
          <w:color w:val="000000"/>
          <w:sz w:val="21"/>
          <w:szCs w:val="21"/>
        </w:rPr>
        <w:t>距离校验。若</w:t>
      </w:r>
      <w:r w:rsidR="00CE12EF">
        <w:rPr>
          <w:rFonts w:hint="eastAsia"/>
          <w:color w:val="000000"/>
          <w:sz w:val="21"/>
          <w:szCs w:val="21"/>
        </w:rPr>
        <w:t>与</w:t>
      </w:r>
      <w:r w:rsidR="00CE12EF" w:rsidRPr="00CE12EF">
        <w:rPr>
          <w:rFonts w:hint="eastAsia"/>
          <w:color w:val="000000"/>
          <w:sz w:val="21"/>
          <w:szCs w:val="21"/>
        </w:rPr>
        <w:t>所有</w:t>
      </w:r>
      <w:r w:rsidR="00CE12EF">
        <w:rPr>
          <w:rFonts w:hint="eastAsia"/>
          <w:color w:val="000000"/>
          <w:sz w:val="21"/>
          <w:szCs w:val="21"/>
        </w:rPr>
        <w:t>已固定的簇</w:t>
      </w:r>
      <w:r w:rsidR="00CE12EF" w:rsidRPr="00CE12EF">
        <w:rPr>
          <w:rFonts w:hint="eastAsia"/>
          <w:color w:val="000000"/>
          <w:sz w:val="21"/>
          <w:szCs w:val="21"/>
        </w:rPr>
        <w:t>路径</w:t>
      </w:r>
      <w:r w:rsidR="00CE12EF">
        <w:rPr>
          <w:rFonts w:hint="eastAsia"/>
          <w:color w:val="000000"/>
          <w:sz w:val="21"/>
          <w:szCs w:val="21"/>
        </w:rPr>
        <w:t>都</w:t>
      </w:r>
      <w:r w:rsidR="00CE12EF" w:rsidRPr="00CE12EF">
        <w:rPr>
          <w:rFonts w:hint="eastAsia"/>
          <w:color w:val="000000"/>
          <w:sz w:val="21"/>
          <w:szCs w:val="21"/>
        </w:rPr>
        <w:t>满足</w:t>
      </w:r>
      <w:ins w:id="1463" w:author="运璐 何" w:date="2025-11-18T11:06:00Z">
        <w:r w:rsidR="005E705F">
          <w:rPr>
            <w:rFonts w:hint="eastAsia"/>
            <w:color w:val="000000"/>
            <w:sz w:val="21"/>
            <w:szCs w:val="21"/>
          </w:rPr>
          <w:t>上述</w:t>
        </w:r>
      </w:ins>
      <w:r w:rsidR="00CE12EF" w:rsidRPr="00CE12EF">
        <w:rPr>
          <w:rFonts w:hint="eastAsia"/>
          <w:color w:val="000000"/>
          <w:sz w:val="21"/>
          <w:szCs w:val="21"/>
        </w:rPr>
        <w:t>约束条件，则保留当前</w:t>
      </w:r>
      <w:r w:rsidR="00CE12EF">
        <w:rPr>
          <w:rFonts w:hint="eastAsia"/>
          <w:color w:val="000000"/>
          <w:sz w:val="21"/>
          <w:szCs w:val="21"/>
        </w:rPr>
        <w:t>全局规划</w:t>
      </w:r>
      <w:r w:rsidR="00CE12EF" w:rsidRPr="00CE12EF">
        <w:rPr>
          <w:rFonts w:hint="eastAsia"/>
          <w:color w:val="000000"/>
          <w:sz w:val="21"/>
          <w:szCs w:val="21"/>
        </w:rPr>
        <w:t>结果</w:t>
      </w:r>
      <w:r w:rsidR="00CE12EF">
        <w:rPr>
          <w:rFonts w:hint="eastAsia"/>
          <w:color w:val="000000"/>
          <w:sz w:val="21"/>
          <w:szCs w:val="21"/>
        </w:rPr>
        <w:t>，并加入</w:t>
      </w:r>
      <w:ins w:id="1464" w:author="运璐 何" w:date="2025-11-18T11:06:00Z">
        <w:r w:rsidR="005E705F">
          <w:rPr>
            <w:rFonts w:hint="eastAsia"/>
            <w:color w:val="000000"/>
            <w:sz w:val="21"/>
            <w:szCs w:val="21"/>
          </w:rPr>
          <w:t>为</w:t>
        </w:r>
      </w:ins>
      <w:r w:rsidR="00CE12EF">
        <w:rPr>
          <w:rFonts w:hint="eastAsia"/>
          <w:color w:val="000000"/>
          <w:sz w:val="21"/>
          <w:szCs w:val="21"/>
        </w:rPr>
        <w:t>已固定的簇路径</w:t>
      </w:r>
      <w:r w:rsidR="00CE12EF" w:rsidRPr="00CE12EF">
        <w:rPr>
          <w:rFonts w:hint="eastAsia"/>
          <w:color w:val="000000"/>
          <w:sz w:val="21"/>
          <w:szCs w:val="21"/>
        </w:rPr>
        <w:t>；若连续重规划次数超过设定阈值</w:t>
      </w:r>
      <w:r w:rsidR="00CE12EF">
        <w:rPr>
          <w:rFonts w:hint="eastAsia"/>
          <w:color w:val="000000"/>
          <w:sz w:val="21"/>
          <w:szCs w:val="21"/>
        </w:rPr>
        <w:t>，</w:t>
      </w:r>
      <w:r w:rsidR="00CE12EF" w:rsidRPr="00CE12EF">
        <w:rPr>
          <w:rFonts w:hint="eastAsia"/>
          <w:color w:val="000000"/>
          <w:sz w:val="21"/>
          <w:szCs w:val="21"/>
        </w:rPr>
        <w:t>系统将执行全局重新规划</w:t>
      </w:r>
      <w:r w:rsidR="00CE12EF">
        <w:rPr>
          <w:rFonts w:hint="eastAsia"/>
          <w:color w:val="000000"/>
          <w:sz w:val="21"/>
          <w:szCs w:val="21"/>
        </w:rPr>
        <w:t>，重新为所有簇进行重规划</w:t>
      </w:r>
      <w:ins w:id="1465" w:author="运璐 何" w:date="2025-11-18T11:14:00Z">
        <w:r>
          <w:rPr>
            <w:rFonts w:hint="eastAsia"/>
            <w:color w:val="000000"/>
            <w:sz w:val="21"/>
            <w:szCs w:val="21"/>
          </w:rPr>
          <w:t>。上述重规划机制</w:t>
        </w:r>
      </w:ins>
      <w:del w:id="1466" w:author="运璐 何" w:date="2025-11-18T11:14:00Z">
        <w:r w:rsidR="00CE12EF" w:rsidRPr="00CE12EF" w:rsidDel="003D2B4A">
          <w:rPr>
            <w:rFonts w:hint="eastAsia"/>
            <w:color w:val="000000"/>
            <w:sz w:val="21"/>
            <w:szCs w:val="21"/>
          </w:rPr>
          <w:delText>，</w:delText>
        </w:r>
      </w:del>
      <w:r w:rsidR="00CE12EF">
        <w:rPr>
          <w:rFonts w:hint="eastAsia"/>
          <w:color w:val="000000"/>
          <w:sz w:val="21"/>
          <w:szCs w:val="21"/>
        </w:rPr>
        <w:t>确保</w:t>
      </w:r>
      <w:r w:rsidR="00CE12EF" w:rsidRPr="00CE12EF">
        <w:rPr>
          <w:rFonts w:hint="eastAsia"/>
          <w:color w:val="000000"/>
          <w:sz w:val="21"/>
          <w:szCs w:val="21"/>
        </w:rPr>
        <w:t>算法能够动态调整簇间路径结构，使全局路径在复杂城市环境中</w:t>
      </w:r>
      <w:ins w:id="1467" w:author="运璐 何" w:date="2025-11-18T11:14:00Z">
        <w:r>
          <w:rPr>
            <w:rFonts w:hint="eastAsia"/>
            <w:color w:val="000000"/>
            <w:sz w:val="21"/>
            <w:szCs w:val="21"/>
          </w:rPr>
          <w:t>实时</w:t>
        </w:r>
      </w:ins>
      <w:r w:rsidR="00CE12EF" w:rsidRPr="00CE12EF">
        <w:rPr>
          <w:rFonts w:hint="eastAsia"/>
          <w:color w:val="000000"/>
          <w:sz w:val="21"/>
          <w:szCs w:val="21"/>
        </w:rPr>
        <w:t>保持合理分布与通信稳定。</w:t>
      </w:r>
    </w:p>
    <w:p w14:paraId="12167DF1" w14:textId="595C6D2B" w:rsidR="00CE12EF" w:rsidRDefault="00CE12EF" w:rsidP="00CE12EF">
      <w:pPr>
        <w:spacing w:line="360" w:lineRule="auto"/>
        <w:ind w:firstLineChars="196" w:firstLine="412"/>
        <w:rPr>
          <w:color w:val="000000"/>
          <w:sz w:val="21"/>
          <w:szCs w:val="21"/>
        </w:rPr>
      </w:pPr>
      <w:r w:rsidRPr="00CE12EF">
        <w:rPr>
          <w:rFonts w:hint="eastAsia"/>
          <w:color w:val="000000"/>
          <w:sz w:val="21"/>
          <w:szCs w:val="21"/>
        </w:rPr>
        <w:t>在整体</w:t>
      </w:r>
      <w:ins w:id="1468" w:author="运璐 何" w:date="2025-11-18T11:09:00Z">
        <w:r w:rsidR="005E705F">
          <w:rPr>
            <w:rFonts w:hint="eastAsia"/>
            <w:color w:val="000000"/>
            <w:sz w:val="21"/>
            <w:szCs w:val="21"/>
          </w:rPr>
          <w:t>流程</w:t>
        </w:r>
      </w:ins>
      <w:del w:id="1469" w:author="运璐 何" w:date="2025-11-18T11:09:00Z">
        <w:r w:rsidRPr="00CE12EF" w:rsidDel="005E705F">
          <w:rPr>
            <w:rFonts w:hint="eastAsia"/>
            <w:color w:val="000000"/>
            <w:sz w:val="21"/>
            <w:szCs w:val="21"/>
          </w:rPr>
          <w:delText>实现</w:delText>
        </w:r>
      </w:del>
      <w:r w:rsidRPr="00CE12EF">
        <w:rPr>
          <w:rFonts w:hint="eastAsia"/>
          <w:color w:val="000000"/>
          <w:sz w:val="21"/>
          <w:szCs w:val="21"/>
        </w:rPr>
        <w:t>中，</w:t>
      </w:r>
      <w:ins w:id="1470" w:author="运璐 何" w:date="2025-11-19T16:30:00Z">
        <w:r w:rsidR="00EB3E91">
          <w:rPr>
            <w:rFonts w:hint="eastAsia"/>
            <w:color w:val="000000"/>
            <w:sz w:val="21"/>
            <w:szCs w:val="21"/>
          </w:rPr>
          <w:t>全局</w:t>
        </w:r>
      </w:ins>
      <w:r w:rsidRPr="00CE12EF">
        <w:rPr>
          <w:rFonts w:hint="eastAsia"/>
          <w:color w:val="000000"/>
          <w:sz w:val="21"/>
          <w:szCs w:val="21"/>
        </w:rPr>
        <w:t>C</w:t>
      </w:r>
      <w:del w:id="1471" w:author="运璐 何" w:date="2025-11-19T16:30:00Z">
        <w:r w:rsidRPr="00CE12EF" w:rsidDel="00EB3E91">
          <w:rPr>
            <w:rFonts w:hint="eastAsia"/>
            <w:color w:val="000000"/>
            <w:sz w:val="21"/>
            <w:szCs w:val="21"/>
          </w:rPr>
          <w:delText>L</w:delText>
        </w:r>
      </w:del>
      <w:r w:rsidRPr="00CE12EF">
        <w:rPr>
          <w:rFonts w:hint="eastAsia"/>
          <w:color w:val="000000"/>
          <w:sz w:val="21"/>
          <w:szCs w:val="21"/>
        </w:rPr>
        <w:t>-RRT*</w:t>
      </w:r>
      <w:r w:rsidRPr="00CE12EF">
        <w:rPr>
          <w:rFonts w:hint="eastAsia"/>
          <w:color w:val="000000"/>
          <w:sz w:val="21"/>
          <w:szCs w:val="21"/>
        </w:rPr>
        <w:t>路径</w:t>
      </w:r>
      <w:ins w:id="1472" w:author="运璐 何" w:date="2025-11-19T16:30:00Z">
        <w:r w:rsidR="00EB3E91">
          <w:rPr>
            <w:rFonts w:hint="eastAsia"/>
            <w:color w:val="000000"/>
            <w:sz w:val="21"/>
            <w:szCs w:val="21"/>
          </w:rPr>
          <w:t>规划</w:t>
        </w:r>
      </w:ins>
      <w:del w:id="1473" w:author="运璐 何" w:date="2025-11-19T16:30:00Z">
        <w:r w:rsidRPr="00CE12EF" w:rsidDel="00EB3E91">
          <w:rPr>
            <w:rFonts w:hint="eastAsia"/>
            <w:color w:val="000000"/>
            <w:sz w:val="21"/>
            <w:szCs w:val="21"/>
          </w:rPr>
          <w:delText>生成</w:delText>
        </w:r>
      </w:del>
      <w:r w:rsidRPr="00CE12EF">
        <w:rPr>
          <w:rFonts w:hint="eastAsia"/>
          <w:color w:val="000000"/>
          <w:sz w:val="21"/>
          <w:szCs w:val="21"/>
        </w:rPr>
        <w:t>与</w:t>
      </w:r>
      <w:r w:rsidRPr="00CE12EF">
        <w:rPr>
          <w:rFonts w:hint="eastAsia"/>
          <w:color w:val="000000"/>
          <w:sz w:val="21"/>
          <w:szCs w:val="21"/>
        </w:rPr>
        <w:t>Fr</w:t>
      </w:r>
      <w:r w:rsidRPr="00CE12EF">
        <w:rPr>
          <w:rFonts w:hint="eastAsia"/>
          <w:color w:val="000000"/>
          <w:sz w:val="21"/>
          <w:szCs w:val="21"/>
        </w:rPr>
        <w:t>é</w:t>
      </w:r>
      <w:r w:rsidRPr="00CE12EF">
        <w:rPr>
          <w:rFonts w:hint="eastAsia"/>
          <w:color w:val="000000"/>
          <w:sz w:val="21"/>
          <w:szCs w:val="21"/>
        </w:rPr>
        <w:t>chet</w:t>
      </w:r>
      <w:r w:rsidRPr="00CE12EF">
        <w:rPr>
          <w:rFonts w:hint="eastAsia"/>
          <w:color w:val="000000"/>
          <w:sz w:val="21"/>
          <w:szCs w:val="21"/>
        </w:rPr>
        <w:t>距离约束机制协同运行。首先，各簇独立执行</w:t>
      </w:r>
      <w:r w:rsidRPr="00CE12EF">
        <w:rPr>
          <w:rFonts w:hint="eastAsia"/>
          <w:color w:val="000000"/>
          <w:sz w:val="21"/>
          <w:szCs w:val="21"/>
        </w:rPr>
        <w:t>RRT*</w:t>
      </w:r>
      <w:r w:rsidRPr="00CE12EF">
        <w:rPr>
          <w:rFonts w:hint="eastAsia"/>
          <w:color w:val="000000"/>
          <w:sz w:val="21"/>
          <w:szCs w:val="21"/>
        </w:rPr>
        <w:t>生成候选路径；随后计算与其他簇路径的</w:t>
      </w:r>
      <w:r w:rsidRPr="00CE12EF">
        <w:rPr>
          <w:rFonts w:hint="eastAsia"/>
          <w:color w:val="000000"/>
          <w:sz w:val="21"/>
          <w:szCs w:val="21"/>
        </w:rPr>
        <w:t>Fr</w:t>
      </w:r>
      <w:r w:rsidRPr="00CE12EF">
        <w:rPr>
          <w:rFonts w:hint="eastAsia"/>
          <w:color w:val="000000"/>
          <w:sz w:val="21"/>
          <w:szCs w:val="21"/>
        </w:rPr>
        <w:t>é</w:t>
      </w:r>
      <w:r w:rsidRPr="00CE12EF">
        <w:rPr>
          <w:rFonts w:hint="eastAsia"/>
          <w:color w:val="000000"/>
          <w:sz w:val="21"/>
          <w:szCs w:val="21"/>
        </w:rPr>
        <w:t>chet</w:t>
      </w:r>
      <w:r w:rsidRPr="00CE12EF">
        <w:rPr>
          <w:rFonts w:hint="eastAsia"/>
          <w:color w:val="000000"/>
          <w:sz w:val="21"/>
          <w:szCs w:val="21"/>
        </w:rPr>
        <w:t>距离并执行约束校验；若路径违反距离约束，则触发</w:t>
      </w:r>
      <w:ins w:id="1474" w:author="运璐 何" w:date="2025-11-18T11:09:00Z">
        <w:r w:rsidR="003D2B4A">
          <w:rPr>
            <w:rFonts w:hint="eastAsia"/>
            <w:color w:val="000000"/>
            <w:sz w:val="21"/>
            <w:szCs w:val="21"/>
          </w:rPr>
          <w:t>单个对应簇的全局路径</w:t>
        </w:r>
      </w:ins>
      <w:del w:id="1475" w:author="运璐 何" w:date="2025-11-18T11:09:00Z">
        <w:r w:rsidRPr="00CE12EF" w:rsidDel="003D2B4A">
          <w:rPr>
            <w:rFonts w:hint="eastAsia"/>
            <w:color w:val="000000"/>
            <w:sz w:val="21"/>
            <w:szCs w:val="21"/>
          </w:rPr>
          <w:delText>局部或全局</w:delText>
        </w:r>
      </w:del>
      <w:r w:rsidRPr="00CE12EF">
        <w:rPr>
          <w:rFonts w:hint="eastAsia"/>
          <w:color w:val="000000"/>
          <w:sz w:val="21"/>
          <w:szCs w:val="21"/>
        </w:rPr>
        <w:t>重规划，直至</w:t>
      </w:r>
      <w:del w:id="1476" w:author="运璐 何" w:date="2025-11-18T11:09:00Z">
        <w:r w:rsidRPr="00CE12EF" w:rsidDel="003D2B4A">
          <w:rPr>
            <w:rFonts w:hint="eastAsia"/>
            <w:color w:val="000000"/>
            <w:sz w:val="21"/>
            <w:szCs w:val="21"/>
          </w:rPr>
          <w:delText>路径</w:delText>
        </w:r>
      </w:del>
      <w:r w:rsidRPr="00CE12EF">
        <w:rPr>
          <w:rFonts w:hint="eastAsia"/>
          <w:color w:val="000000"/>
          <w:sz w:val="21"/>
          <w:szCs w:val="21"/>
        </w:rPr>
        <w:t>满足要求；最终输出满足</w:t>
      </w:r>
      <w:ins w:id="1477" w:author="运璐 何" w:date="2025-11-18T11:09:00Z">
        <w:r w:rsidR="003D2B4A">
          <w:rPr>
            <w:rFonts w:hint="eastAsia"/>
            <w:color w:val="000000"/>
            <w:sz w:val="21"/>
            <w:szCs w:val="21"/>
          </w:rPr>
          <w:t>安全</w:t>
        </w:r>
      </w:ins>
      <w:del w:id="1478" w:author="运璐 何" w:date="2025-11-18T11:09:00Z">
        <w:r w:rsidRPr="00CE12EF" w:rsidDel="003D2B4A">
          <w:rPr>
            <w:rFonts w:hint="eastAsia"/>
            <w:color w:val="000000"/>
            <w:sz w:val="21"/>
            <w:szCs w:val="21"/>
          </w:rPr>
          <w:delText>空间分布</w:delText>
        </w:r>
      </w:del>
      <w:r w:rsidRPr="00CE12EF">
        <w:rPr>
          <w:rFonts w:hint="eastAsia"/>
          <w:color w:val="000000"/>
          <w:sz w:val="21"/>
          <w:szCs w:val="21"/>
        </w:rPr>
        <w:t>与通信约束的全局参考路径集合</w:t>
      </w:r>
      <w:ins w:id="1479" w:author="运璐 何" w:date="2025-11-18T11:10:00Z">
        <w:r w:rsidR="003D2B4A">
          <w:rPr>
            <w:rFonts w:hint="eastAsia"/>
            <w:color w:val="000000"/>
            <w:sz w:val="21"/>
            <w:szCs w:val="21"/>
          </w:rPr>
          <w:t>；随着集群移动与环境探测更新，实时</w:t>
        </w:r>
      </w:ins>
      <w:ins w:id="1480" w:author="运璐 何" w:date="2025-11-18T11:11:00Z">
        <w:r w:rsidR="003D2B4A">
          <w:rPr>
            <w:rFonts w:hint="eastAsia"/>
            <w:color w:val="000000"/>
            <w:sz w:val="21"/>
            <w:szCs w:val="21"/>
          </w:rPr>
          <w:t>检测各个簇全局路径的可达性，并为发生</w:t>
        </w:r>
      </w:ins>
      <w:ins w:id="1481" w:author="运璐 何" w:date="2025-11-18T11:12:00Z">
        <w:r w:rsidR="003D2B4A">
          <w:rPr>
            <w:rFonts w:hint="eastAsia"/>
            <w:color w:val="000000"/>
            <w:sz w:val="21"/>
            <w:szCs w:val="21"/>
          </w:rPr>
          <w:t>碰撞的全局路径执行重规划机制，规划满足约束的全局路径</w:t>
        </w:r>
      </w:ins>
      <w:r w:rsidRPr="00CE12EF">
        <w:rPr>
          <w:rFonts w:hint="eastAsia"/>
          <w:color w:val="000000"/>
          <w:sz w:val="21"/>
          <w:szCs w:val="21"/>
        </w:rPr>
        <w:t>。该机制在确保全局可行性的同时，有效提升了算法在大规模集群与动态城市环境下的扩展性、鲁棒性与通信保持能力。</w:t>
      </w:r>
    </w:p>
    <w:p w14:paraId="27740867" w14:textId="32932D96" w:rsidR="000F4F18" w:rsidRDefault="00E33182" w:rsidP="000F4F18">
      <w:pPr>
        <w:spacing w:line="360" w:lineRule="auto"/>
        <w:ind w:firstLineChars="196" w:firstLine="412"/>
        <w:rPr>
          <w:color w:val="000000"/>
          <w:sz w:val="21"/>
          <w:szCs w:val="21"/>
        </w:rPr>
      </w:pPr>
      <w:r>
        <w:rPr>
          <w:rFonts w:hint="eastAsia"/>
          <w:color w:val="000000"/>
          <w:sz w:val="21"/>
          <w:szCs w:val="21"/>
        </w:rPr>
        <w:t>具体</w:t>
      </w:r>
      <w:r w:rsidR="00CE12EF">
        <w:rPr>
          <w:rFonts w:hint="eastAsia"/>
          <w:color w:val="000000"/>
          <w:sz w:val="21"/>
          <w:szCs w:val="21"/>
        </w:rPr>
        <w:t>的</w:t>
      </w:r>
      <w:del w:id="1482" w:author="运璐 何" w:date="2025-11-23T11:09:00Z">
        <w:r w:rsidR="00CE12EF" w:rsidDel="00D049F8">
          <w:rPr>
            <w:rFonts w:hint="eastAsia"/>
            <w:color w:val="000000"/>
            <w:sz w:val="21"/>
            <w:szCs w:val="21"/>
          </w:rPr>
          <w:delText>顶层</w:delText>
        </w:r>
      </w:del>
      <w:r>
        <w:rPr>
          <w:rFonts w:hint="eastAsia"/>
          <w:color w:val="000000"/>
          <w:sz w:val="21"/>
          <w:szCs w:val="21"/>
        </w:rPr>
        <w:t>算法流程如算法</w:t>
      </w:r>
      <w:r>
        <w:rPr>
          <w:rFonts w:hint="eastAsia"/>
          <w:color w:val="000000"/>
          <w:sz w:val="21"/>
          <w:szCs w:val="21"/>
        </w:rPr>
        <w:t>1</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C53F5" w14:paraId="641479BB" w14:textId="77777777" w:rsidTr="006327A3">
        <w:trPr>
          <w:cnfStyle w:val="100000000000" w:firstRow="1" w:lastRow="0" w:firstColumn="0" w:lastColumn="0" w:oddVBand="0" w:evenVBand="0" w:oddHBand="0" w:evenHBand="0" w:firstRowFirstColumn="0" w:firstRowLastColumn="0" w:lastRowFirstColumn="0" w:lastRowLastColumn="0"/>
        </w:trPr>
        <w:tc>
          <w:tcPr>
            <w:tcW w:w="9628" w:type="dxa"/>
          </w:tcPr>
          <w:p w14:paraId="52DC2F6E" w14:textId="457C6005" w:rsidR="005C53F5" w:rsidRDefault="005C53F5" w:rsidP="006327A3">
            <w:pPr>
              <w:spacing w:line="360" w:lineRule="auto"/>
              <w:rPr>
                <w:color w:val="000000"/>
                <w:sz w:val="21"/>
                <w:szCs w:val="21"/>
              </w:rPr>
            </w:pPr>
            <w:r w:rsidRPr="00E33182">
              <w:rPr>
                <w:rFonts w:hint="eastAsia"/>
                <w:color w:val="000000"/>
                <w:sz w:val="21"/>
                <w:szCs w:val="21"/>
              </w:rPr>
              <w:t>算法</w:t>
            </w:r>
            <w:r w:rsidRPr="00E33182">
              <w:rPr>
                <w:rFonts w:hint="eastAsia"/>
                <w:color w:val="000000"/>
                <w:sz w:val="21"/>
                <w:szCs w:val="21"/>
              </w:rPr>
              <w:t xml:space="preserve">1 </w:t>
            </w:r>
            <w:ins w:id="1483" w:author="运璐 何" w:date="2025-11-23T11:09:00Z">
              <w:r w:rsidR="00D049F8">
                <w:rPr>
                  <w:rFonts w:hint="eastAsia"/>
                  <w:color w:val="000000"/>
                  <w:sz w:val="21"/>
                  <w:szCs w:val="21"/>
                </w:rPr>
                <w:t>基于</w:t>
              </w:r>
            </w:ins>
            <w:del w:id="1484" w:author="运璐 何" w:date="2025-11-23T11:09:00Z">
              <w:r w:rsidRPr="005C53F5" w:rsidDel="00D049F8">
                <w:rPr>
                  <w:rFonts w:hint="eastAsia"/>
                  <w:color w:val="000000"/>
                  <w:sz w:val="21"/>
                  <w:szCs w:val="21"/>
                </w:rPr>
                <w:delText>顶层</w:delText>
              </w:r>
            </w:del>
            <w:r w:rsidRPr="005C53F5">
              <w:rPr>
                <w:rFonts w:hint="eastAsia"/>
                <w:color w:val="000000"/>
                <w:sz w:val="21"/>
                <w:szCs w:val="21"/>
              </w:rPr>
              <w:t xml:space="preserve"> Fr</w:t>
            </w:r>
            <w:r w:rsidRPr="005C53F5">
              <w:rPr>
                <w:rFonts w:hint="eastAsia"/>
                <w:color w:val="000000"/>
                <w:sz w:val="21"/>
                <w:szCs w:val="21"/>
              </w:rPr>
              <w:t>é</w:t>
            </w:r>
            <w:r w:rsidRPr="005C53F5">
              <w:rPr>
                <w:rFonts w:hint="eastAsia"/>
                <w:color w:val="000000"/>
                <w:sz w:val="21"/>
                <w:szCs w:val="21"/>
              </w:rPr>
              <w:t>chet</w:t>
            </w:r>
            <w:r w:rsidRPr="005C53F5">
              <w:rPr>
                <w:rFonts w:hint="eastAsia"/>
                <w:color w:val="000000"/>
                <w:sz w:val="21"/>
                <w:szCs w:val="21"/>
              </w:rPr>
              <w:t>约束</w:t>
            </w:r>
            <w:ins w:id="1485" w:author="运璐 何" w:date="2025-11-23T11:10:00Z">
              <w:r w:rsidR="00D049F8">
                <w:rPr>
                  <w:rFonts w:hint="eastAsia"/>
                  <w:color w:val="000000"/>
                  <w:sz w:val="21"/>
                  <w:szCs w:val="21"/>
                </w:rPr>
                <w:t>的</w:t>
              </w:r>
            </w:ins>
            <w:del w:id="1486" w:author="运璐 何" w:date="2025-11-23T11:10:00Z">
              <w:r w:rsidRPr="005C53F5" w:rsidDel="00D049F8">
                <w:rPr>
                  <w:rFonts w:hint="eastAsia"/>
                  <w:color w:val="000000"/>
                  <w:sz w:val="21"/>
                  <w:szCs w:val="21"/>
                </w:rPr>
                <w:delText>-</w:delText>
              </w:r>
            </w:del>
            <w:r w:rsidRPr="005C53F5">
              <w:rPr>
                <w:rFonts w:hint="eastAsia"/>
                <w:color w:val="000000"/>
                <w:sz w:val="21"/>
                <w:szCs w:val="21"/>
              </w:rPr>
              <w:t>C</w:t>
            </w:r>
            <w:del w:id="1487" w:author="运璐 何" w:date="2025-11-19T16:30:00Z">
              <w:r w:rsidRPr="005C53F5" w:rsidDel="00EB3E91">
                <w:rPr>
                  <w:rFonts w:hint="eastAsia"/>
                  <w:color w:val="000000"/>
                  <w:sz w:val="21"/>
                  <w:szCs w:val="21"/>
                </w:rPr>
                <w:delText>L</w:delText>
              </w:r>
            </w:del>
            <w:r w:rsidRPr="005C53F5">
              <w:rPr>
                <w:rFonts w:hint="eastAsia"/>
                <w:color w:val="000000"/>
                <w:sz w:val="21"/>
                <w:szCs w:val="21"/>
              </w:rPr>
              <w:t xml:space="preserve">-RRT* </w:t>
            </w:r>
            <w:r w:rsidRPr="005C53F5">
              <w:rPr>
                <w:rFonts w:hint="eastAsia"/>
                <w:color w:val="000000"/>
                <w:sz w:val="21"/>
                <w:szCs w:val="21"/>
              </w:rPr>
              <w:t>全局规划</w:t>
            </w:r>
            <w:r w:rsidRPr="00E33182">
              <w:rPr>
                <w:rFonts w:hint="eastAsia"/>
                <w:color w:val="000000"/>
                <w:sz w:val="21"/>
                <w:szCs w:val="21"/>
              </w:rPr>
              <w:t>算法</w:t>
            </w:r>
          </w:p>
        </w:tc>
      </w:tr>
      <w:tr w:rsidR="005C53F5" w14:paraId="6A9F5FB0" w14:textId="77777777" w:rsidTr="006327A3">
        <w:tc>
          <w:tcPr>
            <w:tcW w:w="9628" w:type="dxa"/>
          </w:tcPr>
          <w:p w14:paraId="008EF4EC" w14:textId="77777777" w:rsidR="005C53F5" w:rsidRPr="00E33182" w:rsidRDefault="005C53F5" w:rsidP="006327A3">
            <w:pPr>
              <w:spacing w:line="360" w:lineRule="auto"/>
              <w:rPr>
                <w:color w:val="000000"/>
                <w:sz w:val="21"/>
                <w:szCs w:val="21"/>
              </w:rPr>
            </w:pPr>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start</m:t>
                  </m:r>
                </m:sub>
              </m:sSub>
            </m:oMath>
            <w:r w:rsidRPr="00E33182">
              <w:rPr>
                <w:color w:val="000000"/>
                <w:sz w:val="21"/>
                <w:szCs w:val="21"/>
              </w:rPr>
              <w:t>，目标集合</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target</m:t>
                  </m:r>
                </m:sub>
              </m:sSub>
            </m:oMath>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eastAsiaTheme="minorEastAsia" w:hAnsi="Cambria Math" w:cstheme="minorBidi"/>
                      <w:color w:val="000000"/>
                      <w:sz w:val="21"/>
                      <w:szCs w:val="21"/>
                      <w14:ligatures w14:val="standardContextual"/>
                    </w:rPr>
                    <m:t>0</m:t>
                  </m:r>
                </m:sub>
              </m:sSub>
            </m:oMath>
            <w:r w:rsidRPr="00E33182">
              <w:rPr>
                <w:color w:val="000000"/>
                <w:sz w:val="21"/>
                <w:szCs w:val="21"/>
              </w:rPr>
              <w:t>​</w:t>
            </w:r>
            <w:r w:rsidRPr="00E33182">
              <w:rPr>
                <w:color w:val="000000"/>
                <w:sz w:val="21"/>
                <w:szCs w:val="21"/>
              </w:rPr>
              <w:t>，</w:t>
            </w:r>
            <w:r w:rsidRPr="00E33182">
              <w:rPr>
                <w:color w:val="000000"/>
                <w:sz w:val="21"/>
                <w:szCs w:val="21"/>
              </w:rPr>
              <w:t>RRT*</w:t>
            </w:r>
            <w:r w:rsidRPr="00E33182">
              <w:rPr>
                <w:color w:val="000000"/>
                <w:sz w:val="21"/>
                <w:szCs w:val="21"/>
              </w:rPr>
              <w:t>步长</w:t>
            </w:r>
            <w:r w:rsidRPr="00E3318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oMath>
            <w:r w:rsidRPr="00E33182">
              <w:rPr>
                <w:color w:val="000000"/>
                <w:sz w:val="21"/>
                <w:szCs w:val="21"/>
              </w:rPr>
              <w:t xml:space="preserve"> ​</w:t>
            </w:r>
            <w:r w:rsidRPr="00E33182">
              <w:rPr>
                <w:color w:val="000000"/>
                <w:sz w:val="21"/>
                <w:szCs w:val="21"/>
              </w:rPr>
              <w:t>，距离约束上下界</w:t>
            </w:r>
            <m:oMath>
              <m:d>
                <m:dPr>
                  <m:begChr m:val="["/>
                  <m:endChr m:val="]"/>
                  <m:ctrlPr>
                    <w:rPr>
                      <w:rFonts w:ascii="Cambria Math" w:hAnsi="Cambria Math"/>
                      <w:i/>
                      <w:color w:val="000000"/>
                      <w:sz w:val="21"/>
                      <w:szCs w:val="21"/>
                    </w:rPr>
                  </m:ctrlPr>
                </m:dPr>
                <m:e>
                  <m:r>
                    <w:rPr>
                      <w:rFonts w:ascii="Cambria Math" w:hAnsi="Cambria Math"/>
                      <w:color w:val="000000"/>
                      <w:sz w:val="21"/>
                      <w:szCs w:val="21"/>
                    </w:rPr>
                    <m:t>L,U</m:t>
                  </m:r>
                </m:e>
              </m:d>
            </m:oMath>
          </w:p>
          <w:p w14:paraId="0756AA20" w14:textId="77777777" w:rsidR="005C53F5" w:rsidRPr="00E33182" w:rsidRDefault="005C53F5" w:rsidP="006327A3">
            <w:pPr>
              <w:spacing w:line="360" w:lineRule="auto"/>
              <w:rPr>
                <w:i/>
                <w:color w:val="000000"/>
                <w:sz w:val="21"/>
                <w:szCs w:val="21"/>
              </w:rPr>
            </w:pPr>
            <w:r w:rsidRPr="00E33182">
              <w:rPr>
                <w:rFonts w:hint="eastAsia"/>
                <w:color w:val="000000"/>
                <w:sz w:val="21"/>
                <w:szCs w:val="21"/>
              </w:rPr>
              <w:t>输出：</w:t>
            </w:r>
            <w:r w:rsidRPr="00E33182">
              <w:rPr>
                <w:color w:val="000000"/>
                <w:sz w:val="21"/>
                <w:szCs w:val="21"/>
              </w:rPr>
              <w:t>各簇</w:t>
            </w:r>
            <w:r>
              <w:rPr>
                <w:rFonts w:hint="eastAsia"/>
                <w:color w:val="000000"/>
                <w:sz w:val="21"/>
                <w:szCs w:val="21"/>
              </w:rPr>
              <w:t>实时</w:t>
            </w:r>
            <w:r w:rsidRPr="00E33182">
              <w:rPr>
                <w:color w:val="000000"/>
                <w:sz w:val="21"/>
                <w:szCs w:val="21"/>
              </w:rPr>
              <w:t>全局参考路径集合</w:t>
            </w:r>
            <m:oMath>
              <m:r>
                <m:rPr>
                  <m:scr m:val="script"/>
                </m:rPr>
                <w:rPr>
                  <w:rFonts w:ascii="Cambria Math" w:eastAsiaTheme="minorEastAsia" w:hAnsi="Cambria Math" w:cstheme="minorBidi"/>
                  <w:color w:val="000000"/>
                  <w:sz w:val="21"/>
                  <w:szCs w:val="21"/>
                  <w14:ligatures w14:val="standardContextual"/>
                </w:rPr>
                <m:t>P</m:t>
              </m:r>
              <m:d>
                <m:dPr>
                  <m:begChr m:val="（"/>
                  <m:endChr m:val="）"/>
                  <m:ctrlPr>
                    <w:rPr>
                      <w:rFonts w:ascii="Cambria Math" w:eastAsiaTheme="minorEastAsia" w:hAnsi="Cambria Math" w:cstheme="minorBidi"/>
                      <w:i/>
                      <w:color w:val="000000"/>
                      <w:sz w:val="21"/>
                      <w:szCs w:val="21"/>
                      <w14:ligatures w14:val="standardContextual"/>
                    </w:rPr>
                  </m:ctrlPr>
                </m:dPr>
                <m:e>
                  <m:r>
                    <w:rPr>
                      <w:rFonts w:ascii="Cambria Math" w:eastAsiaTheme="minorEastAsia" w:hAnsi="Cambria Math" w:cstheme="minorBidi" w:hint="eastAsia"/>
                      <w:color w:val="000000"/>
                      <w:sz w:val="21"/>
                      <w:szCs w:val="21"/>
                      <w14:ligatures w14:val="standardContextual"/>
                    </w:rPr>
                    <m:t>t</m:t>
                  </m:r>
                </m:e>
              </m:d>
            </m:oMath>
          </w:p>
          <w:p w14:paraId="22C93D6F" w14:textId="29492042" w:rsidR="005C53F5" w:rsidRPr="00E33182" w:rsidRDefault="005C53F5" w:rsidP="006327A3">
            <w:pPr>
              <w:pStyle w:val="a"/>
            </w:pPr>
            <w:r w:rsidRPr="00E33182">
              <w:rPr>
                <w:rFonts w:hint="eastAsia"/>
              </w:rPr>
              <w:t>初始化各簇中心</w:t>
            </w:r>
            <w:r w:rsidRPr="00E33182">
              <w:rPr>
                <w:rFonts w:hint="eastAsia"/>
              </w:rPr>
              <w:t xml:space="preserve"> </w:t>
            </w:r>
            <m:oMath>
              <m:sSub>
                <m:sSubPr>
                  <m:ctrlPr>
                    <w:rPr>
                      <w:rFonts w:ascii="Cambria Math" w:hAnsi="Cambria Math"/>
                    </w:rPr>
                  </m:ctrlPr>
                </m:sSubPr>
                <m:e>
                  <m:r>
                    <w:ins w:id="1488" w:author="运璐 何" w:date="2025-11-19T16:30:00Z">
                      <w:rPr>
                        <w:rFonts w:ascii="Cambria Math" w:hAnsi="Cambria Math" w:hint="eastAsia"/>
                      </w:rPr>
                      <m:t>s</m:t>
                    </w:ins>
                  </m:r>
                  <m:r>
                    <w:del w:id="1489" w:author="运璐 何" w:date="2025-11-19T16:30:00Z">
                      <w:rPr>
                        <w:rFonts w:ascii="Cambria Math" w:hAnsi="Cambria Math" w:hint="eastAsia"/>
                      </w:rPr>
                      <m:t>S</m:t>
                    </w:del>
                  </m:r>
                </m:e>
                <m:sub>
                  <m:r>
                    <w:rPr>
                      <w:rFonts w:ascii="Cambria Math" w:hAnsi="Cambria Math" w:hint="eastAsia"/>
                    </w:rPr>
                    <m:t>i</m:t>
                  </m:r>
                </m:sub>
              </m:sSub>
            </m:oMath>
            <w:r w:rsidRPr="00E33182">
              <w:rPr>
                <w:rFonts w:hint="eastAsia"/>
              </w:rPr>
              <w:t xml:space="preserve"> </w:t>
            </w:r>
            <w:r w:rsidRPr="00E33182">
              <w:rPr>
                <w:rFonts w:hint="eastAsia"/>
              </w:rPr>
              <w:t>与目标</w:t>
            </w:r>
            <w:r w:rsidRPr="00E33182">
              <w:rPr>
                <w:rFonts w:hint="eastAsia"/>
              </w:rPr>
              <w:t xml:space="preserve"> </w:t>
            </w:r>
            <m:oMath>
              <m:sSub>
                <m:sSubPr>
                  <m:ctrlPr>
                    <w:rPr>
                      <w:rFonts w:ascii="Cambria Math" w:hAnsi="Cambria Math"/>
                      <w:i/>
                    </w:rPr>
                  </m:ctrlPr>
                </m:sSubPr>
                <m:e>
                  <m:r>
                    <w:ins w:id="1490" w:author="运璐 何" w:date="2025-11-19T16:30:00Z">
                      <w:rPr>
                        <w:rFonts w:ascii="Cambria Math" w:hAnsi="Cambria Math"/>
                      </w:rPr>
                      <m:t>g</m:t>
                    </w:ins>
                  </m:r>
                  <m:r>
                    <w:del w:id="1491" w:author="运璐 何" w:date="2025-11-19T16:30:00Z">
                      <w:rPr>
                        <w:rFonts w:ascii="Cambria Math" w:hAnsi="Cambria Math"/>
                        <w:rPrChange w:id="1492" w:author="运璐 何" w:date="2025-11-19T16:30:00Z">
                          <w:rPr>
                            <w:rFonts w:ascii="Cambria Math" w:hAnsi="Cambria Math"/>
                          </w:rPr>
                        </w:rPrChange>
                      </w:rPr>
                      <m:t>G</m:t>
                    </w:del>
                  </m:r>
                </m:e>
                <m:sub>
                  <m:r>
                    <w:rPr>
                      <w:rFonts w:ascii="Cambria Math" w:hAnsi="Cambria Math"/>
                    </w:rPr>
                    <m:t>i</m:t>
                  </m:r>
                </m:sub>
              </m:sSub>
            </m:oMath>
          </w:p>
          <w:p w14:paraId="1D4685F5" w14:textId="77777777" w:rsidR="005C53F5" w:rsidRPr="00E33182" w:rsidRDefault="005C53F5" w:rsidP="006327A3">
            <w:pPr>
              <w:pStyle w:val="a"/>
            </w:pPr>
            <w:r w:rsidRPr="00E33182">
              <w:rPr>
                <w:rFonts w:hint="eastAsia"/>
              </w:rPr>
              <w:t xml:space="preserve">while </w:t>
            </w:r>
            <w:r w:rsidRPr="00E33182">
              <w:rPr>
                <w:rFonts w:hint="eastAsia"/>
              </w:rPr>
              <w:t>未满足所有簇到达目标区域</w:t>
            </w:r>
            <w:r w:rsidRPr="00E33182">
              <w:rPr>
                <w:rFonts w:hint="eastAsia"/>
              </w:rPr>
              <w:t xml:space="preserve"> do</w:t>
            </w:r>
          </w:p>
          <w:p w14:paraId="358DD3CB" w14:textId="77777777" w:rsidR="005C53F5" w:rsidRPr="00E33182" w:rsidRDefault="005C53F5" w:rsidP="006327A3">
            <w:pPr>
              <w:pStyle w:val="a"/>
            </w:pPr>
            <w:r w:rsidRPr="00E33182">
              <w:tab/>
            </w:r>
            <w:r w:rsidRPr="00E33182">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m:oMath>
              <m:r>
                <w:rPr>
                  <w:rFonts w:ascii="Cambria Math" w:hAnsi="Cambria Math"/>
                </w:rPr>
                <m:t>P</m:t>
              </m:r>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p>
          <w:p w14:paraId="1D02F564"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E33182">
              <w:rPr>
                <w:rFonts w:hint="eastAsia"/>
              </w:rPr>
              <w:t xml:space="preserve"> </w:t>
            </w:r>
            <w:r w:rsidRPr="00E33182">
              <w:rPr>
                <w:rFonts w:hint="eastAsia"/>
              </w:rPr>
              <w:t>顺序执行</w:t>
            </w:r>
            <w:r w:rsidRPr="00E33182">
              <w:rPr>
                <w:rFonts w:hint="eastAsia"/>
              </w:rPr>
              <w:t>:</w:t>
            </w:r>
          </w:p>
          <w:p w14:paraId="158CC902" w14:textId="77777777" w:rsidR="005C53F5" w:rsidRPr="00E33182" w:rsidRDefault="005C53F5" w:rsidP="006327A3">
            <w:pPr>
              <w:pStyle w:val="a"/>
            </w:pPr>
            <w:r w:rsidRPr="00E33182">
              <w:tab/>
            </w:r>
            <w:r w:rsidRPr="00E33182">
              <w:tab/>
            </w:r>
            <w:r w:rsidRPr="00E33182">
              <w:tab/>
              <w:t xml:space="preserve">if  </w:t>
            </w:r>
            <w:r w:rsidRPr="00E33182">
              <w:rPr>
                <w:rFonts w:hint="eastAsia"/>
              </w:rPr>
              <w:t>R</w:t>
            </w:r>
            <w:r w:rsidRPr="00E33182">
              <w:t>RT*</w:t>
            </w:r>
            <w:r w:rsidRPr="00E33182">
              <w:t>路径</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E33182">
              <w:t>为空或</w:t>
            </w:r>
            <w:r w:rsidRPr="00E33182">
              <w:rPr>
                <w:rFonts w:hint="eastAsia"/>
              </w:rPr>
              <w:t>和</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Pr="00E33182">
              <w:rPr>
                <w:rFonts w:hint="eastAsia"/>
              </w:rPr>
              <w:t>中当前建筑物碰撞或到达下一目标点范围</w:t>
            </w:r>
          </w:p>
          <w:p w14:paraId="550816BC" w14:textId="77777777" w:rsidR="005C53F5" w:rsidRPr="00E33182" w:rsidRDefault="005C53F5" w:rsidP="006327A3">
            <w:pPr>
              <w:pStyle w:val="a"/>
            </w:pPr>
            <w:r w:rsidRPr="00E33182">
              <w:tab/>
            </w:r>
            <w:r w:rsidRPr="00E33182">
              <w:tab/>
              <w:t xml:space="preserve">           </w:t>
            </w:r>
            <w:r w:rsidRPr="00E33182">
              <w:t>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p>
          <w:p w14:paraId="325D0F4D" w14:textId="77777777" w:rsidR="005C53F5" w:rsidRPr="00E33182" w:rsidRDefault="005C53F5" w:rsidP="006327A3">
            <w:pPr>
              <w:pStyle w:val="a"/>
            </w:pPr>
            <w:r>
              <w:t xml:space="preserve">            </w:t>
            </w:r>
            <w:r w:rsidRPr="00E33182">
              <w:t xml:space="preserve">else </w:t>
            </w:r>
            <w:r w:rsidRPr="00E33182">
              <w:rPr>
                <w:rFonts w:hint="eastAsia"/>
              </w:rPr>
              <w:t>加入</w:t>
            </w:r>
            <m:oMath>
              <m:r>
                <w:rPr>
                  <w:rFonts w:ascii="Cambria Math" w:hAnsi="Cambria Math"/>
                </w:rPr>
                <m:t>P</m:t>
              </m:r>
            </m:oMath>
          </w:p>
          <w:p w14:paraId="3720D11E" w14:textId="77777777" w:rsidR="005C53F5" w:rsidRPr="00E33182" w:rsidRDefault="005C53F5" w:rsidP="006327A3">
            <w:pPr>
              <w:pStyle w:val="a"/>
            </w:pPr>
            <w:r w:rsidRPr="00E33182">
              <w:rPr>
                <w:rFonts w:hint="eastAsia"/>
              </w:rPr>
              <w:t xml:space="preserve"> </w:t>
            </w:r>
            <w:r w:rsidRPr="00E33182">
              <w:t xml:space="preserve">          </w:t>
            </w:r>
            <w:r>
              <w:t xml:space="preserve"> </w:t>
            </w:r>
            <w:r w:rsidRPr="00E33182">
              <w:t>end if</w:t>
            </w:r>
          </w:p>
          <w:p w14:paraId="01034511" w14:textId="77777777" w:rsidR="005C53F5" w:rsidRPr="00E33182" w:rsidRDefault="005C53F5" w:rsidP="006327A3">
            <w:pPr>
              <w:pStyle w:val="a"/>
            </w:pPr>
            <w:r w:rsidRPr="00E33182">
              <w:tab/>
            </w:r>
            <w:r w:rsidRPr="00E33182">
              <w:tab/>
              <w:t>end for</w:t>
            </w:r>
          </w:p>
          <w:p w14:paraId="757D567E"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rPr>
                <w:rFonts w:hint="eastAsia"/>
              </w:rPr>
              <w:t xml:space="preserve"> </w:t>
            </w:r>
            <w:r w:rsidRPr="00E33182">
              <w:rPr>
                <w:rFonts w:hint="eastAsia"/>
              </w:rPr>
              <w:t>顺序执行</w:t>
            </w:r>
            <w:r w:rsidRPr="00E33182">
              <w:rPr>
                <w:rFonts w:hint="eastAsia"/>
              </w:rPr>
              <w:t>:</w:t>
            </w:r>
          </w:p>
          <w:p w14:paraId="646C1E40" w14:textId="3B55D633" w:rsidR="005C53F5" w:rsidRPr="00E33182" w:rsidRDefault="005C53F5" w:rsidP="006327A3">
            <w:pPr>
              <w:pStyle w:val="a"/>
            </w:pPr>
            <w:r w:rsidRPr="00E33182">
              <w:tab/>
            </w:r>
            <w:r w:rsidRPr="00E33182">
              <w:tab/>
            </w:r>
            <w:r w:rsidRPr="00E33182">
              <w:tab/>
            </w:r>
            <w:r w:rsidRPr="00E33182">
              <w:rPr>
                <w:rFonts w:hint="eastAsia"/>
              </w:rPr>
              <w:t>生成随机采样点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oMath>
          </w:p>
          <w:p w14:paraId="22D17A02" w14:textId="321B1F5D" w:rsidR="005C53F5" w:rsidRPr="00E33182" w:rsidRDefault="005C53F5" w:rsidP="006327A3">
            <w:pPr>
              <w:pStyle w:val="a"/>
            </w:pPr>
            <w:r w:rsidRPr="00E33182">
              <w:rPr>
                <w:rFonts w:hint="eastAsia"/>
              </w:rPr>
              <w:t xml:space="preserve">        </w:t>
            </w:r>
            <w:r w:rsidRPr="00E33182">
              <w:tab/>
            </w:r>
            <w:r w:rsidRPr="00E33182">
              <w:rPr>
                <w:rFonts w:hint="eastAsia"/>
              </w:rPr>
              <w:t>寻找最近节点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oMath>
            <w:r w:rsidRPr="00E33182">
              <w:rPr>
                <w:rFonts w:hint="eastAsia"/>
              </w:rPr>
              <w:t xml:space="preserve"> </w:t>
            </w:r>
            <w:r w:rsidRPr="00E33182">
              <w:rPr>
                <w:rFonts w:hint="eastAsia"/>
              </w:rPr>
              <w:t>←</w:t>
            </w:r>
            <w:r w:rsidRPr="00E33182">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rand</m:t>
                      </m:r>
                    </m:sub>
                  </m:sSub>
                </m:e>
              </m:d>
            </m:oMath>
          </w:p>
          <w:p w14:paraId="594262C3" w14:textId="537475D2" w:rsidR="005C53F5" w:rsidRPr="00E33182" w:rsidRDefault="005C53F5" w:rsidP="006327A3">
            <w:pPr>
              <w:pStyle w:val="a"/>
            </w:pPr>
            <w:r w:rsidRPr="00E33182">
              <w:rPr>
                <w:rFonts w:hint="eastAsia"/>
              </w:rPr>
              <w:t xml:space="preserve">        </w:t>
            </w:r>
            <w:r w:rsidRPr="00E33182">
              <w:tab/>
            </w:r>
            <w:r w:rsidRPr="00E33182">
              <w:rPr>
                <w:rFonts w:hint="eastAsia"/>
              </w:rPr>
              <w:t>沿方向扩展</w:t>
            </w:r>
            <w:r w:rsidRPr="00E33182">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E33182">
              <w:rPr>
                <w:rFonts w:hint="eastAsia"/>
              </w:rPr>
              <w:t xml:space="preserve"> </w:t>
            </w:r>
            <w:r w:rsidRPr="00E33182">
              <w:rPr>
                <w:rFonts w:hint="eastAsia"/>
              </w:rPr>
              <w:t>生成新节点</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2D3A9FB" w14:textId="0C0836BD" w:rsidR="005C53F5" w:rsidRPr="00E33182" w:rsidRDefault="005C53F5" w:rsidP="006327A3">
            <w:pPr>
              <w:pStyle w:val="a"/>
            </w:pPr>
            <w:r w:rsidRPr="00E33182">
              <w:rPr>
                <w:rFonts w:hint="eastAsia"/>
              </w:rPr>
              <w:t xml:space="preserve">        </w:t>
            </w:r>
            <w:r w:rsidRPr="00E33182">
              <w:tab/>
            </w:r>
            <w:r w:rsidRPr="00E33182">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 xml:space="preserve"> </w:t>
            </w:r>
            <w:r w:rsidRPr="00E33182">
              <w:rPr>
                <w:rFonts w:hint="eastAsia"/>
              </w:rPr>
              <w:t>与障碍物集合</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E33182">
              <w:rPr>
                <w:rFonts w:hint="eastAsia"/>
              </w:rPr>
              <w:t xml:space="preserve"> </w:t>
            </w:r>
            <w:r w:rsidRPr="00E33182">
              <w:rPr>
                <w:rFonts w:hint="eastAsia"/>
              </w:rPr>
              <w:t>不相交</w:t>
            </w:r>
            <w:r w:rsidRPr="00E33182">
              <w:rPr>
                <w:rFonts w:hint="eastAsia"/>
              </w:rPr>
              <w:t xml:space="preserve"> then</w:t>
            </w:r>
          </w:p>
          <w:p w14:paraId="6D2CE589" w14:textId="63D57F53" w:rsidR="005C53F5" w:rsidRPr="00E33182" w:rsidRDefault="005C53F5" w:rsidP="006327A3">
            <w:pPr>
              <w:pStyle w:val="a"/>
            </w:pPr>
            <w:r w:rsidRPr="00E33182">
              <w:rPr>
                <w:rFonts w:hint="eastAsia"/>
              </w:rPr>
              <w:t xml:space="preserve">             </w:t>
            </w:r>
            <w:r w:rsidRPr="00E33182">
              <w:tab/>
            </w:r>
            <w:r w:rsidRPr="00E33182">
              <w:rPr>
                <w:rFonts w:hint="eastAsia"/>
              </w:rPr>
              <w:t>加入树结构</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oMath>
          </w:p>
          <w:p w14:paraId="6E6EB36D" w14:textId="7BDF339E" w:rsidR="005C53F5" w:rsidRPr="00E33182" w:rsidRDefault="005C53F5" w:rsidP="006327A3">
            <w:pPr>
              <w:pStyle w:val="a"/>
            </w:pPr>
            <w:r w:rsidRPr="00E33182">
              <w:rPr>
                <w:rFonts w:hint="eastAsia"/>
              </w:rPr>
              <w:lastRenderedPageBreak/>
              <w:t xml:space="preserve">             </w:t>
            </w:r>
            <w:r w:rsidRPr="00E33182">
              <w:tab/>
            </w:r>
            <w:r w:rsidRPr="00E33182">
              <w:rPr>
                <w:rFonts w:hint="eastAsia"/>
              </w:rPr>
              <w:t>计算路径代价</w:t>
            </w:r>
            <w:r w:rsidRPr="00E33182">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hint="eastAsia"/>
                        </w:rPr>
                        <m:t>new</m:t>
                      </m:r>
                    </m:sub>
                  </m:sSub>
                </m:e>
              </m:d>
            </m:oMath>
            <w:r w:rsidRPr="00E33182">
              <w:rPr>
                <w:rFonts w:hint="eastAsia"/>
              </w:rPr>
              <w:t>，执行路径重连优化</w:t>
            </w:r>
          </w:p>
          <w:p w14:paraId="27E643C7" w14:textId="77777777" w:rsidR="005C53F5" w:rsidRPr="00E33182" w:rsidRDefault="005C53F5" w:rsidP="006327A3">
            <w:pPr>
              <w:pStyle w:val="a"/>
            </w:pPr>
            <w:r w:rsidRPr="00E33182">
              <w:t xml:space="preserve">        </w:t>
            </w:r>
            <w:r w:rsidRPr="00E33182">
              <w:tab/>
              <w:t>end if</w:t>
            </w:r>
          </w:p>
          <w:p w14:paraId="47C2E16A" w14:textId="77777777" w:rsidR="005C53F5" w:rsidRPr="00E33182" w:rsidRDefault="005C53F5" w:rsidP="006327A3">
            <w:pPr>
              <w:pStyle w:val="a"/>
            </w:pPr>
            <w:r w:rsidRPr="00E33182">
              <w:rPr>
                <w:rFonts w:hint="eastAsia"/>
              </w:rPr>
              <w:t xml:space="preserve">        </w:t>
            </w:r>
            <w:r w:rsidRPr="00E33182">
              <w:tab/>
              <w:t xml:space="preserve">if </w:t>
            </w:r>
            <w:r w:rsidRPr="00E33182">
              <w:rPr>
                <w:rFonts w:hint="eastAsia"/>
              </w:rPr>
              <w:t>路径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E33182">
              <w:rPr>
                <w:rFonts w:hint="eastAsia"/>
              </w:rPr>
              <w:t xml:space="preserve"> </w:t>
            </w:r>
            <w:r w:rsidRPr="00E33182">
              <w:rPr>
                <w:rFonts w:hint="eastAsia"/>
              </w:rPr>
              <w:t>与其他簇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w:rPr>
                  <w:rFonts w:ascii="Cambria Math" w:hAnsi="Cambria Math"/>
                </w:rPr>
                <m:t>P</m:t>
              </m:r>
            </m:oMath>
            <w:r w:rsidRPr="00E33182">
              <w:rPr>
                <w:rFonts w:hint="eastAsia"/>
              </w:rPr>
              <w:t xml:space="preserve"> </w:t>
            </w:r>
            <w:r w:rsidRPr="00E33182">
              <w:rPr>
                <w:rFonts w:hint="eastAsia"/>
              </w:rPr>
              <w:t>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E33182">
              <w:rPr>
                <w:rFonts w:hint="eastAsia"/>
              </w:rPr>
              <w:t xml:space="preserve"> </w:t>
            </w:r>
            <w:r w:rsidRPr="00E33182">
              <w:rPr>
                <w:rFonts w:hint="eastAsia"/>
              </w:rPr>
              <w:t>的</w:t>
            </w:r>
            <w:r w:rsidRPr="00E33182">
              <w:rPr>
                <w:rFonts w:hint="eastAsia"/>
              </w:rPr>
              <w:t xml:space="preserve"> Fr</w:t>
            </w:r>
            <w:r w:rsidRPr="00E33182">
              <w:rPr>
                <w:rFonts w:hint="eastAsia"/>
              </w:rPr>
              <w:t>é</w:t>
            </w:r>
            <w:r w:rsidRPr="00E33182">
              <w:rPr>
                <w:rFonts w:hint="eastAsia"/>
              </w:rPr>
              <w:t xml:space="preserve">chet </w:t>
            </w:r>
            <w:r w:rsidRPr="00E33182">
              <w:rPr>
                <w:rFonts w:hint="eastAsia"/>
              </w:rPr>
              <w:t>距离未处于</w:t>
            </w:r>
            <w:r w:rsidRPr="00E33182">
              <w:rPr>
                <w:rFonts w:hint="eastAsia"/>
              </w:rPr>
              <w:t xml:space="preserve"> [L, U] </w:t>
            </w:r>
            <w:r w:rsidRPr="00E33182">
              <w:rPr>
                <w:rFonts w:hint="eastAsia"/>
              </w:rPr>
              <w:t>内</w:t>
            </w:r>
          </w:p>
          <w:p w14:paraId="1A4E7B39" w14:textId="77777777" w:rsidR="005C53F5" w:rsidRPr="00E33182" w:rsidRDefault="005C53F5" w:rsidP="006327A3">
            <w:pPr>
              <w:pStyle w:val="a"/>
            </w:pPr>
            <w:r w:rsidRPr="00E33182">
              <w:rPr>
                <w:rFonts w:hint="eastAsia"/>
              </w:rPr>
              <w:t xml:space="preserve">            </w:t>
            </w:r>
            <w:r w:rsidRPr="00E33182">
              <w:tab/>
            </w:r>
            <w:r w:rsidRPr="00E33182">
              <w:rPr>
                <w:rFonts w:hint="eastAsia"/>
              </w:rPr>
              <w:t>重新规划</w:t>
            </w:r>
          </w:p>
          <w:p w14:paraId="4FD9F9C5" w14:textId="77777777" w:rsidR="005C53F5" w:rsidRPr="00E33182" w:rsidRDefault="005C53F5" w:rsidP="006327A3">
            <w:pPr>
              <w:pStyle w:val="a"/>
            </w:pPr>
            <w:r w:rsidRPr="00E33182">
              <w:t xml:space="preserve">        </w:t>
            </w:r>
            <w:r w:rsidRPr="00E33182">
              <w:tab/>
              <w:t>end if</w:t>
            </w:r>
          </w:p>
          <w:p w14:paraId="784FE004" w14:textId="77777777" w:rsidR="005C53F5" w:rsidRPr="00E33182" w:rsidRDefault="005C53F5" w:rsidP="006327A3">
            <w:pPr>
              <w:pStyle w:val="a"/>
            </w:pPr>
            <w:r w:rsidRPr="00E33182">
              <w:t xml:space="preserve">    </w:t>
            </w:r>
            <w:r>
              <w:t xml:space="preserve">   </w:t>
            </w:r>
            <w:r w:rsidRPr="00E33182">
              <w:t>end for</w:t>
            </w:r>
          </w:p>
          <w:p w14:paraId="2B51F769" w14:textId="77777777" w:rsidR="005C53F5" w:rsidRPr="00E33182" w:rsidRDefault="005C53F5" w:rsidP="006327A3">
            <w:pPr>
              <w:pStyle w:val="a"/>
            </w:pPr>
            <w:r w:rsidRPr="00E33182">
              <w:rPr>
                <w:rFonts w:hint="eastAsia"/>
              </w:rPr>
              <w:t xml:space="preserve"> </w:t>
            </w:r>
            <w:r w:rsidRPr="00E33182">
              <w:t xml:space="preserve">      </w:t>
            </w:r>
            <w:r>
              <w:rPr>
                <w:rFonts w:hint="eastAsia"/>
              </w:rPr>
              <w:t>输出</w:t>
            </w:r>
            <w:r w:rsidRPr="00E33182">
              <w:t>各簇的全局参考路径集合</w:t>
            </w:r>
            <m:oMath>
              <m:r>
                <m:rPr>
                  <m:scr m:val="script"/>
                  <m:sty m:val="p"/>
                </m:rPr>
                <w:rPr>
                  <w:rFonts w:ascii="Cambria Math" w:hAnsi="Cambria Math"/>
                </w:rPr>
                <m:t>P</m:t>
              </m:r>
              <m:r>
                <w:rPr>
                  <w:rFonts w:ascii="Cambria Math" w:hAnsi="Cambria Math"/>
                </w:rPr>
                <m:t>(t)</m:t>
              </m:r>
            </m:oMath>
          </w:p>
          <w:p w14:paraId="028D37A9" w14:textId="77777777" w:rsidR="005C53F5" w:rsidRPr="00E33182" w:rsidRDefault="005C53F5" w:rsidP="006327A3">
            <w:pPr>
              <w:pStyle w:val="a"/>
            </w:pPr>
            <w:r w:rsidRPr="00E33182">
              <w:rPr>
                <w:rFonts w:hint="eastAsia"/>
              </w:rPr>
              <w:t xml:space="preserve"> </w:t>
            </w:r>
            <w:r w:rsidRPr="00E33182">
              <w:t xml:space="preserve">      </w:t>
            </w:r>
            <w:r w:rsidRPr="00E33182">
              <w:t>执行局部规划算法</w:t>
            </w:r>
            <w:r>
              <w:rPr>
                <w:rFonts w:hint="eastAsia"/>
              </w:rPr>
              <w:t>2</w:t>
            </w:r>
            <w:r w:rsidRPr="00E33182">
              <w:rPr>
                <w:rFonts w:hint="eastAsia"/>
              </w:rPr>
              <w:t>，更新</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E33182">
              <w:rPr>
                <w:rFonts w:hint="eastAsia"/>
              </w:rPr>
              <w:t>和</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sub>
              </m:sSub>
            </m:oMath>
          </w:p>
          <w:p w14:paraId="7E9D10ED" w14:textId="77777777" w:rsidR="005C53F5" w:rsidRPr="00E33182" w:rsidRDefault="005C53F5" w:rsidP="006327A3">
            <w:pPr>
              <w:pStyle w:val="a"/>
              <w:rPr>
                <w:color w:val="000000"/>
              </w:rPr>
            </w:pPr>
            <w:r w:rsidRPr="00E33182">
              <w:t>end while</w:t>
            </w:r>
          </w:p>
        </w:tc>
      </w:tr>
    </w:tbl>
    <w:p w14:paraId="5348A9CF" w14:textId="77777777" w:rsidR="00112E5B" w:rsidRDefault="00112E5B" w:rsidP="00A433FA">
      <w:pPr>
        <w:spacing w:line="360" w:lineRule="auto"/>
        <w:rPr>
          <w:rFonts w:hint="eastAsia"/>
          <w:color w:val="000000"/>
          <w:sz w:val="21"/>
          <w:szCs w:val="21"/>
        </w:rPr>
      </w:pPr>
    </w:p>
    <w:p w14:paraId="3DCBA568" w14:textId="4ACC7A64" w:rsidR="00583115" w:rsidRPr="00A9585A" w:rsidRDefault="0079034F" w:rsidP="00234ACA">
      <w:pPr>
        <w:spacing w:line="360" w:lineRule="auto"/>
        <w:outlineLvl w:val="1"/>
        <w:rPr>
          <w:b/>
          <w:sz w:val="21"/>
          <w:szCs w:val="21"/>
        </w:rPr>
      </w:pPr>
      <w:bookmarkStart w:id="1493" w:name="OLE_LINK7"/>
      <w:r w:rsidRPr="00A9585A">
        <w:rPr>
          <w:b/>
          <w:sz w:val="21"/>
          <w:szCs w:val="21"/>
        </w:rPr>
        <w:t>3</w:t>
      </w:r>
      <w:r w:rsidR="00583115" w:rsidRPr="00A9585A">
        <w:rPr>
          <w:rFonts w:hint="eastAsia"/>
          <w:b/>
          <w:sz w:val="21"/>
          <w:szCs w:val="21"/>
        </w:rPr>
        <w:t>.</w:t>
      </w:r>
      <w:r w:rsidR="00942C71">
        <w:rPr>
          <w:b/>
          <w:sz w:val="21"/>
          <w:szCs w:val="21"/>
        </w:rPr>
        <w:t>3</w:t>
      </w:r>
      <w:r w:rsidR="00583115" w:rsidRPr="00A9585A">
        <w:rPr>
          <w:rFonts w:hint="eastAsia"/>
          <w:b/>
          <w:sz w:val="21"/>
          <w:szCs w:val="21"/>
        </w:rPr>
        <w:t xml:space="preserve"> </w:t>
      </w:r>
      <w:r w:rsidR="00A32489">
        <w:rPr>
          <w:rFonts w:hint="eastAsia"/>
          <w:b/>
          <w:sz w:val="21"/>
          <w:szCs w:val="21"/>
        </w:rPr>
        <w:t>局部</w:t>
      </w:r>
      <w:r w:rsidR="00E15C4F">
        <w:rPr>
          <w:rFonts w:hint="eastAsia"/>
          <w:b/>
          <w:sz w:val="21"/>
          <w:szCs w:val="21"/>
        </w:rPr>
        <w:t>M</w:t>
      </w:r>
      <w:ins w:id="1494" w:author="运璐 何" w:date="2025-11-18T14:34:00Z">
        <w:r w:rsidR="00B9239D">
          <w:rPr>
            <w:b/>
            <w:sz w:val="21"/>
            <w:szCs w:val="21"/>
          </w:rPr>
          <w:t>B</w:t>
        </w:r>
      </w:ins>
      <w:r w:rsidR="00E15C4F">
        <w:rPr>
          <w:b/>
          <w:sz w:val="21"/>
          <w:szCs w:val="21"/>
        </w:rPr>
        <w:t>ST-APF</w:t>
      </w:r>
      <w:r w:rsidR="00E15C4F">
        <w:rPr>
          <w:rFonts w:hint="eastAsia"/>
          <w:b/>
          <w:sz w:val="21"/>
          <w:szCs w:val="21"/>
        </w:rPr>
        <w:t>规划</w:t>
      </w:r>
    </w:p>
    <w:bookmarkEnd w:id="1493"/>
    <w:p w14:paraId="139A29A9" w14:textId="26BFD625" w:rsidR="00265414" w:rsidRDefault="008A031F" w:rsidP="000F4F18">
      <w:pPr>
        <w:spacing w:line="360" w:lineRule="auto"/>
        <w:ind w:firstLineChars="196" w:firstLine="412"/>
        <w:rPr>
          <w:color w:val="000000"/>
          <w:sz w:val="21"/>
          <w:szCs w:val="21"/>
        </w:rPr>
      </w:pPr>
      <w:ins w:id="1495" w:author="运璐 何" w:date="2025-11-14T16:40:00Z">
        <w:r>
          <w:rPr>
            <w:rFonts w:hint="eastAsia"/>
            <w:color w:val="000000"/>
            <w:sz w:val="21"/>
            <w:szCs w:val="21"/>
          </w:rPr>
          <w:t>局部</w:t>
        </w:r>
      </w:ins>
      <w:r w:rsidR="00265414" w:rsidRPr="00265414">
        <w:rPr>
          <w:color w:val="000000"/>
          <w:sz w:val="21"/>
          <w:szCs w:val="21"/>
        </w:rPr>
        <w:t>M</w:t>
      </w:r>
      <w:ins w:id="1496" w:author="运璐 何" w:date="2025-11-18T14:34:00Z">
        <w:r w:rsidR="00B9239D">
          <w:rPr>
            <w:color w:val="000000"/>
            <w:sz w:val="21"/>
            <w:szCs w:val="21"/>
          </w:rPr>
          <w:t>B</w:t>
        </w:r>
      </w:ins>
      <w:r w:rsidR="00265414" w:rsidRPr="00265414">
        <w:rPr>
          <w:color w:val="000000"/>
          <w:sz w:val="21"/>
          <w:szCs w:val="21"/>
        </w:rPr>
        <w:t>ST</w:t>
      </w:r>
      <w:r w:rsidR="00265414">
        <w:rPr>
          <w:rFonts w:hint="eastAsia"/>
          <w:color w:val="000000"/>
          <w:sz w:val="21"/>
          <w:szCs w:val="21"/>
        </w:rPr>
        <w:t>-</w:t>
      </w:r>
      <w:r w:rsidR="00265414">
        <w:rPr>
          <w:color w:val="000000"/>
          <w:sz w:val="21"/>
          <w:szCs w:val="21"/>
        </w:rPr>
        <w:t>APF</w:t>
      </w:r>
      <w:r w:rsidR="00265414" w:rsidRPr="00265414">
        <w:rPr>
          <w:color w:val="000000"/>
          <w:sz w:val="21"/>
          <w:szCs w:val="21"/>
        </w:rPr>
        <w:t>规划核心思想是通过</w:t>
      </w:r>
      <w:r w:rsidR="00D049F8">
        <w:rPr>
          <w:rFonts w:hint="eastAsia"/>
          <w:color w:val="000000"/>
          <w:sz w:val="21"/>
          <w:szCs w:val="21"/>
        </w:rPr>
        <w:t>基于最大</w:t>
      </w:r>
      <w:r w:rsidR="00D049F8">
        <w:rPr>
          <w:rFonts w:hint="eastAsia"/>
          <w:color w:val="000000"/>
          <w:sz w:val="21"/>
          <w:szCs w:val="21"/>
        </w:rPr>
        <w:t>S</w:t>
      </w:r>
      <w:r w:rsidR="00D049F8">
        <w:rPr>
          <w:color w:val="000000"/>
          <w:sz w:val="21"/>
          <w:szCs w:val="21"/>
        </w:rPr>
        <w:t>INR</w:t>
      </w:r>
      <w:r w:rsidR="00D049F8">
        <w:rPr>
          <w:rFonts w:hint="eastAsia"/>
          <w:color w:val="000000"/>
          <w:sz w:val="21"/>
          <w:szCs w:val="21"/>
        </w:rPr>
        <w:t>瓶颈生成树构建确定的主干通信保持网络</w:t>
      </w:r>
      <w:r w:rsidR="00265414" w:rsidRPr="00265414">
        <w:rPr>
          <w:color w:val="000000"/>
          <w:sz w:val="21"/>
          <w:szCs w:val="21"/>
        </w:rPr>
        <w:t>，将局部避障、路径跟随与通信保持等任务转化为可连续求解的力场叠加问题，从而实现无人机的分布式协同控制</w:t>
      </w:r>
      <w:r w:rsidR="00083B11">
        <w:rPr>
          <w:rFonts w:hint="eastAsia"/>
          <w:color w:val="000000"/>
          <w:sz w:val="21"/>
          <w:szCs w:val="21"/>
        </w:rPr>
        <w:t>，确保无人机在</w:t>
      </w:r>
      <w:r w:rsidR="00083B11" w:rsidRPr="00265414">
        <w:rPr>
          <w:color w:val="000000"/>
          <w:sz w:val="21"/>
          <w:szCs w:val="21"/>
        </w:rPr>
        <w:t>复杂干扰与动态环境下保持</w:t>
      </w:r>
      <w:r w:rsidR="00083B11">
        <w:rPr>
          <w:rFonts w:hint="eastAsia"/>
          <w:color w:val="000000"/>
          <w:sz w:val="21"/>
          <w:szCs w:val="21"/>
        </w:rPr>
        <w:t>单步</w:t>
      </w:r>
      <w:r w:rsidR="00083B11" w:rsidRPr="00265414">
        <w:rPr>
          <w:color w:val="000000"/>
          <w:sz w:val="21"/>
          <w:szCs w:val="21"/>
        </w:rPr>
        <w:t>路径可行的同时维持通信连通性与运动稳定性。</w:t>
      </w:r>
    </w:p>
    <w:p w14:paraId="39C4E740" w14:textId="2E036C17" w:rsidR="00265414" w:rsidRPr="00A9585A" w:rsidDel="004046E3" w:rsidRDefault="00265414" w:rsidP="000F4F18">
      <w:pPr>
        <w:spacing w:line="360" w:lineRule="auto"/>
        <w:ind w:firstLineChars="196" w:firstLine="412"/>
        <w:rPr>
          <w:del w:id="1497" w:author="运璐 何" w:date="2025-11-14T14:45:00Z"/>
          <w:color w:val="000000"/>
          <w:sz w:val="21"/>
          <w:szCs w:val="21"/>
        </w:rPr>
      </w:pPr>
      <w:commentRangeStart w:id="1498"/>
      <w:commentRangeStart w:id="1499"/>
      <w:del w:id="1500" w:author="运璐 何" w:date="2025-11-14T14:45:00Z">
        <w:r w:rsidRPr="00265414" w:rsidDel="004046E3">
          <w:rPr>
            <w:color w:val="000000"/>
            <w:sz w:val="21"/>
            <w:szCs w:val="21"/>
          </w:rPr>
          <w:delText>与现有研究相比，本文提出的</w:delText>
        </w:r>
        <w:r w:rsidRPr="00265414" w:rsidDel="004046E3">
          <w:rPr>
            <w:color w:val="000000"/>
            <w:sz w:val="21"/>
            <w:szCs w:val="21"/>
          </w:rPr>
          <w:delText>MST</w:delText>
        </w:r>
        <w:r w:rsidDel="004046E3">
          <w:rPr>
            <w:rFonts w:hint="eastAsia"/>
            <w:color w:val="000000"/>
            <w:sz w:val="21"/>
            <w:szCs w:val="21"/>
          </w:rPr>
          <w:delText>-</w:delText>
        </w:r>
        <w:r w:rsidDel="004046E3">
          <w:rPr>
            <w:color w:val="000000"/>
            <w:sz w:val="21"/>
            <w:szCs w:val="21"/>
          </w:rPr>
          <w:delText>APF</w:delText>
        </w:r>
        <w:r w:rsidDel="004046E3">
          <w:rPr>
            <w:rFonts w:hint="eastAsia"/>
            <w:color w:val="000000"/>
            <w:sz w:val="21"/>
            <w:szCs w:val="21"/>
          </w:rPr>
          <w:delText>通信</w:delText>
        </w:r>
        <w:r w:rsidRPr="00265414" w:rsidDel="004046E3">
          <w:rPr>
            <w:color w:val="000000"/>
            <w:sz w:val="21"/>
            <w:szCs w:val="21"/>
          </w:rPr>
          <w:delText>保持机制在通信保持策略上具有显著差异。传统通信保持</w:delText>
        </w:r>
        <w:r w:rsidR="00F91172" w:rsidDel="004046E3">
          <w:rPr>
            <w:rFonts w:hint="eastAsia"/>
            <w:color w:val="000000"/>
            <w:sz w:val="21"/>
            <w:szCs w:val="21"/>
          </w:rPr>
          <w:delText>路径规划</w:delText>
        </w:r>
        <w:r w:rsidRPr="00265414" w:rsidDel="004046E3">
          <w:rPr>
            <w:color w:val="000000"/>
            <w:sz w:val="21"/>
            <w:szCs w:val="21"/>
          </w:rPr>
          <w:delText>算法通常采用固定通信半径邻居吸引、编队结构控制吸引或全链路引力机制，即每个无人机同时对所有可通信邻居施加吸引力</w:delText>
        </w:r>
        <w:r w:rsidRPr="007A17F7" w:rsidDel="004046E3">
          <w:rPr>
            <w:color w:val="000000"/>
            <w:sz w:val="21"/>
            <w:szCs w:val="21"/>
            <w:vertAlign w:val="superscript"/>
          </w:rPr>
          <w:fldChar w:fldCharType="begin"/>
        </w:r>
        <w:r w:rsidRPr="007A17F7" w:rsidDel="004046E3">
          <w:rPr>
            <w:color w:val="000000"/>
            <w:sz w:val="21"/>
            <w:szCs w:val="21"/>
            <w:vertAlign w:val="superscript"/>
          </w:rPr>
          <w:delInstrText xml:space="preserve"> REF _Ref210900867 \r \h </w:delInstrText>
        </w:r>
        <w:r w:rsidR="007A17F7" w:rsidRPr="007A17F7" w:rsidDel="004046E3">
          <w:rPr>
            <w:rFonts w:hint="eastAsia"/>
            <w:color w:val="000000"/>
            <w:sz w:val="21"/>
            <w:szCs w:val="21"/>
            <w:vertAlign w:val="superscript"/>
          </w:rPr>
          <w:delInstrText>\#"[0" </w:delInstrText>
        </w:r>
        <w:r w:rsidR="007A17F7" w:rsidRPr="007A17F7" w:rsidDel="004046E3">
          <w:rPr>
            <w:color w:val="000000"/>
            <w:sz w:val="21"/>
            <w:szCs w:val="21"/>
            <w:vertAlign w:val="superscript"/>
          </w:rPr>
          <w:delInstrText xml:space="preserve"> \* MERGEFORMAT </w:delInstrText>
        </w:r>
        <w:r w:rsidRPr="007A17F7" w:rsidDel="004046E3">
          <w:rPr>
            <w:color w:val="000000"/>
            <w:sz w:val="21"/>
            <w:szCs w:val="21"/>
            <w:vertAlign w:val="superscript"/>
          </w:rPr>
        </w:r>
        <w:r w:rsidRPr="007A17F7" w:rsidDel="004046E3">
          <w:rPr>
            <w:color w:val="000000"/>
            <w:sz w:val="21"/>
            <w:szCs w:val="21"/>
            <w:vertAlign w:val="superscript"/>
          </w:rPr>
          <w:fldChar w:fldCharType="separate"/>
        </w:r>
        <w:r w:rsidR="007A17F7" w:rsidRPr="007A17F7" w:rsidDel="004046E3">
          <w:rPr>
            <w:rFonts w:hint="eastAsia"/>
            <w:color w:val="000000"/>
            <w:sz w:val="21"/>
            <w:szCs w:val="21"/>
            <w:vertAlign w:val="superscript"/>
          </w:rPr>
          <w:delText>[</w:delText>
        </w:r>
        <w:r w:rsidR="007A17F7" w:rsidRPr="007A17F7" w:rsidDel="004046E3">
          <w:rPr>
            <w:color w:val="000000"/>
            <w:sz w:val="21"/>
            <w:szCs w:val="21"/>
            <w:vertAlign w:val="superscript"/>
          </w:rPr>
          <w:delText>15</w:delText>
        </w:r>
        <w:r w:rsidRPr="007A17F7" w:rsidDel="004046E3">
          <w:rPr>
            <w:color w:val="000000"/>
            <w:sz w:val="21"/>
            <w:szCs w:val="21"/>
            <w:vertAlign w:val="superscript"/>
          </w:rPr>
          <w:fldChar w:fldCharType="end"/>
        </w:r>
        <w:r w:rsidR="007A17F7" w:rsidRPr="007A17F7" w:rsidDel="004046E3">
          <w:rPr>
            <w:color w:val="000000"/>
            <w:sz w:val="21"/>
            <w:szCs w:val="21"/>
            <w:vertAlign w:val="superscript"/>
          </w:rPr>
          <w:delText>-</w:delText>
        </w:r>
        <w:r w:rsidRPr="007A17F7" w:rsidDel="004046E3">
          <w:rPr>
            <w:color w:val="000000"/>
            <w:sz w:val="21"/>
            <w:szCs w:val="21"/>
            <w:vertAlign w:val="superscript"/>
          </w:rPr>
          <w:fldChar w:fldCharType="begin"/>
        </w:r>
        <w:r w:rsidRPr="007A17F7" w:rsidDel="004046E3">
          <w:rPr>
            <w:color w:val="000000"/>
            <w:sz w:val="21"/>
            <w:szCs w:val="21"/>
            <w:vertAlign w:val="superscript"/>
          </w:rPr>
          <w:delInstrText xml:space="preserve"> REF _Ref210901050 \r \h </w:delInstrText>
        </w:r>
        <w:r w:rsidR="007A17F7" w:rsidRPr="007A17F7" w:rsidDel="004046E3">
          <w:rPr>
            <w:rFonts w:hint="eastAsia"/>
            <w:color w:val="000000"/>
            <w:sz w:val="21"/>
            <w:szCs w:val="21"/>
            <w:vertAlign w:val="superscript"/>
          </w:rPr>
          <w:delInstrText>\#"0]"</w:delInstrText>
        </w:r>
        <w:r w:rsidR="007A17F7" w:rsidRPr="007A17F7" w:rsidDel="004046E3">
          <w:rPr>
            <w:color w:val="000000"/>
            <w:sz w:val="21"/>
            <w:szCs w:val="21"/>
            <w:vertAlign w:val="superscript"/>
          </w:rPr>
          <w:delInstrText xml:space="preserve"> \* MERGEFORMAT </w:delInstrText>
        </w:r>
        <w:r w:rsidRPr="007A17F7" w:rsidDel="004046E3">
          <w:rPr>
            <w:color w:val="000000"/>
            <w:sz w:val="21"/>
            <w:szCs w:val="21"/>
            <w:vertAlign w:val="superscript"/>
          </w:rPr>
        </w:r>
        <w:r w:rsidRPr="007A17F7" w:rsidDel="004046E3">
          <w:rPr>
            <w:color w:val="000000"/>
            <w:sz w:val="21"/>
            <w:szCs w:val="21"/>
            <w:vertAlign w:val="superscript"/>
          </w:rPr>
          <w:fldChar w:fldCharType="separate"/>
        </w:r>
        <w:r w:rsidR="007A17F7" w:rsidRPr="007A17F7" w:rsidDel="004046E3">
          <w:rPr>
            <w:color w:val="000000"/>
            <w:sz w:val="21"/>
            <w:szCs w:val="21"/>
            <w:vertAlign w:val="superscript"/>
          </w:rPr>
          <w:delText>17</w:delText>
        </w:r>
        <w:r w:rsidR="007A17F7" w:rsidRPr="007A17F7" w:rsidDel="004046E3">
          <w:rPr>
            <w:rFonts w:hint="eastAsia"/>
            <w:color w:val="000000"/>
            <w:sz w:val="21"/>
            <w:szCs w:val="21"/>
            <w:vertAlign w:val="superscript"/>
          </w:rPr>
          <w:delText>]</w:delText>
        </w:r>
        <w:r w:rsidRPr="007A17F7" w:rsidDel="004046E3">
          <w:rPr>
            <w:color w:val="000000"/>
            <w:sz w:val="21"/>
            <w:szCs w:val="21"/>
            <w:vertAlign w:val="superscript"/>
          </w:rPr>
          <w:fldChar w:fldCharType="end"/>
        </w:r>
        <w:r w:rsidRPr="00265414" w:rsidDel="004046E3">
          <w:rPr>
            <w:color w:val="000000"/>
            <w:sz w:val="21"/>
            <w:szCs w:val="21"/>
          </w:rPr>
          <w:delText>。此类方法在小规模场景下能维持</w:delText>
        </w:r>
        <w:r w:rsidDel="004046E3">
          <w:rPr>
            <w:rFonts w:hint="eastAsia"/>
            <w:color w:val="000000"/>
            <w:sz w:val="21"/>
            <w:szCs w:val="21"/>
          </w:rPr>
          <w:delText>网络连通</w:delText>
        </w:r>
        <w:r w:rsidRPr="00265414" w:rsidDel="004046E3">
          <w:rPr>
            <w:color w:val="000000"/>
            <w:sz w:val="21"/>
            <w:szCs w:val="21"/>
          </w:rPr>
          <w:delText>，但在大规模复杂环境中，邻居链路数量</w:delText>
        </w:r>
        <w:r w:rsidDel="004046E3">
          <w:rPr>
            <w:rFonts w:hint="eastAsia"/>
            <w:color w:val="000000"/>
            <w:sz w:val="21"/>
            <w:szCs w:val="21"/>
          </w:rPr>
          <w:delText>大幅</w:delText>
        </w:r>
        <w:r w:rsidRPr="00265414" w:rsidDel="004046E3">
          <w:rPr>
            <w:color w:val="000000"/>
            <w:sz w:val="21"/>
            <w:szCs w:val="21"/>
          </w:rPr>
          <w:delText>增长，势场力叠加效应导致系统易出现震荡和</w:delText>
        </w:r>
        <w:r w:rsidDel="004046E3">
          <w:rPr>
            <w:rFonts w:hint="eastAsia"/>
            <w:color w:val="000000"/>
            <w:sz w:val="21"/>
            <w:szCs w:val="21"/>
          </w:rPr>
          <w:delText>死锁等情况，规划效率和通信保持效果下降。</w:delText>
        </w:r>
        <w:r w:rsidRPr="00265414" w:rsidDel="004046E3">
          <w:rPr>
            <w:color w:val="000000"/>
            <w:sz w:val="21"/>
            <w:szCs w:val="21"/>
          </w:rPr>
          <w:delText>相比之下，本文提出的</w:delText>
        </w:r>
        <w:r w:rsidRPr="00265414" w:rsidDel="004046E3">
          <w:rPr>
            <w:color w:val="000000"/>
            <w:sz w:val="21"/>
            <w:szCs w:val="21"/>
          </w:rPr>
          <w:delText>MS</w:delText>
        </w:r>
        <w:r w:rsidDel="004046E3">
          <w:rPr>
            <w:color w:val="000000"/>
            <w:sz w:val="21"/>
            <w:szCs w:val="21"/>
          </w:rPr>
          <w:delText>T-APF</w:delText>
        </w:r>
        <w:r w:rsidRPr="00265414" w:rsidDel="004046E3">
          <w:rPr>
            <w:color w:val="000000"/>
            <w:sz w:val="21"/>
            <w:szCs w:val="21"/>
          </w:rPr>
          <w:delText>通信保持机制通过维护</w:delText>
        </w:r>
        <w:r w:rsidRPr="00265414" w:rsidDel="004046E3">
          <w:rPr>
            <w:b/>
            <w:bCs/>
            <w:color w:val="000000"/>
            <w:sz w:val="21"/>
            <w:szCs w:val="21"/>
          </w:rPr>
          <w:delText>主干通信网络</w:delText>
        </w:r>
        <w:r w:rsidRPr="00265414" w:rsidDel="004046E3">
          <w:rPr>
            <w:color w:val="000000"/>
            <w:sz w:val="21"/>
            <w:szCs w:val="21"/>
          </w:rPr>
          <w:delText>，实现了通信链路的最小化与力场的</w:delText>
        </w:r>
        <w:r w:rsidDel="004046E3">
          <w:rPr>
            <w:rFonts w:hint="eastAsia"/>
            <w:color w:val="000000"/>
            <w:sz w:val="21"/>
            <w:szCs w:val="21"/>
          </w:rPr>
          <w:delText>简</w:delText>
        </w:r>
        <w:r w:rsidRPr="00265414" w:rsidDel="004046E3">
          <w:rPr>
            <w:color w:val="000000"/>
            <w:sz w:val="21"/>
            <w:szCs w:val="21"/>
          </w:rPr>
          <w:delText>化，从而显著降低了势场叠加带来的复杂度，提高了通信保持</w:delText>
        </w:r>
        <w:r w:rsidDel="004046E3">
          <w:rPr>
            <w:rFonts w:hint="eastAsia"/>
            <w:color w:val="000000"/>
            <w:sz w:val="21"/>
            <w:szCs w:val="21"/>
          </w:rPr>
          <w:delText>效果的</w:delText>
        </w:r>
        <w:r w:rsidRPr="00265414" w:rsidDel="004046E3">
          <w:rPr>
            <w:color w:val="000000"/>
            <w:sz w:val="21"/>
            <w:szCs w:val="21"/>
          </w:rPr>
          <w:delText>稳定性。该机制在每个时间步中根据当前</w:delText>
        </w:r>
        <w:r w:rsidDel="004046E3">
          <w:rPr>
            <w:rFonts w:hint="eastAsia"/>
            <w:color w:val="000000"/>
            <w:sz w:val="21"/>
            <w:szCs w:val="21"/>
          </w:rPr>
          <w:delText>链路的</w:delText>
        </w:r>
        <w:r w:rsidRPr="00265414" w:rsidDel="004046E3">
          <w:rPr>
            <w:color w:val="000000"/>
            <w:sz w:val="21"/>
            <w:szCs w:val="21"/>
          </w:rPr>
          <w:delText>SINR</w:delText>
        </w:r>
        <w:r w:rsidRPr="00265414" w:rsidDel="004046E3">
          <w:rPr>
            <w:color w:val="000000"/>
            <w:sz w:val="21"/>
            <w:szCs w:val="21"/>
          </w:rPr>
          <w:delText>动态更新最小生成树，仅保留维持网络连通性的关键链路</w:delText>
        </w:r>
        <w:r w:rsidR="00F91172" w:rsidDel="004046E3">
          <w:rPr>
            <w:rFonts w:hint="eastAsia"/>
            <w:color w:val="000000"/>
            <w:sz w:val="21"/>
            <w:szCs w:val="21"/>
          </w:rPr>
          <w:delText>，然后根据链路质量实现对应通信保持引力的计算</w:delText>
        </w:r>
        <w:r w:rsidRPr="00265414" w:rsidDel="004046E3">
          <w:rPr>
            <w:color w:val="000000"/>
            <w:sz w:val="21"/>
            <w:szCs w:val="21"/>
          </w:rPr>
          <w:delText>。</w:delText>
        </w:r>
        <w:commentRangeEnd w:id="1498"/>
        <w:r w:rsidR="00663984" w:rsidDel="004046E3">
          <w:rPr>
            <w:rStyle w:val="ac"/>
          </w:rPr>
          <w:commentReference w:id="1498"/>
        </w:r>
        <w:commentRangeEnd w:id="1499"/>
        <w:r w:rsidR="00A433FA" w:rsidDel="004046E3">
          <w:rPr>
            <w:rStyle w:val="ac"/>
          </w:rPr>
          <w:commentReference w:id="1499"/>
        </w:r>
      </w:del>
    </w:p>
    <w:p w14:paraId="0D164EC2" w14:textId="60B9E3B4"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被分解为三个互补的势场分量：目标导向引力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w:t>
      </w:r>
      <w:r w:rsidR="00D049F8">
        <w:rPr>
          <w:rFonts w:hint="eastAsia"/>
          <w:color w:val="000000"/>
          <w:sz w:val="21"/>
          <w:szCs w:val="21"/>
        </w:rPr>
        <w:t>大</w:t>
      </w:r>
      <w:ins w:id="1501" w:author="运璐 何" w:date="2025-11-18T14:35:00Z">
        <w:r w:rsidR="00B9239D">
          <w:rPr>
            <w:rFonts w:hint="eastAsia"/>
            <w:color w:val="000000"/>
            <w:sz w:val="21"/>
            <w:szCs w:val="21"/>
          </w:rPr>
          <w:t>瓶颈</w:t>
        </w:r>
      </w:ins>
      <w:r w:rsidRPr="00A9585A">
        <w:rPr>
          <w:color w:val="000000"/>
          <w:sz w:val="21"/>
          <w:szCs w:val="21"/>
        </w:rPr>
        <w:t>生成树（</w:t>
      </w:r>
      <w:r w:rsidRPr="00A9585A">
        <w:rPr>
          <w:color w:val="000000"/>
          <w:sz w:val="21"/>
          <w:szCs w:val="21"/>
        </w:rPr>
        <w:t>M</w:t>
      </w:r>
      <w:ins w:id="1502" w:author="运璐 何" w:date="2025-11-18T14:35:00Z">
        <w:r w:rsidR="00B9239D">
          <w:rPr>
            <w:color w:val="000000"/>
            <w:sz w:val="21"/>
            <w:szCs w:val="21"/>
          </w:rPr>
          <w:t>B</w:t>
        </w:r>
      </w:ins>
      <w:r w:rsidRPr="00A9585A">
        <w:rPr>
          <w:color w:val="000000"/>
          <w:sz w:val="21"/>
          <w:szCs w:val="21"/>
        </w:rPr>
        <w:t>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ins w:id="1503" w:author="运璐 何" w:date="2025-11-18T14:35:00Z">
        <w:r w:rsidR="00B9239D">
          <w:rPr>
            <w:rFonts w:hint="eastAsia"/>
            <w:color w:val="000000"/>
            <w:sz w:val="21"/>
            <w:szCs w:val="21"/>
          </w:rPr>
          <w:t>引</w:t>
        </w:r>
      </w:ins>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146CCD" w:rsidRPr="00A9585A">
        <w:rPr>
          <w:color w:val="000000"/>
          <w:sz w:val="21"/>
          <w:szCs w:val="21"/>
        </w:rPr>
        <w:t>第</w:t>
      </w:r>
      <w:r w:rsidR="00146CCD" w:rsidRPr="00A9585A">
        <w:rPr>
          <w:color w:val="000000"/>
          <w:sz w:val="21"/>
          <w:szCs w:val="21"/>
        </w:rPr>
        <w:t xml:space="preserve"> </w:t>
      </w:r>
      <m:oMath>
        <m:r>
          <w:rPr>
            <w:rFonts w:ascii="Cambria Math" w:hAnsi="Cambria Math"/>
            <w:color w:val="000000"/>
            <w:sz w:val="21"/>
            <w:szCs w:val="21"/>
          </w:rPr>
          <m:t>i</m:t>
        </m:r>
      </m:oMath>
      <w:r w:rsidR="00146CCD" w:rsidRPr="00A9585A">
        <w:rPr>
          <w:color w:val="000000"/>
          <w:sz w:val="21"/>
          <w:szCs w:val="21"/>
        </w:rPr>
        <w:t xml:space="preserve"> </w:t>
      </w:r>
      <w:r w:rsidR="00146CCD" w:rsidRPr="00A9585A">
        <w:rPr>
          <w:color w:val="000000"/>
          <w:sz w:val="21"/>
          <w:szCs w:val="21"/>
        </w:rPr>
        <w:t>个无人机在</w:t>
      </w:r>
      <w:r w:rsidR="00146CCD">
        <w:rPr>
          <w:rFonts w:hint="eastAsia"/>
          <w:color w:val="000000"/>
          <w:sz w:val="21"/>
          <w:szCs w:val="21"/>
        </w:rPr>
        <w:t>二</w:t>
      </w:r>
      <w:r w:rsidR="00146CCD" w:rsidRPr="00A9585A">
        <w:rPr>
          <w:color w:val="000000"/>
          <w:sz w:val="21"/>
          <w:szCs w:val="21"/>
        </w:rPr>
        <w:t>维空间中受到的总合力向量</w:t>
      </w:r>
      <w:r w:rsidR="00146CCD">
        <w:rPr>
          <w:rFonts w:hint="eastAsia"/>
          <w:color w:val="000000"/>
          <w:sz w:val="21"/>
          <w:szCs w:val="21"/>
        </w:rPr>
        <w:t>为</w:t>
      </w:r>
    </w:p>
    <w:p w14:paraId="2BD8264B" w14:textId="5694EE9C" w:rsidR="000F4F18" w:rsidRPr="00A9585A" w:rsidRDefault="00A967F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m:t>
                  </m:r>
                  <m:r>
                    <w:rPr>
                      <w:rFonts w:ascii="Cambria Math" w:hAnsi="Cambria Math"/>
                      <w:color w:val="000000"/>
                      <w:sz w:val="21"/>
                      <w:szCs w:val="21"/>
                    </w:rPr>
                    <m:t>9</m:t>
                  </m:r>
                </m:e>
              </m:d>
            </m:e>
          </m:eqArr>
        </m:oMath>
      </m:oMathPara>
    </w:p>
    <w:p w14:paraId="089A65CB" w14:textId="0ACCFA9D" w:rsidR="008A031F" w:rsidRPr="008A031F" w:rsidRDefault="00146CCD" w:rsidP="008A031F">
      <w:pPr>
        <w:spacing w:line="360" w:lineRule="auto"/>
        <w:ind w:firstLineChars="196" w:firstLine="412"/>
        <w:rPr>
          <w:ins w:id="1504" w:author="运璐 何" w:date="2025-11-14T16:45:00Z"/>
          <w:color w:val="000000"/>
          <w:sz w:val="21"/>
          <w:szCs w:val="21"/>
        </w:rPr>
      </w:pPr>
      <w:commentRangeStart w:id="1505"/>
      <w:commentRangeStart w:id="1506"/>
      <w:r>
        <w:rPr>
          <w:rFonts w:hint="eastAsia"/>
          <w:color w:val="000000"/>
          <w:sz w:val="21"/>
          <w:szCs w:val="21"/>
        </w:rPr>
        <w:t>其中，</w:t>
      </w:r>
      <m:oMath>
        <m: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000F4F18" w:rsidRPr="00A9585A">
        <w:rPr>
          <w:color w:val="000000"/>
          <w:sz w:val="21"/>
          <w:szCs w:val="21"/>
        </w:rPr>
        <w:t xml:space="preserve"> </w:t>
      </w:r>
      <w:commentRangeEnd w:id="1505"/>
      <w:r w:rsidR="00BF3230">
        <w:rPr>
          <w:rStyle w:val="ac"/>
        </w:rPr>
        <w:commentReference w:id="1505"/>
      </w:r>
      <w:commentRangeEnd w:id="1506"/>
      <w:r w:rsidR="008A031F">
        <w:rPr>
          <w:rStyle w:val="ac"/>
        </w:rPr>
        <w:commentReference w:id="1506"/>
      </w:r>
      <w:r w:rsidR="000F4F18" w:rsidRPr="00A9585A">
        <w:rPr>
          <w:color w:val="000000"/>
          <w:sz w:val="21"/>
          <w:szCs w:val="21"/>
        </w:rPr>
        <w:t>为吸引力、斥力与</w:t>
      </w:r>
      <w:ins w:id="1507" w:author="运璐 何" w:date="2025-11-19T16:31:00Z">
        <w:r w:rsidR="00EB3E91">
          <w:rPr>
            <w:rFonts w:hint="eastAsia"/>
            <w:color w:val="000000"/>
            <w:sz w:val="21"/>
            <w:szCs w:val="21"/>
          </w:rPr>
          <w:t>保持</w:t>
        </w:r>
      </w:ins>
      <w:del w:id="1508" w:author="运璐 何" w:date="2025-11-19T16:31:00Z">
        <w:r w:rsidR="000F4F18" w:rsidRPr="00A9585A" w:rsidDel="00EB3E91">
          <w:rPr>
            <w:color w:val="000000"/>
            <w:sz w:val="21"/>
            <w:szCs w:val="21"/>
          </w:rPr>
          <w:delText>凝聚</w:delText>
        </w:r>
      </w:del>
      <w:r w:rsidR="000F4F18" w:rsidRPr="00A9585A">
        <w:rPr>
          <w:color w:val="000000"/>
          <w:sz w:val="21"/>
          <w:szCs w:val="21"/>
        </w:rPr>
        <w:t>力分量的正权重系数，用以反映不同</w:t>
      </w:r>
      <w:r w:rsidR="000F4F18" w:rsidRPr="00A9585A">
        <w:rPr>
          <w:rFonts w:hint="eastAsia"/>
          <w:color w:val="000000"/>
          <w:sz w:val="21"/>
          <w:szCs w:val="21"/>
        </w:rPr>
        <w:t>任务场景</w:t>
      </w:r>
      <w:r w:rsidR="000F4F18" w:rsidRPr="00A9585A">
        <w:rPr>
          <w:color w:val="000000"/>
          <w:sz w:val="21"/>
          <w:szCs w:val="21"/>
        </w:rPr>
        <w:t>下各分量在总合力中的相对重要性。</w:t>
      </w:r>
      <w:ins w:id="1509" w:author="运璐 何" w:date="2025-11-14T16:45:00Z">
        <w:r w:rsidR="008A031F" w:rsidRPr="008A031F">
          <w:rPr>
            <w:color w:val="000000"/>
            <w:sz w:val="21"/>
            <w:szCs w:val="21"/>
          </w:rPr>
          <w:t>为体现任务优先级，本研究未对三者进行归一化约束，而是</w:t>
        </w:r>
      </w:ins>
      <w:ins w:id="1510" w:author="运璐 何" w:date="2025-11-14T16:46:00Z">
        <w:r w:rsidR="008A031F">
          <w:rPr>
            <w:rFonts w:hint="eastAsia"/>
            <w:color w:val="000000"/>
            <w:sz w:val="21"/>
            <w:szCs w:val="21"/>
          </w:rPr>
          <w:t>参考一般情况下的经验参数，</w:t>
        </w:r>
      </w:ins>
      <w:ins w:id="1511" w:author="运璐 何" w:date="2025-11-14T16:45:00Z">
        <w:r w:rsidR="008A031F" w:rsidRPr="008A031F">
          <w:rPr>
            <w:color w:val="000000"/>
            <w:sz w:val="21"/>
            <w:szCs w:val="21"/>
          </w:rPr>
          <w:t>通过数量级控制实现力场作用的分层调节，满足</w:t>
        </w:r>
        <w:r w:rsidR="008A031F">
          <w:rPr>
            <w:rFonts w:hint="eastAsia"/>
            <w:color w:val="000000"/>
            <w:sz w:val="21"/>
            <w:szCs w:val="21"/>
          </w:rPr>
          <w:t>：</w:t>
        </w:r>
      </w:ins>
    </w:p>
    <w:p w14:paraId="6F9F0773" w14:textId="5908DD92" w:rsidR="008A031F" w:rsidRPr="008A031F" w:rsidRDefault="00A967F5" w:rsidP="008A031F">
      <w:pPr>
        <w:spacing w:line="360" w:lineRule="auto"/>
        <w:ind w:firstLineChars="196" w:firstLine="412"/>
        <w:rPr>
          <w:ins w:id="1512" w:author="运璐 何" w:date="2025-11-14T16:45:00Z"/>
          <w:color w:val="000000"/>
          <w:sz w:val="21"/>
          <w:szCs w:val="21"/>
        </w:rPr>
      </w:pPr>
      <m:oMathPara>
        <m:oMath>
          <m:eqArr>
            <m:eqArrPr>
              <m:maxDist m:val="1"/>
              <m:ctrlPr>
                <w:ins w:id="1513" w:author="运璐 何" w:date="2025-11-14T16:47:00Z">
                  <w:rPr>
                    <w:rFonts w:ascii="Cambria Math" w:hAnsi="Cambria Math"/>
                    <w:i/>
                    <w:color w:val="000000"/>
                    <w:sz w:val="21"/>
                    <w:szCs w:val="21"/>
                  </w:rPr>
                </w:ins>
              </m:ctrlPr>
            </m:eqArrPr>
            <m:e>
              <m:r>
                <w:ins w:id="1514" w:author="运璐 何" w:date="2025-11-14T16:45:00Z">
                  <w:rPr>
                    <w:rFonts w:ascii="Cambria Math" w:hAnsi="Cambria Math"/>
                    <w:color w:val="000000"/>
                    <w:sz w:val="21"/>
                    <w:szCs w:val="21"/>
                  </w:rPr>
                  <m:t>β</m:t>
                </w:ins>
              </m:r>
              <m:r>
                <w:ins w:id="1515" w:author="运璐 何" w:date="2025-11-14T16:45:00Z">
                  <w:rPr>
                    <w:rFonts w:ascii="Cambria Math" w:hAnsi="Cambria Math" w:cs="Cambria Math"/>
                    <w:color w:val="000000"/>
                    <w:sz w:val="21"/>
                    <w:szCs w:val="21"/>
                  </w:rPr>
                  <m:t>≫</m:t>
                </w:ins>
              </m:r>
              <m:r>
                <w:ins w:id="1516" w:author="运璐 何" w:date="2025-11-14T16:45:00Z">
                  <w:rPr>
                    <w:rFonts w:ascii="Cambria Math" w:hAnsi="Cambria Math"/>
                    <w:color w:val="000000"/>
                    <w:sz w:val="21"/>
                    <w:szCs w:val="21"/>
                  </w:rPr>
                  <m:t>η≥α</m:t>
                </w:ins>
              </m:r>
              <m:r>
                <w:rPr>
                  <w:rFonts w:ascii="Cambria Math" w:hAnsi="Cambria Math"/>
                  <w:color w:val="000000"/>
                  <w:sz w:val="21"/>
                  <w:szCs w:val="21"/>
                </w:rPr>
                <m:t>#</m:t>
              </m:r>
              <m:d>
                <m:dPr>
                  <m:ctrlPr>
                    <w:ins w:id="1517" w:author="运璐 何" w:date="2025-11-14T16:47:00Z">
                      <w:rPr>
                        <w:rFonts w:ascii="Cambria Math" w:hAnsi="Cambria Math"/>
                        <w:i/>
                        <w:color w:val="000000"/>
                        <w:sz w:val="21"/>
                        <w:szCs w:val="21"/>
                      </w:rPr>
                    </w:ins>
                  </m:ctrlPr>
                </m:dPr>
                <m:e>
                  <m:r>
                    <w:rPr>
                      <w:rFonts w:ascii="Cambria Math" w:hAnsi="Cambria Math"/>
                      <w:color w:val="000000"/>
                      <w:sz w:val="21"/>
                      <w:szCs w:val="21"/>
                    </w:rPr>
                    <m:t>2</m:t>
                  </m:r>
                  <m:r>
                    <w:ins w:id="1518" w:author="运璐 何" w:date="2025-11-14T16:47:00Z">
                      <w:rPr>
                        <w:rFonts w:ascii="Cambria Math" w:hAnsi="Cambria Math"/>
                        <w:color w:val="000000"/>
                        <w:sz w:val="21"/>
                        <w:szCs w:val="21"/>
                      </w:rPr>
                      <m:t>0</m:t>
                    </w:ins>
                  </m:r>
                </m:e>
              </m:d>
            </m:e>
          </m:eqArr>
        </m:oMath>
      </m:oMathPara>
    </w:p>
    <w:p w14:paraId="0C7B22EA" w14:textId="2CC4F84C" w:rsidR="008A031F" w:rsidRPr="008A031F" w:rsidRDefault="008A031F" w:rsidP="008A031F">
      <w:pPr>
        <w:spacing w:line="360" w:lineRule="auto"/>
        <w:ind w:firstLineChars="196" w:firstLine="412"/>
        <w:rPr>
          <w:ins w:id="1519" w:author="Lianghui Ding" w:date="2025-11-09T14:40:00Z"/>
          <w:color w:val="000000"/>
          <w:sz w:val="21"/>
          <w:szCs w:val="21"/>
        </w:rPr>
      </w:pPr>
      <w:ins w:id="1520" w:author="运璐 何" w:date="2025-11-14T16:45:00Z">
        <w:r w:rsidRPr="008A031F">
          <w:rPr>
            <w:color w:val="000000"/>
            <w:sz w:val="21"/>
            <w:szCs w:val="21"/>
          </w:rPr>
          <w:t>即避障斥力在复杂环境中具有最高优先级，其次为通信保持力与目标引力，从而确保在多干扰场景下路径规划的安全性与稳定性。</w:t>
        </w:r>
      </w:ins>
    </w:p>
    <w:p w14:paraId="3F308970" w14:textId="73AEB3B0" w:rsidR="00AF67C3" w:rsidRPr="00234ACA" w:rsidRDefault="00AF67C3" w:rsidP="00234ACA">
      <w:pPr>
        <w:spacing w:line="360" w:lineRule="auto"/>
        <w:outlineLvl w:val="2"/>
        <w:rPr>
          <w:rFonts w:ascii="宋体" w:hAnsi="宋体"/>
          <w:color w:val="000000"/>
          <w:sz w:val="21"/>
          <w:szCs w:val="21"/>
        </w:rPr>
      </w:pPr>
      <w:bookmarkStart w:id="1521" w:name="OLE_LINK9"/>
      <w:r w:rsidRPr="00234ACA">
        <w:rPr>
          <w:rFonts w:ascii="宋体" w:hAnsi="宋体" w:hint="eastAsia"/>
          <w:color w:val="000000"/>
          <w:sz w:val="21"/>
          <w:szCs w:val="21"/>
        </w:rPr>
        <w:t>3</w:t>
      </w:r>
      <w:r w:rsidRPr="00234ACA">
        <w:rPr>
          <w:rFonts w:ascii="宋体" w:hAnsi="宋体"/>
          <w:color w:val="000000"/>
          <w:sz w:val="21"/>
          <w:szCs w:val="21"/>
        </w:rPr>
        <w:t xml:space="preserve">.3.1 </w:t>
      </w:r>
      <w:r w:rsidRPr="00234ACA">
        <w:rPr>
          <w:rFonts w:ascii="宋体" w:hAnsi="宋体" w:hint="eastAsia"/>
          <w:color w:val="000000"/>
          <w:sz w:val="21"/>
          <w:szCs w:val="21"/>
        </w:rPr>
        <w:t>目标导向引力</w:t>
      </w:r>
      <w:r w:rsidR="008A031F">
        <w:rPr>
          <w:rFonts w:ascii="宋体" w:hAnsi="宋体" w:hint="eastAsia"/>
          <w:color w:val="000000"/>
          <w:sz w:val="21"/>
          <w:szCs w:val="21"/>
        </w:rPr>
        <w:t>分量</w:t>
      </w:r>
    </w:p>
    <w:bookmarkEnd w:id="1521"/>
    <w:p w14:paraId="6026B85D" w14:textId="5BDC6048" w:rsidR="000F4F18" w:rsidRPr="00A9585A" w:rsidRDefault="000F4F18" w:rsidP="000F4F18">
      <w:pPr>
        <w:spacing w:line="360" w:lineRule="auto"/>
        <w:ind w:firstLineChars="196" w:firstLine="412"/>
        <w:rPr>
          <w:color w:val="000000"/>
          <w:sz w:val="21"/>
          <w:szCs w:val="21"/>
        </w:rPr>
      </w:pPr>
      <w:r w:rsidRPr="00A9585A">
        <w:rPr>
          <w:color w:val="000000"/>
          <w:sz w:val="21"/>
          <w:szCs w:val="21"/>
        </w:rPr>
        <w:t>目标导向</w:t>
      </w:r>
      <w:del w:id="1522" w:author="运璐 何" w:date="2025-11-23T11:16:00Z">
        <w:r w:rsidRPr="00A9585A" w:rsidDel="0084022A">
          <w:rPr>
            <w:color w:val="000000"/>
            <w:sz w:val="21"/>
            <w:szCs w:val="21"/>
          </w:rPr>
          <w:delText>吸</w:delText>
        </w:r>
      </w:del>
      <w:r w:rsidRPr="00A9585A">
        <w:rPr>
          <w:color w:val="000000"/>
          <w:sz w:val="21"/>
          <w:szCs w:val="21"/>
        </w:rPr>
        <w:t>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w:t>
      </w:r>
      <w:ins w:id="1523" w:author="运璐 何" w:date="2025-11-23T11:16:00Z">
        <w:r w:rsidR="0084022A">
          <w:rPr>
            <w:color w:val="000000"/>
            <w:sz w:val="21"/>
            <w:szCs w:val="21"/>
          </w:rPr>
          <w:t>C-</w:t>
        </w:r>
      </w:ins>
      <w:r w:rsidRPr="00A9585A">
        <w:rPr>
          <w:color w:val="000000"/>
          <w:sz w:val="21"/>
          <w:szCs w:val="21"/>
        </w:rPr>
        <w:t xml:space="preserve">RRT* </w:t>
      </w:r>
      <w:r w:rsidRPr="00A9585A">
        <w:rPr>
          <w:color w:val="000000"/>
          <w:sz w:val="21"/>
          <w:szCs w:val="21"/>
        </w:rPr>
        <w:t>所规划的下一</w:t>
      </w:r>
      <w:ins w:id="1524" w:author="运璐 何" w:date="2025-11-18T14:36:00Z">
        <w:r w:rsidR="00B9239D">
          <w:rPr>
            <w:rFonts w:hint="eastAsia"/>
            <w:color w:val="000000"/>
            <w:sz w:val="21"/>
            <w:szCs w:val="21"/>
          </w:rPr>
          <w:t>关键</w:t>
        </w:r>
      </w:ins>
      <w:r w:rsidRPr="00A9585A">
        <w:rPr>
          <w:color w:val="000000"/>
          <w:sz w:val="21"/>
          <w:szCs w:val="21"/>
        </w:rPr>
        <w:t>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2E67123E" w:rsidR="000F4F18" w:rsidRPr="00A9585A" w:rsidRDefault="00A967F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21</m:t>
                  </m:r>
                </m:e>
              </m:d>
            </m:e>
          </m:eqArr>
        </m:oMath>
      </m:oMathPara>
    </w:p>
    <w:p w14:paraId="4A3665D2" w14:textId="581DD4EB" w:rsidR="000F4F18" w:rsidRDefault="000F4F18" w:rsidP="000F4F18">
      <w:pPr>
        <w:spacing w:line="360" w:lineRule="auto"/>
        <w:ind w:firstLineChars="196" w:firstLine="412"/>
        <w:rPr>
          <w:ins w:id="1525" w:author="Lianghui Ding" w:date="2025-11-09T14:40:00Z"/>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0084022A">
        <w:rPr>
          <w:rFonts w:hint="eastAsia"/>
          <w:color w:val="000000"/>
          <w:sz w:val="21"/>
          <w:szCs w:val="21"/>
        </w:rPr>
        <w:t>C</w:t>
      </w:r>
      <w:r w:rsidR="0084022A">
        <w:rPr>
          <w:color w:val="000000"/>
          <w:sz w:val="21"/>
          <w:szCs w:val="21"/>
        </w:rPr>
        <w:t>-</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A9585A">
        <w:rPr>
          <w:color w:val="000000"/>
          <w:sz w:val="21"/>
          <w:szCs w:val="21"/>
        </w:rPr>
        <w:t xml:space="preserve"> </w:t>
      </w:r>
      <w:r w:rsidRPr="00A9585A">
        <w:rPr>
          <w:color w:val="000000"/>
          <w:sz w:val="21"/>
          <w:szCs w:val="21"/>
        </w:rPr>
        <w:t>为当前时刻无人机的位置坐标。</w:t>
      </w:r>
    </w:p>
    <w:p w14:paraId="35AC5229" w14:textId="77777777" w:rsidR="00A433FA" w:rsidRPr="00234ACA" w:rsidRDefault="00047B95" w:rsidP="00234ACA">
      <w:pPr>
        <w:spacing w:line="360" w:lineRule="auto"/>
        <w:outlineLvl w:val="2"/>
        <w:rPr>
          <w:ins w:id="1526" w:author="运璐 何" w:date="2025-11-13T14:47:00Z"/>
          <w:rFonts w:ascii="宋体" w:hAnsi="宋体"/>
          <w:color w:val="000000"/>
          <w:sz w:val="21"/>
          <w:szCs w:val="21"/>
        </w:rPr>
      </w:pPr>
      <w:r w:rsidRPr="00234ACA">
        <w:rPr>
          <w:rFonts w:ascii="宋体" w:hAnsi="宋体" w:hint="eastAsia"/>
          <w:color w:val="000000"/>
          <w:sz w:val="21"/>
          <w:szCs w:val="21"/>
        </w:rPr>
        <w:t>3</w:t>
      </w:r>
      <w:r w:rsidRPr="00234ACA">
        <w:rPr>
          <w:rFonts w:ascii="宋体" w:hAnsi="宋体"/>
          <w:color w:val="000000"/>
          <w:sz w:val="21"/>
          <w:szCs w:val="21"/>
        </w:rPr>
        <w:t xml:space="preserve">.3.2 </w:t>
      </w:r>
      <w:r w:rsidRPr="00234ACA">
        <w:rPr>
          <w:rFonts w:ascii="宋体" w:hAnsi="宋体" w:hint="eastAsia"/>
          <w:color w:val="000000"/>
          <w:sz w:val="21"/>
          <w:szCs w:val="21"/>
        </w:rPr>
        <w:t>碰撞避免斥力分量</w:t>
      </w:r>
    </w:p>
    <w:p w14:paraId="23ED16FC" w14:textId="57E4D89A" w:rsidR="000F4F18" w:rsidRPr="00A9585A" w:rsidRDefault="0042304C" w:rsidP="000F4F18">
      <w:pPr>
        <w:spacing w:line="360" w:lineRule="auto"/>
        <w:ind w:firstLineChars="196" w:firstLine="412"/>
        <w:rPr>
          <w:color w:val="000000"/>
          <w:sz w:val="21"/>
          <w:szCs w:val="21"/>
        </w:rPr>
      </w:pPr>
      <w:bookmarkStart w:id="1527" w:name="OLE_LINK10"/>
      <w:r w:rsidRPr="00A9585A">
        <w:rPr>
          <w:rFonts w:hint="eastAsia"/>
          <w:color w:val="000000"/>
          <w:sz w:val="21"/>
          <w:szCs w:val="21"/>
        </w:rPr>
        <w:lastRenderedPageBreak/>
        <w:t>碰撞避免</w:t>
      </w:r>
      <w:r w:rsidR="000F4F18" w:rsidRPr="00A9585A">
        <w:rPr>
          <w:color w:val="000000"/>
          <w:sz w:val="21"/>
          <w:szCs w:val="21"/>
        </w:rPr>
        <w:t>斥力分量</w:t>
      </w:r>
      <w:bookmarkEnd w:id="1527"/>
      <w:r w:rsidR="000F4F18"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负责无人机的局部安全性控制，避免其与</w:t>
      </w:r>
      <w:r w:rsidRPr="00A9585A">
        <w:rPr>
          <w:rFonts w:hint="eastAsia"/>
          <w:color w:val="000000"/>
          <w:sz w:val="21"/>
          <w:szCs w:val="21"/>
        </w:rPr>
        <w:t>建筑</w:t>
      </w:r>
      <w:r w:rsidR="000F4F18" w:rsidRPr="00A9585A">
        <w:rPr>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保持在安全半径</w:t>
      </w:r>
      <w:r w:rsidR="008C00D1" w:rsidRPr="00A9585A">
        <w:rPr>
          <w:rFonts w:hint="eastAsia"/>
          <w:color w:val="000000"/>
          <w:sz w:val="21"/>
          <w:szCs w:val="21"/>
        </w:rPr>
        <w:t xml:space="preserve"> </w:t>
      </w:r>
      <m:oMath>
        <m:r>
          <w:rPr>
            <w:rFonts w:ascii="Cambria Math" w:hAnsi="Cambria Math" w:hint="eastAsia"/>
            <w:color w:val="000000"/>
            <w:sz w:val="21"/>
            <w:szCs w:val="21"/>
          </w:rPr>
          <m:t>s</m:t>
        </m:r>
      </m:oMath>
      <w:r w:rsidR="000F4F18" w:rsidRPr="00A9585A">
        <w:rPr>
          <w:color w:val="000000"/>
          <w:sz w:val="21"/>
          <w:szCs w:val="21"/>
        </w:rPr>
        <w:t xml:space="preserve"> </w:t>
      </w:r>
      <w:r w:rsidR="008C00D1" w:rsidRPr="00A9585A">
        <w:rPr>
          <w:rFonts w:hint="eastAsia"/>
          <w:color w:val="000000"/>
          <w:sz w:val="21"/>
          <w:szCs w:val="21"/>
        </w:rPr>
        <w:t>内的建筑物集合，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0F4F18" w:rsidRPr="00A9585A">
        <w:rPr>
          <w:color w:val="000000"/>
          <w:sz w:val="21"/>
          <w:szCs w:val="21"/>
        </w:rPr>
        <w:t xml:space="preserve"> </w:t>
      </w:r>
      <w:r w:rsidR="000F4F18" w:rsidRPr="00A9585A">
        <w:rPr>
          <w:color w:val="000000"/>
          <w:sz w:val="21"/>
          <w:szCs w:val="21"/>
        </w:rPr>
        <w:t>为当前时刻与无人机</w:t>
      </w:r>
      <w:r w:rsidR="000F4F18"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000F4F18" w:rsidRPr="00A9585A">
        <w:rPr>
          <w:color w:val="000000"/>
          <w:sz w:val="21"/>
          <w:szCs w:val="21"/>
        </w:rPr>
        <w:t>保持在</w:t>
      </w:r>
      <w:r w:rsidR="000F4F18" w:rsidRPr="00A9585A">
        <w:rPr>
          <w:rFonts w:hint="eastAsia"/>
          <w:color w:val="000000"/>
          <w:sz w:val="21"/>
          <w:szCs w:val="21"/>
        </w:rPr>
        <w:t>安全</w:t>
      </w:r>
      <w:r w:rsidR="000F4F18" w:rsidRPr="00A9585A">
        <w:rPr>
          <w:color w:val="000000"/>
          <w:sz w:val="21"/>
          <w:szCs w:val="21"/>
        </w:rPr>
        <w:t>半径</w:t>
      </w:r>
      <w:r w:rsidR="000F4F18" w:rsidRPr="00A9585A">
        <w:rPr>
          <w:color w:val="000000"/>
          <w:sz w:val="21"/>
          <w:szCs w:val="21"/>
        </w:rPr>
        <w:t xml:space="preserve"> </w:t>
      </w:r>
      <m:oMath>
        <m:r>
          <w:rPr>
            <w:rFonts w:ascii="Cambria Math" w:hAnsi="Cambria Math" w:hint="eastAsia"/>
            <w:color w:val="000000"/>
            <w:sz w:val="21"/>
            <w:szCs w:val="21"/>
          </w:rPr>
          <m:t>s</m:t>
        </m:r>
      </m:oMath>
      <w:r w:rsidR="008C00D1" w:rsidRPr="00A9585A">
        <w:rPr>
          <w:rFonts w:hint="eastAsia"/>
          <w:iCs/>
          <w:color w:val="000000"/>
          <w:sz w:val="21"/>
          <w:szCs w:val="21"/>
        </w:rPr>
        <w:t xml:space="preserve"> </w:t>
      </w:r>
      <w:r w:rsidR="000F4F18" w:rsidRPr="00A9585A">
        <w:rPr>
          <w:color w:val="000000"/>
          <w:sz w:val="21"/>
          <w:szCs w:val="21"/>
        </w:rPr>
        <w:t>内的邻居集合，则该分量定义为：</w:t>
      </w:r>
    </w:p>
    <w:p w14:paraId="59979863" w14:textId="63D548ED" w:rsidR="000F4F18" w:rsidRPr="00A9585A" w:rsidRDefault="00A967F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w:rPr>
                          <w:rFonts w:ascii="Cambria Math" w:hAnsi="Cambria Math"/>
                          <w:color w:val="000000"/>
                          <w:sz w:val="21"/>
                          <w:szCs w:val="21"/>
                          <w:rPrChange w:id="1528" w:author="运璐 何" w:date="2025-11-19T16:32:00Z">
                            <w:rPr>
                              <w:rFonts w:ascii="Cambria Math" w:hAnsi="Cambria Math"/>
                              <w:color w:val="000000"/>
                              <w:sz w:val="21"/>
                              <w:szCs w:val="21"/>
                            </w:rPr>
                          </w:rPrChange>
                        </w:rPr>
                        <m:t xml:space="preserve"> </m:t>
                      </m:r>
                      <m:sSub>
                        <m:sSubPr>
                          <m:ctrlPr>
                            <w:rPr>
                              <w:rFonts w:ascii="Cambria Math" w:hAnsi="Cambria Math"/>
                              <w:i/>
                              <w:iCs/>
                              <w:color w:val="000000"/>
                              <w:sz w:val="21"/>
                              <w:szCs w:val="21"/>
                            </w:rPr>
                          </m:ctrlPr>
                        </m:sSubPr>
                        <m:e>
                          <m:r>
                            <m:rPr>
                              <m:nor/>
                            </m:rPr>
                            <w:rPr>
                              <w:i/>
                              <w:iCs/>
                              <w:color w:val="000000"/>
                              <w:sz w:val="21"/>
                              <w:szCs w:val="21"/>
                              <w:rPrChange w:id="1529" w:author="运璐 何" w:date="2025-11-19T16:32:00Z">
                                <w:rPr>
                                  <w:color w:val="000000"/>
                                  <w:sz w:val="21"/>
                                  <w:szCs w:val="21"/>
                                </w:rPr>
                              </w:rPrChange>
                            </w:rPr>
                            <m:t>Neb</m:t>
                          </m:r>
                        </m:e>
                        <m:sub>
                          <m:r>
                            <w:rPr>
                              <w:rFonts w:ascii="Cambria Math" w:hAnsi="Cambria Math"/>
                              <w:color w:val="000000"/>
                              <w:sz w:val="21"/>
                              <w:szCs w:val="21"/>
                              <w:rPrChange w:id="1530" w:author="运璐 何" w:date="2025-11-19T16:32:00Z">
                                <w:rPr>
                                  <w:rFonts w:ascii="Cambria Math" w:hAnsi="Cambria Math"/>
                                  <w:color w:val="000000"/>
                                  <w:sz w:val="21"/>
                                  <w:szCs w:val="21"/>
                                </w:rPr>
                              </w:rPrChange>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22</m:t>
                  </m:r>
                </m:e>
              </m:d>
            </m:e>
          </m:eqArr>
        </m:oMath>
      </m:oMathPara>
    </w:p>
    <w:p w14:paraId="27BDFBD0" w14:textId="0BFABCB1"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45D6CDB5" w:rsidR="000F4F18" w:rsidRPr="00A9585A" w:rsidRDefault="00A967F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23</m:t>
                  </m:r>
                </m:e>
              </m:d>
              <m:ctrlPr>
                <w:rPr>
                  <w:rFonts w:ascii="Cambria Math" w:hAnsi="Cambria Math"/>
                  <w:i/>
                  <w:iCs/>
                  <w:color w:val="000000"/>
                  <w:sz w:val="21"/>
                  <w:szCs w:val="21"/>
                </w:rPr>
              </m:ctrlPr>
            </m:e>
          </m:eqArr>
        </m:oMath>
      </m:oMathPara>
    </w:p>
    <w:p w14:paraId="3A35146C" w14:textId="35699CCF" w:rsidR="000F4F18" w:rsidRDefault="000F4F18" w:rsidP="000F4F18">
      <w:pPr>
        <w:spacing w:line="360" w:lineRule="auto"/>
        <w:ind w:firstLineChars="196" w:firstLine="412"/>
        <w:rPr>
          <w:ins w:id="1531" w:author="Lianghui Ding" w:date="2025-11-09T14:41:00Z"/>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w:t>
      </w:r>
      <w:ins w:id="1532" w:author="运璐 何" w:date="2025-11-19T16:32:00Z">
        <w:r w:rsidR="00EB3E91">
          <w:rPr>
            <w:rFonts w:hint="eastAsia"/>
            <w:color w:val="000000"/>
            <w:sz w:val="21"/>
            <w:szCs w:val="21"/>
          </w:rPr>
          <w:t>势场</w:t>
        </w:r>
      </w:ins>
      <w:r w:rsidRPr="00A9585A">
        <w:rPr>
          <w:color w:val="000000"/>
          <w:sz w:val="21"/>
          <w:szCs w:val="21"/>
        </w:rPr>
        <w:t>干扰。</w:t>
      </w:r>
    </w:p>
    <w:p w14:paraId="4BE207A5" w14:textId="2FB17409" w:rsidR="000E7624" w:rsidRPr="00A9585A" w:rsidRDefault="009A6FF2" w:rsidP="00701309">
      <w:pPr>
        <w:spacing w:line="360" w:lineRule="auto"/>
        <w:outlineLvl w:val="2"/>
      </w:pPr>
      <w:r w:rsidRPr="00234ACA">
        <w:rPr>
          <w:rFonts w:ascii="宋体" w:hAnsi="宋体" w:hint="eastAsia"/>
          <w:color w:val="000000"/>
          <w:sz w:val="21"/>
          <w:szCs w:val="21"/>
        </w:rPr>
        <w:t>3</w:t>
      </w:r>
      <w:r w:rsidRPr="00234ACA">
        <w:rPr>
          <w:rFonts w:ascii="宋体" w:hAnsi="宋体"/>
          <w:color w:val="000000"/>
          <w:sz w:val="21"/>
          <w:szCs w:val="21"/>
        </w:rPr>
        <w:t xml:space="preserve">.3.3 </w:t>
      </w:r>
      <w:r w:rsidRPr="00234ACA">
        <w:rPr>
          <w:rFonts w:ascii="宋体" w:hAnsi="宋体" w:hint="eastAsia"/>
          <w:color w:val="000000"/>
          <w:sz w:val="21"/>
          <w:szCs w:val="21"/>
        </w:rPr>
        <w:t>通信保持</w:t>
      </w:r>
      <w:ins w:id="1533" w:author="运璐 何" w:date="2025-11-19T16:32:00Z">
        <w:r w:rsidR="00EB3E91">
          <w:rPr>
            <w:rFonts w:ascii="宋体" w:hAnsi="宋体" w:hint="eastAsia"/>
            <w:color w:val="000000"/>
            <w:sz w:val="21"/>
            <w:szCs w:val="21"/>
          </w:rPr>
          <w:t>引</w:t>
        </w:r>
      </w:ins>
      <w:r w:rsidRPr="00234ACA">
        <w:rPr>
          <w:rFonts w:ascii="宋体" w:hAnsi="宋体" w:hint="eastAsia"/>
          <w:color w:val="000000"/>
          <w:sz w:val="21"/>
          <w:szCs w:val="21"/>
        </w:rPr>
        <w:t>力分量</w:t>
      </w:r>
      <w:bookmarkStart w:id="1534" w:name="OLE_LINK16"/>
    </w:p>
    <w:p w14:paraId="34C919F2" w14:textId="15FE948D" w:rsidR="00F91172" w:rsidRDefault="000F4F18" w:rsidP="00F91172">
      <w:pPr>
        <w:spacing w:line="360" w:lineRule="auto"/>
        <w:ind w:firstLineChars="196" w:firstLine="412"/>
        <w:rPr>
          <w:color w:val="000000"/>
          <w:sz w:val="21"/>
          <w:szCs w:val="21"/>
        </w:rPr>
      </w:pPr>
      <w:r w:rsidRPr="00A9585A">
        <w:rPr>
          <w:color w:val="000000"/>
          <w:sz w:val="21"/>
          <w:szCs w:val="21"/>
        </w:rPr>
        <w:t>基于</w:t>
      </w:r>
      <w:r w:rsidRPr="00A9585A">
        <w:rPr>
          <w:color w:val="000000"/>
          <w:sz w:val="21"/>
          <w:szCs w:val="21"/>
        </w:rPr>
        <w:t>M</w:t>
      </w:r>
      <w:ins w:id="1535" w:author="运璐 何" w:date="2025-11-18T14:38:00Z">
        <w:r w:rsidR="00B9239D">
          <w:rPr>
            <w:color w:val="000000"/>
            <w:sz w:val="21"/>
            <w:szCs w:val="21"/>
          </w:rPr>
          <w:t>B</w:t>
        </w:r>
      </w:ins>
      <w:r w:rsidRPr="00A9585A">
        <w:rPr>
          <w:color w:val="000000"/>
          <w:sz w:val="21"/>
          <w:szCs w:val="21"/>
        </w:rPr>
        <w:t>ST</w:t>
      </w:r>
      <w:r w:rsidRPr="00A9585A">
        <w:rPr>
          <w:color w:val="000000"/>
          <w:sz w:val="21"/>
          <w:szCs w:val="21"/>
        </w:rPr>
        <w:t>的</w:t>
      </w:r>
      <w:bookmarkStart w:id="1536" w:name="OLE_LINK11"/>
      <w:r w:rsidR="008C00D1"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w:bookmarkEnd w:id="1536"/>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F91172" w:rsidRPr="00F91172">
        <w:rPr>
          <w:color w:val="000000"/>
          <w:sz w:val="21"/>
          <w:szCs w:val="21"/>
        </w:rPr>
        <w:t>是该机制的核心部分。</w:t>
      </w:r>
      <w:commentRangeStart w:id="1537"/>
      <w:commentRangeStart w:id="1538"/>
      <w:r w:rsidR="00F91172" w:rsidRPr="00F91172">
        <w:rPr>
          <w:color w:val="000000"/>
          <w:sz w:val="21"/>
          <w:szCs w:val="21"/>
        </w:rPr>
        <w:t>系统首先根据当前时刻的信道状态计算所有无人机之间的</w:t>
      </w:r>
      <w:r w:rsidR="00F91172" w:rsidRPr="00F91172">
        <w:rPr>
          <w:color w:val="000000"/>
          <w:sz w:val="21"/>
          <w:szCs w:val="21"/>
        </w:rPr>
        <w:t>SINR</w:t>
      </w:r>
      <w:del w:id="1539" w:author="运璐 何" w:date="2025-11-23T11:17:00Z">
        <w:r w:rsidR="00F91172" w:rsidRPr="00F91172" w:rsidDel="0084022A">
          <w:rPr>
            <w:color w:val="000000"/>
            <w:sz w:val="21"/>
            <w:szCs w:val="21"/>
          </w:rPr>
          <w:delText>（信</w:delText>
        </w:r>
        <w:r w:rsidR="00B9239D" w:rsidDel="0084022A">
          <w:rPr>
            <w:rFonts w:hint="eastAsia"/>
            <w:color w:val="000000"/>
            <w:sz w:val="21"/>
            <w:szCs w:val="21"/>
          </w:rPr>
          <w:delText>干</w:delText>
        </w:r>
        <w:r w:rsidR="00F91172" w:rsidRPr="00F91172" w:rsidDel="0084022A">
          <w:rPr>
            <w:color w:val="000000"/>
            <w:sz w:val="21"/>
            <w:szCs w:val="21"/>
          </w:rPr>
          <w:delText>噪比）</w:delText>
        </w:r>
      </w:del>
      <w:r w:rsidR="00F91172" w:rsidRPr="00F91172">
        <w:rPr>
          <w:color w:val="000000"/>
          <w:sz w:val="21"/>
          <w:szCs w:val="21"/>
        </w:rPr>
        <w:t>，并据此构建加权图</w:t>
      </w:r>
      <w:r w:rsidR="00F91172" w:rsidRPr="00F91172">
        <w:rPr>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ins w:id="1540" w:author="运璐 何" w:date="2025-11-18T14:48:00Z">
                <w:rPr>
                  <w:rFonts w:ascii="Cambria Math" w:hAnsi="Cambria Math"/>
                  <w:color w:val="000000"/>
                  <w:sz w:val="21"/>
                  <w:szCs w:val="21"/>
                </w:rPr>
                <m:t>U</m:t>
              </w:ins>
            </m:r>
            <m:r>
              <w:rPr>
                <w:rFonts w:ascii="Cambria Math" w:hAnsi="Cambria Math"/>
                <w:color w:val="000000"/>
                <w:sz w:val="21"/>
                <w:szCs w:val="21"/>
              </w:rPr>
              <m:t>,E</m:t>
            </m:r>
          </m:e>
        </m:d>
      </m:oMath>
      <w:r w:rsidR="00F91172" w:rsidRPr="00F91172">
        <w:rPr>
          <w:color w:val="000000"/>
          <w:sz w:val="21"/>
          <w:szCs w:val="21"/>
        </w:rPr>
        <w:t>，</w:t>
      </w:r>
      <w:ins w:id="1541" w:author="运璐 何" w:date="2025-11-18T14:48:00Z">
        <w:r w:rsidR="00701309" w:rsidRPr="00701309">
          <w:rPr>
            <w:color w:val="000000"/>
            <w:sz w:val="21"/>
            <w:szCs w:val="21"/>
          </w:rPr>
          <w:t>其中节点集合</w:t>
        </w:r>
        <w:r w:rsidR="00701309" w:rsidRPr="00701309">
          <w:rPr>
            <w:color w:val="000000"/>
            <w:sz w:val="21"/>
            <w:szCs w:val="21"/>
          </w:rPr>
          <w:t xml:space="preserve"> </w:t>
        </w:r>
      </w:ins>
      <m:oMath>
        <m:r>
          <w:ins w:id="1542" w:author="运璐 何" w:date="2025-11-18T14:49:00Z">
            <w:rPr>
              <w:rFonts w:ascii="Cambria Math" w:hAnsi="Cambria Math"/>
              <w:color w:val="000000"/>
              <w:sz w:val="21"/>
              <w:szCs w:val="21"/>
            </w:rPr>
            <m:t>U</m:t>
          </w:ins>
        </m:r>
      </m:oMath>
      <w:ins w:id="1543" w:author="运璐 何" w:date="2025-11-18T14:48:00Z">
        <w:r w:rsidR="00701309" w:rsidRPr="00701309">
          <w:rPr>
            <w:color w:val="000000"/>
            <w:sz w:val="21"/>
            <w:szCs w:val="21"/>
          </w:rPr>
          <w:t xml:space="preserve"> </w:t>
        </w:r>
        <w:r w:rsidR="00701309" w:rsidRPr="00701309">
          <w:rPr>
            <w:color w:val="000000"/>
            <w:sz w:val="21"/>
            <w:szCs w:val="21"/>
          </w:rPr>
          <w:t>表示无人机个体，边集合</w:t>
        </w:r>
        <w:r w:rsidR="00701309" w:rsidRPr="00701309">
          <w:rPr>
            <w:color w:val="000000"/>
            <w:sz w:val="21"/>
            <w:szCs w:val="21"/>
          </w:rPr>
          <w:t xml:space="preserve"> </w:t>
        </w:r>
      </w:ins>
      <m:oMath>
        <m:r>
          <w:ins w:id="1544" w:author="运璐 何" w:date="2025-11-18T14:48:00Z">
            <w:rPr>
              <w:rFonts w:ascii="Cambria Math" w:hAnsi="Cambria Math"/>
              <w:color w:val="000000"/>
              <w:sz w:val="21"/>
              <w:szCs w:val="21"/>
            </w:rPr>
            <m:t>E</m:t>
          </w:ins>
        </m:r>
      </m:oMath>
      <w:ins w:id="1545" w:author="运璐 何" w:date="2025-11-18T14:48:00Z">
        <w:r w:rsidR="00701309" w:rsidRPr="00701309">
          <w:rPr>
            <w:color w:val="000000"/>
            <w:sz w:val="21"/>
            <w:szCs w:val="21"/>
          </w:rPr>
          <w:t xml:space="preserve"> </w:t>
        </w:r>
        <w:r w:rsidR="00701309" w:rsidRPr="00701309">
          <w:rPr>
            <w:color w:val="000000"/>
            <w:sz w:val="21"/>
            <w:szCs w:val="21"/>
          </w:rPr>
          <w:t>表示节点间可建立的通信链路，</w:t>
        </w:r>
      </w:ins>
      <w:r w:rsidR="00F91172" w:rsidRPr="00F91172">
        <w:rPr>
          <w:color w:val="000000"/>
          <w:sz w:val="21"/>
          <w:szCs w:val="21"/>
        </w:rPr>
        <w:t>每条边的权值定义为</w:t>
      </w:r>
      <w:r w:rsidR="00F91172" w:rsidRPr="00F9117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m:t>
        </m:r>
        <m:r>
          <w:ins w:id="1546" w:author="运璐 何" w:date="2025-11-18T14:51:00Z">
            <w:rPr>
              <w:rFonts w:ascii="Cambria Math" w:hAnsi="Cambria Math" w:hint="eastAsia"/>
              <w:color w:val="000000"/>
              <w:sz w:val="21"/>
              <w:szCs w:val="21"/>
            </w:rPr>
            <m:t>min</m:t>
          </w:ins>
        </m:r>
        <m:r>
          <w:ins w:id="1547" w:author="运璐 何" w:date="2025-11-18T14:52:00Z">
            <w:rPr>
              <w:rFonts w:ascii="Cambria Math" w:hAnsi="Cambria Math"/>
              <w:color w:val="000000"/>
              <w:sz w:val="21"/>
              <w:szCs w:val="21"/>
            </w:rPr>
            <m:t>(</m:t>
          </w:ins>
        </m:r>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ij</m:t>
            </m:r>
          </m:sub>
        </m:sSub>
        <m:r>
          <w:ins w:id="1548" w:author="运璐 何" w:date="2025-11-18T14:52:00Z">
            <w:rPr>
              <w:rFonts w:ascii="Cambria Math" w:hAnsi="Cambria Math"/>
              <w:color w:val="000000"/>
              <w:sz w:val="21"/>
              <w:szCs w:val="21"/>
            </w:rPr>
            <m:t>,SIN</m:t>
          </w:ins>
        </m:r>
        <m:sSub>
          <m:sSubPr>
            <m:ctrlPr>
              <w:ins w:id="1549" w:author="运璐 何" w:date="2025-11-18T14:52:00Z">
                <w:rPr>
                  <w:rFonts w:ascii="Cambria Math" w:hAnsi="Cambria Math"/>
                  <w:i/>
                  <w:color w:val="000000"/>
                  <w:sz w:val="21"/>
                  <w:szCs w:val="21"/>
                </w:rPr>
              </w:ins>
            </m:ctrlPr>
          </m:sSubPr>
          <m:e>
            <m:r>
              <w:ins w:id="1550" w:author="运璐 何" w:date="2025-11-18T14:52:00Z">
                <w:rPr>
                  <w:rFonts w:ascii="Cambria Math" w:hAnsi="Cambria Math"/>
                  <w:color w:val="000000"/>
                  <w:sz w:val="21"/>
                  <w:szCs w:val="21"/>
                </w:rPr>
                <m:t>R</m:t>
              </w:ins>
            </m:r>
          </m:e>
          <m:sub>
            <m:r>
              <w:ins w:id="1551" w:author="运璐 何" w:date="2025-11-18T14:52:00Z">
                <w:rPr>
                  <w:rFonts w:ascii="Cambria Math" w:hAnsi="Cambria Math"/>
                  <w:color w:val="000000"/>
                  <w:sz w:val="21"/>
                  <w:szCs w:val="21"/>
                </w:rPr>
                <m:t>ji</m:t>
              </w:ins>
            </m:r>
          </m:sub>
        </m:sSub>
      </m:oMath>
      <w:ins w:id="1552" w:author="运璐 何" w:date="2025-11-18T14:52:00Z">
        <w:r w:rsidR="00701309" w:rsidRPr="00701309">
          <w:rPr>
            <w:rFonts w:hint="eastAsia"/>
            <w:i/>
            <w:color w:val="000000"/>
            <w:sz w:val="21"/>
            <w:szCs w:val="21"/>
          </w:rPr>
          <w:t>)</w:t>
        </w:r>
      </w:ins>
      <w:r w:rsidR="00F91172" w:rsidRPr="00701309">
        <w:rPr>
          <w:i/>
          <w:color w:val="000000"/>
          <w:sz w:val="21"/>
          <w:szCs w:val="21"/>
        </w:rPr>
        <w:t>​</w:t>
      </w:r>
      <w:r w:rsidR="00F91172" w:rsidRPr="00F91172">
        <w:rPr>
          <w:color w:val="000000"/>
          <w:sz w:val="21"/>
          <w:szCs w:val="21"/>
        </w:rPr>
        <w:t>。</w:t>
      </w:r>
      <w:commentRangeEnd w:id="1537"/>
      <w:r w:rsidR="00A3459D">
        <w:rPr>
          <w:rStyle w:val="ac"/>
        </w:rPr>
        <w:commentReference w:id="1537"/>
      </w:r>
      <w:commentRangeEnd w:id="1538"/>
      <w:r w:rsidR="0007587C">
        <w:rPr>
          <w:rStyle w:val="ac"/>
        </w:rPr>
        <w:commentReference w:id="1538"/>
      </w:r>
      <w:ins w:id="1553" w:author="运璐 何" w:date="2025-11-18T14:54:00Z">
        <w:r w:rsidR="00701309" w:rsidRPr="00701309">
          <w:rPr>
            <w:color w:val="000000"/>
            <w:sz w:val="21"/>
            <w:szCs w:val="21"/>
          </w:rPr>
          <w:t>由于通信保持的目标是保证拓扑中最</w:t>
        </w:r>
      </w:ins>
      <w:ins w:id="1554" w:author="运璐 何" w:date="2025-11-19T16:33:00Z">
        <w:r w:rsidR="00EB3E91">
          <w:rPr>
            <w:rFonts w:hint="eastAsia"/>
            <w:color w:val="000000"/>
            <w:sz w:val="21"/>
            <w:szCs w:val="21"/>
          </w:rPr>
          <w:t>脆弱</w:t>
        </w:r>
      </w:ins>
      <w:ins w:id="1555" w:author="运璐 何" w:date="2025-11-18T14:54:00Z">
        <w:r w:rsidR="00701309" w:rsidRPr="00701309">
          <w:rPr>
            <w:color w:val="000000"/>
            <w:sz w:val="21"/>
            <w:szCs w:val="21"/>
          </w:rPr>
          <w:t>链路的质量尽可能高，从而提升整体连通性与抗</w:t>
        </w:r>
        <w:r w:rsidR="00701309">
          <w:rPr>
            <w:rFonts w:hint="eastAsia"/>
            <w:color w:val="000000"/>
            <w:sz w:val="21"/>
            <w:szCs w:val="21"/>
          </w:rPr>
          <w:t>干扰</w:t>
        </w:r>
        <w:r w:rsidR="00701309" w:rsidRPr="00701309">
          <w:rPr>
            <w:color w:val="000000"/>
            <w:sz w:val="21"/>
            <w:szCs w:val="21"/>
          </w:rPr>
          <w:t>能力，</w:t>
        </w:r>
        <w:r w:rsidR="00701309">
          <w:rPr>
            <w:rFonts w:hint="eastAsia"/>
            <w:color w:val="000000"/>
            <w:sz w:val="21"/>
            <w:szCs w:val="21"/>
          </w:rPr>
          <w:t>本研究</w:t>
        </w:r>
      </w:ins>
      <w:r w:rsidR="00F91172" w:rsidRPr="00F91172">
        <w:rPr>
          <w:color w:val="000000"/>
          <w:sz w:val="21"/>
          <w:szCs w:val="21"/>
        </w:rPr>
        <w:t>采用</w:t>
      </w:r>
      <w:ins w:id="1556" w:author="运璐 何" w:date="2025-11-18T14:38:00Z">
        <w:r w:rsidR="00B9239D">
          <w:rPr>
            <w:rFonts w:hint="eastAsia"/>
            <w:color w:val="000000"/>
            <w:sz w:val="21"/>
            <w:szCs w:val="21"/>
          </w:rPr>
          <w:t>降序</w:t>
        </w:r>
      </w:ins>
      <w:r w:rsidR="006632B8" w:rsidRPr="006632B8">
        <w:rPr>
          <w:color w:val="000000"/>
          <w:sz w:val="21"/>
          <w:szCs w:val="21"/>
        </w:rPr>
        <w:t>Kruskal</w:t>
      </w:r>
      <w:r w:rsidR="00F91172" w:rsidRPr="00F91172">
        <w:rPr>
          <w:color w:val="000000"/>
          <w:sz w:val="21"/>
          <w:szCs w:val="21"/>
        </w:rPr>
        <w:t>算法</w:t>
      </w:r>
      <w:ins w:id="1557" w:author="运璐 何" w:date="2025-11-18T14:52:00Z">
        <w:r w:rsidR="00701309">
          <w:rPr>
            <w:rFonts w:hint="eastAsia"/>
            <w:color w:val="000000"/>
            <w:sz w:val="21"/>
            <w:szCs w:val="21"/>
          </w:rPr>
          <w:t>为每一</w:t>
        </w:r>
      </w:ins>
      <w:ins w:id="1558" w:author="运璐 何" w:date="2025-11-18T14:53:00Z">
        <w:r w:rsidR="00701309">
          <w:rPr>
            <w:rFonts w:hint="eastAsia"/>
            <w:color w:val="000000"/>
            <w:sz w:val="21"/>
            <w:szCs w:val="21"/>
          </w:rPr>
          <w:t>离散</w:t>
        </w:r>
      </w:ins>
      <w:ins w:id="1559" w:author="运璐 何" w:date="2025-11-18T14:52:00Z">
        <w:r w:rsidR="00701309">
          <w:rPr>
            <w:rFonts w:hint="eastAsia"/>
            <w:color w:val="000000"/>
            <w:sz w:val="21"/>
            <w:szCs w:val="21"/>
          </w:rPr>
          <w:t>时刻</w:t>
        </w:r>
      </w:ins>
      <w:ins w:id="1560" w:author="运璐 何" w:date="2025-11-18T14:53:00Z">
        <w:r w:rsidR="00701309">
          <w:rPr>
            <w:rFonts w:hint="eastAsia"/>
            <w:color w:val="000000"/>
            <w:sz w:val="21"/>
            <w:szCs w:val="21"/>
          </w:rPr>
          <w:t xml:space="preserve"> </w:t>
        </w:r>
      </w:ins>
      <m:oMath>
        <m:r>
          <w:ins w:id="1561" w:author="运璐 何" w:date="2025-11-18T14:53:00Z">
            <w:rPr>
              <w:rFonts w:ascii="Cambria Math" w:hAnsi="Cambria Math"/>
              <w:color w:val="000000"/>
              <w:sz w:val="21"/>
              <w:szCs w:val="21"/>
            </w:rPr>
            <m:t>t</m:t>
          </w:ins>
        </m:r>
      </m:oMath>
      <w:ins w:id="1562" w:author="运璐 何" w:date="2025-11-18T14:53:00Z">
        <w:r w:rsidR="00701309">
          <w:rPr>
            <w:rFonts w:hint="eastAsia"/>
            <w:color w:val="000000"/>
            <w:sz w:val="21"/>
            <w:szCs w:val="21"/>
          </w:rPr>
          <w:t xml:space="preserve"> </w:t>
        </w:r>
      </w:ins>
      <w:r w:rsidR="00F91172" w:rsidRPr="00F91172">
        <w:rPr>
          <w:color w:val="000000"/>
          <w:sz w:val="21"/>
          <w:szCs w:val="21"/>
        </w:rPr>
        <w:t>动态生成最小</w:t>
      </w:r>
      <w:ins w:id="1563" w:author="运璐 何" w:date="2025-11-18T14:39:00Z">
        <w:r w:rsidR="00B9239D">
          <w:rPr>
            <w:rFonts w:hint="eastAsia"/>
            <w:color w:val="000000"/>
            <w:sz w:val="21"/>
            <w:szCs w:val="21"/>
          </w:rPr>
          <w:t>瓶颈</w:t>
        </w:r>
      </w:ins>
      <w:r w:rsidR="00F91172" w:rsidRPr="00F91172">
        <w:rPr>
          <w:color w:val="000000"/>
          <w:sz w:val="21"/>
          <w:szCs w:val="21"/>
        </w:rPr>
        <w:t>生成树</w:t>
      </w:r>
      <w:r w:rsidR="004944FE">
        <w:rPr>
          <w:rFonts w:hint="eastAsia"/>
          <w:color w:val="000000"/>
          <w:sz w:val="21"/>
          <w:szCs w:val="21"/>
        </w:rPr>
        <w:t xml:space="preserve"> </w:t>
      </w:r>
      <m:oMath>
        <m:r>
          <w:rPr>
            <w:rFonts w:ascii="Cambria Math" w:hAnsi="Cambria Math"/>
            <w:color w:val="000000"/>
            <w:sz w:val="21"/>
            <w:szCs w:val="21"/>
          </w:rPr>
          <m:t>M</m:t>
        </m:r>
        <m:r>
          <w:ins w:id="1564" w:author="运璐 何" w:date="2025-11-18T14:39:00Z">
            <w:rPr>
              <w:rFonts w:ascii="Cambria Math" w:hAnsi="Cambria Math"/>
              <w:color w:val="000000"/>
              <w:sz w:val="21"/>
              <w:szCs w:val="21"/>
            </w:rPr>
            <m:t>B</m:t>
          </w:ins>
        </m:r>
        <m:r>
          <w:rPr>
            <w:rFonts w:ascii="Cambria Math" w:hAnsi="Cambria Math"/>
            <w:color w:val="000000"/>
            <w:sz w:val="21"/>
            <w:szCs w:val="21"/>
          </w:rPr>
          <m:t>ST</m:t>
        </m:r>
        <m:d>
          <m:dPr>
            <m:ctrlPr>
              <w:rPr>
                <w:rFonts w:ascii="Cambria Math" w:hAnsi="Cambria Math"/>
                <w:i/>
                <w:color w:val="000000"/>
                <w:sz w:val="21"/>
                <w:szCs w:val="21"/>
              </w:rPr>
            </m:ctrlPr>
          </m:dPr>
          <m:e>
            <m:r>
              <w:rPr>
                <w:rFonts w:ascii="Cambria Math" w:hAnsi="Cambria Math"/>
                <w:color w:val="000000"/>
                <w:sz w:val="21"/>
                <w:szCs w:val="21"/>
              </w:rPr>
              <m:t>t</m:t>
            </m:r>
          </m:e>
        </m:d>
      </m:oMath>
      <w:r w:rsidR="00F91172" w:rsidRPr="00F91172">
        <w:rPr>
          <w:color w:val="000000"/>
          <w:sz w:val="21"/>
          <w:szCs w:val="21"/>
        </w:rPr>
        <w:t>，其基本步骤如下：</w:t>
      </w:r>
    </w:p>
    <w:p w14:paraId="04C84852" w14:textId="3A3B557E" w:rsidR="00F91172" w:rsidRDefault="00F91172" w:rsidP="00F91172">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w:t>
      </w:r>
      <w:r w:rsidR="004944FE" w:rsidRPr="004944FE">
        <w:rPr>
          <w:color w:val="000000"/>
          <w:sz w:val="21"/>
          <w:szCs w:val="21"/>
        </w:rPr>
        <w:t>将所有边按权值</w:t>
      </w:r>
      <w:r w:rsidR="004944FE">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oMath>
      <w:r w:rsidR="004944FE" w:rsidRPr="004944FE">
        <w:rPr>
          <w:color w:val="000000"/>
          <w:sz w:val="21"/>
          <w:szCs w:val="21"/>
        </w:rPr>
        <w:t xml:space="preserve">​ </w:t>
      </w:r>
      <w:r w:rsidR="004944FE" w:rsidRPr="004944FE">
        <w:rPr>
          <w:color w:val="000000"/>
          <w:sz w:val="21"/>
          <w:szCs w:val="21"/>
        </w:rPr>
        <w:t>从</w:t>
      </w:r>
      <w:r w:rsidR="00B9239D">
        <w:rPr>
          <w:rFonts w:hint="eastAsia"/>
          <w:color w:val="000000"/>
          <w:sz w:val="21"/>
          <w:szCs w:val="21"/>
        </w:rPr>
        <w:t>大</w:t>
      </w:r>
      <w:r w:rsidR="004944FE" w:rsidRPr="004944FE">
        <w:rPr>
          <w:color w:val="000000"/>
          <w:sz w:val="21"/>
          <w:szCs w:val="21"/>
        </w:rPr>
        <w:t>到</w:t>
      </w:r>
      <w:ins w:id="1565" w:author="运璐 何" w:date="2025-11-18T14:39:00Z">
        <w:r w:rsidR="00B9239D">
          <w:rPr>
            <w:rFonts w:hint="eastAsia"/>
            <w:color w:val="000000"/>
            <w:sz w:val="21"/>
            <w:szCs w:val="21"/>
          </w:rPr>
          <w:t>小</w:t>
        </w:r>
      </w:ins>
      <w:r w:rsidR="004944FE" w:rsidRPr="004944FE">
        <w:rPr>
          <w:color w:val="000000"/>
          <w:sz w:val="21"/>
          <w:szCs w:val="21"/>
        </w:rPr>
        <w:t>排序；</w:t>
      </w:r>
    </w:p>
    <w:p w14:paraId="506A076A" w14:textId="0F1611C9" w:rsidR="004944FE" w:rsidRDefault="004944FE" w:rsidP="00F91172">
      <w:pPr>
        <w:spacing w:line="360" w:lineRule="auto"/>
        <w:ind w:firstLineChars="196" w:firstLine="412"/>
        <w:rPr>
          <w:color w:val="000000"/>
          <w:sz w:val="21"/>
          <w:szCs w:val="21"/>
        </w:rPr>
      </w:pPr>
      <w:r>
        <w:rPr>
          <w:rFonts w:hint="eastAsia"/>
          <w:color w:val="000000"/>
          <w:sz w:val="21"/>
          <w:szCs w:val="21"/>
        </w:rPr>
        <w:t>2</w:t>
      </w:r>
      <w:r>
        <w:rPr>
          <w:rFonts w:hint="eastAsia"/>
          <w:color w:val="000000"/>
          <w:sz w:val="21"/>
          <w:szCs w:val="21"/>
        </w:rPr>
        <w:t>）</w:t>
      </w:r>
      <w:r w:rsidRPr="004944FE">
        <w:rPr>
          <w:color w:val="000000"/>
          <w:sz w:val="21"/>
          <w:szCs w:val="21"/>
        </w:rPr>
        <w:t>初始化森林集合</w:t>
      </w:r>
      <w:r w:rsidRPr="004944FE">
        <w:rPr>
          <w:color w:val="000000"/>
          <w:sz w:val="21"/>
          <w:szCs w:val="21"/>
        </w:rPr>
        <w:t xml:space="preserve"> </w:t>
      </w:r>
      <m:oMath>
        <m:r>
          <w:rPr>
            <w:rFonts w:ascii="Cambria Math" w:hAnsi="Cambria Math"/>
            <w:color w:val="000000"/>
            <w:sz w:val="21"/>
            <w:szCs w:val="21"/>
          </w:rPr>
          <m:t>F=</m:t>
        </m:r>
        <m:r>
          <m:rPr>
            <m:lit/>
          </m:rPr>
          <w:rPr>
            <w:rFonts w:ascii="Cambria Math" w:hAnsi="Cambria Math"/>
            <w:color w:val="000000"/>
            <w:sz w:val="21"/>
            <w:szCs w:val="21"/>
          </w:rPr>
          <m:t>{</m:t>
        </m:r>
        <m:r>
          <w:ins w:id="1566" w:author="运璐 何" w:date="2025-11-19T16:33:00Z">
            <w:rPr>
              <w:rFonts w:ascii="Cambria Math" w:hAnsi="Cambria Math"/>
              <w:color w:val="000000"/>
              <w:sz w:val="21"/>
              <w:szCs w:val="21"/>
            </w:rPr>
            <m:t>U</m:t>
          </w:ins>
        </m:r>
        <m:r>
          <w:del w:id="1567" w:author="运璐 何" w:date="2025-11-19T16:33:00Z">
            <w:rPr>
              <w:rFonts w:ascii="Cambria Math" w:hAnsi="Cambria Math"/>
              <w:color w:val="000000"/>
              <w:sz w:val="21"/>
              <w:szCs w:val="21"/>
            </w:rPr>
            <m:t>V</m:t>
          </w:del>
        </m:r>
        <m:r>
          <m:rPr>
            <m:lit/>
          </m:rPr>
          <w:rPr>
            <w:rFonts w:ascii="Cambria Math" w:hAnsi="Cambria Math"/>
            <w:color w:val="000000"/>
            <w:sz w:val="21"/>
            <w:szCs w:val="21"/>
          </w:rPr>
          <m:t>}</m:t>
        </m:r>
      </m:oMath>
      <w:r w:rsidRPr="004944FE">
        <w:rPr>
          <w:color w:val="000000"/>
          <w:sz w:val="21"/>
          <w:szCs w:val="21"/>
        </w:rPr>
        <w:t>，逐条遍历排序后的边；</w:t>
      </w:r>
    </w:p>
    <w:p w14:paraId="681BF80F" w14:textId="35D02A69" w:rsidR="004944FE" w:rsidRDefault="004944FE" w:rsidP="00F91172">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4944FE">
        <w:rPr>
          <w:color w:val="000000"/>
          <w:sz w:val="21"/>
          <w:szCs w:val="21"/>
        </w:rPr>
        <w:t>若当前边</w:t>
      </w:r>
      <w:r w:rsidRPr="004944FE">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i,j</m:t>
            </m:r>
          </m:e>
        </m:d>
      </m:oMath>
      <w:r>
        <w:rPr>
          <w:rFonts w:hint="eastAsia"/>
          <w:color w:val="000000"/>
          <w:sz w:val="21"/>
          <w:szCs w:val="21"/>
        </w:rPr>
        <w:t xml:space="preserve"> </w:t>
      </w:r>
      <w:r w:rsidRPr="004944FE">
        <w:rPr>
          <w:color w:val="000000"/>
          <w:sz w:val="21"/>
          <w:szCs w:val="21"/>
        </w:rPr>
        <w:t>连接的两个节点属于不同子集，则将该边加入</w:t>
      </w:r>
      <w:r w:rsidRPr="004944FE">
        <w:rPr>
          <w:color w:val="000000"/>
          <w:sz w:val="21"/>
          <w:szCs w:val="21"/>
        </w:rPr>
        <w:t xml:space="preserve"> </w:t>
      </w:r>
      <m:oMath>
        <m:r>
          <w:rPr>
            <w:rFonts w:ascii="Cambria Math" w:hAnsi="Cambria Math"/>
            <w:color w:val="000000"/>
            <w:sz w:val="21"/>
            <w:szCs w:val="21"/>
          </w:rPr>
          <m:t>M</m:t>
        </m:r>
        <m:r>
          <w:ins w:id="1568" w:author="运璐 何" w:date="2025-11-18T14:55:00Z">
            <w:rPr>
              <w:rFonts w:ascii="Cambria Math" w:hAnsi="Cambria Math"/>
              <w:color w:val="000000"/>
              <w:sz w:val="21"/>
              <w:szCs w:val="21"/>
            </w:rPr>
            <m:t>B</m:t>
          </w:ins>
        </m:r>
        <m:r>
          <w:rPr>
            <w:rFonts w:ascii="Cambria Math" w:hAnsi="Cambria Math"/>
            <w:color w:val="000000"/>
            <w:sz w:val="21"/>
            <w:szCs w:val="21"/>
          </w:rPr>
          <m:t>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，并合并对应的子集；</w:t>
      </w:r>
    </w:p>
    <w:p w14:paraId="1658233C" w14:textId="05EEFF82" w:rsidR="004944FE" w:rsidRDefault="004944FE" w:rsidP="00F91172">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w:t>
      </w:r>
      <w:r w:rsidRPr="004944FE">
        <w:rPr>
          <w:color w:val="000000"/>
          <w:sz w:val="21"/>
          <w:szCs w:val="21"/>
        </w:rPr>
        <w:t>重复步骤</w:t>
      </w:r>
      <w:r w:rsidRPr="004944FE">
        <w:rPr>
          <w:color w:val="000000"/>
          <w:sz w:val="21"/>
          <w:szCs w:val="21"/>
        </w:rPr>
        <w:t>3</w:t>
      </w:r>
      <w:r w:rsidRPr="004944FE">
        <w:rPr>
          <w:color w:val="000000"/>
          <w:sz w:val="21"/>
          <w:szCs w:val="21"/>
        </w:rPr>
        <w:t>，直至所有节点连通。</w:t>
      </w:r>
    </w:p>
    <w:p w14:paraId="3CCCE09D" w14:textId="5750B5BD" w:rsidR="004944FE" w:rsidRDefault="004944FE" w:rsidP="00F91172">
      <w:pPr>
        <w:spacing w:line="360" w:lineRule="auto"/>
        <w:ind w:firstLineChars="196" w:firstLine="412"/>
        <w:rPr>
          <w:color w:val="000000"/>
          <w:sz w:val="21"/>
          <w:szCs w:val="21"/>
        </w:rPr>
      </w:pPr>
      <w:r w:rsidRPr="004944FE">
        <w:rPr>
          <w:color w:val="000000"/>
          <w:sz w:val="21"/>
          <w:szCs w:val="21"/>
        </w:rPr>
        <w:t>该过程确保了在每个时刻生成的</w:t>
      </w:r>
      <w:r w:rsidRPr="00EB3E91">
        <w:rPr>
          <w:iCs/>
          <w:color w:val="000000"/>
          <w:sz w:val="21"/>
          <w:szCs w:val="21"/>
          <w:rPrChange w:id="1569" w:author="运璐 何" w:date="2025-11-19T16:33:00Z">
            <w:rPr>
              <w:i/>
              <w:color w:val="000000"/>
              <w:sz w:val="21"/>
              <w:szCs w:val="21"/>
            </w:rPr>
          </w:rPrChange>
        </w:rPr>
        <w:t xml:space="preserve"> </w:t>
      </w:r>
      <m:oMath>
        <m:r>
          <m:rPr>
            <m:sty m:val="p"/>
          </m:rPr>
          <w:rPr>
            <w:rFonts w:ascii="Cambria Math" w:hAnsi="Cambria Math"/>
            <w:color w:val="000000"/>
            <w:sz w:val="21"/>
            <w:szCs w:val="21"/>
          </w:rPr>
          <m:t>M</m:t>
        </m:r>
        <m:r>
          <w:ins w:id="1570" w:author="运璐 何" w:date="2025-11-18T15:04:00Z">
            <m:rPr>
              <m:sty m:val="p"/>
            </m:rPr>
            <w:rPr>
              <w:rFonts w:ascii="Cambria Math" w:hAnsi="Cambria Math"/>
              <w:color w:val="000000"/>
              <w:sz w:val="21"/>
              <w:szCs w:val="21"/>
            </w:rPr>
            <m:t>B</m:t>
          </w:ins>
        </m:r>
        <m:r>
          <m:rPr>
            <m:sty m:val="p"/>
          </m:rPr>
          <w:rPr>
            <w:rFonts w:ascii="Cambria Math" w:hAnsi="Cambria Math"/>
            <w:color w:val="000000"/>
            <w:sz w:val="21"/>
            <w:szCs w:val="21"/>
          </w:rPr>
          <m:t>ST</m:t>
        </m:r>
      </m:oMath>
      <w:r w:rsidRPr="00EB3E91">
        <w:rPr>
          <w:iCs/>
          <w:color w:val="000000"/>
          <w:sz w:val="21"/>
          <w:szCs w:val="21"/>
          <w:rPrChange w:id="1571" w:author="运璐 何" w:date="2025-11-19T16:33:00Z">
            <w:rPr>
              <w:i/>
              <w:color w:val="000000"/>
              <w:sz w:val="21"/>
              <w:szCs w:val="21"/>
            </w:rPr>
          </w:rPrChange>
        </w:rPr>
        <w:t xml:space="preserve"> </w:t>
      </w:r>
      <w:r w:rsidRPr="004944FE">
        <w:rPr>
          <w:color w:val="000000"/>
          <w:sz w:val="21"/>
          <w:szCs w:val="21"/>
        </w:rPr>
        <w:t>拥有</w:t>
      </w:r>
      <w:ins w:id="1572" w:author="运璐 何" w:date="2025-11-18T15:04:00Z">
        <w:r w:rsidR="0068703E">
          <w:rPr>
            <w:rFonts w:hint="eastAsia"/>
            <w:color w:val="000000"/>
            <w:sz w:val="21"/>
            <w:szCs w:val="21"/>
          </w:rPr>
          <w:t>易于维护</w:t>
        </w:r>
      </w:ins>
      <w:del w:id="1573" w:author="运璐 何" w:date="2025-11-18T15:04:00Z">
        <w:r w:rsidRPr="004944FE" w:rsidDel="0068703E">
          <w:rPr>
            <w:color w:val="000000"/>
            <w:sz w:val="21"/>
            <w:szCs w:val="21"/>
          </w:rPr>
          <w:delText>最优</w:delText>
        </w:r>
      </w:del>
      <w:r w:rsidRPr="004944FE">
        <w:rPr>
          <w:color w:val="000000"/>
          <w:sz w:val="21"/>
          <w:szCs w:val="21"/>
        </w:rPr>
        <w:t>的通信主干网络结构。随着无人机的运动和信道环境的变化，系统</w:t>
      </w:r>
      <w:r>
        <w:rPr>
          <w:rFonts w:hint="eastAsia"/>
          <w:color w:val="000000"/>
          <w:sz w:val="21"/>
          <w:szCs w:val="21"/>
        </w:rPr>
        <w:t>每执行完单步规划会</w:t>
      </w:r>
      <w:r w:rsidRPr="004944FE">
        <w:rPr>
          <w:color w:val="000000"/>
          <w:sz w:val="21"/>
          <w:szCs w:val="21"/>
        </w:rPr>
        <w:t>重新计算</w:t>
      </w:r>
      <w:r w:rsidRPr="004944FE">
        <w:rPr>
          <w:color w:val="000000"/>
          <w:sz w:val="21"/>
          <w:szCs w:val="21"/>
        </w:rPr>
        <w:t xml:space="preserve"> SINR </w:t>
      </w:r>
      <w:r w:rsidRPr="004944FE">
        <w:rPr>
          <w:color w:val="000000"/>
          <w:sz w:val="21"/>
          <w:szCs w:val="21"/>
        </w:rPr>
        <w:t>并更新</w:t>
      </w:r>
      <w:r w:rsidRPr="004944FE">
        <w:rPr>
          <w:color w:val="000000"/>
          <w:sz w:val="21"/>
          <w:szCs w:val="21"/>
        </w:rPr>
        <w:t xml:space="preserve"> </w:t>
      </w:r>
      <m:oMath>
        <m:r>
          <w:rPr>
            <w:rFonts w:ascii="Cambria Math" w:hAnsi="Cambria Math"/>
            <w:color w:val="000000"/>
            <w:sz w:val="21"/>
            <w:szCs w:val="21"/>
          </w:rPr>
          <m:t>M</m:t>
        </m:r>
        <m:r>
          <w:ins w:id="1574" w:author="运璐 何" w:date="2025-11-19T16:34:00Z">
            <w:rPr>
              <w:rFonts w:ascii="Cambria Math" w:hAnsi="Cambria Math"/>
              <w:color w:val="000000"/>
              <w:sz w:val="21"/>
              <w:szCs w:val="21"/>
            </w:rPr>
            <m:t>B</m:t>
          </w:ins>
        </m:r>
        <m:r>
          <w:rPr>
            <w:rFonts w:ascii="Cambria Math" w:hAnsi="Cambria Math"/>
            <w:color w:val="000000"/>
            <w:sz w:val="21"/>
            <w:szCs w:val="21"/>
          </w:rPr>
          <m:t>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，从而实现通信拓扑的动态自适应。</w:t>
      </w:r>
    </w:p>
    <w:bookmarkEnd w:id="1534"/>
    <w:p w14:paraId="215D58C4" w14:textId="4E590507" w:rsidR="000F4F18" w:rsidRPr="00A9585A" w:rsidRDefault="004944FE" w:rsidP="00F91172">
      <w:pPr>
        <w:spacing w:line="360" w:lineRule="auto"/>
        <w:ind w:firstLineChars="196" w:firstLine="412"/>
        <w:rPr>
          <w:color w:val="000000"/>
          <w:sz w:val="21"/>
          <w:szCs w:val="21"/>
        </w:rPr>
      </w:pPr>
      <w:r w:rsidRPr="004944FE">
        <w:rPr>
          <w:color w:val="000000"/>
          <w:sz w:val="21"/>
          <w:szCs w:val="21"/>
        </w:rPr>
        <w:t>在得到</w:t>
      </w:r>
      <w:r w:rsidRPr="004944FE">
        <w:rPr>
          <w:color w:val="000000"/>
          <w:sz w:val="21"/>
          <w:szCs w:val="21"/>
        </w:rPr>
        <w:t xml:space="preserve"> </w:t>
      </w:r>
      <m:oMath>
        <m:r>
          <w:rPr>
            <w:rFonts w:ascii="Cambria Math" w:hAnsi="Cambria Math"/>
            <w:color w:val="000000"/>
            <w:sz w:val="21"/>
            <w:szCs w:val="21"/>
          </w:rPr>
          <m:t>M</m:t>
        </m:r>
        <m:r>
          <w:ins w:id="1575" w:author="运璐 何" w:date="2025-11-18T15:04:00Z">
            <w:rPr>
              <w:rFonts w:ascii="Cambria Math" w:hAnsi="Cambria Math"/>
              <w:color w:val="000000"/>
              <w:sz w:val="21"/>
              <w:szCs w:val="21"/>
            </w:rPr>
            <m:t>B</m:t>
          </w:ins>
        </m:r>
        <m:r>
          <w:rPr>
            <w:rFonts w:ascii="Cambria Math" w:hAnsi="Cambria Math"/>
            <w:color w:val="000000"/>
            <w:sz w:val="21"/>
            <w:szCs w:val="21"/>
          </w:rPr>
          <m:t>ST</m:t>
        </m:r>
        <m:d>
          <m:dPr>
            <m:ctrlPr>
              <w:rPr>
                <w:rFonts w:ascii="Cambria Math" w:hAnsi="Cambria Math"/>
                <w:i/>
                <w:color w:val="000000"/>
                <w:sz w:val="21"/>
                <w:szCs w:val="21"/>
              </w:rPr>
            </m:ctrlPr>
          </m:dPr>
          <m:e>
            <m:r>
              <w:rPr>
                <w:rFonts w:ascii="Cambria Math" w:hAnsi="Cambria Math"/>
                <w:color w:val="000000"/>
                <w:sz w:val="21"/>
                <w:szCs w:val="21"/>
              </w:rPr>
              <m:t>t</m:t>
            </m:r>
          </m:e>
        </m:d>
      </m:oMath>
      <w:r>
        <w:rPr>
          <w:color w:val="000000"/>
          <w:sz w:val="21"/>
          <w:szCs w:val="21"/>
        </w:rPr>
        <w:t xml:space="preserve"> </w:t>
      </w:r>
      <w:r w:rsidRPr="004944FE">
        <w:rPr>
          <w:color w:val="000000"/>
          <w:sz w:val="21"/>
          <w:szCs w:val="21"/>
        </w:rPr>
        <w:t>后，每个无人机仅对其在</w:t>
      </w:r>
      <w:r w:rsidRPr="004944FE">
        <w:rPr>
          <w:color w:val="000000"/>
          <w:sz w:val="21"/>
          <w:szCs w:val="21"/>
        </w:rPr>
        <w:t xml:space="preserve"> M</w:t>
      </w:r>
      <w:ins w:id="1576" w:author="运璐 何" w:date="2025-11-19T16:34:00Z">
        <w:r w:rsidR="00EB3E91">
          <w:rPr>
            <w:color w:val="000000"/>
            <w:sz w:val="21"/>
            <w:szCs w:val="21"/>
          </w:rPr>
          <w:t>B</w:t>
        </w:r>
      </w:ins>
      <w:r w:rsidRPr="004944FE">
        <w:rPr>
          <w:color w:val="000000"/>
          <w:sz w:val="21"/>
          <w:szCs w:val="21"/>
        </w:rPr>
        <w:t xml:space="preserve">ST </w:t>
      </w:r>
      <w:r w:rsidRPr="004944FE">
        <w:rPr>
          <w:color w:val="000000"/>
          <w:sz w:val="21"/>
          <w:szCs w:val="21"/>
        </w:rPr>
        <w:t>中的直接邻居施加通信保持引力：</w:t>
      </w:r>
      <w:r>
        <w:rPr>
          <w:rFonts w:hint="eastAsia"/>
          <w:color w:val="000000"/>
          <w:sz w:val="21"/>
          <w:szCs w:val="21"/>
        </w:rPr>
        <w:t>其</w:t>
      </w:r>
      <w:r w:rsidR="000F4F18" w:rsidRPr="00A9585A">
        <w:rPr>
          <w:color w:val="000000"/>
          <w:sz w:val="21"/>
          <w:szCs w:val="21"/>
        </w:rPr>
        <w:t>定义为：</w:t>
      </w:r>
    </w:p>
    <w:p w14:paraId="15230F67" w14:textId="6B730664" w:rsidR="000F4F18" w:rsidRPr="00A9585A" w:rsidRDefault="00A967F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m:t>
                  </m:r>
                  <m:r>
                    <w:ins w:id="1577" w:author="运璐 何" w:date="2025-11-19T16:34:00Z">
                      <m:rPr>
                        <m:nor/>
                      </m:rPr>
                      <w:rPr>
                        <w:rFonts w:ascii="Cambria Math"/>
                        <w:color w:val="000000"/>
                        <w:sz w:val="21"/>
                        <w:szCs w:val="21"/>
                      </w:rPr>
                      <m:t>B</m:t>
                    </w:ins>
                  </m:r>
                  <m:r>
                    <m:rPr>
                      <m:nor/>
                    </m:rPr>
                    <w:rPr>
                      <w:color w:val="000000"/>
                      <w:sz w:val="21"/>
                      <w:szCs w:val="21"/>
                    </w:rPr>
                    <m:t>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i/>
                          <w:iCs/>
                          <w:color w:val="000000"/>
                          <w:sz w:val="21"/>
                          <w:szCs w:val="21"/>
                        </w:rPr>
                        <m:t>m</m:t>
                      </m:r>
                      <m:r>
                        <w:ins w:id="1578" w:author="运璐 何" w:date="2025-11-18T15:05:00Z">
                          <m:rPr>
                            <m:nor/>
                          </m:rPr>
                          <w:rPr>
                            <w:rFonts w:ascii="Cambria Math"/>
                            <w:i/>
                            <w:iCs/>
                            <w:color w:val="000000"/>
                            <w:sz w:val="21"/>
                            <w:szCs w:val="21"/>
                          </w:rPr>
                          <m:t>b</m:t>
                        </w:ins>
                      </m:r>
                      <m:r>
                        <m:rPr>
                          <m:nor/>
                        </m:rPr>
                        <w:rPr>
                          <w:i/>
                          <w:iCs/>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color w:val="000000"/>
                          <w:sz w:val="21"/>
                          <w:szCs w:val="21"/>
                        </w:rPr>
                      </m:ctrlPr>
                    </m:dPr>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24</m:t>
                  </m:r>
                </m:e>
              </m:d>
            </m:e>
          </m:eqArr>
        </m:oMath>
      </m:oMathPara>
    </w:p>
    <w:p w14:paraId="7D129EBB" w14:textId="25DC3E72" w:rsidR="000F4F18" w:rsidRPr="00A9585A" w:rsidRDefault="000F4F18" w:rsidP="000F4F18">
      <w:pPr>
        <w:spacing w:line="360" w:lineRule="auto"/>
        <w:ind w:firstLineChars="196" w:firstLine="412"/>
        <w:rPr>
          <w:color w:val="000000"/>
          <w:sz w:val="21"/>
          <w:szCs w:val="21"/>
        </w:rPr>
      </w:pPr>
      <w:commentRangeStart w:id="1579"/>
      <w:commentRangeStart w:id="1580"/>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ins w:id="1581" w:author="运璐 何" w:date="2025-11-18T15:05:00Z">
                <w:rPr>
                  <w:rFonts w:ascii="Cambria Math" w:hAnsi="Cambria Math" w:hint="eastAsia"/>
                  <w:color w:val="000000"/>
                  <w:sz w:val="21"/>
                  <w:szCs w:val="21"/>
                </w:rPr>
                <m:t>b</m:t>
              </w:ins>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w:t>
      </w:r>
      <w:commentRangeEnd w:id="1579"/>
      <w:r w:rsidR="00DD1AFF">
        <w:rPr>
          <w:rStyle w:val="ac"/>
        </w:rPr>
        <w:commentReference w:id="1579"/>
      </w:r>
      <w:commentRangeEnd w:id="1580"/>
      <w:r w:rsidR="0007587C">
        <w:rPr>
          <w:rStyle w:val="ac"/>
        </w:rPr>
        <w:commentReference w:id="1580"/>
      </w:r>
      <w:r w:rsidRPr="00A9585A">
        <w:rPr>
          <w:color w:val="000000"/>
          <w:sz w:val="21"/>
          <w:szCs w:val="21"/>
        </w:rPr>
        <w:t>，定义为：</w:t>
      </w:r>
    </w:p>
    <w:p w14:paraId="4E60749A" w14:textId="2E698E63" w:rsidR="000F4F18" w:rsidRPr="00A9585A" w:rsidRDefault="00A967F5"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m:t>
                  </m:r>
                  <m:r>
                    <w:ins w:id="1582" w:author="运璐 何" w:date="2025-11-18T15:05:00Z">
                      <w:rPr>
                        <w:rFonts w:ascii="Cambria Math" w:hAnsi="Cambria Math" w:hint="eastAsia"/>
                        <w:color w:val="000000"/>
                        <w:sz w:val="21"/>
                        <w:szCs w:val="21"/>
                      </w:rPr>
                      <m:t>b</m:t>
                    </w:ins>
                  </m:r>
                  <m:r>
                    <w:rPr>
                      <w:rFonts w:ascii="Cambria Math" w:hAnsi="Cambria Math"/>
                      <w:color w:val="000000"/>
                      <w:sz w:val="21"/>
                      <w:szCs w:val="21"/>
                    </w:rPr>
                    <m:t>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25</m:t>
                  </m:r>
                </m:e>
              </m:d>
            </m:e>
          </m:eqArr>
        </m:oMath>
      </m:oMathPara>
    </w:p>
    <w:p w14:paraId="39AA8A6B" w14:textId="115B0345" w:rsidR="004944FE"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ins w:id="1583" w:author="运璐 何" w:date="2025-11-19T16:35:00Z">
                        <w:rPr>
                          <w:rFonts w:ascii="Cambria Math" w:hAnsi="Cambria Math" w:hint="eastAsia"/>
                          <w:color w:val="000000"/>
                          <w:sz w:val="21"/>
                          <w:szCs w:val="21"/>
                        </w:rPr>
                        <m:t>w</m:t>
                      </w:ins>
                    </m:r>
                  </m:e>
                  <m:sub>
                    <m:r>
                      <w:ins w:id="1584" w:author="运璐 何" w:date="2025-11-19T16:35:00Z">
                        <w:rPr>
                          <w:rFonts w:ascii="Cambria Math" w:hAnsi="Cambria Math"/>
                          <w:color w:val="000000"/>
                          <w:sz w:val="21"/>
                          <w:szCs w:val="21"/>
                        </w:rPr>
                        <m:t>ij</m:t>
                      </w:ins>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w:del w:id="1585" w:author="运璐 何" w:date="2025-11-19T16:35:00Z">
        <w:r w:rsidRPr="00A9585A" w:rsidDel="00EB3E91">
          <w:rPr>
            <w:color w:val="000000"/>
            <w:sz w:val="21"/>
            <w:szCs w:val="21"/>
          </w:rPr>
          <w:delText>，</w:delText>
        </w:r>
      </w:del>
      <m:oMath>
        <m:sSub>
          <m:sSubPr>
            <m:ctrlPr>
              <w:del w:id="1586" w:author="运璐 何" w:date="2025-11-19T16:35:00Z">
                <w:rPr>
                  <w:rFonts w:ascii="Cambria Math" w:hAnsi="Cambria Math"/>
                  <w:color w:val="000000"/>
                  <w:sz w:val="21"/>
                  <w:szCs w:val="21"/>
                </w:rPr>
              </w:del>
            </m:ctrlPr>
          </m:sSubPr>
          <m:e>
            <m:r>
              <w:del w:id="1587" w:author="运璐 何" w:date="2025-11-19T16:35:00Z">
                <w:rPr>
                  <w:rFonts w:ascii="Cambria Math" w:hAnsi="Cambria Math"/>
                  <w:color w:val="000000"/>
                  <w:sz w:val="21"/>
                  <w:szCs w:val="21"/>
                </w:rPr>
                <m:t>s</m:t>
              </w:del>
            </m:r>
          </m:e>
          <m:sub>
            <m:r>
              <w:del w:id="1588" w:author="运璐 何" w:date="2025-11-19T16:35:00Z">
                <w:rPr>
                  <w:rFonts w:ascii="Cambria Math" w:hAnsi="Cambria Math"/>
                  <w:color w:val="000000"/>
                  <w:sz w:val="21"/>
                  <w:szCs w:val="21"/>
                </w:rPr>
                <m:t>min</m:t>
              </w:del>
            </m:r>
          </m:sub>
        </m:sSub>
        <m:r>
          <w:del w:id="1589" w:author="运璐 何" w:date="2025-11-19T16:35:00Z">
            <m:rPr>
              <m:sty m:val="p"/>
            </m:rPr>
            <w:rPr>
              <w:rFonts w:ascii="Cambria Math" w:hAnsi="Cambria Math"/>
              <w:color w:val="000000"/>
              <w:sz w:val="21"/>
              <w:szCs w:val="21"/>
            </w:rPr>
            <m:t>=</m:t>
          </w:del>
        </m:r>
        <m:func>
          <m:funcPr>
            <m:ctrlPr>
              <w:del w:id="1590" w:author="运璐 何" w:date="2025-11-19T16:35:00Z">
                <w:rPr>
                  <w:rFonts w:ascii="Cambria Math" w:hAnsi="Cambria Math"/>
                  <w:color w:val="000000"/>
                  <w:sz w:val="21"/>
                  <w:szCs w:val="21"/>
                </w:rPr>
              </w:del>
            </m:ctrlPr>
          </m:funcPr>
          <m:fName>
            <m:r>
              <w:del w:id="1591" w:author="运璐 何" w:date="2025-11-19T16:35:00Z">
                <m:rPr>
                  <m:sty m:val="p"/>
                </m:rPr>
                <w:rPr>
                  <w:rFonts w:ascii="Cambria Math" w:hAnsi="Cambria Math"/>
                  <w:color w:val="000000"/>
                  <w:sz w:val="21"/>
                  <w:szCs w:val="21"/>
                </w:rPr>
                <m:t>min</m:t>
              </w:del>
            </m:r>
          </m:fName>
          <m:e>
            <m:d>
              <m:dPr>
                <m:ctrlPr>
                  <w:del w:id="1592" w:author="运璐 何" w:date="2025-11-19T16:35:00Z">
                    <w:rPr>
                      <w:rFonts w:ascii="Cambria Math" w:hAnsi="Cambria Math"/>
                      <w:color w:val="000000"/>
                      <w:sz w:val="21"/>
                      <w:szCs w:val="21"/>
                    </w:rPr>
                  </w:del>
                </m:ctrlPr>
              </m:dPr>
              <m:e>
                <m:sSub>
                  <m:sSubPr>
                    <m:ctrlPr>
                      <w:del w:id="1593" w:author="运璐 何" w:date="2025-11-19T16:35:00Z">
                        <w:rPr>
                          <w:rFonts w:ascii="Cambria Math" w:hAnsi="Cambria Math"/>
                          <w:i/>
                          <w:color w:val="000000"/>
                          <w:sz w:val="21"/>
                          <w:szCs w:val="21"/>
                        </w:rPr>
                      </w:del>
                    </m:ctrlPr>
                  </m:sSubPr>
                  <m:e>
                    <m:r>
                      <w:del w:id="1594" w:author="运璐 何" w:date="2025-11-19T16:35:00Z">
                        <m:rPr>
                          <m:nor/>
                        </m:rPr>
                        <w:rPr>
                          <w:color w:val="000000"/>
                          <w:sz w:val="21"/>
                          <w:szCs w:val="21"/>
                        </w:rPr>
                        <m:t>SINR</m:t>
                      </w:del>
                    </m:r>
                    <m:ctrlPr>
                      <w:del w:id="1595" w:author="运璐 何" w:date="2025-11-19T16:35:00Z">
                        <w:rPr>
                          <w:rFonts w:ascii="Cambria Math" w:hAnsi="Cambria Math"/>
                          <w:color w:val="000000"/>
                          <w:sz w:val="21"/>
                          <w:szCs w:val="21"/>
                        </w:rPr>
                      </w:del>
                    </m:ctrlPr>
                  </m:e>
                  <m:sub>
                    <m:r>
                      <w:del w:id="1596" w:author="运璐 何" w:date="2025-11-19T16:35:00Z">
                        <w:rPr>
                          <w:rFonts w:ascii="Cambria Math" w:hAnsi="Cambria Math" w:hint="eastAsia"/>
                          <w:color w:val="000000"/>
                          <w:sz w:val="21"/>
                          <w:szCs w:val="21"/>
                        </w:rPr>
                        <m:t>ij</m:t>
                      </w:del>
                    </m:r>
                  </m:sub>
                </m:sSub>
                <m:sSub>
                  <m:sSubPr>
                    <m:ctrlPr>
                      <w:del w:id="1597" w:author="运璐 何" w:date="2025-11-19T16:35:00Z">
                        <w:rPr>
                          <w:rFonts w:ascii="Cambria Math" w:hAnsi="Cambria Math"/>
                          <w:i/>
                          <w:color w:val="000000"/>
                          <w:sz w:val="21"/>
                          <w:szCs w:val="21"/>
                        </w:rPr>
                      </w:del>
                    </m:ctrlPr>
                  </m:sSubPr>
                  <m:e>
                    <m:r>
                      <w:del w:id="1598" w:author="运璐 何" w:date="2025-11-19T16:35:00Z">
                        <m:rPr>
                          <m:nor/>
                        </m:rPr>
                        <w:rPr>
                          <w:rFonts w:hint="eastAsia"/>
                          <w:color w:val="000000"/>
                          <w:sz w:val="21"/>
                          <w:szCs w:val="21"/>
                        </w:rPr>
                        <m:t>,</m:t>
                      </w:del>
                    </m:r>
                    <m:r>
                      <w:del w:id="1599" w:author="运璐 何" w:date="2025-11-19T16:35:00Z">
                        <m:rPr>
                          <m:nor/>
                        </m:rPr>
                        <w:rPr>
                          <w:color w:val="000000"/>
                          <w:sz w:val="21"/>
                          <w:szCs w:val="21"/>
                        </w:rPr>
                        <m:t>SINR</m:t>
                      </w:del>
                    </m:r>
                    <m:ctrlPr>
                      <w:del w:id="1600" w:author="运璐 何" w:date="2025-11-19T16:35:00Z">
                        <w:rPr>
                          <w:rFonts w:ascii="Cambria Math" w:hAnsi="Cambria Math"/>
                          <w:color w:val="000000"/>
                          <w:sz w:val="21"/>
                          <w:szCs w:val="21"/>
                        </w:rPr>
                      </w:del>
                    </m:ctrlPr>
                  </m:e>
                  <m:sub>
                    <m:r>
                      <w:del w:id="1601" w:author="运璐 何" w:date="2025-11-19T16:35:00Z">
                        <w:rPr>
                          <w:rFonts w:ascii="Cambria Math" w:hAnsi="Cambria Math" w:hint="eastAsia"/>
                          <w:color w:val="000000"/>
                          <w:sz w:val="21"/>
                          <w:szCs w:val="21"/>
                        </w:rPr>
                        <m:t>ji</m:t>
                      </w:del>
                    </m:r>
                  </m:sub>
                </m:sSub>
              </m:e>
            </m:d>
          </m:e>
        </m:func>
      </m:oMath>
      <w:del w:id="1602" w:author="运璐 何" w:date="2025-11-19T16:35:00Z">
        <w:r w:rsidRPr="00A9585A" w:rsidDel="00EB3E91">
          <w:rPr>
            <w:color w:val="000000"/>
            <w:sz w:val="21"/>
            <w:szCs w:val="21"/>
          </w:rPr>
          <w:delText xml:space="preserve"> </w:delText>
        </w:r>
        <w:r w:rsidRPr="00A9585A" w:rsidDel="00EB3E91">
          <w:rPr>
            <w:color w:val="000000"/>
            <w:sz w:val="21"/>
            <w:szCs w:val="21"/>
          </w:rPr>
          <w:delText>为双向通信的最小信噪比</w:delText>
        </w:r>
      </w:del>
      <w:r w:rsidRPr="00A9585A">
        <w:rPr>
          <w:color w:val="000000"/>
          <w:sz w:val="21"/>
          <w:szCs w:val="21"/>
        </w:rPr>
        <w:t>；</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w:t>
      </w:r>
      <w:ins w:id="1603" w:author="运璐 何" w:date="2025-11-19T16:36:00Z">
        <w:r w:rsidR="00EB3E91">
          <w:rPr>
            <w:rFonts w:hint="eastAsia"/>
            <w:color w:val="000000"/>
            <w:sz w:val="21"/>
            <w:szCs w:val="21"/>
          </w:rPr>
          <w:t>保持</w:t>
        </w:r>
      </w:ins>
      <w:r w:rsidRPr="00A9585A">
        <w:rPr>
          <w:color w:val="000000"/>
          <w:sz w:val="21"/>
          <w:szCs w:val="21"/>
        </w:rPr>
        <w:t>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w:t>
      </w:r>
      <w:r w:rsidRPr="00A9585A">
        <w:rPr>
          <w:color w:val="000000"/>
          <w:sz w:val="21"/>
          <w:szCs w:val="21"/>
        </w:rPr>
        <w:lastRenderedPageBreak/>
        <w:t>当链路质量充足时，引力减弱直至消失，从而在保持通信拓扑稳定的同时避免</w:t>
      </w:r>
      <w:r w:rsidR="00A36F48">
        <w:rPr>
          <w:rFonts w:hint="eastAsia"/>
          <w:color w:val="000000"/>
          <w:sz w:val="21"/>
          <w:szCs w:val="21"/>
        </w:rPr>
        <w:t>无人机之间</w:t>
      </w:r>
      <w:ins w:id="1604" w:author="运璐 何" w:date="2025-11-19T16:37:00Z">
        <w:r w:rsidR="00E70712">
          <w:rPr>
            <w:rFonts w:hint="eastAsia"/>
            <w:color w:val="000000"/>
            <w:sz w:val="21"/>
            <w:szCs w:val="21"/>
          </w:rPr>
          <w:t>过度聚集</w:t>
        </w:r>
      </w:ins>
      <w:del w:id="1605" w:author="运璐 何" w:date="2025-11-19T16:37:00Z">
        <w:r w:rsidR="00332D74" w:rsidRPr="00A9585A" w:rsidDel="00E70712">
          <w:rPr>
            <w:rFonts w:hint="eastAsia"/>
            <w:color w:val="000000"/>
            <w:sz w:val="21"/>
            <w:szCs w:val="21"/>
          </w:rPr>
          <w:delText>过度集中</w:delText>
        </w:r>
      </w:del>
      <w:r w:rsidRPr="00A9585A">
        <w:rPr>
          <w:color w:val="000000"/>
          <w:sz w:val="21"/>
          <w:szCs w:val="21"/>
        </w:rPr>
        <w:t>。</w:t>
      </w:r>
    </w:p>
    <w:p w14:paraId="2E57022C" w14:textId="54ED6690" w:rsidR="004944FE" w:rsidRDefault="004944FE" w:rsidP="000F4F18">
      <w:pPr>
        <w:spacing w:line="360" w:lineRule="auto"/>
        <w:ind w:firstLineChars="196" w:firstLine="412"/>
        <w:rPr>
          <w:color w:val="000000"/>
          <w:sz w:val="21"/>
          <w:szCs w:val="21"/>
        </w:rPr>
      </w:pPr>
      <w:r w:rsidRPr="004944FE">
        <w:rPr>
          <w:color w:val="000000"/>
          <w:sz w:val="21"/>
          <w:szCs w:val="21"/>
        </w:rPr>
        <w:t>综合上述机制，</w:t>
      </w:r>
      <w:ins w:id="1606" w:author="运璐 何" w:date="2025-11-19T16:37:00Z">
        <w:r w:rsidR="00E70712">
          <w:rPr>
            <w:rFonts w:hint="eastAsia"/>
            <w:color w:val="000000"/>
            <w:sz w:val="21"/>
            <w:szCs w:val="21"/>
          </w:rPr>
          <w:t>局部</w:t>
        </w:r>
      </w:ins>
      <w:del w:id="1607" w:author="运璐 何" w:date="2025-11-19T16:37:00Z">
        <w:r w:rsidRPr="004944FE" w:rsidDel="00E70712">
          <w:rPr>
            <w:color w:val="000000"/>
            <w:sz w:val="21"/>
            <w:szCs w:val="21"/>
          </w:rPr>
          <w:delText>底层</w:delText>
        </w:r>
      </w:del>
      <w:r w:rsidRPr="004944FE">
        <w:rPr>
          <w:color w:val="000000"/>
          <w:sz w:val="21"/>
          <w:szCs w:val="21"/>
        </w:rPr>
        <w:t>M</w:t>
      </w:r>
      <w:ins w:id="1608" w:author="运璐 何" w:date="2025-11-18T15:06:00Z">
        <w:r w:rsidR="0068703E">
          <w:rPr>
            <w:color w:val="000000"/>
            <w:sz w:val="21"/>
            <w:szCs w:val="21"/>
          </w:rPr>
          <w:t>B</w:t>
        </w:r>
      </w:ins>
      <w:r w:rsidRPr="004944FE">
        <w:rPr>
          <w:color w:val="000000"/>
          <w:sz w:val="21"/>
          <w:szCs w:val="21"/>
        </w:rPr>
        <w:t xml:space="preserve">ST-APF </w:t>
      </w:r>
      <w:del w:id="1609" w:author="运璐 何" w:date="2025-11-23T11:18:00Z">
        <w:r w:rsidRPr="004944FE" w:rsidDel="0084022A">
          <w:rPr>
            <w:color w:val="000000"/>
            <w:sz w:val="21"/>
            <w:szCs w:val="21"/>
          </w:rPr>
          <w:delText>局部</w:delText>
        </w:r>
      </w:del>
      <w:r w:rsidRPr="004944FE">
        <w:rPr>
          <w:color w:val="000000"/>
          <w:sz w:val="21"/>
          <w:szCs w:val="21"/>
        </w:rPr>
        <w:t>规划的执行过程</w:t>
      </w:r>
      <w:r>
        <w:rPr>
          <w:rFonts w:hint="eastAsia"/>
          <w:color w:val="000000"/>
          <w:sz w:val="21"/>
          <w:szCs w:val="21"/>
        </w:rPr>
        <w:t>为</w:t>
      </w:r>
      <w:r w:rsidRPr="004944FE">
        <w:rPr>
          <w:color w:val="000000"/>
          <w:sz w:val="21"/>
          <w:szCs w:val="21"/>
        </w:rPr>
        <w:t>：首先，系统根据无人机当前位置和通信参数计算</w:t>
      </w:r>
      <w:r w:rsidRPr="004944FE">
        <w:rPr>
          <w:color w:val="000000"/>
          <w:sz w:val="21"/>
          <w:szCs w:val="21"/>
        </w:rPr>
        <w:t xml:space="preserve"> SINR </w:t>
      </w:r>
      <w:r w:rsidRPr="004944FE">
        <w:rPr>
          <w:color w:val="000000"/>
          <w:sz w:val="21"/>
          <w:szCs w:val="21"/>
        </w:rPr>
        <w:t>并生成加权图；随后通过</w:t>
      </w:r>
      <w:ins w:id="1610" w:author="运璐 何" w:date="2025-11-19T16:37:00Z">
        <w:r w:rsidR="00E70712">
          <w:rPr>
            <w:rFonts w:hint="eastAsia"/>
            <w:color w:val="000000"/>
            <w:sz w:val="21"/>
            <w:szCs w:val="21"/>
          </w:rPr>
          <w:t>降序</w:t>
        </w:r>
      </w:ins>
      <w:r w:rsidRPr="004944FE">
        <w:rPr>
          <w:color w:val="000000"/>
          <w:sz w:val="21"/>
          <w:szCs w:val="21"/>
        </w:rPr>
        <w:t xml:space="preserve"> Kruskal </w:t>
      </w:r>
      <w:r w:rsidRPr="004944FE">
        <w:rPr>
          <w:color w:val="000000"/>
          <w:sz w:val="21"/>
          <w:szCs w:val="21"/>
        </w:rPr>
        <w:t>算法构建最小生成树</w:t>
      </w:r>
      <w:r w:rsidRPr="004944FE">
        <w:rPr>
          <w:color w:val="000000"/>
          <w:sz w:val="21"/>
          <w:szCs w:val="21"/>
        </w:rPr>
        <w:t xml:space="preserve"> </w:t>
      </w:r>
      <m:oMath>
        <m:r>
          <w:rPr>
            <w:rFonts w:ascii="Cambria Math" w:hAnsi="Cambria Math"/>
            <w:color w:val="000000"/>
            <w:sz w:val="21"/>
            <w:szCs w:val="21"/>
          </w:rPr>
          <m:t>M</m:t>
        </m:r>
        <m:r>
          <w:ins w:id="1611" w:author="运璐 何" w:date="2025-11-18T15:06:00Z">
            <w:rPr>
              <w:rFonts w:ascii="Cambria Math" w:hAnsi="Cambria Math"/>
              <w:color w:val="000000"/>
              <w:sz w:val="21"/>
              <w:szCs w:val="21"/>
            </w:rPr>
            <m:t>B</m:t>
          </w:ins>
        </m:r>
        <m:r>
          <w:rPr>
            <w:rFonts w:ascii="Cambria Math" w:hAnsi="Cambria Math"/>
            <w:color w:val="000000"/>
            <w:sz w:val="21"/>
            <w:szCs w:val="21"/>
          </w:rPr>
          <m:t>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；各无人机并行计算目标</w:t>
      </w:r>
      <w:r>
        <w:rPr>
          <w:rFonts w:hint="eastAsia"/>
          <w:color w:val="000000"/>
          <w:sz w:val="21"/>
          <w:szCs w:val="21"/>
        </w:rPr>
        <w:t>导向</w:t>
      </w:r>
      <w:r w:rsidRPr="004944FE">
        <w:rPr>
          <w:color w:val="000000"/>
          <w:sz w:val="21"/>
          <w:szCs w:val="21"/>
        </w:rPr>
        <w:t>引力、</w:t>
      </w:r>
      <w:r>
        <w:rPr>
          <w:rFonts w:hint="eastAsia"/>
          <w:color w:val="000000"/>
          <w:sz w:val="21"/>
          <w:szCs w:val="21"/>
        </w:rPr>
        <w:t>碰撞避免</w:t>
      </w:r>
      <w:r w:rsidRPr="004944FE">
        <w:rPr>
          <w:color w:val="000000"/>
          <w:sz w:val="21"/>
          <w:szCs w:val="21"/>
        </w:rPr>
        <w:t>斥力与</w:t>
      </w:r>
      <w:r>
        <w:rPr>
          <w:rFonts w:hint="eastAsia"/>
          <w:color w:val="000000"/>
          <w:sz w:val="21"/>
          <w:szCs w:val="21"/>
        </w:rPr>
        <w:t>连通保持</w:t>
      </w:r>
      <w:r w:rsidRPr="004944FE">
        <w:rPr>
          <w:color w:val="000000"/>
          <w:sz w:val="21"/>
          <w:szCs w:val="21"/>
        </w:rPr>
        <w:t>力三类势场力并加权求和；最后根据归一化速度更新位置：</w:t>
      </w:r>
    </w:p>
    <w:p w14:paraId="28A330D5" w14:textId="669A8B20" w:rsidR="004944FE" w:rsidRDefault="00A967F5"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w:ins w:id="1612" w:author="运璐 何" w:date="2025-11-23T11:27:00Z">
                      <m:rPr>
                        <m:sty m:val="p"/>
                      </m:rPr>
                      <w:rPr>
                        <w:rFonts w:ascii="Cambria Math" w:hAnsi="Cambria Math"/>
                        <w:color w:val="000000"/>
                        <w:sz w:val="21"/>
                        <w:szCs w:val="21"/>
                      </w:rPr>
                      <m:t>26</m:t>
                    </w:ins>
                  </m:r>
                  <m:r>
                    <w:del w:id="1613" w:author="运璐 何" w:date="2025-11-23T11:27:00Z">
                      <m:rPr>
                        <m:sty m:val="p"/>
                      </m:rPr>
                      <w:rPr>
                        <w:rFonts w:ascii="Cambria Math" w:hAnsi="Cambria Math"/>
                        <w:color w:val="000000"/>
                        <w:sz w:val="21"/>
                        <w:szCs w:val="21"/>
                      </w:rPr>
                      <m:t>15</m:t>
                    </w:del>
                  </m:r>
                </m:e>
              </m:d>
              <m:r>
                <m:rPr>
                  <m:sty m:val="p"/>
                </m:rPr>
                <w:rPr>
                  <w:rFonts w:ascii="Cambria Math" w:hAnsi="Cambria Math"/>
                  <w:color w:val="000000"/>
                  <w:sz w:val="21"/>
                  <w:szCs w:val="21"/>
                </w:rPr>
                <m:t>​</m:t>
              </m:r>
            </m:e>
          </m:eqArr>
        </m:oMath>
      </m:oMathPara>
    </w:p>
    <w:p w14:paraId="164DAFFD" w14:textId="594BF487" w:rsidR="004944FE" w:rsidRDefault="004944FE" w:rsidP="000F4F18">
      <w:pPr>
        <w:spacing w:line="360" w:lineRule="auto"/>
        <w:ind w:firstLineChars="196" w:firstLine="412"/>
        <w:rPr>
          <w:color w:val="000000"/>
          <w:sz w:val="21"/>
          <w:szCs w:val="21"/>
        </w:rPr>
      </w:pPr>
      <w:r w:rsidRPr="004944FE">
        <w:rPr>
          <w:color w:val="000000"/>
          <w:sz w:val="21"/>
          <w:szCs w:val="21"/>
        </w:rPr>
        <w:t>其中</w:t>
      </w:r>
      <w:r w:rsidRPr="004944FE">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ctrlPr>
              <w:rPr>
                <w:rFonts w:ascii="Cambria Math" w:hAnsi="Cambria Math"/>
                <w:i/>
                <w:color w:val="000000"/>
                <w:sz w:val="21"/>
                <w:szCs w:val="21"/>
              </w:rPr>
            </m:ctrlPr>
          </m:dPr>
          <m:e>
            <m:r>
              <m:rPr>
                <m:sty m:val="p"/>
              </m:rPr>
              <w:rPr>
                <w:rFonts w:ascii="Cambria Math" w:hAnsi="Cambria Math"/>
                <w:color w:val="000000"/>
                <w:sz w:val="21"/>
                <w:szCs w:val="21"/>
              </w:rPr>
              <m:t>⋅</m:t>
            </m:r>
          </m:e>
        </m:d>
      </m:oMath>
      <w:r w:rsidRPr="004944FE">
        <w:rPr>
          <w:color w:val="000000"/>
          <w:sz w:val="21"/>
          <w:szCs w:val="21"/>
        </w:rPr>
        <w:t>为速度归一化函数，用于限制无人机的单步移动距离</w:t>
      </w:r>
      <w:ins w:id="1614" w:author="运璐 何" w:date="2025-11-19T16:40:00Z">
        <w:r w:rsidR="00E70712">
          <w:rPr>
            <w:rFonts w:hint="eastAsia"/>
            <w:color w:val="000000"/>
            <w:sz w:val="21"/>
            <w:szCs w:val="21"/>
          </w:rPr>
          <w:t>不超过</w:t>
        </w:r>
      </w:ins>
      <m:oMath>
        <m:sSub>
          <m:sSubPr>
            <m:ctrlPr>
              <w:ins w:id="1615" w:author="运璐 何" w:date="2025-11-19T16:40:00Z">
                <w:rPr>
                  <w:rFonts w:ascii="Cambria Math" w:hAnsi="Cambria Math"/>
                  <w:i/>
                  <w:color w:val="000000"/>
                  <w:sz w:val="21"/>
                  <w:szCs w:val="21"/>
                </w:rPr>
              </w:ins>
            </m:ctrlPr>
          </m:sSubPr>
          <m:e>
            <m:r>
              <w:ins w:id="1616" w:author="运璐 何" w:date="2025-11-19T16:40:00Z">
                <w:rPr>
                  <w:rFonts w:ascii="Cambria Math" w:hAnsi="Cambria Math" w:hint="eastAsia"/>
                  <w:color w:val="000000"/>
                  <w:sz w:val="21"/>
                  <w:szCs w:val="21"/>
                </w:rPr>
                <m:t>d</m:t>
              </w:ins>
            </m:r>
          </m:e>
          <m:sub>
            <m:r>
              <w:ins w:id="1617" w:author="运璐 何" w:date="2025-11-19T16:40:00Z">
                <w:rPr>
                  <w:rFonts w:ascii="Cambria Math" w:hAnsi="Cambria Math"/>
                  <w:color w:val="000000"/>
                  <w:sz w:val="21"/>
                  <w:szCs w:val="21"/>
                </w:rPr>
                <m:t>move</m:t>
              </w:ins>
            </m:r>
          </m:sub>
        </m:sSub>
      </m:oMath>
      <w:r w:rsidRPr="004944FE">
        <w:rPr>
          <w:color w:val="000000"/>
          <w:sz w:val="21"/>
          <w:szCs w:val="21"/>
        </w:rPr>
        <w:t>，保证局部运动的平滑性与稳定性。</w:t>
      </w:r>
    </w:p>
    <w:p w14:paraId="65661DC5" w14:textId="1213A27F" w:rsidR="000F4F18" w:rsidRDefault="0059760E" w:rsidP="000F4F18">
      <w:pPr>
        <w:spacing w:line="360" w:lineRule="auto"/>
        <w:ind w:firstLineChars="196" w:firstLine="412"/>
        <w:rPr>
          <w:color w:val="000000"/>
          <w:sz w:val="21"/>
          <w:szCs w:val="21"/>
        </w:rPr>
      </w:pPr>
      <w:r>
        <w:rPr>
          <w:rFonts w:hint="eastAsia"/>
          <w:color w:val="000000"/>
          <w:sz w:val="21"/>
          <w:szCs w:val="21"/>
        </w:rPr>
        <w:t>具体流程如算法</w:t>
      </w:r>
      <w:r>
        <w:rPr>
          <w:rFonts w:hint="eastAsia"/>
          <w:color w:val="000000"/>
          <w:sz w:val="21"/>
          <w:szCs w:val="21"/>
        </w:rPr>
        <w:t>2</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trPr>
        <w:tc>
          <w:tcPr>
            <w:tcW w:w="9628" w:type="dxa"/>
          </w:tcPr>
          <w:p w14:paraId="409789A8" w14:textId="40658FA8" w:rsidR="0059760E" w:rsidRPr="002A1446" w:rsidRDefault="0059760E" w:rsidP="002423FF">
            <w:pPr>
              <w:spacing w:line="360" w:lineRule="auto"/>
              <w:rPr>
                <w:color w:val="000000"/>
                <w:szCs w:val="21"/>
              </w:rPr>
            </w:pPr>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w:t>
            </w:r>
            <w:ins w:id="1618" w:author="运璐 何" w:date="2025-11-18T15:07:00Z">
              <w:r w:rsidR="0068703E">
                <w:rPr>
                  <w:color w:val="000000"/>
                  <w:sz w:val="21"/>
                  <w:szCs w:val="21"/>
                </w:rPr>
                <w:t>B</w:t>
              </w:r>
            </w:ins>
            <w:r w:rsidRPr="002423FF">
              <w:rPr>
                <w:color w:val="000000"/>
                <w:sz w:val="21"/>
                <w:szCs w:val="21"/>
              </w:rPr>
              <w:t>ST</w:t>
            </w:r>
            <w:r w:rsidRPr="002423FF">
              <w:rPr>
                <w:color w:val="000000"/>
                <w:sz w:val="21"/>
                <w:szCs w:val="21"/>
              </w:rPr>
              <w:t>引力的</w:t>
            </w:r>
            <w:r w:rsidRPr="002423FF">
              <w:rPr>
                <w:color w:val="000000"/>
                <w:sz w:val="21"/>
                <w:szCs w:val="21"/>
              </w:rPr>
              <w:t>APF</w:t>
            </w:r>
            <w:ins w:id="1619" w:author="运璐 何" w:date="2025-11-19T16:40:00Z">
              <w:r w:rsidR="00E70712">
                <w:rPr>
                  <w:rFonts w:hint="eastAsia"/>
                  <w:color w:val="000000"/>
                  <w:sz w:val="21"/>
                  <w:szCs w:val="21"/>
                </w:rPr>
                <w:t>通信</w:t>
              </w:r>
            </w:ins>
            <w:del w:id="1620" w:author="运璐 何" w:date="2025-11-19T16:40:00Z">
              <w:r w:rsidRPr="002423FF" w:rsidDel="00E70712">
                <w:rPr>
                  <w:color w:val="000000"/>
                  <w:sz w:val="21"/>
                  <w:szCs w:val="21"/>
                </w:rPr>
                <w:delText>局部</w:delText>
              </w:r>
            </w:del>
            <w:r w:rsidRPr="002423FF">
              <w:rPr>
                <w:color w:val="000000"/>
                <w:sz w:val="21"/>
                <w:szCs w:val="21"/>
              </w:rPr>
              <w:t>连通保持算法</w:t>
            </w:r>
          </w:p>
        </w:tc>
      </w:tr>
      <w:tr w:rsidR="0059760E" w:rsidRPr="002A1446" w14:paraId="5CACB6FB" w14:textId="78899730" w:rsidTr="002423FF">
        <w:tc>
          <w:tcPr>
            <w:tcW w:w="9628" w:type="dxa"/>
          </w:tcPr>
          <w:p w14:paraId="6BC572E3" w14:textId="6FE79AEB" w:rsidR="0059760E" w:rsidRPr="002423FF" w:rsidRDefault="0059760E" w:rsidP="002423FF">
            <w:pPr>
              <w:spacing w:line="360" w:lineRule="auto"/>
              <w:rPr>
                <w:color w:val="000000"/>
                <w:sz w:val="21"/>
                <w:szCs w:val="21"/>
              </w:rPr>
            </w:pPr>
            <w:r w:rsidRPr="002423FF">
              <w:rPr>
                <w:rFonts w:hint="eastAsia"/>
                <w:color w:val="000000"/>
                <w:sz w:val="21"/>
                <w:szCs w:val="21"/>
              </w:rPr>
              <w:t>输入：</w:t>
            </w:r>
            <w:r w:rsidRPr="002423FF">
              <w:rPr>
                <w:color w:val="000000"/>
                <w:sz w:val="21"/>
                <w:szCs w:val="21"/>
              </w:rPr>
              <w:t>当前无人机位置集合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e>
              </m:d>
            </m:oMath>
            <w:r w:rsidRPr="002423FF">
              <w:rPr>
                <w:color w:val="000000"/>
                <w:sz w:val="21"/>
                <w:szCs w:val="21"/>
              </w:rPr>
              <w:t>，各簇全局参考路径集合</w:t>
            </w:r>
            <m:oMath>
              <m:r>
                <w:rPr>
                  <w:rFonts w:ascii="Cambria Math" w:hAnsi="Cambria Math"/>
                  <w:color w:val="000000"/>
                  <w:sz w:val="21"/>
                  <w:szCs w:val="21"/>
                </w:rPr>
                <m:t>P</m:t>
              </m:r>
            </m:oMath>
            <w:r w:rsidRPr="002423FF">
              <w:rPr>
                <w:color w:val="000000"/>
                <w:sz w:val="21"/>
                <w:szCs w:val="21"/>
              </w:rPr>
              <w:t>，当前环境信息</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t</m:t>
                  </m:r>
                </m:sub>
              </m:sSub>
            </m:oMath>
            <w:r w:rsidRPr="002423FF">
              <w:rPr>
                <w:color w:val="000000"/>
                <w:sz w:val="21"/>
                <w:szCs w:val="21"/>
              </w:rPr>
              <w:t>，</w:t>
            </w:r>
            <w:ins w:id="1621" w:author="运璐 何" w:date="2025-11-23T11:18:00Z">
              <w:r w:rsidR="0084022A">
                <w:rPr>
                  <w:rFonts w:hint="eastAsia"/>
                  <w:color w:val="000000"/>
                  <w:sz w:val="21"/>
                  <w:szCs w:val="21"/>
                </w:rPr>
                <w:t>单步</w:t>
              </w:r>
            </w:ins>
            <w:r w:rsidRPr="002423FF">
              <w:rPr>
                <w:color w:val="000000"/>
                <w:sz w:val="21"/>
                <w:szCs w:val="21"/>
              </w:rPr>
              <w:t>移动步长</w:t>
            </w:r>
            <w:r w:rsidRPr="002423FF">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oMath>
          </w:p>
          <w:p w14:paraId="10D56288" w14:textId="77777777" w:rsidR="0059760E" w:rsidRPr="002423FF" w:rsidRDefault="0059760E" w:rsidP="002423FF">
            <w:pPr>
              <w:spacing w:line="360" w:lineRule="auto"/>
              <w:rPr>
                <w:color w:val="000000"/>
                <w:sz w:val="21"/>
                <w:szCs w:val="21"/>
              </w:rPr>
            </w:pPr>
            <w:r w:rsidRPr="002423FF">
              <w:rPr>
                <w:rFonts w:hint="eastAsia"/>
                <w:color w:val="000000"/>
                <w:sz w:val="21"/>
                <w:szCs w:val="21"/>
              </w:rPr>
              <w:t>输出：</w:t>
            </w:r>
            <w:r w:rsidRPr="002423FF">
              <w:rPr>
                <w:color w:val="000000"/>
                <w:sz w:val="21"/>
                <w:szCs w:val="21"/>
              </w:rPr>
              <w:t>下一时刻无人机位置集合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oMath>
          </w:p>
          <w:p w14:paraId="6531BCD1" w14:textId="77777777" w:rsidR="0059760E" w:rsidRPr="0059760E" w:rsidRDefault="0059760E" w:rsidP="0059760E">
            <w:pPr>
              <w:pStyle w:val="a"/>
              <w:numPr>
                <w:ilvl w:val="0"/>
                <w:numId w:val="8"/>
              </w:numPr>
            </w:pPr>
            <w:r w:rsidRPr="0059760E">
              <w:rPr>
                <w:rFonts w:hint="eastAsia"/>
              </w:rPr>
              <w:t>计算无人机间链路</w:t>
            </w:r>
            <w:r w:rsidRPr="0059760E">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i</m:t>
                  </m:r>
                  <m:r>
                    <m:rPr>
                      <m:sty m:val="p"/>
                    </m:rPr>
                    <w:rPr>
                      <w:rFonts w:ascii="Cambria Math" w:hAnsi="Cambria Math"/>
                    </w:rPr>
                    <m:t>,</m:t>
                  </m:r>
                  <m:r>
                    <w:rPr>
                      <w:rFonts w:ascii="Cambria Math" w:hAnsi="Cambria Math"/>
                    </w:rPr>
                    <m:t>j</m:t>
                  </m:r>
                </m:sub>
              </m:sSub>
            </m:oMath>
          </w:p>
          <w:p w14:paraId="40258DB8" w14:textId="13450710" w:rsidR="0059760E" w:rsidRPr="0059760E" w:rsidRDefault="0059760E" w:rsidP="002423FF">
            <w:pPr>
              <w:pStyle w:val="a"/>
            </w:pPr>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M</w:t>
            </w:r>
            <w:ins w:id="1622" w:author="运璐 何" w:date="2025-11-19T16:41:00Z">
              <w:r w:rsidR="00E70712">
                <w:t>B</w:t>
              </w:r>
            </w:ins>
            <w:r w:rsidRPr="0059760E">
              <w:rPr>
                <w:rFonts w:hint="eastAsia"/>
              </w:rPr>
              <w:t>ST(t)</w:t>
            </w:r>
          </w:p>
          <w:p w14:paraId="7BBAA5FB" w14:textId="77777777" w:rsidR="0059760E" w:rsidRPr="0059760E" w:rsidRDefault="0059760E" w:rsidP="002423FF">
            <w:pPr>
              <w:pStyle w:val="a"/>
            </w:pPr>
            <w:r w:rsidRPr="0059760E">
              <w:rPr>
                <w:rFonts w:hint="eastAsia"/>
              </w:rPr>
              <w:t xml:space="preserve">for </w:t>
            </w:r>
            <w:r w:rsidRPr="0059760E">
              <w:rPr>
                <w:rFonts w:hint="eastAsia"/>
              </w:rPr>
              <w:t>每个无人机</w:t>
            </w:r>
            <w:r w:rsidRPr="0059760E">
              <w:rPr>
                <w:rFonts w:hint="eastAsia"/>
              </w:rPr>
              <w:t xml:space="preserve"> </w:t>
            </w:r>
            <m:oMath>
              <m:r>
                <w:rPr>
                  <w:rFonts w:ascii="Cambria Math" w:hAnsi="Cambria Math" w:hint="eastAsia"/>
                </w:rPr>
                <m:t>i</m:t>
              </m:r>
            </m:oMath>
            <w:r w:rsidRPr="0059760E">
              <w:rPr>
                <w:rFonts w:hint="eastAsia"/>
              </w:rPr>
              <w:t xml:space="preserve"> </w:t>
            </w:r>
            <w:r w:rsidRPr="0059760E">
              <w:rPr>
                <w:rFonts w:hint="eastAsia"/>
              </w:rPr>
              <w:t>并行执行</w:t>
            </w:r>
            <w:r w:rsidRPr="0059760E">
              <w:rPr>
                <w:rFonts w:hint="eastAsia"/>
              </w:rPr>
              <w:t>:</w:t>
            </w:r>
          </w:p>
          <w:p w14:paraId="427E7BBB" w14:textId="77777777" w:rsidR="0059760E" w:rsidRPr="0059760E" w:rsidRDefault="0059760E" w:rsidP="002423FF">
            <w:pPr>
              <w:pStyle w:val="a"/>
            </w:pPr>
            <w:r w:rsidRPr="0059760E">
              <w:rPr>
                <w:rFonts w:hint="eastAsia"/>
              </w:rPr>
              <w:t xml:space="preserve">    </w:t>
            </w:r>
            <w:r w:rsidRPr="0059760E">
              <w:rPr>
                <w:rFonts w:hint="eastAsia"/>
              </w:rPr>
              <w:t>以</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i</m:t>
                  </m:r>
                </m:sub>
              </m:sSub>
              <m:d>
                <m:dPr>
                  <m:ctrlPr>
                    <w:rPr>
                      <w:rFonts w:ascii="Cambria Math" w:hAnsi="Cambria Math"/>
                    </w:rPr>
                  </m:ctrlPr>
                </m:dPr>
                <m:e>
                  <m:r>
                    <m:rPr>
                      <m:sty m:val="p"/>
                    </m:rPr>
                    <w:rPr>
                      <w:rFonts w:ascii="Cambria Math" w:hAnsi="Cambria Math"/>
                    </w:rPr>
                    <m:t>1</m:t>
                  </m:r>
                </m:e>
              </m:d>
            </m:oMath>
            <w:r w:rsidRPr="0059760E">
              <w:t>为</w:t>
            </w:r>
            <w:r w:rsidRPr="0059760E">
              <w:rPr>
                <w:rFonts w:hint="eastAsia"/>
              </w:rPr>
              <w:t>计算目标导向吸引力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59760E">
              <w:rPr>
                <w:rFonts w:hint="eastAsia"/>
              </w:rPr>
              <w:t xml:space="preserve"> </w:t>
            </w:r>
          </w:p>
          <w:p w14:paraId="095D7DFE" w14:textId="77777777" w:rsidR="0059760E" w:rsidRPr="0059760E" w:rsidRDefault="0059760E" w:rsidP="002423FF">
            <w:pPr>
              <w:pStyle w:val="a"/>
            </w:pPr>
            <w:r w:rsidRPr="0059760E">
              <w:rPr>
                <w:rFonts w:hint="eastAsia"/>
              </w:rPr>
              <w:t xml:space="preserve">    </w:t>
            </w:r>
            <w:r w:rsidRPr="0059760E">
              <w:rPr>
                <w:rFonts w:hint="eastAsia"/>
              </w:rPr>
              <w:t>计算碰撞避免斥力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62B73092" w14:textId="77777777" w:rsidR="0059760E" w:rsidRPr="0059760E" w:rsidRDefault="0059760E" w:rsidP="002423FF">
            <w:pPr>
              <w:pStyle w:val="a"/>
            </w:pPr>
            <w:r w:rsidRPr="0059760E">
              <w:rPr>
                <w:rFonts w:hint="eastAsia"/>
              </w:rPr>
              <w:t xml:space="preserve">    </w:t>
            </w:r>
            <w:r w:rsidRPr="0059760E">
              <w:rPr>
                <w:rFonts w:hint="eastAsia"/>
              </w:rPr>
              <w:t>计算</w:t>
            </w:r>
            <w:r w:rsidRPr="0059760E">
              <w:rPr>
                <w:rFonts w:hint="eastAsia"/>
              </w:rPr>
              <w:t>MST</w:t>
            </w:r>
            <w:r w:rsidRPr="0059760E">
              <w:rPr>
                <w:rFonts w:hint="eastAsia"/>
              </w:rPr>
              <w:t>连通保持力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co</m:t>
                  </m:r>
                  <m:r>
                    <w:rPr>
                      <w:rFonts w:ascii="Cambria Math" w:eastAsia="MS Gothic" w:hAnsi="Cambria Math"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28CF2CD4" w14:textId="77777777" w:rsidR="0059760E" w:rsidRPr="0059760E" w:rsidRDefault="0059760E" w:rsidP="002423FF">
            <w:pPr>
              <w:pStyle w:val="a"/>
            </w:pPr>
            <w:r w:rsidRPr="0059760E">
              <w:rPr>
                <w:rFonts w:hint="eastAsia"/>
              </w:rPr>
              <w:t xml:space="preserve">    </w:t>
            </w:r>
            <w:r w:rsidRPr="0059760E">
              <w:rPr>
                <w:rFonts w:hint="eastAsia"/>
              </w:rPr>
              <w:t>计算总合力</w:t>
            </w:r>
            <w:r w:rsidRPr="0059760E">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2EF7880D" w14:textId="10CD4818" w:rsidR="0059760E" w:rsidRPr="0059760E" w:rsidRDefault="0059760E" w:rsidP="002423FF">
            <w:pPr>
              <w:pStyle w:val="a"/>
            </w:pPr>
            <w:r w:rsidRPr="0059760E">
              <w:rPr>
                <w:rFonts w:hint="eastAsia"/>
              </w:rPr>
              <w:t xml:space="preserve">    </w:t>
            </w:r>
            <w:r w:rsidRPr="0059760E">
              <w:rPr>
                <w:rFonts w:hint="eastAsia"/>
              </w:rPr>
              <w:t>更新位置</w:t>
            </w:r>
            <w:r w:rsidRPr="0059760E">
              <w:rPr>
                <w:rFonts w:hint="eastAsia"/>
              </w:rPr>
              <w:t>:</w:t>
            </w:r>
            <w:r w:rsidRPr="0059760E">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692B15B0" w14:textId="77777777" w:rsidR="0059760E" w:rsidRPr="0059760E" w:rsidRDefault="0059760E" w:rsidP="002423FF">
            <w:pPr>
              <w:pStyle w:val="a"/>
            </w:pPr>
            <w:r w:rsidRPr="0059760E">
              <w:t>end for</w:t>
            </w:r>
          </w:p>
          <w:p w14:paraId="34EBFF45" w14:textId="77777777" w:rsidR="0059760E" w:rsidRPr="002A1446" w:rsidRDefault="0059760E" w:rsidP="002423FF">
            <w:pPr>
              <w:pStyle w:val="a"/>
            </w:pPr>
            <w:r w:rsidRPr="0059760E">
              <w:rPr>
                <w:rFonts w:hint="eastAsia"/>
              </w:rPr>
              <w:t>输出</w:t>
            </w:r>
            <w:r w:rsidRPr="0059760E">
              <w:rPr>
                <w:rFonts w:hint="eastAsia"/>
              </w:rPr>
              <w:t xml:space="preserve"> </w:t>
            </w:r>
            <m:oMath>
              <m:r>
                <w:rPr>
                  <w:rFonts w:ascii="Cambria Math" w:hAnsi="Cambria Math" w:hint="eastAsia"/>
                </w:rPr>
                <m:t>O</m:t>
              </m:r>
              <m:d>
                <m:dPr>
                  <m:ctrlPr>
                    <w:rPr>
                      <w:rFonts w:ascii="Cambria Math" w:hAnsi="Cambria Math"/>
                    </w:rPr>
                  </m:ctrlPr>
                </m:dPr>
                <m:e>
                  <m:r>
                    <w:rPr>
                      <w:rFonts w:ascii="Cambria Math" w:hAnsi="Cambria Math" w:hint="eastAsia"/>
                    </w:rPr>
                    <m:t>t</m:t>
                  </m:r>
                  <m:r>
                    <m:rPr>
                      <m:sty m:val="p"/>
                    </m:rPr>
                    <w:rPr>
                      <w:rFonts w:ascii="Cambria Math" w:hAnsi="Cambria Math" w:hint="eastAsia"/>
                    </w:rPr>
                    <m:t>+1</m:t>
                  </m:r>
                </m:e>
              </m:d>
            </m:oMath>
          </w:p>
        </w:tc>
      </w:tr>
    </w:tbl>
    <w:bookmarkEnd w:id="535"/>
    <w:p w14:paraId="6613859F" w14:textId="56B58820" w:rsidR="007E55CD" w:rsidRPr="00234ACA" w:rsidDel="00260FEB" w:rsidRDefault="007E55CD" w:rsidP="00234ACA">
      <w:pPr>
        <w:spacing w:line="360" w:lineRule="auto"/>
        <w:outlineLvl w:val="2"/>
        <w:rPr>
          <w:del w:id="1623" w:author="运璐 何" w:date="2025-11-18T15:23:00Z"/>
          <w:rFonts w:ascii="宋体" w:hAnsi="宋体"/>
          <w:color w:val="000000"/>
          <w:sz w:val="21"/>
          <w:szCs w:val="21"/>
        </w:rPr>
      </w:pPr>
      <w:commentRangeStart w:id="1624"/>
      <w:del w:id="1625" w:author="运璐 何" w:date="2025-11-18T15:23:00Z">
        <w:r w:rsidRPr="00234ACA" w:rsidDel="00260FEB">
          <w:rPr>
            <w:rFonts w:ascii="宋体" w:hAnsi="宋体" w:hint="eastAsia"/>
            <w:color w:val="000000"/>
            <w:sz w:val="21"/>
            <w:szCs w:val="21"/>
          </w:rPr>
          <w:delText>3</w:delText>
        </w:r>
        <w:r w:rsidRPr="00234ACA" w:rsidDel="00260FEB">
          <w:rPr>
            <w:rFonts w:ascii="宋体" w:hAnsi="宋体"/>
            <w:color w:val="000000"/>
            <w:sz w:val="21"/>
            <w:szCs w:val="21"/>
          </w:rPr>
          <w:delText xml:space="preserve">.3.4 </w:delText>
        </w:r>
        <w:r w:rsidR="00136AEE" w:rsidRPr="00234ACA" w:rsidDel="00260FEB">
          <w:rPr>
            <w:rFonts w:ascii="宋体" w:hAnsi="宋体" w:hint="eastAsia"/>
            <w:color w:val="000000"/>
            <w:sz w:val="21"/>
            <w:szCs w:val="21"/>
          </w:rPr>
          <w:delText>复杂度分析</w:delText>
        </w:r>
      </w:del>
      <w:commentRangeEnd w:id="1624"/>
      <w:r w:rsidR="00260FEB">
        <w:rPr>
          <w:rStyle w:val="ac"/>
        </w:rPr>
        <w:commentReference w:id="1624"/>
      </w:r>
    </w:p>
    <w:p w14:paraId="52039D78" w14:textId="248197BB" w:rsidR="004944FE" w:rsidRPr="00A9585A" w:rsidDel="00260FEB" w:rsidRDefault="004944FE" w:rsidP="00583115">
      <w:pPr>
        <w:spacing w:line="360" w:lineRule="auto"/>
        <w:ind w:firstLineChars="196" w:firstLine="412"/>
        <w:rPr>
          <w:del w:id="1626" w:author="运璐 何" w:date="2025-11-18T15:23:00Z"/>
          <w:color w:val="000000"/>
          <w:sz w:val="21"/>
          <w:szCs w:val="21"/>
        </w:rPr>
      </w:pPr>
      <w:del w:id="1627" w:author="运璐 何" w:date="2025-11-18T15:23:00Z">
        <w:r w:rsidRPr="004944FE" w:rsidDel="00260FEB">
          <w:rPr>
            <w:color w:val="000000"/>
            <w:sz w:val="21"/>
            <w:szCs w:val="21"/>
          </w:rPr>
          <w:delText>通过引入</w:delText>
        </w:r>
        <w:r w:rsidRPr="004944FE" w:rsidDel="00260FEB">
          <w:rPr>
            <w:color w:val="000000"/>
            <w:sz w:val="21"/>
            <w:szCs w:val="21"/>
          </w:rPr>
          <w:delText xml:space="preserve"> Kruskal </w:delText>
        </w:r>
        <w:r w:rsidRPr="004944FE" w:rsidDel="00260FEB">
          <w:rPr>
            <w:color w:val="000000"/>
            <w:sz w:val="21"/>
            <w:szCs w:val="21"/>
          </w:rPr>
          <w:delText>最小生成树动态维护机制，算法能够在</w:delText>
        </w:r>
        <w:r w:rsidRPr="004944FE" w:rsidDel="00260FEB">
          <w:rPr>
            <w:color w:val="000000"/>
            <w:sz w:val="21"/>
            <w:szCs w:val="21"/>
          </w:rPr>
          <w:delText xml:space="preserve"> </w:delText>
        </w:r>
      </w:del>
      <m:oMath>
        <m:r>
          <w:del w:id="1628" w:author="运璐 何" w:date="2025-11-18T15:23:00Z">
            <w:rPr>
              <w:rFonts w:ascii="Cambria Math" w:hAnsi="Cambria Math"/>
              <w:color w:val="000000"/>
              <w:sz w:val="21"/>
              <w:szCs w:val="21"/>
            </w:rPr>
            <m:t>O</m:t>
          </w:del>
        </m:r>
        <m:d>
          <m:dPr>
            <m:ctrlPr>
              <w:del w:id="1629" w:author="运璐 何" w:date="2025-11-18T15:23:00Z">
                <w:rPr>
                  <w:rFonts w:ascii="Cambria Math" w:hAnsi="Cambria Math"/>
                  <w:i/>
                  <w:color w:val="000000"/>
                  <w:sz w:val="21"/>
                  <w:szCs w:val="21"/>
                </w:rPr>
              </w:del>
            </m:ctrlPr>
          </m:dPr>
          <m:e>
            <m:r>
              <w:del w:id="1630" w:author="运璐 何" w:date="2025-11-18T15:23:00Z">
                <w:rPr>
                  <w:rFonts w:ascii="Cambria Math" w:hAnsi="Cambria Math"/>
                  <w:color w:val="000000"/>
                  <w:sz w:val="21"/>
                  <w:szCs w:val="21"/>
                </w:rPr>
                <m:t>E</m:t>
              </w:del>
            </m:r>
            <m:func>
              <m:funcPr>
                <m:ctrlPr>
                  <w:del w:id="1631" w:author="运璐 何" w:date="2025-11-18T15:23:00Z">
                    <w:rPr>
                      <w:rFonts w:ascii="Cambria Math" w:hAnsi="Cambria Math"/>
                      <w:color w:val="000000"/>
                      <w:sz w:val="21"/>
                      <w:szCs w:val="21"/>
                    </w:rPr>
                  </w:del>
                </m:ctrlPr>
              </m:funcPr>
              <m:fName>
                <m:r>
                  <w:del w:id="1632" w:author="运璐 何" w:date="2025-11-18T15:23:00Z">
                    <m:rPr>
                      <m:sty m:val="p"/>
                    </m:rPr>
                    <w:rPr>
                      <w:rFonts w:ascii="Cambria Math" w:hAnsi="Cambria Math"/>
                      <w:color w:val="000000"/>
                      <w:sz w:val="21"/>
                      <w:szCs w:val="21"/>
                    </w:rPr>
                    <m:t>log</m:t>
                  </w:del>
                </m:r>
                <m:ctrlPr>
                  <w:del w:id="1633" w:author="运璐 何" w:date="2025-11-18T15:23:00Z">
                    <w:rPr>
                      <w:rFonts w:ascii="Cambria Math" w:hAnsi="Cambria Math"/>
                      <w:i/>
                      <w:color w:val="000000"/>
                      <w:sz w:val="21"/>
                      <w:szCs w:val="21"/>
                    </w:rPr>
                  </w:del>
                </m:ctrlPr>
              </m:fName>
              <m:e>
                <m:r>
                  <w:del w:id="1634" w:author="运璐 何" w:date="2025-11-18T15:23:00Z">
                    <w:rPr>
                      <w:rFonts w:ascii="Cambria Math" w:hAnsi="Cambria Math"/>
                      <w:color w:val="000000"/>
                      <w:sz w:val="21"/>
                      <w:szCs w:val="21"/>
                    </w:rPr>
                    <m:t>E</m:t>
                  </w:del>
                </m:r>
              </m:e>
            </m:func>
          </m:e>
        </m:d>
      </m:oMath>
      <w:del w:id="1635" w:author="运璐 何" w:date="2025-11-18T15:23:00Z">
        <w:r w:rsidDel="00260FEB">
          <w:rPr>
            <w:color w:val="000000"/>
            <w:sz w:val="21"/>
            <w:szCs w:val="21"/>
          </w:rPr>
          <w:delText xml:space="preserve"> </w:delText>
        </w:r>
        <w:r w:rsidRPr="004944FE" w:rsidDel="00260FEB">
          <w:rPr>
            <w:color w:val="000000"/>
            <w:sz w:val="21"/>
            <w:szCs w:val="21"/>
          </w:rPr>
          <w:delText>的复杂度下快速构建通信主干网络，实现通信拓扑的动态最优维护。与传统全耦合势场模型相比，该方法显著减少了邻居链路数量，降低了势场叠加效应，提高了系统的通信保持能力与算法的实时可扩展性。最终，底层</w:delText>
        </w:r>
        <w:r w:rsidRPr="004944FE" w:rsidDel="00260FEB">
          <w:rPr>
            <w:color w:val="000000"/>
            <w:sz w:val="21"/>
            <w:szCs w:val="21"/>
          </w:rPr>
          <w:delText>MST</w:delText>
        </w:r>
        <w:r w:rsidRPr="004944FE" w:rsidDel="00260FEB">
          <w:rPr>
            <w:color w:val="000000"/>
            <w:sz w:val="21"/>
            <w:szCs w:val="21"/>
          </w:rPr>
          <w:delText>引力机制在保持通信稳定的同时，有效提高了集群的协同性和整体规划效率，为大规模无人机集群在复杂城市环境下的鲁棒运行提供了有力支撑。</w:delText>
        </w:r>
      </w:del>
    </w:p>
    <w:p w14:paraId="25B2D99E" w14:textId="00DCF006" w:rsidR="00E8093C" w:rsidRDefault="0079034F" w:rsidP="00234ACA">
      <w:pPr>
        <w:spacing w:line="360" w:lineRule="auto"/>
        <w:outlineLvl w:val="0"/>
        <w:rPr>
          <w:b/>
          <w:color w:val="000000"/>
          <w:sz w:val="28"/>
          <w:szCs w:val="28"/>
        </w:rPr>
      </w:pPr>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w:t>
      </w:r>
      <w:r w:rsidR="00E9309E">
        <w:rPr>
          <w:rFonts w:hint="eastAsia"/>
          <w:b/>
          <w:color w:val="000000"/>
          <w:sz w:val="28"/>
          <w:szCs w:val="28"/>
        </w:rPr>
        <w:t>分析</w:t>
      </w:r>
    </w:p>
    <w:p w14:paraId="6F77D32D" w14:textId="01AC4664" w:rsidR="00404BF5" w:rsidRDefault="00404BF5" w:rsidP="00FD6E67">
      <w:pPr>
        <w:spacing w:line="360" w:lineRule="auto"/>
        <w:ind w:firstLineChars="196" w:firstLine="412"/>
        <w:rPr>
          <w:color w:val="000000"/>
          <w:sz w:val="21"/>
          <w:szCs w:val="21"/>
        </w:rPr>
      </w:pPr>
      <w:r w:rsidRPr="00404BF5">
        <w:rPr>
          <w:color w:val="000000"/>
          <w:sz w:val="21"/>
          <w:szCs w:val="21"/>
        </w:rPr>
        <w:t>为验证所提</w:t>
      </w:r>
      <w:r w:rsidRPr="00404BF5">
        <w:rPr>
          <w:color w:val="000000"/>
          <w:sz w:val="21"/>
          <w:szCs w:val="21"/>
        </w:rPr>
        <w:t xml:space="preserve"> C-RRT</w:t>
      </w:r>
      <w:ins w:id="1636" w:author="Lianghui Ding" w:date="2025-11-09T14:42:00Z">
        <w:r w:rsidR="00AE5B4C">
          <w:rPr>
            <w:color w:val="000000"/>
            <w:sz w:val="21"/>
            <w:szCs w:val="21"/>
          </w:rPr>
          <w:t>*</w:t>
        </w:r>
      </w:ins>
      <w:r w:rsidRPr="00404BF5">
        <w:rPr>
          <w:color w:val="000000"/>
          <w:sz w:val="21"/>
          <w:szCs w:val="21"/>
        </w:rPr>
        <w:t xml:space="preserve">-APF </w:t>
      </w:r>
      <w:r w:rsidRPr="00404BF5">
        <w:rPr>
          <w:color w:val="000000"/>
          <w:sz w:val="21"/>
          <w:szCs w:val="21"/>
        </w:rPr>
        <w:t>算法性能，本节从建筑物</w:t>
      </w:r>
      <w:ins w:id="1637" w:author="运璐 何" w:date="2025-11-22T17:01:00Z">
        <w:r w:rsidR="00B53227">
          <w:rPr>
            <w:rFonts w:hint="eastAsia"/>
            <w:color w:val="000000"/>
            <w:sz w:val="21"/>
            <w:szCs w:val="21"/>
          </w:rPr>
          <w:t>数量</w:t>
        </w:r>
      </w:ins>
      <w:del w:id="1638" w:author="运璐 何" w:date="2025-11-22T17:01:00Z">
        <w:r w:rsidRPr="00404BF5" w:rsidDel="00B53227">
          <w:rPr>
            <w:color w:val="000000"/>
            <w:sz w:val="21"/>
            <w:szCs w:val="21"/>
          </w:rPr>
          <w:delText>密度</w:delText>
        </w:r>
      </w:del>
      <w:r w:rsidRPr="00404BF5">
        <w:rPr>
          <w:color w:val="000000"/>
          <w:sz w:val="21"/>
          <w:szCs w:val="21"/>
        </w:rPr>
        <w:t>、无人机数量</w:t>
      </w:r>
      <w:ins w:id="1639" w:author="运璐 何" w:date="2025-11-22T17:01:00Z">
        <w:r w:rsidR="00B53227">
          <w:rPr>
            <w:rFonts w:hint="eastAsia"/>
            <w:color w:val="000000"/>
            <w:sz w:val="21"/>
            <w:szCs w:val="21"/>
          </w:rPr>
          <w:t>、干扰数量</w:t>
        </w:r>
      </w:ins>
      <w:r w:rsidRPr="00404BF5">
        <w:rPr>
          <w:color w:val="000000"/>
          <w:sz w:val="21"/>
          <w:szCs w:val="21"/>
        </w:rPr>
        <w:t>以及干扰功率</w:t>
      </w:r>
      <w:ins w:id="1640" w:author="运璐 何" w:date="2025-11-23T11:18:00Z">
        <w:r w:rsidR="0084022A">
          <w:rPr>
            <w:rFonts w:hint="eastAsia"/>
            <w:color w:val="000000"/>
            <w:sz w:val="21"/>
            <w:szCs w:val="21"/>
          </w:rPr>
          <w:t>四</w:t>
        </w:r>
      </w:ins>
      <w:del w:id="1641" w:author="运璐 何" w:date="2025-11-23T11:18:00Z">
        <w:r w:rsidRPr="00404BF5" w:rsidDel="0084022A">
          <w:rPr>
            <w:color w:val="000000"/>
            <w:sz w:val="21"/>
            <w:szCs w:val="21"/>
          </w:rPr>
          <w:delText>三</w:delText>
        </w:r>
      </w:del>
      <w:r w:rsidRPr="00404BF5">
        <w:rPr>
          <w:color w:val="000000"/>
          <w:sz w:val="21"/>
          <w:szCs w:val="21"/>
        </w:rPr>
        <w:t>个关键环境因素出发，分别考察其对算法</w:t>
      </w:r>
      <w:ins w:id="1642" w:author="运璐 何" w:date="2025-11-23T11:18:00Z">
        <w:r w:rsidR="0084022A">
          <w:rPr>
            <w:rFonts w:hint="eastAsia"/>
            <w:color w:val="000000"/>
            <w:sz w:val="21"/>
            <w:szCs w:val="21"/>
          </w:rPr>
          <w:t>通信保持</w:t>
        </w:r>
      </w:ins>
      <w:del w:id="1643" w:author="运璐 何" w:date="2025-11-23T11:18:00Z">
        <w:r w:rsidRPr="00404BF5" w:rsidDel="0084022A">
          <w:rPr>
            <w:color w:val="000000"/>
            <w:sz w:val="21"/>
            <w:szCs w:val="21"/>
          </w:rPr>
          <w:delText>连通</w:delText>
        </w:r>
      </w:del>
      <w:r w:rsidRPr="00404BF5">
        <w:rPr>
          <w:color w:val="000000"/>
          <w:sz w:val="21"/>
          <w:szCs w:val="21"/>
        </w:rPr>
        <w:t>性能</w:t>
      </w:r>
      <w:r w:rsidR="00A36F48">
        <w:rPr>
          <w:rFonts w:hint="eastAsia"/>
          <w:color w:val="000000"/>
          <w:sz w:val="21"/>
          <w:szCs w:val="21"/>
        </w:rPr>
        <w:t>和</w:t>
      </w:r>
      <w:ins w:id="1644" w:author="运璐 何" w:date="2025-11-23T11:19:00Z">
        <w:r w:rsidR="0084022A">
          <w:rPr>
            <w:rFonts w:hint="eastAsia"/>
            <w:color w:val="000000"/>
            <w:sz w:val="21"/>
            <w:szCs w:val="21"/>
          </w:rPr>
          <w:t>路径</w:t>
        </w:r>
      </w:ins>
      <w:r w:rsidR="00A36F48">
        <w:rPr>
          <w:rFonts w:hint="eastAsia"/>
          <w:color w:val="000000"/>
          <w:sz w:val="21"/>
          <w:szCs w:val="21"/>
        </w:rPr>
        <w:t>规划</w:t>
      </w:r>
      <w:ins w:id="1645" w:author="运璐 何" w:date="2025-11-19T11:09:00Z">
        <w:r w:rsidR="00FD6E67">
          <w:rPr>
            <w:rFonts w:hint="eastAsia"/>
            <w:color w:val="000000"/>
            <w:sz w:val="21"/>
            <w:szCs w:val="21"/>
          </w:rPr>
          <w:t>效率</w:t>
        </w:r>
      </w:ins>
      <w:del w:id="1646" w:author="运璐 何" w:date="2025-11-19T11:09:00Z">
        <w:r w:rsidR="00A36F48" w:rsidDel="00FD6E67">
          <w:rPr>
            <w:rFonts w:hint="eastAsia"/>
            <w:color w:val="000000"/>
            <w:sz w:val="21"/>
            <w:szCs w:val="21"/>
          </w:rPr>
          <w:delText>效果</w:delText>
        </w:r>
      </w:del>
      <w:r w:rsidRPr="00404BF5">
        <w:rPr>
          <w:color w:val="000000"/>
          <w:sz w:val="21"/>
          <w:szCs w:val="21"/>
        </w:rPr>
        <w:t>的影响，并与</w:t>
      </w:r>
      <w:r w:rsidRPr="00404BF5">
        <w:rPr>
          <w:color w:val="000000"/>
          <w:sz w:val="21"/>
          <w:szCs w:val="21"/>
        </w:rPr>
        <w:t>K-CBS</w:t>
      </w:r>
      <w:r w:rsidR="00A36F48">
        <w:rPr>
          <w:rFonts w:hint="eastAsia"/>
          <w:color w:val="000000"/>
          <w:sz w:val="21"/>
          <w:szCs w:val="21"/>
        </w:rPr>
        <w:t>、</w:t>
      </w:r>
      <w:r w:rsidRPr="00404BF5">
        <w:rPr>
          <w:color w:val="000000"/>
          <w:sz w:val="21"/>
          <w:szCs w:val="21"/>
        </w:rPr>
        <w:t>APF</w:t>
      </w:r>
      <w:r w:rsidR="00A36F48">
        <w:rPr>
          <w:rFonts w:hint="eastAsia"/>
          <w:color w:val="000000"/>
          <w:sz w:val="21"/>
          <w:szCs w:val="21"/>
        </w:rPr>
        <w:t>、</w:t>
      </w:r>
      <w:r w:rsidR="00A36F48">
        <w:rPr>
          <w:rFonts w:hint="eastAsia"/>
          <w:color w:val="000000"/>
          <w:sz w:val="21"/>
          <w:szCs w:val="21"/>
        </w:rPr>
        <w:t>P</w:t>
      </w:r>
      <w:r w:rsidR="00A36F48">
        <w:rPr>
          <w:color w:val="000000"/>
          <w:sz w:val="21"/>
          <w:szCs w:val="21"/>
        </w:rPr>
        <w:t>PS</w:t>
      </w:r>
      <w:r w:rsidR="00A36F48">
        <w:rPr>
          <w:rFonts w:hint="eastAsia"/>
          <w:color w:val="000000"/>
          <w:sz w:val="21"/>
          <w:szCs w:val="21"/>
        </w:rPr>
        <w:t>warm</w:t>
      </w:r>
      <w:r w:rsidR="00A36F48">
        <w:rPr>
          <w:rFonts w:hint="eastAsia"/>
          <w:color w:val="000000"/>
          <w:sz w:val="21"/>
          <w:szCs w:val="21"/>
        </w:rPr>
        <w:t>和</w:t>
      </w:r>
      <w:r w:rsidR="00A36F48">
        <w:rPr>
          <w:rFonts w:hint="eastAsia"/>
          <w:color w:val="000000"/>
          <w:sz w:val="21"/>
          <w:szCs w:val="21"/>
        </w:rPr>
        <w:t>C</w:t>
      </w:r>
      <w:r w:rsidR="00A36F48">
        <w:rPr>
          <w:color w:val="000000"/>
          <w:sz w:val="21"/>
          <w:szCs w:val="21"/>
        </w:rPr>
        <w:t>MUPF</w:t>
      </w:r>
      <w:r w:rsidRPr="00404BF5">
        <w:rPr>
          <w:color w:val="000000"/>
          <w:sz w:val="21"/>
          <w:szCs w:val="21"/>
        </w:rPr>
        <w:t xml:space="preserve"> </w:t>
      </w:r>
      <w:r w:rsidRPr="00404BF5">
        <w:rPr>
          <w:color w:val="000000"/>
          <w:sz w:val="21"/>
          <w:szCs w:val="21"/>
        </w:rPr>
        <w:t>等典型算法进行对比分析</w:t>
      </w:r>
      <w:ins w:id="1647" w:author="运璐 何" w:date="2025-11-19T16:41:00Z">
        <w:r w:rsidR="00E70712">
          <w:rPr>
            <w:rFonts w:hint="eastAsia"/>
            <w:color w:val="000000"/>
            <w:sz w:val="21"/>
            <w:szCs w:val="21"/>
          </w:rPr>
          <w:t>。</w:t>
        </w:r>
      </w:ins>
      <w:ins w:id="1648" w:author="运璐 何" w:date="2025-11-22T17:01:00Z">
        <w:r w:rsidR="00B53227">
          <w:rPr>
            <w:rFonts w:hint="eastAsia"/>
            <w:color w:val="000000"/>
            <w:sz w:val="21"/>
            <w:szCs w:val="21"/>
          </w:rPr>
          <w:t>所选取的</w:t>
        </w:r>
      </w:ins>
      <w:ins w:id="1649" w:author="运璐 何" w:date="2025-11-19T16:41:00Z">
        <w:r w:rsidR="00E70712">
          <w:rPr>
            <w:rFonts w:hint="eastAsia"/>
            <w:color w:val="000000"/>
            <w:sz w:val="21"/>
            <w:szCs w:val="21"/>
          </w:rPr>
          <w:t>对比算法</w:t>
        </w:r>
      </w:ins>
      <w:del w:id="1650" w:author="运璐 何" w:date="2025-11-19T11:01:00Z">
        <w:r w:rsidRPr="00404BF5" w:rsidDel="00FD6E67">
          <w:rPr>
            <w:color w:val="000000"/>
            <w:sz w:val="21"/>
            <w:szCs w:val="21"/>
          </w:rPr>
          <w:delText>。同时，通过设置去除</w:delText>
        </w:r>
        <w:r w:rsidRPr="00404BF5" w:rsidDel="00FD6E67">
          <w:rPr>
            <w:color w:val="000000"/>
            <w:sz w:val="21"/>
            <w:szCs w:val="21"/>
          </w:rPr>
          <w:delText>MST</w:delText>
        </w:r>
        <w:r w:rsidDel="00FD6E67">
          <w:rPr>
            <w:rFonts w:hint="eastAsia"/>
            <w:color w:val="000000"/>
            <w:sz w:val="21"/>
            <w:szCs w:val="21"/>
          </w:rPr>
          <w:delText>引力机制以及分簇</w:delText>
        </w:r>
        <w:r w:rsidDel="00FD6E67">
          <w:rPr>
            <w:rFonts w:hint="eastAsia"/>
            <w:color w:val="000000"/>
            <w:sz w:val="21"/>
            <w:szCs w:val="21"/>
          </w:rPr>
          <w:delText>Freche</w:delText>
        </w:r>
        <w:r w:rsidDel="00FD6E67">
          <w:rPr>
            <w:color w:val="000000"/>
            <w:sz w:val="21"/>
            <w:szCs w:val="21"/>
          </w:rPr>
          <w:delText>t</w:delText>
        </w:r>
        <w:r w:rsidDel="00FD6E67">
          <w:rPr>
            <w:rFonts w:hint="eastAsia"/>
            <w:color w:val="000000"/>
            <w:sz w:val="21"/>
            <w:szCs w:val="21"/>
          </w:rPr>
          <w:delText>约束机制这两个</w:delText>
        </w:r>
        <w:r w:rsidR="00A36F48" w:rsidDel="00FD6E67">
          <w:rPr>
            <w:rFonts w:hint="eastAsia"/>
            <w:color w:val="000000"/>
            <w:sz w:val="21"/>
            <w:szCs w:val="21"/>
          </w:rPr>
          <w:delText>所提</w:delText>
        </w:r>
        <w:r w:rsidDel="00FD6E67">
          <w:rPr>
            <w:rFonts w:hint="eastAsia"/>
            <w:color w:val="000000"/>
            <w:sz w:val="21"/>
            <w:szCs w:val="21"/>
          </w:rPr>
          <w:delText>关键机制</w:delText>
        </w:r>
        <w:r w:rsidRPr="00404BF5" w:rsidDel="00FD6E67">
          <w:rPr>
            <w:color w:val="000000"/>
            <w:sz w:val="21"/>
            <w:szCs w:val="21"/>
          </w:rPr>
          <w:delText>的消融实验，评估</w:delText>
        </w:r>
        <w:r w:rsidDel="00FD6E67">
          <w:rPr>
            <w:rFonts w:hint="eastAsia"/>
            <w:color w:val="000000"/>
            <w:sz w:val="21"/>
            <w:szCs w:val="21"/>
          </w:rPr>
          <w:delText>对应</w:delText>
        </w:r>
        <w:r w:rsidRPr="00404BF5" w:rsidDel="00FD6E67">
          <w:rPr>
            <w:color w:val="000000"/>
            <w:sz w:val="21"/>
            <w:szCs w:val="21"/>
          </w:rPr>
          <w:delText>模块</w:delText>
        </w:r>
        <w:r w:rsidR="00EC42EA" w:rsidDel="00FD6E67">
          <w:rPr>
            <w:rFonts w:hint="eastAsia"/>
            <w:color w:val="000000"/>
            <w:sz w:val="21"/>
            <w:szCs w:val="21"/>
          </w:rPr>
          <w:delText>对路径规划</w:delText>
        </w:r>
        <w:r w:rsidRPr="00404BF5" w:rsidDel="00FD6E67">
          <w:rPr>
            <w:color w:val="000000"/>
            <w:sz w:val="21"/>
            <w:szCs w:val="21"/>
          </w:rPr>
          <w:delText>的贡献。</w:delText>
        </w:r>
      </w:del>
      <w:ins w:id="1651" w:author="运璐 何" w:date="2025-11-19T11:01:00Z">
        <w:r w:rsidR="00FD6E67" w:rsidRPr="00FD6E67">
          <w:rPr>
            <w:color w:val="000000"/>
            <w:sz w:val="21"/>
            <w:szCs w:val="21"/>
          </w:rPr>
          <w:t>分别对应于多智能体冲突搜索、启发式全局优化以及通信保持人工势场三类研究范式，与本文在第</w:t>
        </w:r>
        <w:r w:rsidR="00FD6E67" w:rsidRPr="00FD6E67">
          <w:rPr>
            <w:color w:val="000000"/>
            <w:sz w:val="21"/>
            <w:szCs w:val="21"/>
          </w:rPr>
          <w:t xml:space="preserve"> 2 </w:t>
        </w:r>
        <w:r w:rsidR="00FD6E67" w:rsidRPr="00FD6E67">
          <w:rPr>
            <w:color w:val="000000"/>
            <w:sz w:val="21"/>
            <w:szCs w:val="21"/>
          </w:rPr>
          <w:t>章所述的相关研究进展保持一致。首先，在基于冲突分解的多智能体规划方法中，</w:t>
        </w:r>
        <w:r w:rsidR="00FD6E67" w:rsidRPr="00FD6E67">
          <w:rPr>
            <w:color w:val="000000"/>
            <w:sz w:val="21"/>
            <w:szCs w:val="21"/>
          </w:rPr>
          <w:t xml:space="preserve">K-CBS </w:t>
        </w:r>
        <w:r w:rsidR="00FD6E67" w:rsidRPr="00FD6E67">
          <w:rPr>
            <w:color w:val="000000"/>
            <w:sz w:val="21"/>
            <w:szCs w:val="21"/>
          </w:rPr>
          <w:t>算法通过冲突检测与约束树构建实现多无人机全局可行路径搜索，能够有效避免空间冲突并保证较高的全局最优性，但其未对通信连通性进行建模，因此适合作为评价本文方法在连通保持方面优势的对比基线。其次，在启发式优化类算法中，</w:t>
        </w:r>
        <w:r w:rsidR="00FD6E67" w:rsidRPr="00FD6E67">
          <w:rPr>
            <w:color w:val="000000"/>
            <w:sz w:val="21"/>
            <w:szCs w:val="21"/>
          </w:rPr>
          <w:t xml:space="preserve">PPSwarm </w:t>
        </w:r>
        <w:r w:rsidR="00FD6E67" w:rsidRPr="00FD6E67">
          <w:rPr>
            <w:color w:val="000000"/>
            <w:sz w:val="21"/>
            <w:szCs w:val="21"/>
          </w:rPr>
          <w:t>结合</w:t>
        </w:r>
        <w:r w:rsidR="00FD6E67" w:rsidRPr="00FD6E67">
          <w:rPr>
            <w:color w:val="000000"/>
            <w:sz w:val="21"/>
            <w:szCs w:val="21"/>
          </w:rPr>
          <w:t xml:space="preserve"> RRT* </w:t>
        </w:r>
        <w:r w:rsidR="00FD6E67" w:rsidRPr="00FD6E67">
          <w:rPr>
            <w:color w:val="000000"/>
            <w:sz w:val="21"/>
            <w:szCs w:val="21"/>
          </w:rPr>
          <w:t>采样结构与粒子群全局搜索，从全局性与最优性角度提升路径质量，能够反映纯优化方法在复杂环境下的搜索能力与通信保持局限性，因而作为全局启发式代表算法纳入对比。最后，在通信保持型人工势场方法中，</w:t>
        </w:r>
        <w:r w:rsidR="00FD6E67" w:rsidRPr="00FD6E67">
          <w:rPr>
            <w:color w:val="000000"/>
            <w:sz w:val="21"/>
            <w:szCs w:val="21"/>
          </w:rPr>
          <w:t xml:space="preserve">CMUPF </w:t>
        </w:r>
        <w:r w:rsidR="00FD6E67" w:rsidRPr="00FD6E67">
          <w:rPr>
            <w:color w:val="000000"/>
            <w:sz w:val="21"/>
            <w:szCs w:val="21"/>
          </w:rPr>
          <w:t>基</w:t>
        </w:r>
        <w:r w:rsidR="00FD6E67" w:rsidRPr="00FD6E67">
          <w:rPr>
            <w:color w:val="000000"/>
            <w:sz w:val="21"/>
            <w:szCs w:val="21"/>
          </w:rPr>
          <w:lastRenderedPageBreak/>
          <w:t>于拓扑结构约束与邻接矩阵更新维持小规模无人机的通信连通性，是现有改进</w:t>
        </w:r>
        <w:r w:rsidR="00FD6E67" w:rsidRPr="00FD6E67">
          <w:rPr>
            <w:color w:val="000000"/>
            <w:sz w:val="21"/>
            <w:szCs w:val="21"/>
          </w:rPr>
          <w:t xml:space="preserve"> APF </w:t>
        </w:r>
        <w:r w:rsidR="00FD6E67" w:rsidRPr="00FD6E67">
          <w:rPr>
            <w:color w:val="000000"/>
            <w:sz w:val="21"/>
            <w:szCs w:val="21"/>
          </w:rPr>
          <w:t>类方法中最具代表性的通信保持算法之一，可用于验证本文所提出</w:t>
        </w:r>
      </w:ins>
      <w:ins w:id="1652" w:author="运璐 何" w:date="2025-11-23T11:19:00Z">
        <w:r w:rsidR="0084022A">
          <w:rPr>
            <w:rFonts w:hint="eastAsia"/>
            <w:color w:val="000000"/>
            <w:sz w:val="21"/>
            <w:szCs w:val="21"/>
          </w:rPr>
          <w:t>分簇分层协同通信保持</w:t>
        </w:r>
      </w:ins>
      <w:ins w:id="1653" w:author="运璐 何" w:date="2025-11-19T11:01:00Z">
        <w:r w:rsidR="00FD6E67" w:rsidRPr="00FD6E67">
          <w:rPr>
            <w:color w:val="000000"/>
            <w:sz w:val="21"/>
            <w:szCs w:val="21"/>
          </w:rPr>
          <w:t>机制在复杂干扰与建筑物遮挡环境中的提升。此外，为进一步分析本文关键机制的独立贡献，本节对提出算法进行消融实验，分别移除分簇</w:t>
        </w:r>
        <w:r w:rsidR="00FD6E67" w:rsidRPr="00FD6E67">
          <w:rPr>
            <w:color w:val="000000"/>
            <w:sz w:val="21"/>
            <w:szCs w:val="21"/>
          </w:rPr>
          <w:t xml:space="preserve"> Fréchet </w:t>
        </w:r>
        <w:r w:rsidR="00FD6E67" w:rsidRPr="00FD6E67">
          <w:rPr>
            <w:color w:val="000000"/>
            <w:sz w:val="21"/>
            <w:szCs w:val="21"/>
          </w:rPr>
          <w:t>约束与</w:t>
        </w:r>
        <w:r w:rsidR="00FD6E67" w:rsidRPr="00FD6E67">
          <w:rPr>
            <w:color w:val="000000"/>
            <w:sz w:val="21"/>
            <w:szCs w:val="21"/>
          </w:rPr>
          <w:t xml:space="preserve"> MBST </w:t>
        </w:r>
        <w:r w:rsidR="00FD6E67" w:rsidRPr="00FD6E67">
          <w:rPr>
            <w:color w:val="000000"/>
            <w:sz w:val="21"/>
            <w:szCs w:val="21"/>
          </w:rPr>
          <w:t>通信保持力，以评估两者的作用。</w:t>
        </w:r>
      </w:ins>
    </w:p>
    <w:p w14:paraId="396BFAF4" w14:textId="77777777" w:rsidR="00303A2A" w:rsidDel="00F546C0" w:rsidRDefault="00303A2A" w:rsidP="00404BF5">
      <w:pPr>
        <w:spacing w:line="360" w:lineRule="auto"/>
        <w:ind w:firstLineChars="196" w:firstLine="412"/>
        <w:rPr>
          <w:del w:id="1654" w:author="运璐 何" w:date="2025-11-19T11:00:00Z"/>
          <w:color w:val="000000"/>
          <w:sz w:val="21"/>
          <w:szCs w:val="21"/>
        </w:rPr>
      </w:pPr>
      <w:commentRangeStart w:id="1655"/>
      <w:commentRangeStart w:id="1656"/>
      <w:ins w:id="1657" w:author="Lianghui Ding" w:date="2025-11-09T14:45:00Z">
        <w:del w:id="1658" w:author="运璐 何" w:date="2025-11-19T11:00:00Z">
          <w:r w:rsidRPr="00627782" w:rsidDel="00F546C0">
            <w:rPr>
              <w:rFonts w:hint="eastAsia"/>
              <w:color w:val="000000"/>
              <w:sz w:val="21"/>
              <w:szCs w:val="21"/>
            </w:rPr>
            <w:delText>其中，</w:delText>
          </w:r>
          <w:r w:rsidRPr="00627782" w:rsidDel="00F546C0">
            <w:rPr>
              <w:rFonts w:hint="eastAsia"/>
              <w:color w:val="000000"/>
              <w:sz w:val="21"/>
              <w:szCs w:val="21"/>
            </w:rPr>
            <w:delText>K-CBS</w:delText>
          </w:r>
          <w:r w:rsidRPr="00627782" w:rsidDel="00F546C0">
            <w:rPr>
              <w:rFonts w:hint="eastAsia"/>
              <w:color w:val="000000"/>
              <w:sz w:val="21"/>
              <w:szCs w:val="21"/>
            </w:rPr>
            <w:delText>算法是一种基于冲突检测与分解思想的多智能体路径规划方法，通过在全局层构建约束树来解决多无人机间的路径冲突问题，具有较高的路径可行性与全局最优性</w:delText>
          </w:r>
          <w:r w:rsidRPr="00627782" w:rsidDel="00F546C0">
            <w:rPr>
              <w:color w:val="000000"/>
              <w:sz w:val="21"/>
              <w:szCs w:val="21"/>
              <w:vertAlign w:val="superscript"/>
            </w:rPr>
            <w:fldChar w:fldCharType="begin"/>
          </w:r>
          <w:r w:rsidRPr="00627782" w:rsidDel="00F546C0">
            <w:rPr>
              <w:color w:val="000000"/>
              <w:sz w:val="21"/>
              <w:szCs w:val="21"/>
              <w:vertAlign w:val="superscript"/>
            </w:rPr>
            <w:delInstrText xml:space="preserve"> </w:delInstrText>
          </w:r>
          <w:r w:rsidRPr="00627782" w:rsidDel="00F546C0">
            <w:rPr>
              <w:rFonts w:hint="eastAsia"/>
              <w:color w:val="000000"/>
              <w:sz w:val="21"/>
              <w:szCs w:val="21"/>
              <w:vertAlign w:val="superscript"/>
            </w:rPr>
            <w:delInstrText>REF _Ref211074835 \r \h</w:delInstrText>
          </w:r>
          <w:r w:rsidRPr="00627782" w:rsidDel="00F546C0">
            <w:rPr>
              <w:color w:val="000000"/>
              <w:sz w:val="21"/>
              <w:szCs w:val="21"/>
              <w:vertAlign w:val="superscript"/>
            </w:rPr>
            <w:delInstrText xml:space="preserve"> </w:delInstrText>
          </w:r>
          <w:r w:rsidDel="00F546C0">
            <w:rPr>
              <w:color w:val="000000"/>
              <w:sz w:val="21"/>
              <w:szCs w:val="21"/>
              <w:vertAlign w:val="superscript"/>
            </w:rPr>
            <w:delInstrText xml:space="preserve"> \* MERGEFORMAT </w:delInstrText>
          </w:r>
        </w:del>
      </w:ins>
      <w:del w:id="1659" w:author="运璐 何" w:date="2025-11-19T11:00:00Z">
        <w:r w:rsidRPr="00627782" w:rsidDel="00F546C0">
          <w:rPr>
            <w:color w:val="000000"/>
            <w:sz w:val="21"/>
            <w:szCs w:val="21"/>
            <w:vertAlign w:val="superscript"/>
          </w:rPr>
        </w:r>
      </w:del>
      <w:ins w:id="1660" w:author="Lianghui Ding" w:date="2025-11-09T14:45:00Z">
        <w:del w:id="1661" w:author="运璐 何" w:date="2025-11-19T11:00:00Z">
          <w:r w:rsidRPr="00627782" w:rsidDel="00F546C0">
            <w:rPr>
              <w:color w:val="000000"/>
              <w:sz w:val="21"/>
              <w:szCs w:val="21"/>
              <w:vertAlign w:val="superscript"/>
            </w:rPr>
            <w:fldChar w:fldCharType="separate"/>
          </w:r>
          <w:r w:rsidDel="00F546C0">
            <w:rPr>
              <w:color w:val="000000"/>
              <w:sz w:val="21"/>
              <w:szCs w:val="21"/>
              <w:vertAlign w:val="superscript"/>
            </w:rPr>
            <w:delText>[8]</w:delText>
          </w:r>
          <w:r w:rsidRPr="00627782" w:rsidDel="00F546C0">
            <w:rPr>
              <w:color w:val="000000"/>
              <w:sz w:val="21"/>
              <w:szCs w:val="21"/>
              <w:vertAlign w:val="superscript"/>
            </w:rPr>
            <w:fldChar w:fldCharType="end"/>
          </w:r>
          <w:r w:rsidDel="00F546C0">
            <w:rPr>
              <w:rFonts w:hint="eastAsia"/>
              <w:color w:val="000000"/>
              <w:sz w:val="21"/>
              <w:szCs w:val="21"/>
            </w:rPr>
            <w:delText>。</w:delText>
          </w:r>
          <w:r w:rsidRPr="00627782" w:rsidDel="00F546C0">
            <w:rPr>
              <w:rFonts w:hint="eastAsia"/>
              <w:color w:val="000000"/>
              <w:sz w:val="21"/>
              <w:szCs w:val="21"/>
            </w:rPr>
            <w:delText>APF</w:delText>
          </w:r>
          <w:r w:rsidRPr="00627782" w:rsidDel="00F546C0">
            <w:rPr>
              <w:rFonts w:hint="eastAsia"/>
              <w:color w:val="000000"/>
              <w:sz w:val="21"/>
              <w:szCs w:val="21"/>
            </w:rPr>
            <w:delText>算法</w:delText>
          </w:r>
          <w:r w:rsidRPr="00627782" w:rsidDel="00F546C0">
            <w:rPr>
              <w:rFonts w:hint="eastAsia"/>
              <w:color w:val="000000"/>
              <w:sz w:val="21"/>
              <w:szCs w:val="21"/>
            </w:rPr>
            <w:delText xml:space="preserve"> </w:delText>
          </w:r>
          <w:r w:rsidRPr="00627782" w:rsidDel="00F546C0">
            <w:rPr>
              <w:rFonts w:hint="eastAsia"/>
              <w:color w:val="000000"/>
              <w:sz w:val="21"/>
              <w:szCs w:val="21"/>
            </w:rPr>
            <w:delText>则是一种典型的基于力场的局部路径规划方法，通过对目标点和障碍物分别施加吸引力与斥力，并引入邻居吸引力，使无人机在局部环境中实现避障与动态调整。</w:delText>
          </w:r>
          <w:r w:rsidDel="00F546C0">
            <w:rPr>
              <w:rFonts w:hint="eastAsia"/>
              <w:color w:val="000000"/>
              <w:sz w:val="21"/>
              <w:szCs w:val="21"/>
            </w:rPr>
            <w:delText>在启发式算法方面</w:delText>
          </w:r>
          <w:r w:rsidRPr="00627782" w:rsidDel="00F546C0">
            <w:rPr>
              <w:rFonts w:hint="eastAsia"/>
              <w:color w:val="000000"/>
              <w:sz w:val="21"/>
              <w:szCs w:val="21"/>
            </w:rPr>
            <w:delText>，</w:delText>
          </w:r>
          <w:r w:rsidRPr="00627782" w:rsidDel="00F546C0">
            <w:rPr>
              <w:rFonts w:hint="eastAsia"/>
              <w:color w:val="000000"/>
              <w:sz w:val="21"/>
              <w:szCs w:val="21"/>
            </w:rPr>
            <w:delText>PPSwarm</w:delText>
          </w:r>
          <w:r w:rsidRPr="00627782" w:rsidDel="00F546C0">
            <w:rPr>
              <w:rFonts w:hint="eastAsia"/>
              <w:color w:val="000000"/>
              <w:sz w:val="21"/>
              <w:szCs w:val="21"/>
            </w:rPr>
            <w:delText>算法综合了改进的</w:delText>
          </w:r>
          <w:r w:rsidRPr="00627782" w:rsidDel="00F546C0">
            <w:rPr>
              <w:rFonts w:hint="eastAsia"/>
              <w:color w:val="000000"/>
              <w:sz w:val="21"/>
              <w:szCs w:val="21"/>
            </w:rPr>
            <w:delText>RRT*</w:delText>
          </w:r>
          <w:r w:rsidRPr="00627782" w:rsidDel="00F546C0">
            <w:rPr>
              <w:rFonts w:hint="eastAsia"/>
              <w:color w:val="000000"/>
              <w:sz w:val="21"/>
              <w:szCs w:val="21"/>
            </w:rPr>
            <w:delText>搜索与粒子群优化思想，通过在采样扩展过程中引入全局优化算子，提高了路径搜索的全局性与通信保持</w:delText>
          </w:r>
          <w:r w:rsidDel="00F546C0">
            <w:rPr>
              <w:rFonts w:hint="eastAsia"/>
              <w:color w:val="000000"/>
              <w:sz w:val="21"/>
              <w:szCs w:val="21"/>
            </w:rPr>
            <w:delText>性能</w:delText>
          </w:r>
          <w:r w:rsidRPr="00627782" w:rsidDel="00F546C0">
            <w:rPr>
              <w:color w:val="000000"/>
              <w:sz w:val="21"/>
              <w:szCs w:val="21"/>
              <w:vertAlign w:val="superscript"/>
            </w:rPr>
            <w:fldChar w:fldCharType="begin"/>
          </w:r>
          <w:r w:rsidRPr="00627782" w:rsidDel="00F546C0">
            <w:rPr>
              <w:color w:val="000000"/>
              <w:sz w:val="21"/>
              <w:szCs w:val="21"/>
              <w:vertAlign w:val="superscript"/>
            </w:rPr>
            <w:delInstrText xml:space="preserve"> </w:delInstrText>
          </w:r>
          <w:r w:rsidRPr="00627782" w:rsidDel="00F546C0">
            <w:rPr>
              <w:rFonts w:hint="eastAsia"/>
              <w:color w:val="000000"/>
              <w:sz w:val="21"/>
              <w:szCs w:val="21"/>
              <w:vertAlign w:val="superscript"/>
            </w:rPr>
            <w:delInstrText>REF _Ref212053055 \n \h</w:delInstrText>
          </w:r>
          <w:r w:rsidRPr="00627782" w:rsidDel="00F546C0">
            <w:rPr>
              <w:color w:val="000000"/>
              <w:sz w:val="21"/>
              <w:szCs w:val="21"/>
              <w:vertAlign w:val="superscript"/>
            </w:rPr>
            <w:delInstrText xml:space="preserve"> </w:delInstrText>
          </w:r>
          <w:r w:rsidDel="00F546C0">
            <w:rPr>
              <w:color w:val="000000"/>
              <w:sz w:val="21"/>
              <w:szCs w:val="21"/>
              <w:vertAlign w:val="superscript"/>
            </w:rPr>
            <w:delInstrText xml:space="preserve"> \* MERGEFORMAT </w:delInstrText>
          </w:r>
        </w:del>
      </w:ins>
      <w:del w:id="1662" w:author="运璐 何" w:date="2025-11-19T11:00:00Z">
        <w:r w:rsidRPr="00627782" w:rsidDel="00F546C0">
          <w:rPr>
            <w:color w:val="000000"/>
            <w:sz w:val="21"/>
            <w:szCs w:val="21"/>
            <w:vertAlign w:val="superscript"/>
          </w:rPr>
        </w:r>
      </w:del>
      <w:ins w:id="1663" w:author="Lianghui Ding" w:date="2025-11-09T14:45:00Z">
        <w:del w:id="1664" w:author="运璐 何" w:date="2025-11-19T11:00:00Z">
          <w:r w:rsidRPr="00627782" w:rsidDel="00F546C0">
            <w:rPr>
              <w:color w:val="000000"/>
              <w:sz w:val="21"/>
              <w:szCs w:val="21"/>
              <w:vertAlign w:val="superscript"/>
            </w:rPr>
            <w:fldChar w:fldCharType="separate"/>
          </w:r>
          <w:r w:rsidDel="00F546C0">
            <w:rPr>
              <w:color w:val="000000"/>
              <w:sz w:val="21"/>
              <w:szCs w:val="21"/>
              <w:vertAlign w:val="superscript"/>
            </w:rPr>
            <w:delText>[10]</w:delText>
          </w:r>
          <w:r w:rsidRPr="00627782" w:rsidDel="00F546C0">
            <w:rPr>
              <w:color w:val="000000"/>
              <w:sz w:val="21"/>
              <w:szCs w:val="21"/>
              <w:vertAlign w:val="superscript"/>
            </w:rPr>
            <w:fldChar w:fldCharType="end"/>
          </w:r>
          <w:r w:rsidRPr="00627782" w:rsidDel="00F546C0">
            <w:rPr>
              <w:rFonts w:hint="eastAsia"/>
              <w:color w:val="000000"/>
              <w:sz w:val="21"/>
              <w:szCs w:val="21"/>
            </w:rPr>
            <w:delText>。</w:delText>
          </w:r>
          <w:r w:rsidRPr="00627782" w:rsidDel="00F546C0">
            <w:rPr>
              <w:rFonts w:hint="eastAsia"/>
              <w:color w:val="000000"/>
              <w:sz w:val="21"/>
              <w:szCs w:val="21"/>
            </w:rPr>
            <w:delText>CMUPF</w:delText>
          </w:r>
          <w:r w:rsidRPr="00627782" w:rsidDel="00F546C0">
            <w:rPr>
              <w:rFonts w:hint="eastAsia"/>
              <w:color w:val="000000"/>
              <w:sz w:val="21"/>
              <w:szCs w:val="21"/>
            </w:rPr>
            <w:delText>算法则基于编队控制与通信恢复机制相结合的思想，通过引入通信拓扑约束和控制律修正，实现多无人机在复杂环境下的连通性维护与路径协调</w:delText>
          </w:r>
          <w:r w:rsidRPr="00627782" w:rsidDel="00F546C0">
            <w:rPr>
              <w:color w:val="000000"/>
              <w:sz w:val="21"/>
              <w:szCs w:val="21"/>
              <w:vertAlign w:val="superscript"/>
            </w:rPr>
            <w:fldChar w:fldCharType="begin"/>
          </w:r>
          <w:r w:rsidRPr="00627782" w:rsidDel="00F546C0">
            <w:rPr>
              <w:color w:val="000000"/>
              <w:sz w:val="21"/>
              <w:szCs w:val="21"/>
              <w:vertAlign w:val="superscript"/>
            </w:rPr>
            <w:delInstrText xml:space="preserve"> </w:delInstrText>
          </w:r>
          <w:r w:rsidRPr="00627782" w:rsidDel="00F546C0">
            <w:rPr>
              <w:rFonts w:hint="eastAsia"/>
              <w:color w:val="000000"/>
              <w:sz w:val="21"/>
              <w:szCs w:val="21"/>
              <w:vertAlign w:val="superscript"/>
            </w:rPr>
            <w:delInstrText>REF _Ref210900992 \n \h</w:delInstrText>
          </w:r>
          <w:r w:rsidRPr="00627782" w:rsidDel="00F546C0">
            <w:rPr>
              <w:color w:val="000000"/>
              <w:sz w:val="21"/>
              <w:szCs w:val="21"/>
              <w:vertAlign w:val="superscript"/>
            </w:rPr>
            <w:delInstrText xml:space="preserve"> </w:delInstrText>
          </w:r>
          <w:r w:rsidDel="00F546C0">
            <w:rPr>
              <w:color w:val="000000"/>
              <w:sz w:val="21"/>
              <w:szCs w:val="21"/>
              <w:vertAlign w:val="superscript"/>
            </w:rPr>
            <w:delInstrText xml:space="preserve"> \* MERGEFORMAT </w:delInstrText>
          </w:r>
        </w:del>
      </w:ins>
      <w:del w:id="1665" w:author="运璐 何" w:date="2025-11-19T11:00:00Z">
        <w:r w:rsidRPr="00627782" w:rsidDel="00F546C0">
          <w:rPr>
            <w:color w:val="000000"/>
            <w:sz w:val="21"/>
            <w:szCs w:val="21"/>
            <w:vertAlign w:val="superscript"/>
          </w:rPr>
        </w:r>
      </w:del>
      <w:ins w:id="1666" w:author="Lianghui Ding" w:date="2025-11-09T14:45:00Z">
        <w:del w:id="1667" w:author="运璐 何" w:date="2025-11-19T11:00:00Z">
          <w:r w:rsidRPr="00627782" w:rsidDel="00F546C0">
            <w:rPr>
              <w:color w:val="000000"/>
              <w:sz w:val="21"/>
              <w:szCs w:val="21"/>
              <w:vertAlign w:val="superscript"/>
            </w:rPr>
            <w:fldChar w:fldCharType="separate"/>
          </w:r>
          <w:r w:rsidDel="00F546C0">
            <w:rPr>
              <w:color w:val="000000"/>
              <w:sz w:val="21"/>
              <w:szCs w:val="21"/>
              <w:vertAlign w:val="superscript"/>
            </w:rPr>
            <w:delText>[16]</w:delText>
          </w:r>
          <w:r w:rsidRPr="00627782" w:rsidDel="00F546C0">
            <w:rPr>
              <w:color w:val="000000"/>
              <w:sz w:val="21"/>
              <w:szCs w:val="21"/>
              <w:vertAlign w:val="superscript"/>
            </w:rPr>
            <w:fldChar w:fldCharType="end"/>
          </w:r>
          <w:r w:rsidRPr="00627782" w:rsidDel="00F546C0">
            <w:rPr>
              <w:rFonts w:hint="eastAsia"/>
              <w:color w:val="000000"/>
              <w:sz w:val="21"/>
              <w:szCs w:val="21"/>
            </w:rPr>
            <w:delText>。</w:delText>
          </w:r>
        </w:del>
      </w:ins>
      <w:commentRangeEnd w:id="1655"/>
      <w:del w:id="1668" w:author="运璐 何" w:date="2025-11-19T11:00:00Z">
        <w:r w:rsidDel="00F546C0">
          <w:rPr>
            <w:rStyle w:val="ac"/>
          </w:rPr>
          <w:commentReference w:id="1655"/>
        </w:r>
        <w:commentRangeEnd w:id="1656"/>
        <w:r w:rsidR="0007587C" w:rsidDel="00F546C0">
          <w:rPr>
            <w:rStyle w:val="ac"/>
          </w:rPr>
          <w:commentReference w:id="1656"/>
        </w:r>
      </w:del>
    </w:p>
    <w:p w14:paraId="5F32A932" w14:textId="46257EE0" w:rsidR="00404BF5" w:rsidRPr="00404BF5" w:rsidRDefault="00404BF5" w:rsidP="00234ACA">
      <w:pPr>
        <w:spacing w:line="360" w:lineRule="auto"/>
        <w:outlineLvl w:val="1"/>
        <w:rPr>
          <w:b/>
          <w:sz w:val="21"/>
          <w:szCs w:val="21"/>
        </w:rPr>
      </w:pPr>
      <w:bookmarkStart w:id="1670" w:name="OLE_LINK12"/>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del w:id="1671" w:author="Lianghui Ding" w:date="2025-11-09T14:43:00Z">
        <w:r w:rsidDel="00386CBF">
          <w:rPr>
            <w:rFonts w:hint="eastAsia"/>
            <w:b/>
            <w:sz w:val="21"/>
            <w:szCs w:val="21"/>
          </w:rPr>
          <w:delText>实验</w:delText>
        </w:r>
      </w:del>
      <w:ins w:id="1672" w:author="Lianghui Ding" w:date="2025-11-09T14:43:00Z">
        <w:r w:rsidR="00386CBF">
          <w:rPr>
            <w:rFonts w:hint="eastAsia"/>
            <w:b/>
            <w:sz w:val="21"/>
            <w:szCs w:val="21"/>
          </w:rPr>
          <w:t>参数</w:t>
        </w:r>
      </w:ins>
      <w:r>
        <w:rPr>
          <w:rFonts w:hint="eastAsia"/>
          <w:b/>
          <w:sz w:val="21"/>
          <w:szCs w:val="21"/>
        </w:rPr>
        <w:t>设置</w:t>
      </w:r>
      <w:del w:id="1673" w:author="Lianghui Ding" w:date="2025-11-09T14:47:00Z">
        <w:r w:rsidDel="00AC7C8B">
          <w:rPr>
            <w:rFonts w:hint="eastAsia"/>
            <w:b/>
            <w:sz w:val="21"/>
            <w:szCs w:val="21"/>
          </w:rPr>
          <w:delText>与评价指标</w:delText>
        </w:r>
      </w:del>
    </w:p>
    <w:bookmarkEnd w:id="1670"/>
    <w:p w14:paraId="0E0EA67F" w14:textId="50AA8780" w:rsidR="006229EB" w:rsidRPr="00A9585A" w:rsidRDefault="005E66CE" w:rsidP="00172A5F">
      <w:pPr>
        <w:spacing w:line="360" w:lineRule="auto"/>
        <w:ind w:firstLineChars="196" w:firstLine="412"/>
        <w:rPr>
          <w:color w:val="000000"/>
          <w:sz w:val="21"/>
          <w:szCs w:val="21"/>
        </w:rPr>
      </w:pPr>
      <w:commentRangeStart w:id="1674"/>
      <w:commentRangeStart w:id="1675"/>
      <w:del w:id="1676" w:author="Lianghui Ding" w:date="2025-11-09T14:43:00Z">
        <w:r w:rsidRPr="00A9585A" w:rsidDel="00386CBF">
          <w:rPr>
            <w:rFonts w:hint="eastAsia"/>
            <w:color w:val="000000"/>
            <w:sz w:val="21"/>
            <w:szCs w:val="21"/>
          </w:rPr>
          <w:delText>本研究采取仿真的方式验证算法的性能与效果，</w:delText>
        </w:r>
        <w:r w:rsidR="00172A5F" w:rsidRPr="00A9585A" w:rsidDel="00386CBF">
          <w:rPr>
            <w:rFonts w:hint="eastAsia"/>
            <w:color w:val="000000"/>
            <w:sz w:val="21"/>
            <w:szCs w:val="21"/>
          </w:rPr>
          <w:delText>主要从建筑物密度、无人机数量和干扰功率三个不同维度来验证算法的性能优势，</w:delText>
        </w:r>
        <w:r w:rsidRPr="00A9585A" w:rsidDel="00386CBF">
          <w:rPr>
            <w:rFonts w:hint="eastAsia"/>
            <w:color w:val="000000"/>
            <w:sz w:val="21"/>
            <w:szCs w:val="21"/>
          </w:rPr>
          <w:delText>对应</w:delText>
        </w:r>
        <w:r w:rsidR="00510826" w:rsidRPr="00A9585A" w:rsidDel="00386CBF">
          <w:rPr>
            <w:rFonts w:hint="eastAsia"/>
            <w:color w:val="000000"/>
            <w:sz w:val="21"/>
            <w:szCs w:val="21"/>
          </w:rPr>
          <w:delText>部分</w:delText>
        </w:r>
      </w:del>
      <w:ins w:id="1677" w:author="运璐 何" w:date="2025-11-18T17:10:00Z">
        <w:r w:rsidR="0064189B" w:rsidRPr="0064189B">
          <w:rPr>
            <w:color w:val="000000"/>
            <w:sz w:val="21"/>
            <w:szCs w:val="21"/>
          </w:rPr>
          <w:t>为验证所提出</w:t>
        </w:r>
        <w:r w:rsidR="0064189B">
          <w:rPr>
            <w:rFonts w:hint="eastAsia"/>
            <w:color w:val="000000"/>
            <w:sz w:val="21"/>
            <w:szCs w:val="21"/>
          </w:rPr>
          <w:t>算法</w:t>
        </w:r>
        <w:r w:rsidR="0064189B" w:rsidRPr="0064189B">
          <w:rPr>
            <w:color w:val="000000"/>
            <w:sz w:val="21"/>
            <w:szCs w:val="21"/>
          </w:rPr>
          <w:t>在不同环境条件下的性能，本文从建筑物数量</w:t>
        </w:r>
      </w:ins>
      <m:oMath>
        <m:r>
          <w:ins w:id="1678" w:author="运璐 何" w:date="2025-11-18T17:10:00Z">
            <w:rPr>
              <w:rFonts w:ascii="Cambria Math" w:hAnsi="Cambria Math"/>
              <w:color w:val="000000"/>
              <w:sz w:val="21"/>
              <w:szCs w:val="21"/>
            </w:rPr>
            <m:t>M</m:t>
          </w:ins>
        </m:r>
        <m:r>
          <w:ins w:id="1679" w:author="运璐 何" w:date="2025-11-18T17:10:00Z">
            <m:rPr>
              <m:sty m:val="p"/>
            </m:rPr>
            <w:rPr>
              <w:rFonts w:ascii="Cambria Math" w:hAnsi="Cambria Math"/>
              <w:color w:val="000000"/>
              <w:sz w:val="21"/>
              <w:szCs w:val="21"/>
            </w:rPr>
            <m:t>=</m:t>
          </w:ins>
        </m:r>
        <m:r>
          <w:ins w:id="1680" w:author="运璐 何" w:date="2025-11-18T17:10:00Z">
            <m:rPr>
              <m:lit/>
              <m:sty m:val="p"/>
            </m:rPr>
            <w:rPr>
              <w:rFonts w:ascii="Cambria Math" w:hAnsi="Cambria Math"/>
              <w:color w:val="000000"/>
              <w:sz w:val="21"/>
              <w:szCs w:val="21"/>
            </w:rPr>
            <m:t>{</m:t>
          </w:ins>
        </m:r>
        <m:r>
          <w:ins w:id="1681" w:author="运璐 何" w:date="2025-11-18T17:10:00Z">
            <m:rPr>
              <m:sty m:val="p"/>
            </m:rPr>
            <w:rPr>
              <w:rFonts w:ascii="Cambria Math" w:hAnsi="Cambria Math"/>
              <w:color w:val="000000"/>
              <w:sz w:val="21"/>
              <w:szCs w:val="21"/>
            </w:rPr>
            <m:t>10,20,30</m:t>
          </w:ins>
        </m:r>
        <m:r>
          <w:ins w:id="1682" w:author="运璐 何" w:date="2025-11-18T17:10:00Z">
            <m:rPr>
              <m:lit/>
              <m:sty m:val="p"/>
            </m:rPr>
            <w:rPr>
              <w:rFonts w:ascii="Cambria Math" w:hAnsi="Cambria Math"/>
              <w:color w:val="000000"/>
              <w:sz w:val="21"/>
              <w:szCs w:val="21"/>
            </w:rPr>
            <m:t>}</m:t>
          </w:ins>
        </m:r>
      </m:oMath>
      <w:r w:rsidR="004112D7">
        <w:rPr>
          <w:rFonts w:hint="eastAsia"/>
          <w:color w:val="000000"/>
          <w:sz w:val="21"/>
          <w:szCs w:val="21"/>
        </w:rPr>
        <w:t>、</w:t>
      </w:r>
      <w:ins w:id="1683" w:author="运璐 何" w:date="2025-11-18T17:10:00Z">
        <w:r w:rsidR="00370C73" w:rsidRPr="0064189B">
          <w:rPr>
            <w:color w:val="000000"/>
            <w:sz w:val="21"/>
            <w:szCs w:val="21"/>
          </w:rPr>
          <w:t>无人机数量</w:t>
        </w:r>
        <w:r w:rsidR="00370C73" w:rsidRPr="0064189B">
          <w:rPr>
            <w:color w:val="000000"/>
            <w:sz w:val="21"/>
            <w:szCs w:val="21"/>
          </w:rPr>
          <w:t xml:space="preserve"> </w:t>
        </w:r>
      </w:ins>
      <m:oMath>
        <m:r>
          <w:ins w:id="1684" w:author="运璐 何" w:date="2025-11-18T17:10:00Z">
            <w:rPr>
              <w:rFonts w:ascii="Cambria Math" w:hAnsi="Cambria Math"/>
              <w:color w:val="000000"/>
              <w:sz w:val="21"/>
              <w:szCs w:val="21"/>
            </w:rPr>
            <m:t>N</m:t>
          </w:ins>
        </m:r>
        <m:r>
          <w:ins w:id="1685" w:author="运璐 何" w:date="2025-11-18T17:10:00Z">
            <m:rPr>
              <m:sty m:val="p"/>
            </m:rPr>
            <w:rPr>
              <w:rFonts w:ascii="Cambria Math" w:hAnsi="Cambria Math"/>
              <w:color w:val="000000"/>
              <w:sz w:val="21"/>
              <w:szCs w:val="21"/>
            </w:rPr>
            <m:t>=</m:t>
          </w:ins>
        </m:r>
        <m:r>
          <w:ins w:id="1686" w:author="运璐 何" w:date="2025-11-18T17:10:00Z">
            <m:rPr>
              <m:lit/>
              <m:sty m:val="p"/>
            </m:rPr>
            <w:rPr>
              <w:rFonts w:ascii="Cambria Math" w:hAnsi="Cambria Math"/>
              <w:color w:val="000000"/>
              <w:sz w:val="21"/>
              <w:szCs w:val="21"/>
            </w:rPr>
            <m:t>{</m:t>
          </w:ins>
        </m:r>
        <m:r>
          <w:ins w:id="1687" w:author="运璐 何" w:date="2025-11-18T17:10:00Z">
            <m:rPr>
              <m:sty m:val="p"/>
            </m:rPr>
            <w:rPr>
              <w:rFonts w:ascii="Cambria Math" w:hAnsi="Cambria Math"/>
              <w:color w:val="000000"/>
              <w:sz w:val="21"/>
              <w:szCs w:val="21"/>
            </w:rPr>
            <m:t>12,24,36</m:t>
          </w:ins>
        </m:r>
        <m:r>
          <w:ins w:id="1688" w:author="运璐 何" w:date="2025-11-18T17:10:00Z">
            <m:rPr>
              <m:lit/>
              <m:sty m:val="p"/>
            </m:rPr>
            <w:rPr>
              <w:rFonts w:ascii="Cambria Math" w:hAnsi="Cambria Math"/>
              <w:color w:val="000000"/>
              <w:sz w:val="21"/>
              <w:szCs w:val="21"/>
            </w:rPr>
            <m:t>}</m:t>
          </w:ins>
        </m:r>
      </m:oMath>
      <w:ins w:id="1689" w:author="运璐 何" w:date="2025-11-18T17:10:00Z">
        <w:r w:rsidR="0064189B" w:rsidRPr="0064189B">
          <w:rPr>
            <w:color w:val="000000"/>
            <w:sz w:val="21"/>
            <w:szCs w:val="21"/>
          </w:rPr>
          <w:t>及干扰功率</w:t>
        </w:r>
        <w:r w:rsidR="0064189B" w:rsidRPr="0064189B">
          <w:rPr>
            <w:color w:val="000000"/>
            <w:sz w:val="21"/>
            <w:szCs w:val="21"/>
          </w:rPr>
          <w:t xml:space="preserve"> </w:t>
        </w:r>
      </w:ins>
      <m:oMath>
        <m:sSub>
          <m:sSubPr>
            <m:ctrlPr>
              <w:ins w:id="1690" w:author="运璐 何" w:date="2025-11-18T17:10:00Z">
                <w:rPr>
                  <w:rFonts w:ascii="Cambria Math" w:hAnsi="Cambria Math"/>
                  <w:color w:val="000000"/>
                  <w:sz w:val="21"/>
                  <w:szCs w:val="21"/>
                </w:rPr>
              </w:ins>
            </m:ctrlPr>
          </m:sSubPr>
          <m:e>
            <m:r>
              <w:ins w:id="1691" w:author="运璐 何" w:date="2025-11-18T17:10:00Z">
                <w:rPr>
                  <w:rFonts w:ascii="Cambria Math" w:hAnsi="Cambria Math"/>
                  <w:color w:val="000000"/>
                  <w:sz w:val="21"/>
                  <w:szCs w:val="21"/>
                </w:rPr>
                <m:t>P</m:t>
              </w:ins>
            </m:r>
          </m:e>
          <m:sub>
            <m:r>
              <w:ins w:id="1692" w:author="运璐 何" w:date="2025-11-18T17:10:00Z">
                <w:rPr>
                  <w:rFonts w:ascii="Cambria Math" w:hAnsi="Cambria Math"/>
                  <w:color w:val="000000"/>
                  <w:sz w:val="21"/>
                  <w:szCs w:val="21"/>
                </w:rPr>
                <m:t>J</m:t>
              </w:ins>
            </m:r>
          </m:sub>
        </m:sSub>
        <m:r>
          <w:ins w:id="1693" w:author="运璐 何" w:date="2025-11-18T17:10:00Z">
            <m:rPr>
              <m:sty m:val="p"/>
            </m:rPr>
            <w:rPr>
              <w:rFonts w:ascii="Cambria Math" w:hAnsi="Cambria Math"/>
              <w:color w:val="000000"/>
              <w:sz w:val="21"/>
              <w:szCs w:val="21"/>
            </w:rPr>
            <m:t>=20</m:t>
          </w:ins>
        </m:r>
        <m:r>
          <w:ins w:id="1694" w:author="运璐 何" w:date="2025-11-18T17:10:00Z">
            <m:rPr>
              <m:nor/>
            </m:rPr>
            <w:rPr>
              <w:color w:val="000000"/>
              <w:sz w:val="21"/>
              <w:szCs w:val="21"/>
            </w:rPr>
            <m:t>–</m:t>
          </w:ins>
        </m:r>
        <m:r>
          <w:ins w:id="1695" w:author="运璐 何" w:date="2025-11-18T17:10:00Z">
            <m:rPr>
              <m:sty m:val="p"/>
            </m:rPr>
            <w:rPr>
              <w:rFonts w:ascii="Cambria Math" w:hAnsi="Cambria Math"/>
              <w:color w:val="000000"/>
              <w:sz w:val="21"/>
              <w:szCs w:val="21"/>
            </w:rPr>
            <m:t>30 </m:t>
          </w:ins>
        </m:r>
        <m:r>
          <w:ins w:id="1696" w:author="运璐 何" w:date="2025-11-18T17:10:00Z">
            <m:rPr>
              <m:nor/>
            </m:rPr>
            <w:rPr>
              <w:color w:val="000000"/>
              <w:sz w:val="21"/>
              <w:szCs w:val="21"/>
            </w:rPr>
            <m:t>dBm</m:t>
          </w:ins>
        </m:r>
      </m:oMath>
      <w:ins w:id="1697" w:author="运璐 何" w:date="2025-11-18T17:11:00Z">
        <w:r w:rsidR="0064189B">
          <w:rPr>
            <w:rFonts w:hint="eastAsia"/>
            <w:color w:val="000000"/>
            <w:sz w:val="21"/>
            <w:szCs w:val="21"/>
          </w:rPr>
          <w:t xml:space="preserve"> </w:t>
        </w:r>
      </w:ins>
      <w:ins w:id="1698" w:author="运璐 何" w:date="2025-11-18T17:10:00Z">
        <w:r w:rsidR="0064189B" w:rsidRPr="0064189B">
          <w:rPr>
            <w:color w:val="000000"/>
            <w:sz w:val="21"/>
            <w:szCs w:val="21"/>
          </w:rPr>
          <w:t>三个维度构建仿真场景，并设置如下关键系统参数以保证模型的物理合理性与代表性。通信部分采用</w:t>
        </w:r>
      </w:ins>
      <w:ins w:id="1699" w:author="运璐 何" w:date="2025-11-23T11:20:00Z">
        <w:r w:rsidR="0084022A">
          <w:rPr>
            <w:rFonts w:hint="eastAsia"/>
            <w:color w:val="000000"/>
            <w:sz w:val="21"/>
            <w:szCs w:val="21"/>
          </w:rPr>
          <w:t>无人机集群</w:t>
        </w:r>
      </w:ins>
      <w:ins w:id="1700" w:author="运璐 何" w:date="2025-11-18T17:10:00Z">
        <w:r w:rsidR="0064189B" w:rsidRPr="0064189B">
          <w:rPr>
            <w:color w:val="000000"/>
            <w:sz w:val="21"/>
            <w:szCs w:val="21"/>
          </w:rPr>
          <w:t>常见的</w:t>
        </w:r>
        <w:r w:rsidR="0064189B" w:rsidRPr="0064189B">
          <w:rPr>
            <w:color w:val="000000"/>
            <w:sz w:val="21"/>
            <w:szCs w:val="21"/>
          </w:rPr>
          <w:t xml:space="preserve"> </w:t>
        </w:r>
        <w:r w:rsidR="0064189B" w:rsidRPr="00573C76">
          <w:rPr>
            <w:i/>
            <w:iCs/>
            <w:color w:val="000000"/>
            <w:sz w:val="21"/>
            <w:szCs w:val="21"/>
          </w:rPr>
          <w:t>f</w:t>
        </w:r>
      </w:ins>
      <w:ins w:id="1701" w:author="运璐 何" w:date="2025-11-22T11:11:00Z">
        <w:r w:rsidR="0010271F">
          <w:rPr>
            <w:color w:val="000000"/>
            <w:sz w:val="21"/>
            <w:szCs w:val="21"/>
          </w:rPr>
          <w:t xml:space="preserve"> </w:t>
        </w:r>
      </w:ins>
      <w:ins w:id="1702" w:author="运璐 何" w:date="2025-11-18T17:10:00Z">
        <w:r w:rsidR="0064189B" w:rsidRPr="0064189B">
          <w:rPr>
            <w:color w:val="000000"/>
            <w:sz w:val="21"/>
            <w:szCs w:val="21"/>
          </w:rPr>
          <w:t>=</w:t>
        </w:r>
      </w:ins>
      <w:ins w:id="1703" w:author="运璐 何" w:date="2025-11-23T11:24:00Z">
        <w:r w:rsidR="0084022A">
          <w:rPr>
            <w:color w:val="000000"/>
            <w:sz w:val="21"/>
            <w:szCs w:val="21"/>
          </w:rPr>
          <w:t xml:space="preserve"> </w:t>
        </w:r>
      </w:ins>
      <w:ins w:id="1704" w:author="运璐 何" w:date="2025-11-18T17:10:00Z">
        <w:r w:rsidR="0064189B" w:rsidRPr="0064189B">
          <w:rPr>
            <w:color w:val="000000"/>
            <w:sz w:val="21"/>
            <w:szCs w:val="21"/>
          </w:rPr>
          <w:t>2.4 GHz</w:t>
        </w:r>
        <w:r w:rsidR="0064189B" w:rsidRPr="0064189B">
          <w:rPr>
            <w:color w:val="000000"/>
            <w:sz w:val="21"/>
            <w:szCs w:val="21"/>
          </w:rPr>
          <w:t>、</w:t>
        </w:r>
      </w:ins>
      <m:oMath>
        <m:r>
          <w:ins w:id="1705" w:author="运璐 何" w:date="2025-11-18T17:10:00Z">
            <w:rPr>
              <w:rFonts w:ascii="Cambria Math" w:hAnsi="Cambria Math"/>
              <w:color w:val="000000"/>
              <w:sz w:val="21"/>
              <w:szCs w:val="21"/>
            </w:rPr>
            <m:t>B</m:t>
          </w:ins>
        </m:r>
        <m:r>
          <w:ins w:id="1706" w:author="运璐 何" w:date="2025-11-18T17:10:00Z">
            <m:rPr>
              <m:sty m:val="p"/>
            </m:rPr>
            <w:rPr>
              <w:rFonts w:ascii="Cambria Math" w:hAnsi="Cambria Math"/>
              <w:color w:val="000000"/>
              <w:sz w:val="21"/>
              <w:szCs w:val="21"/>
            </w:rPr>
            <m:t>=1 </m:t>
          </w:ins>
        </m:r>
        <m:r>
          <w:ins w:id="1707" w:author="运璐 何" w:date="2025-11-18T17:10:00Z">
            <w:rPr>
              <w:rFonts w:ascii="Cambria Math" w:hAnsi="Cambria Math"/>
              <w:color w:val="000000"/>
              <w:sz w:val="21"/>
              <w:szCs w:val="21"/>
            </w:rPr>
            <m:t>MHz</m:t>
          </w:ins>
        </m:r>
      </m:oMath>
      <w:ins w:id="1708" w:author="运璐 何" w:date="2025-11-18T17:10:00Z">
        <w:r w:rsidR="0064189B" w:rsidRPr="0064189B">
          <w:rPr>
            <w:color w:val="000000"/>
            <w:sz w:val="21"/>
            <w:szCs w:val="21"/>
          </w:rPr>
          <w:t>、</w:t>
        </w:r>
      </w:ins>
      <w:ins w:id="1709" w:author="运璐 何" w:date="2025-11-23T11:22:00Z">
        <w:r w:rsidR="0084022A">
          <w:rPr>
            <w:rFonts w:hint="eastAsia"/>
            <w:color w:val="000000"/>
            <w:sz w:val="21"/>
            <w:szCs w:val="21"/>
          </w:rPr>
          <w:t>无人机功率</w:t>
        </w:r>
      </w:ins>
      <w:ins w:id="1710" w:author="运璐 何" w:date="2025-11-23T11:24:00Z">
        <w:r w:rsidR="0084022A">
          <w:rPr>
            <w:rFonts w:hint="eastAsia"/>
            <w:color w:val="000000"/>
            <w:sz w:val="21"/>
            <w:szCs w:val="21"/>
          </w:rPr>
          <w:t xml:space="preserve"> </w:t>
        </w:r>
      </w:ins>
      <m:oMath>
        <m:sSub>
          <m:sSubPr>
            <m:ctrlPr>
              <w:ins w:id="1711" w:author="运璐 何" w:date="2025-11-23T11:20:00Z">
                <w:rPr>
                  <w:rFonts w:ascii="Cambria Math" w:hAnsi="Cambria Math"/>
                  <w:i/>
                  <w:color w:val="000000"/>
                  <w:sz w:val="21"/>
                  <w:szCs w:val="21"/>
                  <w:rPrChange w:id="1712" w:author="运璐 何" w:date="2025-11-23T11:25:00Z">
                    <w:rPr>
                      <w:rFonts w:ascii="Cambria Math" w:hAnsi="Cambria Math"/>
                      <w:i/>
                      <w:color w:val="000000"/>
                      <w:sz w:val="21"/>
                      <w:szCs w:val="21"/>
                    </w:rPr>
                  </w:rPrChange>
                </w:rPr>
              </w:ins>
            </m:ctrlPr>
          </m:sSubPr>
          <m:e>
            <m:r>
              <w:ins w:id="1713" w:author="运璐 何" w:date="2025-11-23T11:21:00Z">
                <w:rPr>
                  <w:rFonts w:ascii="Cambria Math" w:hAnsi="Cambria Math"/>
                  <w:color w:val="000000"/>
                  <w:sz w:val="21"/>
                  <w:szCs w:val="21"/>
                  <w:rPrChange w:id="1714" w:author="运璐 何" w:date="2025-11-23T11:25:00Z">
                    <w:rPr>
                      <w:rFonts w:ascii="Cambria Math" w:hAnsi="Cambria Math"/>
                      <w:color w:val="000000"/>
                      <w:sz w:val="21"/>
                      <w:szCs w:val="21"/>
                    </w:rPr>
                  </w:rPrChange>
                </w:rPr>
                <m:t>P</m:t>
              </w:ins>
            </m:r>
          </m:e>
          <m:sub>
            <m:r>
              <w:ins w:id="1715" w:author="运璐 何" w:date="2025-11-23T11:21:00Z">
                <w:rPr>
                  <w:rFonts w:ascii="Cambria Math" w:hAnsi="Cambria Math" w:hint="eastAsia"/>
                  <w:color w:val="000000"/>
                  <w:sz w:val="21"/>
                  <w:szCs w:val="21"/>
                  <w:rPrChange w:id="1716" w:author="运璐 何" w:date="2025-11-23T11:25:00Z">
                    <w:rPr>
                      <w:rFonts w:ascii="Cambria Math" w:hAnsi="Cambria Math" w:hint="eastAsia"/>
                      <w:color w:val="000000"/>
                      <w:sz w:val="21"/>
                      <w:szCs w:val="21"/>
                    </w:rPr>
                  </w:rPrChange>
                </w:rPr>
                <m:t>i</m:t>
              </w:ins>
            </m:r>
          </m:sub>
        </m:sSub>
        <m:r>
          <w:ins w:id="1717" w:author="运璐 何" w:date="2025-11-23T11:22:00Z">
            <w:rPr>
              <w:rFonts w:ascii="Cambria Math" w:hAnsi="Cambria Math"/>
              <w:color w:val="000000"/>
              <w:sz w:val="21"/>
              <w:szCs w:val="21"/>
            </w:rPr>
            <m:t>=25</m:t>
          </w:ins>
        </m:r>
        <m:r>
          <w:ins w:id="1718" w:author="运璐 何" w:date="2025-11-23T11:22:00Z">
            <w:rPr>
              <w:rFonts w:ascii="Cambria Math" w:hAnsi="Cambria Math" w:hint="eastAsia"/>
              <w:color w:val="000000"/>
              <w:sz w:val="21"/>
              <w:szCs w:val="21"/>
              <w:rPrChange w:id="1719" w:author="运璐 何" w:date="2025-11-23T11:23:00Z">
                <w:rPr>
                  <w:rFonts w:ascii="Cambria Math" w:hAnsi="Cambria Math" w:hint="eastAsia"/>
                  <w:color w:val="000000"/>
                  <w:sz w:val="21"/>
                  <w:szCs w:val="21"/>
                </w:rPr>
              </w:rPrChange>
            </w:rPr>
            <m:t>d</m:t>
          </w:ins>
        </m:r>
        <m:r>
          <w:ins w:id="1720" w:author="运璐 何" w:date="2025-11-23T11:23:00Z">
            <w:rPr>
              <w:rFonts w:ascii="Cambria Math" w:hAnsi="Cambria Math"/>
              <w:color w:val="000000"/>
              <w:sz w:val="21"/>
              <w:szCs w:val="21"/>
              <w:rPrChange w:id="1721" w:author="运璐 何" w:date="2025-11-23T11:23:00Z">
                <w:rPr>
                  <w:rFonts w:ascii="Cambria Math" w:hAnsi="Cambria Math"/>
                  <w:color w:val="000000"/>
                  <w:sz w:val="21"/>
                  <w:szCs w:val="21"/>
                </w:rPr>
              </w:rPrChange>
            </w:rPr>
            <m:t>B</m:t>
          </w:ins>
        </m:r>
      </m:oMath>
      <w:ins w:id="1722" w:author="运璐 何" w:date="2025-11-23T11:23:00Z">
        <w:r w:rsidR="0084022A" w:rsidRPr="0084022A">
          <w:rPr>
            <w:rFonts w:hint="eastAsia"/>
            <w:i/>
            <w:color w:val="000000"/>
            <w:sz w:val="21"/>
            <w:szCs w:val="21"/>
            <w:rPrChange w:id="1723" w:author="运璐 何" w:date="2025-11-23T11:23:00Z">
              <w:rPr>
                <w:rFonts w:hint="eastAsia"/>
                <w:color w:val="000000"/>
                <w:sz w:val="21"/>
                <w:szCs w:val="21"/>
              </w:rPr>
            </w:rPrChange>
          </w:rPr>
          <w:t>m</w:t>
        </w:r>
        <w:r w:rsidR="0084022A">
          <w:rPr>
            <w:color w:val="000000"/>
            <w:sz w:val="21"/>
            <w:szCs w:val="21"/>
          </w:rPr>
          <w:t xml:space="preserve"> </w:t>
        </w:r>
        <w:r w:rsidR="0084022A">
          <w:rPr>
            <w:rFonts w:hint="eastAsia"/>
            <w:color w:val="000000"/>
            <w:sz w:val="21"/>
            <w:szCs w:val="21"/>
          </w:rPr>
          <w:t xml:space="preserve"> </w:t>
        </w:r>
        <w:r w:rsidR="0084022A">
          <w:rPr>
            <w:color w:val="000000"/>
            <w:sz w:val="21"/>
            <w:szCs w:val="21"/>
          </w:rPr>
          <w:t xml:space="preserve">     </w:t>
        </w:r>
        <w:r w:rsidR="0084022A">
          <w:rPr>
            <w:rFonts w:hint="eastAsia"/>
            <w:color w:val="000000"/>
            <w:sz w:val="21"/>
            <w:szCs w:val="21"/>
          </w:rPr>
          <w:t>以及噪</w:t>
        </w:r>
      </w:ins>
      <w:ins w:id="1724" w:author="运璐 何" w:date="2025-11-18T17:10:00Z">
        <w:r w:rsidR="0064189B" w:rsidRPr="0064189B">
          <w:rPr>
            <w:color w:val="000000"/>
            <w:sz w:val="21"/>
            <w:szCs w:val="21"/>
          </w:rPr>
          <w:t>声功率谱密度</w:t>
        </w:r>
      </w:ins>
      <m:oMath>
        <m:r>
          <w:ins w:id="1725" w:author="运璐 何" w:date="2025-11-18T17:10:00Z">
            <w:rPr>
              <w:rFonts w:ascii="Cambria Math" w:hAnsi="Cambria Math"/>
              <w:color w:val="000000"/>
              <w:sz w:val="21"/>
              <w:szCs w:val="21"/>
            </w:rPr>
            <m:t>N</m:t>
          </w:ins>
        </m:r>
        <m:r>
          <w:ins w:id="1726" w:author="运璐 何" w:date="2025-11-18T17:10:00Z">
            <m:rPr>
              <m:sty m:val="p"/>
            </m:rPr>
            <w:rPr>
              <w:rFonts w:ascii="Cambria Math" w:hAnsi="Cambria Math"/>
              <w:color w:val="000000"/>
              <w:sz w:val="21"/>
              <w:szCs w:val="21"/>
            </w:rPr>
            <m:t>0=-174 </m:t>
          </w:ins>
        </m:r>
        <m:r>
          <w:ins w:id="1727" w:author="运璐 何" w:date="2025-11-18T17:10:00Z">
            <w:rPr>
              <w:rFonts w:ascii="Cambria Math" w:hAnsi="Cambria Math"/>
              <w:color w:val="000000"/>
              <w:sz w:val="21"/>
              <w:szCs w:val="21"/>
            </w:rPr>
            <m:t>dBm</m:t>
          </w:ins>
        </m:r>
        <m:r>
          <w:ins w:id="1728" w:author="运璐 何" w:date="2025-11-18T17:10:00Z">
            <m:rPr>
              <m:lit/>
              <m:sty m:val="p"/>
            </m:rPr>
            <w:rPr>
              <w:rFonts w:ascii="Cambria Math" w:hAnsi="Cambria Math"/>
              <w:color w:val="000000"/>
              <w:sz w:val="21"/>
              <w:szCs w:val="21"/>
            </w:rPr>
            <m:t>/</m:t>
          </w:ins>
        </m:r>
        <m:r>
          <w:ins w:id="1729" w:author="运璐 何" w:date="2025-11-18T17:10:00Z">
            <w:rPr>
              <w:rFonts w:ascii="Cambria Math" w:hAnsi="Cambria Math"/>
              <w:color w:val="000000"/>
              <w:sz w:val="21"/>
              <w:szCs w:val="21"/>
            </w:rPr>
            <m:t>Hz</m:t>
          </w:ins>
        </m:r>
      </m:oMath>
      <w:ins w:id="1730" w:author="运璐 何" w:date="2025-11-18T17:10:00Z">
        <w:r w:rsidR="0064189B" w:rsidRPr="0064189B">
          <w:rPr>
            <w:color w:val="000000"/>
            <w:sz w:val="21"/>
            <w:szCs w:val="21"/>
          </w:rPr>
          <w:t>，并设定</w:t>
        </w:r>
        <w:r w:rsidR="0064189B" w:rsidRPr="0064189B">
          <w:rPr>
            <w:color w:val="000000"/>
            <w:sz w:val="21"/>
            <w:szCs w:val="21"/>
          </w:rPr>
          <w:t xml:space="preserve"> SINR </w:t>
        </w:r>
        <w:r w:rsidR="0064189B" w:rsidRPr="0064189B">
          <w:rPr>
            <w:color w:val="000000"/>
            <w:sz w:val="21"/>
            <w:szCs w:val="21"/>
          </w:rPr>
          <w:t>门限为</w:t>
        </w:r>
        <w:r w:rsidR="0064189B" w:rsidRPr="0064189B">
          <w:rPr>
            <w:color w:val="000000"/>
            <w:sz w:val="21"/>
            <w:szCs w:val="21"/>
          </w:rPr>
          <w:t xml:space="preserve"> </w:t>
        </w:r>
      </w:ins>
      <m:oMath>
        <m:sSub>
          <m:sSubPr>
            <m:ctrlPr>
              <w:ins w:id="1731" w:author="运璐 何" w:date="2025-11-18T17:13:00Z">
                <w:rPr>
                  <w:rFonts w:ascii="Cambria Math" w:hAnsi="Cambria Math"/>
                  <w:color w:val="000000"/>
                  <w:sz w:val="21"/>
                  <w:szCs w:val="21"/>
                </w:rPr>
              </w:ins>
            </m:ctrlPr>
          </m:sSubPr>
          <m:e>
            <m:r>
              <w:ins w:id="1732" w:author="运璐 何" w:date="2025-11-18T17:10:00Z">
                <w:rPr>
                  <w:rFonts w:ascii="Cambria Math" w:hAnsi="Cambria Math"/>
                  <w:color w:val="000000"/>
                  <w:sz w:val="21"/>
                  <w:szCs w:val="21"/>
                </w:rPr>
                <m:t>γ</m:t>
              </w:ins>
            </m:r>
          </m:e>
          <m:sub>
            <m:r>
              <w:ins w:id="1733" w:author="运璐 何" w:date="2025-11-18T17:10:00Z">
                <w:rPr>
                  <w:rFonts w:ascii="Cambria Math" w:hAnsi="Cambria Math"/>
                  <w:color w:val="000000"/>
                  <w:sz w:val="21"/>
                  <w:szCs w:val="21"/>
                </w:rPr>
                <m:t>th</m:t>
              </w:ins>
            </m:r>
          </m:sub>
        </m:sSub>
        <m:r>
          <w:ins w:id="1734" w:author="运璐 何" w:date="2025-11-18T17:10:00Z">
            <m:rPr>
              <m:sty m:val="p"/>
            </m:rPr>
            <w:rPr>
              <w:rFonts w:ascii="Cambria Math" w:hAnsi="Cambria Math"/>
              <w:color w:val="000000"/>
              <w:sz w:val="21"/>
              <w:szCs w:val="21"/>
            </w:rPr>
            <m:t>=10 </m:t>
          </w:ins>
        </m:r>
        <m:r>
          <w:ins w:id="1735" w:author="运璐 何" w:date="2025-11-18T17:10:00Z">
            <w:rPr>
              <w:rFonts w:ascii="Cambria Math" w:hAnsi="Cambria Math"/>
              <w:color w:val="000000"/>
              <w:sz w:val="21"/>
              <w:szCs w:val="21"/>
            </w:rPr>
            <m:t>dB</m:t>
          </w:ins>
        </m:r>
      </m:oMath>
      <w:ins w:id="1736" w:author="运璐 何" w:date="2025-11-18T17:10:00Z">
        <w:r w:rsidR="0064189B" w:rsidRPr="0064189B">
          <w:rPr>
            <w:color w:val="000000"/>
            <w:sz w:val="21"/>
            <w:szCs w:val="21"/>
          </w:rPr>
          <w:t>。干扰半径</w:t>
        </w:r>
        <w:r w:rsidR="0064189B" w:rsidRPr="0064189B">
          <w:rPr>
            <w:color w:val="000000"/>
            <w:sz w:val="21"/>
            <w:szCs w:val="21"/>
          </w:rPr>
          <w:t xml:space="preserve"> </w:t>
        </w:r>
      </w:ins>
      <m:oMath>
        <m:sSub>
          <m:sSubPr>
            <m:ctrlPr>
              <w:ins w:id="1737" w:author="运璐 何" w:date="2025-11-18T17:14:00Z">
                <w:rPr>
                  <w:rFonts w:ascii="Cambria Math" w:hAnsi="Cambria Math"/>
                  <w:color w:val="000000"/>
                  <w:sz w:val="21"/>
                  <w:szCs w:val="21"/>
                </w:rPr>
              </w:ins>
            </m:ctrlPr>
          </m:sSubPr>
          <m:e>
            <m:r>
              <w:ins w:id="1738" w:author="运璐 何" w:date="2025-11-18T17:14:00Z">
                <w:rPr>
                  <w:rFonts w:ascii="Cambria Math" w:hAnsi="Cambria Math"/>
                  <w:color w:val="000000"/>
                  <w:sz w:val="21"/>
                  <w:szCs w:val="21"/>
                </w:rPr>
                <m:t>J</m:t>
              </w:ins>
            </m:r>
          </m:e>
          <m:sub>
            <m:r>
              <w:ins w:id="1739" w:author="运璐 何" w:date="2025-11-18T17:14:00Z">
                <w:rPr>
                  <w:rFonts w:ascii="Cambria Math" w:hAnsi="Cambria Math"/>
                  <w:color w:val="000000"/>
                  <w:sz w:val="21"/>
                  <w:szCs w:val="21"/>
                </w:rPr>
                <m:t>r</m:t>
              </w:ins>
            </m:r>
          </m:sub>
        </m:sSub>
        <m:r>
          <w:ins w:id="1740" w:author="运璐 何" w:date="2025-11-18T17:10:00Z">
            <m:rPr>
              <m:sty m:val="p"/>
            </m:rPr>
            <w:rPr>
              <w:rFonts w:ascii="Cambria Math" w:hAnsi="Cambria Math"/>
              <w:color w:val="000000"/>
              <w:sz w:val="21"/>
              <w:szCs w:val="21"/>
            </w:rPr>
            <m:t>=50–200 </m:t>
          </w:ins>
        </m:r>
        <m:r>
          <w:ins w:id="1741" w:author="运璐 何" w:date="2025-11-18T17:10:00Z">
            <w:rPr>
              <w:rFonts w:ascii="Cambria Math" w:hAnsi="Cambria Math"/>
              <w:color w:val="000000"/>
              <w:sz w:val="21"/>
              <w:szCs w:val="21"/>
            </w:rPr>
            <m:t>m</m:t>
          </w:ins>
        </m:r>
      </m:oMath>
      <w:ins w:id="1742" w:author="运璐 何" w:date="2025-11-18T17:14:00Z">
        <w:r w:rsidR="0064189B">
          <w:rPr>
            <w:rFonts w:hint="eastAsia"/>
            <w:color w:val="000000"/>
            <w:sz w:val="21"/>
            <w:szCs w:val="21"/>
          </w:rPr>
          <w:t>，</w:t>
        </w:r>
      </w:ins>
      <w:commentRangeStart w:id="1743"/>
      <w:ins w:id="1744" w:author="运璐 何" w:date="2025-11-18T17:10:00Z">
        <w:r w:rsidR="0064189B" w:rsidRPr="0064189B">
          <w:rPr>
            <w:color w:val="000000"/>
            <w:sz w:val="21"/>
            <w:szCs w:val="21"/>
          </w:rPr>
          <w:t>由干扰功率、无人机发射功率及</w:t>
        </w:r>
        <w:r w:rsidR="0064189B" w:rsidRPr="0064189B">
          <w:rPr>
            <w:color w:val="000000"/>
            <w:sz w:val="21"/>
            <w:szCs w:val="21"/>
          </w:rPr>
          <w:t xml:space="preserve"> SINR</w:t>
        </w:r>
        <w:r w:rsidR="0064189B" w:rsidRPr="0064189B">
          <w:rPr>
            <w:color w:val="000000"/>
            <w:sz w:val="21"/>
            <w:szCs w:val="21"/>
          </w:rPr>
          <w:t>门限通过</w:t>
        </w:r>
      </w:ins>
      <w:ins w:id="1745" w:author="运璐 何" w:date="2025-11-18T17:14:00Z">
        <w:r w:rsidR="0064189B">
          <w:rPr>
            <w:rFonts w:hint="eastAsia"/>
            <w:color w:val="000000"/>
            <w:sz w:val="21"/>
            <w:szCs w:val="21"/>
          </w:rPr>
          <w:t>视距</w:t>
        </w:r>
      </w:ins>
      <w:ins w:id="1746" w:author="运璐 何" w:date="2025-11-18T17:10:00Z">
        <w:r w:rsidR="0064189B" w:rsidRPr="0064189B">
          <w:rPr>
            <w:color w:val="000000"/>
            <w:sz w:val="21"/>
            <w:szCs w:val="21"/>
          </w:rPr>
          <w:t>模型</w:t>
        </w:r>
      </w:ins>
      <w:ins w:id="1747" w:author="运璐 何" w:date="2025-11-18T17:14:00Z">
        <w:r w:rsidR="0064189B">
          <w:rPr>
            <w:rFonts w:hint="eastAsia"/>
            <w:color w:val="000000"/>
            <w:sz w:val="21"/>
            <w:szCs w:val="21"/>
          </w:rPr>
          <w:t>计算</w:t>
        </w:r>
      </w:ins>
      <w:ins w:id="1748" w:author="运璐 何" w:date="2025-11-18T17:10:00Z">
        <w:r w:rsidR="0064189B" w:rsidRPr="0064189B">
          <w:rPr>
            <w:color w:val="000000"/>
            <w:sz w:val="21"/>
            <w:szCs w:val="21"/>
          </w:rPr>
          <w:t>得</w:t>
        </w:r>
      </w:ins>
      <w:ins w:id="1749" w:author="运璐 何" w:date="2025-11-18T17:14:00Z">
        <w:r w:rsidR="0064189B">
          <w:rPr>
            <w:rFonts w:hint="eastAsia"/>
            <w:color w:val="000000"/>
            <w:sz w:val="21"/>
            <w:szCs w:val="21"/>
          </w:rPr>
          <w:t>出</w:t>
        </w:r>
      </w:ins>
      <w:ins w:id="1750" w:author="运璐 何" w:date="2025-11-22T16:49:00Z">
        <w:r w:rsidR="00F42F8E">
          <w:rPr>
            <w:rFonts w:hint="eastAsia"/>
            <w:color w:val="000000"/>
            <w:sz w:val="21"/>
            <w:szCs w:val="21"/>
          </w:rPr>
          <w:t>的最小干扰距离</w:t>
        </w:r>
        <w:commentRangeEnd w:id="1743"/>
        <w:r w:rsidR="00F42F8E">
          <w:rPr>
            <w:rStyle w:val="ac"/>
          </w:rPr>
          <w:commentReference w:id="1743"/>
        </w:r>
      </w:ins>
      <w:ins w:id="1751" w:author="运璐 何" w:date="2025-11-18T17:10:00Z">
        <w:r w:rsidR="0064189B" w:rsidRPr="0064189B">
          <w:rPr>
            <w:color w:val="000000"/>
            <w:sz w:val="21"/>
            <w:szCs w:val="21"/>
          </w:rPr>
          <w:t>，用以反映干扰导致的</w:t>
        </w:r>
      </w:ins>
      <w:ins w:id="1752" w:author="运璐 何" w:date="2025-11-18T17:15:00Z">
        <w:r w:rsidR="0064189B">
          <w:rPr>
            <w:rFonts w:hint="eastAsia"/>
            <w:color w:val="000000"/>
            <w:sz w:val="21"/>
            <w:szCs w:val="21"/>
          </w:rPr>
          <w:t>无人机</w:t>
        </w:r>
      </w:ins>
      <w:ins w:id="1753" w:author="运璐 何" w:date="2025-11-23T11:24:00Z">
        <w:r w:rsidR="0084022A">
          <w:rPr>
            <w:rFonts w:hint="eastAsia"/>
            <w:color w:val="000000"/>
            <w:sz w:val="21"/>
            <w:szCs w:val="21"/>
          </w:rPr>
          <w:t>物理</w:t>
        </w:r>
      </w:ins>
      <w:ins w:id="1754" w:author="运璐 何" w:date="2025-11-18T17:15:00Z">
        <w:r w:rsidR="0064189B">
          <w:rPr>
            <w:rFonts w:hint="eastAsia"/>
            <w:color w:val="000000"/>
            <w:sz w:val="21"/>
            <w:szCs w:val="21"/>
          </w:rPr>
          <w:t>避障</w:t>
        </w:r>
      </w:ins>
      <w:ins w:id="1755" w:author="运璐 何" w:date="2025-11-18T17:10:00Z">
        <w:r w:rsidR="0064189B" w:rsidRPr="0064189B">
          <w:rPr>
            <w:color w:val="000000"/>
            <w:sz w:val="21"/>
            <w:szCs w:val="21"/>
          </w:rPr>
          <w:t>空间范围。运动参数方面，场景大小设为</w:t>
        </w:r>
        <w:r w:rsidR="0064189B" w:rsidRPr="0064189B">
          <w:rPr>
            <w:color w:val="000000"/>
            <w:sz w:val="21"/>
            <w:szCs w:val="21"/>
          </w:rPr>
          <w:t xml:space="preserve"> </w:t>
        </w:r>
      </w:ins>
      <m:oMath>
        <m:sSub>
          <m:sSubPr>
            <m:ctrlPr>
              <w:ins w:id="1756" w:author="运璐 何" w:date="2025-11-18T17:10:00Z">
                <w:rPr>
                  <w:rFonts w:ascii="Cambria Math" w:hAnsi="Cambria Math"/>
                  <w:color w:val="000000"/>
                  <w:sz w:val="21"/>
                  <w:szCs w:val="21"/>
                </w:rPr>
              </w:ins>
            </m:ctrlPr>
          </m:sSubPr>
          <m:e>
            <m:r>
              <w:ins w:id="1757" w:author="运璐 何" w:date="2025-11-18T17:10:00Z">
                <w:rPr>
                  <w:rFonts w:ascii="Cambria Math" w:hAnsi="Cambria Math"/>
                  <w:color w:val="000000"/>
                  <w:sz w:val="21"/>
                  <w:szCs w:val="21"/>
                </w:rPr>
                <m:t>L</m:t>
              </w:ins>
            </m:r>
          </m:e>
          <m:sub>
            <m:r>
              <w:ins w:id="1758" w:author="运璐 何" w:date="2025-11-18T17:10:00Z">
                <w:rPr>
                  <w:rFonts w:ascii="Cambria Math" w:hAnsi="Cambria Math"/>
                  <w:color w:val="000000"/>
                  <w:sz w:val="21"/>
                  <w:szCs w:val="21"/>
                </w:rPr>
                <m:t>x</m:t>
              </w:ins>
            </m:r>
          </m:sub>
        </m:sSub>
        <m:r>
          <w:ins w:id="1759" w:author="运璐 何" w:date="2025-11-18T17:10:00Z">
            <m:rPr>
              <m:sty m:val="p"/>
            </m:rPr>
            <w:rPr>
              <w:rFonts w:ascii="Cambria Math" w:hAnsi="Cambria Math"/>
              <w:color w:val="000000"/>
              <w:sz w:val="21"/>
              <w:szCs w:val="21"/>
            </w:rPr>
            <m:t>=</m:t>
          </w:ins>
        </m:r>
        <m:sSub>
          <m:sSubPr>
            <m:ctrlPr>
              <w:ins w:id="1760" w:author="运璐 何" w:date="2025-11-18T17:10:00Z">
                <w:rPr>
                  <w:rFonts w:ascii="Cambria Math" w:hAnsi="Cambria Math"/>
                  <w:color w:val="000000"/>
                  <w:sz w:val="21"/>
                  <w:szCs w:val="21"/>
                </w:rPr>
              </w:ins>
            </m:ctrlPr>
          </m:sSubPr>
          <m:e>
            <m:r>
              <w:ins w:id="1761" w:author="运璐 何" w:date="2025-11-18T17:10:00Z">
                <w:rPr>
                  <w:rFonts w:ascii="Cambria Math" w:hAnsi="Cambria Math"/>
                  <w:color w:val="000000"/>
                  <w:sz w:val="21"/>
                  <w:szCs w:val="21"/>
                </w:rPr>
                <m:t>L</m:t>
              </w:ins>
            </m:r>
          </m:e>
          <m:sub>
            <m:r>
              <w:ins w:id="1762" w:author="运璐 何" w:date="2025-11-18T17:10:00Z">
                <w:rPr>
                  <w:rFonts w:ascii="Cambria Math" w:hAnsi="Cambria Math"/>
                  <w:color w:val="000000"/>
                  <w:sz w:val="21"/>
                  <w:szCs w:val="21"/>
                </w:rPr>
                <m:t>y</m:t>
              </w:ins>
            </m:r>
          </m:sub>
        </m:sSub>
        <m:r>
          <w:ins w:id="1763" w:author="运璐 何" w:date="2025-11-18T17:10:00Z">
            <m:rPr>
              <m:sty m:val="p"/>
            </m:rPr>
            <w:rPr>
              <w:rFonts w:ascii="Cambria Math" w:hAnsi="Cambria Math"/>
              <w:color w:val="000000"/>
              <w:sz w:val="21"/>
              <w:szCs w:val="21"/>
            </w:rPr>
            <m:t>=1</m:t>
          </w:ins>
        </m:r>
        <m:r>
          <m:rPr>
            <m:sty m:val="p"/>
          </m:rPr>
          <w:rPr>
            <w:rFonts w:ascii="Cambria Math" w:hAnsi="Cambria Math"/>
            <w:color w:val="000000"/>
            <w:sz w:val="21"/>
            <w:szCs w:val="21"/>
          </w:rPr>
          <m:t> </m:t>
        </m:r>
        <m:r>
          <w:ins w:id="1764" w:author="运璐 何" w:date="2025-11-18T17:10:00Z">
            <m:rPr>
              <m:nor/>
            </m:rPr>
            <w:rPr>
              <w:color w:val="000000"/>
              <w:sz w:val="21"/>
              <w:szCs w:val="21"/>
            </w:rPr>
            <m:t>km</m:t>
          </w:ins>
        </m:r>
      </m:oMath>
      <w:ins w:id="1765" w:author="运璐 何" w:date="2025-11-18T17:10:00Z">
        <w:r w:rsidR="0064189B" w:rsidRPr="0064189B">
          <w:rPr>
            <w:color w:val="000000"/>
            <w:sz w:val="21"/>
            <w:szCs w:val="21"/>
          </w:rPr>
          <w:t>，无人机</w:t>
        </w:r>
      </w:ins>
      <w:ins w:id="1766" w:author="运璐 何" w:date="2025-11-18T17:16:00Z">
        <w:r w:rsidR="0064189B">
          <w:rPr>
            <w:rFonts w:hint="eastAsia"/>
            <w:color w:val="000000"/>
            <w:sz w:val="21"/>
            <w:szCs w:val="21"/>
          </w:rPr>
          <w:t>碰撞避免</w:t>
        </w:r>
      </w:ins>
      <w:ins w:id="1767" w:author="运璐 何" w:date="2025-11-18T17:15:00Z">
        <w:r w:rsidR="0064189B">
          <w:rPr>
            <w:rFonts w:hint="eastAsia"/>
            <w:color w:val="000000"/>
            <w:sz w:val="21"/>
            <w:szCs w:val="21"/>
          </w:rPr>
          <w:t>斥力</w:t>
        </w:r>
      </w:ins>
      <w:ins w:id="1768" w:author="运璐 何" w:date="2025-11-18T17:10:00Z">
        <w:r w:rsidR="0064189B" w:rsidRPr="0064189B">
          <w:rPr>
            <w:color w:val="000000"/>
            <w:sz w:val="21"/>
            <w:szCs w:val="21"/>
          </w:rPr>
          <w:t>安全半径设为</w:t>
        </w:r>
        <w:r w:rsidR="0064189B" w:rsidRPr="0064189B">
          <w:rPr>
            <w:color w:val="000000"/>
            <w:sz w:val="21"/>
            <w:szCs w:val="21"/>
          </w:rPr>
          <w:t xml:space="preserve"> </w:t>
        </w:r>
      </w:ins>
      <m:oMath>
        <m:r>
          <w:ins w:id="1769" w:author="运璐 何" w:date="2025-11-18T17:10:00Z">
            <w:rPr>
              <w:rFonts w:ascii="Cambria Math" w:hAnsi="Cambria Math"/>
              <w:color w:val="000000"/>
              <w:sz w:val="21"/>
              <w:szCs w:val="21"/>
            </w:rPr>
            <m:t>s</m:t>
          </w:ins>
        </m:r>
        <m:r>
          <w:ins w:id="1770" w:author="运璐 何" w:date="2025-11-18T17:10:00Z">
            <m:rPr>
              <m:sty m:val="p"/>
            </m:rPr>
            <w:rPr>
              <w:rFonts w:ascii="Cambria Math" w:hAnsi="Cambria Math"/>
              <w:color w:val="000000"/>
              <w:sz w:val="21"/>
              <w:szCs w:val="21"/>
            </w:rPr>
            <m:t>=10 </m:t>
          </w:ins>
        </m:r>
        <m:r>
          <w:ins w:id="1771" w:author="运璐 何" w:date="2025-11-18T17:10:00Z">
            <w:rPr>
              <w:rFonts w:ascii="Cambria Math" w:hAnsi="Cambria Math"/>
              <w:color w:val="000000"/>
              <w:sz w:val="21"/>
              <w:szCs w:val="21"/>
            </w:rPr>
            <m:t>m</m:t>
          </w:ins>
        </m:r>
      </m:oMath>
      <w:ins w:id="1772" w:author="运璐 何" w:date="2025-11-18T17:10:00Z">
        <w:r w:rsidR="0064189B" w:rsidRPr="0064189B">
          <w:rPr>
            <w:color w:val="000000"/>
            <w:sz w:val="21"/>
            <w:szCs w:val="21"/>
          </w:rPr>
          <w:t>，</w:t>
        </w:r>
      </w:ins>
      <w:ins w:id="1773" w:author="运璐 何" w:date="2025-11-18T17:16:00Z">
        <w:r w:rsidR="0064189B">
          <w:rPr>
            <w:rFonts w:hint="eastAsia"/>
            <w:color w:val="000000"/>
            <w:sz w:val="21"/>
            <w:szCs w:val="21"/>
          </w:rPr>
          <w:t>局部规划</w:t>
        </w:r>
      </w:ins>
      <w:ins w:id="1774" w:author="运璐 何" w:date="2025-11-18T17:10:00Z">
        <w:r w:rsidR="0064189B" w:rsidRPr="0064189B">
          <w:rPr>
            <w:color w:val="000000"/>
            <w:sz w:val="21"/>
            <w:szCs w:val="21"/>
          </w:rPr>
          <w:t>步长为</w:t>
        </w:r>
        <w:r w:rsidR="0064189B" w:rsidRPr="0064189B">
          <w:rPr>
            <w:color w:val="000000"/>
            <w:sz w:val="21"/>
            <w:szCs w:val="21"/>
          </w:rPr>
          <w:t xml:space="preserve"> </w:t>
        </w:r>
      </w:ins>
      <m:oMath>
        <m:sSub>
          <m:sSubPr>
            <m:ctrlPr>
              <w:ins w:id="1775" w:author="运璐 何" w:date="2025-11-18T17:10:00Z">
                <w:rPr>
                  <w:rFonts w:ascii="Cambria Math" w:hAnsi="Cambria Math"/>
                  <w:color w:val="000000"/>
                  <w:sz w:val="21"/>
                  <w:szCs w:val="21"/>
                </w:rPr>
              </w:ins>
            </m:ctrlPr>
          </m:sSubPr>
          <m:e>
            <m:r>
              <w:ins w:id="1776" w:author="运璐 何" w:date="2025-11-18T17:10:00Z">
                <w:rPr>
                  <w:rFonts w:ascii="Cambria Math" w:hAnsi="Cambria Math"/>
                  <w:color w:val="000000"/>
                  <w:sz w:val="21"/>
                  <w:szCs w:val="21"/>
                </w:rPr>
                <m:t>d</m:t>
              </w:ins>
            </m:r>
          </m:e>
          <m:sub>
            <m:r>
              <w:ins w:id="1777" w:author="运璐 何" w:date="2025-11-18T17:10:00Z">
                <m:rPr>
                  <m:nor/>
                </m:rPr>
                <w:rPr>
                  <w:color w:val="000000"/>
                  <w:sz w:val="21"/>
                  <w:szCs w:val="21"/>
                </w:rPr>
                <m:t>move</m:t>
              </w:ins>
            </m:r>
          </m:sub>
        </m:sSub>
        <m:r>
          <w:ins w:id="1778" w:author="运璐 何" w:date="2025-11-18T17:10:00Z">
            <m:rPr>
              <m:sty m:val="p"/>
            </m:rPr>
            <w:rPr>
              <w:rFonts w:ascii="Cambria Math" w:hAnsi="Cambria Math"/>
              <w:color w:val="000000"/>
              <w:sz w:val="21"/>
              <w:szCs w:val="21"/>
            </w:rPr>
            <m:t>=5</m:t>
          </w:ins>
        </m:r>
        <m:r>
          <m:rPr>
            <m:sty m:val="p"/>
          </m:rPr>
          <w:rPr>
            <w:rFonts w:ascii="Cambria Math" w:hAnsi="Cambria Math"/>
            <w:color w:val="000000"/>
            <w:sz w:val="21"/>
            <w:szCs w:val="21"/>
          </w:rPr>
          <m:t> </m:t>
        </m:r>
        <m:r>
          <w:ins w:id="1779" w:author="运璐 何" w:date="2025-11-18T17:10:00Z">
            <m:rPr>
              <m:nor/>
            </m:rPr>
            <w:rPr>
              <w:color w:val="000000"/>
              <w:sz w:val="21"/>
              <w:szCs w:val="21"/>
            </w:rPr>
            <m:t>m</m:t>
          </w:ins>
        </m:r>
      </m:oMath>
      <w:ins w:id="1780" w:author="运璐 何" w:date="2025-11-18T17:10:00Z">
        <w:r w:rsidR="0064189B" w:rsidRPr="0064189B">
          <w:rPr>
            <w:color w:val="000000"/>
            <w:sz w:val="21"/>
            <w:szCs w:val="21"/>
          </w:rPr>
          <w:t>，</w:t>
        </w:r>
        <w:r w:rsidR="0064189B" w:rsidRPr="0064189B">
          <w:rPr>
            <w:color w:val="000000"/>
            <w:sz w:val="21"/>
            <w:szCs w:val="21"/>
          </w:rPr>
          <w:t xml:space="preserve">RRT* </w:t>
        </w:r>
      </w:ins>
      <w:ins w:id="1781" w:author="运璐 何" w:date="2025-11-18T17:16:00Z">
        <w:r w:rsidR="0064189B">
          <w:rPr>
            <w:rFonts w:hint="eastAsia"/>
            <w:color w:val="000000"/>
            <w:sz w:val="21"/>
            <w:szCs w:val="21"/>
          </w:rPr>
          <w:t>全局规划</w:t>
        </w:r>
      </w:ins>
      <w:ins w:id="1782" w:author="运璐 何" w:date="2025-11-18T17:10:00Z">
        <w:r w:rsidR="0064189B" w:rsidRPr="0064189B">
          <w:rPr>
            <w:color w:val="000000"/>
            <w:sz w:val="21"/>
            <w:szCs w:val="21"/>
          </w:rPr>
          <w:t>步长为</w:t>
        </w:r>
        <w:r w:rsidR="0064189B" w:rsidRPr="0064189B">
          <w:rPr>
            <w:color w:val="000000"/>
            <w:sz w:val="21"/>
            <w:szCs w:val="21"/>
          </w:rPr>
          <w:t xml:space="preserve"> </w:t>
        </w:r>
      </w:ins>
      <m:oMath>
        <m:sSub>
          <m:sSubPr>
            <m:ctrlPr>
              <w:ins w:id="1783" w:author="运璐 何" w:date="2025-11-18T17:10:00Z">
                <w:rPr>
                  <w:rFonts w:ascii="Cambria Math" w:hAnsi="Cambria Math"/>
                  <w:color w:val="000000"/>
                  <w:sz w:val="21"/>
                  <w:szCs w:val="21"/>
                </w:rPr>
              </w:ins>
            </m:ctrlPr>
          </m:sSubPr>
          <m:e>
            <m:r>
              <w:ins w:id="1784" w:author="运璐 何" w:date="2025-11-18T17:10:00Z">
                <w:rPr>
                  <w:rFonts w:ascii="Cambria Math" w:hAnsi="Cambria Math"/>
                  <w:color w:val="000000"/>
                  <w:sz w:val="21"/>
                  <w:szCs w:val="21"/>
                </w:rPr>
                <m:t>d</m:t>
              </w:ins>
            </m:r>
          </m:e>
          <m:sub>
            <m:r>
              <w:ins w:id="1785" w:author="运璐 何" w:date="2025-11-18T17:10:00Z">
                <m:rPr>
                  <m:nor/>
                </m:rPr>
                <w:rPr>
                  <w:color w:val="000000"/>
                  <w:sz w:val="21"/>
                  <w:szCs w:val="21"/>
                </w:rPr>
                <m:t>step</m:t>
              </w:ins>
            </m:r>
          </m:sub>
        </m:sSub>
        <m:r>
          <w:ins w:id="1786" w:author="运璐 何" w:date="2025-11-18T17:10:00Z">
            <m:rPr>
              <m:sty m:val="p"/>
            </m:rPr>
            <w:rPr>
              <w:rFonts w:ascii="Cambria Math" w:hAnsi="Cambria Math"/>
              <w:color w:val="000000"/>
              <w:sz w:val="21"/>
              <w:szCs w:val="21"/>
            </w:rPr>
            <m:t>=200</m:t>
          </w:ins>
        </m:r>
        <m:r>
          <m:rPr>
            <m:sty m:val="p"/>
          </m:rPr>
          <w:rPr>
            <w:rFonts w:ascii="Cambria Math" w:hAnsi="Cambria Math"/>
            <w:color w:val="000000"/>
            <w:sz w:val="21"/>
            <w:szCs w:val="21"/>
          </w:rPr>
          <m:t> </m:t>
        </m:r>
        <m:r>
          <w:ins w:id="1787" w:author="运璐 何" w:date="2025-11-18T17:10:00Z">
            <m:rPr>
              <m:nor/>
            </m:rPr>
            <w:rPr>
              <w:color w:val="000000"/>
              <w:sz w:val="21"/>
              <w:szCs w:val="21"/>
            </w:rPr>
            <m:t>m</m:t>
          </w:ins>
        </m:r>
      </m:oMath>
      <w:ins w:id="1788" w:author="运璐 何" w:date="2025-11-18T17:10:00Z">
        <w:r w:rsidR="0064189B" w:rsidRPr="0064189B">
          <w:rPr>
            <w:color w:val="000000"/>
            <w:sz w:val="21"/>
            <w:szCs w:val="21"/>
          </w:rPr>
          <w:t>，</w:t>
        </w:r>
      </w:ins>
      <w:ins w:id="1789" w:author="运璐 何" w:date="2025-11-18T17:17:00Z">
        <w:r w:rsidR="0064189B">
          <w:rPr>
            <w:rFonts w:hint="eastAsia"/>
            <w:color w:val="000000"/>
            <w:sz w:val="21"/>
            <w:szCs w:val="21"/>
          </w:rPr>
          <w:t>主要考虑一般</w:t>
        </w:r>
      </w:ins>
      <w:ins w:id="1790" w:author="运璐 何" w:date="2025-11-18T17:18:00Z">
        <w:r w:rsidR="0064189B">
          <w:rPr>
            <w:rFonts w:hint="eastAsia"/>
            <w:color w:val="000000"/>
            <w:sz w:val="21"/>
            <w:szCs w:val="21"/>
          </w:rPr>
          <w:t>的无人机</w:t>
        </w:r>
      </w:ins>
      <w:ins w:id="1791" w:author="运璐 何" w:date="2025-11-18T17:17:00Z">
        <w:r w:rsidR="0064189B">
          <w:rPr>
            <w:rFonts w:hint="eastAsia"/>
            <w:color w:val="000000"/>
            <w:sz w:val="21"/>
            <w:szCs w:val="21"/>
          </w:rPr>
          <w:t>速度</w:t>
        </w:r>
      </w:ins>
      <w:ins w:id="1792" w:author="运璐 何" w:date="2025-11-18T17:18:00Z">
        <w:r w:rsidR="0064189B">
          <w:rPr>
            <w:rFonts w:hint="eastAsia"/>
            <w:color w:val="000000"/>
            <w:sz w:val="21"/>
            <w:szCs w:val="21"/>
          </w:rPr>
          <w:t>以及避免区域性死锁设置</w:t>
        </w:r>
      </w:ins>
      <w:ins w:id="1793" w:author="运璐 何" w:date="2025-11-18T17:10:00Z">
        <w:r w:rsidR="0064189B" w:rsidRPr="0064189B">
          <w:rPr>
            <w:color w:val="000000"/>
            <w:sz w:val="21"/>
            <w:szCs w:val="21"/>
          </w:rPr>
          <w:t>。</w:t>
        </w:r>
      </w:ins>
      <w:ins w:id="1794" w:author="运璐 何" w:date="2025-11-18T17:18:00Z">
        <w:r w:rsidR="0064189B">
          <w:rPr>
            <w:rFonts w:hint="eastAsia"/>
            <w:color w:val="000000"/>
            <w:sz w:val="21"/>
            <w:szCs w:val="21"/>
          </w:rPr>
          <w:t>M</w:t>
        </w:r>
        <w:r w:rsidR="0064189B">
          <w:rPr>
            <w:color w:val="000000"/>
            <w:sz w:val="21"/>
            <w:szCs w:val="21"/>
          </w:rPr>
          <w:t>BST-APF</w:t>
        </w:r>
        <w:r w:rsidR="0064189B">
          <w:rPr>
            <w:rFonts w:hint="eastAsia"/>
            <w:color w:val="000000"/>
            <w:sz w:val="21"/>
            <w:szCs w:val="21"/>
          </w:rPr>
          <w:t>局部规划的</w:t>
        </w:r>
      </w:ins>
      <w:ins w:id="1795" w:author="运璐 何" w:date="2025-11-18T17:10:00Z">
        <w:r w:rsidR="0064189B" w:rsidRPr="0064189B">
          <w:rPr>
            <w:color w:val="000000"/>
            <w:sz w:val="21"/>
            <w:szCs w:val="21"/>
          </w:rPr>
          <w:t>各力项的权重采用</w:t>
        </w:r>
      </w:ins>
      <w:ins w:id="1796" w:author="运璐 何" w:date="2025-11-18T17:19:00Z">
        <w:r w:rsidR="0064189B">
          <w:rPr>
            <w:rFonts w:hint="eastAsia"/>
            <w:color w:val="000000"/>
            <w:sz w:val="21"/>
            <w:szCs w:val="21"/>
          </w:rPr>
          <w:t>优先级</w:t>
        </w:r>
      </w:ins>
      <w:ins w:id="1797" w:author="运璐 何" w:date="2025-11-18T17:10:00Z">
        <w:r w:rsidR="0064189B" w:rsidRPr="0064189B">
          <w:rPr>
            <w:color w:val="000000"/>
            <w:sz w:val="21"/>
            <w:szCs w:val="21"/>
          </w:rPr>
          <w:t>设置，目标引力</w:t>
        </w:r>
        <w:r w:rsidR="0064189B" w:rsidRPr="0064189B">
          <w:rPr>
            <w:color w:val="000000"/>
            <w:sz w:val="21"/>
            <w:szCs w:val="21"/>
          </w:rPr>
          <w:t xml:space="preserve"> </w:t>
        </w:r>
      </w:ins>
      <m:oMath>
        <m:sSub>
          <m:sSubPr>
            <m:ctrlPr>
              <w:ins w:id="1798" w:author="运璐 何" w:date="2025-11-18T17:10:00Z">
                <w:rPr>
                  <w:rFonts w:ascii="Cambria Math" w:hAnsi="Cambria Math"/>
                  <w:color w:val="000000"/>
                  <w:sz w:val="21"/>
                  <w:szCs w:val="21"/>
                </w:rPr>
              </w:ins>
            </m:ctrlPr>
          </m:sSubPr>
          <m:e>
            <m:r>
              <w:ins w:id="1799" w:author="运璐 何" w:date="2025-11-18T17:10:00Z">
                <w:rPr>
                  <w:rFonts w:ascii="Cambria Math" w:hAnsi="Cambria Math"/>
                  <w:color w:val="000000"/>
                  <w:sz w:val="21"/>
                  <w:szCs w:val="21"/>
                </w:rPr>
                <m:t>k</m:t>
              </w:ins>
            </m:r>
          </m:e>
          <m:sub>
            <m:r>
              <w:ins w:id="1800" w:author="运璐 何" w:date="2025-11-18T17:10:00Z">
                <m:rPr>
                  <m:nor/>
                </m:rPr>
                <w:rPr>
                  <w:color w:val="000000"/>
                  <w:sz w:val="21"/>
                  <w:szCs w:val="21"/>
                </w:rPr>
                <m:t>att</m:t>
              </w:ins>
            </m:r>
          </m:sub>
        </m:sSub>
        <m:r>
          <w:ins w:id="1801" w:author="运璐 何" w:date="2025-11-18T17:10:00Z">
            <m:rPr>
              <m:sty m:val="p"/>
            </m:rPr>
            <w:rPr>
              <w:rFonts w:ascii="Cambria Math" w:hAnsi="Cambria Math"/>
              <w:color w:val="000000"/>
              <w:sz w:val="21"/>
              <w:szCs w:val="21"/>
            </w:rPr>
            <m:t>=10</m:t>
          </w:ins>
        </m:r>
      </m:oMath>
      <w:ins w:id="1802" w:author="运璐 何" w:date="2025-11-18T17:10:00Z">
        <w:r w:rsidR="0064189B" w:rsidRPr="0064189B">
          <w:rPr>
            <w:color w:val="000000"/>
            <w:sz w:val="21"/>
            <w:szCs w:val="21"/>
          </w:rPr>
          <w:t>、斥力</w:t>
        </w:r>
        <w:r w:rsidR="0064189B" w:rsidRPr="0064189B">
          <w:rPr>
            <w:color w:val="000000"/>
            <w:sz w:val="21"/>
            <w:szCs w:val="21"/>
          </w:rPr>
          <w:t xml:space="preserve"> </w:t>
        </w:r>
      </w:ins>
      <m:oMath>
        <m:sSub>
          <m:sSubPr>
            <m:ctrlPr>
              <w:ins w:id="1803" w:author="运璐 何" w:date="2025-11-18T17:10:00Z">
                <w:rPr>
                  <w:rFonts w:ascii="Cambria Math" w:hAnsi="Cambria Math"/>
                  <w:color w:val="000000"/>
                  <w:sz w:val="21"/>
                  <w:szCs w:val="21"/>
                </w:rPr>
              </w:ins>
            </m:ctrlPr>
          </m:sSubPr>
          <m:e>
            <m:r>
              <w:ins w:id="1804" w:author="运璐 何" w:date="2025-11-18T17:10:00Z">
                <w:rPr>
                  <w:rFonts w:ascii="Cambria Math" w:hAnsi="Cambria Math"/>
                  <w:color w:val="000000"/>
                  <w:sz w:val="21"/>
                  <w:szCs w:val="21"/>
                </w:rPr>
                <m:t>k</m:t>
              </w:ins>
            </m:r>
          </m:e>
          <m:sub>
            <m:r>
              <w:ins w:id="1805" w:author="运璐 何" w:date="2025-11-18T17:10:00Z">
                <m:rPr>
                  <m:nor/>
                </m:rPr>
                <w:rPr>
                  <w:color w:val="000000"/>
                  <w:sz w:val="21"/>
                  <w:szCs w:val="21"/>
                </w:rPr>
                <m:t>rep</m:t>
              </w:ins>
            </m:r>
          </m:sub>
        </m:sSub>
        <m:r>
          <w:ins w:id="1806" w:author="运璐 何" w:date="2025-11-18T17:10:00Z">
            <m:rPr>
              <m:sty m:val="p"/>
            </m:rPr>
            <w:rPr>
              <w:rFonts w:ascii="Cambria Math" w:hAnsi="Cambria Math"/>
              <w:color w:val="000000"/>
              <w:sz w:val="21"/>
              <w:szCs w:val="21"/>
            </w:rPr>
            <m:t>=1000</m:t>
          </w:ins>
        </m:r>
      </m:oMath>
      <w:ins w:id="1807" w:author="运璐 何" w:date="2025-11-18T17:10:00Z">
        <w:r w:rsidR="0064189B" w:rsidRPr="0064189B">
          <w:rPr>
            <w:color w:val="000000"/>
            <w:sz w:val="21"/>
            <w:szCs w:val="21"/>
          </w:rPr>
          <w:t xml:space="preserve"> </w:t>
        </w:r>
        <w:r w:rsidR="0064189B" w:rsidRPr="0064189B">
          <w:rPr>
            <w:color w:val="000000"/>
            <w:sz w:val="21"/>
            <w:szCs w:val="21"/>
          </w:rPr>
          <w:t>与通信保持力</w:t>
        </w:r>
        <w:r w:rsidR="0064189B" w:rsidRPr="0064189B">
          <w:rPr>
            <w:color w:val="000000"/>
            <w:sz w:val="21"/>
            <w:szCs w:val="21"/>
          </w:rPr>
          <w:t xml:space="preserve"> </w:t>
        </w:r>
      </w:ins>
      <m:oMath>
        <m:sSub>
          <m:sSubPr>
            <m:ctrlPr>
              <w:ins w:id="1808" w:author="运璐 何" w:date="2025-11-18T17:10:00Z">
                <w:rPr>
                  <w:rFonts w:ascii="Cambria Math" w:hAnsi="Cambria Math"/>
                  <w:color w:val="000000"/>
                  <w:sz w:val="21"/>
                  <w:szCs w:val="21"/>
                </w:rPr>
              </w:ins>
            </m:ctrlPr>
          </m:sSubPr>
          <m:e>
            <m:r>
              <w:ins w:id="1809" w:author="运璐 何" w:date="2025-11-18T17:10:00Z">
                <w:rPr>
                  <w:rFonts w:ascii="Cambria Math" w:hAnsi="Cambria Math"/>
                  <w:color w:val="000000"/>
                  <w:sz w:val="21"/>
                  <w:szCs w:val="21"/>
                </w:rPr>
                <m:t>k</m:t>
              </w:ins>
            </m:r>
          </m:e>
          <m:sub>
            <m:r>
              <w:ins w:id="1810" w:author="运璐 何" w:date="2025-11-18T17:10:00Z">
                <m:rPr>
                  <m:nor/>
                </m:rPr>
                <w:rPr>
                  <w:color w:val="000000"/>
                  <w:sz w:val="21"/>
                  <w:szCs w:val="21"/>
                </w:rPr>
                <m:t>coh</m:t>
              </w:ins>
            </m:r>
          </m:sub>
        </m:sSub>
        <m:r>
          <w:ins w:id="1811" w:author="运璐 何" w:date="2025-11-18T17:10:00Z">
            <m:rPr>
              <m:sty m:val="p"/>
            </m:rPr>
            <w:rPr>
              <w:rFonts w:ascii="Cambria Math" w:hAnsi="Cambria Math"/>
              <w:color w:val="000000"/>
              <w:sz w:val="21"/>
              <w:szCs w:val="21"/>
            </w:rPr>
            <m:t>=1</m:t>
          </w:ins>
        </m:r>
      </m:oMath>
      <w:ins w:id="1812" w:author="运璐 何" w:date="2025-11-18T17:10:00Z">
        <w:r w:rsidR="0064189B" w:rsidRPr="0064189B">
          <w:rPr>
            <w:color w:val="000000"/>
            <w:sz w:val="21"/>
            <w:szCs w:val="21"/>
          </w:rPr>
          <w:t>，体现</w:t>
        </w:r>
        <w:r w:rsidR="0064189B" w:rsidRPr="0064189B">
          <w:rPr>
            <w:color w:val="000000"/>
            <w:sz w:val="21"/>
            <w:szCs w:val="21"/>
          </w:rPr>
          <w:t>“</w:t>
        </w:r>
        <w:r w:rsidR="0064189B" w:rsidRPr="0064189B">
          <w:rPr>
            <w:color w:val="000000"/>
            <w:sz w:val="21"/>
            <w:szCs w:val="21"/>
          </w:rPr>
          <w:t>避障优先</w:t>
        </w:r>
        <w:r w:rsidR="0064189B" w:rsidRPr="0064189B">
          <w:rPr>
            <w:color w:val="000000"/>
            <w:sz w:val="21"/>
            <w:szCs w:val="21"/>
          </w:rPr>
          <w:t>”</w:t>
        </w:r>
        <w:r w:rsidR="0064189B" w:rsidRPr="0064189B">
          <w:rPr>
            <w:color w:val="000000"/>
            <w:sz w:val="21"/>
            <w:szCs w:val="21"/>
          </w:rPr>
          <w:t>的通用原则。</w:t>
        </w:r>
      </w:ins>
      <w:ins w:id="1813" w:author="运璐 何" w:date="2025-11-18T17:20:00Z">
        <w:r w:rsidR="0064189B">
          <w:rPr>
            <w:rFonts w:hint="eastAsia"/>
            <w:color w:val="000000"/>
            <w:sz w:val="21"/>
            <w:szCs w:val="21"/>
          </w:rPr>
          <w:t>所有相关</w:t>
        </w:r>
      </w:ins>
      <w:r w:rsidR="006229EB" w:rsidRPr="00A9585A">
        <w:rPr>
          <w:rFonts w:hint="eastAsia"/>
          <w:color w:val="000000"/>
          <w:sz w:val="21"/>
          <w:szCs w:val="21"/>
        </w:rPr>
        <w:t>重要</w:t>
      </w:r>
      <w:r w:rsidRPr="00A9585A">
        <w:rPr>
          <w:rFonts w:hint="eastAsia"/>
          <w:color w:val="000000"/>
          <w:sz w:val="21"/>
          <w:szCs w:val="21"/>
        </w:rPr>
        <w:t>的仿真参数设置如表</w:t>
      </w:r>
      <w:r w:rsidR="006229EB" w:rsidRPr="00A9585A">
        <w:rPr>
          <w:rFonts w:hint="eastAsia"/>
          <w:color w:val="000000"/>
          <w:sz w:val="21"/>
          <w:szCs w:val="21"/>
        </w:rPr>
        <w:t>1</w:t>
      </w:r>
      <w:r w:rsidRPr="00A9585A">
        <w:rPr>
          <w:rFonts w:hint="eastAsia"/>
          <w:color w:val="000000"/>
          <w:sz w:val="21"/>
          <w:szCs w:val="21"/>
        </w:rPr>
        <w:t>所示：</w:t>
      </w:r>
      <w:commentRangeEnd w:id="1674"/>
      <w:r w:rsidR="00386CBF" w:rsidRPr="00064C76">
        <w:rPr>
          <w:color w:val="000000"/>
        </w:rPr>
        <w:commentReference w:id="1674"/>
      </w:r>
      <w:commentRangeEnd w:id="1675"/>
      <w:r w:rsidR="00996611" w:rsidRPr="00064C76">
        <w:rPr>
          <w:color w:val="000000"/>
        </w:rPr>
        <w:commentReference w:id="1675"/>
      </w:r>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47A70A5E" w:rsidR="005E66CE" w:rsidRPr="00A9585A" w:rsidRDefault="003D4ACB">
            <w:pPr>
              <w:pStyle w:val="a1"/>
              <w:spacing w:line="360" w:lineRule="auto"/>
              <w:ind w:firstLineChars="147" w:firstLine="309"/>
              <w:jc w:val="center"/>
              <w:rPr>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84022A" w:rsidRPr="00A9585A" w14:paraId="1C45885A" w14:textId="77777777" w:rsidTr="00775099">
        <w:trPr>
          <w:jc w:val="center"/>
          <w:ins w:id="1814" w:author="运璐 何" w:date="2025-11-23T11:25:00Z"/>
        </w:trPr>
        <w:tc>
          <w:tcPr>
            <w:tcW w:w="2137" w:type="dxa"/>
          </w:tcPr>
          <w:p w14:paraId="5D3CBD8F" w14:textId="3D370DD8" w:rsidR="0084022A" w:rsidRPr="00A9585A" w:rsidRDefault="0084022A" w:rsidP="003D4ACB">
            <w:pPr>
              <w:pStyle w:val="a1"/>
              <w:spacing w:line="360" w:lineRule="auto"/>
              <w:ind w:firstLineChars="98" w:firstLine="206"/>
              <w:jc w:val="center"/>
              <w:rPr>
                <w:ins w:id="1815" w:author="运璐 何" w:date="2025-11-23T11:25:00Z"/>
                <w:rFonts w:hint="eastAsia"/>
                <w:szCs w:val="21"/>
              </w:rPr>
            </w:pPr>
            <w:ins w:id="1816" w:author="运璐 何" w:date="2025-11-23T11:25:00Z">
              <w:r>
                <w:rPr>
                  <w:rFonts w:hint="eastAsia"/>
                  <w:szCs w:val="21"/>
                </w:rPr>
                <w:t>无人机功率</w:t>
              </w:r>
            </w:ins>
          </w:p>
        </w:tc>
        <w:tc>
          <w:tcPr>
            <w:tcW w:w="2683" w:type="dxa"/>
          </w:tcPr>
          <w:p w14:paraId="7E40F009" w14:textId="7E18525D" w:rsidR="0084022A" w:rsidRDefault="0084022A" w:rsidP="003D4ACB">
            <w:pPr>
              <w:pStyle w:val="a1"/>
              <w:spacing w:line="360" w:lineRule="auto"/>
              <w:ind w:firstLineChars="147" w:firstLine="309"/>
              <w:jc w:val="center"/>
              <w:rPr>
                <w:ins w:id="1817" w:author="运璐 何" w:date="2025-11-23T11:25:00Z"/>
                <w:szCs w:val="21"/>
              </w:rPr>
            </w:pPr>
            <m:oMath>
              <m:sSub>
                <m:sSubPr>
                  <m:ctrlPr>
                    <w:ins w:id="1818" w:author="运璐 何" w:date="2025-11-23T11:25:00Z">
                      <w:rPr>
                        <w:rFonts w:ascii="Cambria Math" w:hAnsi="Cambria Math"/>
                        <w:i/>
                        <w:color w:val="000000"/>
                        <w:szCs w:val="21"/>
                      </w:rPr>
                    </w:ins>
                  </m:ctrlPr>
                </m:sSubPr>
                <m:e>
                  <m:r>
                    <w:ins w:id="1819" w:author="运璐 何" w:date="2025-11-23T11:25:00Z">
                      <w:rPr>
                        <w:rFonts w:ascii="Cambria Math" w:hAnsi="Cambria Math"/>
                        <w:color w:val="000000"/>
                        <w:szCs w:val="21"/>
                      </w:rPr>
                      <m:t>P</m:t>
                    </w:ins>
                  </m:r>
                </m:e>
                <m:sub>
                  <m:r>
                    <w:ins w:id="1820" w:author="运璐 何" w:date="2025-11-23T11:25:00Z">
                      <w:rPr>
                        <w:rFonts w:ascii="Cambria Math" w:hAnsi="Cambria Math" w:hint="eastAsia"/>
                        <w:color w:val="000000"/>
                        <w:szCs w:val="21"/>
                      </w:rPr>
                      <m:t>i</m:t>
                    </w:ins>
                  </m:r>
                </m:sub>
              </m:sSub>
              <m:r>
                <w:ins w:id="1821" w:author="运璐 何" w:date="2025-11-23T11:25:00Z">
                  <w:rPr>
                    <w:rFonts w:ascii="Cambria Math" w:hAnsi="Cambria Math"/>
                    <w:color w:val="000000"/>
                    <w:szCs w:val="21"/>
                  </w:rPr>
                  <m:t>=25</m:t>
                </w:ins>
              </m:r>
              <m:r>
                <w:ins w:id="1822" w:author="运璐 何" w:date="2025-11-23T11:25:00Z">
                  <w:rPr>
                    <w:rFonts w:ascii="Cambria Math" w:hAnsi="Cambria Math" w:hint="eastAsia"/>
                    <w:color w:val="000000"/>
                    <w:szCs w:val="21"/>
                  </w:rPr>
                  <m:t>d</m:t>
                </w:ins>
              </m:r>
              <m:r>
                <w:ins w:id="1823" w:author="运璐 何" w:date="2025-11-23T11:25:00Z">
                  <w:rPr>
                    <w:rFonts w:ascii="Cambria Math" w:hAnsi="Cambria Math"/>
                    <w:color w:val="000000"/>
                    <w:szCs w:val="21"/>
                  </w:rPr>
                  <m:t>B</m:t>
                </w:ins>
              </m:r>
            </m:oMath>
            <w:ins w:id="1824" w:author="运璐 何" w:date="2025-11-23T11:25:00Z">
              <w:r w:rsidRPr="00B102B5">
                <w:rPr>
                  <w:rFonts w:hint="eastAsia"/>
                  <w:i/>
                  <w:color w:val="000000"/>
                  <w:szCs w:val="21"/>
                </w:rPr>
                <w:t>m</w:t>
              </w:r>
            </w:ins>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commentRangeStart w:id="1825"/>
            <w:commentRangeStart w:id="1826"/>
            <w:r w:rsidRPr="00A9585A">
              <w:rPr>
                <w:color w:val="000000"/>
                <w:szCs w:val="21"/>
              </w:rPr>
              <w:t>干扰源功率</w:t>
            </w:r>
            <w:commentRangeEnd w:id="1825"/>
            <w:r w:rsidR="00BE5427">
              <w:rPr>
                <w:rStyle w:val="ac"/>
              </w:rPr>
              <w:commentReference w:id="1825"/>
            </w:r>
            <w:commentRangeEnd w:id="1826"/>
            <w:r w:rsidR="00996611">
              <w:rPr>
                <w:rStyle w:val="ac"/>
              </w:rPr>
              <w:commentReference w:id="1826"/>
            </w:r>
          </w:p>
        </w:tc>
        <w:tc>
          <w:tcPr>
            <w:tcW w:w="2683" w:type="dxa"/>
          </w:tcPr>
          <w:p w14:paraId="470C37E0" w14:textId="64E6685C" w:rsidR="003D4ACB" w:rsidRPr="00A9585A" w:rsidRDefault="00A967F5"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568689FE" w:rsidR="003D4ACB" w:rsidRPr="00A9585A" w:rsidRDefault="009B7D45" w:rsidP="003D4ACB">
            <w:pPr>
              <w:pStyle w:val="a1"/>
              <w:spacing w:line="360" w:lineRule="auto"/>
              <w:ind w:firstLineChars="98" w:firstLine="206"/>
              <w:jc w:val="center"/>
              <w:rPr>
                <w:szCs w:val="21"/>
              </w:rPr>
            </w:pPr>
            <w:ins w:id="1827" w:author="运璐 何" w:date="2025-11-23T11:26:00Z">
              <w:r>
                <w:rPr>
                  <w:rFonts w:hint="eastAsia"/>
                  <w:color w:val="000000"/>
                  <w:szCs w:val="21"/>
                </w:rPr>
                <w:t>单个</w:t>
              </w:r>
            </w:ins>
            <w:r w:rsidR="003D4ACB"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0E4C4AA6" w14:textId="77777777" w:rsidTr="00775099">
        <w:trPr>
          <w:jc w:val="center"/>
        </w:trPr>
        <w:tc>
          <w:tcPr>
            <w:tcW w:w="2137" w:type="dxa"/>
          </w:tcPr>
          <w:p w14:paraId="729AF022" w14:textId="46F343BA" w:rsidR="003D4ACB" w:rsidRPr="00A9585A" w:rsidRDefault="003D4ACB" w:rsidP="003D4ACB">
            <w:pPr>
              <w:pStyle w:val="a1"/>
              <w:spacing w:line="360" w:lineRule="auto"/>
              <w:ind w:firstLineChars="98" w:firstLine="206"/>
              <w:jc w:val="center"/>
              <w:rPr>
                <w:szCs w:val="21"/>
              </w:rPr>
            </w:pPr>
            <w:r w:rsidRPr="00A9585A">
              <w:rPr>
                <w:color w:val="000000"/>
                <w:szCs w:val="21"/>
              </w:rPr>
              <w:t>SINR</w:t>
            </w:r>
            <w:r w:rsidRPr="00A9585A">
              <w:rPr>
                <w:color w:val="000000"/>
                <w:szCs w:val="21"/>
              </w:rPr>
              <w:t>门限</w:t>
            </w:r>
          </w:p>
        </w:tc>
        <w:tc>
          <w:tcPr>
            <w:tcW w:w="2683" w:type="dxa"/>
          </w:tcPr>
          <w:p w14:paraId="3CFB4329" w14:textId="4E12E6AA" w:rsidR="003D4ACB" w:rsidRPr="00A9585A" w:rsidRDefault="00A967F5"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A967F5"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08FC4E15"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RRT*</w:t>
            </w:r>
            <w:del w:id="1828" w:author="运璐 何" w:date="2025-11-18T17:32:00Z">
              <w:r w:rsidRPr="00A9585A" w:rsidDel="007F083D">
                <w:rPr>
                  <w:color w:val="000000"/>
                  <w:szCs w:val="21"/>
                </w:rPr>
                <w:delText xml:space="preserve"> </w:delText>
              </w:r>
            </w:del>
            <w:r w:rsidRPr="00A9585A">
              <w:rPr>
                <w:color w:val="000000"/>
                <w:szCs w:val="21"/>
              </w:rPr>
              <w:t>步长</w:t>
            </w:r>
          </w:p>
        </w:tc>
        <w:tc>
          <w:tcPr>
            <w:tcW w:w="2683" w:type="dxa"/>
          </w:tcPr>
          <w:p w14:paraId="1E7EE244" w14:textId="5BF51BB0" w:rsidR="0058032F" w:rsidRPr="00A9585A" w:rsidRDefault="00A967F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58032F" w:rsidRPr="00A9585A" w14:paraId="5B3D285D" w14:textId="77777777" w:rsidTr="00775099">
        <w:trPr>
          <w:jc w:val="center"/>
        </w:trPr>
        <w:tc>
          <w:tcPr>
            <w:tcW w:w="2137" w:type="dxa"/>
          </w:tcPr>
          <w:p w14:paraId="205D7368" w14:textId="6B405942"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下门限</w:t>
            </w:r>
            <w:r w:rsidR="007F083D">
              <w:rPr>
                <w:rFonts w:hint="eastAsia"/>
                <w:color w:val="000000"/>
                <w:szCs w:val="21"/>
              </w:rPr>
              <w:t>系数</w:t>
            </w:r>
          </w:p>
        </w:tc>
        <w:tc>
          <w:tcPr>
            <w:tcW w:w="2683" w:type="dxa"/>
          </w:tcPr>
          <w:p w14:paraId="3C210EAF" w14:textId="3A22A573" w:rsidR="0058032F" w:rsidRPr="00A9585A" w:rsidRDefault="00A967F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L</m:t>
                    </m:r>
                  </m:sub>
                </m:sSub>
                <m:r>
                  <w:rPr>
                    <w:rFonts w:ascii="Cambria Math" w:hAnsi="Cambria Math"/>
                    <w:color w:val="000000"/>
                    <w:szCs w:val="21"/>
                  </w:rPr>
                  <m:t>=</m:t>
                </m:r>
                <m:r>
                  <w:ins w:id="1829" w:author="运璐 何" w:date="2025-11-18T17:32:00Z">
                    <w:rPr>
                      <w:rFonts w:ascii="Cambria Math" w:hAnsi="Cambria Math"/>
                      <w:color w:val="000000"/>
                      <w:szCs w:val="21"/>
                    </w:rPr>
                    <m:t xml:space="preserve"> 1.0</m:t>
                  </w:ins>
                </m:r>
              </m:oMath>
            </m:oMathPara>
          </w:p>
        </w:tc>
      </w:tr>
      <w:tr w:rsidR="0058032F" w:rsidRPr="00A9585A" w14:paraId="59D97B72" w14:textId="77777777" w:rsidTr="00775099">
        <w:trPr>
          <w:jc w:val="center"/>
        </w:trPr>
        <w:tc>
          <w:tcPr>
            <w:tcW w:w="2137" w:type="dxa"/>
          </w:tcPr>
          <w:p w14:paraId="52EB77D5" w14:textId="1EAD239A"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上门限</w:t>
            </w:r>
            <w:r w:rsidR="007F083D">
              <w:rPr>
                <w:rFonts w:hint="eastAsia"/>
                <w:color w:val="000000"/>
                <w:szCs w:val="21"/>
              </w:rPr>
              <w:t>系数</w:t>
            </w:r>
          </w:p>
        </w:tc>
        <w:tc>
          <w:tcPr>
            <w:tcW w:w="2683" w:type="dxa"/>
          </w:tcPr>
          <w:p w14:paraId="2E60FD13" w14:textId="5E320C3C" w:rsidR="0058032F" w:rsidRPr="00A9585A" w:rsidRDefault="00A967F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α</m:t>
                    </m:r>
                  </m:e>
                  <m:sub>
                    <m:r>
                      <w:rPr>
                        <w:rFonts w:ascii="Cambria Math" w:hAnsi="Cambria Math"/>
                        <w:color w:val="000000"/>
                        <w:szCs w:val="21"/>
                      </w:rPr>
                      <m:t>U</m:t>
                    </m:r>
                  </m:sub>
                </m:sSub>
                <m:r>
                  <w:rPr>
                    <w:rFonts w:ascii="Cambria Math" w:hAnsi="Cambria Math"/>
                    <w:color w:val="000000"/>
                    <w:szCs w:val="21"/>
                  </w:rPr>
                  <m:t>=</m:t>
                </m:r>
                <m:r>
                  <w:ins w:id="1830" w:author="运璐 何" w:date="2025-11-18T17:33:00Z">
                    <w:rPr>
                      <w:rFonts w:ascii="Cambria Math" w:hAnsi="Cambria Math"/>
                      <w:color w:val="000000"/>
                      <w:szCs w:val="21"/>
                    </w:rPr>
                    <m:t>1.0</m:t>
                  </w:ins>
                </m:r>
              </m:oMath>
            </m:oMathPara>
          </w:p>
        </w:tc>
      </w:tr>
      <w:tr w:rsidR="0058032F" w:rsidRPr="00A9585A" w14:paraId="70B82C33" w14:textId="77777777" w:rsidTr="00775099">
        <w:trPr>
          <w:jc w:val="center"/>
        </w:trPr>
        <w:tc>
          <w:tcPr>
            <w:tcW w:w="2137" w:type="dxa"/>
          </w:tcPr>
          <w:p w14:paraId="3DC1D60F" w14:textId="5B853D66"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引力系数</w:t>
            </w:r>
          </w:p>
        </w:tc>
        <w:tc>
          <w:tcPr>
            <w:tcW w:w="2683" w:type="dxa"/>
          </w:tcPr>
          <w:p w14:paraId="503DDF9B" w14:textId="4A02CEE4" w:rsidR="0058032F" w:rsidRPr="00A9585A" w:rsidRDefault="00A967F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rsidRPr="00A9585A" w14:paraId="5E6773F2" w14:textId="77777777" w:rsidTr="00775099">
        <w:trPr>
          <w:jc w:val="center"/>
        </w:trPr>
        <w:tc>
          <w:tcPr>
            <w:tcW w:w="2137" w:type="dxa"/>
          </w:tcPr>
          <w:p w14:paraId="049C60AC" w14:textId="6AE850B4"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lastRenderedPageBreak/>
              <w:t>斥力系数</w:t>
            </w:r>
          </w:p>
        </w:tc>
        <w:tc>
          <w:tcPr>
            <w:tcW w:w="2683" w:type="dxa"/>
          </w:tcPr>
          <w:p w14:paraId="7E3550BE" w14:textId="72A892F5" w:rsidR="0058032F" w:rsidRPr="00A9585A" w:rsidRDefault="00A967F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rsidRPr="00A9585A" w14:paraId="5BC6F9A0" w14:textId="77777777" w:rsidTr="00775099">
        <w:trPr>
          <w:jc w:val="center"/>
        </w:trPr>
        <w:tc>
          <w:tcPr>
            <w:tcW w:w="2137" w:type="dxa"/>
          </w:tcPr>
          <w:p w14:paraId="281BCBB5" w14:textId="2A28F2E4" w:rsidR="0058032F" w:rsidRPr="00A9585A" w:rsidRDefault="00862D7D" w:rsidP="0058032F">
            <w:pPr>
              <w:pStyle w:val="a1"/>
              <w:spacing w:line="360" w:lineRule="auto"/>
              <w:ind w:firstLineChars="98" w:firstLine="206"/>
              <w:jc w:val="center"/>
              <w:rPr>
                <w:color w:val="000000"/>
                <w:szCs w:val="21"/>
              </w:rPr>
            </w:pPr>
            <w:r w:rsidRPr="00A9585A">
              <w:rPr>
                <w:rFonts w:hint="eastAsia"/>
                <w:color w:val="000000"/>
                <w:szCs w:val="21"/>
              </w:rPr>
              <w:t>通信保持</w:t>
            </w:r>
            <w:r w:rsidR="0058032F" w:rsidRPr="00A9585A">
              <w:rPr>
                <w:color w:val="000000"/>
                <w:szCs w:val="21"/>
              </w:rPr>
              <w:t>力系数</w:t>
            </w:r>
          </w:p>
        </w:tc>
        <w:tc>
          <w:tcPr>
            <w:tcW w:w="2683" w:type="dxa"/>
          </w:tcPr>
          <w:p w14:paraId="4D62A0FD" w14:textId="554A145F" w:rsidR="0058032F" w:rsidRPr="00A9585A" w:rsidRDefault="00A967F5"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m:t>
                </m:r>
                <m:r>
                  <w:del w:id="1831" w:author="运璐 何" w:date="2025-11-23T11:26:00Z">
                    <w:rPr>
                      <w:rFonts w:ascii="Cambria Math" w:hAnsi="Cambria Math"/>
                      <w:color w:val="000000"/>
                      <w:szCs w:val="21"/>
                    </w:rPr>
                    <m:t>.0</m:t>
                  </w:del>
                </m:r>
              </m:oMath>
            </m:oMathPara>
          </w:p>
        </w:tc>
      </w:tr>
      <w:tr w:rsidR="00862D7D" w:rsidRPr="00A9585A" w14:paraId="4022D968" w14:textId="77777777" w:rsidTr="00775099">
        <w:trPr>
          <w:jc w:val="center"/>
        </w:trPr>
        <w:tc>
          <w:tcPr>
            <w:tcW w:w="2137" w:type="dxa"/>
          </w:tcPr>
          <w:p w14:paraId="53A6699D" w14:textId="45917924" w:rsidR="00862D7D" w:rsidRPr="00A9585A" w:rsidRDefault="007F083D" w:rsidP="00862D7D">
            <w:pPr>
              <w:pStyle w:val="a1"/>
              <w:spacing w:line="360" w:lineRule="auto"/>
              <w:ind w:firstLineChars="98" w:firstLine="206"/>
              <w:jc w:val="center"/>
              <w:rPr>
                <w:color w:val="000000"/>
                <w:szCs w:val="21"/>
              </w:rPr>
            </w:pPr>
            <w:ins w:id="1832" w:author="运璐 何" w:date="2025-11-18T17:34:00Z">
              <w:r>
                <w:rPr>
                  <w:rFonts w:hint="eastAsia"/>
                  <w:color w:val="000000"/>
                  <w:szCs w:val="21"/>
                </w:rPr>
                <w:t>局部规划</w:t>
              </w:r>
            </w:ins>
            <w:r w:rsidR="00862D7D" w:rsidRPr="00A9585A">
              <w:rPr>
                <w:color w:val="000000"/>
                <w:szCs w:val="21"/>
              </w:rPr>
              <w:t>步长</w:t>
            </w:r>
          </w:p>
        </w:tc>
        <w:tc>
          <w:tcPr>
            <w:tcW w:w="2683" w:type="dxa"/>
          </w:tcPr>
          <w:p w14:paraId="322E9550" w14:textId="1C05E96B" w:rsidR="00862D7D" w:rsidRPr="00A9585A" w:rsidRDefault="00A967F5" w:rsidP="00862D7D">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862D7D" w:rsidRPr="00A9585A" w14:paraId="5B68760F" w14:textId="77777777" w:rsidTr="00775099">
        <w:trPr>
          <w:jc w:val="center"/>
        </w:trPr>
        <w:tc>
          <w:tcPr>
            <w:tcW w:w="2137" w:type="dxa"/>
          </w:tcPr>
          <w:p w14:paraId="2D335D37" w14:textId="064E707B"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67B8F8BA" w:rsidR="00862D7D" w:rsidRPr="00A9585A" w:rsidRDefault="00862D7D" w:rsidP="00862D7D">
            <w:pPr>
              <w:pStyle w:val="a1"/>
              <w:spacing w:line="360" w:lineRule="auto"/>
              <w:ind w:firstLineChars="147" w:firstLine="309"/>
              <w:jc w:val="center"/>
              <w:rPr>
                <w:color w:val="000000"/>
                <w:szCs w:val="21"/>
              </w:rPr>
            </w:pPr>
            <m:oMathPara>
              <m:oMath>
                <m:r>
                  <w:rPr>
                    <w:rFonts w:ascii="Cambria Math" w:hAnsi="Cambria Math"/>
                    <w:color w:val="000000"/>
                    <w:szCs w:val="21"/>
                  </w:rPr>
                  <m:t>sr = 10m</m:t>
                </m:r>
              </m:oMath>
            </m:oMathPara>
          </w:p>
        </w:tc>
      </w:tr>
      <w:tr w:rsidR="00862D7D" w:rsidRPr="00A9585A" w14:paraId="72936742" w14:textId="77777777" w:rsidTr="00775099">
        <w:trPr>
          <w:jc w:val="center"/>
        </w:trPr>
        <w:tc>
          <w:tcPr>
            <w:tcW w:w="2137" w:type="dxa"/>
          </w:tcPr>
          <w:p w14:paraId="06C0E0C0" w14:textId="78E144EC" w:rsidR="00862D7D" w:rsidRPr="00A9585A" w:rsidRDefault="006229EB" w:rsidP="006229EB">
            <w:pPr>
              <w:pStyle w:val="a1"/>
              <w:spacing w:line="360" w:lineRule="auto"/>
              <w:ind w:firstLine="0"/>
              <w:jc w:val="center"/>
              <w:rPr>
                <w:color w:val="000000"/>
                <w:szCs w:val="21"/>
              </w:rPr>
            </w:pPr>
            <w:commentRangeStart w:id="1833"/>
            <w:commentRangeStart w:id="1834"/>
            <w:r w:rsidRPr="00A9585A">
              <w:rPr>
                <w:color w:val="000000"/>
                <w:szCs w:val="21"/>
              </w:rPr>
              <w:t>干扰半径</w:t>
            </w:r>
            <w:commentRangeEnd w:id="1833"/>
            <w:r w:rsidR="0072536F">
              <w:rPr>
                <w:rStyle w:val="ac"/>
              </w:rPr>
              <w:commentReference w:id="1833"/>
            </w:r>
            <w:commentRangeEnd w:id="1834"/>
            <w:r w:rsidR="00996611">
              <w:rPr>
                <w:rStyle w:val="ac"/>
              </w:rPr>
              <w:commentReference w:id="1834"/>
            </w:r>
          </w:p>
        </w:tc>
        <w:tc>
          <w:tcPr>
            <w:tcW w:w="2683" w:type="dxa"/>
          </w:tcPr>
          <w:p w14:paraId="307AD03C" w14:textId="1315600A" w:rsidR="00862D7D" w:rsidRPr="00A9585A" w:rsidRDefault="00A967F5" w:rsidP="006229EB">
            <w:pPr>
              <w:pStyle w:val="a1"/>
              <w:spacing w:line="360" w:lineRule="auto"/>
              <w:ind w:firstLine="0"/>
              <w:rPr>
                <w:color w:val="000000"/>
                <w:szCs w:val="21"/>
              </w:rPr>
            </w:pPr>
            <m:oMathPara>
              <m:oMath>
                <m:sSub>
                  <m:sSubPr>
                    <m:ctrlPr>
                      <w:rPr>
                        <w:rFonts w:ascii="Cambria Math" w:hAnsi="Cambria Math"/>
                        <w:i/>
                        <w:color w:val="000000"/>
                        <w:szCs w:val="21"/>
                      </w:rPr>
                    </m:ctrlPr>
                  </m:sSubPr>
                  <m:e>
                    <m:r>
                      <w:ins w:id="1835" w:author="运璐 何" w:date="2025-11-18T17:34:00Z">
                        <w:rPr>
                          <w:rFonts w:ascii="Cambria Math" w:hAnsi="Cambria Math"/>
                          <w:color w:val="000000"/>
                          <w:szCs w:val="21"/>
                        </w:rPr>
                        <m:t>J</m:t>
                      </w:ins>
                    </m:r>
                  </m:e>
                  <m:sub>
                    <m:r>
                      <w:ins w:id="1836" w:author="运璐 何" w:date="2025-11-18T17:34:00Z">
                        <w:rPr>
                          <w:rFonts w:ascii="Cambria Math" w:hAnsi="Cambria Math" w:hint="eastAsia"/>
                          <w:color w:val="000000"/>
                          <w:szCs w:val="21"/>
                        </w:rPr>
                        <m:t>r</m:t>
                      </w:ins>
                    </m:r>
                  </m:sub>
                </m:sSub>
                <m:r>
                  <w:rPr>
                    <w:rFonts w:ascii="Cambria Math" w:hAnsi="Cambria Math"/>
                    <w:color w:val="000000"/>
                    <w:szCs w:val="21"/>
                  </w:rPr>
                  <m:t>=50m-200m</m:t>
                </m:r>
              </m:oMath>
            </m:oMathPara>
          </w:p>
        </w:tc>
      </w:tr>
    </w:tbl>
    <w:p w14:paraId="566DA8A1" w14:textId="422D0633" w:rsidR="00AC7C8B" w:rsidRPr="00404BF5" w:rsidRDefault="00AC7C8B" w:rsidP="00234ACA">
      <w:pPr>
        <w:spacing w:line="360" w:lineRule="auto"/>
        <w:outlineLvl w:val="1"/>
        <w:rPr>
          <w:b/>
          <w:sz w:val="21"/>
          <w:szCs w:val="21"/>
        </w:rPr>
      </w:pPr>
      <w:r>
        <w:rPr>
          <w:b/>
          <w:sz w:val="21"/>
          <w:szCs w:val="21"/>
        </w:rPr>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评价指标</w:t>
      </w:r>
    </w:p>
    <w:p w14:paraId="2F90272E" w14:textId="02E9000C" w:rsidR="00172A5F" w:rsidRDefault="00172A5F" w:rsidP="00914007">
      <w:pPr>
        <w:spacing w:line="360" w:lineRule="auto"/>
        <w:ind w:firstLineChars="196" w:firstLine="412"/>
        <w:rPr>
          <w:ins w:id="1837" w:author="运璐 何" w:date="2025-11-22T16:52:00Z"/>
          <w:color w:val="000000"/>
          <w:sz w:val="21"/>
          <w:szCs w:val="21"/>
        </w:rPr>
      </w:pPr>
      <w:r w:rsidRPr="00A9585A">
        <w:rPr>
          <w:color w:val="000000"/>
          <w:sz w:val="21"/>
          <w:szCs w:val="21"/>
        </w:rPr>
        <w:t>为了定量评价算法的性能，本文采用代数连通率与</w:t>
      </w:r>
      <w:commentRangeStart w:id="1838"/>
      <w:commentRangeStart w:id="1839"/>
      <w:del w:id="1840" w:author="运璐 何" w:date="2025-11-13T15:07:00Z">
        <w:r w:rsidR="00A36F48" w:rsidDel="00ED4D48">
          <w:rPr>
            <w:rFonts w:hint="eastAsia"/>
            <w:color w:val="000000"/>
            <w:sz w:val="21"/>
            <w:szCs w:val="21"/>
          </w:rPr>
          <w:delText>平均规划步长</w:delText>
        </w:r>
      </w:del>
      <w:commentRangeEnd w:id="1838"/>
      <w:commentRangeEnd w:id="1839"/>
      <w:ins w:id="1841" w:author="运璐 何" w:date="2025-11-13T15:07:00Z">
        <w:r w:rsidR="00ED4D48">
          <w:rPr>
            <w:rFonts w:hint="eastAsia"/>
            <w:color w:val="000000"/>
            <w:sz w:val="21"/>
            <w:szCs w:val="21"/>
          </w:rPr>
          <w:t>平均</w:t>
        </w:r>
      </w:ins>
      <w:ins w:id="1842" w:author="运璐 何" w:date="2025-11-13T15:10:00Z">
        <w:r w:rsidR="00ED4D48">
          <w:rPr>
            <w:rFonts w:hint="eastAsia"/>
            <w:color w:val="000000"/>
            <w:sz w:val="21"/>
            <w:szCs w:val="21"/>
          </w:rPr>
          <w:t>到达</w:t>
        </w:r>
      </w:ins>
      <w:ins w:id="1843" w:author="运璐 何" w:date="2025-11-13T15:07:00Z">
        <w:r w:rsidR="00ED4D48">
          <w:rPr>
            <w:rFonts w:hint="eastAsia"/>
            <w:color w:val="000000"/>
            <w:sz w:val="21"/>
            <w:szCs w:val="21"/>
          </w:rPr>
          <w:t>步数</w:t>
        </w:r>
      </w:ins>
      <w:r w:rsidR="006F2213">
        <w:rPr>
          <w:rStyle w:val="ac"/>
        </w:rPr>
        <w:commentReference w:id="1838"/>
      </w:r>
      <w:r w:rsidR="00ED4D48">
        <w:rPr>
          <w:rStyle w:val="ac"/>
        </w:rPr>
        <w:commentReference w:id="1839"/>
      </w:r>
      <w:r w:rsidRPr="00A9585A">
        <w:rPr>
          <w:color w:val="000000"/>
          <w:sz w:val="21"/>
          <w:szCs w:val="21"/>
        </w:rPr>
        <w:t>作为主要指标。代数连通率用于衡量算法在整个执行过程中保持通信连通性的稳定性，其定义为算法执行过程中代数连通度大于零的步数占总步数的比例。</w:t>
      </w:r>
      <w:ins w:id="1844" w:author="运璐 何" w:date="2025-11-22T16:54:00Z">
        <w:r w:rsidR="000E4484" w:rsidRPr="00BE4C7F">
          <w:rPr>
            <w:rFonts w:hint="eastAsia"/>
            <w:color w:val="000000"/>
            <w:sz w:val="21"/>
            <w:szCs w:val="21"/>
          </w:rPr>
          <w:t>代数连通度</w:t>
        </w:r>
      </w:ins>
      <w:ins w:id="1845" w:author="运璐 何" w:date="2025-11-22T16:57:00Z">
        <w:r w:rsidR="000E4484">
          <w:rPr>
            <w:rFonts w:hint="eastAsia"/>
            <w:color w:val="000000"/>
            <w:sz w:val="21"/>
            <w:szCs w:val="21"/>
          </w:rPr>
          <w:t>是指</w:t>
        </w:r>
      </w:ins>
      <w:ins w:id="1846" w:author="运璐 何" w:date="2025-11-22T16:58:00Z">
        <w:r w:rsidR="000E4484">
          <w:rPr>
            <w:rFonts w:hint="eastAsia"/>
            <w:color w:val="000000"/>
            <w:sz w:val="21"/>
            <w:szCs w:val="21"/>
          </w:rPr>
          <w:t>第三节计算</w:t>
        </w:r>
      </w:ins>
      <w:ins w:id="1847" w:author="运璐 何" w:date="2025-11-22T16:59:00Z">
        <w:r w:rsidR="000E4484">
          <w:rPr>
            <w:rFonts w:hint="eastAsia"/>
            <w:color w:val="000000"/>
            <w:sz w:val="21"/>
            <w:szCs w:val="21"/>
          </w:rPr>
          <w:t>出的</w:t>
        </w:r>
      </w:ins>
      <m:oMath>
        <m:r>
          <w:ins w:id="1848" w:author="运璐 何" w:date="2025-11-22T16:58:00Z">
            <w:rPr>
              <w:rFonts w:ascii="Cambria Math" w:hAnsi="Cambria Math" w:hint="eastAsia"/>
              <w:color w:val="000000"/>
              <w:sz w:val="21"/>
              <w:szCs w:val="21"/>
            </w:rPr>
            <m:t>M</m:t>
          </w:ins>
        </m:r>
        <m:r>
          <w:ins w:id="1849" w:author="运璐 何" w:date="2025-11-22T16:58:00Z">
            <w:rPr>
              <w:rFonts w:ascii="Cambria Math" w:hAnsi="Cambria Math"/>
              <w:color w:val="000000"/>
              <w:sz w:val="21"/>
              <w:szCs w:val="21"/>
            </w:rPr>
            <m:t>BST(</m:t>
          </w:ins>
        </m:r>
        <m:r>
          <w:ins w:id="1850" w:author="运璐 何" w:date="2025-11-22T16:58:00Z">
            <w:rPr>
              <w:rFonts w:ascii="Cambria Math" w:hAnsi="Cambria Math" w:hint="eastAsia"/>
              <w:color w:val="000000"/>
              <w:sz w:val="21"/>
              <w:szCs w:val="21"/>
            </w:rPr>
            <m:t>t</m:t>
          </w:ins>
        </m:r>
        <m:r>
          <w:ins w:id="1851" w:author="运璐 何" w:date="2025-11-22T16:58:00Z">
            <w:rPr>
              <w:rFonts w:ascii="Cambria Math" w:hAnsi="Cambria Math"/>
              <w:color w:val="000000"/>
              <w:sz w:val="21"/>
              <w:szCs w:val="21"/>
            </w:rPr>
            <m:t>)</m:t>
          </w:ins>
        </m:r>
      </m:oMath>
      <w:ins w:id="1852" w:author="运璐 何" w:date="2025-11-22T16:54:00Z">
        <w:r w:rsidR="00914007" w:rsidRPr="00BE4C7F">
          <w:rPr>
            <w:rFonts w:hint="eastAsia"/>
            <w:color w:val="000000"/>
            <w:sz w:val="21"/>
            <w:szCs w:val="21"/>
          </w:rPr>
          <w:t>的拉普拉斯矩阵</w:t>
        </w:r>
      </w:ins>
      <w:ins w:id="1853" w:author="运璐 何" w:date="2025-11-22T16:57:00Z">
        <w:r w:rsidR="000E4484">
          <w:rPr>
            <w:rFonts w:hint="eastAsia"/>
            <w:color w:val="000000"/>
            <w:sz w:val="21"/>
            <w:szCs w:val="21"/>
          </w:rPr>
          <w:t>L</w:t>
        </w:r>
      </w:ins>
      <w:ins w:id="1854" w:author="运璐 何" w:date="2025-11-22T16:59:00Z">
        <w:r w:rsidR="000E4484">
          <w:rPr>
            <w:rFonts w:hint="eastAsia"/>
            <w:color w:val="000000"/>
            <w:sz w:val="21"/>
            <w:szCs w:val="21"/>
          </w:rPr>
          <w:t>的</w:t>
        </w:r>
      </w:ins>
      <w:ins w:id="1855" w:author="运璐 何" w:date="2025-11-22T16:54:00Z">
        <w:r w:rsidR="00914007" w:rsidRPr="00BE4C7F">
          <w:rPr>
            <w:rFonts w:hint="eastAsia"/>
            <w:color w:val="000000"/>
            <w:sz w:val="21"/>
            <w:szCs w:val="21"/>
          </w:rPr>
          <w:t>第二小特征值</w:t>
        </w:r>
        <w:r w:rsidR="00914007" w:rsidRPr="00BE4C7F">
          <w:rPr>
            <w:rFonts w:hint="eastAsia"/>
            <w:color w:val="000000"/>
            <w:sz w:val="21"/>
            <w:szCs w:val="21"/>
          </w:rPr>
          <w:t xml:space="preserve"> </w:t>
        </w:r>
      </w:ins>
      <m:oMath>
        <m:sSub>
          <m:sSubPr>
            <m:ctrlPr>
              <w:ins w:id="1856" w:author="运璐 何" w:date="2025-11-22T16:54:00Z">
                <w:rPr>
                  <w:rFonts w:ascii="Cambria Math" w:hAnsi="Cambria Math"/>
                  <w:i/>
                  <w:color w:val="000000"/>
                  <w:sz w:val="21"/>
                  <w:szCs w:val="21"/>
                </w:rPr>
              </w:ins>
            </m:ctrlPr>
          </m:sSubPr>
          <m:e>
            <m:r>
              <w:ins w:id="1857" w:author="运璐 何" w:date="2025-11-22T16:54:00Z">
                <m:rPr>
                  <m:sty m:val="p"/>
                </m:rPr>
                <w:rPr>
                  <w:rFonts w:ascii="Cambria Math" w:hAnsi="Cambria Math"/>
                  <w:color w:val="000000"/>
                  <w:sz w:val="21"/>
                  <w:szCs w:val="21"/>
                </w:rPr>
                <m:t>λ</m:t>
              </w:ins>
            </m:r>
            <m:ctrlPr>
              <w:ins w:id="1858" w:author="运璐 何" w:date="2025-11-22T16:54:00Z">
                <w:rPr>
                  <w:rFonts w:ascii="Cambria Math" w:hAnsi="Cambria Math"/>
                  <w:color w:val="000000"/>
                  <w:sz w:val="21"/>
                  <w:szCs w:val="21"/>
                </w:rPr>
              </w:ins>
            </m:ctrlPr>
          </m:e>
          <m:sub>
            <m:r>
              <w:ins w:id="1859" w:author="运璐 何" w:date="2025-11-22T16:54:00Z">
                <w:rPr>
                  <w:rFonts w:ascii="Cambria Math" w:hAnsi="Cambria Math" w:hint="eastAsia"/>
                  <w:color w:val="000000"/>
                  <w:sz w:val="21"/>
                  <w:szCs w:val="21"/>
                </w:rPr>
                <m:t>2</m:t>
              </w:ins>
            </m:r>
          </m:sub>
        </m:sSub>
        <m:d>
          <m:dPr>
            <m:ctrlPr>
              <w:ins w:id="1860" w:author="运璐 何" w:date="2025-11-22T16:54:00Z">
                <w:rPr>
                  <w:rFonts w:ascii="Cambria Math" w:hAnsi="Cambria Math"/>
                  <w:color w:val="000000"/>
                  <w:sz w:val="21"/>
                  <w:szCs w:val="21"/>
                </w:rPr>
              </w:ins>
            </m:ctrlPr>
          </m:dPr>
          <m:e>
            <m:r>
              <w:ins w:id="1861" w:author="运璐 何" w:date="2025-11-22T16:54:00Z">
                <w:rPr>
                  <w:rFonts w:ascii="Cambria Math" w:hAnsi="Cambria Math" w:hint="eastAsia"/>
                  <w:color w:val="000000"/>
                  <w:sz w:val="21"/>
                  <w:szCs w:val="21"/>
                </w:rPr>
                <m:t>L</m:t>
              </w:ins>
            </m:r>
            <m:ctrlPr>
              <w:ins w:id="1862" w:author="运璐 何" w:date="2025-11-22T16:54:00Z">
                <w:rPr>
                  <w:rFonts w:ascii="Cambria Math" w:hAnsi="Cambria Math"/>
                  <w:i/>
                  <w:color w:val="000000"/>
                  <w:sz w:val="21"/>
                  <w:szCs w:val="21"/>
                </w:rPr>
              </w:ins>
            </m:ctrlPr>
          </m:e>
        </m:d>
      </m:oMath>
      <w:ins w:id="1863" w:author="运璐 何" w:date="2025-11-22T16:54:00Z">
        <w:r w:rsidR="00914007" w:rsidRPr="00BE4C7F">
          <w:rPr>
            <w:rFonts w:hint="eastAsia"/>
            <w:color w:val="000000"/>
            <w:sz w:val="21"/>
            <w:szCs w:val="21"/>
          </w:rPr>
          <w:t xml:space="preserve"> </w:t>
        </w:r>
      </w:ins>
      <w:ins w:id="1864" w:author="运璐 何" w:date="2025-11-22T16:59:00Z">
        <w:r w:rsidR="000E4484">
          <w:rPr>
            <w:rFonts w:hint="eastAsia"/>
            <w:color w:val="000000"/>
            <w:sz w:val="21"/>
            <w:szCs w:val="21"/>
          </w:rPr>
          <w:t>，</w:t>
        </w:r>
      </w:ins>
      <w:ins w:id="1865" w:author="运璐 何" w:date="2025-11-22T16:54:00Z">
        <w:r w:rsidR="00914007" w:rsidRPr="00BE4C7F">
          <w:rPr>
            <w:rFonts w:hint="eastAsia"/>
            <w:color w:val="000000"/>
            <w:sz w:val="21"/>
            <w:szCs w:val="21"/>
          </w:rPr>
          <w:t>代数连通度为</w:t>
        </w:r>
        <w:r w:rsidR="00914007" w:rsidRPr="00BE4C7F">
          <w:rPr>
            <w:rFonts w:hint="eastAsia"/>
            <w:color w:val="000000"/>
            <w:sz w:val="21"/>
            <w:szCs w:val="21"/>
          </w:rPr>
          <w:t>0</w:t>
        </w:r>
      </w:ins>
      <w:ins w:id="1866" w:author="运璐 何" w:date="2025-11-23T11:26:00Z">
        <w:r w:rsidR="00624D7D">
          <w:rPr>
            <w:rFonts w:hint="eastAsia"/>
            <w:color w:val="000000"/>
            <w:sz w:val="21"/>
            <w:szCs w:val="21"/>
          </w:rPr>
          <w:t>表示</w:t>
        </w:r>
      </w:ins>
      <w:ins w:id="1867" w:author="运璐 何" w:date="2025-11-22T16:54:00Z">
        <w:r w:rsidR="00914007" w:rsidRPr="00BE4C7F">
          <w:rPr>
            <w:rFonts w:hint="eastAsia"/>
            <w:color w:val="000000"/>
            <w:sz w:val="21"/>
            <w:szCs w:val="21"/>
          </w:rPr>
          <w:t>无人机中存在多个子图</w:t>
        </w:r>
      </w:ins>
      <w:ins w:id="1868" w:author="运璐 何" w:date="2025-11-23T11:26:00Z">
        <w:r w:rsidR="00624D7D">
          <w:rPr>
            <w:rFonts w:hint="eastAsia"/>
            <w:color w:val="000000"/>
            <w:sz w:val="21"/>
            <w:szCs w:val="21"/>
          </w:rPr>
          <w:t>，代表</w:t>
        </w:r>
      </w:ins>
      <w:ins w:id="1869" w:author="运璐 何" w:date="2025-11-22T16:54:00Z">
        <w:r w:rsidR="00914007" w:rsidRPr="00BE4C7F">
          <w:rPr>
            <w:rFonts w:hint="eastAsia"/>
            <w:color w:val="000000"/>
            <w:sz w:val="21"/>
            <w:szCs w:val="21"/>
          </w:rPr>
          <w:t>无人机集群网络不连通</w:t>
        </w:r>
      </w:ins>
      <w:ins w:id="1870" w:author="运璐 何" w:date="2025-11-22T16:55:00Z">
        <w:r w:rsidR="00914007">
          <w:rPr>
            <w:rFonts w:hint="eastAsia"/>
            <w:color w:val="000000"/>
            <w:sz w:val="21"/>
            <w:szCs w:val="21"/>
          </w:rPr>
          <w:t>。</w:t>
        </w:r>
      </w:ins>
      <w:commentRangeStart w:id="1871"/>
      <w:commentRangeStart w:id="1872"/>
      <w:r w:rsidRPr="00A9585A">
        <w:rPr>
          <w:color w:val="000000"/>
          <w:sz w:val="21"/>
          <w:szCs w:val="21"/>
        </w:rPr>
        <w:t>设算法总执行步数为</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，第</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步的代数连通度为</w:t>
      </w:r>
      <w:r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00ED4D48">
        <w:rPr>
          <w:rFonts w:hint="eastAsia"/>
          <w:color w:val="000000"/>
          <w:sz w:val="21"/>
          <w:szCs w:val="21"/>
        </w:rPr>
        <w:t xml:space="preserve"> </w:t>
      </w:r>
      <w:r w:rsidRPr="00A9585A">
        <w:rPr>
          <w:color w:val="000000"/>
          <w:sz w:val="21"/>
          <w:szCs w:val="21"/>
        </w:rPr>
        <w:t>代数连通率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conn</m:t>
            </m:r>
          </m:sub>
        </m:sSub>
      </m:oMath>
      <w:r w:rsidRPr="00A9585A">
        <w:rPr>
          <w:color w:val="000000"/>
          <w:sz w:val="21"/>
          <w:szCs w:val="21"/>
        </w:rPr>
        <w:t>可表示为</w:t>
      </w:r>
      <w:r w:rsidR="006D3428" w:rsidRPr="00A9585A">
        <w:rPr>
          <w:rFonts w:hint="eastAsia"/>
          <w:color w:val="000000"/>
          <w:sz w:val="21"/>
          <w:szCs w:val="21"/>
        </w:rPr>
        <w:t>:</w:t>
      </w:r>
      <w:commentRangeEnd w:id="1871"/>
      <w:r w:rsidR="00781307">
        <w:rPr>
          <w:rStyle w:val="ac"/>
        </w:rPr>
        <w:commentReference w:id="1871"/>
      </w:r>
      <w:commentRangeEnd w:id="1872"/>
      <w:r w:rsidR="00996611">
        <w:rPr>
          <w:rStyle w:val="ac"/>
        </w:rPr>
        <w:commentReference w:id="1872"/>
      </w:r>
    </w:p>
    <w:p w14:paraId="597C7885" w14:textId="65ACC2BE" w:rsidR="00BE4C7F" w:rsidRPr="00A9585A" w:rsidDel="00914007" w:rsidRDefault="00A967F5" w:rsidP="00914007">
      <w:pPr>
        <w:spacing w:line="360" w:lineRule="auto"/>
        <w:ind w:firstLineChars="196" w:firstLine="412"/>
        <w:rPr>
          <w:del w:id="1873" w:author="运璐 何" w:date="2025-11-22T16:54:00Z"/>
          <w:color w:val="000000"/>
          <w:sz w:val="21"/>
          <w:szCs w:val="21"/>
        </w:rPr>
      </w:pPr>
      <m:oMathPara>
        <m:oMath>
          <m:d>
            <m:dPr>
              <m:ctrlPr>
                <w:del w:id="1874" w:author="运璐 何" w:date="2025-11-22T16:54:00Z">
                  <w:rPr>
                    <w:rFonts w:ascii="Cambria Math" w:hAnsi="Cambria Math"/>
                    <w:color w:val="000000"/>
                    <w:sz w:val="21"/>
                    <w:szCs w:val="21"/>
                  </w:rPr>
                </w:del>
              </m:ctrlPr>
            </m:dPr>
            <m:e>
              <m:ctrlPr>
                <w:del w:id="1875" w:author="运璐 何" w:date="2025-11-22T16:54:00Z">
                  <w:rPr>
                    <w:rFonts w:ascii="Cambria Math" w:hAnsi="Cambria Math"/>
                    <w:i/>
                    <w:color w:val="000000"/>
                    <w:sz w:val="21"/>
                    <w:szCs w:val="21"/>
                  </w:rPr>
                </w:del>
              </m:ctrlPr>
            </m:e>
          </m:d>
          <m:d>
            <m:dPr>
              <m:ctrlPr>
                <w:del w:id="1876" w:author="运璐 何" w:date="2025-11-22T16:54:00Z">
                  <w:rPr>
                    <w:rFonts w:ascii="Cambria Math" w:hAnsi="Cambria Math"/>
                    <w:color w:val="000000"/>
                    <w:sz w:val="21"/>
                    <w:szCs w:val="21"/>
                  </w:rPr>
                </w:del>
              </m:ctrlPr>
            </m:dPr>
            <m:e>
              <m:ctrlPr>
                <w:del w:id="1877" w:author="运璐 何" w:date="2025-11-22T16:54:00Z">
                  <w:rPr>
                    <w:rFonts w:ascii="Cambria Math" w:hAnsi="Cambria Math"/>
                    <w:i/>
                    <w:color w:val="000000"/>
                    <w:sz w:val="21"/>
                    <w:szCs w:val="21"/>
                  </w:rPr>
                </w:del>
              </m:ctrlPr>
            </m:e>
          </m:d>
        </m:oMath>
      </m:oMathPara>
    </w:p>
    <w:p w14:paraId="477625D4" w14:textId="71487DDC" w:rsidR="006D3428" w:rsidRPr="00A9585A" w:rsidRDefault="00A967F5"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&gt;0</m:t>
                          </m:r>
                        </m:e>
                      </m:d>
                    </m:e>
                  </m:nary>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r>
                <m:rPr>
                  <m:sty m:val="p"/>
                </m:rPr>
                <w:rPr>
                  <w:rFonts w:ascii="Cambria Math" w:hAnsi="Cambria Math" w:hint="eastAsia"/>
                  <w:color w:val="000000"/>
                  <w:sz w:val="21"/>
                  <w:szCs w:val="21"/>
                </w:rPr>
                <m:t>×</m:t>
              </m:r>
              <m:r>
                <w:rPr>
                  <w:rFonts w:ascii="Cambria Math" w:hAnsi="Cambria Math"/>
                  <w:color w:val="000000"/>
                  <w:sz w:val="21"/>
                  <w:szCs w:val="21"/>
                </w:rPr>
                <m:t>100%#</m:t>
              </m:r>
              <m:d>
                <m:dPr>
                  <m:ctrlPr>
                    <w:rPr>
                      <w:rFonts w:ascii="Cambria Math" w:hAnsi="Cambria Math"/>
                      <w:i/>
                      <w:color w:val="000000"/>
                      <w:sz w:val="21"/>
                      <w:szCs w:val="21"/>
                    </w:rPr>
                  </m:ctrlPr>
                </m:dPr>
                <m:e>
                  <m:r>
                    <w:ins w:id="1878" w:author="运璐 何" w:date="2025-11-23T11:27:00Z">
                      <w:rPr>
                        <w:rFonts w:ascii="Cambria Math" w:hAnsi="Cambria Math"/>
                        <w:color w:val="000000"/>
                        <w:sz w:val="21"/>
                        <w:szCs w:val="21"/>
                      </w:rPr>
                      <m:t>27</m:t>
                    </w:ins>
                  </m:r>
                  <m:r>
                    <w:del w:id="1879" w:author="运璐 何" w:date="2025-11-23T11:27:00Z">
                      <w:rPr>
                        <w:rFonts w:ascii="Cambria Math" w:hAnsi="Cambria Math"/>
                        <w:color w:val="000000"/>
                        <w:sz w:val="21"/>
                        <w:szCs w:val="21"/>
                      </w:rPr>
                      <m:t>16</m:t>
                    </w:del>
                  </m:r>
                </m:e>
              </m:d>
            </m:e>
          </m:eqArr>
        </m:oMath>
      </m:oMathPara>
    </w:p>
    <w:p w14:paraId="64F7CDC0" w14:textId="15D01D92" w:rsidR="006D3428" w:rsidRPr="00A9585A" w:rsidRDefault="006D3428" w:rsidP="00B269D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。代数连通率越高，说明在算法执行过程中无人机网络保持连通的能力越强，也意味着算法在复杂环境下对局部干扰或障碍的适应性更好。</w:t>
      </w:r>
      <w:r w:rsidR="00A36F48">
        <w:rPr>
          <w:rFonts w:hint="eastAsia"/>
          <w:color w:val="000000"/>
          <w:sz w:val="21"/>
          <w:szCs w:val="21"/>
        </w:rPr>
        <w:t>平均</w:t>
      </w:r>
      <w:del w:id="1880" w:author="运璐 何" w:date="2025-11-13T15:09:00Z">
        <w:r w:rsidR="00A36F48" w:rsidDel="00ED4D48">
          <w:rPr>
            <w:rFonts w:hint="eastAsia"/>
            <w:color w:val="000000"/>
            <w:sz w:val="21"/>
            <w:szCs w:val="21"/>
          </w:rPr>
          <w:delText>规划步长</w:delText>
        </w:r>
      </w:del>
      <w:ins w:id="1881" w:author="运璐 何" w:date="2025-11-13T15:10:00Z">
        <w:r w:rsidR="00ED4D48">
          <w:rPr>
            <w:rFonts w:hint="eastAsia"/>
            <w:color w:val="000000"/>
            <w:sz w:val="21"/>
            <w:szCs w:val="21"/>
          </w:rPr>
          <w:t>到达步数</w:t>
        </w:r>
      </w:ins>
      <w:r w:rsidR="00A36F48">
        <w:rPr>
          <w:rFonts w:hint="eastAsia"/>
          <w:color w:val="000000"/>
          <w:sz w:val="21"/>
          <w:szCs w:val="21"/>
        </w:rPr>
        <w:t>为统计无人机集群中所有无人机从起始点到目标点的所使用的离散时间步的均值：</w:t>
      </w:r>
    </w:p>
    <w:p w14:paraId="068620AD" w14:textId="02ABC9B6" w:rsidR="006D3428" w:rsidRPr="00A9585A" w:rsidRDefault="00A967F5"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i/>
                      <w:color w:val="000000"/>
                      <w:sz w:val="21"/>
                      <w:szCs w:val="21"/>
                    </w:rPr>
                  </m:ctrlPr>
                </m:accPr>
                <m:e>
                  <m:r>
                    <w:rPr>
                      <w:rFonts w:ascii="Cambria Math" w:hAnsi="Cambria Math"/>
                      <w:color w:val="000000"/>
                      <w:sz w:val="21"/>
                      <w:szCs w:val="21"/>
                    </w:rPr>
                    <m:t>T</m:t>
                  </m:r>
                </m:e>
              </m:acc>
              <m:r>
                <w:rPr>
                  <w:rFonts w:ascii="Cambria Math" w:hAnsi="Cambria Math"/>
                  <w:color w:val="000000"/>
                  <w:sz w:val="21"/>
                  <w:szCs w:val="21"/>
                </w:rPr>
                <m:t>=</m:t>
              </m:r>
              <m:f>
                <m:fPr>
                  <m:ctrlPr>
                    <w:rPr>
                      <w:rFonts w:ascii="Cambria Math" w:hAnsi="Cambria Math"/>
                      <w:i/>
                      <w:color w:val="000000"/>
                      <w:sz w:val="21"/>
                      <w:szCs w:val="21"/>
                    </w:rPr>
                  </m:ctrlPr>
                </m:fPr>
                <m:num>
                  <m:r>
                    <w:rPr>
                      <w:rFonts w:ascii="Cambria Math" w:hAnsi="Cambria Math"/>
                      <w:color w:val="000000"/>
                      <w:sz w:val="21"/>
                      <w:szCs w:val="21"/>
                    </w:rPr>
                    <m:t>1</m:t>
                  </m:r>
                </m:num>
                <m:den>
                  <m:r>
                    <w:rPr>
                      <w:rFonts w:ascii="Cambria Math" w:hAnsi="Cambria Math"/>
                      <w:color w:val="000000"/>
                      <w:sz w:val="21"/>
                      <w:szCs w:val="21"/>
                    </w:rPr>
                    <m:t>N</m:t>
                  </m:r>
                </m:den>
              </m:f>
              <m:nary>
                <m:naryPr>
                  <m:chr m:val="∑"/>
                  <m:ctrlPr>
                    <w:rPr>
                      <w:rFonts w:ascii="Cambria Math" w:hAnsi="Cambria Math"/>
                      <w:i/>
                      <w:color w:val="000000"/>
                      <w:sz w:val="21"/>
                      <w:szCs w:val="21"/>
                    </w:rPr>
                  </m:ctrlPr>
                </m:naryPr>
                <m:sub>
                  <m:r>
                    <w:rPr>
                      <w:rFonts w:ascii="Cambria Math" w:hAnsi="Cambria Math" w:hint="eastAsia"/>
                      <w:color w:val="000000"/>
                      <w:sz w:val="21"/>
                      <w:szCs w:val="21"/>
                    </w:rPr>
                    <m:t>i</m:t>
                  </m:r>
                  <m:r>
                    <w:rPr>
                      <w:rFonts w:ascii="Cambria Math" w:hAnsi="Cambria Math"/>
                      <w:color w:val="000000"/>
                      <w:sz w:val="21"/>
                      <w:szCs w:val="21"/>
                    </w:rPr>
                    <m:t>=1</m:t>
                  </m:r>
                </m:sub>
                <m:sup>
                  <m:r>
                    <w:rPr>
                      <w:rFonts w:ascii="Cambria Math" w:hAnsi="Cambria Math"/>
                      <w:color w:val="000000"/>
                      <w:sz w:val="21"/>
                      <w:szCs w:val="21"/>
                    </w:rPr>
                    <m:t>N</m:t>
                  </m:r>
                </m:sup>
                <m:e>
                  <m:sSub>
                    <m:sSubPr>
                      <m:ctrlPr>
                        <w:rPr>
                          <w:rFonts w:ascii="Cambria Math" w:hAnsi="Cambria Math"/>
                          <w:i/>
                          <w:color w:val="000000"/>
                          <w:sz w:val="21"/>
                          <w:szCs w:val="21"/>
                        </w:rPr>
                      </m:ctrlPr>
                    </m:sSubPr>
                    <m:e>
                      <m:r>
                        <w:rPr>
                          <w:rFonts w:ascii="Cambria Math" w:hAnsi="Cambria Math"/>
                          <w:color w:val="000000"/>
                          <w:sz w:val="21"/>
                          <w:szCs w:val="21"/>
                        </w:rPr>
                        <m:t>T</m:t>
                      </m:r>
                    </m:e>
                    <m:sub>
                      <m:r>
                        <w:rPr>
                          <w:rFonts w:ascii="Cambria Math" w:hAnsi="Cambria Math"/>
                          <w:color w:val="000000"/>
                          <w:sz w:val="21"/>
                          <w:szCs w:val="21"/>
                        </w:rPr>
                        <m:t>i</m:t>
                      </m:r>
                    </m:sub>
                  </m:sSub>
                </m:e>
              </m:nary>
              <m:r>
                <w:rPr>
                  <w:rFonts w:ascii="Cambria Math" w:hAnsi="Cambria Math"/>
                  <w:color w:val="000000"/>
                  <w:sz w:val="21"/>
                  <w:szCs w:val="21"/>
                </w:rPr>
                <m:t>#</m:t>
              </m:r>
              <m:d>
                <m:dPr>
                  <m:ctrlPr>
                    <w:rPr>
                      <w:rFonts w:ascii="Cambria Math" w:hAnsi="Cambria Math"/>
                      <w:i/>
                      <w:color w:val="000000"/>
                      <w:sz w:val="21"/>
                      <w:szCs w:val="21"/>
                    </w:rPr>
                  </m:ctrlPr>
                </m:dPr>
                <m:e>
                  <m:r>
                    <w:ins w:id="1882" w:author="运璐 何" w:date="2025-11-23T11:27:00Z">
                      <w:rPr>
                        <w:rFonts w:ascii="Cambria Math" w:hAnsi="Cambria Math"/>
                        <w:color w:val="000000"/>
                        <w:sz w:val="21"/>
                        <w:szCs w:val="21"/>
                      </w:rPr>
                      <m:t>28</m:t>
                    </w:ins>
                  </m:r>
                  <m:r>
                    <w:del w:id="1883" w:author="运璐 何" w:date="2025-11-23T11:27:00Z">
                      <w:rPr>
                        <w:rFonts w:ascii="Cambria Math" w:hAnsi="Cambria Math"/>
                        <w:color w:val="000000"/>
                        <w:sz w:val="21"/>
                        <w:szCs w:val="21"/>
                      </w:rPr>
                      <m:t>17</m:t>
                    </w:del>
                  </m:r>
                </m:e>
              </m:d>
            </m:e>
          </m:eqArr>
        </m:oMath>
      </m:oMathPara>
    </w:p>
    <w:p w14:paraId="670A711D" w14:textId="4690526D" w:rsidR="006D3428" w:rsidRDefault="00B269D8" w:rsidP="006229EB">
      <w:pPr>
        <w:spacing w:line="360" w:lineRule="auto"/>
        <w:ind w:firstLineChars="196" w:firstLine="412"/>
        <w:rPr>
          <w:color w:val="000000"/>
          <w:sz w:val="21"/>
          <w:szCs w:val="21"/>
        </w:rPr>
      </w:pPr>
      <w:r w:rsidRPr="00A9585A">
        <w:rPr>
          <w:color w:val="000000"/>
          <w:sz w:val="21"/>
          <w:szCs w:val="21"/>
        </w:rPr>
        <w:t>该指标能够量化算法在全局路径规划过程中无人机网络的</w:t>
      </w:r>
      <w:r w:rsidR="00A36F48">
        <w:rPr>
          <w:rFonts w:hint="eastAsia"/>
          <w:color w:val="000000"/>
          <w:sz w:val="21"/>
          <w:szCs w:val="21"/>
        </w:rPr>
        <w:t>的规划效率</w:t>
      </w:r>
      <w:r w:rsidRPr="00A9585A">
        <w:rPr>
          <w:color w:val="000000"/>
          <w:sz w:val="21"/>
          <w:szCs w:val="21"/>
        </w:rPr>
        <w:t>，数值越</w:t>
      </w:r>
      <w:r w:rsidR="00ED4D48">
        <w:rPr>
          <w:rFonts w:hint="eastAsia"/>
          <w:color w:val="000000"/>
          <w:sz w:val="21"/>
          <w:szCs w:val="21"/>
        </w:rPr>
        <w:t>小</w:t>
      </w:r>
      <w:ins w:id="1884" w:author="运璐 何" w:date="2025-11-22T14:54:00Z">
        <w:r w:rsidR="00573C76">
          <w:rPr>
            <w:rFonts w:hint="eastAsia"/>
            <w:color w:val="000000"/>
            <w:sz w:val="21"/>
            <w:szCs w:val="21"/>
          </w:rPr>
          <w:t>代表</w:t>
        </w:r>
      </w:ins>
      <w:del w:id="1885" w:author="运璐 何" w:date="2025-11-22T14:54:00Z">
        <w:r w:rsidRPr="00A9585A" w:rsidDel="00573C76">
          <w:rPr>
            <w:color w:val="000000"/>
            <w:sz w:val="21"/>
            <w:szCs w:val="21"/>
          </w:rPr>
          <w:delText>表示</w:delText>
        </w:r>
      </w:del>
      <w:r w:rsidR="00A36F48">
        <w:rPr>
          <w:rFonts w:hint="eastAsia"/>
          <w:color w:val="000000"/>
          <w:sz w:val="21"/>
          <w:szCs w:val="21"/>
        </w:rPr>
        <w:t>算法整体的规划效率更高</w:t>
      </w:r>
      <w:r w:rsidRPr="00A9585A">
        <w:rPr>
          <w:color w:val="000000"/>
          <w:sz w:val="21"/>
          <w:szCs w:val="21"/>
        </w:rPr>
        <w:t>。</w:t>
      </w:r>
    </w:p>
    <w:p w14:paraId="3B595905" w14:textId="4A6FE344" w:rsidR="00404BF5" w:rsidRPr="00404BF5" w:rsidRDefault="00404BF5" w:rsidP="00234ACA">
      <w:pPr>
        <w:spacing w:line="360" w:lineRule="auto"/>
        <w:outlineLvl w:val="1"/>
        <w:rPr>
          <w:b/>
          <w:sz w:val="21"/>
          <w:szCs w:val="21"/>
        </w:rPr>
      </w:pPr>
      <w:commentRangeStart w:id="1886"/>
      <w:r>
        <w:rPr>
          <w:b/>
          <w:sz w:val="21"/>
          <w:szCs w:val="21"/>
        </w:rPr>
        <w:t>4</w:t>
      </w:r>
      <w:r w:rsidRPr="00A9585A">
        <w:rPr>
          <w:rFonts w:hint="eastAsia"/>
          <w:b/>
          <w:sz w:val="21"/>
          <w:szCs w:val="21"/>
        </w:rPr>
        <w:t>.</w:t>
      </w:r>
      <w:r w:rsidR="00234ACA">
        <w:rPr>
          <w:b/>
          <w:sz w:val="21"/>
          <w:szCs w:val="21"/>
        </w:rPr>
        <w:t>3</w:t>
      </w:r>
      <w:r w:rsidRPr="00A9585A">
        <w:rPr>
          <w:rFonts w:hint="eastAsia"/>
          <w:b/>
          <w:sz w:val="21"/>
          <w:szCs w:val="21"/>
        </w:rPr>
        <w:t xml:space="preserve"> </w:t>
      </w:r>
      <w:r>
        <w:rPr>
          <w:rFonts w:hint="eastAsia"/>
          <w:b/>
          <w:sz w:val="21"/>
          <w:szCs w:val="21"/>
        </w:rPr>
        <w:t>建筑</w:t>
      </w:r>
      <w:r w:rsidR="000D246B">
        <w:rPr>
          <w:rFonts w:hint="eastAsia"/>
          <w:b/>
          <w:sz w:val="21"/>
          <w:szCs w:val="21"/>
        </w:rPr>
        <w:t>物</w:t>
      </w:r>
      <w:r w:rsidR="00B61D19">
        <w:rPr>
          <w:rFonts w:hint="eastAsia"/>
          <w:b/>
          <w:sz w:val="21"/>
          <w:szCs w:val="21"/>
        </w:rPr>
        <w:t>数量</w:t>
      </w:r>
      <w:r>
        <w:rPr>
          <w:rFonts w:hint="eastAsia"/>
          <w:b/>
          <w:sz w:val="21"/>
          <w:szCs w:val="21"/>
        </w:rPr>
        <w:t>影响</w:t>
      </w:r>
      <w:commentRangeEnd w:id="1886"/>
      <w:r w:rsidR="00392B5B">
        <w:rPr>
          <w:rStyle w:val="ac"/>
        </w:rPr>
        <w:commentReference w:id="1886"/>
      </w:r>
      <w:r w:rsidR="00CC0592">
        <w:rPr>
          <w:rFonts w:hint="eastAsia"/>
          <w:b/>
          <w:sz w:val="21"/>
          <w:szCs w:val="21"/>
        </w:rPr>
        <w:t>分析</w:t>
      </w:r>
    </w:p>
    <w:p w14:paraId="38B0AF66" w14:textId="7085B9A7" w:rsidR="003A0DB3" w:rsidRPr="00A9585A" w:rsidRDefault="0080116D" w:rsidP="0080116D">
      <w:pPr>
        <w:spacing w:line="360" w:lineRule="auto"/>
        <w:ind w:firstLineChars="196" w:firstLine="412"/>
        <w:rPr>
          <w:color w:val="000000"/>
          <w:sz w:val="21"/>
          <w:szCs w:val="21"/>
        </w:rPr>
      </w:pPr>
      <w:del w:id="1887" w:author="Lianghui Ding" w:date="2025-11-09T14:54:00Z">
        <w:r w:rsidRPr="00A9585A" w:rsidDel="00B9572C">
          <w:rPr>
            <w:rFonts w:hint="eastAsia"/>
            <w:color w:val="000000"/>
            <w:sz w:val="21"/>
            <w:szCs w:val="21"/>
          </w:rPr>
          <w:delText xml:space="preserve"> </w:delText>
        </w:r>
        <w:r w:rsidR="004C002B" w:rsidRPr="004C002B" w:rsidDel="00B9572C">
          <w:rPr>
            <w:rFonts w:hint="eastAsia"/>
            <w:color w:val="000000"/>
            <w:sz w:val="21"/>
            <w:szCs w:val="21"/>
          </w:rPr>
          <w:delText>如图</w:delText>
        </w:r>
        <w:r w:rsidR="008A6337" w:rsidDel="00B9572C">
          <w:rPr>
            <w:rFonts w:hint="eastAsia"/>
            <w:color w:val="000000"/>
            <w:sz w:val="21"/>
            <w:szCs w:val="21"/>
          </w:rPr>
          <w:delText>4</w:delText>
        </w:r>
        <w:r w:rsidR="004C002B" w:rsidRPr="004C002B" w:rsidDel="00B9572C">
          <w:rPr>
            <w:rFonts w:hint="eastAsia"/>
            <w:color w:val="000000"/>
            <w:sz w:val="21"/>
            <w:szCs w:val="21"/>
          </w:rPr>
          <w:delText>所示，对比</w:delText>
        </w:r>
      </w:del>
      <w:del w:id="1888" w:author="运璐 何" w:date="2025-11-22T15:33:00Z">
        <w:r w:rsidR="004C002B" w:rsidRPr="004C002B" w:rsidDel="00370C73">
          <w:rPr>
            <w:rFonts w:hint="eastAsia"/>
            <w:color w:val="000000"/>
            <w:sz w:val="21"/>
            <w:szCs w:val="21"/>
          </w:rPr>
          <w:delText>不同建筑数量（即建筑密度）下各算法的代数连通率与平均规划步长</w:delText>
        </w:r>
      </w:del>
      <w:commentRangeStart w:id="1889"/>
      <w:commentRangeStart w:id="1890"/>
      <w:ins w:id="1891" w:author="Lianghui Ding" w:date="2025-11-09T14:54:00Z">
        <w:del w:id="1892" w:author="运璐 何" w:date="2025-11-22T15:33:00Z">
          <w:r w:rsidR="00B9572C" w:rsidDel="00370C73">
            <w:rPr>
              <w:rFonts w:hint="eastAsia"/>
              <w:color w:val="000000"/>
              <w:sz w:val="21"/>
              <w:szCs w:val="21"/>
            </w:rPr>
            <w:delText>如图</w:delText>
          </w:r>
          <w:r w:rsidR="00B9572C" w:rsidDel="00370C73">
            <w:rPr>
              <w:color w:val="000000"/>
              <w:sz w:val="21"/>
              <w:szCs w:val="21"/>
            </w:rPr>
            <w:delText>4</w:delText>
          </w:r>
          <w:r w:rsidR="00B9572C" w:rsidDel="00370C73">
            <w:rPr>
              <w:rFonts w:hint="eastAsia"/>
              <w:color w:val="000000"/>
              <w:sz w:val="21"/>
              <w:szCs w:val="21"/>
            </w:rPr>
            <w:delText>所示</w:delText>
          </w:r>
        </w:del>
      </w:ins>
      <w:commentRangeEnd w:id="1889"/>
      <w:ins w:id="1893" w:author="Lianghui Ding" w:date="2025-11-09T14:55:00Z">
        <w:r w:rsidR="005B269E">
          <w:rPr>
            <w:rStyle w:val="ac"/>
          </w:rPr>
          <w:commentReference w:id="1889"/>
        </w:r>
      </w:ins>
      <w:commentRangeEnd w:id="1890"/>
      <w:r w:rsidR="00370C73">
        <w:rPr>
          <w:rStyle w:val="ac"/>
        </w:rPr>
        <w:commentReference w:id="1890"/>
      </w:r>
      <w:del w:id="1894" w:author="Lianghui Ding" w:date="2025-11-09T14:54:00Z">
        <w:r w:rsidR="004C002B" w:rsidRPr="004C002B" w:rsidDel="00B9572C">
          <w:rPr>
            <w:rFonts w:hint="eastAsia"/>
            <w:color w:val="000000"/>
            <w:sz w:val="21"/>
            <w:szCs w:val="21"/>
          </w:rPr>
          <w:delText>结果，</w:delText>
        </w:r>
      </w:del>
      <w:ins w:id="1895" w:author="Lianghui Ding" w:date="2025-11-09T14:54:00Z">
        <w:del w:id="1896" w:author="运璐 何" w:date="2025-11-23T11:27:00Z">
          <w:r w:rsidR="00B9572C" w:rsidDel="00624D7D">
            <w:rPr>
              <w:rFonts w:hint="eastAsia"/>
              <w:color w:val="000000"/>
              <w:sz w:val="21"/>
              <w:szCs w:val="21"/>
            </w:rPr>
            <w:delText>。</w:delText>
          </w:r>
        </w:del>
      </w:ins>
      <w:ins w:id="1897" w:author="Lianghui Ding" w:date="2025-11-09T14:59:00Z">
        <w:del w:id="1898" w:author="运璐 何" w:date="2025-11-23T11:27:00Z">
          <w:r w:rsidR="003B3321" w:rsidRPr="004C002B" w:rsidDel="00624D7D">
            <w:rPr>
              <w:rFonts w:hint="eastAsia"/>
              <w:color w:val="000000"/>
              <w:sz w:val="21"/>
              <w:szCs w:val="21"/>
            </w:rPr>
            <w:delText xml:space="preserve"> </w:delText>
          </w:r>
        </w:del>
      </w:ins>
      <w:commentRangeStart w:id="1899"/>
      <w:del w:id="1900" w:author="Lianghui Ding" w:date="2025-11-09T14:59:00Z">
        <w:r w:rsidR="004C002B" w:rsidRPr="004C002B" w:rsidDel="003B3321">
          <w:rPr>
            <w:rFonts w:hint="eastAsia"/>
            <w:color w:val="000000"/>
            <w:sz w:val="21"/>
            <w:szCs w:val="21"/>
          </w:rPr>
          <w:delText>可以看出所提</w:delText>
        </w:r>
        <w:r w:rsidR="004C002B" w:rsidRPr="004C002B" w:rsidDel="003B3321">
          <w:rPr>
            <w:rFonts w:hint="eastAsia"/>
            <w:color w:val="000000"/>
            <w:sz w:val="21"/>
            <w:szCs w:val="21"/>
          </w:rPr>
          <w:delText xml:space="preserve"> CL-RRT-APF* </w:delText>
        </w:r>
        <w:r w:rsidR="004C002B" w:rsidRPr="004C002B" w:rsidDel="003B3321">
          <w:rPr>
            <w:rFonts w:hint="eastAsia"/>
            <w:color w:val="000000"/>
            <w:sz w:val="21"/>
            <w:szCs w:val="21"/>
          </w:rPr>
          <w:delText>算法在多种场景下均表现出较为稳定的性能。</w:delText>
        </w:r>
        <w:commentRangeEnd w:id="1899"/>
        <w:r w:rsidR="00FC2139" w:rsidDel="003B3321">
          <w:rPr>
            <w:rStyle w:val="ac"/>
          </w:rPr>
          <w:commentReference w:id="1899"/>
        </w:r>
        <w:r w:rsidR="004C002B" w:rsidRPr="004C002B" w:rsidDel="003B3321">
          <w:rPr>
            <w:rFonts w:hint="eastAsia"/>
            <w:color w:val="000000"/>
            <w:sz w:val="21"/>
            <w:szCs w:val="21"/>
          </w:rPr>
          <w:delText>在代数连通率指标上，随着建筑数量从</w:delText>
        </w:r>
        <w:r w:rsidR="004C002B" w:rsidRPr="004C002B" w:rsidDel="003B3321">
          <w:rPr>
            <w:rFonts w:hint="eastAsia"/>
            <w:color w:val="000000"/>
            <w:sz w:val="21"/>
            <w:szCs w:val="21"/>
          </w:rPr>
          <w:delText xml:space="preserve"> 10 </w:delText>
        </w:r>
        <w:r w:rsidR="004C002B" w:rsidRPr="004C002B" w:rsidDel="003B3321">
          <w:rPr>
            <w:rFonts w:hint="eastAsia"/>
            <w:color w:val="000000"/>
            <w:sz w:val="21"/>
            <w:szCs w:val="21"/>
          </w:rPr>
          <w:delText>增加到</w:delText>
        </w:r>
        <w:r w:rsidR="004C002B" w:rsidRPr="004C002B" w:rsidDel="003B3321">
          <w:rPr>
            <w:rFonts w:hint="eastAsia"/>
            <w:color w:val="000000"/>
            <w:sz w:val="21"/>
            <w:szCs w:val="21"/>
          </w:rPr>
          <w:delText xml:space="preserve"> 30</w:delText>
        </w:r>
        <w:r w:rsidR="004C002B" w:rsidRPr="004C002B" w:rsidDel="003B3321">
          <w:rPr>
            <w:rFonts w:hint="eastAsia"/>
            <w:color w:val="000000"/>
            <w:sz w:val="21"/>
            <w:szCs w:val="21"/>
          </w:rPr>
          <w:delText>，所提算法的连通率由</w:delText>
        </w:r>
        <w:r w:rsidR="004C002B" w:rsidRPr="004C002B" w:rsidDel="003B3321">
          <w:rPr>
            <w:rFonts w:hint="eastAsia"/>
            <w:color w:val="000000"/>
            <w:sz w:val="21"/>
            <w:szCs w:val="21"/>
          </w:rPr>
          <w:delText xml:space="preserve"> 0.95 </w:delText>
        </w:r>
        <w:r w:rsidR="004C002B" w:rsidRPr="004C002B" w:rsidDel="003B3321">
          <w:rPr>
            <w:rFonts w:hint="eastAsia"/>
            <w:color w:val="000000"/>
            <w:sz w:val="21"/>
            <w:szCs w:val="21"/>
          </w:rPr>
          <w:delText>下降至</w:delText>
        </w:r>
        <w:r w:rsidR="004C002B" w:rsidRPr="004C002B" w:rsidDel="003B3321">
          <w:rPr>
            <w:rFonts w:hint="eastAsia"/>
            <w:color w:val="000000"/>
            <w:sz w:val="21"/>
            <w:szCs w:val="21"/>
          </w:rPr>
          <w:delText xml:space="preserve"> 0.84</w:delText>
        </w:r>
        <w:r w:rsidR="004C002B" w:rsidRPr="004C002B" w:rsidDel="003B3321">
          <w:rPr>
            <w:rFonts w:hint="eastAsia"/>
            <w:color w:val="000000"/>
            <w:sz w:val="21"/>
            <w:szCs w:val="21"/>
          </w:rPr>
          <w:delText>，</w:delText>
        </w:r>
      </w:del>
      <w:del w:id="1901" w:author="Lianghui Ding" w:date="2025-11-09T14:57:00Z">
        <w:r w:rsidR="004C002B" w:rsidRPr="004C002B" w:rsidDel="003B3321">
          <w:rPr>
            <w:rFonts w:hint="eastAsia"/>
            <w:color w:val="000000"/>
            <w:sz w:val="21"/>
            <w:szCs w:val="21"/>
          </w:rPr>
          <w:delText>整体保持在</w:delText>
        </w:r>
        <w:r w:rsidR="004C002B" w:rsidRPr="004C002B" w:rsidDel="003B3321">
          <w:rPr>
            <w:rFonts w:hint="eastAsia"/>
            <w:color w:val="000000"/>
            <w:sz w:val="21"/>
            <w:szCs w:val="21"/>
          </w:rPr>
          <w:delText xml:space="preserve"> 0.9 </w:delText>
        </w:r>
        <w:r w:rsidR="004C002B" w:rsidRPr="004C002B" w:rsidDel="003B3321">
          <w:rPr>
            <w:rFonts w:hint="eastAsia"/>
            <w:color w:val="000000"/>
            <w:sz w:val="21"/>
            <w:szCs w:val="21"/>
          </w:rPr>
          <w:delText>左右的高水平，</w:delText>
        </w:r>
      </w:del>
      <w:del w:id="1902" w:author="Lianghui Ding" w:date="2025-11-09T14:59:00Z">
        <w:r w:rsidR="004C002B" w:rsidRPr="004C002B" w:rsidDel="003B3321">
          <w:rPr>
            <w:rFonts w:hint="eastAsia"/>
            <w:color w:val="000000"/>
            <w:sz w:val="21"/>
            <w:szCs w:val="21"/>
          </w:rPr>
          <w:delText>表明在复杂环境干扰与障碍分布增加的情况下，算法仍能有效维持多无人机间的通信拓扑稳定性。与其他算法相比，</w:delText>
        </w:r>
        <w:r w:rsidR="004C002B" w:rsidRPr="004C002B" w:rsidDel="003B3321">
          <w:rPr>
            <w:rFonts w:hint="eastAsia"/>
            <w:color w:val="000000"/>
            <w:sz w:val="21"/>
            <w:szCs w:val="21"/>
          </w:rPr>
          <w:delText xml:space="preserve">CL-RRT*-APF </w:delText>
        </w:r>
        <w:r w:rsidR="004C002B" w:rsidRPr="004C002B" w:rsidDel="003B3321">
          <w:rPr>
            <w:rFonts w:hint="eastAsia"/>
            <w:color w:val="000000"/>
            <w:sz w:val="21"/>
            <w:szCs w:val="21"/>
          </w:rPr>
          <w:delText>在各建筑密度下均显著优于传统的启发式算法与</w:delText>
        </w:r>
        <w:r w:rsidR="004C002B" w:rsidDel="003B3321">
          <w:rPr>
            <w:rFonts w:hint="eastAsia"/>
            <w:color w:val="000000"/>
            <w:sz w:val="21"/>
            <w:szCs w:val="21"/>
          </w:rPr>
          <w:delText>编队控制</w:delText>
        </w:r>
        <w:r w:rsidR="004C002B" w:rsidRPr="004C002B" w:rsidDel="003B3321">
          <w:rPr>
            <w:rFonts w:hint="eastAsia"/>
            <w:color w:val="000000"/>
            <w:sz w:val="21"/>
            <w:szCs w:val="21"/>
          </w:rPr>
          <w:delText>通信保持类算法：当建筑数为</w:delText>
        </w:r>
        <w:r w:rsidR="004C002B" w:rsidRPr="004C002B" w:rsidDel="003B3321">
          <w:rPr>
            <w:rFonts w:hint="eastAsia"/>
            <w:color w:val="000000"/>
            <w:sz w:val="21"/>
            <w:szCs w:val="21"/>
          </w:rPr>
          <w:delText xml:space="preserve"> 10 </w:delText>
        </w:r>
        <w:r w:rsidR="004C002B" w:rsidRPr="004C002B" w:rsidDel="003B3321">
          <w:rPr>
            <w:rFonts w:hint="eastAsia"/>
            <w:color w:val="000000"/>
            <w:sz w:val="21"/>
            <w:szCs w:val="21"/>
          </w:rPr>
          <w:delText>时，相较</w:delText>
        </w:r>
        <w:r w:rsidR="004C002B" w:rsidRPr="004C002B" w:rsidDel="003B3321">
          <w:rPr>
            <w:rFonts w:hint="eastAsia"/>
            <w:color w:val="000000"/>
            <w:sz w:val="21"/>
            <w:szCs w:val="21"/>
          </w:rPr>
          <w:delText xml:space="preserve"> CMUPF</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PPSwarm</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 xml:space="preserve">K-CBS </w:delText>
        </w:r>
        <w:r w:rsidR="004C002B" w:rsidRPr="004C002B" w:rsidDel="003B3321">
          <w:rPr>
            <w:rFonts w:hint="eastAsia"/>
            <w:color w:val="000000"/>
            <w:sz w:val="21"/>
            <w:szCs w:val="21"/>
          </w:rPr>
          <w:delText>与</w:delText>
        </w:r>
        <w:r w:rsidR="004C002B" w:rsidRPr="004C002B" w:rsidDel="003B3321">
          <w:rPr>
            <w:rFonts w:hint="eastAsia"/>
            <w:color w:val="000000"/>
            <w:sz w:val="21"/>
            <w:szCs w:val="21"/>
          </w:rPr>
          <w:delText xml:space="preserve"> APF </w:delText>
        </w:r>
        <w:r w:rsidR="004C002B" w:rsidRPr="004C002B" w:rsidDel="003B3321">
          <w:rPr>
            <w:rFonts w:hint="eastAsia"/>
            <w:color w:val="000000"/>
            <w:sz w:val="21"/>
            <w:szCs w:val="21"/>
          </w:rPr>
          <w:delText>算法，其代数连通率分别高出</w:delText>
        </w:r>
        <w:r w:rsidR="004C002B" w:rsidRPr="004C002B" w:rsidDel="003B3321">
          <w:rPr>
            <w:rFonts w:hint="eastAsia"/>
            <w:color w:val="000000"/>
            <w:sz w:val="21"/>
            <w:szCs w:val="21"/>
          </w:rPr>
          <w:delText xml:space="preserve"> 0.18</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0.49</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 xml:space="preserve">0.51 </w:delText>
        </w:r>
        <w:r w:rsidR="004C002B" w:rsidRPr="004C002B" w:rsidDel="003B3321">
          <w:rPr>
            <w:rFonts w:hint="eastAsia"/>
            <w:color w:val="000000"/>
            <w:sz w:val="21"/>
            <w:szCs w:val="21"/>
          </w:rPr>
          <w:delText>和</w:delText>
        </w:r>
        <w:r w:rsidR="004C002B" w:rsidRPr="004C002B" w:rsidDel="003B3321">
          <w:rPr>
            <w:rFonts w:hint="eastAsia"/>
            <w:color w:val="000000"/>
            <w:sz w:val="21"/>
            <w:szCs w:val="21"/>
          </w:rPr>
          <w:delText xml:space="preserve"> 0.74</w:delText>
        </w:r>
        <w:r w:rsidR="004C002B" w:rsidRPr="004C002B" w:rsidDel="003B3321">
          <w:rPr>
            <w:rFonts w:hint="eastAsia"/>
            <w:color w:val="000000"/>
            <w:sz w:val="21"/>
            <w:szCs w:val="21"/>
          </w:rPr>
          <w:delText>；在建筑数为</w:delText>
        </w:r>
        <w:r w:rsidR="004C002B" w:rsidRPr="004C002B" w:rsidDel="003B3321">
          <w:rPr>
            <w:rFonts w:hint="eastAsia"/>
            <w:color w:val="000000"/>
            <w:sz w:val="21"/>
            <w:szCs w:val="21"/>
          </w:rPr>
          <w:delText xml:space="preserve"> 20 </w:delText>
        </w:r>
        <w:r w:rsidR="004C002B" w:rsidRPr="004C002B" w:rsidDel="003B3321">
          <w:rPr>
            <w:rFonts w:hint="eastAsia"/>
            <w:color w:val="000000"/>
            <w:sz w:val="21"/>
            <w:szCs w:val="21"/>
          </w:rPr>
          <w:delText>的场景下，分别高出</w:delText>
        </w:r>
        <w:r w:rsidR="004C002B" w:rsidRPr="004C002B" w:rsidDel="003B3321">
          <w:rPr>
            <w:rFonts w:hint="eastAsia"/>
            <w:color w:val="000000"/>
            <w:sz w:val="21"/>
            <w:szCs w:val="21"/>
          </w:rPr>
          <w:delText xml:space="preserve"> 0.15</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0.41</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 xml:space="preserve">0.45 </w:delText>
        </w:r>
        <w:r w:rsidR="004C002B" w:rsidRPr="004C002B" w:rsidDel="003B3321">
          <w:rPr>
            <w:rFonts w:hint="eastAsia"/>
            <w:color w:val="000000"/>
            <w:sz w:val="21"/>
            <w:szCs w:val="21"/>
          </w:rPr>
          <w:delText>和</w:delText>
        </w:r>
        <w:r w:rsidR="004C002B" w:rsidRPr="004C002B" w:rsidDel="003B3321">
          <w:rPr>
            <w:rFonts w:hint="eastAsia"/>
            <w:color w:val="000000"/>
            <w:sz w:val="21"/>
            <w:szCs w:val="21"/>
          </w:rPr>
          <w:delText xml:space="preserve"> 0.75</w:delText>
        </w:r>
        <w:r w:rsidR="004C002B" w:rsidRPr="004C002B" w:rsidDel="003B3321">
          <w:rPr>
            <w:rFonts w:hint="eastAsia"/>
            <w:color w:val="000000"/>
            <w:sz w:val="21"/>
            <w:szCs w:val="21"/>
          </w:rPr>
          <w:delText>；而在建筑数为</w:delText>
        </w:r>
        <w:r w:rsidR="004C002B" w:rsidRPr="004C002B" w:rsidDel="003B3321">
          <w:rPr>
            <w:rFonts w:hint="eastAsia"/>
            <w:color w:val="000000"/>
            <w:sz w:val="21"/>
            <w:szCs w:val="21"/>
          </w:rPr>
          <w:delText xml:space="preserve"> 30 </w:delText>
        </w:r>
        <w:r w:rsidR="004C002B" w:rsidRPr="004C002B" w:rsidDel="003B3321">
          <w:rPr>
            <w:rFonts w:hint="eastAsia"/>
            <w:color w:val="000000"/>
            <w:sz w:val="21"/>
            <w:szCs w:val="21"/>
          </w:rPr>
          <w:delText>的高密度环境中，连通率仍比</w:delText>
        </w:r>
        <w:r w:rsidR="004C002B" w:rsidRPr="004C002B" w:rsidDel="003B3321">
          <w:rPr>
            <w:rFonts w:hint="eastAsia"/>
            <w:color w:val="000000"/>
            <w:sz w:val="21"/>
            <w:szCs w:val="21"/>
          </w:rPr>
          <w:delText xml:space="preserve"> CMUPF</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PPSwarm</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 xml:space="preserve">K-CBS </w:delText>
        </w:r>
        <w:r w:rsidR="004C002B" w:rsidRPr="004C002B" w:rsidDel="003B3321">
          <w:rPr>
            <w:rFonts w:hint="eastAsia"/>
            <w:color w:val="000000"/>
            <w:sz w:val="21"/>
            <w:szCs w:val="21"/>
          </w:rPr>
          <w:delText>与</w:delText>
        </w:r>
        <w:r w:rsidR="004C002B" w:rsidRPr="004C002B" w:rsidDel="003B3321">
          <w:rPr>
            <w:rFonts w:hint="eastAsia"/>
            <w:color w:val="000000"/>
            <w:sz w:val="21"/>
            <w:szCs w:val="21"/>
          </w:rPr>
          <w:delText xml:space="preserve"> APF </w:delText>
        </w:r>
        <w:r w:rsidR="004C002B" w:rsidRPr="004C002B" w:rsidDel="003B3321">
          <w:rPr>
            <w:rFonts w:hint="eastAsia"/>
            <w:color w:val="000000"/>
            <w:sz w:val="21"/>
            <w:szCs w:val="21"/>
          </w:rPr>
          <w:delText>分别提升</w:delText>
        </w:r>
        <w:r w:rsidR="004C002B" w:rsidRPr="004C002B" w:rsidDel="003B3321">
          <w:rPr>
            <w:rFonts w:hint="eastAsia"/>
            <w:color w:val="000000"/>
            <w:sz w:val="21"/>
            <w:szCs w:val="21"/>
          </w:rPr>
          <w:delText xml:space="preserve"> 0.10</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0.27</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 xml:space="preserve">0.39 </w:delText>
        </w:r>
        <w:r w:rsidR="004C002B" w:rsidRPr="004C002B" w:rsidDel="003B3321">
          <w:rPr>
            <w:rFonts w:hint="eastAsia"/>
            <w:color w:val="000000"/>
            <w:sz w:val="21"/>
            <w:szCs w:val="21"/>
          </w:rPr>
          <w:delText>和</w:delText>
        </w:r>
        <w:r w:rsidR="004C002B" w:rsidRPr="004C002B" w:rsidDel="003B3321">
          <w:rPr>
            <w:rFonts w:hint="eastAsia"/>
            <w:color w:val="000000"/>
            <w:sz w:val="21"/>
            <w:szCs w:val="21"/>
          </w:rPr>
          <w:delText xml:space="preserve"> 0.51</w:delText>
        </w:r>
        <w:r w:rsidR="004C002B" w:rsidRPr="004C002B" w:rsidDel="003B3321">
          <w:rPr>
            <w:rFonts w:hint="eastAsia"/>
            <w:color w:val="000000"/>
            <w:sz w:val="21"/>
            <w:szCs w:val="21"/>
          </w:rPr>
          <w:delText>。结果表明，所提算法在任何建筑密度条件下均能显著优于现有方法，展现出更强的通信连通保持能力和协同鲁棒性。</w:delText>
        </w:r>
      </w:del>
      <w:ins w:id="1903" w:author="运璐 何" w:date="2025-11-22T15:20:00Z">
        <w:r w:rsidR="00B61D19" w:rsidRPr="00B61D19">
          <w:rPr>
            <w:rFonts w:hint="eastAsia"/>
            <w:color w:val="000000"/>
            <w:sz w:val="21"/>
            <w:szCs w:val="21"/>
          </w:rPr>
          <w:t>图</w:t>
        </w:r>
      </w:ins>
      <w:ins w:id="1904" w:author="运璐 何" w:date="2025-11-22T15:48:00Z">
        <w:r w:rsidR="00727BD3">
          <w:rPr>
            <w:color w:val="000000"/>
            <w:sz w:val="21"/>
            <w:szCs w:val="21"/>
          </w:rPr>
          <w:t>3</w:t>
        </w:r>
      </w:ins>
      <w:ins w:id="1905" w:author="运璐 何" w:date="2025-11-22T15:20:00Z">
        <w:r w:rsidR="00B61D19">
          <w:rPr>
            <w:color w:val="000000"/>
            <w:sz w:val="21"/>
            <w:szCs w:val="21"/>
          </w:rPr>
          <w:t>-</w:t>
        </w:r>
        <w:r w:rsidR="00B61D19" w:rsidRPr="00B61D19">
          <w:rPr>
            <w:rFonts w:hint="eastAsia"/>
            <w:color w:val="000000"/>
            <w:sz w:val="21"/>
            <w:szCs w:val="21"/>
          </w:rPr>
          <w:t>(a)</w:t>
        </w:r>
        <w:r w:rsidR="00B61D19" w:rsidRPr="00B61D19">
          <w:rPr>
            <w:rFonts w:hint="eastAsia"/>
            <w:color w:val="000000"/>
            <w:sz w:val="21"/>
            <w:szCs w:val="21"/>
          </w:rPr>
          <w:t>与图</w:t>
        </w:r>
      </w:ins>
      <w:ins w:id="1906" w:author="运璐 何" w:date="2025-11-22T15:49:00Z">
        <w:r w:rsidR="00727BD3">
          <w:rPr>
            <w:color w:val="000000"/>
            <w:sz w:val="21"/>
            <w:szCs w:val="21"/>
          </w:rPr>
          <w:t>3</w:t>
        </w:r>
      </w:ins>
      <w:ins w:id="1907" w:author="运璐 何" w:date="2025-11-22T15:20:00Z">
        <w:r w:rsidR="00B61D19">
          <w:rPr>
            <w:color w:val="000000"/>
            <w:sz w:val="21"/>
            <w:szCs w:val="21"/>
          </w:rPr>
          <w:t>-</w:t>
        </w:r>
        <w:r w:rsidR="00B61D19" w:rsidRPr="00B61D19">
          <w:rPr>
            <w:rFonts w:hint="eastAsia"/>
            <w:color w:val="000000"/>
            <w:sz w:val="21"/>
            <w:szCs w:val="21"/>
          </w:rPr>
          <w:t>(b)</w:t>
        </w:r>
        <w:r w:rsidR="00B61D19" w:rsidRPr="00B61D19">
          <w:rPr>
            <w:rFonts w:hint="eastAsia"/>
            <w:color w:val="000000"/>
            <w:sz w:val="21"/>
            <w:szCs w:val="21"/>
          </w:rPr>
          <w:t>展示了在不同建筑数量条件下，各算法在代数连通率与平均</w:t>
        </w:r>
      </w:ins>
      <w:ins w:id="1908" w:author="运璐 何" w:date="2025-11-22T15:21:00Z">
        <w:r w:rsidR="00B61D19">
          <w:rPr>
            <w:rFonts w:hint="eastAsia"/>
            <w:color w:val="000000"/>
            <w:sz w:val="21"/>
            <w:szCs w:val="21"/>
          </w:rPr>
          <w:t>到达</w:t>
        </w:r>
      </w:ins>
      <w:ins w:id="1909" w:author="运璐 何" w:date="2025-11-22T15:20:00Z">
        <w:r w:rsidR="00B61D19" w:rsidRPr="00B61D19">
          <w:rPr>
            <w:rFonts w:hint="eastAsia"/>
            <w:color w:val="000000"/>
            <w:sz w:val="21"/>
            <w:szCs w:val="21"/>
          </w:rPr>
          <w:t>步数两项指标上的表现变化。整体来看，随着建筑</w:t>
        </w:r>
      </w:ins>
      <w:ins w:id="1910" w:author="运璐 何" w:date="2025-11-23T11:27:00Z">
        <w:r w:rsidR="00624D7D">
          <w:rPr>
            <w:rFonts w:hint="eastAsia"/>
            <w:color w:val="000000"/>
            <w:sz w:val="21"/>
            <w:szCs w:val="21"/>
          </w:rPr>
          <w:t>数量</w:t>
        </w:r>
      </w:ins>
      <w:ins w:id="1911" w:author="运璐 何" w:date="2025-11-22T15:20:00Z">
        <w:r w:rsidR="00B61D19" w:rsidRPr="00B61D19">
          <w:rPr>
            <w:rFonts w:hint="eastAsia"/>
            <w:color w:val="000000"/>
            <w:sz w:val="21"/>
            <w:szCs w:val="21"/>
          </w:rPr>
          <w:t>不断</w:t>
        </w:r>
      </w:ins>
      <w:ins w:id="1912" w:author="运璐 何" w:date="2025-11-23T11:27:00Z">
        <w:r w:rsidR="00624D7D">
          <w:rPr>
            <w:rFonts w:hint="eastAsia"/>
            <w:color w:val="000000"/>
            <w:sz w:val="21"/>
            <w:szCs w:val="21"/>
          </w:rPr>
          <w:t>增加</w:t>
        </w:r>
      </w:ins>
      <w:ins w:id="1913" w:author="运璐 何" w:date="2025-11-22T15:20:00Z">
        <w:r w:rsidR="00B61D19" w:rsidRPr="00B61D19">
          <w:rPr>
            <w:rFonts w:hint="eastAsia"/>
            <w:color w:val="000000"/>
            <w:sz w:val="21"/>
            <w:szCs w:val="21"/>
          </w:rPr>
          <w:t>，各算法的连通率均呈下降趋势、步数普遍升高</w:t>
        </w:r>
      </w:ins>
      <w:r w:rsidR="00370C73">
        <w:rPr>
          <w:rFonts w:hint="eastAsia"/>
          <w:color w:val="000000"/>
          <w:sz w:val="21"/>
          <w:szCs w:val="21"/>
        </w:rPr>
        <w:t>。</w:t>
      </w:r>
      <w:ins w:id="1914" w:author="运璐 何" w:date="2025-11-22T15:31:00Z">
        <w:r w:rsidR="00370C73" w:rsidRPr="00370C73">
          <w:rPr>
            <w:color w:val="000000"/>
            <w:sz w:val="21"/>
            <w:szCs w:val="21"/>
          </w:rPr>
          <w:t>由三组对比结果可见，相比</w:t>
        </w:r>
        <w:r w:rsidR="00370C73" w:rsidRPr="00370C73">
          <w:rPr>
            <w:color w:val="000000"/>
            <w:sz w:val="21"/>
            <w:szCs w:val="21"/>
          </w:rPr>
          <w:t>CMUPF</w:t>
        </w:r>
        <w:r w:rsidR="00370C73" w:rsidRPr="00370C73">
          <w:rPr>
            <w:color w:val="000000"/>
            <w:sz w:val="21"/>
            <w:szCs w:val="21"/>
          </w:rPr>
          <w:t>，</w:t>
        </w:r>
        <w:r w:rsidR="00370C73" w:rsidRPr="00370C73">
          <w:rPr>
            <w:color w:val="000000"/>
            <w:sz w:val="21"/>
            <w:szCs w:val="21"/>
          </w:rPr>
          <w:t>C-RRT*-APF</w:t>
        </w:r>
        <w:r w:rsidR="00370C73" w:rsidRPr="00370C73">
          <w:rPr>
            <w:color w:val="000000"/>
            <w:sz w:val="21"/>
            <w:szCs w:val="21"/>
          </w:rPr>
          <w:t>在三种建筑密度条件下均表现出显著性能提升：在代数连通率方面，在</w:t>
        </w:r>
        <w:r w:rsidR="00370C73" w:rsidRPr="00370C73">
          <w:rPr>
            <w:color w:val="000000"/>
            <w:sz w:val="21"/>
            <w:szCs w:val="21"/>
          </w:rPr>
          <w:t>10/20/30</w:t>
        </w:r>
        <w:r w:rsidR="00370C73" w:rsidRPr="00370C73">
          <w:rPr>
            <w:color w:val="000000"/>
            <w:sz w:val="21"/>
            <w:szCs w:val="21"/>
          </w:rPr>
          <w:t>栋建筑条件下分别提升约</w:t>
        </w:r>
      </w:ins>
      <w:ins w:id="1915" w:author="运璐 何" w:date="2025-11-22T15:32:00Z">
        <w:r w:rsidR="00370C73">
          <w:rPr>
            <w:color w:val="000000"/>
            <w:sz w:val="21"/>
            <w:szCs w:val="21"/>
          </w:rPr>
          <w:t>7</w:t>
        </w:r>
      </w:ins>
      <w:ins w:id="1916" w:author="运璐 何" w:date="2025-11-22T15:31:00Z">
        <w:r w:rsidR="00370C73" w:rsidRPr="00370C73">
          <w:rPr>
            <w:color w:val="000000"/>
            <w:sz w:val="21"/>
            <w:szCs w:val="21"/>
          </w:rPr>
          <w:t>%</w:t>
        </w:r>
        <w:r w:rsidR="00370C73" w:rsidRPr="00370C73">
          <w:rPr>
            <w:color w:val="000000"/>
            <w:sz w:val="21"/>
            <w:szCs w:val="21"/>
          </w:rPr>
          <w:t>、</w:t>
        </w:r>
      </w:ins>
      <w:ins w:id="1917" w:author="运璐 何" w:date="2025-11-22T15:32:00Z">
        <w:r w:rsidR="00370C73">
          <w:rPr>
            <w:rFonts w:hint="eastAsia"/>
            <w:color w:val="000000"/>
            <w:sz w:val="21"/>
            <w:szCs w:val="21"/>
          </w:rPr>
          <w:t>8</w:t>
        </w:r>
      </w:ins>
      <w:ins w:id="1918" w:author="运璐 何" w:date="2025-11-22T15:31:00Z">
        <w:r w:rsidR="00370C73" w:rsidRPr="00370C73">
          <w:rPr>
            <w:color w:val="000000"/>
            <w:sz w:val="21"/>
            <w:szCs w:val="21"/>
          </w:rPr>
          <w:t>%</w:t>
        </w:r>
        <w:r w:rsidR="00370C73" w:rsidRPr="00370C73">
          <w:rPr>
            <w:color w:val="000000"/>
            <w:sz w:val="21"/>
            <w:szCs w:val="21"/>
          </w:rPr>
          <w:t>与</w:t>
        </w:r>
      </w:ins>
      <w:ins w:id="1919" w:author="运璐 何" w:date="2025-11-22T15:32:00Z">
        <w:r w:rsidR="00370C73">
          <w:rPr>
            <w:rFonts w:hint="eastAsia"/>
            <w:color w:val="000000"/>
            <w:sz w:val="21"/>
            <w:szCs w:val="21"/>
          </w:rPr>
          <w:t>9</w:t>
        </w:r>
      </w:ins>
      <w:ins w:id="1920" w:author="运璐 何" w:date="2025-11-22T15:31:00Z">
        <w:r w:rsidR="00370C73" w:rsidRPr="00370C73">
          <w:rPr>
            <w:color w:val="000000"/>
            <w:sz w:val="21"/>
            <w:szCs w:val="21"/>
          </w:rPr>
          <w:t>%</w:t>
        </w:r>
        <w:r w:rsidR="00370C73" w:rsidRPr="00370C73">
          <w:rPr>
            <w:color w:val="000000"/>
            <w:sz w:val="21"/>
            <w:szCs w:val="21"/>
          </w:rPr>
          <w:t>；在平均规划步数方面，三种条件下的代价分别降低约</w:t>
        </w:r>
        <w:r w:rsidR="00370C73" w:rsidRPr="00370C73">
          <w:rPr>
            <w:color w:val="000000"/>
            <w:sz w:val="21"/>
            <w:szCs w:val="21"/>
          </w:rPr>
          <w:t>25.3%</w:t>
        </w:r>
        <w:r w:rsidR="00370C73" w:rsidRPr="00370C73">
          <w:rPr>
            <w:color w:val="000000"/>
            <w:sz w:val="21"/>
            <w:szCs w:val="21"/>
          </w:rPr>
          <w:t>、</w:t>
        </w:r>
        <w:r w:rsidR="00370C73" w:rsidRPr="00370C73">
          <w:rPr>
            <w:color w:val="000000"/>
            <w:sz w:val="21"/>
            <w:szCs w:val="21"/>
          </w:rPr>
          <w:t>26.7%</w:t>
        </w:r>
        <w:r w:rsidR="00370C73" w:rsidRPr="00370C73">
          <w:rPr>
            <w:color w:val="000000"/>
            <w:sz w:val="21"/>
            <w:szCs w:val="21"/>
          </w:rPr>
          <w:t>与</w:t>
        </w:r>
        <w:r w:rsidR="00370C73" w:rsidRPr="00370C73">
          <w:rPr>
            <w:color w:val="000000"/>
            <w:sz w:val="21"/>
            <w:szCs w:val="21"/>
          </w:rPr>
          <w:t>27.9%</w:t>
        </w:r>
        <w:r w:rsidR="00370C73" w:rsidRPr="00370C73">
          <w:rPr>
            <w:color w:val="000000"/>
            <w:sz w:val="21"/>
            <w:szCs w:val="21"/>
          </w:rPr>
          <w:t>。这一结果说明，随着环境复杂度提高，</w:t>
        </w:r>
        <w:r w:rsidR="00370C73" w:rsidRPr="00370C73">
          <w:rPr>
            <w:color w:val="000000"/>
            <w:sz w:val="21"/>
            <w:szCs w:val="21"/>
          </w:rPr>
          <w:t>C-RRT*-APF</w:t>
        </w:r>
        <w:r w:rsidR="00370C73" w:rsidRPr="00370C73">
          <w:rPr>
            <w:color w:val="000000"/>
            <w:sz w:val="21"/>
            <w:szCs w:val="21"/>
          </w:rPr>
          <w:t>能够持续保持更高的拓扑连通性与更低的规划代价，其综合性能优势会随障碍密度增加而进一步扩大。</w:t>
        </w:r>
      </w:ins>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AC79EA" w:rsidRPr="00B37674" w14:paraId="7491A69A" w14:textId="77777777" w:rsidTr="00AC79EA">
        <w:tc>
          <w:tcPr>
            <w:tcW w:w="4394" w:type="dxa"/>
            <w:vAlign w:val="center"/>
          </w:tcPr>
          <w:p w14:paraId="68EC4E72" w14:textId="77777777" w:rsidR="00B37674" w:rsidRPr="00B37674" w:rsidRDefault="00B37674" w:rsidP="00B37674">
            <w:pPr>
              <w:pStyle w:val="aff0"/>
            </w:pPr>
            <w:bookmarkStart w:id="1921" w:name="_Hlk212806974"/>
            <w:r w:rsidRPr="00B37674">
              <w:rPr>
                <w:rFonts w:hint="eastAsia"/>
                <w:noProof/>
              </w:rPr>
              <w:lastRenderedPageBreak/>
              <w:drawing>
                <wp:inline distT="0" distB="0" distL="0" distR="0" wp14:anchorId="67D6C857" wp14:editId="4AA2A610">
                  <wp:extent cx="2749790" cy="2029037"/>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9790" cy="2029037"/>
                          </a:xfrm>
                          <a:prstGeom prst="rect">
                            <a:avLst/>
                          </a:prstGeom>
                        </pic:spPr>
                      </pic:pic>
                    </a:graphicData>
                  </a:graphic>
                </wp:inline>
              </w:drawing>
            </w:r>
          </w:p>
        </w:tc>
        <w:tc>
          <w:tcPr>
            <w:tcW w:w="4394" w:type="dxa"/>
            <w:vAlign w:val="center"/>
          </w:tcPr>
          <w:p w14:paraId="4C8A66AC" w14:textId="77777777" w:rsidR="00B37674" w:rsidRPr="00B37674" w:rsidRDefault="00B37674" w:rsidP="00B37674">
            <w:pPr>
              <w:pStyle w:val="aff0"/>
              <w:rPr>
                <w:color w:val="FF0000"/>
              </w:rPr>
            </w:pPr>
            <w:r w:rsidRPr="00B37674">
              <w:rPr>
                <w:rFonts w:hint="eastAsia"/>
                <w:noProof/>
                <w:color w:val="FF0000"/>
              </w:rPr>
              <w:drawing>
                <wp:inline distT="0" distB="0" distL="0" distR="0" wp14:anchorId="221705D0" wp14:editId="4C733456">
                  <wp:extent cx="2735046" cy="2018157"/>
                  <wp:effectExtent l="0" t="0" r="825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5046" cy="2018157"/>
                          </a:xfrm>
                          <a:prstGeom prst="rect">
                            <a:avLst/>
                          </a:prstGeom>
                        </pic:spPr>
                      </pic:pic>
                    </a:graphicData>
                  </a:graphic>
                </wp:inline>
              </w:drawing>
            </w:r>
          </w:p>
        </w:tc>
      </w:tr>
      <w:tr w:rsidR="00AC79EA" w:rsidRPr="00B37674" w14:paraId="2BEE1635" w14:textId="77777777" w:rsidTr="00AC79EA">
        <w:trPr>
          <w:trHeight w:val="416"/>
        </w:trPr>
        <w:tc>
          <w:tcPr>
            <w:tcW w:w="4394" w:type="dxa"/>
            <w:vAlign w:val="center"/>
          </w:tcPr>
          <w:p w14:paraId="12B16526" w14:textId="2050C197" w:rsidR="00B37674" w:rsidRPr="00B37674" w:rsidRDefault="00B37674" w:rsidP="00B37674">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不同建筑数量下代数连通</w:t>
            </w:r>
            <w:r w:rsidR="00EA4A87">
              <w:rPr>
                <w:rFonts w:eastAsia="黑体" w:hint="eastAsia"/>
                <w:szCs w:val="18"/>
              </w:rPr>
              <w:t>率对比</w:t>
            </w:r>
          </w:p>
        </w:tc>
        <w:tc>
          <w:tcPr>
            <w:tcW w:w="4394" w:type="dxa"/>
            <w:vAlign w:val="center"/>
          </w:tcPr>
          <w:p w14:paraId="3A821861" w14:textId="6D74CAAF" w:rsidR="00B37674" w:rsidRPr="00B37674" w:rsidRDefault="00B37674" w:rsidP="00B37674">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不同建筑数量下</w:t>
            </w:r>
            <w:r w:rsidR="00EA4A87">
              <w:rPr>
                <w:rFonts w:eastAsia="黑体" w:hint="eastAsia"/>
                <w:szCs w:val="18"/>
              </w:rPr>
              <w:t>平均</w:t>
            </w:r>
            <w:r w:rsidR="00727BD3">
              <w:rPr>
                <w:rFonts w:eastAsia="黑体" w:hint="eastAsia"/>
                <w:szCs w:val="18"/>
              </w:rPr>
              <w:t>到达步数</w:t>
            </w:r>
            <w:r w:rsidR="00EA4A87">
              <w:rPr>
                <w:rFonts w:eastAsia="黑体" w:hint="eastAsia"/>
                <w:szCs w:val="18"/>
              </w:rPr>
              <w:t>对比</w:t>
            </w:r>
          </w:p>
        </w:tc>
      </w:tr>
    </w:tbl>
    <w:bookmarkEnd w:id="1921"/>
    <w:p w14:paraId="416AC04C" w14:textId="201EA7A0" w:rsidR="005E2801" w:rsidRDefault="00624253" w:rsidP="0080116D">
      <w:pPr>
        <w:pStyle w:val="aff2"/>
      </w:pPr>
      <w:r w:rsidRPr="00A9585A">
        <w:rPr>
          <w:rFonts w:hint="eastAsia"/>
        </w:rPr>
        <w:t>图</w:t>
      </w:r>
      <w:ins w:id="1922" w:author="运璐 何" w:date="2025-11-22T15:49:00Z">
        <w:r w:rsidR="00727BD3">
          <w:t>3</w:t>
        </w:r>
      </w:ins>
      <w:r w:rsidRPr="00A9585A">
        <w:t xml:space="preserve"> </w:t>
      </w:r>
      <w:r w:rsidRPr="00A9585A">
        <w:rPr>
          <w:rFonts w:hint="eastAsia"/>
        </w:rPr>
        <w:t>不同建筑</w:t>
      </w:r>
      <w:r w:rsidR="004C002B">
        <w:rPr>
          <w:rFonts w:hint="eastAsia"/>
        </w:rPr>
        <w:t>数量</w:t>
      </w:r>
      <w:r w:rsidRPr="00A9585A">
        <w:rPr>
          <w:rFonts w:hint="eastAsia"/>
        </w:rPr>
        <w:t>下</w:t>
      </w:r>
      <w:r w:rsidR="004C002B">
        <w:rPr>
          <w:rFonts w:hint="eastAsia"/>
        </w:rPr>
        <w:t>的指标对比</w:t>
      </w:r>
    </w:p>
    <w:p w14:paraId="4438A14F" w14:textId="47C374ED" w:rsidR="00B61D19" w:rsidRDefault="00B61D19" w:rsidP="008A6337">
      <w:pPr>
        <w:spacing w:line="360" w:lineRule="auto"/>
        <w:ind w:firstLineChars="196" w:firstLine="412"/>
        <w:rPr>
          <w:ins w:id="1923" w:author="运璐 何" w:date="2025-11-22T15:22:00Z"/>
          <w:color w:val="000000"/>
          <w:sz w:val="21"/>
          <w:szCs w:val="21"/>
        </w:rPr>
      </w:pPr>
      <w:ins w:id="1924" w:author="运璐 何" w:date="2025-11-22T15:22:00Z">
        <w:r w:rsidRPr="00B61D19">
          <w:rPr>
            <w:rFonts w:hint="eastAsia"/>
            <w:color w:val="000000"/>
            <w:sz w:val="21"/>
            <w:szCs w:val="21"/>
          </w:rPr>
          <w:t>从图</w:t>
        </w:r>
        <w:r w:rsidRPr="00B61D19">
          <w:rPr>
            <w:rFonts w:hint="eastAsia"/>
            <w:color w:val="000000"/>
            <w:sz w:val="21"/>
            <w:szCs w:val="21"/>
          </w:rPr>
          <w:t>(a)</w:t>
        </w:r>
        <w:r w:rsidRPr="00B61D19">
          <w:rPr>
            <w:rFonts w:hint="eastAsia"/>
            <w:color w:val="000000"/>
            <w:sz w:val="21"/>
            <w:szCs w:val="21"/>
          </w:rPr>
          <w:t>可见，随着建筑数量由</w:t>
        </w:r>
        <w:r w:rsidRPr="00B61D19">
          <w:rPr>
            <w:rFonts w:hint="eastAsia"/>
            <w:color w:val="000000"/>
            <w:sz w:val="21"/>
            <w:szCs w:val="21"/>
          </w:rPr>
          <w:t>10</w:t>
        </w:r>
        <w:r w:rsidRPr="00B61D19">
          <w:rPr>
            <w:rFonts w:hint="eastAsia"/>
            <w:color w:val="000000"/>
            <w:sz w:val="21"/>
            <w:szCs w:val="21"/>
          </w:rPr>
          <w:t>增至</w:t>
        </w:r>
        <w:r w:rsidRPr="00B61D19">
          <w:rPr>
            <w:rFonts w:hint="eastAsia"/>
            <w:color w:val="000000"/>
            <w:sz w:val="21"/>
            <w:szCs w:val="21"/>
          </w:rPr>
          <w:t>20</w:t>
        </w:r>
        <w:r w:rsidRPr="00B61D19">
          <w:rPr>
            <w:rFonts w:hint="eastAsia"/>
            <w:color w:val="000000"/>
            <w:sz w:val="21"/>
            <w:szCs w:val="21"/>
          </w:rPr>
          <w:t>及</w:t>
        </w:r>
        <w:r w:rsidRPr="00B61D19">
          <w:rPr>
            <w:rFonts w:hint="eastAsia"/>
            <w:color w:val="000000"/>
            <w:sz w:val="21"/>
            <w:szCs w:val="21"/>
          </w:rPr>
          <w:t>30</w:t>
        </w:r>
        <w:r w:rsidRPr="00B61D19">
          <w:rPr>
            <w:rFonts w:hint="eastAsia"/>
            <w:color w:val="000000"/>
            <w:sz w:val="21"/>
            <w:szCs w:val="21"/>
          </w:rPr>
          <w:t>，</w:t>
        </w:r>
        <w:r w:rsidRPr="00B61D19">
          <w:rPr>
            <w:rFonts w:hint="eastAsia"/>
            <w:color w:val="000000"/>
            <w:sz w:val="21"/>
            <w:szCs w:val="21"/>
          </w:rPr>
          <w:t>C-RRT*-APF</w:t>
        </w:r>
        <w:r w:rsidRPr="00B61D19">
          <w:rPr>
            <w:rFonts w:hint="eastAsia"/>
            <w:color w:val="000000"/>
            <w:sz w:val="21"/>
            <w:szCs w:val="21"/>
          </w:rPr>
          <w:t>的连通率分别为</w:t>
        </w:r>
        <w:r w:rsidRPr="00B61D19">
          <w:rPr>
            <w:rFonts w:hint="eastAsia"/>
            <w:color w:val="000000"/>
            <w:sz w:val="21"/>
            <w:szCs w:val="21"/>
          </w:rPr>
          <w:t>0.92</w:t>
        </w:r>
        <w:r w:rsidRPr="00B61D19">
          <w:rPr>
            <w:rFonts w:hint="eastAsia"/>
            <w:color w:val="000000"/>
            <w:sz w:val="21"/>
            <w:szCs w:val="21"/>
          </w:rPr>
          <w:t>、</w:t>
        </w:r>
        <w:r w:rsidRPr="00B61D19">
          <w:rPr>
            <w:rFonts w:hint="eastAsia"/>
            <w:color w:val="000000"/>
            <w:sz w:val="21"/>
            <w:szCs w:val="21"/>
          </w:rPr>
          <w:t>0.86</w:t>
        </w:r>
        <w:r w:rsidRPr="00B61D19">
          <w:rPr>
            <w:rFonts w:hint="eastAsia"/>
            <w:color w:val="000000"/>
            <w:sz w:val="21"/>
            <w:szCs w:val="21"/>
          </w:rPr>
          <w:t>与</w:t>
        </w:r>
        <w:r w:rsidRPr="00B61D19">
          <w:rPr>
            <w:rFonts w:hint="eastAsia"/>
            <w:color w:val="000000"/>
            <w:sz w:val="21"/>
            <w:szCs w:val="21"/>
          </w:rPr>
          <w:t>0.84</w:t>
        </w:r>
        <w:r w:rsidRPr="00B61D19">
          <w:rPr>
            <w:rFonts w:hint="eastAsia"/>
            <w:color w:val="000000"/>
            <w:sz w:val="21"/>
            <w:szCs w:val="21"/>
          </w:rPr>
          <w:t>，均为</w:t>
        </w:r>
      </w:ins>
      <w:ins w:id="1925" w:author="运璐 何" w:date="2025-11-22T15:23:00Z">
        <w:r>
          <w:rPr>
            <w:rFonts w:hint="eastAsia"/>
            <w:color w:val="000000"/>
            <w:sz w:val="21"/>
            <w:szCs w:val="21"/>
          </w:rPr>
          <w:t>所有算法中</w:t>
        </w:r>
      </w:ins>
      <w:ins w:id="1926" w:author="运璐 何" w:date="2025-11-22T15:22:00Z">
        <w:r w:rsidRPr="00B61D19">
          <w:rPr>
            <w:rFonts w:hint="eastAsia"/>
            <w:color w:val="000000"/>
            <w:sz w:val="21"/>
            <w:szCs w:val="21"/>
          </w:rPr>
          <w:t>最高</w:t>
        </w:r>
      </w:ins>
      <w:ins w:id="1927" w:author="运璐 何" w:date="2025-11-22T15:23:00Z">
        <w:r>
          <w:rPr>
            <w:rFonts w:hint="eastAsia"/>
            <w:color w:val="000000"/>
            <w:sz w:val="21"/>
            <w:szCs w:val="21"/>
          </w:rPr>
          <w:t>值</w:t>
        </w:r>
      </w:ins>
      <w:ins w:id="1928" w:author="运璐 何" w:date="2025-11-22T15:22:00Z">
        <w:r w:rsidRPr="00B61D19">
          <w:rPr>
            <w:rFonts w:hint="eastAsia"/>
            <w:color w:val="000000"/>
            <w:sz w:val="21"/>
            <w:szCs w:val="21"/>
          </w:rPr>
          <w:t>。相比之下，</w:t>
        </w:r>
        <w:r w:rsidRPr="00B61D19">
          <w:rPr>
            <w:rFonts w:hint="eastAsia"/>
            <w:color w:val="000000"/>
            <w:sz w:val="21"/>
            <w:szCs w:val="21"/>
          </w:rPr>
          <w:t>CMUPF</w:t>
        </w:r>
        <w:r w:rsidRPr="00B61D19">
          <w:rPr>
            <w:rFonts w:hint="eastAsia"/>
            <w:color w:val="000000"/>
            <w:sz w:val="21"/>
            <w:szCs w:val="21"/>
          </w:rPr>
          <w:t>分别为</w:t>
        </w:r>
        <w:r w:rsidRPr="00B61D19">
          <w:rPr>
            <w:rFonts w:hint="eastAsia"/>
            <w:color w:val="000000"/>
            <w:sz w:val="21"/>
            <w:szCs w:val="21"/>
          </w:rPr>
          <w:t>0.85</w:t>
        </w:r>
        <w:r w:rsidRPr="00B61D19">
          <w:rPr>
            <w:rFonts w:hint="eastAsia"/>
            <w:color w:val="000000"/>
            <w:sz w:val="21"/>
            <w:szCs w:val="21"/>
          </w:rPr>
          <w:t>、</w:t>
        </w:r>
        <w:r w:rsidRPr="00B61D19">
          <w:rPr>
            <w:rFonts w:hint="eastAsia"/>
            <w:color w:val="000000"/>
            <w:sz w:val="21"/>
            <w:szCs w:val="21"/>
          </w:rPr>
          <w:t>0.78</w:t>
        </w:r>
        <w:r w:rsidRPr="00B61D19">
          <w:rPr>
            <w:rFonts w:hint="eastAsia"/>
            <w:color w:val="000000"/>
            <w:sz w:val="21"/>
            <w:szCs w:val="21"/>
          </w:rPr>
          <w:t>与</w:t>
        </w:r>
        <w:r w:rsidRPr="00B61D19">
          <w:rPr>
            <w:rFonts w:hint="eastAsia"/>
            <w:color w:val="000000"/>
            <w:sz w:val="21"/>
            <w:szCs w:val="21"/>
          </w:rPr>
          <w:t>0.75</w:t>
        </w:r>
        <w:r w:rsidRPr="00B61D19">
          <w:rPr>
            <w:rFonts w:hint="eastAsia"/>
            <w:color w:val="000000"/>
            <w:sz w:val="21"/>
            <w:szCs w:val="21"/>
          </w:rPr>
          <w:t>，而</w:t>
        </w:r>
        <w:r w:rsidRPr="00B61D19">
          <w:rPr>
            <w:rFonts w:hint="eastAsia"/>
            <w:color w:val="000000"/>
            <w:sz w:val="21"/>
            <w:szCs w:val="21"/>
          </w:rPr>
          <w:t>PPSwarm</w:t>
        </w:r>
        <w:r w:rsidRPr="00B61D19">
          <w:rPr>
            <w:rFonts w:hint="eastAsia"/>
            <w:color w:val="000000"/>
            <w:sz w:val="21"/>
            <w:szCs w:val="21"/>
          </w:rPr>
          <w:t>与</w:t>
        </w:r>
        <w:r w:rsidRPr="00B61D19">
          <w:rPr>
            <w:rFonts w:hint="eastAsia"/>
            <w:color w:val="000000"/>
            <w:sz w:val="21"/>
            <w:szCs w:val="21"/>
          </w:rPr>
          <w:t>K-CBS</w:t>
        </w:r>
        <w:r w:rsidRPr="00B61D19">
          <w:rPr>
            <w:rFonts w:hint="eastAsia"/>
            <w:color w:val="000000"/>
            <w:sz w:val="21"/>
            <w:szCs w:val="21"/>
          </w:rPr>
          <w:t>则明显偏低（分别维持在</w:t>
        </w:r>
        <w:r w:rsidRPr="00B61D19">
          <w:rPr>
            <w:rFonts w:hint="eastAsia"/>
            <w:color w:val="000000"/>
            <w:sz w:val="21"/>
            <w:szCs w:val="21"/>
          </w:rPr>
          <w:t>0.41~0.54</w:t>
        </w:r>
        <w:r w:rsidRPr="00B61D19">
          <w:rPr>
            <w:rFonts w:hint="eastAsia"/>
            <w:color w:val="000000"/>
            <w:sz w:val="21"/>
            <w:szCs w:val="21"/>
          </w:rPr>
          <w:t>与</w:t>
        </w:r>
        <w:r w:rsidRPr="00B61D19">
          <w:rPr>
            <w:rFonts w:hint="eastAsia"/>
            <w:color w:val="000000"/>
            <w:sz w:val="21"/>
            <w:szCs w:val="21"/>
          </w:rPr>
          <w:t>0.39~0.41</w:t>
        </w:r>
        <w:r w:rsidRPr="00B61D19">
          <w:rPr>
            <w:rFonts w:hint="eastAsia"/>
            <w:color w:val="000000"/>
            <w:sz w:val="21"/>
            <w:szCs w:val="21"/>
          </w:rPr>
          <w:t>的区间），</w:t>
        </w:r>
        <w:r w:rsidRPr="00B61D19">
          <w:rPr>
            <w:rFonts w:hint="eastAsia"/>
            <w:color w:val="000000"/>
            <w:sz w:val="21"/>
            <w:szCs w:val="21"/>
          </w:rPr>
          <w:t>APF</w:t>
        </w:r>
        <w:r w:rsidRPr="00B61D19">
          <w:rPr>
            <w:rFonts w:hint="eastAsia"/>
            <w:color w:val="000000"/>
            <w:sz w:val="21"/>
            <w:szCs w:val="21"/>
          </w:rPr>
          <w:t>下降最为严重，由</w:t>
        </w:r>
        <w:r w:rsidRPr="00B61D19">
          <w:rPr>
            <w:rFonts w:hint="eastAsia"/>
            <w:color w:val="000000"/>
            <w:sz w:val="21"/>
            <w:szCs w:val="21"/>
          </w:rPr>
          <w:t>0.34</w:t>
        </w:r>
        <w:r w:rsidRPr="00B61D19">
          <w:rPr>
            <w:rFonts w:hint="eastAsia"/>
            <w:color w:val="000000"/>
            <w:sz w:val="21"/>
            <w:szCs w:val="21"/>
          </w:rPr>
          <w:t>降至</w:t>
        </w:r>
        <w:r w:rsidRPr="00B61D19">
          <w:rPr>
            <w:rFonts w:hint="eastAsia"/>
            <w:color w:val="000000"/>
            <w:sz w:val="21"/>
            <w:szCs w:val="21"/>
          </w:rPr>
          <w:t>0.20</w:t>
        </w:r>
        <w:r w:rsidRPr="00B61D19">
          <w:rPr>
            <w:rFonts w:hint="eastAsia"/>
            <w:color w:val="000000"/>
            <w:sz w:val="21"/>
            <w:szCs w:val="21"/>
          </w:rPr>
          <w:t>后仅略升至</w:t>
        </w:r>
        <w:r w:rsidRPr="00B61D19">
          <w:rPr>
            <w:rFonts w:hint="eastAsia"/>
            <w:color w:val="000000"/>
            <w:sz w:val="21"/>
            <w:szCs w:val="21"/>
          </w:rPr>
          <w:t>0.23</w:t>
        </w:r>
        <w:r w:rsidRPr="00B61D19">
          <w:rPr>
            <w:rFonts w:hint="eastAsia"/>
            <w:color w:val="000000"/>
            <w:sz w:val="21"/>
            <w:szCs w:val="21"/>
          </w:rPr>
          <w:t>。这说明随着障碍物密集度提高，</w:t>
        </w:r>
      </w:ins>
      <w:ins w:id="1929" w:author="运璐 何" w:date="2025-11-22T15:23:00Z">
        <w:r w:rsidR="00370C73">
          <w:rPr>
            <w:rFonts w:hint="eastAsia"/>
            <w:color w:val="000000"/>
            <w:sz w:val="21"/>
            <w:szCs w:val="21"/>
          </w:rPr>
          <w:t>大规模无人机集群</w:t>
        </w:r>
      </w:ins>
      <w:ins w:id="1930" w:author="运璐 何" w:date="2025-11-22T15:22:00Z">
        <w:r w:rsidRPr="00B61D19">
          <w:rPr>
            <w:rFonts w:hint="eastAsia"/>
            <w:color w:val="000000"/>
            <w:sz w:val="21"/>
            <w:szCs w:val="21"/>
          </w:rPr>
          <w:t>仅依赖</w:t>
        </w:r>
      </w:ins>
      <w:ins w:id="1931" w:author="运璐 何" w:date="2025-11-22T15:24:00Z">
        <w:r w:rsidR="00370C73">
          <w:rPr>
            <w:rFonts w:hint="eastAsia"/>
            <w:color w:val="000000"/>
            <w:sz w:val="21"/>
            <w:szCs w:val="21"/>
          </w:rPr>
          <w:t>整体势能</w:t>
        </w:r>
      </w:ins>
      <w:ins w:id="1932" w:author="运璐 何" w:date="2025-11-22T15:22:00Z">
        <w:r w:rsidRPr="00B61D19">
          <w:rPr>
            <w:rFonts w:hint="eastAsia"/>
            <w:color w:val="000000"/>
            <w:sz w:val="21"/>
            <w:szCs w:val="21"/>
          </w:rPr>
          <w:t>或启发式方法难以维持拓扑完整性，而</w:t>
        </w:r>
        <w:r w:rsidRPr="00B61D19">
          <w:rPr>
            <w:rFonts w:hint="eastAsia"/>
            <w:color w:val="000000"/>
            <w:sz w:val="21"/>
            <w:szCs w:val="21"/>
          </w:rPr>
          <w:t>C-RRT*-APF</w:t>
        </w:r>
        <w:r w:rsidRPr="00B61D19">
          <w:rPr>
            <w:rFonts w:hint="eastAsia"/>
            <w:color w:val="000000"/>
            <w:sz w:val="21"/>
            <w:szCs w:val="21"/>
          </w:rPr>
          <w:t>在引入基于</w:t>
        </w:r>
        <w:r w:rsidRPr="00B61D19">
          <w:rPr>
            <w:rFonts w:hint="eastAsia"/>
            <w:color w:val="000000"/>
            <w:sz w:val="21"/>
            <w:szCs w:val="21"/>
          </w:rPr>
          <w:t>M</w:t>
        </w:r>
      </w:ins>
      <w:ins w:id="1933" w:author="运璐 何" w:date="2025-11-22T15:24:00Z">
        <w:r w:rsidR="00370C73">
          <w:rPr>
            <w:color w:val="000000"/>
            <w:sz w:val="21"/>
            <w:szCs w:val="21"/>
          </w:rPr>
          <w:t>B</w:t>
        </w:r>
      </w:ins>
      <w:ins w:id="1934" w:author="运璐 何" w:date="2025-11-22T15:22:00Z">
        <w:r w:rsidRPr="00B61D19">
          <w:rPr>
            <w:rFonts w:hint="eastAsia"/>
            <w:color w:val="000000"/>
            <w:sz w:val="21"/>
            <w:szCs w:val="21"/>
          </w:rPr>
          <w:t>ST</w:t>
        </w:r>
        <w:r w:rsidRPr="00B61D19">
          <w:rPr>
            <w:rFonts w:hint="eastAsia"/>
            <w:color w:val="000000"/>
            <w:sz w:val="21"/>
            <w:szCs w:val="21"/>
          </w:rPr>
          <w:t>的连通保持力场后，可有</w:t>
        </w:r>
      </w:ins>
      <w:ins w:id="1935" w:author="运璐 何" w:date="2025-11-22T15:24:00Z">
        <w:r w:rsidR="00370C73">
          <w:rPr>
            <w:rFonts w:hint="eastAsia"/>
            <w:color w:val="000000"/>
            <w:sz w:val="21"/>
            <w:szCs w:val="21"/>
          </w:rPr>
          <w:t>提高连通保持率</w:t>
        </w:r>
      </w:ins>
      <w:ins w:id="1936" w:author="运璐 何" w:date="2025-11-22T15:22:00Z">
        <w:r w:rsidRPr="00B61D19">
          <w:rPr>
            <w:rFonts w:hint="eastAsia"/>
            <w:color w:val="000000"/>
            <w:sz w:val="21"/>
            <w:szCs w:val="21"/>
          </w:rPr>
          <w:t>。</w:t>
        </w:r>
      </w:ins>
    </w:p>
    <w:p w14:paraId="59F09F13" w14:textId="5B48BEBF" w:rsidR="00B61D19" w:rsidRDefault="00B61D19" w:rsidP="008A6337">
      <w:pPr>
        <w:spacing w:line="360" w:lineRule="auto"/>
        <w:ind w:firstLineChars="196" w:firstLine="412"/>
        <w:rPr>
          <w:ins w:id="1937" w:author="运璐 何" w:date="2025-11-22T15:22:00Z"/>
          <w:color w:val="000000"/>
          <w:sz w:val="21"/>
          <w:szCs w:val="21"/>
        </w:rPr>
      </w:pPr>
      <w:ins w:id="1938" w:author="运璐 何" w:date="2025-11-22T15:22:00Z">
        <w:r w:rsidRPr="00B61D19">
          <w:rPr>
            <w:rFonts w:hint="eastAsia"/>
            <w:color w:val="000000"/>
            <w:sz w:val="21"/>
            <w:szCs w:val="21"/>
          </w:rPr>
          <w:t>图</w:t>
        </w:r>
        <w:r w:rsidRPr="00B61D19">
          <w:rPr>
            <w:rFonts w:hint="eastAsia"/>
            <w:color w:val="000000"/>
            <w:sz w:val="21"/>
            <w:szCs w:val="21"/>
          </w:rPr>
          <w:t>(b)</w:t>
        </w:r>
        <w:r w:rsidRPr="00B61D19">
          <w:rPr>
            <w:rFonts w:hint="eastAsia"/>
            <w:color w:val="000000"/>
            <w:sz w:val="21"/>
            <w:szCs w:val="21"/>
          </w:rPr>
          <w:t>则反映了平均到达步数的变化趋势，随着建筑数量增加，各算法的规划代价均有所提升。其中</w:t>
        </w:r>
        <w:r w:rsidRPr="00B61D19">
          <w:rPr>
            <w:rFonts w:hint="eastAsia"/>
            <w:color w:val="000000"/>
            <w:sz w:val="21"/>
            <w:szCs w:val="21"/>
          </w:rPr>
          <w:t>C-RRT*-APF</w:t>
        </w:r>
        <w:r w:rsidRPr="00B61D19">
          <w:rPr>
            <w:rFonts w:hint="eastAsia"/>
            <w:color w:val="000000"/>
            <w:sz w:val="21"/>
            <w:szCs w:val="21"/>
          </w:rPr>
          <w:t>在</w:t>
        </w:r>
        <w:r w:rsidRPr="00B61D19">
          <w:rPr>
            <w:rFonts w:hint="eastAsia"/>
            <w:color w:val="000000"/>
            <w:sz w:val="21"/>
            <w:szCs w:val="21"/>
          </w:rPr>
          <w:t>10</w:t>
        </w:r>
        <w:r w:rsidRPr="00B61D19">
          <w:rPr>
            <w:rFonts w:hint="eastAsia"/>
            <w:color w:val="000000"/>
            <w:sz w:val="21"/>
            <w:szCs w:val="21"/>
          </w:rPr>
          <w:t>、</w:t>
        </w:r>
        <w:r w:rsidRPr="00B61D19">
          <w:rPr>
            <w:rFonts w:hint="eastAsia"/>
            <w:color w:val="000000"/>
            <w:sz w:val="21"/>
            <w:szCs w:val="21"/>
          </w:rPr>
          <w:t>20</w:t>
        </w:r>
        <w:r w:rsidRPr="00B61D19">
          <w:rPr>
            <w:rFonts w:hint="eastAsia"/>
            <w:color w:val="000000"/>
            <w:sz w:val="21"/>
            <w:szCs w:val="21"/>
          </w:rPr>
          <w:t>与</w:t>
        </w:r>
        <w:r w:rsidRPr="00B61D19">
          <w:rPr>
            <w:rFonts w:hint="eastAsia"/>
            <w:color w:val="000000"/>
            <w:sz w:val="21"/>
            <w:szCs w:val="21"/>
          </w:rPr>
          <w:t>30</w:t>
        </w:r>
        <w:r w:rsidRPr="00B61D19">
          <w:rPr>
            <w:rFonts w:hint="eastAsia"/>
            <w:color w:val="000000"/>
            <w:sz w:val="21"/>
            <w:szCs w:val="21"/>
          </w:rPr>
          <w:t>栋建筑条件下的平均步数分别为</w:t>
        </w:r>
        <w:r w:rsidRPr="00B61D19">
          <w:rPr>
            <w:rFonts w:hint="eastAsia"/>
            <w:color w:val="000000"/>
            <w:sz w:val="21"/>
            <w:szCs w:val="21"/>
          </w:rPr>
          <w:t>286</w:t>
        </w:r>
        <w:r w:rsidRPr="00B61D19">
          <w:rPr>
            <w:rFonts w:hint="eastAsia"/>
            <w:color w:val="000000"/>
            <w:sz w:val="21"/>
            <w:szCs w:val="21"/>
          </w:rPr>
          <w:t>、</w:t>
        </w:r>
        <w:r w:rsidRPr="00B61D19">
          <w:rPr>
            <w:rFonts w:hint="eastAsia"/>
            <w:color w:val="000000"/>
            <w:sz w:val="21"/>
            <w:szCs w:val="21"/>
          </w:rPr>
          <w:t>307</w:t>
        </w:r>
        <w:r w:rsidRPr="00B61D19">
          <w:rPr>
            <w:rFonts w:hint="eastAsia"/>
            <w:color w:val="000000"/>
            <w:sz w:val="21"/>
            <w:szCs w:val="21"/>
          </w:rPr>
          <w:t>与</w:t>
        </w:r>
        <w:r w:rsidRPr="00B61D19">
          <w:rPr>
            <w:rFonts w:hint="eastAsia"/>
            <w:color w:val="000000"/>
            <w:sz w:val="21"/>
            <w:szCs w:val="21"/>
          </w:rPr>
          <w:t>318</w:t>
        </w:r>
        <w:r w:rsidRPr="00B61D19">
          <w:rPr>
            <w:rFonts w:hint="eastAsia"/>
            <w:color w:val="000000"/>
            <w:sz w:val="21"/>
            <w:szCs w:val="21"/>
          </w:rPr>
          <w:t>，均显著低于</w:t>
        </w:r>
        <w:r w:rsidRPr="00B61D19">
          <w:rPr>
            <w:rFonts w:hint="eastAsia"/>
            <w:color w:val="000000"/>
            <w:sz w:val="21"/>
            <w:szCs w:val="21"/>
          </w:rPr>
          <w:t>CMUPF</w:t>
        </w:r>
        <w:r w:rsidRPr="00B61D19">
          <w:rPr>
            <w:rFonts w:hint="eastAsia"/>
            <w:color w:val="000000"/>
            <w:sz w:val="21"/>
            <w:szCs w:val="21"/>
          </w:rPr>
          <w:t>（</w:t>
        </w:r>
        <w:r w:rsidRPr="00B61D19">
          <w:rPr>
            <w:rFonts w:hint="eastAsia"/>
            <w:color w:val="000000"/>
            <w:sz w:val="21"/>
            <w:szCs w:val="21"/>
          </w:rPr>
          <w:t>383</w:t>
        </w:r>
        <w:r w:rsidRPr="00B61D19">
          <w:rPr>
            <w:rFonts w:hint="eastAsia"/>
            <w:color w:val="000000"/>
            <w:sz w:val="21"/>
            <w:szCs w:val="21"/>
          </w:rPr>
          <w:t>、</w:t>
        </w:r>
        <w:r w:rsidRPr="00B61D19">
          <w:rPr>
            <w:rFonts w:hint="eastAsia"/>
            <w:color w:val="000000"/>
            <w:sz w:val="21"/>
            <w:szCs w:val="21"/>
          </w:rPr>
          <w:t>419</w:t>
        </w:r>
        <w:r w:rsidRPr="00B61D19">
          <w:rPr>
            <w:rFonts w:hint="eastAsia"/>
            <w:color w:val="000000"/>
            <w:sz w:val="21"/>
            <w:szCs w:val="21"/>
          </w:rPr>
          <w:t>与</w:t>
        </w:r>
        <w:r w:rsidRPr="00B61D19">
          <w:rPr>
            <w:rFonts w:hint="eastAsia"/>
            <w:color w:val="000000"/>
            <w:sz w:val="21"/>
            <w:szCs w:val="21"/>
          </w:rPr>
          <w:t>441</w:t>
        </w:r>
        <w:r w:rsidRPr="00B61D19">
          <w:rPr>
            <w:rFonts w:hint="eastAsia"/>
            <w:color w:val="000000"/>
            <w:sz w:val="21"/>
            <w:szCs w:val="21"/>
          </w:rPr>
          <w:t>）。需要指出的是，由于</w:t>
        </w:r>
        <w:r w:rsidRPr="00B61D19">
          <w:rPr>
            <w:rFonts w:hint="eastAsia"/>
            <w:color w:val="000000"/>
            <w:sz w:val="21"/>
            <w:szCs w:val="21"/>
          </w:rPr>
          <w:t>K-CBS</w:t>
        </w:r>
        <w:r w:rsidRPr="00B61D19">
          <w:rPr>
            <w:rFonts w:hint="eastAsia"/>
            <w:color w:val="000000"/>
            <w:sz w:val="21"/>
            <w:szCs w:val="21"/>
          </w:rPr>
          <w:t>与</w:t>
        </w:r>
        <w:r w:rsidRPr="00B61D19">
          <w:rPr>
            <w:rFonts w:hint="eastAsia"/>
            <w:color w:val="000000"/>
            <w:sz w:val="21"/>
            <w:szCs w:val="21"/>
          </w:rPr>
          <w:t>PPSwarm</w:t>
        </w:r>
        <w:r w:rsidRPr="00B61D19">
          <w:rPr>
            <w:rFonts w:hint="eastAsia"/>
            <w:color w:val="000000"/>
            <w:sz w:val="21"/>
            <w:szCs w:val="21"/>
          </w:rPr>
          <w:t>均基于全局信息进行规划，其在该指标上普遍低于</w:t>
        </w:r>
        <w:r w:rsidRPr="00B61D19">
          <w:rPr>
            <w:rFonts w:hint="eastAsia"/>
            <w:color w:val="000000"/>
            <w:sz w:val="21"/>
            <w:szCs w:val="21"/>
          </w:rPr>
          <w:t>C-RRT*-APF</w:t>
        </w:r>
        <w:r w:rsidRPr="00B61D19">
          <w:rPr>
            <w:rFonts w:hint="eastAsia"/>
            <w:color w:val="000000"/>
            <w:sz w:val="21"/>
            <w:szCs w:val="21"/>
          </w:rPr>
          <w:t>，例如在建筑数量为</w:t>
        </w:r>
        <w:r w:rsidRPr="00B61D19">
          <w:rPr>
            <w:rFonts w:hint="eastAsia"/>
            <w:color w:val="000000"/>
            <w:sz w:val="21"/>
            <w:szCs w:val="21"/>
          </w:rPr>
          <w:t>10</w:t>
        </w:r>
        <w:r w:rsidRPr="00B61D19">
          <w:rPr>
            <w:rFonts w:hint="eastAsia"/>
            <w:color w:val="000000"/>
            <w:sz w:val="21"/>
            <w:szCs w:val="21"/>
          </w:rPr>
          <w:t>时分别为</w:t>
        </w:r>
        <w:r w:rsidRPr="00B61D19">
          <w:rPr>
            <w:rFonts w:hint="eastAsia"/>
            <w:color w:val="000000"/>
            <w:sz w:val="21"/>
            <w:szCs w:val="21"/>
          </w:rPr>
          <w:t>277</w:t>
        </w:r>
        <w:r w:rsidRPr="00B61D19">
          <w:rPr>
            <w:rFonts w:hint="eastAsia"/>
            <w:color w:val="000000"/>
            <w:sz w:val="21"/>
            <w:szCs w:val="21"/>
          </w:rPr>
          <w:t>与</w:t>
        </w:r>
        <w:r w:rsidRPr="00B61D19">
          <w:rPr>
            <w:rFonts w:hint="eastAsia"/>
            <w:color w:val="000000"/>
            <w:sz w:val="21"/>
            <w:szCs w:val="21"/>
          </w:rPr>
          <w:t>242</w:t>
        </w:r>
        <w:r w:rsidRPr="00B61D19">
          <w:rPr>
            <w:rFonts w:hint="eastAsia"/>
            <w:color w:val="000000"/>
            <w:sz w:val="21"/>
            <w:szCs w:val="21"/>
          </w:rPr>
          <w:t>、在</w:t>
        </w:r>
        <w:r w:rsidRPr="00B61D19">
          <w:rPr>
            <w:rFonts w:hint="eastAsia"/>
            <w:color w:val="000000"/>
            <w:sz w:val="21"/>
            <w:szCs w:val="21"/>
          </w:rPr>
          <w:t>20</w:t>
        </w:r>
        <w:r w:rsidRPr="00B61D19">
          <w:rPr>
            <w:rFonts w:hint="eastAsia"/>
            <w:color w:val="000000"/>
            <w:sz w:val="21"/>
            <w:szCs w:val="21"/>
          </w:rPr>
          <w:t>栋情况下分别为</w:t>
        </w:r>
        <w:r w:rsidRPr="00B61D19">
          <w:rPr>
            <w:rFonts w:hint="eastAsia"/>
            <w:color w:val="000000"/>
            <w:sz w:val="21"/>
            <w:szCs w:val="21"/>
          </w:rPr>
          <w:t>277</w:t>
        </w:r>
        <w:r w:rsidRPr="00B61D19">
          <w:rPr>
            <w:rFonts w:hint="eastAsia"/>
            <w:color w:val="000000"/>
            <w:sz w:val="21"/>
            <w:szCs w:val="21"/>
          </w:rPr>
          <w:t>与</w:t>
        </w:r>
        <w:r w:rsidRPr="00B61D19">
          <w:rPr>
            <w:rFonts w:hint="eastAsia"/>
            <w:color w:val="000000"/>
            <w:sz w:val="21"/>
            <w:szCs w:val="21"/>
          </w:rPr>
          <w:t>241</w:t>
        </w:r>
        <w:r w:rsidRPr="00B61D19">
          <w:rPr>
            <w:rFonts w:hint="eastAsia"/>
            <w:color w:val="000000"/>
            <w:sz w:val="21"/>
            <w:szCs w:val="21"/>
          </w:rPr>
          <w:t>，而</w:t>
        </w:r>
        <w:r w:rsidRPr="00B61D19">
          <w:rPr>
            <w:rFonts w:hint="eastAsia"/>
            <w:color w:val="000000"/>
            <w:sz w:val="21"/>
            <w:szCs w:val="21"/>
          </w:rPr>
          <w:t>PPSwarm</w:t>
        </w:r>
        <w:r w:rsidRPr="00B61D19">
          <w:rPr>
            <w:rFonts w:hint="eastAsia"/>
            <w:color w:val="000000"/>
            <w:sz w:val="21"/>
            <w:szCs w:val="21"/>
          </w:rPr>
          <w:t>进一步在</w:t>
        </w:r>
        <w:r w:rsidRPr="00B61D19">
          <w:rPr>
            <w:rFonts w:hint="eastAsia"/>
            <w:color w:val="000000"/>
            <w:sz w:val="21"/>
            <w:szCs w:val="21"/>
          </w:rPr>
          <w:t>K-CBS</w:t>
        </w:r>
        <w:r w:rsidRPr="00B61D19">
          <w:rPr>
            <w:rFonts w:hint="eastAsia"/>
            <w:color w:val="000000"/>
            <w:sz w:val="21"/>
            <w:szCs w:val="21"/>
          </w:rPr>
          <w:t>基础上引入了代价函数的优化机制，使其在多数场景下</w:t>
        </w:r>
      </w:ins>
      <w:ins w:id="1939" w:author="运璐 何" w:date="2025-11-22T15:25:00Z">
        <w:r w:rsidR="00370C73">
          <w:rPr>
            <w:rFonts w:hint="eastAsia"/>
            <w:color w:val="000000"/>
            <w:sz w:val="21"/>
            <w:szCs w:val="21"/>
          </w:rPr>
          <w:t>路径效率</w:t>
        </w:r>
      </w:ins>
      <w:ins w:id="1940" w:author="运璐 何" w:date="2025-11-22T15:22:00Z">
        <w:r w:rsidRPr="00B61D19">
          <w:rPr>
            <w:rFonts w:hint="eastAsia"/>
            <w:color w:val="000000"/>
            <w:sz w:val="21"/>
            <w:szCs w:val="21"/>
          </w:rPr>
          <w:t>表现更优。然而，这类方法通常无法兼顾拓扑可达性，在障碍数量增加后，连通性能明显下降，与图</w:t>
        </w:r>
        <w:r w:rsidRPr="00B61D19">
          <w:rPr>
            <w:rFonts w:hint="eastAsia"/>
            <w:color w:val="000000"/>
            <w:sz w:val="21"/>
            <w:szCs w:val="21"/>
          </w:rPr>
          <w:t>(a)</w:t>
        </w:r>
        <w:r w:rsidRPr="00B61D19">
          <w:rPr>
            <w:rFonts w:hint="eastAsia"/>
            <w:color w:val="000000"/>
            <w:sz w:val="21"/>
            <w:szCs w:val="21"/>
          </w:rPr>
          <w:t>的结果形成对照。</w:t>
        </w:r>
      </w:ins>
    </w:p>
    <w:p w14:paraId="6FDEF245" w14:textId="284BA8C2" w:rsidR="001844CF" w:rsidRDefault="001844CF" w:rsidP="00234ACA">
      <w:pPr>
        <w:spacing w:line="360" w:lineRule="auto"/>
        <w:outlineLvl w:val="1"/>
        <w:rPr>
          <w:ins w:id="1941" w:author="运璐 何" w:date="2025-11-22T15:25:00Z"/>
          <w:b/>
          <w:sz w:val="21"/>
          <w:szCs w:val="21"/>
        </w:rPr>
      </w:pPr>
      <w:r>
        <w:rPr>
          <w:rFonts w:hint="eastAsia"/>
          <w:b/>
          <w:sz w:val="21"/>
          <w:szCs w:val="21"/>
        </w:rPr>
        <w:t>4</w:t>
      </w:r>
      <w:r>
        <w:rPr>
          <w:b/>
          <w:sz w:val="21"/>
          <w:szCs w:val="21"/>
        </w:rPr>
        <w:t>.</w:t>
      </w:r>
      <w:r w:rsidR="00234ACA">
        <w:rPr>
          <w:b/>
          <w:sz w:val="21"/>
          <w:szCs w:val="21"/>
        </w:rPr>
        <w:t>4</w:t>
      </w:r>
      <w:r>
        <w:rPr>
          <w:b/>
          <w:sz w:val="21"/>
          <w:szCs w:val="21"/>
        </w:rPr>
        <w:t xml:space="preserve"> </w:t>
      </w:r>
      <w:r w:rsidR="004112D7">
        <w:rPr>
          <w:rFonts w:hint="eastAsia"/>
          <w:b/>
          <w:sz w:val="21"/>
          <w:szCs w:val="21"/>
        </w:rPr>
        <w:t>无人机</w:t>
      </w:r>
      <w:r>
        <w:rPr>
          <w:rFonts w:hint="eastAsia"/>
          <w:b/>
          <w:sz w:val="21"/>
          <w:szCs w:val="21"/>
        </w:rPr>
        <w:t>数量影响分析</w:t>
      </w:r>
    </w:p>
    <w:p w14:paraId="7DC45909" w14:textId="7A5BD1F6" w:rsidR="00370C73" w:rsidRPr="00026636" w:rsidRDefault="00026636" w:rsidP="00026636">
      <w:pPr>
        <w:spacing w:line="360" w:lineRule="auto"/>
        <w:ind w:firstLineChars="196" w:firstLine="412"/>
        <w:rPr>
          <w:color w:val="000000"/>
          <w:sz w:val="21"/>
          <w:szCs w:val="21"/>
        </w:rPr>
      </w:pPr>
      <w:ins w:id="1942" w:author="运璐 何" w:date="2025-11-22T15:43:00Z">
        <w:r w:rsidRPr="00026636">
          <w:rPr>
            <w:rFonts w:hint="eastAsia"/>
            <w:color w:val="000000"/>
            <w:sz w:val="21"/>
            <w:szCs w:val="21"/>
          </w:rPr>
          <w:t>图</w:t>
        </w:r>
      </w:ins>
      <w:ins w:id="1943" w:author="运璐 何" w:date="2025-11-22T15:49:00Z">
        <w:r w:rsidR="00727BD3">
          <w:rPr>
            <w:color w:val="000000"/>
            <w:sz w:val="21"/>
            <w:szCs w:val="21"/>
          </w:rPr>
          <w:t>4</w:t>
        </w:r>
      </w:ins>
      <w:ins w:id="1944" w:author="运璐 何" w:date="2025-11-22T15:43:00Z">
        <w:r w:rsidRPr="00026636">
          <w:rPr>
            <w:rFonts w:hint="eastAsia"/>
            <w:color w:val="000000"/>
            <w:sz w:val="21"/>
            <w:szCs w:val="21"/>
          </w:rPr>
          <w:t>-(a)</w:t>
        </w:r>
        <w:r w:rsidRPr="00026636">
          <w:rPr>
            <w:rFonts w:hint="eastAsia"/>
            <w:color w:val="000000"/>
            <w:sz w:val="21"/>
            <w:szCs w:val="21"/>
          </w:rPr>
          <w:t>与图</w:t>
        </w:r>
      </w:ins>
      <w:ins w:id="1945" w:author="运璐 何" w:date="2025-11-22T15:49:00Z">
        <w:r w:rsidR="00727BD3">
          <w:rPr>
            <w:color w:val="000000"/>
            <w:sz w:val="21"/>
            <w:szCs w:val="21"/>
          </w:rPr>
          <w:t>4</w:t>
        </w:r>
      </w:ins>
      <w:ins w:id="1946" w:author="运璐 何" w:date="2025-11-22T15:43:00Z">
        <w:r w:rsidRPr="00026636">
          <w:rPr>
            <w:rFonts w:hint="eastAsia"/>
            <w:color w:val="000000"/>
            <w:sz w:val="21"/>
            <w:szCs w:val="21"/>
          </w:rPr>
          <w:t>-(b)</w:t>
        </w:r>
        <w:r w:rsidRPr="00026636">
          <w:rPr>
            <w:rFonts w:hint="eastAsia"/>
            <w:color w:val="000000"/>
            <w:sz w:val="21"/>
            <w:szCs w:val="21"/>
          </w:rPr>
          <w:t>展示了在不同无人机数量条件下，各算法在代数连通率与平均到达步数两项指标上的表现变化。整体来看，随着无人机数量由</w:t>
        </w:r>
        <w:r w:rsidRPr="00026636">
          <w:rPr>
            <w:rFonts w:hint="eastAsia"/>
            <w:color w:val="000000"/>
            <w:sz w:val="21"/>
            <w:szCs w:val="21"/>
          </w:rPr>
          <w:t>12</w:t>
        </w:r>
        <w:r w:rsidRPr="00026636">
          <w:rPr>
            <w:rFonts w:hint="eastAsia"/>
            <w:color w:val="000000"/>
            <w:sz w:val="21"/>
            <w:szCs w:val="21"/>
          </w:rPr>
          <w:t>架逐步增加至</w:t>
        </w:r>
        <w:r w:rsidRPr="00026636">
          <w:rPr>
            <w:rFonts w:hint="eastAsia"/>
            <w:color w:val="000000"/>
            <w:sz w:val="21"/>
            <w:szCs w:val="21"/>
          </w:rPr>
          <w:t>24</w:t>
        </w:r>
        <w:r w:rsidRPr="00026636">
          <w:rPr>
            <w:rFonts w:hint="eastAsia"/>
            <w:color w:val="000000"/>
            <w:sz w:val="21"/>
            <w:szCs w:val="21"/>
          </w:rPr>
          <w:t>架与</w:t>
        </w:r>
        <w:r w:rsidRPr="00026636">
          <w:rPr>
            <w:rFonts w:hint="eastAsia"/>
            <w:color w:val="000000"/>
            <w:sz w:val="21"/>
            <w:szCs w:val="21"/>
          </w:rPr>
          <w:t>36</w:t>
        </w:r>
        <w:r w:rsidRPr="00026636">
          <w:rPr>
            <w:rFonts w:hint="eastAsia"/>
            <w:color w:val="000000"/>
            <w:sz w:val="21"/>
            <w:szCs w:val="21"/>
          </w:rPr>
          <w:t>架，</w:t>
        </w:r>
      </w:ins>
      <w:ins w:id="1947" w:author="运璐 何" w:date="2025-11-22T15:44:00Z">
        <w:r>
          <w:rPr>
            <w:rFonts w:hint="eastAsia"/>
            <w:color w:val="000000"/>
            <w:sz w:val="21"/>
            <w:szCs w:val="21"/>
          </w:rPr>
          <w:t>各个算法的连通率</w:t>
        </w:r>
      </w:ins>
      <w:ins w:id="1948" w:author="运璐 何" w:date="2025-11-22T15:45:00Z">
        <w:r>
          <w:rPr>
            <w:rFonts w:hint="eastAsia"/>
            <w:color w:val="000000"/>
            <w:sz w:val="21"/>
            <w:szCs w:val="21"/>
          </w:rPr>
          <w:t>略微下降、到达步数略微提升。</w:t>
        </w:r>
      </w:ins>
      <w:ins w:id="1949" w:author="运璐 何" w:date="2025-11-22T15:43:00Z">
        <w:r w:rsidRPr="00026636">
          <w:rPr>
            <w:rFonts w:hint="eastAsia"/>
            <w:color w:val="000000"/>
            <w:sz w:val="21"/>
            <w:szCs w:val="21"/>
          </w:rPr>
          <w:t>相比</w:t>
        </w:r>
        <w:r w:rsidRPr="00026636">
          <w:rPr>
            <w:rFonts w:hint="eastAsia"/>
            <w:color w:val="000000"/>
            <w:sz w:val="21"/>
            <w:szCs w:val="21"/>
          </w:rPr>
          <w:t>CMUPF</w:t>
        </w:r>
        <w:r w:rsidRPr="00026636">
          <w:rPr>
            <w:rFonts w:hint="eastAsia"/>
            <w:color w:val="000000"/>
            <w:sz w:val="21"/>
            <w:szCs w:val="21"/>
          </w:rPr>
          <w:t>，</w:t>
        </w:r>
        <w:r w:rsidRPr="00026636">
          <w:rPr>
            <w:rFonts w:hint="eastAsia"/>
            <w:color w:val="000000"/>
            <w:sz w:val="21"/>
            <w:szCs w:val="21"/>
          </w:rPr>
          <w:t>C-RRT*-APF</w:t>
        </w:r>
        <w:r w:rsidRPr="00026636">
          <w:rPr>
            <w:rFonts w:hint="eastAsia"/>
            <w:color w:val="000000"/>
            <w:sz w:val="21"/>
            <w:szCs w:val="21"/>
          </w:rPr>
          <w:t>在代数连通率方面分别提升约</w:t>
        </w:r>
        <w:r w:rsidRPr="00026636">
          <w:rPr>
            <w:rFonts w:hint="eastAsia"/>
            <w:color w:val="000000"/>
            <w:sz w:val="21"/>
            <w:szCs w:val="21"/>
          </w:rPr>
          <w:t>5</w:t>
        </w:r>
        <w:r>
          <w:rPr>
            <w:color w:val="000000"/>
            <w:sz w:val="21"/>
            <w:szCs w:val="21"/>
          </w:rPr>
          <w:t>%</w:t>
        </w:r>
        <w:r w:rsidRPr="00026636">
          <w:rPr>
            <w:rFonts w:hint="eastAsia"/>
            <w:color w:val="000000"/>
            <w:sz w:val="21"/>
            <w:szCs w:val="21"/>
          </w:rPr>
          <w:t>、</w:t>
        </w:r>
        <w:r w:rsidRPr="00026636">
          <w:rPr>
            <w:rFonts w:hint="eastAsia"/>
            <w:color w:val="000000"/>
            <w:sz w:val="21"/>
            <w:szCs w:val="21"/>
          </w:rPr>
          <w:t>8</w:t>
        </w:r>
        <w:r>
          <w:rPr>
            <w:color w:val="000000"/>
            <w:sz w:val="21"/>
            <w:szCs w:val="21"/>
          </w:rPr>
          <w:t>%</w:t>
        </w:r>
        <w:r w:rsidRPr="00026636">
          <w:rPr>
            <w:rFonts w:hint="eastAsia"/>
            <w:color w:val="000000"/>
            <w:sz w:val="21"/>
            <w:szCs w:val="21"/>
          </w:rPr>
          <w:t>与</w:t>
        </w:r>
        <w:r w:rsidRPr="00026636">
          <w:rPr>
            <w:rFonts w:hint="eastAsia"/>
            <w:color w:val="000000"/>
            <w:sz w:val="21"/>
            <w:szCs w:val="21"/>
          </w:rPr>
          <w:t>8</w:t>
        </w:r>
        <w:r>
          <w:rPr>
            <w:color w:val="000000"/>
            <w:sz w:val="21"/>
            <w:szCs w:val="21"/>
          </w:rPr>
          <w:t>%</w:t>
        </w:r>
        <w:r w:rsidRPr="00026636">
          <w:rPr>
            <w:rFonts w:hint="eastAsia"/>
            <w:color w:val="000000"/>
            <w:sz w:val="21"/>
            <w:szCs w:val="21"/>
          </w:rPr>
          <w:t>，而在平均到达步数方面分别降低约</w:t>
        </w:r>
        <w:r w:rsidRPr="00026636">
          <w:rPr>
            <w:rFonts w:hint="eastAsia"/>
            <w:color w:val="000000"/>
            <w:sz w:val="21"/>
            <w:szCs w:val="21"/>
          </w:rPr>
          <w:t>10.7%</w:t>
        </w:r>
        <w:r w:rsidRPr="00026636">
          <w:rPr>
            <w:rFonts w:hint="eastAsia"/>
            <w:color w:val="000000"/>
            <w:sz w:val="21"/>
            <w:szCs w:val="21"/>
          </w:rPr>
          <w:t>、</w:t>
        </w:r>
        <w:r w:rsidRPr="00026636">
          <w:rPr>
            <w:rFonts w:hint="eastAsia"/>
            <w:color w:val="000000"/>
            <w:sz w:val="21"/>
            <w:szCs w:val="21"/>
          </w:rPr>
          <w:t>15.7%</w:t>
        </w:r>
        <w:r w:rsidRPr="00026636">
          <w:rPr>
            <w:rFonts w:hint="eastAsia"/>
            <w:color w:val="000000"/>
            <w:sz w:val="21"/>
            <w:szCs w:val="21"/>
          </w:rPr>
          <w:t>与</w:t>
        </w:r>
        <w:r w:rsidRPr="00026636">
          <w:rPr>
            <w:rFonts w:hint="eastAsia"/>
            <w:color w:val="000000"/>
            <w:sz w:val="21"/>
            <w:szCs w:val="21"/>
          </w:rPr>
          <w:t>26.7%</w:t>
        </w:r>
        <w:r w:rsidRPr="00026636">
          <w:rPr>
            <w:rFonts w:hint="eastAsia"/>
            <w:color w:val="000000"/>
            <w:sz w:val="21"/>
            <w:szCs w:val="21"/>
          </w:rPr>
          <w:t>。该结果表明，在大规模群体规模增长过程中，</w:t>
        </w:r>
        <w:r w:rsidRPr="00026636">
          <w:rPr>
            <w:rFonts w:hint="eastAsia"/>
            <w:color w:val="000000"/>
            <w:sz w:val="21"/>
            <w:szCs w:val="21"/>
          </w:rPr>
          <w:t>C-RRT*-APF</w:t>
        </w:r>
        <w:r w:rsidRPr="00026636">
          <w:rPr>
            <w:rFonts w:hint="eastAsia"/>
            <w:color w:val="000000"/>
            <w:sz w:val="21"/>
            <w:szCs w:val="21"/>
          </w:rPr>
          <w:t>能够始终保持更高的拓扑连通性能，同时显著抑制路径代价增长，其综合优势随着无人机数量的扩大而更加突出。</w:t>
        </w:r>
      </w:ins>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370C73" w:rsidRPr="00B37674" w14:paraId="2789DAC8" w14:textId="77777777" w:rsidTr="006665FA">
        <w:tc>
          <w:tcPr>
            <w:tcW w:w="4394" w:type="dxa"/>
            <w:vAlign w:val="center"/>
          </w:tcPr>
          <w:p w14:paraId="355A9DAD" w14:textId="77777777" w:rsidR="00370C73" w:rsidRPr="00B37674" w:rsidRDefault="00370C73" w:rsidP="006665FA">
            <w:pPr>
              <w:pStyle w:val="aff0"/>
            </w:pPr>
            <w:r w:rsidRPr="00B37674">
              <w:rPr>
                <w:rFonts w:hint="eastAsia"/>
                <w:noProof/>
              </w:rPr>
              <w:lastRenderedPageBreak/>
              <w:drawing>
                <wp:inline distT="0" distB="0" distL="0" distR="0" wp14:anchorId="212EB7FB" wp14:editId="6E4289F7">
                  <wp:extent cx="2749790" cy="202807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9790" cy="2028077"/>
                          </a:xfrm>
                          <a:prstGeom prst="rect">
                            <a:avLst/>
                          </a:prstGeom>
                        </pic:spPr>
                      </pic:pic>
                    </a:graphicData>
                  </a:graphic>
                </wp:inline>
              </w:drawing>
            </w:r>
          </w:p>
        </w:tc>
        <w:tc>
          <w:tcPr>
            <w:tcW w:w="4394" w:type="dxa"/>
            <w:vAlign w:val="center"/>
          </w:tcPr>
          <w:p w14:paraId="705FD561" w14:textId="77777777" w:rsidR="00370C73" w:rsidRPr="00B37674" w:rsidRDefault="00370C73" w:rsidP="006665FA">
            <w:pPr>
              <w:pStyle w:val="aff0"/>
              <w:rPr>
                <w:color w:val="FF0000"/>
              </w:rPr>
            </w:pPr>
            <w:r w:rsidRPr="00B37674">
              <w:rPr>
                <w:rFonts w:hint="eastAsia"/>
                <w:noProof/>
                <w:color w:val="FF0000"/>
              </w:rPr>
              <w:drawing>
                <wp:inline distT="0" distB="0" distL="0" distR="0" wp14:anchorId="0AF00339" wp14:editId="4EE6C65B">
                  <wp:extent cx="2735046" cy="2017203"/>
                  <wp:effectExtent l="0" t="0" r="825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35046" cy="2017203"/>
                          </a:xfrm>
                          <a:prstGeom prst="rect">
                            <a:avLst/>
                          </a:prstGeom>
                        </pic:spPr>
                      </pic:pic>
                    </a:graphicData>
                  </a:graphic>
                </wp:inline>
              </w:drawing>
            </w:r>
          </w:p>
        </w:tc>
      </w:tr>
      <w:tr w:rsidR="00370C73" w:rsidRPr="00B37674" w14:paraId="0D69715D" w14:textId="77777777" w:rsidTr="006665FA">
        <w:trPr>
          <w:trHeight w:val="416"/>
        </w:trPr>
        <w:tc>
          <w:tcPr>
            <w:tcW w:w="4394" w:type="dxa"/>
            <w:vAlign w:val="center"/>
          </w:tcPr>
          <w:p w14:paraId="6E9AFDE6" w14:textId="4F7DFB61" w:rsidR="00370C73" w:rsidRPr="00B37674" w:rsidRDefault="00370C73" w:rsidP="006665FA">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数量下代数连通</w:t>
            </w:r>
            <w:r>
              <w:rPr>
                <w:rFonts w:eastAsia="黑体" w:hint="eastAsia"/>
                <w:szCs w:val="18"/>
              </w:rPr>
              <w:t>率对比</w:t>
            </w:r>
          </w:p>
        </w:tc>
        <w:tc>
          <w:tcPr>
            <w:tcW w:w="4394" w:type="dxa"/>
            <w:vAlign w:val="center"/>
          </w:tcPr>
          <w:p w14:paraId="4B0B5930" w14:textId="05C11AF8" w:rsidR="00370C73" w:rsidRPr="00B37674" w:rsidRDefault="00370C73" w:rsidP="006665FA">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4112D7">
              <w:rPr>
                <w:rFonts w:eastAsia="黑体" w:hint="eastAsia"/>
                <w:szCs w:val="18"/>
              </w:rPr>
              <w:t>无人机</w:t>
            </w:r>
            <w:r w:rsidRPr="00B37674">
              <w:rPr>
                <w:rFonts w:eastAsia="黑体" w:hint="eastAsia"/>
                <w:szCs w:val="18"/>
              </w:rPr>
              <w:t>数量下</w:t>
            </w:r>
            <w:r>
              <w:rPr>
                <w:rFonts w:eastAsia="黑体" w:hint="eastAsia"/>
                <w:szCs w:val="18"/>
              </w:rPr>
              <w:t>平均</w:t>
            </w:r>
            <w:r w:rsidR="00727BD3">
              <w:rPr>
                <w:rFonts w:eastAsia="黑体" w:hint="eastAsia"/>
                <w:szCs w:val="18"/>
              </w:rPr>
              <w:t>到达步数</w:t>
            </w:r>
            <w:r>
              <w:rPr>
                <w:rFonts w:eastAsia="黑体" w:hint="eastAsia"/>
                <w:szCs w:val="18"/>
              </w:rPr>
              <w:t>对比</w:t>
            </w:r>
          </w:p>
        </w:tc>
      </w:tr>
    </w:tbl>
    <w:p w14:paraId="540C23CB" w14:textId="2A86B66A" w:rsidR="00370C73" w:rsidRDefault="00370C73" w:rsidP="00026636">
      <w:pPr>
        <w:pStyle w:val="aff2"/>
      </w:pPr>
      <w:r>
        <w:rPr>
          <w:rFonts w:hint="eastAsia"/>
        </w:rPr>
        <w:t>图</w:t>
      </w:r>
      <w:r w:rsidR="00727BD3">
        <w:t>4</w:t>
      </w:r>
      <w:r>
        <w:t xml:space="preserve"> </w:t>
      </w:r>
      <w:r>
        <w:rPr>
          <w:rFonts w:hint="eastAsia"/>
        </w:rPr>
        <w:t>不同</w:t>
      </w:r>
      <w:r w:rsidR="004112D7">
        <w:rPr>
          <w:rFonts w:hint="eastAsia"/>
        </w:rPr>
        <w:t>无人机</w:t>
      </w:r>
      <w:r>
        <w:rPr>
          <w:rFonts w:hint="eastAsia"/>
        </w:rPr>
        <w:t>数量下的</w:t>
      </w:r>
      <w:r w:rsidR="004112D7">
        <w:rPr>
          <w:rFonts w:hint="eastAsia"/>
        </w:rPr>
        <w:t>指标对比</w:t>
      </w:r>
    </w:p>
    <w:p w14:paraId="2CF300BF" w14:textId="030D3AF6" w:rsidR="00026636" w:rsidRPr="00026636" w:rsidRDefault="00026636" w:rsidP="00026636">
      <w:pPr>
        <w:spacing w:line="360" w:lineRule="auto"/>
        <w:ind w:firstLineChars="196" w:firstLine="412"/>
        <w:rPr>
          <w:ins w:id="1950" w:author="运璐 何" w:date="2025-11-22T15:46:00Z"/>
          <w:color w:val="000000"/>
          <w:sz w:val="21"/>
          <w:szCs w:val="21"/>
        </w:rPr>
      </w:pPr>
      <w:ins w:id="1951" w:author="运璐 何" w:date="2025-11-22T15:46:00Z">
        <w:r w:rsidRPr="00026636">
          <w:rPr>
            <w:rFonts w:hint="eastAsia"/>
            <w:color w:val="000000"/>
            <w:sz w:val="21"/>
            <w:szCs w:val="21"/>
          </w:rPr>
          <w:t>从图</w:t>
        </w:r>
        <w:r w:rsidRPr="00026636">
          <w:rPr>
            <w:rFonts w:hint="eastAsia"/>
            <w:color w:val="000000"/>
            <w:sz w:val="21"/>
            <w:szCs w:val="21"/>
          </w:rPr>
          <w:t>5-(a)</w:t>
        </w:r>
        <w:r w:rsidRPr="00026636">
          <w:rPr>
            <w:rFonts w:hint="eastAsia"/>
            <w:color w:val="000000"/>
            <w:sz w:val="21"/>
            <w:szCs w:val="21"/>
          </w:rPr>
          <w:t>可见，随着无人机数量由</w:t>
        </w:r>
        <w:r w:rsidRPr="00026636">
          <w:rPr>
            <w:rFonts w:hint="eastAsia"/>
            <w:color w:val="000000"/>
            <w:sz w:val="21"/>
            <w:szCs w:val="21"/>
          </w:rPr>
          <w:t>12</w:t>
        </w:r>
        <w:r w:rsidRPr="00026636">
          <w:rPr>
            <w:rFonts w:hint="eastAsia"/>
            <w:color w:val="000000"/>
            <w:sz w:val="21"/>
            <w:szCs w:val="21"/>
          </w:rPr>
          <w:t>架增加至</w:t>
        </w:r>
        <w:r w:rsidRPr="00026636">
          <w:rPr>
            <w:rFonts w:hint="eastAsia"/>
            <w:color w:val="000000"/>
            <w:sz w:val="21"/>
            <w:szCs w:val="21"/>
          </w:rPr>
          <w:t>24</w:t>
        </w:r>
        <w:r w:rsidRPr="00026636">
          <w:rPr>
            <w:rFonts w:hint="eastAsia"/>
            <w:color w:val="000000"/>
            <w:sz w:val="21"/>
            <w:szCs w:val="21"/>
          </w:rPr>
          <w:t>架与</w:t>
        </w:r>
        <w:r w:rsidRPr="00026636">
          <w:rPr>
            <w:rFonts w:hint="eastAsia"/>
            <w:color w:val="000000"/>
            <w:sz w:val="21"/>
            <w:szCs w:val="21"/>
          </w:rPr>
          <w:t>36</w:t>
        </w:r>
        <w:r w:rsidRPr="00026636">
          <w:rPr>
            <w:rFonts w:hint="eastAsia"/>
            <w:color w:val="000000"/>
            <w:sz w:val="21"/>
            <w:szCs w:val="21"/>
          </w:rPr>
          <w:t>架，</w:t>
        </w:r>
        <w:r w:rsidRPr="00026636">
          <w:rPr>
            <w:rFonts w:hint="eastAsia"/>
            <w:color w:val="000000"/>
            <w:sz w:val="21"/>
            <w:szCs w:val="21"/>
          </w:rPr>
          <w:t>C-RRT*-APF</w:t>
        </w:r>
        <w:r w:rsidRPr="00026636">
          <w:rPr>
            <w:rFonts w:hint="eastAsia"/>
            <w:color w:val="000000"/>
            <w:sz w:val="21"/>
            <w:szCs w:val="21"/>
          </w:rPr>
          <w:t>的代数连通率分别达到</w:t>
        </w:r>
        <w:r w:rsidRPr="00026636">
          <w:rPr>
            <w:rFonts w:hint="eastAsia"/>
            <w:color w:val="000000"/>
            <w:sz w:val="21"/>
            <w:szCs w:val="21"/>
          </w:rPr>
          <w:t>0.92</w:t>
        </w:r>
        <w:r w:rsidRPr="00026636">
          <w:rPr>
            <w:rFonts w:hint="eastAsia"/>
            <w:color w:val="000000"/>
            <w:sz w:val="21"/>
            <w:szCs w:val="21"/>
          </w:rPr>
          <w:t>、</w:t>
        </w:r>
        <w:r w:rsidRPr="00026636">
          <w:rPr>
            <w:rFonts w:hint="eastAsia"/>
            <w:color w:val="000000"/>
            <w:sz w:val="21"/>
            <w:szCs w:val="21"/>
          </w:rPr>
          <w:t>0.90</w:t>
        </w:r>
        <w:r w:rsidRPr="00026636">
          <w:rPr>
            <w:rFonts w:hint="eastAsia"/>
            <w:color w:val="000000"/>
            <w:sz w:val="21"/>
            <w:szCs w:val="21"/>
          </w:rPr>
          <w:t>与</w:t>
        </w:r>
        <w:r w:rsidRPr="00026636">
          <w:rPr>
            <w:rFonts w:hint="eastAsia"/>
            <w:color w:val="000000"/>
            <w:sz w:val="21"/>
            <w:szCs w:val="21"/>
          </w:rPr>
          <w:t>0.86</w:t>
        </w:r>
        <w:r w:rsidRPr="00026636">
          <w:rPr>
            <w:rFonts w:hint="eastAsia"/>
            <w:color w:val="000000"/>
            <w:sz w:val="21"/>
            <w:szCs w:val="21"/>
          </w:rPr>
          <w:t>，均为所有算法中最高。其中</w:t>
        </w:r>
        <w:r w:rsidRPr="00026636">
          <w:rPr>
            <w:rFonts w:hint="eastAsia"/>
            <w:color w:val="000000"/>
            <w:sz w:val="21"/>
            <w:szCs w:val="21"/>
          </w:rPr>
          <w:t>CMUPF</w:t>
        </w:r>
        <w:r w:rsidRPr="00026636">
          <w:rPr>
            <w:rFonts w:hint="eastAsia"/>
            <w:color w:val="000000"/>
            <w:sz w:val="21"/>
            <w:szCs w:val="21"/>
          </w:rPr>
          <w:t>则分别为</w:t>
        </w:r>
        <w:r w:rsidRPr="00026636">
          <w:rPr>
            <w:rFonts w:hint="eastAsia"/>
            <w:color w:val="000000"/>
            <w:sz w:val="21"/>
            <w:szCs w:val="21"/>
          </w:rPr>
          <w:t>0.87</w:t>
        </w:r>
        <w:r w:rsidRPr="00026636">
          <w:rPr>
            <w:rFonts w:hint="eastAsia"/>
            <w:color w:val="000000"/>
            <w:sz w:val="21"/>
            <w:szCs w:val="21"/>
          </w:rPr>
          <w:t>、</w:t>
        </w:r>
        <w:r w:rsidRPr="00026636">
          <w:rPr>
            <w:rFonts w:hint="eastAsia"/>
            <w:color w:val="000000"/>
            <w:sz w:val="21"/>
            <w:szCs w:val="21"/>
          </w:rPr>
          <w:t>0.82</w:t>
        </w:r>
        <w:r w:rsidRPr="00026636">
          <w:rPr>
            <w:rFonts w:hint="eastAsia"/>
            <w:color w:val="000000"/>
            <w:sz w:val="21"/>
            <w:szCs w:val="21"/>
          </w:rPr>
          <w:t>与</w:t>
        </w:r>
        <w:r w:rsidRPr="00026636">
          <w:rPr>
            <w:rFonts w:hint="eastAsia"/>
            <w:color w:val="000000"/>
            <w:sz w:val="21"/>
            <w:szCs w:val="21"/>
          </w:rPr>
          <w:t>0.78</w:t>
        </w:r>
        <w:r w:rsidRPr="00026636">
          <w:rPr>
            <w:rFonts w:hint="eastAsia"/>
            <w:color w:val="000000"/>
            <w:sz w:val="21"/>
            <w:szCs w:val="21"/>
          </w:rPr>
          <w:t>，而</w:t>
        </w:r>
        <w:r w:rsidRPr="00026636">
          <w:rPr>
            <w:rFonts w:hint="eastAsia"/>
            <w:color w:val="000000"/>
            <w:sz w:val="21"/>
            <w:szCs w:val="21"/>
          </w:rPr>
          <w:t>PPSwarm</w:t>
        </w:r>
        <w:r w:rsidRPr="00026636">
          <w:rPr>
            <w:rFonts w:hint="eastAsia"/>
            <w:color w:val="000000"/>
            <w:sz w:val="21"/>
            <w:szCs w:val="21"/>
          </w:rPr>
          <w:t>与</w:t>
        </w:r>
        <w:r w:rsidRPr="00026636">
          <w:rPr>
            <w:rFonts w:hint="eastAsia"/>
            <w:color w:val="000000"/>
            <w:sz w:val="21"/>
            <w:szCs w:val="21"/>
          </w:rPr>
          <w:t>K-CBS</w:t>
        </w:r>
        <w:r w:rsidRPr="00026636">
          <w:rPr>
            <w:rFonts w:hint="eastAsia"/>
            <w:color w:val="000000"/>
            <w:sz w:val="21"/>
            <w:szCs w:val="21"/>
          </w:rPr>
          <w:t>整体偏低（分别在</w:t>
        </w:r>
        <w:r w:rsidRPr="00026636">
          <w:rPr>
            <w:rFonts w:hint="eastAsia"/>
            <w:color w:val="000000"/>
            <w:sz w:val="21"/>
            <w:szCs w:val="21"/>
          </w:rPr>
          <w:t>0.42~0.45</w:t>
        </w:r>
        <w:r w:rsidRPr="00026636">
          <w:rPr>
            <w:rFonts w:hint="eastAsia"/>
            <w:color w:val="000000"/>
            <w:sz w:val="21"/>
            <w:szCs w:val="21"/>
          </w:rPr>
          <w:t>与</w:t>
        </w:r>
        <w:r w:rsidRPr="00026636">
          <w:rPr>
            <w:rFonts w:hint="eastAsia"/>
            <w:color w:val="000000"/>
            <w:sz w:val="21"/>
            <w:szCs w:val="21"/>
          </w:rPr>
          <w:t>0.39~0.42</w:t>
        </w:r>
        <w:r w:rsidRPr="00026636">
          <w:rPr>
            <w:rFonts w:hint="eastAsia"/>
            <w:color w:val="000000"/>
            <w:sz w:val="21"/>
            <w:szCs w:val="21"/>
          </w:rPr>
          <w:t>区间内波动），</w:t>
        </w:r>
        <w:r w:rsidRPr="00026636">
          <w:rPr>
            <w:rFonts w:hint="eastAsia"/>
            <w:color w:val="000000"/>
            <w:sz w:val="21"/>
            <w:szCs w:val="21"/>
          </w:rPr>
          <w:t>APF</w:t>
        </w:r>
        <w:r w:rsidRPr="00026636">
          <w:rPr>
            <w:rFonts w:hint="eastAsia"/>
            <w:color w:val="000000"/>
            <w:sz w:val="21"/>
            <w:szCs w:val="21"/>
          </w:rPr>
          <w:t>在不同规模条件下均保持最低值（约</w:t>
        </w:r>
        <w:r w:rsidRPr="00026636">
          <w:rPr>
            <w:rFonts w:hint="eastAsia"/>
            <w:color w:val="000000"/>
            <w:sz w:val="21"/>
            <w:szCs w:val="21"/>
          </w:rPr>
          <w:t>0.20~0.35</w:t>
        </w:r>
        <w:r w:rsidRPr="00026636">
          <w:rPr>
            <w:rFonts w:hint="eastAsia"/>
            <w:color w:val="000000"/>
            <w:sz w:val="21"/>
            <w:szCs w:val="21"/>
          </w:rPr>
          <w:t>）。这一结果表明，当集群规模扩大后，依赖整体势场或单点启发式的传统方法在拓扑结构保持上存在明显局限，而</w:t>
        </w:r>
        <w:r w:rsidRPr="00026636">
          <w:rPr>
            <w:rFonts w:hint="eastAsia"/>
            <w:color w:val="000000"/>
            <w:sz w:val="21"/>
            <w:szCs w:val="21"/>
          </w:rPr>
          <w:t>C-RRT*-APF</w:t>
        </w:r>
        <w:r w:rsidRPr="00026636">
          <w:rPr>
            <w:rFonts w:hint="eastAsia"/>
            <w:color w:val="000000"/>
            <w:sz w:val="21"/>
            <w:szCs w:val="21"/>
          </w:rPr>
          <w:t>依托</w:t>
        </w:r>
      </w:ins>
      <w:ins w:id="1952" w:author="运璐 何" w:date="2025-11-22T15:47:00Z">
        <w:r w:rsidR="000A3187">
          <w:rPr>
            <w:rFonts w:hint="eastAsia"/>
            <w:color w:val="000000"/>
            <w:sz w:val="21"/>
            <w:szCs w:val="21"/>
          </w:rPr>
          <w:t>全局约束规划和局部</w:t>
        </w:r>
      </w:ins>
      <w:ins w:id="1953" w:author="运璐 何" w:date="2025-11-22T15:46:00Z">
        <w:r w:rsidRPr="00026636">
          <w:rPr>
            <w:rFonts w:hint="eastAsia"/>
            <w:color w:val="000000"/>
            <w:sz w:val="21"/>
            <w:szCs w:val="21"/>
          </w:rPr>
          <w:t>M</w:t>
        </w:r>
      </w:ins>
      <w:ins w:id="1954" w:author="运璐 何" w:date="2025-11-22T15:47:00Z">
        <w:r>
          <w:rPr>
            <w:color w:val="000000"/>
            <w:sz w:val="21"/>
            <w:szCs w:val="21"/>
          </w:rPr>
          <w:t>B</w:t>
        </w:r>
      </w:ins>
      <w:ins w:id="1955" w:author="运璐 何" w:date="2025-11-22T15:46:00Z">
        <w:r w:rsidRPr="00026636">
          <w:rPr>
            <w:rFonts w:hint="eastAsia"/>
            <w:color w:val="000000"/>
            <w:sz w:val="21"/>
            <w:szCs w:val="21"/>
          </w:rPr>
          <w:t>ST</w:t>
        </w:r>
        <w:r w:rsidRPr="00026636">
          <w:rPr>
            <w:rFonts w:hint="eastAsia"/>
            <w:color w:val="000000"/>
            <w:sz w:val="21"/>
            <w:szCs w:val="21"/>
          </w:rPr>
          <w:t>连通保持机制，能够有效防止拓扑分裂并保持较高连通水平。</w:t>
        </w:r>
      </w:ins>
    </w:p>
    <w:p w14:paraId="293BE2A6" w14:textId="2246AE46" w:rsidR="00026636" w:rsidRPr="00026636" w:rsidRDefault="00026636" w:rsidP="00026636">
      <w:pPr>
        <w:spacing w:line="360" w:lineRule="auto"/>
        <w:ind w:firstLineChars="196" w:firstLine="412"/>
        <w:rPr>
          <w:color w:val="000000"/>
          <w:sz w:val="21"/>
          <w:szCs w:val="21"/>
        </w:rPr>
      </w:pPr>
      <w:ins w:id="1956" w:author="运璐 何" w:date="2025-11-22T15:46:00Z">
        <w:r w:rsidRPr="00026636">
          <w:rPr>
            <w:rFonts w:hint="eastAsia"/>
            <w:color w:val="000000"/>
            <w:sz w:val="21"/>
            <w:szCs w:val="21"/>
          </w:rPr>
          <w:t>图</w:t>
        </w:r>
        <w:r w:rsidRPr="00026636">
          <w:rPr>
            <w:rFonts w:hint="eastAsia"/>
            <w:color w:val="000000"/>
            <w:sz w:val="21"/>
            <w:szCs w:val="21"/>
          </w:rPr>
          <w:t>5-(b)</w:t>
        </w:r>
        <w:r w:rsidRPr="00026636">
          <w:rPr>
            <w:rFonts w:hint="eastAsia"/>
            <w:color w:val="000000"/>
            <w:sz w:val="21"/>
            <w:szCs w:val="21"/>
          </w:rPr>
          <w:t>反映了平均到达步数随无人机数量变化的趋势。随着集群规模扩大，各算法的平均步数整体增长，而</w:t>
        </w:r>
        <w:r w:rsidRPr="00026636">
          <w:rPr>
            <w:rFonts w:hint="eastAsia"/>
            <w:color w:val="000000"/>
            <w:sz w:val="21"/>
            <w:szCs w:val="21"/>
          </w:rPr>
          <w:t>C-RRT*-APF</w:t>
        </w:r>
        <w:r w:rsidRPr="00026636">
          <w:rPr>
            <w:rFonts w:hint="eastAsia"/>
            <w:color w:val="000000"/>
            <w:sz w:val="21"/>
            <w:szCs w:val="21"/>
          </w:rPr>
          <w:t>在</w:t>
        </w:r>
        <w:r w:rsidRPr="00026636">
          <w:rPr>
            <w:rFonts w:hint="eastAsia"/>
            <w:color w:val="000000"/>
            <w:sz w:val="21"/>
            <w:szCs w:val="21"/>
          </w:rPr>
          <w:t>12</w:t>
        </w:r>
        <w:r w:rsidRPr="00026636">
          <w:rPr>
            <w:rFonts w:hint="eastAsia"/>
            <w:color w:val="000000"/>
            <w:sz w:val="21"/>
            <w:szCs w:val="21"/>
          </w:rPr>
          <w:t>、</w:t>
        </w:r>
        <w:r w:rsidRPr="00026636">
          <w:rPr>
            <w:rFonts w:hint="eastAsia"/>
            <w:color w:val="000000"/>
            <w:sz w:val="21"/>
            <w:szCs w:val="21"/>
          </w:rPr>
          <w:t>24</w:t>
        </w:r>
        <w:r w:rsidRPr="00026636">
          <w:rPr>
            <w:rFonts w:hint="eastAsia"/>
            <w:color w:val="000000"/>
            <w:sz w:val="21"/>
            <w:szCs w:val="21"/>
          </w:rPr>
          <w:t>及</w:t>
        </w:r>
        <w:r w:rsidRPr="00026636">
          <w:rPr>
            <w:rFonts w:hint="eastAsia"/>
            <w:color w:val="000000"/>
            <w:sz w:val="21"/>
            <w:szCs w:val="21"/>
          </w:rPr>
          <w:t>36</w:t>
        </w:r>
        <w:r w:rsidRPr="00026636">
          <w:rPr>
            <w:rFonts w:hint="eastAsia"/>
            <w:color w:val="000000"/>
            <w:sz w:val="21"/>
            <w:szCs w:val="21"/>
          </w:rPr>
          <w:t>架无人机条件下分别为</w:t>
        </w:r>
        <w:r w:rsidRPr="00026636">
          <w:rPr>
            <w:rFonts w:hint="eastAsia"/>
            <w:color w:val="000000"/>
            <w:sz w:val="21"/>
            <w:szCs w:val="21"/>
          </w:rPr>
          <w:t>327</w:t>
        </w:r>
        <w:r w:rsidRPr="00026636">
          <w:rPr>
            <w:rFonts w:hint="eastAsia"/>
            <w:color w:val="000000"/>
            <w:sz w:val="21"/>
            <w:szCs w:val="21"/>
          </w:rPr>
          <w:t>、</w:t>
        </w:r>
        <w:r w:rsidRPr="00026636">
          <w:rPr>
            <w:rFonts w:hint="eastAsia"/>
            <w:color w:val="000000"/>
            <w:sz w:val="21"/>
            <w:szCs w:val="21"/>
          </w:rPr>
          <w:t>312</w:t>
        </w:r>
        <w:r w:rsidRPr="00026636">
          <w:rPr>
            <w:rFonts w:hint="eastAsia"/>
            <w:color w:val="000000"/>
            <w:sz w:val="21"/>
            <w:szCs w:val="21"/>
          </w:rPr>
          <w:t>与</w:t>
        </w:r>
        <w:r w:rsidRPr="00026636">
          <w:rPr>
            <w:rFonts w:hint="eastAsia"/>
            <w:color w:val="000000"/>
            <w:sz w:val="21"/>
            <w:szCs w:val="21"/>
          </w:rPr>
          <w:t>307</w:t>
        </w:r>
        <w:r w:rsidRPr="00026636">
          <w:rPr>
            <w:rFonts w:hint="eastAsia"/>
            <w:color w:val="000000"/>
            <w:sz w:val="21"/>
            <w:szCs w:val="21"/>
          </w:rPr>
          <w:t>，显著低于</w:t>
        </w:r>
        <w:r w:rsidRPr="00026636">
          <w:rPr>
            <w:rFonts w:hint="eastAsia"/>
            <w:color w:val="000000"/>
            <w:sz w:val="21"/>
            <w:szCs w:val="21"/>
          </w:rPr>
          <w:t>CMUPF</w:t>
        </w:r>
        <w:r w:rsidRPr="00026636">
          <w:rPr>
            <w:rFonts w:hint="eastAsia"/>
            <w:color w:val="000000"/>
            <w:sz w:val="21"/>
            <w:szCs w:val="21"/>
          </w:rPr>
          <w:t>的</w:t>
        </w:r>
        <w:r w:rsidRPr="00026636">
          <w:rPr>
            <w:rFonts w:hint="eastAsia"/>
            <w:color w:val="000000"/>
            <w:sz w:val="21"/>
            <w:szCs w:val="21"/>
          </w:rPr>
          <w:t>366</w:t>
        </w:r>
        <w:r w:rsidRPr="00026636">
          <w:rPr>
            <w:rFonts w:hint="eastAsia"/>
            <w:color w:val="000000"/>
            <w:sz w:val="21"/>
            <w:szCs w:val="21"/>
          </w:rPr>
          <w:t>、</w:t>
        </w:r>
        <w:r w:rsidRPr="00026636">
          <w:rPr>
            <w:rFonts w:hint="eastAsia"/>
            <w:color w:val="000000"/>
            <w:sz w:val="21"/>
            <w:szCs w:val="21"/>
          </w:rPr>
          <w:t>370</w:t>
        </w:r>
        <w:r w:rsidRPr="00026636">
          <w:rPr>
            <w:rFonts w:hint="eastAsia"/>
            <w:color w:val="000000"/>
            <w:sz w:val="21"/>
            <w:szCs w:val="21"/>
          </w:rPr>
          <w:t>与</w:t>
        </w:r>
        <w:r w:rsidRPr="00026636">
          <w:rPr>
            <w:rFonts w:hint="eastAsia"/>
            <w:color w:val="000000"/>
            <w:sz w:val="21"/>
            <w:szCs w:val="21"/>
          </w:rPr>
          <w:t>419</w:t>
        </w:r>
        <w:r w:rsidRPr="00026636">
          <w:rPr>
            <w:rFonts w:hint="eastAsia"/>
            <w:color w:val="000000"/>
            <w:sz w:val="21"/>
            <w:szCs w:val="21"/>
          </w:rPr>
          <w:t>。值得注意的是，由于</w:t>
        </w:r>
        <w:r w:rsidRPr="00026636">
          <w:rPr>
            <w:rFonts w:hint="eastAsia"/>
            <w:color w:val="000000"/>
            <w:sz w:val="21"/>
            <w:szCs w:val="21"/>
          </w:rPr>
          <w:t>K-CBS</w:t>
        </w:r>
        <w:r w:rsidRPr="00026636">
          <w:rPr>
            <w:rFonts w:hint="eastAsia"/>
            <w:color w:val="000000"/>
            <w:sz w:val="21"/>
            <w:szCs w:val="21"/>
          </w:rPr>
          <w:t>与</w:t>
        </w:r>
        <w:r w:rsidRPr="00026636">
          <w:rPr>
            <w:rFonts w:hint="eastAsia"/>
            <w:color w:val="000000"/>
            <w:sz w:val="21"/>
            <w:szCs w:val="21"/>
          </w:rPr>
          <w:t>PPSwarm</w:t>
        </w:r>
        <w:r w:rsidRPr="00026636">
          <w:rPr>
            <w:rFonts w:hint="eastAsia"/>
            <w:color w:val="000000"/>
            <w:sz w:val="21"/>
            <w:szCs w:val="21"/>
          </w:rPr>
          <w:t>均基于全局信息进行优化，因此在该指标上普遍低于</w:t>
        </w:r>
        <w:r w:rsidRPr="00026636">
          <w:rPr>
            <w:rFonts w:hint="eastAsia"/>
            <w:color w:val="000000"/>
            <w:sz w:val="21"/>
            <w:szCs w:val="21"/>
          </w:rPr>
          <w:t>C-RRT*-APF</w:t>
        </w:r>
        <w:r w:rsidRPr="00026636">
          <w:rPr>
            <w:rFonts w:hint="eastAsia"/>
            <w:color w:val="000000"/>
            <w:sz w:val="21"/>
            <w:szCs w:val="21"/>
          </w:rPr>
          <w:t>，例如在</w:t>
        </w:r>
        <w:r w:rsidRPr="00026636">
          <w:rPr>
            <w:rFonts w:hint="eastAsia"/>
            <w:color w:val="000000"/>
            <w:sz w:val="21"/>
            <w:szCs w:val="21"/>
          </w:rPr>
          <w:t>12</w:t>
        </w:r>
        <w:r w:rsidRPr="00026636">
          <w:rPr>
            <w:rFonts w:hint="eastAsia"/>
            <w:color w:val="000000"/>
            <w:sz w:val="21"/>
            <w:szCs w:val="21"/>
          </w:rPr>
          <w:t>架无人机条件下分别为</w:t>
        </w:r>
        <w:r w:rsidRPr="00026636">
          <w:rPr>
            <w:rFonts w:hint="eastAsia"/>
            <w:color w:val="000000"/>
            <w:sz w:val="21"/>
            <w:szCs w:val="21"/>
          </w:rPr>
          <w:t>273</w:t>
        </w:r>
        <w:r w:rsidRPr="00026636">
          <w:rPr>
            <w:rFonts w:hint="eastAsia"/>
            <w:color w:val="000000"/>
            <w:sz w:val="21"/>
            <w:szCs w:val="21"/>
          </w:rPr>
          <w:t>与</w:t>
        </w:r>
        <w:r w:rsidRPr="00026636">
          <w:rPr>
            <w:rFonts w:hint="eastAsia"/>
            <w:color w:val="000000"/>
            <w:sz w:val="21"/>
            <w:szCs w:val="21"/>
          </w:rPr>
          <w:t>256</w:t>
        </w:r>
        <w:r w:rsidRPr="00026636">
          <w:rPr>
            <w:rFonts w:hint="eastAsia"/>
            <w:color w:val="000000"/>
            <w:sz w:val="21"/>
            <w:szCs w:val="21"/>
          </w:rPr>
          <w:t>，在</w:t>
        </w:r>
        <w:r w:rsidRPr="00026636">
          <w:rPr>
            <w:rFonts w:hint="eastAsia"/>
            <w:color w:val="000000"/>
            <w:sz w:val="21"/>
            <w:szCs w:val="21"/>
          </w:rPr>
          <w:t>24</w:t>
        </w:r>
        <w:r w:rsidRPr="00026636">
          <w:rPr>
            <w:rFonts w:hint="eastAsia"/>
            <w:color w:val="000000"/>
            <w:sz w:val="21"/>
            <w:szCs w:val="21"/>
          </w:rPr>
          <w:t>架条件下分别为</w:t>
        </w:r>
        <w:r w:rsidRPr="00026636">
          <w:rPr>
            <w:rFonts w:hint="eastAsia"/>
            <w:color w:val="000000"/>
            <w:sz w:val="21"/>
            <w:szCs w:val="21"/>
          </w:rPr>
          <w:t>274</w:t>
        </w:r>
        <w:r w:rsidRPr="00026636">
          <w:rPr>
            <w:rFonts w:hint="eastAsia"/>
            <w:color w:val="000000"/>
            <w:sz w:val="21"/>
            <w:szCs w:val="21"/>
          </w:rPr>
          <w:t>与</w:t>
        </w:r>
        <w:r w:rsidRPr="00026636">
          <w:rPr>
            <w:rFonts w:hint="eastAsia"/>
            <w:color w:val="000000"/>
            <w:sz w:val="21"/>
            <w:szCs w:val="21"/>
          </w:rPr>
          <w:t>256</w:t>
        </w:r>
        <w:r w:rsidRPr="00026636">
          <w:rPr>
            <w:rFonts w:hint="eastAsia"/>
            <w:color w:val="000000"/>
            <w:sz w:val="21"/>
            <w:szCs w:val="21"/>
          </w:rPr>
          <w:t>。然而，与图</w:t>
        </w:r>
        <w:r w:rsidRPr="00026636">
          <w:rPr>
            <w:rFonts w:hint="eastAsia"/>
            <w:color w:val="000000"/>
            <w:sz w:val="21"/>
            <w:szCs w:val="21"/>
          </w:rPr>
          <w:t>5-(a)</w:t>
        </w:r>
        <w:r w:rsidRPr="00026636">
          <w:rPr>
            <w:rFonts w:hint="eastAsia"/>
            <w:color w:val="000000"/>
            <w:sz w:val="21"/>
            <w:szCs w:val="21"/>
          </w:rPr>
          <w:t>对照可见，尽管二者在代价指标上更具优势，但其</w:t>
        </w:r>
      </w:ins>
      <w:ins w:id="1957" w:author="运璐 何" w:date="2025-11-22T15:47:00Z">
        <w:r w:rsidR="000A3187">
          <w:rPr>
            <w:rFonts w:hint="eastAsia"/>
            <w:color w:val="000000"/>
            <w:sz w:val="21"/>
            <w:szCs w:val="21"/>
          </w:rPr>
          <w:t>全局信息需求在实际</w:t>
        </w:r>
      </w:ins>
      <w:ins w:id="1958" w:author="运璐 何" w:date="2025-11-22T15:48:00Z">
        <w:r w:rsidR="000A3187">
          <w:rPr>
            <w:rFonts w:hint="eastAsia"/>
            <w:color w:val="000000"/>
            <w:sz w:val="21"/>
            <w:szCs w:val="21"/>
          </w:rPr>
          <w:t>问题中难以获知且</w:t>
        </w:r>
      </w:ins>
      <w:ins w:id="1959" w:author="运璐 何" w:date="2025-11-22T15:46:00Z">
        <w:r w:rsidRPr="00026636">
          <w:rPr>
            <w:rFonts w:hint="eastAsia"/>
            <w:color w:val="000000"/>
            <w:sz w:val="21"/>
            <w:szCs w:val="21"/>
          </w:rPr>
          <w:t>拓扑连通性能随无人机数量增加的下降幅度更大，难以兼顾可达性与连通稳定性。</w:t>
        </w:r>
      </w:ins>
    </w:p>
    <w:p w14:paraId="39F870ED" w14:textId="7392FE4D" w:rsidR="00404BF5" w:rsidDel="00624D7D" w:rsidRDefault="00404BF5" w:rsidP="00234ACA">
      <w:pPr>
        <w:spacing w:line="360" w:lineRule="auto"/>
        <w:outlineLvl w:val="1"/>
        <w:rPr>
          <w:del w:id="1960" w:author="运璐 何" w:date="2025-11-23T11:28:00Z"/>
          <w:b/>
          <w:sz w:val="21"/>
          <w:szCs w:val="21"/>
        </w:rPr>
      </w:pPr>
      <w:r>
        <w:rPr>
          <w:b/>
          <w:sz w:val="21"/>
          <w:szCs w:val="21"/>
        </w:rPr>
        <w:t>4</w:t>
      </w:r>
      <w:r w:rsidRPr="00A9585A">
        <w:rPr>
          <w:rFonts w:hint="eastAsia"/>
          <w:b/>
          <w:sz w:val="21"/>
          <w:szCs w:val="21"/>
        </w:rPr>
        <w:t>.</w:t>
      </w:r>
      <w:r w:rsidR="00234ACA">
        <w:rPr>
          <w:b/>
          <w:sz w:val="21"/>
          <w:szCs w:val="21"/>
        </w:rPr>
        <w:t>5</w:t>
      </w:r>
      <w:r w:rsidRPr="00A9585A">
        <w:rPr>
          <w:rFonts w:hint="eastAsia"/>
          <w:b/>
          <w:sz w:val="21"/>
          <w:szCs w:val="21"/>
        </w:rPr>
        <w:t xml:space="preserve"> </w:t>
      </w:r>
      <w:r w:rsidR="004112D7">
        <w:rPr>
          <w:rFonts w:hint="eastAsia"/>
          <w:b/>
          <w:sz w:val="21"/>
          <w:szCs w:val="21"/>
        </w:rPr>
        <w:t>干扰节点</w:t>
      </w:r>
      <w:r>
        <w:rPr>
          <w:rFonts w:hint="eastAsia"/>
          <w:b/>
          <w:sz w:val="21"/>
          <w:szCs w:val="21"/>
        </w:rPr>
        <w:t>数量影响</w:t>
      </w:r>
      <w:r w:rsidR="00366EBF">
        <w:rPr>
          <w:rFonts w:hint="eastAsia"/>
          <w:b/>
          <w:sz w:val="21"/>
          <w:szCs w:val="21"/>
        </w:rPr>
        <w:t>分析</w:t>
      </w:r>
    </w:p>
    <w:p w14:paraId="437C489B" w14:textId="6F99B112" w:rsidR="008A6337" w:rsidRDefault="008A6337" w:rsidP="00624D7D">
      <w:pPr>
        <w:spacing w:line="360" w:lineRule="auto"/>
        <w:outlineLvl w:val="1"/>
        <w:rPr>
          <w:color w:val="000000"/>
          <w:sz w:val="21"/>
          <w:szCs w:val="21"/>
        </w:rPr>
        <w:pPrChange w:id="1961" w:author="运璐 何" w:date="2025-11-23T11:28:00Z">
          <w:pPr>
            <w:spacing w:line="360" w:lineRule="auto"/>
            <w:ind w:firstLineChars="196" w:firstLine="412"/>
          </w:pPr>
        </w:pPrChange>
      </w:pPr>
      <w:del w:id="1962" w:author="Lianghui Ding" w:date="2025-11-09T15:03:00Z">
        <w:r w:rsidRPr="008A6337" w:rsidDel="00263538">
          <w:rPr>
            <w:rFonts w:hint="eastAsia"/>
            <w:color w:val="000000"/>
            <w:sz w:val="21"/>
            <w:szCs w:val="21"/>
          </w:rPr>
          <w:delText>可以看出所提</w:delText>
        </w:r>
        <w:r w:rsidRPr="008A6337" w:rsidDel="00263538">
          <w:rPr>
            <w:rFonts w:hint="eastAsia"/>
            <w:color w:val="000000"/>
            <w:sz w:val="21"/>
            <w:szCs w:val="21"/>
          </w:rPr>
          <w:delText xml:space="preserve"> CL-RRT-APF* </w:delText>
        </w:r>
        <w:r w:rsidRPr="008A6337" w:rsidDel="00263538">
          <w:rPr>
            <w:rFonts w:hint="eastAsia"/>
            <w:color w:val="000000"/>
            <w:sz w:val="21"/>
            <w:szCs w:val="21"/>
          </w:rPr>
          <w:delText>算法在集群规模扩大的情况下依旧保持良好的连通性与规划效率。在代数连通率指标方面，随着无人机数量从</w:delText>
        </w:r>
        <w:r w:rsidRPr="008A6337" w:rsidDel="00263538">
          <w:rPr>
            <w:rFonts w:hint="eastAsia"/>
            <w:color w:val="000000"/>
            <w:sz w:val="21"/>
            <w:szCs w:val="21"/>
          </w:rPr>
          <w:delText xml:space="preserve"> 12 </w:delText>
        </w:r>
        <w:r w:rsidRPr="008A6337" w:rsidDel="00263538">
          <w:rPr>
            <w:rFonts w:hint="eastAsia"/>
            <w:color w:val="000000"/>
            <w:sz w:val="21"/>
            <w:szCs w:val="21"/>
          </w:rPr>
          <w:delText>增加至</w:delText>
        </w:r>
        <w:r w:rsidRPr="008A6337" w:rsidDel="00263538">
          <w:rPr>
            <w:rFonts w:hint="eastAsia"/>
            <w:color w:val="000000"/>
            <w:sz w:val="21"/>
            <w:szCs w:val="21"/>
          </w:rPr>
          <w:delText xml:space="preserve"> 36</w:delText>
        </w:r>
        <w:r w:rsidRPr="008A6337" w:rsidDel="00263538">
          <w:rPr>
            <w:rFonts w:hint="eastAsia"/>
            <w:color w:val="000000"/>
            <w:sz w:val="21"/>
            <w:szCs w:val="21"/>
          </w:rPr>
          <w:delText>，所提算法的连通率分别为</w:delText>
        </w:r>
        <w:r w:rsidRPr="008A6337" w:rsidDel="00263538">
          <w:rPr>
            <w:rFonts w:hint="eastAsia"/>
            <w:color w:val="000000"/>
            <w:sz w:val="21"/>
            <w:szCs w:val="21"/>
          </w:rPr>
          <w:delText xml:space="preserve"> 0.88</w:delText>
        </w:r>
        <w:r w:rsidRPr="008A6337" w:rsidDel="00263538">
          <w:rPr>
            <w:rFonts w:hint="eastAsia"/>
            <w:color w:val="000000"/>
            <w:sz w:val="21"/>
            <w:szCs w:val="21"/>
          </w:rPr>
          <w:delText>、</w:delText>
        </w:r>
        <w:r w:rsidRPr="008A6337" w:rsidDel="00263538">
          <w:rPr>
            <w:rFonts w:hint="eastAsia"/>
            <w:color w:val="000000"/>
            <w:sz w:val="21"/>
            <w:szCs w:val="21"/>
          </w:rPr>
          <w:delText xml:space="preserve">0.90 </w:delText>
        </w:r>
        <w:r w:rsidRPr="008A6337" w:rsidDel="00263538">
          <w:rPr>
            <w:rFonts w:hint="eastAsia"/>
            <w:color w:val="000000"/>
            <w:sz w:val="21"/>
            <w:szCs w:val="21"/>
          </w:rPr>
          <w:delText>与</w:delText>
        </w:r>
        <w:r w:rsidRPr="008A6337" w:rsidDel="00263538">
          <w:rPr>
            <w:rFonts w:hint="eastAsia"/>
            <w:color w:val="000000"/>
            <w:sz w:val="21"/>
            <w:szCs w:val="21"/>
          </w:rPr>
          <w:delText xml:space="preserve"> 0.88</w:delText>
        </w:r>
        <w:r w:rsidRPr="008A6337" w:rsidDel="00263538">
          <w:rPr>
            <w:rFonts w:hint="eastAsia"/>
            <w:color w:val="000000"/>
            <w:sz w:val="21"/>
            <w:szCs w:val="21"/>
          </w:rPr>
          <w:delText>，整体变化幅度较小，说明在多机协同规模扩大时算法的通信拓扑仍能稳定维持。与对比算法相比，</w:delText>
        </w:r>
        <w:r w:rsidRPr="008A6337" w:rsidDel="00263538">
          <w:rPr>
            <w:rFonts w:hint="eastAsia"/>
            <w:color w:val="000000"/>
            <w:sz w:val="21"/>
            <w:szCs w:val="21"/>
          </w:rPr>
          <w:delText xml:space="preserve">CL-RRT*-APF </w:delText>
        </w:r>
        <w:r w:rsidRPr="008A6337" w:rsidDel="00263538">
          <w:rPr>
            <w:rFonts w:hint="eastAsia"/>
            <w:color w:val="000000"/>
            <w:sz w:val="21"/>
            <w:szCs w:val="21"/>
          </w:rPr>
          <w:delText>在所有机群规模下均表现出显著优势：当无人机数量为</w:delText>
        </w:r>
        <w:r w:rsidRPr="008A6337" w:rsidDel="00263538">
          <w:rPr>
            <w:rFonts w:hint="eastAsia"/>
            <w:color w:val="000000"/>
            <w:sz w:val="21"/>
            <w:szCs w:val="21"/>
          </w:rPr>
          <w:delText xml:space="preserve"> 12 </w:delText>
        </w:r>
        <w:r w:rsidRPr="008A6337" w:rsidDel="00263538">
          <w:rPr>
            <w:rFonts w:hint="eastAsia"/>
            <w:color w:val="000000"/>
            <w:sz w:val="21"/>
            <w:szCs w:val="21"/>
          </w:rPr>
          <w:delText>时，相较</w:delText>
        </w:r>
        <w:r w:rsidRPr="008A6337" w:rsidDel="00263538">
          <w:rPr>
            <w:rFonts w:hint="eastAsia"/>
            <w:color w:val="000000"/>
            <w:sz w:val="21"/>
            <w:szCs w:val="21"/>
          </w:rPr>
          <w:delText xml:space="preserve"> CMUPF</w:delText>
        </w:r>
        <w:r w:rsidRPr="008A6337" w:rsidDel="00263538">
          <w:rPr>
            <w:rFonts w:hint="eastAsia"/>
            <w:color w:val="000000"/>
            <w:sz w:val="21"/>
            <w:szCs w:val="21"/>
          </w:rPr>
          <w:delText>、</w:delText>
        </w:r>
        <w:r w:rsidRPr="008A6337" w:rsidDel="00263538">
          <w:rPr>
            <w:rFonts w:hint="eastAsia"/>
            <w:color w:val="000000"/>
            <w:sz w:val="21"/>
            <w:szCs w:val="21"/>
          </w:rPr>
          <w:delText>PPSwarm</w:delText>
        </w:r>
        <w:r w:rsidRPr="008A6337" w:rsidDel="00263538">
          <w:rPr>
            <w:rFonts w:hint="eastAsia"/>
            <w:color w:val="000000"/>
            <w:sz w:val="21"/>
            <w:szCs w:val="21"/>
          </w:rPr>
          <w:delText>、</w:delText>
        </w:r>
        <w:r w:rsidRPr="008A6337" w:rsidDel="00263538">
          <w:rPr>
            <w:rFonts w:hint="eastAsia"/>
            <w:color w:val="000000"/>
            <w:sz w:val="21"/>
            <w:szCs w:val="21"/>
          </w:rPr>
          <w:delText xml:space="preserve">K-CBS </w:delText>
        </w:r>
        <w:r w:rsidRPr="008A6337" w:rsidDel="00263538">
          <w:rPr>
            <w:rFonts w:hint="eastAsia"/>
            <w:color w:val="000000"/>
            <w:sz w:val="21"/>
            <w:szCs w:val="21"/>
          </w:rPr>
          <w:delText>与</w:delText>
        </w:r>
        <w:r w:rsidRPr="008A6337" w:rsidDel="00263538">
          <w:rPr>
            <w:rFonts w:hint="eastAsia"/>
            <w:color w:val="000000"/>
            <w:sz w:val="21"/>
            <w:szCs w:val="21"/>
          </w:rPr>
          <w:delText xml:space="preserve"> APF </w:delText>
        </w:r>
        <w:r w:rsidRPr="008A6337" w:rsidDel="00263538">
          <w:rPr>
            <w:rFonts w:hint="eastAsia"/>
            <w:color w:val="000000"/>
            <w:sz w:val="21"/>
            <w:szCs w:val="21"/>
          </w:rPr>
          <w:delText>算法，其代数连通率分别高出</w:delText>
        </w:r>
        <w:r w:rsidRPr="008A6337" w:rsidDel="00263538">
          <w:rPr>
            <w:rFonts w:hint="eastAsia"/>
            <w:color w:val="000000"/>
            <w:sz w:val="21"/>
            <w:szCs w:val="21"/>
          </w:rPr>
          <w:delText xml:space="preserve"> 0.09</w:delText>
        </w:r>
        <w:r w:rsidRPr="008A6337" w:rsidDel="00263538">
          <w:rPr>
            <w:rFonts w:hint="eastAsia"/>
            <w:color w:val="000000"/>
            <w:sz w:val="21"/>
            <w:szCs w:val="21"/>
          </w:rPr>
          <w:delText>、</w:delText>
        </w:r>
        <w:r w:rsidRPr="008A6337" w:rsidDel="00263538">
          <w:rPr>
            <w:rFonts w:hint="eastAsia"/>
            <w:color w:val="000000"/>
            <w:sz w:val="21"/>
            <w:szCs w:val="21"/>
          </w:rPr>
          <w:delText>0.41</w:delText>
        </w:r>
        <w:r w:rsidRPr="008A6337" w:rsidDel="00263538">
          <w:rPr>
            <w:rFonts w:hint="eastAsia"/>
            <w:color w:val="000000"/>
            <w:sz w:val="21"/>
            <w:szCs w:val="21"/>
          </w:rPr>
          <w:delText>、</w:delText>
        </w:r>
        <w:r w:rsidRPr="008A6337" w:rsidDel="00263538">
          <w:rPr>
            <w:rFonts w:hint="eastAsia"/>
            <w:color w:val="000000"/>
            <w:sz w:val="21"/>
            <w:szCs w:val="21"/>
          </w:rPr>
          <w:delText xml:space="preserve">0.52 </w:delText>
        </w:r>
        <w:r w:rsidRPr="008A6337" w:rsidDel="00263538">
          <w:rPr>
            <w:rFonts w:hint="eastAsia"/>
            <w:color w:val="000000"/>
            <w:sz w:val="21"/>
            <w:szCs w:val="21"/>
          </w:rPr>
          <w:delText>和</w:delText>
        </w:r>
        <w:r w:rsidRPr="008A6337" w:rsidDel="00263538">
          <w:rPr>
            <w:rFonts w:hint="eastAsia"/>
            <w:color w:val="000000"/>
            <w:sz w:val="21"/>
            <w:szCs w:val="21"/>
          </w:rPr>
          <w:delText xml:space="preserve"> 0.78</w:delText>
        </w:r>
        <w:r w:rsidRPr="008A6337" w:rsidDel="00263538">
          <w:rPr>
            <w:rFonts w:hint="eastAsia"/>
            <w:color w:val="000000"/>
            <w:sz w:val="21"/>
            <w:szCs w:val="21"/>
          </w:rPr>
          <w:delText>；当无人机数量为</w:delText>
        </w:r>
        <w:r w:rsidRPr="008A6337" w:rsidDel="00263538">
          <w:rPr>
            <w:rFonts w:hint="eastAsia"/>
            <w:color w:val="000000"/>
            <w:sz w:val="21"/>
            <w:szCs w:val="21"/>
          </w:rPr>
          <w:delText xml:space="preserve"> 24 </w:delText>
        </w:r>
        <w:r w:rsidRPr="008A6337" w:rsidDel="00263538">
          <w:rPr>
            <w:rFonts w:hint="eastAsia"/>
            <w:color w:val="000000"/>
            <w:sz w:val="21"/>
            <w:szCs w:val="21"/>
          </w:rPr>
          <w:delText>时，分别高出</w:delText>
        </w:r>
        <w:r w:rsidRPr="008A6337" w:rsidDel="00263538">
          <w:rPr>
            <w:rFonts w:hint="eastAsia"/>
            <w:color w:val="000000"/>
            <w:sz w:val="21"/>
            <w:szCs w:val="21"/>
          </w:rPr>
          <w:delText xml:space="preserve"> 0.10</w:delText>
        </w:r>
        <w:r w:rsidRPr="008A6337" w:rsidDel="00263538">
          <w:rPr>
            <w:rFonts w:hint="eastAsia"/>
            <w:color w:val="000000"/>
            <w:sz w:val="21"/>
            <w:szCs w:val="21"/>
          </w:rPr>
          <w:delText>、</w:delText>
        </w:r>
        <w:r w:rsidRPr="008A6337" w:rsidDel="00263538">
          <w:rPr>
            <w:rFonts w:hint="eastAsia"/>
            <w:color w:val="000000"/>
            <w:sz w:val="21"/>
            <w:szCs w:val="21"/>
          </w:rPr>
          <w:delText>0.53</w:delText>
        </w:r>
        <w:r w:rsidRPr="008A6337" w:rsidDel="00263538">
          <w:rPr>
            <w:rFonts w:hint="eastAsia"/>
            <w:color w:val="000000"/>
            <w:sz w:val="21"/>
            <w:szCs w:val="21"/>
          </w:rPr>
          <w:delText>、</w:delText>
        </w:r>
        <w:r w:rsidRPr="008A6337" w:rsidDel="00263538">
          <w:rPr>
            <w:rFonts w:hint="eastAsia"/>
            <w:color w:val="000000"/>
            <w:sz w:val="21"/>
            <w:szCs w:val="21"/>
          </w:rPr>
          <w:delText xml:space="preserve">0.55 </w:delText>
        </w:r>
        <w:r w:rsidRPr="008A6337" w:rsidDel="00263538">
          <w:rPr>
            <w:rFonts w:hint="eastAsia"/>
            <w:color w:val="000000"/>
            <w:sz w:val="21"/>
            <w:szCs w:val="21"/>
          </w:rPr>
          <w:delText>和</w:delText>
        </w:r>
        <w:r w:rsidRPr="008A6337" w:rsidDel="00263538">
          <w:rPr>
            <w:rFonts w:hint="eastAsia"/>
            <w:color w:val="000000"/>
            <w:sz w:val="21"/>
            <w:szCs w:val="21"/>
          </w:rPr>
          <w:delText xml:space="preserve"> 0.62</w:delText>
        </w:r>
        <w:r w:rsidRPr="008A6337" w:rsidDel="00263538">
          <w:rPr>
            <w:rFonts w:hint="eastAsia"/>
            <w:color w:val="000000"/>
            <w:sz w:val="21"/>
            <w:szCs w:val="21"/>
          </w:rPr>
          <w:delText>；在无人机数量进一步增加到</w:delText>
        </w:r>
        <w:r w:rsidRPr="008A6337" w:rsidDel="00263538">
          <w:rPr>
            <w:rFonts w:hint="eastAsia"/>
            <w:color w:val="000000"/>
            <w:sz w:val="21"/>
            <w:szCs w:val="21"/>
          </w:rPr>
          <w:delText xml:space="preserve"> 36 </w:delText>
        </w:r>
        <w:r w:rsidRPr="008A6337" w:rsidDel="00263538">
          <w:rPr>
            <w:rFonts w:hint="eastAsia"/>
            <w:color w:val="000000"/>
            <w:sz w:val="21"/>
            <w:szCs w:val="21"/>
          </w:rPr>
          <w:delText>时，仍高出</w:delText>
        </w:r>
        <w:r w:rsidRPr="008A6337" w:rsidDel="00263538">
          <w:rPr>
            <w:rFonts w:hint="eastAsia"/>
            <w:color w:val="000000"/>
            <w:sz w:val="21"/>
            <w:szCs w:val="21"/>
          </w:rPr>
          <w:delText xml:space="preserve"> 0.15</w:delText>
        </w:r>
        <w:r w:rsidRPr="008A6337" w:rsidDel="00263538">
          <w:rPr>
            <w:rFonts w:hint="eastAsia"/>
            <w:color w:val="000000"/>
            <w:sz w:val="21"/>
            <w:szCs w:val="21"/>
          </w:rPr>
          <w:delText>、</w:delText>
        </w:r>
        <w:r w:rsidRPr="008A6337" w:rsidDel="00263538">
          <w:rPr>
            <w:rFonts w:hint="eastAsia"/>
            <w:color w:val="000000"/>
            <w:sz w:val="21"/>
            <w:szCs w:val="21"/>
          </w:rPr>
          <w:delText>0.41</w:delText>
        </w:r>
        <w:r w:rsidRPr="008A6337" w:rsidDel="00263538">
          <w:rPr>
            <w:rFonts w:hint="eastAsia"/>
            <w:color w:val="000000"/>
            <w:sz w:val="21"/>
            <w:szCs w:val="21"/>
          </w:rPr>
          <w:delText>、</w:delText>
        </w:r>
        <w:r w:rsidRPr="008A6337" w:rsidDel="00263538">
          <w:rPr>
            <w:rFonts w:hint="eastAsia"/>
            <w:color w:val="000000"/>
            <w:sz w:val="21"/>
            <w:szCs w:val="21"/>
          </w:rPr>
          <w:delText xml:space="preserve">0.45 </w:delText>
        </w:r>
        <w:r w:rsidRPr="008A6337" w:rsidDel="00263538">
          <w:rPr>
            <w:rFonts w:hint="eastAsia"/>
            <w:color w:val="000000"/>
            <w:sz w:val="21"/>
            <w:szCs w:val="21"/>
          </w:rPr>
          <w:delText>和</w:delText>
        </w:r>
        <w:r w:rsidRPr="008A6337" w:rsidDel="00263538">
          <w:rPr>
            <w:rFonts w:hint="eastAsia"/>
            <w:color w:val="000000"/>
            <w:sz w:val="21"/>
            <w:szCs w:val="21"/>
          </w:rPr>
          <w:delText xml:space="preserve"> 0.78</w:delText>
        </w:r>
        <w:r w:rsidRPr="008A6337" w:rsidDel="00263538">
          <w:rPr>
            <w:rFonts w:hint="eastAsia"/>
            <w:color w:val="000000"/>
            <w:sz w:val="21"/>
            <w:szCs w:val="21"/>
          </w:rPr>
          <w:delText>。结果表明，随着群体规模增大，传统的基于局部势场或固定通信拓扑的算法连通性显著下降，而所提算法能够通过分簇通信与全局协同机制有效缓解通信退化，实现多无人机系统在大规模条件下的稳定协作。</w:delText>
        </w:r>
      </w:del>
    </w:p>
    <w:p w14:paraId="762AFAB8" w14:textId="59E4CD0D" w:rsidR="00727BD3" w:rsidRDefault="00727BD3" w:rsidP="008A6337">
      <w:pPr>
        <w:spacing w:line="360" w:lineRule="auto"/>
        <w:ind w:firstLineChars="196" w:firstLine="412"/>
        <w:rPr>
          <w:color w:val="000000"/>
          <w:sz w:val="21"/>
          <w:szCs w:val="21"/>
        </w:rPr>
      </w:pPr>
      <w:ins w:id="1963" w:author="运璐 何" w:date="2025-11-22T15:56:00Z">
        <w:r w:rsidRPr="00727BD3">
          <w:rPr>
            <w:color w:val="000000"/>
            <w:sz w:val="21"/>
            <w:szCs w:val="21"/>
          </w:rPr>
          <w:t>图</w:t>
        </w:r>
        <w:r w:rsidRPr="00727BD3">
          <w:rPr>
            <w:color w:val="000000"/>
            <w:sz w:val="21"/>
            <w:szCs w:val="21"/>
          </w:rPr>
          <w:t>5-(a)</w:t>
        </w:r>
        <w:r w:rsidRPr="00727BD3">
          <w:rPr>
            <w:color w:val="000000"/>
            <w:sz w:val="21"/>
            <w:szCs w:val="21"/>
          </w:rPr>
          <w:t>与图</w:t>
        </w:r>
        <w:r w:rsidRPr="00727BD3">
          <w:rPr>
            <w:color w:val="000000"/>
            <w:sz w:val="21"/>
            <w:szCs w:val="21"/>
          </w:rPr>
          <w:t>5-(b)</w:t>
        </w:r>
        <w:r w:rsidRPr="00727BD3">
          <w:rPr>
            <w:color w:val="000000"/>
            <w:sz w:val="21"/>
            <w:szCs w:val="21"/>
          </w:rPr>
          <w:t>展示了在不同干扰数量条件下，各算法在代数连通率与平均到达步数两项指标上的性能变化。整体来看，随着干扰数量由</w:t>
        </w:r>
        <w:r w:rsidRPr="00727BD3">
          <w:rPr>
            <w:color w:val="000000"/>
            <w:sz w:val="21"/>
            <w:szCs w:val="21"/>
          </w:rPr>
          <w:t>1</w:t>
        </w:r>
        <w:r w:rsidRPr="00727BD3">
          <w:rPr>
            <w:color w:val="000000"/>
            <w:sz w:val="21"/>
            <w:szCs w:val="21"/>
          </w:rPr>
          <w:t>个逐渐增加至</w:t>
        </w:r>
        <w:r w:rsidRPr="00727BD3">
          <w:rPr>
            <w:color w:val="000000"/>
            <w:sz w:val="21"/>
            <w:szCs w:val="21"/>
          </w:rPr>
          <w:t>3</w:t>
        </w:r>
        <w:r w:rsidRPr="00727BD3">
          <w:rPr>
            <w:color w:val="000000"/>
            <w:sz w:val="21"/>
            <w:szCs w:val="21"/>
          </w:rPr>
          <w:t>个，各算法的连通率均出现下降趋势，同时平均到达步数普遍上升。基于三组对比结果可以观察到，相比</w:t>
        </w:r>
        <w:r w:rsidRPr="00727BD3">
          <w:rPr>
            <w:color w:val="000000"/>
            <w:sz w:val="21"/>
            <w:szCs w:val="21"/>
          </w:rPr>
          <w:t>CMUPF</w:t>
        </w:r>
        <w:r w:rsidRPr="00727BD3">
          <w:rPr>
            <w:color w:val="000000"/>
            <w:sz w:val="21"/>
            <w:szCs w:val="21"/>
          </w:rPr>
          <w:t>，</w:t>
        </w:r>
        <w:r w:rsidRPr="00727BD3">
          <w:rPr>
            <w:color w:val="000000"/>
            <w:sz w:val="21"/>
            <w:szCs w:val="21"/>
          </w:rPr>
          <w:t>C-RRT*-APF</w:t>
        </w:r>
        <w:r w:rsidRPr="00727BD3">
          <w:rPr>
            <w:color w:val="000000"/>
            <w:sz w:val="21"/>
            <w:szCs w:val="21"/>
          </w:rPr>
          <w:t>在代数连通率方面分别提升约</w:t>
        </w:r>
        <w:r w:rsidRPr="00727BD3">
          <w:rPr>
            <w:color w:val="000000"/>
            <w:sz w:val="21"/>
            <w:szCs w:val="21"/>
          </w:rPr>
          <w:t>9</w:t>
        </w:r>
        <w:r>
          <w:rPr>
            <w:color w:val="000000"/>
            <w:sz w:val="21"/>
            <w:szCs w:val="21"/>
          </w:rPr>
          <w:t xml:space="preserve"> %</w:t>
        </w:r>
        <w:r w:rsidRPr="00727BD3">
          <w:rPr>
            <w:color w:val="000000"/>
            <w:sz w:val="21"/>
            <w:szCs w:val="21"/>
          </w:rPr>
          <w:t>、</w:t>
        </w:r>
        <w:r w:rsidRPr="00727BD3">
          <w:rPr>
            <w:color w:val="000000"/>
            <w:sz w:val="21"/>
            <w:szCs w:val="21"/>
          </w:rPr>
          <w:t>7</w:t>
        </w:r>
        <w:r>
          <w:rPr>
            <w:color w:val="000000"/>
            <w:sz w:val="21"/>
            <w:szCs w:val="21"/>
          </w:rPr>
          <w:t>%</w:t>
        </w:r>
        <w:r w:rsidRPr="00727BD3">
          <w:rPr>
            <w:color w:val="000000"/>
            <w:sz w:val="21"/>
            <w:szCs w:val="21"/>
          </w:rPr>
          <w:t>与</w:t>
        </w:r>
        <w:r w:rsidRPr="00727BD3">
          <w:rPr>
            <w:color w:val="000000"/>
            <w:sz w:val="21"/>
            <w:szCs w:val="21"/>
          </w:rPr>
          <w:t>6</w:t>
        </w:r>
        <w:r>
          <w:rPr>
            <w:color w:val="000000"/>
            <w:sz w:val="21"/>
            <w:szCs w:val="21"/>
          </w:rPr>
          <w:t>%</w:t>
        </w:r>
        <w:r w:rsidRPr="00727BD3">
          <w:rPr>
            <w:color w:val="000000"/>
            <w:sz w:val="21"/>
            <w:szCs w:val="21"/>
          </w:rPr>
          <w:t>；在平均到达步数方面分别降低约</w:t>
        </w:r>
        <w:r w:rsidRPr="00727BD3">
          <w:rPr>
            <w:color w:val="000000"/>
            <w:sz w:val="21"/>
            <w:szCs w:val="21"/>
          </w:rPr>
          <w:t>12.7%</w:t>
        </w:r>
        <w:r w:rsidRPr="00727BD3">
          <w:rPr>
            <w:color w:val="000000"/>
            <w:sz w:val="21"/>
            <w:szCs w:val="21"/>
          </w:rPr>
          <w:t>、</w:t>
        </w:r>
        <w:r w:rsidRPr="00727BD3">
          <w:rPr>
            <w:color w:val="000000"/>
            <w:sz w:val="21"/>
            <w:szCs w:val="21"/>
          </w:rPr>
          <w:t>17.3%</w:t>
        </w:r>
        <w:r w:rsidRPr="00727BD3">
          <w:rPr>
            <w:color w:val="000000"/>
            <w:sz w:val="21"/>
            <w:szCs w:val="21"/>
          </w:rPr>
          <w:t>与</w:t>
        </w:r>
        <w:r w:rsidRPr="00727BD3">
          <w:rPr>
            <w:color w:val="000000"/>
            <w:sz w:val="21"/>
            <w:szCs w:val="21"/>
          </w:rPr>
          <w:t>17.7%</w:t>
        </w:r>
        <w:r w:rsidRPr="00727BD3">
          <w:rPr>
            <w:color w:val="000000"/>
            <w:sz w:val="21"/>
            <w:szCs w:val="21"/>
          </w:rPr>
          <w:t>。这一结果表明，随着干扰</w:t>
        </w:r>
        <w:r>
          <w:rPr>
            <w:rFonts w:hint="eastAsia"/>
            <w:color w:val="000000"/>
            <w:sz w:val="21"/>
            <w:szCs w:val="21"/>
          </w:rPr>
          <w:t>增多</w:t>
        </w:r>
        <w:r w:rsidRPr="00727BD3">
          <w:rPr>
            <w:color w:val="000000"/>
            <w:sz w:val="21"/>
            <w:szCs w:val="21"/>
          </w:rPr>
          <w:t>增强，</w:t>
        </w:r>
        <w:r w:rsidRPr="00727BD3">
          <w:rPr>
            <w:color w:val="000000"/>
            <w:sz w:val="21"/>
            <w:szCs w:val="21"/>
          </w:rPr>
          <w:t>C-RRT*-APF</w:t>
        </w:r>
        <w:r w:rsidRPr="00727BD3">
          <w:rPr>
            <w:color w:val="000000"/>
            <w:sz w:val="21"/>
            <w:szCs w:val="21"/>
          </w:rPr>
          <w:t>在通信拓扑稳定性与规划代价方面均保持更显著的综合性能优势。</w:t>
        </w:r>
      </w:ins>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501D6A" w:rsidRPr="00B37674" w14:paraId="719EC4B4" w14:textId="77777777" w:rsidTr="00AC79EA">
        <w:tc>
          <w:tcPr>
            <w:tcW w:w="4394" w:type="dxa"/>
          </w:tcPr>
          <w:p w14:paraId="334B9205" w14:textId="77777777" w:rsidR="00501D6A" w:rsidRPr="00B37674" w:rsidRDefault="00501D6A" w:rsidP="006327A3">
            <w:pPr>
              <w:pStyle w:val="aff0"/>
            </w:pPr>
            <w:r w:rsidRPr="00B37674">
              <w:rPr>
                <w:rFonts w:hint="eastAsia"/>
                <w:noProof/>
              </w:rPr>
              <w:lastRenderedPageBreak/>
              <w:drawing>
                <wp:inline distT="0" distB="0" distL="0" distR="0" wp14:anchorId="6787708E" wp14:editId="28846C2F">
                  <wp:extent cx="2747195" cy="2029037"/>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47195" cy="2029037"/>
                          </a:xfrm>
                          <a:prstGeom prst="rect">
                            <a:avLst/>
                          </a:prstGeom>
                        </pic:spPr>
                      </pic:pic>
                    </a:graphicData>
                  </a:graphic>
                </wp:inline>
              </w:drawing>
            </w:r>
          </w:p>
        </w:tc>
        <w:tc>
          <w:tcPr>
            <w:tcW w:w="4394" w:type="dxa"/>
          </w:tcPr>
          <w:p w14:paraId="752D9AF6" w14:textId="77777777" w:rsidR="00501D6A" w:rsidRPr="00B37674" w:rsidRDefault="00501D6A" w:rsidP="006327A3">
            <w:pPr>
              <w:pStyle w:val="aff0"/>
              <w:rPr>
                <w:color w:val="FF0000"/>
              </w:rPr>
            </w:pPr>
            <w:r w:rsidRPr="00B37674">
              <w:rPr>
                <w:rFonts w:hint="eastAsia"/>
                <w:noProof/>
                <w:color w:val="FF0000"/>
              </w:rPr>
              <w:drawing>
                <wp:inline distT="0" distB="0" distL="0" distR="0" wp14:anchorId="5FCEC47D" wp14:editId="7C5EFA73">
                  <wp:extent cx="2733417" cy="2018157"/>
                  <wp:effectExtent l="0" t="0" r="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33417" cy="2018157"/>
                          </a:xfrm>
                          <a:prstGeom prst="rect">
                            <a:avLst/>
                          </a:prstGeom>
                        </pic:spPr>
                      </pic:pic>
                    </a:graphicData>
                  </a:graphic>
                </wp:inline>
              </w:drawing>
            </w:r>
          </w:p>
        </w:tc>
      </w:tr>
      <w:tr w:rsidR="00501D6A" w:rsidRPr="00B37674" w14:paraId="0C1D9FC8" w14:textId="77777777" w:rsidTr="00AC79EA">
        <w:trPr>
          <w:trHeight w:val="378"/>
        </w:trPr>
        <w:tc>
          <w:tcPr>
            <w:tcW w:w="4394" w:type="dxa"/>
          </w:tcPr>
          <w:p w14:paraId="72ED189C" w14:textId="7ADFA601" w:rsidR="00501D6A" w:rsidRPr="00B37674" w:rsidRDefault="00501D6A" w:rsidP="006327A3">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727BD3">
              <w:rPr>
                <w:rFonts w:eastAsia="黑体" w:hint="eastAsia"/>
                <w:szCs w:val="18"/>
              </w:rPr>
              <w:t>干扰</w:t>
            </w:r>
            <w:r w:rsidRPr="00B37674">
              <w:rPr>
                <w:rFonts w:eastAsia="黑体" w:hint="eastAsia"/>
                <w:szCs w:val="18"/>
              </w:rPr>
              <w:t>数量下</w:t>
            </w:r>
            <w:r w:rsidR="00727BD3">
              <w:rPr>
                <w:rFonts w:eastAsia="黑体" w:hint="eastAsia"/>
                <w:szCs w:val="18"/>
              </w:rPr>
              <w:t>代数连通</w:t>
            </w:r>
            <w:r w:rsidR="00F844A0">
              <w:rPr>
                <w:rFonts w:eastAsia="黑体" w:hint="eastAsia"/>
                <w:szCs w:val="18"/>
              </w:rPr>
              <w:t>率对比</w:t>
            </w:r>
          </w:p>
        </w:tc>
        <w:tc>
          <w:tcPr>
            <w:tcW w:w="4394" w:type="dxa"/>
          </w:tcPr>
          <w:p w14:paraId="0CD6162E" w14:textId="7F83C281" w:rsidR="00501D6A" w:rsidRPr="00B37674" w:rsidRDefault="00501D6A" w:rsidP="006327A3">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727BD3">
              <w:rPr>
                <w:rFonts w:eastAsia="黑体" w:hint="eastAsia"/>
                <w:szCs w:val="18"/>
              </w:rPr>
              <w:t>干扰</w:t>
            </w:r>
            <w:r w:rsidR="00F844A0">
              <w:rPr>
                <w:rFonts w:eastAsia="黑体" w:hint="eastAsia"/>
                <w:szCs w:val="18"/>
              </w:rPr>
              <w:t>数量下平均</w:t>
            </w:r>
            <w:r w:rsidR="00727BD3">
              <w:rPr>
                <w:rFonts w:eastAsia="黑体" w:hint="eastAsia"/>
                <w:szCs w:val="18"/>
              </w:rPr>
              <w:t>到达步数</w:t>
            </w:r>
            <w:r w:rsidR="00F844A0">
              <w:rPr>
                <w:rFonts w:eastAsia="黑体" w:hint="eastAsia"/>
                <w:szCs w:val="18"/>
              </w:rPr>
              <w:t>对比</w:t>
            </w:r>
          </w:p>
        </w:tc>
      </w:tr>
    </w:tbl>
    <w:p w14:paraId="11FA27FF" w14:textId="01629809" w:rsidR="008A6337" w:rsidRDefault="00501D6A" w:rsidP="00AC79EA">
      <w:pPr>
        <w:pStyle w:val="aff2"/>
      </w:pPr>
      <w:r w:rsidRPr="00A9585A">
        <w:rPr>
          <w:rFonts w:hint="eastAsia"/>
        </w:rPr>
        <w:t>图</w:t>
      </w:r>
      <w:r>
        <w:t>5</w:t>
      </w:r>
      <w:r w:rsidRPr="00A9585A">
        <w:t xml:space="preserve"> </w:t>
      </w:r>
      <w:r w:rsidRPr="00A9585A">
        <w:rPr>
          <w:rFonts w:hint="eastAsia"/>
        </w:rPr>
        <w:t>不同</w:t>
      </w:r>
      <w:r w:rsidR="00727BD3">
        <w:rPr>
          <w:rFonts w:hint="eastAsia"/>
        </w:rPr>
        <w:t>干扰</w:t>
      </w:r>
      <w:r>
        <w:rPr>
          <w:rFonts w:hint="eastAsia"/>
        </w:rPr>
        <w:t>数量</w:t>
      </w:r>
      <w:r w:rsidRPr="00A9585A">
        <w:rPr>
          <w:rFonts w:hint="eastAsia"/>
        </w:rPr>
        <w:t>下</w:t>
      </w:r>
      <w:r>
        <w:rPr>
          <w:rFonts w:hint="eastAsia"/>
        </w:rPr>
        <w:t>的指标对比</w:t>
      </w:r>
    </w:p>
    <w:p w14:paraId="3CA7244D" w14:textId="2B98B400" w:rsidR="00727BD3" w:rsidRPr="00727BD3" w:rsidRDefault="00727BD3" w:rsidP="00727BD3">
      <w:pPr>
        <w:spacing w:line="360" w:lineRule="auto"/>
        <w:ind w:firstLineChars="196" w:firstLine="412"/>
        <w:rPr>
          <w:ins w:id="1964" w:author="运璐 何" w:date="2025-11-22T15:58:00Z"/>
          <w:color w:val="000000"/>
          <w:sz w:val="21"/>
          <w:szCs w:val="21"/>
        </w:rPr>
      </w:pPr>
      <w:ins w:id="1965" w:author="运璐 何" w:date="2025-11-22T15:58:00Z">
        <w:r w:rsidRPr="00727BD3">
          <w:rPr>
            <w:rFonts w:hint="eastAsia"/>
            <w:color w:val="000000"/>
            <w:sz w:val="21"/>
            <w:szCs w:val="21"/>
          </w:rPr>
          <w:t>从图</w:t>
        </w:r>
        <w:r w:rsidRPr="00727BD3">
          <w:rPr>
            <w:rFonts w:hint="eastAsia"/>
            <w:color w:val="000000"/>
            <w:sz w:val="21"/>
            <w:szCs w:val="21"/>
          </w:rPr>
          <w:t>5-(a)</w:t>
        </w:r>
        <w:r w:rsidRPr="00727BD3">
          <w:rPr>
            <w:rFonts w:hint="eastAsia"/>
            <w:color w:val="000000"/>
            <w:sz w:val="21"/>
            <w:szCs w:val="21"/>
          </w:rPr>
          <w:t>可见，随着干扰数量分别为</w:t>
        </w:r>
        <w:r w:rsidRPr="00727BD3">
          <w:rPr>
            <w:rFonts w:hint="eastAsia"/>
            <w:color w:val="000000"/>
            <w:sz w:val="21"/>
            <w:szCs w:val="21"/>
          </w:rPr>
          <w:t>1</w:t>
        </w:r>
        <w:r w:rsidRPr="00727BD3">
          <w:rPr>
            <w:rFonts w:hint="eastAsia"/>
            <w:color w:val="000000"/>
            <w:sz w:val="21"/>
            <w:szCs w:val="21"/>
          </w:rPr>
          <w:t>、</w:t>
        </w:r>
        <w:r w:rsidRPr="00727BD3">
          <w:rPr>
            <w:rFonts w:hint="eastAsia"/>
            <w:color w:val="000000"/>
            <w:sz w:val="21"/>
            <w:szCs w:val="21"/>
          </w:rPr>
          <w:t>2</w:t>
        </w:r>
        <w:r w:rsidRPr="00727BD3">
          <w:rPr>
            <w:rFonts w:hint="eastAsia"/>
            <w:color w:val="000000"/>
            <w:sz w:val="21"/>
            <w:szCs w:val="21"/>
          </w:rPr>
          <w:t>与</w:t>
        </w:r>
        <w:r w:rsidRPr="00727BD3">
          <w:rPr>
            <w:rFonts w:hint="eastAsia"/>
            <w:color w:val="000000"/>
            <w:sz w:val="21"/>
            <w:szCs w:val="21"/>
          </w:rPr>
          <w:t>3</w:t>
        </w:r>
        <w:r w:rsidRPr="00727BD3">
          <w:rPr>
            <w:rFonts w:hint="eastAsia"/>
            <w:color w:val="000000"/>
            <w:sz w:val="21"/>
            <w:szCs w:val="21"/>
          </w:rPr>
          <w:t>个，</w:t>
        </w:r>
        <w:r w:rsidRPr="00727BD3">
          <w:rPr>
            <w:rFonts w:hint="eastAsia"/>
            <w:color w:val="000000"/>
            <w:sz w:val="21"/>
            <w:szCs w:val="21"/>
          </w:rPr>
          <w:t>C-RRT*-APF</w:t>
        </w:r>
        <w:r w:rsidRPr="00727BD3">
          <w:rPr>
            <w:rFonts w:hint="eastAsia"/>
            <w:color w:val="000000"/>
            <w:sz w:val="21"/>
            <w:szCs w:val="21"/>
          </w:rPr>
          <w:t>的代数连通率依次为</w:t>
        </w:r>
        <w:r w:rsidRPr="00727BD3">
          <w:rPr>
            <w:rFonts w:hint="eastAsia"/>
            <w:color w:val="000000"/>
            <w:sz w:val="21"/>
            <w:szCs w:val="21"/>
          </w:rPr>
          <w:t>0.84</w:t>
        </w:r>
        <w:r w:rsidRPr="00727BD3">
          <w:rPr>
            <w:rFonts w:hint="eastAsia"/>
            <w:color w:val="000000"/>
            <w:sz w:val="21"/>
            <w:szCs w:val="21"/>
          </w:rPr>
          <w:t>、</w:t>
        </w:r>
        <w:r w:rsidRPr="00727BD3">
          <w:rPr>
            <w:rFonts w:hint="eastAsia"/>
            <w:color w:val="000000"/>
            <w:sz w:val="21"/>
            <w:szCs w:val="21"/>
          </w:rPr>
          <w:t>0.81</w:t>
        </w:r>
        <w:r w:rsidRPr="00727BD3">
          <w:rPr>
            <w:rFonts w:hint="eastAsia"/>
            <w:color w:val="000000"/>
            <w:sz w:val="21"/>
            <w:szCs w:val="21"/>
          </w:rPr>
          <w:t>与</w:t>
        </w:r>
        <w:r w:rsidRPr="00727BD3">
          <w:rPr>
            <w:rFonts w:hint="eastAsia"/>
            <w:color w:val="000000"/>
            <w:sz w:val="21"/>
            <w:szCs w:val="21"/>
          </w:rPr>
          <w:t>0.77</w:t>
        </w:r>
        <w:r w:rsidRPr="00727BD3">
          <w:rPr>
            <w:rFonts w:hint="eastAsia"/>
            <w:color w:val="000000"/>
            <w:sz w:val="21"/>
            <w:szCs w:val="21"/>
          </w:rPr>
          <w:t>，均明显高于其他算法。其中，</w:t>
        </w:r>
        <w:r w:rsidRPr="00727BD3">
          <w:rPr>
            <w:rFonts w:hint="eastAsia"/>
            <w:color w:val="000000"/>
            <w:sz w:val="21"/>
            <w:szCs w:val="21"/>
          </w:rPr>
          <w:t>CMUPF</w:t>
        </w:r>
        <w:r w:rsidRPr="00727BD3">
          <w:rPr>
            <w:rFonts w:hint="eastAsia"/>
            <w:color w:val="000000"/>
            <w:sz w:val="21"/>
            <w:szCs w:val="21"/>
          </w:rPr>
          <w:t>分别为</w:t>
        </w:r>
        <w:r w:rsidRPr="00727BD3">
          <w:rPr>
            <w:rFonts w:hint="eastAsia"/>
            <w:color w:val="000000"/>
            <w:sz w:val="21"/>
            <w:szCs w:val="21"/>
          </w:rPr>
          <w:t>0.75</w:t>
        </w:r>
        <w:r w:rsidRPr="00727BD3">
          <w:rPr>
            <w:rFonts w:hint="eastAsia"/>
            <w:color w:val="000000"/>
            <w:sz w:val="21"/>
            <w:szCs w:val="21"/>
          </w:rPr>
          <w:t>、</w:t>
        </w:r>
        <w:r w:rsidRPr="00727BD3">
          <w:rPr>
            <w:rFonts w:hint="eastAsia"/>
            <w:color w:val="000000"/>
            <w:sz w:val="21"/>
            <w:szCs w:val="21"/>
          </w:rPr>
          <w:t>0.74</w:t>
        </w:r>
        <w:r w:rsidRPr="00727BD3">
          <w:rPr>
            <w:rFonts w:hint="eastAsia"/>
            <w:color w:val="000000"/>
            <w:sz w:val="21"/>
            <w:szCs w:val="21"/>
          </w:rPr>
          <w:t>与</w:t>
        </w:r>
        <w:r w:rsidRPr="00727BD3">
          <w:rPr>
            <w:rFonts w:hint="eastAsia"/>
            <w:color w:val="000000"/>
            <w:sz w:val="21"/>
            <w:szCs w:val="21"/>
          </w:rPr>
          <w:t>0.71</w:t>
        </w:r>
        <w:r w:rsidRPr="00727BD3">
          <w:rPr>
            <w:rFonts w:hint="eastAsia"/>
            <w:color w:val="000000"/>
            <w:sz w:val="21"/>
            <w:szCs w:val="21"/>
          </w:rPr>
          <w:t>，而</w:t>
        </w:r>
        <w:r w:rsidRPr="00727BD3">
          <w:rPr>
            <w:rFonts w:hint="eastAsia"/>
            <w:color w:val="000000"/>
            <w:sz w:val="21"/>
            <w:szCs w:val="21"/>
          </w:rPr>
          <w:t>PPSwarm</w:t>
        </w:r>
        <w:r w:rsidRPr="00727BD3">
          <w:rPr>
            <w:rFonts w:hint="eastAsia"/>
            <w:color w:val="000000"/>
            <w:sz w:val="21"/>
            <w:szCs w:val="21"/>
          </w:rPr>
          <w:t>与</w:t>
        </w:r>
        <w:r w:rsidRPr="00727BD3">
          <w:rPr>
            <w:rFonts w:hint="eastAsia"/>
            <w:color w:val="000000"/>
            <w:sz w:val="21"/>
            <w:szCs w:val="21"/>
          </w:rPr>
          <w:t>K-CBS</w:t>
        </w:r>
        <w:r w:rsidRPr="00727BD3">
          <w:rPr>
            <w:rFonts w:hint="eastAsia"/>
            <w:color w:val="000000"/>
            <w:sz w:val="21"/>
            <w:szCs w:val="21"/>
          </w:rPr>
          <w:t>则持续保持在较低区间（约</w:t>
        </w:r>
        <w:r w:rsidRPr="00727BD3">
          <w:rPr>
            <w:rFonts w:hint="eastAsia"/>
            <w:color w:val="000000"/>
            <w:sz w:val="21"/>
            <w:szCs w:val="21"/>
          </w:rPr>
          <w:t>0.37~0.42</w:t>
        </w:r>
        <w:r w:rsidRPr="00727BD3">
          <w:rPr>
            <w:rFonts w:hint="eastAsia"/>
            <w:color w:val="000000"/>
            <w:sz w:val="21"/>
            <w:szCs w:val="21"/>
          </w:rPr>
          <w:t>与</w:t>
        </w:r>
        <w:r w:rsidRPr="00727BD3">
          <w:rPr>
            <w:rFonts w:hint="eastAsia"/>
            <w:color w:val="000000"/>
            <w:sz w:val="21"/>
            <w:szCs w:val="21"/>
          </w:rPr>
          <w:t>0.35~0.39</w:t>
        </w:r>
        <w:r w:rsidRPr="00727BD3">
          <w:rPr>
            <w:rFonts w:hint="eastAsia"/>
            <w:color w:val="000000"/>
            <w:sz w:val="21"/>
            <w:szCs w:val="21"/>
          </w:rPr>
          <w:t>），</w:t>
        </w:r>
        <w:r w:rsidRPr="00727BD3">
          <w:rPr>
            <w:rFonts w:hint="eastAsia"/>
            <w:color w:val="000000"/>
            <w:sz w:val="21"/>
            <w:szCs w:val="21"/>
          </w:rPr>
          <w:t>APF</w:t>
        </w:r>
        <w:r w:rsidRPr="00727BD3">
          <w:rPr>
            <w:rFonts w:hint="eastAsia"/>
            <w:color w:val="000000"/>
            <w:sz w:val="21"/>
            <w:szCs w:val="21"/>
          </w:rPr>
          <w:t>最低，且受干扰数量变化影响最大（从</w:t>
        </w:r>
        <w:r w:rsidRPr="00727BD3">
          <w:rPr>
            <w:rFonts w:hint="eastAsia"/>
            <w:color w:val="000000"/>
            <w:sz w:val="21"/>
            <w:szCs w:val="21"/>
          </w:rPr>
          <w:t>0.19</w:t>
        </w:r>
        <w:r w:rsidRPr="00727BD3">
          <w:rPr>
            <w:rFonts w:hint="eastAsia"/>
            <w:color w:val="000000"/>
            <w:sz w:val="21"/>
            <w:szCs w:val="21"/>
          </w:rPr>
          <w:t>下降至</w:t>
        </w:r>
        <w:r w:rsidRPr="00727BD3">
          <w:rPr>
            <w:rFonts w:hint="eastAsia"/>
            <w:color w:val="000000"/>
            <w:sz w:val="21"/>
            <w:szCs w:val="21"/>
          </w:rPr>
          <w:t>0.18</w:t>
        </w:r>
        <w:r w:rsidRPr="00727BD3">
          <w:rPr>
            <w:rFonts w:hint="eastAsia"/>
            <w:color w:val="000000"/>
            <w:sz w:val="21"/>
            <w:szCs w:val="21"/>
          </w:rPr>
          <w:t>）。这说明，在强干扰条件下，仅依赖局部势场或信道启发式的策略无法有效维持网络拓扑结构，而</w:t>
        </w:r>
        <w:r w:rsidRPr="00727BD3">
          <w:rPr>
            <w:rFonts w:hint="eastAsia"/>
            <w:color w:val="000000"/>
            <w:sz w:val="21"/>
            <w:szCs w:val="21"/>
          </w:rPr>
          <w:t>C-RRT*-APF</w:t>
        </w:r>
        <w:r w:rsidRPr="00727BD3">
          <w:rPr>
            <w:rFonts w:hint="eastAsia"/>
            <w:color w:val="000000"/>
            <w:sz w:val="21"/>
            <w:szCs w:val="21"/>
          </w:rPr>
          <w:t>通过引入基于</w:t>
        </w:r>
        <w:r w:rsidRPr="00727BD3">
          <w:rPr>
            <w:rFonts w:hint="eastAsia"/>
            <w:color w:val="000000"/>
            <w:sz w:val="21"/>
            <w:szCs w:val="21"/>
          </w:rPr>
          <w:t>MST</w:t>
        </w:r>
        <w:r w:rsidRPr="00727BD3">
          <w:rPr>
            <w:rFonts w:hint="eastAsia"/>
            <w:color w:val="000000"/>
            <w:sz w:val="21"/>
            <w:szCs w:val="21"/>
          </w:rPr>
          <w:t>的连通保持机制，实现了显著更高的通信鲁棒性。</w:t>
        </w:r>
      </w:ins>
    </w:p>
    <w:p w14:paraId="3E6F481E" w14:textId="1C3E24E4" w:rsidR="00727BD3" w:rsidRPr="00727BD3" w:rsidRDefault="00727BD3" w:rsidP="00727BD3">
      <w:pPr>
        <w:spacing w:line="360" w:lineRule="auto"/>
        <w:ind w:firstLineChars="196" w:firstLine="412"/>
        <w:rPr>
          <w:color w:val="000000"/>
          <w:sz w:val="21"/>
          <w:szCs w:val="21"/>
        </w:rPr>
      </w:pPr>
      <w:ins w:id="1966" w:author="运璐 何" w:date="2025-11-22T15:58:00Z">
        <w:r w:rsidRPr="00727BD3">
          <w:rPr>
            <w:rFonts w:hint="eastAsia"/>
            <w:color w:val="000000"/>
            <w:sz w:val="21"/>
            <w:szCs w:val="21"/>
          </w:rPr>
          <w:t>图</w:t>
        </w:r>
        <w:r w:rsidRPr="00727BD3">
          <w:rPr>
            <w:rFonts w:hint="eastAsia"/>
            <w:color w:val="000000"/>
            <w:sz w:val="21"/>
            <w:szCs w:val="21"/>
          </w:rPr>
          <w:t>5-(b)</w:t>
        </w:r>
        <w:r w:rsidRPr="00727BD3">
          <w:rPr>
            <w:rFonts w:hint="eastAsia"/>
            <w:color w:val="000000"/>
            <w:sz w:val="21"/>
            <w:szCs w:val="21"/>
          </w:rPr>
          <w:t>反映了平均到达步数随干扰数量的增长趋势。结果显示，随着干扰数量增加，各算法的规划代价均有所上升，其中</w:t>
        </w:r>
        <w:r w:rsidRPr="00727BD3">
          <w:rPr>
            <w:rFonts w:hint="eastAsia"/>
            <w:color w:val="000000"/>
            <w:sz w:val="21"/>
            <w:szCs w:val="21"/>
          </w:rPr>
          <w:t>C-RRT*-APF</w:t>
        </w:r>
        <w:r w:rsidRPr="00727BD3">
          <w:rPr>
            <w:rFonts w:hint="eastAsia"/>
            <w:color w:val="000000"/>
            <w:sz w:val="21"/>
            <w:szCs w:val="21"/>
          </w:rPr>
          <w:t>在</w:t>
        </w:r>
        <w:r w:rsidRPr="00727BD3">
          <w:rPr>
            <w:rFonts w:hint="eastAsia"/>
            <w:color w:val="000000"/>
            <w:sz w:val="21"/>
            <w:szCs w:val="21"/>
          </w:rPr>
          <w:t>1</w:t>
        </w:r>
        <w:r w:rsidRPr="00727BD3">
          <w:rPr>
            <w:rFonts w:hint="eastAsia"/>
            <w:color w:val="000000"/>
            <w:sz w:val="21"/>
            <w:szCs w:val="21"/>
          </w:rPr>
          <w:t>、</w:t>
        </w:r>
        <w:r w:rsidRPr="00727BD3">
          <w:rPr>
            <w:rFonts w:hint="eastAsia"/>
            <w:color w:val="000000"/>
            <w:sz w:val="21"/>
            <w:szCs w:val="21"/>
          </w:rPr>
          <w:t>2</w:t>
        </w:r>
        <w:r w:rsidRPr="00727BD3">
          <w:rPr>
            <w:rFonts w:hint="eastAsia"/>
            <w:color w:val="000000"/>
            <w:sz w:val="21"/>
            <w:szCs w:val="21"/>
          </w:rPr>
          <w:t>与</w:t>
        </w:r>
        <w:r w:rsidRPr="00727BD3">
          <w:rPr>
            <w:rFonts w:hint="eastAsia"/>
            <w:color w:val="000000"/>
            <w:sz w:val="21"/>
            <w:szCs w:val="21"/>
          </w:rPr>
          <w:t>3</w:t>
        </w:r>
        <w:r w:rsidRPr="00727BD3">
          <w:rPr>
            <w:rFonts w:hint="eastAsia"/>
            <w:color w:val="000000"/>
            <w:sz w:val="21"/>
            <w:szCs w:val="21"/>
          </w:rPr>
          <w:t>个干扰条件下的步数分别为</w:t>
        </w:r>
        <w:r w:rsidRPr="00727BD3">
          <w:rPr>
            <w:rFonts w:hint="eastAsia"/>
            <w:color w:val="000000"/>
            <w:sz w:val="21"/>
            <w:szCs w:val="21"/>
          </w:rPr>
          <w:t>391</w:t>
        </w:r>
        <w:r w:rsidRPr="00727BD3">
          <w:rPr>
            <w:rFonts w:hint="eastAsia"/>
            <w:color w:val="000000"/>
            <w:sz w:val="21"/>
            <w:szCs w:val="21"/>
          </w:rPr>
          <w:t>、</w:t>
        </w:r>
        <w:r w:rsidRPr="00727BD3">
          <w:rPr>
            <w:rFonts w:hint="eastAsia"/>
            <w:color w:val="000000"/>
            <w:sz w:val="21"/>
            <w:szCs w:val="21"/>
          </w:rPr>
          <w:t>384</w:t>
        </w:r>
        <w:r w:rsidRPr="00727BD3">
          <w:rPr>
            <w:rFonts w:hint="eastAsia"/>
            <w:color w:val="000000"/>
            <w:sz w:val="21"/>
            <w:szCs w:val="21"/>
          </w:rPr>
          <w:t>与</w:t>
        </w:r>
        <w:r w:rsidRPr="00727BD3">
          <w:rPr>
            <w:rFonts w:hint="eastAsia"/>
            <w:color w:val="000000"/>
            <w:sz w:val="21"/>
            <w:szCs w:val="21"/>
          </w:rPr>
          <w:t>405</w:t>
        </w:r>
        <w:r w:rsidRPr="00727BD3">
          <w:rPr>
            <w:rFonts w:hint="eastAsia"/>
            <w:color w:val="000000"/>
            <w:sz w:val="21"/>
            <w:szCs w:val="21"/>
          </w:rPr>
          <w:t>，均明显低于</w:t>
        </w:r>
        <w:r w:rsidRPr="00727BD3">
          <w:rPr>
            <w:rFonts w:hint="eastAsia"/>
            <w:color w:val="000000"/>
            <w:sz w:val="21"/>
            <w:szCs w:val="21"/>
          </w:rPr>
          <w:t>CMUPF</w:t>
        </w:r>
        <w:r w:rsidRPr="00727BD3">
          <w:rPr>
            <w:rFonts w:hint="eastAsia"/>
            <w:color w:val="000000"/>
            <w:sz w:val="21"/>
            <w:szCs w:val="21"/>
          </w:rPr>
          <w:t>的</w:t>
        </w:r>
        <w:r w:rsidRPr="00727BD3">
          <w:rPr>
            <w:rFonts w:hint="eastAsia"/>
            <w:color w:val="000000"/>
            <w:sz w:val="21"/>
            <w:szCs w:val="21"/>
          </w:rPr>
          <w:t>448</w:t>
        </w:r>
        <w:r w:rsidRPr="00727BD3">
          <w:rPr>
            <w:rFonts w:hint="eastAsia"/>
            <w:color w:val="000000"/>
            <w:sz w:val="21"/>
            <w:szCs w:val="21"/>
          </w:rPr>
          <w:t>、</w:t>
        </w:r>
        <w:r w:rsidRPr="00727BD3">
          <w:rPr>
            <w:rFonts w:hint="eastAsia"/>
            <w:color w:val="000000"/>
            <w:sz w:val="21"/>
            <w:szCs w:val="21"/>
          </w:rPr>
          <w:t>464</w:t>
        </w:r>
        <w:r w:rsidRPr="00727BD3">
          <w:rPr>
            <w:rFonts w:hint="eastAsia"/>
            <w:color w:val="000000"/>
            <w:sz w:val="21"/>
            <w:szCs w:val="21"/>
          </w:rPr>
          <w:t>与</w:t>
        </w:r>
        <w:r w:rsidRPr="00727BD3">
          <w:rPr>
            <w:rFonts w:hint="eastAsia"/>
            <w:color w:val="000000"/>
            <w:sz w:val="21"/>
            <w:szCs w:val="21"/>
          </w:rPr>
          <w:t>492</w:t>
        </w:r>
        <w:r w:rsidRPr="00727BD3">
          <w:rPr>
            <w:rFonts w:hint="eastAsia"/>
            <w:color w:val="000000"/>
            <w:sz w:val="21"/>
            <w:szCs w:val="21"/>
          </w:rPr>
          <w:t>。值得注意的是，</w:t>
        </w:r>
        <w:r w:rsidRPr="00727BD3">
          <w:rPr>
            <w:rFonts w:hint="eastAsia"/>
            <w:color w:val="000000"/>
            <w:sz w:val="21"/>
            <w:szCs w:val="21"/>
          </w:rPr>
          <w:t>PPSwarm</w:t>
        </w:r>
        <w:r w:rsidRPr="00727BD3">
          <w:rPr>
            <w:rFonts w:hint="eastAsia"/>
            <w:color w:val="000000"/>
            <w:sz w:val="21"/>
            <w:szCs w:val="21"/>
          </w:rPr>
          <w:t>与</w:t>
        </w:r>
        <w:r w:rsidRPr="00727BD3">
          <w:rPr>
            <w:rFonts w:hint="eastAsia"/>
            <w:color w:val="000000"/>
            <w:sz w:val="21"/>
            <w:szCs w:val="21"/>
          </w:rPr>
          <w:t>K-CBS</w:t>
        </w:r>
        <w:r w:rsidRPr="00727BD3">
          <w:rPr>
            <w:rFonts w:hint="eastAsia"/>
            <w:color w:val="000000"/>
            <w:sz w:val="21"/>
            <w:szCs w:val="21"/>
          </w:rPr>
          <w:t>在规划效率方面表现更优，例如在</w:t>
        </w:r>
        <w:r w:rsidRPr="00727BD3">
          <w:rPr>
            <w:rFonts w:hint="eastAsia"/>
            <w:color w:val="000000"/>
            <w:sz w:val="21"/>
            <w:szCs w:val="21"/>
          </w:rPr>
          <w:t>1</w:t>
        </w:r>
        <w:r w:rsidRPr="00727BD3">
          <w:rPr>
            <w:rFonts w:hint="eastAsia"/>
            <w:color w:val="000000"/>
            <w:sz w:val="21"/>
            <w:szCs w:val="21"/>
          </w:rPr>
          <w:t>个干扰时分别为</w:t>
        </w:r>
        <w:r w:rsidRPr="00727BD3">
          <w:rPr>
            <w:rFonts w:hint="eastAsia"/>
            <w:color w:val="000000"/>
            <w:sz w:val="21"/>
            <w:szCs w:val="21"/>
          </w:rPr>
          <w:t>241</w:t>
        </w:r>
        <w:r w:rsidRPr="00727BD3">
          <w:rPr>
            <w:rFonts w:hint="eastAsia"/>
            <w:color w:val="000000"/>
            <w:sz w:val="21"/>
            <w:szCs w:val="21"/>
          </w:rPr>
          <w:t>与</w:t>
        </w:r>
        <w:r w:rsidRPr="00727BD3">
          <w:rPr>
            <w:rFonts w:hint="eastAsia"/>
            <w:color w:val="000000"/>
            <w:sz w:val="21"/>
            <w:szCs w:val="21"/>
          </w:rPr>
          <w:t>277</w:t>
        </w:r>
        <w:r w:rsidRPr="00727BD3">
          <w:rPr>
            <w:rFonts w:hint="eastAsia"/>
            <w:color w:val="000000"/>
            <w:sz w:val="21"/>
            <w:szCs w:val="21"/>
          </w:rPr>
          <w:t>，在</w:t>
        </w:r>
        <w:r w:rsidRPr="00727BD3">
          <w:rPr>
            <w:rFonts w:hint="eastAsia"/>
            <w:color w:val="000000"/>
            <w:sz w:val="21"/>
            <w:szCs w:val="21"/>
          </w:rPr>
          <w:t>2</w:t>
        </w:r>
        <w:r w:rsidRPr="00727BD3">
          <w:rPr>
            <w:rFonts w:hint="eastAsia"/>
            <w:color w:val="000000"/>
            <w:sz w:val="21"/>
            <w:szCs w:val="21"/>
          </w:rPr>
          <w:t>个干扰时分别为</w:t>
        </w:r>
        <w:r w:rsidRPr="00727BD3">
          <w:rPr>
            <w:rFonts w:hint="eastAsia"/>
            <w:color w:val="000000"/>
            <w:sz w:val="21"/>
            <w:szCs w:val="21"/>
          </w:rPr>
          <w:t>242</w:t>
        </w:r>
        <w:r w:rsidRPr="00727BD3">
          <w:rPr>
            <w:rFonts w:hint="eastAsia"/>
            <w:color w:val="000000"/>
            <w:sz w:val="21"/>
            <w:szCs w:val="21"/>
          </w:rPr>
          <w:t>与</w:t>
        </w:r>
        <w:r w:rsidRPr="00727BD3">
          <w:rPr>
            <w:rFonts w:hint="eastAsia"/>
            <w:color w:val="000000"/>
            <w:sz w:val="21"/>
            <w:szCs w:val="21"/>
          </w:rPr>
          <w:t>276</w:t>
        </w:r>
        <w:r w:rsidRPr="00727BD3">
          <w:rPr>
            <w:rFonts w:hint="eastAsia"/>
            <w:color w:val="000000"/>
            <w:sz w:val="21"/>
            <w:szCs w:val="21"/>
          </w:rPr>
          <w:t>，在</w:t>
        </w:r>
        <w:r w:rsidRPr="00727BD3">
          <w:rPr>
            <w:rFonts w:hint="eastAsia"/>
            <w:color w:val="000000"/>
            <w:sz w:val="21"/>
            <w:szCs w:val="21"/>
          </w:rPr>
          <w:t>3</w:t>
        </w:r>
        <w:r w:rsidRPr="00727BD3">
          <w:rPr>
            <w:rFonts w:hint="eastAsia"/>
            <w:color w:val="000000"/>
            <w:sz w:val="21"/>
            <w:szCs w:val="21"/>
          </w:rPr>
          <w:t>个干扰时分别为</w:t>
        </w:r>
        <w:r w:rsidRPr="00727BD3">
          <w:rPr>
            <w:rFonts w:hint="eastAsia"/>
            <w:color w:val="000000"/>
            <w:sz w:val="21"/>
            <w:szCs w:val="21"/>
          </w:rPr>
          <w:t>245</w:t>
        </w:r>
        <w:r w:rsidRPr="00727BD3">
          <w:rPr>
            <w:rFonts w:hint="eastAsia"/>
            <w:color w:val="000000"/>
            <w:sz w:val="21"/>
            <w:szCs w:val="21"/>
          </w:rPr>
          <w:t>与</w:t>
        </w:r>
        <w:r w:rsidRPr="00727BD3">
          <w:rPr>
            <w:rFonts w:hint="eastAsia"/>
            <w:color w:val="000000"/>
            <w:sz w:val="21"/>
            <w:szCs w:val="21"/>
          </w:rPr>
          <w:t>279</w:t>
        </w:r>
        <w:r w:rsidRPr="00727BD3">
          <w:rPr>
            <w:rFonts w:hint="eastAsia"/>
            <w:color w:val="000000"/>
            <w:sz w:val="21"/>
            <w:szCs w:val="21"/>
          </w:rPr>
          <w:t>，其优势来源于依赖全局信息进行搜索及进一步的代价函数优化。然而，与图</w:t>
        </w:r>
        <w:r w:rsidRPr="00727BD3">
          <w:rPr>
            <w:rFonts w:hint="eastAsia"/>
            <w:color w:val="000000"/>
            <w:sz w:val="21"/>
            <w:szCs w:val="21"/>
          </w:rPr>
          <w:t>5-(a)</w:t>
        </w:r>
        <w:r w:rsidRPr="00727BD3">
          <w:rPr>
            <w:rFonts w:hint="eastAsia"/>
            <w:color w:val="000000"/>
            <w:sz w:val="21"/>
            <w:szCs w:val="21"/>
          </w:rPr>
          <w:t>相对照可见，尽管两者在路径代价上更具优势，但其连通性能随干扰数量增加下降幅度更大，难以兼顾可达性与连通稳定性。</w:t>
        </w:r>
      </w:ins>
    </w:p>
    <w:p w14:paraId="334B66E6" w14:textId="543D97B9" w:rsidR="00234ACA" w:rsidRDefault="00234ACA" w:rsidP="00234ACA">
      <w:pPr>
        <w:spacing w:line="360" w:lineRule="auto"/>
        <w:outlineLvl w:val="1"/>
        <w:rPr>
          <w:ins w:id="1967" w:author="运璐 何" w:date="2025-11-22T16:01:00Z"/>
          <w:b/>
          <w:sz w:val="21"/>
          <w:szCs w:val="21"/>
        </w:rPr>
      </w:pPr>
      <w:r w:rsidRPr="00234ACA">
        <w:rPr>
          <w:rFonts w:hint="eastAsia"/>
          <w:b/>
          <w:sz w:val="21"/>
          <w:szCs w:val="21"/>
        </w:rPr>
        <w:t>4</w:t>
      </w:r>
      <w:r w:rsidRPr="00234ACA">
        <w:rPr>
          <w:b/>
          <w:sz w:val="21"/>
          <w:szCs w:val="21"/>
        </w:rPr>
        <w:t xml:space="preserve">.6 </w:t>
      </w:r>
      <w:r w:rsidRPr="00234ACA">
        <w:rPr>
          <w:rFonts w:hint="eastAsia"/>
          <w:b/>
          <w:sz w:val="21"/>
          <w:szCs w:val="21"/>
        </w:rPr>
        <w:t>干扰功率影响分析</w:t>
      </w:r>
    </w:p>
    <w:p w14:paraId="4A434DB9" w14:textId="7638EAA1" w:rsidR="00786A0B" w:rsidRPr="00786A0B" w:rsidRDefault="00786A0B" w:rsidP="00786A0B">
      <w:pPr>
        <w:spacing w:line="360" w:lineRule="auto"/>
        <w:ind w:firstLineChars="196" w:firstLine="412"/>
        <w:rPr>
          <w:ins w:id="1968" w:author="运璐 何" w:date="2025-11-22T16:04:00Z"/>
          <w:color w:val="000000"/>
          <w:sz w:val="21"/>
          <w:szCs w:val="21"/>
        </w:rPr>
      </w:pPr>
      <w:ins w:id="1969" w:author="运璐 何" w:date="2025-11-22T16:04:00Z">
        <w:r w:rsidRPr="00786A0B">
          <w:rPr>
            <w:rFonts w:hint="eastAsia"/>
            <w:color w:val="000000"/>
            <w:sz w:val="21"/>
            <w:szCs w:val="21"/>
          </w:rPr>
          <w:t>图</w:t>
        </w:r>
        <w:r w:rsidRPr="00786A0B">
          <w:rPr>
            <w:rFonts w:hint="eastAsia"/>
            <w:color w:val="000000"/>
            <w:sz w:val="21"/>
            <w:szCs w:val="21"/>
          </w:rPr>
          <w:t>6</w:t>
        </w:r>
        <w:r w:rsidRPr="00786A0B">
          <w:rPr>
            <w:rFonts w:hint="eastAsia"/>
            <w:color w:val="000000"/>
            <w:sz w:val="21"/>
            <w:szCs w:val="21"/>
          </w:rPr>
          <w:t>展示了在干扰功率由</w:t>
        </w:r>
        <w:r w:rsidRPr="00786A0B">
          <w:rPr>
            <w:rFonts w:hint="eastAsia"/>
            <w:color w:val="000000"/>
            <w:sz w:val="21"/>
            <w:szCs w:val="21"/>
          </w:rPr>
          <w:t>20 dBm</w:t>
        </w:r>
        <w:r w:rsidRPr="00786A0B">
          <w:rPr>
            <w:rFonts w:hint="eastAsia"/>
            <w:color w:val="000000"/>
            <w:sz w:val="21"/>
            <w:szCs w:val="21"/>
          </w:rPr>
          <w:t>逐步增至</w:t>
        </w:r>
        <w:r w:rsidRPr="00786A0B">
          <w:rPr>
            <w:rFonts w:hint="eastAsia"/>
            <w:color w:val="000000"/>
            <w:sz w:val="21"/>
            <w:szCs w:val="21"/>
          </w:rPr>
          <w:t>30 dBm</w:t>
        </w:r>
        <w:r w:rsidRPr="00786A0B">
          <w:rPr>
            <w:rFonts w:hint="eastAsia"/>
            <w:color w:val="000000"/>
            <w:sz w:val="21"/>
            <w:szCs w:val="21"/>
          </w:rPr>
          <w:t>的过程中，各算法代数连通率随干扰强度变化的趋势。整体来看，随着干扰功率不断增大，各方法的连通性能均出现持续下降，但</w:t>
        </w:r>
        <w:r w:rsidRPr="00786A0B">
          <w:rPr>
            <w:rFonts w:hint="eastAsia"/>
            <w:color w:val="000000"/>
            <w:sz w:val="21"/>
            <w:szCs w:val="21"/>
          </w:rPr>
          <w:t>C-RRT*-APF</w:t>
        </w:r>
        <w:r w:rsidRPr="00786A0B">
          <w:rPr>
            <w:rFonts w:hint="eastAsia"/>
            <w:color w:val="000000"/>
            <w:sz w:val="21"/>
            <w:szCs w:val="21"/>
          </w:rPr>
          <w:t>在全区间内始终保持最高的代数连通率，并在高干扰条件下展现出更明显的优势。从曲线变化可观察到，</w:t>
        </w:r>
        <w:r w:rsidRPr="00786A0B">
          <w:rPr>
            <w:rFonts w:hint="eastAsia"/>
            <w:color w:val="000000"/>
            <w:sz w:val="21"/>
            <w:szCs w:val="21"/>
          </w:rPr>
          <w:t>C-RRT*-APF</w:t>
        </w:r>
        <w:r w:rsidRPr="00786A0B">
          <w:rPr>
            <w:rFonts w:hint="eastAsia"/>
            <w:color w:val="000000"/>
            <w:sz w:val="21"/>
            <w:szCs w:val="21"/>
          </w:rPr>
          <w:t>在</w:t>
        </w:r>
        <w:r w:rsidRPr="00786A0B">
          <w:rPr>
            <w:rFonts w:hint="eastAsia"/>
            <w:color w:val="000000"/>
            <w:sz w:val="21"/>
            <w:szCs w:val="21"/>
          </w:rPr>
          <w:t>20 dBm</w:t>
        </w:r>
        <w:r w:rsidRPr="00786A0B">
          <w:rPr>
            <w:rFonts w:hint="eastAsia"/>
            <w:color w:val="000000"/>
            <w:sz w:val="21"/>
            <w:szCs w:val="21"/>
          </w:rPr>
          <w:t>起始点处即可稳定维持约</w:t>
        </w:r>
        <w:r w:rsidRPr="00786A0B">
          <w:rPr>
            <w:rFonts w:hint="eastAsia"/>
            <w:color w:val="000000"/>
            <w:sz w:val="21"/>
            <w:szCs w:val="21"/>
          </w:rPr>
          <w:t>0.90</w:t>
        </w:r>
        <w:r w:rsidRPr="00786A0B">
          <w:rPr>
            <w:rFonts w:hint="eastAsia"/>
            <w:color w:val="000000"/>
            <w:sz w:val="21"/>
            <w:szCs w:val="21"/>
          </w:rPr>
          <w:t>以上的连通率，随后虽随干扰功率逐步增加略有下降，但整体仍保持在约</w:t>
        </w:r>
        <w:r w:rsidRPr="00786A0B">
          <w:rPr>
            <w:rFonts w:hint="eastAsia"/>
            <w:color w:val="000000"/>
            <w:sz w:val="21"/>
            <w:szCs w:val="21"/>
          </w:rPr>
          <w:t>0.72~0.88</w:t>
        </w:r>
        <w:r w:rsidRPr="00786A0B">
          <w:rPr>
            <w:rFonts w:hint="eastAsia"/>
            <w:color w:val="000000"/>
            <w:sz w:val="21"/>
            <w:szCs w:val="21"/>
          </w:rPr>
          <w:t>区间内，显著高于其他四类算法。相比之下，</w:t>
        </w:r>
        <w:r w:rsidRPr="00786A0B">
          <w:rPr>
            <w:rFonts w:hint="eastAsia"/>
            <w:color w:val="000000"/>
            <w:sz w:val="21"/>
            <w:szCs w:val="21"/>
          </w:rPr>
          <w:t>CMUPF</w:t>
        </w:r>
        <w:r w:rsidRPr="00786A0B">
          <w:rPr>
            <w:rFonts w:hint="eastAsia"/>
            <w:color w:val="000000"/>
            <w:sz w:val="21"/>
            <w:szCs w:val="21"/>
          </w:rPr>
          <w:t>在同一区间内呈现由约</w:t>
        </w:r>
        <w:r w:rsidRPr="00786A0B">
          <w:rPr>
            <w:rFonts w:hint="eastAsia"/>
            <w:color w:val="000000"/>
            <w:sz w:val="21"/>
            <w:szCs w:val="21"/>
          </w:rPr>
          <w:t>0.85</w:t>
        </w:r>
        <w:r w:rsidRPr="00786A0B">
          <w:rPr>
            <w:rFonts w:hint="eastAsia"/>
            <w:color w:val="000000"/>
            <w:sz w:val="21"/>
            <w:szCs w:val="21"/>
          </w:rPr>
          <w:t>逐渐下降至</w:t>
        </w:r>
        <w:r w:rsidRPr="00786A0B">
          <w:rPr>
            <w:rFonts w:hint="eastAsia"/>
            <w:color w:val="000000"/>
            <w:sz w:val="21"/>
            <w:szCs w:val="21"/>
          </w:rPr>
          <w:t>0.</w:t>
        </w:r>
      </w:ins>
      <w:ins w:id="1970" w:author="运璐 何" w:date="2025-11-22T16:05:00Z">
        <w:r>
          <w:rPr>
            <w:color w:val="000000"/>
            <w:sz w:val="21"/>
            <w:szCs w:val="21"/>
          </w:rPr>
          <w:t>6</w:t>
        </w:r>
      </w:ins>
      <w:ins w:id="1971" w:author="运璐 何" w:date="2025-11-22T16:04:00Z">
        <w:r w:rsidRPr="00786A0B">
          <w:rPr>
            <w:rFonts w:hint="eastAsia"/>
            <w:color w:val="000000"/>
            <w:sz w:val="21"/>
            <w:szCs w:val="21"/>
          </w:rPr>
          <w:t>0</w:t>
        </w:r>
        <w:r w:rsidRPr="00786A0B">
          <w:rPr>
            <w:rFonts w:hint="eastAsia"/>
            <w:color w:val="000000"/>
            <w:sz w:val="21"/>
            <w:szCs w:val="21"/>
          </w:rPr>
          <w:t>左右的趋势，而</w:t>
        </w:r>
        <w:r w:rsidRPr="00786A0B">
          <w:rPr>
            <w:rFonts w:hint="eastAsia"/>
            <w:color w:val="000000"/>
            <w:sz w:val="21"/>
            <w:szCs w:val="21"/>
          </w:rPr>
          <w:t>PPSwarm</w:t>
        </w:r>
        <w:r w:rsidRPr="00786A0B">
          <w:rPr>
            <w:rFonts w:hint="eastAsia"/>
            <w:color w:val="000000"/>
            <w:sz w:val="21"/>
            <w:szCs w:val="21"/>
          </w:rPr>
          <w:t>与</w:t>
        </w:r>
        <w:r w:rsidRPr="00786A0B">
          <w:rPr>
            <w:rFonts w:hint="eastAsia"/>
            <w:color w:val="000000"/>
            <w:sz w:val="21"/>
            <w:szCs w:val="21"/>
          </w:rPr>
          <w:t>K-CBS</w:t>
        </w:r>
        <w:r w:rsidRPr="00786A0B">
          <w:rPr>
            <w:rFonts w:hint="eastAsia"/>
            <w:color w:val="000000"/>
            <w:sz w:val="21"/>
            <w:szCs w:val="21"/>
          </w:rPr>
          <w:t>其连通性能</w:t>
        </w:r>
      </w:ins>
      <w:ins w:id="1972" w:author="运璐 何" w:date="2025-11-22T16:05:00Z">
        <w:r>
          <w:rPr>
            <w:rFonts w:hint="eastAsia"/>
            <w:color w:val="000000"/>
            <w:sz w:val="21"/>
            <w:szCs w:val="21"/>
          </w:rPr>
          <w:t>随着干扰功率的增加</w:t>
        </w:r>
      </w:ins>
      <w:ins w:id="1973" w:author="运璐 何" w:date="2025-11-22T16:04:00Z">
        <w:r w:rsidRPr="00786A0B">
          <w:rPr>
            <w:rFonts w:hint="eastAsia"/>
            <w:color w:val="000000"/>
            <w:sz w:val="21"/>
            <w:szCs w:val="21"/>
          </w:rPr>
          <w:t>分别从约</w:t>
        </w:r>
        <w:r w:rsidRPr="00786A0B">
          <w:rPr>
            <w:rFonts w:hint="eastAsia"/>
            <w:color w:val="000000"/>
            <w:sz w:val="21"/>
            <w:szCs w:val="21"/>
          </w:rPr>
          <w:t>0.7</w:t>
        </w:r>
      </w:ins>
      <w:ins w:id="1974" w:author="运璐 何" w:date="2025-11-22T16:05:00Z">
        <w:r>
          <w:rPr>
            <w:color w:val="000000"/>
            <w:sz w:val="21"/>
            <w:szCs w:val="21"/>
          </w:rPr>
          <w:t>5</w:t>
        </w:r>
      </w:ins>
      <w:ins w:id="1975" w:author="运璐 何" w:date="2025-11-22T16:04:00Z">
        <w:r w:rsidRPr="00786A0B">
          <w:rPr>
            <w:rFonts w:hint="eastAsia"/>
            <w:color w:val="000000"/>
            <w:sz w:val="21"/>
            <w:szCs w:val="21"/>
          </w:rPr>
          <w:t>和</w:t>
        </w:r>
        <w:r w:rsidRPr="00786A0B">
          <w:rPr>
            <w:rFonts w:hint="eastAsia"/>
            <w:color w:val="000000"/>
            <w:sz w:val="21"/>
            <w:szCs w:val="21"/>
          </w:rPr>
          <w:t>0.6</w:t>
        </w:r>
      </w:ins>
      <w:ins w:id="1976" w:author="运璐 何" w:date="2025-11-22T16:05:00Z">
        <w:r>
          <w:rPr>
            <w:color w:val="000000"/>
            <w:sz w:val="21"/>
            <w:szCs w:val="21"/>
          </w:rPr>
          <w:t>5</w:t>
        </w:r>
      </w:ins>
      <w:ins w:id="1977" w:author="运璐 何" w:date="2025-11-22T16:04:00Z">
        <w:r w:rsidRPr="00786A0B">
          <w:rPr>
            <w:rFonts w:hint="eastAsia"/>
            <w:color w:val="000000"/>
            <w:sz w:val="21"/>
            <w:szCs w:val="21"/>
          </w:rPr>
          <w:t>急剧下滑至</w:t>
        </w:r>
        <w:r w:rsidRPr="00786A0B">
          <w:rPr>
            <w:rFonts w:hint="eastAsia"/>
            <w:color w:val="000000"/>
            <w:sz w:val="21"/>
            <w:szCs w:val="21"/>
          </w:rPr>
          <w:t>0.</w:t>
        </w:r>
      </w:ins>
      <w:ins w:id="1978" w:author="运璐 何" w:date="2025-11-22T16:06:00Z">
        <w:r>
          <w:rPr>
            <w:color w:val="000000"/>
            <w:sz w:val="21"/>
            <w:szCs w:val="21"/>
          </w:rPr>
          <w:t>50</w:t>
        </w:r>
      </w:ins>
      <w:ins w:id="1979" w:author="运璐 何" w:date="2025-11-22T16:04:00Z">
        <w:r w:rsidRPr="00786A0B">
          <w:rPr>
            <w:rFonts w:hint="eastAsia"/>
            <w:color w:val="000000"/>
            <w:sz w:val="21"/>
            <w:szCs w:val="21"/>
          </w:rPr>
          <w:t>以下，此后随着干扰持续增强逐步跌至约</w:t>
        </w:r>
        <w:r w:rsidRPr="00786A0B">
          <w:rPr>
            <w:rFonts w:hint="eastAsia"/>
            <w:color w:val="000000"/>
            <w:sz w:val="21"/>
            <w:szCs w:val="21"/>
          </w:rPr>
          <w:t>0.</w:t>
        </w:r>
      </w:ins>
      <w:ins w:id="1980" w:author="运璐 何" w:date="2025-11-22T16:06:00Z">
        <w:r>
          <w:rPr>
            <w:color w:val="000000"/>
            <w:sz w:val="21"/>
            <w:szCs w:val="21"/>
          </w:rPr>
          <w:t>20</w:t>
        </w:r>
      </w:ins>
      <w:ins w:id="1981" w:author="运璐 何" w:date="2025-11-22T16:04:00Z">
        <w:r w:rsidRPr="00786A0B">
          <w:rPr>
            <w:rFonts w:hint="eastAsia"/>
            <w:color w:val="000000"/>
            <w:sz w:val="21"/>
            <w:szCs w:val="21"/>
          </w:rPr>
          <w:t>与</w:t>
        </w:r>
        <w:r w:rsidRPr="00786A0B">
          <w:rPr>
            <w:rFonts w:hint="eastAsia"/>
            <w:color w:val="000000"/>
            <w:sz w:val="21"/>
            <w:szCs w:val="21"/>
          </w:rPr>
          <w:t>0.40</w:t>
        </w:r>
        <w:r w:rsidRPr="00786A0B">
          <w:rPr>
            <w:rFonts w:hint="eastAsia"/>
            <w:color w:val="000000"/>
            <w:sz w:val="21"/>
            <w:szCs w:val="21"/>
          </w:rPr>
          <w:t>区间。</w:t>
        </w:r>
        <w:r w:rsidRPr="00786A0B">
          <w:rPr>
            <w:rFonts w:hint="eastAsia"/>
            <w:color w:val="000000"/>
            <w:sz w:val="21"/>
            <w:szCs w:val="21"/>
          </w:rPr>
          <w:t>APF</w:t>
        </w:r>
        <w:r w:rsidRPr="00786A0B">
          <w:rPr>
            <w:rFonts w:hint="eastAsia"/>
            <w:color w:val="000000"/>
            <w:sz w:val="21"/>
            <w:szCs w:val="21"/>
          </w:rPr>
          <w:t>受干扰更为敏感，其连通率在全区间内始终较低，且受干扰功率波动影响较大。</w:t>
        </w:r>
      </w:ins>
    </w:p>
    <w:p w14:paraId="59F27EE7" w14:textId="2058D5EA" w:rsidR="00786A0B" w:rsidRPr="00786A0B" w:rsidRDefault="00786A0B" w:rsidP="00786A0B">
      <w:pPr>
        <w:spacing w:line="360" w:lineRule="auto"/>
        <w:ind w:firstLineChars="196" w:firstLine="412"/>
        <w:rPr>
          <w:ins w:id="1982" w:author="运璐 何" w:date="2025-11-22T15:58:00Z"/>
          <w:color w:val="000000"/>
          <w:sz w:val="21"/>
          <w:szCs w:val="21"/>
        </w:rPr>
      </w:pPr>
      <w:ins w:id="1983" w:author="运璐 何" w:date="2025-11-22T16:04:00Z">
        <w:r w:rsidRPr="00786A0B">
          <w:rPr>
            <w:rFonts w:hint="eastAsia"/>
            <w:color w:val="000000"/>
            <w:sz w:val="21"/>
            <w:szCs w:val="21"/>
          </w:rPr>
          <w:t>上述结果表明，当干扰功率不断增强时，传统基于</w:t>
        </w:r>
      </w:ins>
      <w:ins w:id="1984" w:author="运璐 何" w:date="2025-11-22T16:06:00Z">
        <w:r>
          <w:rPr>
            <w:rFonts w:hint="eastAsia"/>
            <w:color w:val="000000"/>
            <w:sz w:val="21"/>
            <w:szCs w:val="21"/>
          </w:rPr>
          <w:t>整体</w:t>
        </w:r>
      </w:ins>
      <w:ins w:id="1985" w:author="运璐 何" w:date="2025-11-22T16:04:00Z">
        <w:r w:rsidRPr="00786A0B">
          <w:rPr>
            <w:rFonts w:hint="eastAsia"/>
            <w:color w:val="000000"/>
            <w:sz w:val="21"/>
            <w:szCs w:val="21"/>
          </w:rPr>
          <w:t>势场或无引导式协作机制的路径规划方法难以维持群体间稳定通信拓扑，而</w:t>
        </w:r>
        <w:r w:rsidRPr="00786A0B">
          <w:rPr>
            <w:rFonts w:hint="eastAsia"/>
            <w:color w:val="000000"/>
            <w:sz w:val="21"/>
            <w:szCs w:val="21"/>
          </w:rPr>
          <w:t>C-RRT*-APF</w:t>
        </w:r>
        <w:r w:rsidRPr="00786A0B">
          <w:rPr>
            <w:rFonts w:hint="eastAsia"/>
            <w:color w:val="000000"/>
            <w:sz w:val="21"/>
            <w:szCs w:val="21"/>
          </w:rPr>
          <w:t>在引入基于</w:t>
        </w:r>
      </w:ins>
      <w:ins w:id="1986" w:author="运璐 何" w:date="2025-11-22T16:07:00Z">
        <w:r>
          <w:rPr>
            <w:rFonts w:hint="eastAsia"/>
            <w:color w:val="000000"/>
            <w:sz w:val="21"/>
            <w:szCs w:val="21"/>
          </w:rPr>
          <w:t>全局关键点引导与基于</w:t>
        </w:r>
      </w:ins>
      <w:ins w:id="1987" w:author="运璐 何" w:date="2025-11-22T16:04:00Z">
        <w:r w:rsidRPr="00786A0B">
          <w:rPr>
            <w:rFonts w:hint="eastAsia"/>
            <w:color w:val="000000"/>
            <w:sz w:val="21"/>
            <w:szCs w:val="21"/>
          </w:rPr>
          <w:t>M</w:t>
        </w:r>
      </w:ins>
      <w:ins w:id="1988" w:author="运璐 何" w:date="2025-11-22T16:06:00Z">
        <w:r>
          <w:rPr>
            <w:color w:val="000000"/>
            <w:sz w:val="21"/>
            <w:szCs w:val="21"/>
          </w:rPr>
          <w:t>B</w:t>
        </w:r>
      </w:ins>
      <w:ins w:id="1989" w:author="运璐 何" w:date="2025-11-22T16:04:00Z">
        <w:r w:rsidRPr="00786A0B">
          <w:rPr>
            <w:rFonts w:hint="eastAsia"/>
            <w:color w:val="000000"/>
            <w:sz w:val="21"/>
            <w:szCs w:val="21"/>
          </w:rPr>
          <w:t>ST</w:t>
        </w:r>
        <w:r w:rsidRPr="00786A0B">
          <w:rPr>
            <w:rFonts w:hint="eastAsia"/>
            <w:color w:val="000000"/>
            <w:sz w:val="21"/>
            <w:szCs w:val="21"/>
          </w:rPr>
          <w:t>的连通保持</w:t>
        </w:r>
      </w:ins>
      <w:ins w:id="1990" w:author="运璐 何" w:date="2025-11-22T16:06:00Z">
        <w:r>
          <w:rPr>
            <w:rFonts w:hint="eastAsia"/>
            <w:color w:val="000000"/>
            <w:sz w:val="21"/>
            <w:szCs w:val="21"/>
          </w:rPr>
          <w:t>机</w:t>
        </w:r>
      </w:ins>
      <w:ins w:id="1991" w:author="运璐 何" w:date="2025-11-22T16:04:00Z">
        <w:r w:rsidRPr="00786A0B">
          <w:rPr>
            <w:rFonts w:hint="eastAsia"/>
            <w:color w:val="000000"/>
            <w:sz w:val="21"/>
            <w:szCs w:val="21"/>
          </w:rPr>
          <w:t>制后，</w:t>
        </w:r>
        <w:r w:rsidRPr="00786A0B">
          <w:rPr>
            <w:rFonts w:hint="eastAsia"/>
            <w:color w:val="000000"/>
            <w:sz w:val="21"/>
            <w:szCs w:val="21"/>
          </w:rPr>
          <w:lastRenderedPageBreak/>
          <w:t>能够有效抑制干扰导致的拓扑退化，其连接性能衰减更为缓慢，表现出显著更高的抗干扰鲁棒性。</w:t>
        </w:r>
      </w:ins>
    </w:p>
    <w:p w14:paraId="5B2C1817" w14:textId="6625B915" w:rsidR="00727BD3" w:rsidRDefault="00727BD3" w:rsidP="00727BD3">
      <w:pPr>
        <w:pStyle w:val="aff0"/>
        <w:rPr>
          <w:ins w:id="1992" w:author="运璐 何" w:date="2025-11-22T16:00:00Z"/>
        </w:rPr>
      </w:pPr>
      <w:ins w:id="1993" w:author="运璐 何" w:date="2025-11-22T16:00:00Z">
        <w:r>
          <w:rPr>
            <w:rFonts w:hint="eastAsia"/>
            <w:noProof/>
          </w:rPr>
          <w:drawing>
            <wp:inline distT="0" distB="0" distL="0" distR="0" wp14:anchorId="2A821134" wp14:editId="1F1B246E">
              <wp:extent cx="4386423" cy="270612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95698" cy="2711851"/>
                      </a:xfrm>
                      <a:prstGeom prst="rect">
                        <a:avLst/>
                      </a:prstGeom>
                    </pic:spPr>
                  </pic:pic>
                </a:graphicData>
              </a:graphic>
            </wp:inline>
          </w:drawing>
        </w:r>
      </w:ins>
    </w:p>
    <w:p w14:paraId="503A3D4F" w14:textId="68664F84" w:rsidR="00727BD3" w:rsidRPr="00727BD3" w:rsidRDefault="00786A0B" w:rsidP="00786A0B">
      <w:pPr>
        <w:pStyle w:val="aff2"/>
      </w:pPr>
      <w:ins w:id="1994" w:author="运璐 何" w:date="2025-11-22T16:01:00Z">
        <w:r>
          <w:rPr>
            <w:rFonts w:hint="eastAsia"/>
          </w:rPr>
          <w:t>图</w:t>
        </w:r>
        <w:r>
          <w:rPr>
            <w:rFonts w:hint="eastAsia"/>
          </w:rPr>
          <w:t>6</w:t>
        </w:r>
        <w:r>
          <w:t xml:space="preserve"> </w:t>
        </w:r>
      </w:ins>
      <w:ins w:id="1995" w:author="运璐 何" w:date="2025-11-23T11:28:00Z">
        <w:r w:rsidR="00624D7D">
          <w:rPr>
            <w:rFonts w:hint="eastAsia"/>
          </w:rPr>
          <w:t>代数</w:t>
        </w:r>
      </w:ins>
      <w:ins w:id="1996" w:author="运璐 何" w:date="2025-11-22T16:00:00Z">
        <w:r>
          <w:rPr>
            <w:rFonts w:hint="eastAsia"/>
          </w:rPr>
          <w:t>连通率随</w:t>
        </w:r>
      </w:ins>
      <w:ins w:id="1997" w:author="运璐 何" w:date="2025-11-22T16:01:00Z">
        <w:r>
          <w:rPr>
            <w:rFonts w:hint="eastAsia"/>
          </w:rPr>
          <w:t>干扰功率变化情况</w:t>
        </w:r>
      </w:ins>
    </w:p>
    <w:p w14:paraId="556F70BE" w14:textId="3F3E6CAF" w:rsidR="00404BF5" w:rsidRDefault="00404BF5" w:rsidP="00234ACA">
      <w:pPr>
        <w:spacing w:line="360" w:lineRule="auto"/>
        <w:outlineLvl w:val="1"/>
        <w:rPr>
          <w:b/>
          <w:sz w:val="21"/>
          <w:szCs w:val="21"/>
        </w:rPr>
      </w:pPr>
      <w:r>
        <w:rPr>
          <w:b/>
          <w:sz w:val="21"/>
          <w:szCs w:val="21"/>
        </w:rPr>
        <w:t>4</w:t>
      </w:r>
      <w:r w:rsidRPr="00A9585A">
        <w:rPr>
          <w:rFonts w:hint="eastAsia"/>
          <w:b/>
          <w:sz w:val="21"/>
          <w:szCs w:val="21"/>
        </w:rPr>
        <w:t>.</w:t>
      </w:r>
      <w:r w:rsidR="00C34254">
        <w:rPr>
          <w:b/>
          <w:sz w:val="21"/>
          <w:szCs w:val="21"/>
        </w:rPr>
        <w:t>7</w:t>
      </w:r>
      <w:r w:rsidRPr="00A9585A">
        <w:rPr>
          <w:rFonts w:hint="eastAsia"/>
          <w:b/>
          <w:sz w:val="21"/>
          <w:szCs w:val="21"/>
        </w:rPr>
        <w:t xml:space="preserve"> </w:t>
      </w:r>
      <w:r>
        <w:rPr>
          <w:rFonts w:hint="eastAsia"/>
          <w:b/>
          <w:sz w:val="21"/>
          <w:szCs w:val="21"/>
        </w:rPr>
        <w:t>消融实验</w:t>
      </w:r>
    </w:p>
    <w:p w14:paraId="13DC8698" w14:textId="198644CB" w:rsidR="00FD299C" w:rsidDel="00747AF3" w:rsidRDefault="00FD299C" w:rsidP="00FD299C">
      <w:pPr>
        <w:spacing w:line="360" w:lineRule="auto"/>
        <w:ind w:firstLineChars="196" w:firstLine="412"/>
        <w:rPr>
          <w:del w:id="1998" w:author="运璐 何" w:date="2025-11-22T16:27:00Z"/>
          <w:color w:val="000000"/>
          <w:sz w:val="21"/>
          <w:szCs w:val="21"/>
        </w:rPr>
      </w:pPr>
      <w:del w:id="1999" w:author="运璐 何" w:date="2025-11-22T16:27:00Z">
        <w:r w:rsidRPr="00FD299C" w:rsidDel="00747AF3">
          <w:rPr>
            <w:color w:val="000000"/>
            <w:sz w:val="21"/>
            <w:szCs w:val="21"/>
          </w:rPr>
          <w:delText>如所示，为验证所提</w:delText>
        </w:r>
        <w:r w:rsidRPr="00FD299C" w:rsidDel="00747AF3">
          <w:rPr>
            <w:color w:val="000000"/>
            <w:sz w:val="21"/>
            <w:szCs w:val="21"/>
          </w:rPr>
          <w:delText xml:space="preserve"> CL-RRT*-APF </w:delText>
        </w:r>
        <w:r w:rsidRPr="00FD299C" w:rsidDel="00747AF3">
          <w:rPr>
            <w:color w:val="000000"/>
            <w:sz w:val="21"/>
            <w:szCs w:val="21"/>
          </w:rPr>
          <w:delText>各关键模块对算法性能的贡献，设计了在不同建筑密度与无人机数量</w:delText>
        </w:r>
        <w:r w:rsidR="00AC79EA" w:rsidDel="00747AF3">
          <w:rPr>
            <w:rFonts w:hint="eastAsia"/>
            <w:color w:val="000000"/>
            <w:sz w:val="21"/>
            <w:szCs w:val="21"/>
          </w:rPr>
          <w:delText>和干扰功率</w:delText>
        </w:r>
        <w:r w:rsidRPr="00FD299C" w:rsidDel="00747AF3">
          <w:rPr>
            <w:color w:val="000000"/>
            <w:sz w:val="21"/>
            <w:szCs w:val="21"/>
          </w:rPr>
          <w:delText>条件下的消融实验，对比完整算法、去除</w:delText>
        </w:r>
        <w:r w:rsidRPr="00FD299C" w:rsidDel="00747AF3">
          <w:rPr>
            <w:color w:val="000000"/>
            <w:sz w:val="21"/>
            <w:szCs w:val="21"/>
          </w:rPr>
          <w:delText xml:space="preserve"> MST </w:delText>
        </w:r>
        <w:r w:rsidRPr="00FD299C" w:rsidDel="00747AF3">
          <w:rPr>
            <w:color w:val="000000"/>
            <w:sz w:val="21"/>
            <w:szCs w:val="21"/>
          </w:rPr>
          <w:delText>引力项的</w:delText>
        </w:r>
        <w:r w:rsidRPr="00FD299C" w:rsidDel="00747AF3">
          <w:rPr>
            <w:color w:val="000000"/>
            <w:sz w:val="21"/>
            <w:szCs w:val="21"/>
          </w:rPr>
          <w:delText xml:space="preserve"> CL-RRT*-APF-</w:delText>
        </w:r>
        <w:r w:rsidRPr="00FD299C" w:rsidDel="00747AF3">
          <w:rPr>
            <w:color w:val="000000"/>
            <w:sz w:val="21"/>
            <w:szCs w:val="21"/>
          </w:rPr>
          <w:delText>无</w:delText>
        </w:r>
        <w:r w:rsidRPr="00FD299C" w:rsidDel="00747AF3">
          <w:rPr>
            <w:color w:val="000000"/>
            <w:sz w:val="21"/>
            <w:szCs w:val="21"/>
          </w:rPr>
          <w:delText xml:space="preserve"> MST </w:delText>
        </w:r>
        <w:r w:rsidRPr="00FD299C" w:rsidDel="00747AF3">
          <w:rPr>
            <w:color w:val="000000"/>
            <w:sz w:val="21"/>
            <w:szCs w:val="21"/>
          </w:rPr>
          <w:delText>版本以及去除</w:delText>
        </w:r>
        <w:r w:rsidRPr="00FD299C" w:rsidDel="00747AF3">
          <w:rPr>
            <w:color w:val="000000"/>
            <w:sz w:val="21"/>
            <w:szCs w:val="21"/>
          </w:rPr>
          <w:delText xml:space="preserve"> Fréchet </w:delText>
        </w:r>
        <w:r w:rsidRPr="00FD299C" w:rsidDel="00747AF3">
          <w:rPr>
            <w:color w:val="000000"/>
            <w:sz w:val="21"/>
            <w:szCs w:val="21"/>
          </w:rPr>
          <w:delText>约束机制的</w:delText>
        </w:r>
        <w:r w:rsidRPr="00FD299C" w:rsidDel="00747AF3">
          <w:rPr>
            <w:color w:val="000000"/>
            <w:sz w:val="21"/>
            <w:szCs w:val="21"/>
          </w:rPr>
          <w:delText xml:space="preserve"> CL-RRT*-APF-</w:delText>
        </w:r>
        <w:r w:rsidRPr="00FD299C" w:rsidDel="00747AF3">
          <w:rPr>
            <w:color w:val="000000"/>
            <w:sz w:val="21"/>
            <w:szCs w:val="21"/>
          </w:rPr>
          <w:delText>无</w:delText>
        </w:r>
        <w:r w:rsidRPr="00FD299C" w:rsidDel="00747AF3">
          <w:rPr>
            <w:color w:val="000000"/>
            <w:sz w:val="21"/>
            <w:szCs w:val="21"/>
          </w:rPr>
          <w:delText xml:space="preserve"> Fréchet </w:delText>
        </w:r>
        <w:r w:rsidRPr="00FD299C" w:rsidDel="00747AF3">
          <w:rPr>
            <w:color w:val="000000"/>
            <w:sz w:val="21"/>
            <w:szCs w:val="21"/>
          </w:rPr>
          <w:delText>版本的性能差异。从总体趋势来看，完整算法在所有测试条件下均表现出最高的代数连通率与最低的平均规划步长，表明所提出的分层协同机制在路径规划效率和通信保持性能上均起到了显著作用。</w:delText>
        </w:r>
      </w:del>
    </w:p>
    <w:p w14:paraId="31950252" w14:textId="5BB4AFF9" w:rsidR="00FD299C" w:rsidRPr="00FD299C" w:rsidDel="00747AF3" w:rsidRDefault="00FD299C" w:rsidP="00FD299C">
      <w:pPr>
        <w:pStyle w:val="aff2"/>
        <w:rPr>
          <w:del w:id="2000" w:author="运璐 何" w:date="2025-11-22T16:27:00Z"/>
        </w:rPr>
      </w:pPr>
      <w:del w:id="2001" w:author="运璐 何" w:date="2025-11-22T16:27:00Z">
        <w:r w:rsidRPr="00A9585A" w:rsidDel="00747AF3">
          <w:rPr>
            <w:rFonts w:hint="eastAsia"/>
          </w:rPr>
          <w:delText>图</w:delText>
        </w:r>
        <w:r w:rsidRPr="00A9585A" w:rsidDel="00747AF3">
          <w:delText>5</w:delText>
        </w:r>
        <w:r w:rsidDel="00747AF3">
          <w:delText xml:space="preserve"> </w:delText>
        </w:r>
        <w:r w:rsidDel="00747AF3">
          <w:rPr>
            <w:rFonts w:hint="eastAsia"/>
          </w:rPr>
          <w:delText>消融实验指标对比结果</w:delText>
        </w:r>
      </w:del>
    </w:p>
    <w:p w14:paraId="0E2439DB" w14:textId="239753C7" w:rsidR="00FD299C" w:rsidDel="00747AF3" w:rsidRDefault="00FD299C" w:rsidP="00FD299C">
      <w:pPr>
        <w:spacing w:line="360" w:lineRule="auto"/>
        <w:ind w:firstLineChars="196" w:firstLine="412"/>
        <w:rPr>
          <w:del w:id="2002" w:author="运璐 何" w:date="2025-11-22T16:27:00Z"/>
          <w:color w:val="000000"/>
          <w:sz w:val="21"/>
          <w:szCs w:val="21"/>
        </w:rPr>
      </w:pPr>
      <w:del w:id="2003" w:author="运璐 何" w:date="2025-11-22T16:27:00Z">
        <w:r w:rsidRPr="00FD299C" w:rsidDel="00747AF3">
          <w:rPr>
            <w:color w:val="000000"/>
            <w:sz w:val="21"/>
            <w:szCs w:val="21"/>
          </w:rPr>
          <w:delText>在代数连通率方面，随着建筑数量从</w:delText>
        </w:r>
        <w:r w:rsidRPr="00FD299C" w:rsidDel="00747AF3">
          <w:rPr>
            <w:color w:val="000000"/>
            <w:sz w:val="21"/>
            <w:szCs w:val="21"/>
          </w:rPr>
          <w:delText>10</w:delText>
        </w:r>
        <w:r w:rsidRPr="00FD299C" w:rsidDel="00747AF3">
          <w:rPr>
            <w:color w:val="000000"/>
            <w:sz w:val="21"/>
            <w:szCs w:val="21"/>
          </w:rPr>
          <w:delText>增加到</w:delText>
        </w:r>
        <w:r w:rsidRPr="00FD299C" w:rsidDel="00747AF3">
          <w:rPr>
            <w:color w:val="000000"/>
            <w:sz w:val="21"/>
            <w:szCs w:val="21"/>
          </w:rPr>
          <w:delText>30</w:delText>
        </w:r>
        <w:r w:rsidRPr="00FD299C" w:rsidDel="00747AF3">
          <w:rPr>
            <w:color w:val="000000"/>
            <w:sz w:val="21"/>
            <w:szCs w:val="21"/>
          </w:rPr>
          <w:delText>，完整算法的连通率由</w:delText>
        </w:r>
        <w:r w:rsidRPr="00FD299C" w:rsidDel="00747AF3">
          <w:rPr>
            <w:color w:val="000000"/>
            <w:sz w:val="21"/>
            <w:szCs w:val="21"/>
          </w:rPr>
          <w:delText>0.95</w:delText>
        </w:r>
        <w:r w:rsidRPr="00FD299C" w:rsidDel="00747AF3">
          <w:rPr>
            <w:color w:val="000000"/>
            <w:sz w:val="21"/>
            <w:szCs w:val="21"/>
          </w:rPr>
          <w:delText>下降至</w:delText>
        </w:r>
        <w:r w:rsidRPr="00FD299C" w:rsidDel="00747AF3">
          <w:rPr>
            <w:color w:val="000000"/>
            <w:sz w:val="21"/>
            <w:szCs w:val="21"/>
          </w:rPr>
          <w:delText>0.84</w:delText>
        </w:r>
        <w:r w:rsidRPr="00FD299C" w:rsidDel="00747AF3">
          <w:rPr>
            <w:color w:val="000000"/>
            <w:sz w:val="21"/>
            <w:szCs w:val="21"/>
          </w:rPr>
          <w:delText>；而无</w:delText>
        </w:r>
        <w:r w:rsidRPr="00FD299C" w:rsidDel="00747AF3">
          <w:rPr>
            <w:color w:val="000000"/>
            <w:sz w:val="21"/>
            <w:szCs w:val="21"/>
          </w:rPr>
          <w:delText xml:space="preserve"> MST </w:delText>
        </w:r>
        <w:r w:rsidRPr="00FD299C" w:rsidDel="00747AF3">
          <w:rPr>
            <w:color w:val="000000"/>
            <w:sz w:val="21"/>
            <w:szCs w:val="21"/>
          </w:rPr>
          <w:delText>模块版本的连通率分别为</w:delText>
        </w:r>
        <w:r w:rsidRPr="00FD299C" w:rsidDel="00747AF3">
          <w:rPr>
            <w:color w:val="000000"/>
            <w:sz w:val="21"/>
            <w:szCs w:val="21"/>
          </w:rPr>
          <w:delText>0.86</w:delText>
        </w:r>
        <w:r w:rsidRPr="00FD299C" w:rsidDel="00747AF3">
          <w:rPr>
            <w:color w:val="000000"/>
            <w:sz w:val="21"/>
            <w:szCs w:val="21"/>
          </w:rPr>
          <w:delText>、</w:delText>
        </w:r>
        <w:r w:rsidRPr="00FD299C" w:rsidDel="00747AF3">
          <w:rPr>
            <w:color w:val="000000"/>
            <w:sz w:val="21"/>
            <w:szCs w:val="21"/>
          </w:rPr>
          <w:delText>0.67</w:delText>
        </w:r>
        <w:r w:rsidRPr="00FD299C" w:rsidDel="00747AF3">
          <w:rPr>
            <w:color w:val="000000"/>
            <w:sz w:val="21"/>
            <w:szCs w:val="21"/>
          </w:rPr>
          <w:delText>和</w:delText>
        </w:r>
        <w:r w:rsidRPr="00FD299C" w:rsidDel="00747AF3">
          <w:rPr>
            <w:color w:val="000000"/>
            <w:sz w:val="21"/>
            <w:szCs w:val="21"/>
          </w:rPr>
          <w:delText>0.79</w:delText>
        </w:r>
        <w:r w:rsidRPr="00FD299C" w:rsidDel="00747AF3">
          <w:rPr>
            <w:color w:val="000000"/>
            <w:sz w:val="21"/>
            <w:szCs w:val="21"/>
          </w:rPr>
          <w:delText>，整体较完整算法平均下降约</w:delText>
        </w:r>
        <w:r w:rsidRPr="00FD299C" w:rsidDel="00747AF3">
          <w:rPr>
            <w:color w:val="000000"/>
            <w:sz w:val="21"/>
            <w:szCs w:val="21"/>
          </w:rPr>
          <w:delText>0.10</w:delText>
        </w:r>
        <w:r w:rsidRPr="00FD299C" w:rsidDel="00747AF3">
          <w:rPr>
            <w:color w:val="000000"/>
            <w:sz w:val="21"/>
            <w:szCs w:val="21"/>
          </w:rPr>
          <w:delText>；无</w:delText>
        </w:r>
        <w:r w:rsidRPr="00FD299C" w:rsidDel="00747AF3">
          <w:rPr>
            <w:color w:val="000000"/>
            <w:sz w:val="21"/>
            <w:szCs w:val="21"/>
          </w:rPr>
          <w:delText xml:space="preserve"> Fréchet </w:delText>
        </w:r>
        <w:r w:rsidRPr="00FD299C" w:rsidDel="00747AF3">
          <w:rPr>
            <w:color w:val="000000"/>
            <w:sz w:val="21"/>
            <w:szCs w:val="21"/>
          </w:rPr>
          <w:delText>约束版本则分别为</w:delText>
        </w:r>
        <w:r w:rsidRPr="00FD299C" w:rsidDel="00747AF3">
          <w:rPr>
            <w:color w:val="000000"/>
            <w:sz w:val="21"/>
            <w:szCs w:val="21"/>
          </w:rPr>
          <w:delText>0.74</w:delText>
        </w:r>
        <w:r w:rsidRPr="00FD299C" w:rsidDel="00747AF3">
          <w:rPr>
            <w:color w:val="000000"/>
            <w:sz w:val="21"/>
            <w:szCs w:val="21"/>
          </w:rPr>
          <w:delText>、</w:delText>
        </w:r>
        <w:r w:rsidRPr="00FD299C" w:rsidDel="00747AF3">
          <w:rPr>
            <w:color w:val="000000"/>
            <w:sz w:val="21"/>
            <w:szCs w:val="21"/>
          </w:rPr>
          <w:delText>0.66</w:delText>
        </w:r>
        <w:r w:rsidRPr="00FD299C" w:rsidDel="00747AF3">
          <w:rPr>
            <w:color w:val="000000"/>
            <w:sz w:val="21"/>
            <w:szCs w:val="21"/>
          </w:rPr>
          <w:delText>和</w:delText>
        </w:r>
        <w:r w:rsidRPr="00FD299C" w:rsidDel="00747AF3">
          <w:rPr>
            <w:color w:val="000000"/>
            <w:sz w:val="21"/>
            <w:szCs w:val="21"/>
          </w:rPr>
          <w:delText>0.69</w:delText>
        </w:r>
        <w:r w:rsidRPr="00FD299C" w:rsidDel="00747AF3">
          <w:rPr>
            <w:color w:val="000000"/>
            <w:sz w:val="21"/>
            <w:szCs w:val="21"/>
          </w:rPr>
          <w:delText>，平均下降约</w:delText>
        </w:r>
        <w:r w:rsidRPr="00FD299C" w:rsidDel="00747AF3">
          <w:rPr>
            <w:color w:val="000000"/>
            <w:sz w:val="21"/>
            <w:szCs w:val="21"/>
          </w:rPr>
          <w:delText>0.19</w:delText>
        </w:r>
        <w:r w:rsidRPr="00FD299C" w:rsidDel="00747AF3">
          <w:rPr>
            <w:color w:val="000000"/>
            <w:sz w:val="21"/>
            <w:szCs w:val="21"/>
          </w:rPr>
          <w:delText>。可见</w:delText>
        </w:r>
        <w:r w:rsidRPr="00FD299C" w:rsidDel="00747AF3">
          <w:rPr>
            <w:color w:val="000000"/>
            <w:sz w:val="21"/>
            <w:szCs w:val="21"/>
          </w:rPr>
          <w:delText>Fréchet</w:delText>
        </w:r>
        <w:r w:rsidRPr="00FD299C" w:rsidDel="00747AF3">
          <w:rPr>
            <w:color w:val="000000"/>
            <w:sz w:val="21"/>
            <w:szCs w:val="21"/>
          </w:rPr>
          <w:delText>机制对通信连通性影响最为显著，其去除后路径簇间距离难以保持合理分布，容易出现簇间过远导致网络断联或过近引起干扰累积的情况，从而显著降低整体连通率。相比之下，去除</w:delText>
        </w:r>
        <w:r w:rsidRPr="00FD299C" w:rsidDel="00747AF3">
          <w:rPr>
            <w:color w:val="000000"/>
            <w:sz w:val="21"/>
            <w:szCs w:val="21"/>
          </w:rPr>
          <w:delText xml:space="preserve"> MST </w:delText>
        </w:r>
        <w:r w:rsidRPr="00FD299C" w:rsidDel="00747AF3">
          <w:rPr>
            <w:color w:val="000000"/>
            <w:sz w:val="21"/>
            <w:szCs w:val="21"/>
          </w:rPr>
          <w:delText>引力项后仍能维持基本通信结构，但缺乏基于链路状态的实时约束更新，使得簇间连通性在障碍复杂或干扰增强的环境下波动较大，体现</w:delText>
        </w:r>
        <w:r w:rsidRPr="00FD299C" w:rsidDel="00747AF3">
          <w:rPr>
            <w:color w:val="000000"/>
            <w:sz w:val="21"/>
            <w:szCs w:val="21"/>
          </w:rPr>
          <w:delText>MST</w:delText>
        </w:r>
        <w:r w:rsidRPr="00FD299C" w:rsidDel="00747AF3">
          <w:rPr>
            <w:color w:val="000000"/>
            <w:sz w:val="21"/>
            <w:szCs w:val="21"/>
          </w:rPr>
          <w:delText>模块在动态通信维护中的关键作用。</w:delText>
        </w:r>
      </w:del>
    </w:p>
    <w:p w14:paraId="4F14D191" w14:textId="37022A81" w:rsidR="0024739E" w:rsidRPr="0024739E" w:rsidDel="00747AF3" w:rsidRDefault="0024739E" w:rsidP="00747AF3">
      <w:pPr>
        <w:spacing w:line="360" w:lineRule="auto"/>
        <w:ind w:firstLineChars="196" w:firstLine="412"/>
        <w:rPr>
          <w:del w:id="2004" w:author="运璐 何" w:date="2025-11-22T16:27:00Z"/>
          <w:color w:val="000000"/>
          <w:sz w:val="21"/>
          <w:szCs w:val="21"/>
        </w:rPr>
      </w:pPr>
      <w:del w:id="2005" w:author="运璐 何" w:date="2025-11-22T16:27:00Z">
        <w:r w:rsidRPr="00FD299C" w:rsidDel="00747AF3">
          <w:rPr>
            <w:color w:val="000000"/>
            <w:sz w:val="21"/>
            <w:szCs w:val="21"/>
          </w:rPr>
          <w:delText>在平均规划步长方面，各算法随建筑密度增加均呈上升趋势，主要由于障碍物增多导致路径绕行与重规划次数增加。完整算法的平均步长在</w:delText>
        </w:r>
        <w:r w:rsidRPr="00FD299C" w:rsidDel="00747AF3">
          <w:rPr>
            <w:color w:val="000000"/>
            <w:sz w:val="21"/>
            <w:szCs w:val="21"/>
          </w:rPr>
          <w:delText>281</w:delText>
        </w:r>
        <w:r w:rsidRPr="00FD299C" w:rsidDel="00747AF3">
          <w:rPr>
            <w:color w:val="000000"/>
            <w:sz w:val="21"/>
            <w:szCs w:val="21"/>
          </w:rPr>
          <w:delText>～</w:delText>
        </w:r>
        <w:r w:rsidRPr="00FD299C" w:rsidDel="00747AF3">
          <w:rPr>
            <w:color w:val="000000"/>
            <w:sz w:val="21"/>
            <w:szCs w:val="21"/>
          </w:rPr>
          <w:delText>341</w:delText>
        </w:r>
        <w:r w:rsidRPr="00FD299C" w:rsidDel="00747AF3">
          <w:rPr>
            <w:color w:val="000000"/>
            <w:sz w:val="21"/>
            <w:szCs w:val="21"/>
          </w:rPr>
          <w:delText>范围内波动，去除</w:delText>
        </w:r>
        <w:r w:rsidRPr="00FD299C" w:rsidDel="00747AF3">
          <w:rPr>
            <w:color w:val="000000"/>
            <w:sz w:val="21"/>
            <w:szCs w:val="21"/>
          </w:rPr>
          <w:delText>MST</w:delText>
        </w:r>
        <w:r w:rsidRPr="00FD299C" w:rsidDel="00747AF3">
          <w:rPr>
            <w:color w:val="000000"/>
            <w:sz w:val="21"/>
            <w:szCs w:val="21"/>
          </w:rPr>
          <w:delText>模块后略有增加（约</w:delText>
        </w:r>
        <w:r w:rsidRPr="00FD299C" w:rsidDel="00747AF3">
          <w:rPr>
            <w:color w:val="000000"/>
            <w:sz w:val="21"/>
            <w:szCs w:val="21"/>
          </w:rPr>
          <w:delText>1%–4%</w:delText>
        </w:r>
        <w:r w:rsidRPr="00FD299C" w:rsidDel="00747AF3">
          <w:rPr>
            <w:color w:val="000000"/>
            <w:sz w:val="21"/>
            <w:szCs w:val="21"/>
          </w:rPr>
          <w:delText>），而去除</w:delText>
        </w:r>
        <w:r w:rsidRPr="00FD299C" w:rsidDel="00747AF3">
          <w:rPr>
            <w:color w:val="000000"/>
            <w:sz w:val="21"/>
            <w:szCs w:val="21"/>
          </w:rPr>
          <w:delText xml:space="preserve"> Fréchet </w:delText>
        </w:r>
        <w:r w:rsidRPr="00FD299C" w:rsidDel="00747AF3">
          <w:rPr>
            <w:color w:val="000000"/>
            <w:sz w:val="21"/>
            <w:szCs w:val="21"/>
          </w:rPr>
          <w:delText>约束后增幅更大（约</w:delText>
        </w:r>
        <w:r w:rsidRPr="00FD299C" w:rsidDel="00747AF3">
          <w:rPr>
            <w:color w:val="000000"/>
            <w:sz w:val="21"/>
            <w:szCs w:val="21"/>
          </w:rPr>
          <w:delText>10%–13%</w:delText>
        </w:r>
        <w:r w:rsidRPr="00FD299C" w:rsidDel="00747AF3">
          <w:rPr>
            <w:color w:val="000000"/>
            <w:sz w:val="21"/>
            <w:szCs w:val="21"/>
          </w:rPr>
          <w:delText>）。类似地，在无人机数量由</w:delText>
        </w:r>
        <w:r w:rsidRPr="00FD299C" w:rsidDel="00747AF3">
          <w:rPr>
            <w:color w:val="000000"/>
            <w:sz w:val="21"/>
            <w:szCs w:val="21"/>
          </w:rPr>
          <w:delText>12</w:delText>
        </w:r>
        <w:r w:rsidRPr="00FD299C" w:rsidDel="00747AF3">
          <w:rPr>
            <w:color w:val="000000"/>
            <w:sz w:val="21"/>
            <w:szCs w:val="21"/>
          </w:rPr>
          <w:delText>增至</w:delText>
        </w:r>
        <w:r w:rsidRPr="00FD299C" w:rsidDel="00747AF3">
          <w:rPr>
            <w:color w:val="000000"/>
            <w:sz w:val="21"/>
            <w:szCs w:val="21"/>
          </w:rPr>
          <w:delText>36</w:delText>
        </w:r>
        <w:r w:rsidRPr="00FD299C" w:rsidDel="00747AF3">
          <w:rPr>
            <w:color w:val="000000"/>
            <w:sz w:val="21"/>
            <w:szCs w:val="21"/>
          </w:rPr>
          <w:delText>的实验中，完整算法保持相对稳定的规划步长区间（</w:delText>
        </w:r>
        <w:r w:rsidRPr="00FD299C" w:rsidDel="00747AF3">
          <w:rPr>
            <w:color w:val="000000"/>
            <w:sz w:val="21"/>
            <w:szCs w:val="21"/>
          </w:rPr>
          <w:delText>321</w:delText>
        </w:r>
        <w:r w:rsidRPr="00FD299C" w:rsidDel="00747AF3">
          <w:rPr>
            <w:color w:val="000000"/>
            <w:sz w:val="21"/>
            <w:szCs w:val="21"/>
          </w:rPr>
          <w:delText>～</w:delText>
        </w:r>
        <w:r w:rsidRPr="00FD299C" w:rsidDel="00747AF3">
          <w:rPr>
            <w:color w:val="000000"/>
            <w:sz w:val="21"/>
            <w:szCs w:val="21"/>
          </w:rPr>
          <w:delText>327</w:delText>
        </w:r>
        <w:r w:rsidRPr="00FD299C" w:rsidDel="00747AF3">
          <w:rPr>
            <w:color w:val="000000"/>
            <w:sz w:val="21"/>
            <w:szCs w:val="21"/>
          </w:rPr>
          <w:delText>），而无</w:delText>
        </w:r>
        <w:r w:rsidRPr="00FD299C" w:rsidDel="00747AF3">
          <w:rPr>
            <w:color w:val="000000"/>
            <w:sz w:val="21"/>
            <w:szCs w:val="21"/>
          </w:rPr>
          <w:delText xml:space="preserve"> MST </w:delText>
        </w:r>
        <w:r w:rsidRPr="00FD299C" w:rsidDel="00747AF3">
          <w:rPr>
            <w:color w:val="000000"/>
            <w:sz w:val="21"/>
            <w:szCs w:val="21"/>
          </w:rPr>
          <w:delText>版本平均步长增加约</w:delText>
        </w:r>
        <w:r w:rsidRPr="00FD299C" w:rsidDel="00747AF3">
          <w:rPr>
            <w:color w:val="000000"/>
            <w:sz w:val="21"/>
            <w:szCs w:val="21"/>
          </w:rPr>
          <w:delText>3%–4%</w:delText>
        </w:r>
        <w:r w:rsidRPr="00FD299C" w:rsidDel="00747AF3">
          <w:rPr>
            <w:color w:val="000000"/>
            <w:sz w:val="21"/>
            <w:szCs w:val="21"/>
          </w:rPr>
          <w:delText>，无</w:delText>
        </w:r>
        <w:r w:rsidRPr="00FD299C" w:rsidDel="00747AF3">
          <w:rPr>
            <w:color w:val="000000"/>
            <w:sz w:val="21"/>
            <w:szCs w:val="21"/>
          </w:rPr>
          <w:delText>Fréchet</w:delText>
        </w:r>
        <w:r w:rsidRPr="00FD299C" w:rsidDel="00747AF3">
          <w:rPr>
            <w:color w:val="000000"/>
            <w:sz w:val="21"/>
            <w:szCs w:val="21"/>
          </w:rPr>
          <w:delText>版本增加幅度达</w:delText>
        </w:r>
        <w:r w:rsidRPr="00FD299C" w:rsidDel="00747AF3">
          <w:rPr>
            <w:color w:val="000000"/>
            <w:sz w:val="21"/>
            <w:szCs w:val="21"/>
          </w:rPr>
          <w:delText>15%</w:delText>
        </w:r>
        <w:r w:rsidRPr="00FD299C" w:rsidDel="00747AF3">
          <w:rPr>
            <w:color w:val="000000"/>
            <w:sz w:val="21"/>
            <w:szCs w:val="21"/>
          </w:rPr>
          <w:delText>以上，说明</w:delText>
        </w:r>
        <w:r w:rsidRPr="00FD299C" w:rsidDel="00747AF3">
          <w:rPr>
            <w:color w:val="000000"/>
            <w:sz w:val="21"/>
            <w:szCs w:val="21"/>
          </w:rPr>
          <w:delText>Fréchet</w:delText>
        </w:r>
        <w:r w:rsidRPr="00FD299C" w:rsidDel="00747AF3">
          <w:rPr>
            <w:color w:val="000000"/>
            <w:sz w:val="21"/>
            <w:szCs w:val="21"/>
          </w:rPr>
          <w:delText>约束在保持簇间合理间距和减少路径调整迭代次数方面发挥了关键作用。该机制通过在全局层约束不同簇间的路径相似度与空间分布，使局部规划阶段能在受限环境下快速收敛，显著提升规划效率。</w:delText>
        </w:r>
      </w:del>
    </w:p>
    <w:p w14:paraId="1B1462FA" w14:textId="692572A6" w:rsidR="00D5264B" w:rsidDel="00747AF3" w:rsidRDefault="00D5264B" w:rsidP="00D5264B">
      <w:pPr>
        <w:spacing w:line="360" w:lineRule="auto"/>
        <w:ind w:firstLineChars="196" w:firstLine="412"/>
        <w:jc w:val="center"/>
        <w:rPr>
          <w:del w:id="2006" w:author="运璐 何" w:date="2025-11-22T16:27:00Z"/>
          <w:color w:val="000000"/>
          <w:sz w:val="21"/>
          <w:szCs w:val="21"/>
        </w:rPr>
      </w:pPr>
    </w:p>
    <w:p w14:paraId="27EDEFD9" w14:textId="5C844736" w:rsidR="00D5264B" w:rsidRPr="00FD299C" w:rsidDel="00747AF3" w:rsidRDefault="00D5264B" w:rsidP="00D5264B">
      <w:pPr>
        <w:spacing w:line="360" w:lineRule="auto"/>
        <w:ind w:firstLineChars="196" w:firstLine="412"/>
        <w:jc w:val="center"/>
        <w:rPr>
          <w:del w:id="2007" w:author="运璐 何" w:date="2025-11-22T16:27:00Z"/>
          <w:color w:val="000000"/>
          <w:sz w:val="21"/>
          <w:szCs w:val="21"/>
        </w:rPr>
      </w:pPr>
      <w:del w:id="2008" w:author="运璐 何" w:date="2025-11-22T16:27:00Z">
        <w:r w:rsidDel="00747AF3">
          <w:rPr>
            <w:rFonts w:hint="eastAsia"/>
            <w:color w:val="000000"/>
            <w:sz w:val="21"/>
            <w:szCs w:val="21"/>
          </w:rPr>
          <w:delText>图</w:delText>
        </w:r>
        <w:r w:rsidDel="00747AF3">
          <w:rPr>
            <w:rFonts w:hint="eastAsia"/>
            <w:color w:val="000000"/>
            <w:sz w:val="21"/>
            <w:szCs w:val="21"/>
          </w:rPr>
          <w:delText>6</w:delText>
        </w:r>
        <w:r w:rsidDel="00747AF3">
          <w:rPr>
            <w:color w:val="000000"/>
            <w:sz w:val="21"/>
            <w:szCs w:val="21"/>
          </w:rPr>
          <w:delText xml:space="preserve"> </w:delText>
        </w:r>
        <w:r w:rsidDel="00747AF3">
          <w:rPr>
            <w:rFonts w:hint="eastAsia"/>
            <w:color w:val="000000"/>
            <w:sz w:val="21"/>
            <w:szCs w:val="21"/>
          </w:rPr>
          <w:delText>不同干扰功率下算法指标对比</w:delText>
        </w:r>
      </w:del>
    </w:p>
    <w:p w14:paraId="3443482E" w14:textId="074FA15E" w:rsidR="0024739E" w:rsidDel="00747AF3" w:rsidRDefault="0024739E" w:rsidP="0024739E">
      <w:pPr>
        <w:spacing w:line="360" w:lineRule="auto"/>
        <w:ind w:firstLineChars="196" w:firstLine="412"/>
        <w:rPr>
          <w:del w:id="2009" w:author="运璐 何" w:date="2025-11-22T16:27:00Z"/>
          <w:color w:val="000000"/>
          <w:sz w:val="21"/>
          <w:szCs w:val="21"/>
        </w:rPr>
      </w:pPr>
      <w:del w:id="2010" w:author="运璐 何" w:date="2025-11-22T16:27:00Z">
        <w:r w:rsidRPr="0024739E" w:rsidDel="00747AF3">
          <w:rPr>
            <w:color w:val="000000"/>
            <w:sz w:val="21"/>
            <w:szCs w:val="21"/>
          </w:rPr>
          <w:delText>如图</w:delText>
        </w:r>
        <w:r w:rsidDel="00747AF3">
          <w:rPr>
            <w:color w:val="000000"/>
            <w:sz w:val="21"/>
            <w:szCs w:val="21"/>
          </w:rPr>
          <w:delText>6</w:delText>
        </w:r>
        <w:r w:rsidRPr="0024739E" w:rsidDel="00747AF3">
          <w:rPr>
            <w:color w:val="000000"/>
            <w:sz w:val="21"/>
            <w:szCs w:val="21"/>
          </w:rPr>
          <w:delText>所示，展示了不同干扰功率条件下各算法的代数连通率变化趋势。随着干扰功率从</w:delText>
        </w:r>
        <w:r w:rsidRPr="0024739E" w:rsidDel="00747AF3">
          <w:rPr>
            <w:color w:val="000000"/>
            <w:sz w:val="21"/>
            <w:szCs w:val="21"/>
          </w:rPr>
          <w:delText xml:space="preserve"> 20 dBm </w:delText>
        </w:r>
        <w:r w:rsidRPr="0024739E" w:rsidDel="00747AF3">
          <w:rPr>
            <w:color w:val="000000"/>
            <w:sz w:val="21"/>
            <w:szCs w:val="21"/>
          </w:rPr>
          <w:delText>增加至</w:delText>
        </w:r>
        <w:r w:rsidRPr="0024739E" w:rsidDel="00747AF3">
          <w:rPr>
            <w:color w:val="000000"/>
            <w:sz w:val="21"/>
            <w:szCs w:val="21"/>
          </w:rPr>
          <w:delText xml:space="preserve"> 30 dBm</w:delText>
        </w:r>
        <w:r w:rsidRPr="0024739E" w:rsidDel="00747AF3">
          <w:rPr>
            <w:color w:val="000000"/>
            <w:sz w:val="21"/>
            <w:szCs w:val="21"/>
          </w:rPr>
          <w:delText>，所有算法的连通率均呈下降趋势，但完整的</w:delText>
        </w:r>
        <w:r w:rsidRPr="0024739E" w:rsidDel="00747AF3">
          <w:rPr>
            <w:color w:val="000000"/>
            <w:sz w:val="21"/>
            <w:szCs w:val="21"/>
          </w:rPr>
          <w:delText>CL-RRT*-APF</w:delText>
        </w:r>
        <w:r w:rsidRPr="0024739E" w:rsidDel="00747AF3">
          <w:rPr>
            <w:color w:val="000000"/>
            <w:sz w:val="21"/>
            <w:szCs w:val="21"/>
          </w:rPr>
          <w:delText>始终保持最高值并呈缓慢下降，说明其具备较强的抗干扰能力。去除</w:delText>
        </w:r>
        <w:r w:rsidRPr="0024739E" w:rsidDel="00747AF3">
          <w:rPr>
            <w:color w:val="000000"/>
            <w:sz w:val="21"/>
            <w:szCs w:val="21"/>
          </w:rPr>
          <w:delText xml:space="preserve"> MST </w:delText>
        </w:r>
        <w:r w:rsidRPr="0024739E" w:rsidDel="00747AF3">
          <w:rPr>
            <w:color w:val="000000"/>
            <w:sz w:val="21"/>
            <w:szCs w:val="21"/>
          </w:rPr>
          <w:delText>模块后，连通率下降速度明显加快，表明缺乏基于链路状态的动态引力更新后，系统难以及时维持局部通信拓扑；去除</w:delText>
        </w:r>
        <w:r w:rsidRPr="0024739E" w:rsidDel="00747AF3">
          <w:rPr>
            <w:color w:val="000000"/>
            <w:sz w:val="21"/>
            <w:szCs w:val="21"/>
          </w:rPr>
          <w:delText xml:space="preserve"> Fréchet </w:delText>
        </w:r>
        <w:r w:rsidRPr="0024739E" w:rsidDel="00747AF3">
          <w:rPr>
            <w:color w:val="000000"/>
            <w:sz w:val="21"/>
            <w:szCs w:val="21"/>
          </w:rPr>
          <w:delText>约束机制的版本性能下降更为显著，在高干扰区间连通率最低，说明全局路径间缺乏空间协调会导致簇间距离失衡，通信链路易受干扰破坏。综合来看，</w:delText>
        </w:r>
        <w:r w:rsidRPr="0024739E" w:rsidDel="00747AF3">
          <w:rPr>
            <w:color w:val="000000"/>
            <w:sz w:val="21"/>
            <w:szCs w:val="21"/>
          </w:rPr>
          <w:delText xml:space="preserve">MST </w:delText>
        </w:r>
        <w:r w:rsidRPr="0024739E" w:rsidDel="00747AF3">
          <w:rPr>
            <w:color w:val="000000"/>
            <w:sz w:val="21"/>
            <w:szCs w:val="21"/>
          </w:rPr>
          <w:delText>模块保证了局部拓扑的实时维护，而</w:delText>
        </w:r>
        <w:r w:rsidRPr="0024739E" w:rsidDel="00747AF3">
          <w:rPr>
            <w:color w:val="000000"/>
            <w:sz w:val="21"/>
            <w:szCs w:val="21"/>
          </w:rPr>
          <w:delText xml:space="preserve"> Fréchet </w:delText>
        </w:r>
        <w:r w:rsidRPr="0024739E" w:rsidDel="00747AF3">
          <w:rPr>
            <w:color w:val="000000"/>
            <w:sz w:val="21"/>
            <w:szCs w:val="21"/>
          </w:rPr>
          <w:delText>约束确保了全局路径分布的合理性，二者共同增强了算法在强干扰环境下的通信稳定性与系统鲁棒性。</w:delText>
        </w:r>
      </w:del>
    </w:p>
    <w:p w14:paraId="66501C6E" w14:textId="30EF409A" w:rsidR="00E02CBA" w:rsidRPr="00E02CBA" w:rsidRDefault="00FD299C" w:rsidP="00E02CBA">
      <w:pPr>
        <w:spacing w:line="360" w:lineRule="auto"/>
        <w:ind w:firstLineChars="196" w:firstLine="412"/>
        <w:rPr>
          <w:ins w:id="2011" w:author="运璐 何" w:date="2025-11-22T16:36:00Z"/>
          <w:color w:val="000000"/>
          <w:sz w:val="21"/>
          <w:szCs w:val="21"/>
        </w:rPr>
      </w:pPr>
      <w:del w:id="2012" w:author="运璐 何" w:date="2025-11-22T16:27:00Z">
        <w:r w:rsidRPr="00FD299C" w:rsidDel="00747AF3">
          <w:rPr>
            <w:color w:val="000000"/>
            <w:sz w:val="21"/>
            <w:szCs w:val="21"/>
          </w:rPr>
          <w:delText>由以上消融实验结果可以看出，</w:delText>
        </w:r>
        <w:r w:rsidRPr="00FD299C" w:rsidDel="00747AF3">
          <w:rPr>
            <w:color w:val="000000"/>
            <w:sz w:val="21"/>
            <w:szCs w:val="21"/>
          </w:rPr>
          <w:delText xml:space="preserve">Fréchet </w:delText>
        </w:r>
        <w:r w:rsidRPr="00FD299C" w:rsidDel="00747AF3">
          <w:rPr>
            <w:color w:val="000000"/>
            <w:sz w:val="21"/>
            <w:szCs w:val="21"/>
          </w:rPr>
          <w:delText>距离约束机制与</w:delText>
        </w:r>
        <w:r w:rsidRPr="00FD299C" w:rsidDel="00747AF3">
          <w:rPr>
            <w:color w:val="000000"/>
            <w:sz w:val="21"/>
            <w:szCs w:val="21"/>
          </w:rPr>
          <w:delText>MST</w:delText>
        </w:r>
        <w:r w:rsidRPr="00FD299C" w:rsidDel="00747AF3">
          <w:rPr>
            <w:color w:val="000000"/>
            <w:sz w:val="21"/>
            <w:szCs w:val="21"/>
          </w:rPr>
          <w:delText>引力通信保持模块在所提</w:delText>
        </w:r>
        <w:r w:rsidRPr="00FD299C" w:rsidDel="00747AF3">
          <w:rPr>
            <w:color w:val="000000"/>
            <w:sz w:val="21"/>
            <w:szCs w:val="21"/>
          </w:rPr>
          <w:delText xml:space="preserve"> CL-RRT*-APF </w:delText>
        </w:r>
        <w:r w:rsidRPr="00FD299C" w:rsidDel="00747AF3">
          <w:rPr>
            <w:color w:val="000000"/>
            <w:sz w:val="21"/>
            <w:szCs w:val="21"/>
          </w:rPr>
          <w:delText>算法中分别承担着全局与局部层面的关键功能。</w:delText>
        </w:r>
        <w:r w:rsidRPr="00FD299C" w:rsidDel="00747AF3">
          <w:rPr>
            <w:color w:val="000000"/>
            <w:sz w:val="21"/>
            <w:szCs w:val="21"/>
          </w:rPr>
          <w:delText xml:space="preserve">Fréchet </w:delText>
        </w:r>
        <w:r w:rsidRPr="00FD299C" w:rsidDel="00747AF3">
          <w:rPr>
            <w:color w:val="000000"/>
            <w:sz w:val="21"/>
            <w:szCs w:val="21"/>
          </w:rPr>
          <w:delText>约束机制通过在全局规划阶段调节不同簇路径的空间分布，使路径间保持合理的相似度与间距，有效避免了簇间过度聚集或过度分散的情况，从而显著提升了系统的整体连通性与规划稳定性；而</w:delText>
        </w:r>
        <w:r w:rsidRPr="00FD299C" w:rsidDel="00747AF3">
          <w:rPr>
            <w:color w:val="000000"/>
            <w:sz w:val="21"/>
            <w:szCs w:val="21"/>
          </w:rPr>
          <w:delText xml:space="preserve"> MST </w:delText>
        </w:r>
        <w:r w:rsidRPr="00FD299C" w:rsidDel="00747AF3">
          <w:rPr>
            <w:color w:val="000000"/>
            <w:sz w:val="21"/>
            <w:szCs w:val="21"/>
          </w:rPr>
          <w:delText>引力模块则在局部规划阶段通过动态更新链路权重与节点引力，实现了基于通信状态的实时拓扑维护，使无人机在复杂环境中能够持续保持协同控制与信息互通。二者协同作用使算法在路径规划质量与通信鲁棒性之间实现了平衡，验证了所提分层协同结构的合理性与必要性，也为后续在更大规模、多约束条件下的扩展研究提供了坚实基础。</w:delText>
        </w:r>
      </w:del>
      <w:ins w:id="2013" w:author="运璐 何" w:date="2025-11-22T16:36:00Z">
        <w:r w:rsidR="00E02CBA" w:rsidRPr="00E02CBA">
          <w:rPr>
            <w:rFonts w:hint="eastAsia"/>
            <w:color w:val="000000"/>
            <w:sz w:val="21"/>
            <w:szCs w:val="21"/>
          </w:rPr>
          <w:t>为进一步验证所提出</w:t>
        </w:r>
        <w:r w:rsidR="00E02CBA" w:rsidRPr="00E02CBA">
          <w:rPr>
            <w:rFonts w:hint="eastAsia"/>
            <w:color w:val="000000"/>
            <w:sz w:val="21"/>
            <w:szCs w:val="21"/>
          </w:rPr>
          <w:t xml:space="preserve"> C-RRT*-APF </w:t>
        </w:r>
        <w:r w:rsidR="00E02CBA" w:rsidRPr="00E02CBA">
          <w:rPr>
            <w:rFonts w:hint="eastAsia"/>
            <w:color w:val="000000"/>
            <w:sz w:val="21"/>
            <w:szCs w:val="21"/>
          </w:rPr>
          <w:t>各关键机制对整体性能的贡献，本节在</w:t>
        </w:r>
        <w:r w:rsidR="00E02CBA">
          <w:rPr>
            <w:rFonts w:hint="eastAsia"/>
            <w:color w:val="000000"/>
            <w:sz w:val="21"/>
            <w:szCs w:val="21"/>
          </w:rPr>
          <w:t>干扰数量为</w:t>
        </w:r>
        <w:r w:rsidR="00E02CBA">
          <w:rPr>
            <w:rFonts w:hint="eastAsia"/>
            <w:color w:val="000000"/>
            <w:sz w:val="21"/>
            <w:szCs w:val="21"/>
          </w:rPr>
          <w:t>1</w:t>
        </w:r>
        <w:r w:rsidR="00E02CBA">
          <w:rPr>
            <w:rFonts w:hint="eastAsia"/>
            <w:color w:val="000000"/>
            <w:sz w:val="21"/>
            <w:szCs w:val="21"/>
          </w:rPr>
          <w:t>、干扰功率为</w:t>
        </w:r>
        <w:r w:rsidR="00E02CBA">
          <w:rPr>
            <w:rFonts w:hint="eastAsia"/>
            <w:color w:val="000000"/>
            <w:sz w:val="21"/>
            <w:szCs w:val="21"/>
          </w:rPr>
          <w:t>2</w:t>
        </w:r>
        <w:r w:rsidR="00E02CBA">
          <w:rPr>
            <w:color w:val="000000"/>
            <w:sz w:val="21"/>
            <w:szCs w:val="21"/>
          </w:rPr>
          <w:t>5</w:t>
        </w:r>
        <w:r w:rsidR="00E02CBA">
          <w:rPr>
            <w:rFonts w:hint="eastAsia"/>
            <w:color w:val="000000"/>
            <w:sz w:val="21"/>
            <w:szCs w:val="21"/>
          </w:rPr>
          <w:t>dB</w:t>
        </w:r>
        <w:r w:rsidR="00E02CBA">
          <w:rPr>
            <w:color w:val="000000"/>
            <w:sz w:val="21"/>
            <w:szCs w:val="21"/>
          </w:rPr>
          <w:t>m</w:t>
        </w:r>
        <w:r w:rsidR="00E02CBA">
          <w:rPr>
            <w:rFonts w:hint="eastAsia"/>
            <w:color w:val="000000"/>
            <w:sz w:val="21"/>
            <w:szCs w:val="21"/>
          </w:rPr>
          <w:t>以及建筑数量为</w:t>
        </w:r>
        <w:r w:rsidR="00E02CBA">
          <w:rPr>
            <w:rFonts w:hint="eastAsia"/>
            <w:color w:val="000000"/>
            <w:sz w:val="21"/>
            <w:szCs w:val="21"/>
          </w:rPr>
          <w:t>2</w:t>
        </w:r>
        <w:r w:rsidR="00E02CBA">
          <w:rPr>
            <w:color w:val="000000"/>
            <w:sz w:val="21"/>
            <w:szCs w:val="21"/>
          </w:rPr>
          <w:t>0</w:t>
        </w:r>
        <w:r w:rsidR="00E02CBA">
          <w:rPr>
            <w:rFonts w:hint="eastAsia"/>
            <w:color w:val="000000"/>
            <w:sz w:val="21"/>
            <w:szCs w:val="21"/>
          </w:rPr>
          <w:t>的</w:t>
        </w:r>
        <w:r w:rsidR="00E02CBA" w:rsidRPr="00E02CBA">
          <w:rPr>
            <w:rFonts w:hint="eastAsia"/>
            <w:color w:val="000000"/>
            <w:sz w:val="21"/>
            <w:szCs w:val="21"/>
          </w:rPr>
          <w:t>典型场景下进行了消融实验对比，如表</w:t>
        </w:r>
        <w:r w:rsidR="00E02CBA" w:rsidRPr="00E02CBA">
          <w:rPr>
            <w:rFonts w:hint="eastAsia"/>
            <w:color w:val="000000"/>
            <w:sz w:val="21"/>
            <w:szCs w:val="21"/>
          </w:rPr>
          <w:t xml:space="preserve"> 2 </w:t>
        </w:r>
        <w:r w:rsidR="00E02CBA" w:rsidRPr="00E02CBA">
          <w:rPr>
            <w:rFonts w:hint="eastAsia"/>
            <w:color w:val="000000"/>
            <w:sz w:val="21"/>
            <w:szCs w:val="21"/>
          </w:rPr>
          <w:t>所示。从结果可以看出，</w:t>
        </w:r>
        <w:r w:rsidR="00E02CBA">
          <w:rPr>
            <w:rFonts w:hint="eastAsia"/>
            <w:color w:val="000000"/>
            <w:sz w:val="21"/>
            <w:szCs w:val="21"/>
          </w:rPr>
          <w:t>所提的</w:t>
        </w:r>
      </w:ins>
      <w:ins w:id="2014" w:author="运璐 何" w:date="2025-11-22T16:37:00Z">
        <w:r w:rsidR="00E02CBA">
          <w:rPr>
            <w:rFonts w:hint="eastAsia"/>
            <w:color w:val="000000"/>
            <w:sz w:val="21"/>
            <w:szCs w:val="21"/>
          </w:rPr>
          <w:t>完整</w:t>
        </w:r>
      </w:ins>
      <w:ins w:id="2015" w:author="运璐 何" w:date="2025-11-22T16:36:00Z">
        <w:r w:rsidR="00E02CBA" w:rsidRPr="00E02CBA">
          <w:rPr>
            <w:rFonts w:hint="eastAsia"/>
            <w:color w:val="000000"/>
            <w:sz w:val="21"/>
            <w:szCs w:val="21"/>
          </w:rPr>
          <w:t>的</w:t>
        </w:r>
        <w:r w:rsidR="00E02CBA" w:rsidRPr="00E02CBA">
          <w:rPr>
            <w:rFonts w:hint="eastAsia"/>
            <w:color w:val="000000"/>
            <w:sz w:val="21"/>
            <w:szCs w:val="21"/>
          </w:rPr>
          <w:t xml:space="preserve"> C-RRT*-APF </w:t>
        </w:r>
        <w:r w:rsidR="00E02CBA" w:rsidRPr="00E02CBA">
          <w:rPr>
            <w:rFonts w:hint="eastAsia"/>
            <w:color w:val="000000"/>
            <w:sz w:val="21"/>
            <w:szCs w:val="21"/>
          </w:rPr>
          <w:t>在代数连通率与平均到达步数两项指标上均取得最优表现，其中代数连通率达到</w:t>
        </w:r>
        <w:r w:rsidR="00E02CBA" w:rsidRPr="00E02CBA">
          <w:rPr>
            <w:rFonts w:hint="eastAsia"/>
            <w:color w:val="000000"/>
            <w:sz w:val="21"/>
            <w:szCs w:val="21"/>
          </w:rPr>
          <w:t xml:space="preserve"> 86</w:t>
        </w:r>
      </w:ins>
      <w:ins w:id="2016" w:author="运璐 何" w:date="2025-11-22T16:37:00Z">
        <w:r w:rsidR="00E02CBA">
          <w:rPr>
            <w:color w:val="000000"/>
            <w:sz w:val="21"/>
            <w:szCs w:val="21"/>
          </w:rPr>
          <w:t>%</w:t>
        </w:r>
      </w:ins>
      <w:ins w:id="2017" w:author="运璐 何" w:date="2025-11-22T16:36:00Z">
        <w:r w:rsidR="00E02CBA" w:rsidRPr="00E02CBA">
          <w:rPr>
            <w:rFonts w:hint="eastAsia"/>
            <w:color w:val="000000"/>
            <w:sz w:val="21"/>
            <w:szCs w:val="21"/>
          </w:rPr>
          <w:t>，平均到达步数为</w:t>
        </w:r>
        <w:r w:rsidR="00E02CBA" w:rsidRPr="00E02CBA">
          <w:rPr>
            <w:rFonts w:hint="eastAsia"/>
            <w:color w:val="000000"/>
            <w:sz w:val="21"/>
            <w:szCs w:val="21"/>
          </w:rPr>
          <w:t xml:space="preserve"> 307</w:t>
        </w:r>
        <w:r w:rsidR="00E02CBA" w:rsidRPr="00E02CBA">
          <w:rPr>
            <w:rFonts w:hint="eastAsia"/>
            <w:color w:val="000000"/>
            <w:sz w:val="21"/>
            <w:szCs w:val="21"/>
          </w:rPr>
          <w:t>，显著优于移除任一核心机制的版本。这表明所设计的局部</w:t>
        </w:r>
      </w:ins>
      <w:ins w:id="2018" w:author="运璐 何" w:date="2025-11-22T16:37:00Z">
        <w:r w:rsidR="00E02CBA">
          <w:rPr>
            <w:rFonts w:hint="eastAsia"/>
            <w:color w:val="000000"/>
            <w:sz w:val="21"/>
            <w:szCs w:val="21"/>
          </w:rPr>
          <w:t>M</w:t>
        </w:r>
        <w:r w:rsidR="00E02CBA">
          <w:rPr>
            <w:color w:val="000000"/>
            <w:sz w:val="21"/>
            <w:szCs w:val="21"/>
          </w:rPr>
          <w:t>BST-APF</w:t>
        </w:r>
      </w:ins>
      <w:ins w:id="2019" w:author="运璐 何" w:date="2025-11-22T16:36:00Z">
        <w:r w:rsidR="00E02CBA" w:rsidRPr="00E02CBA">
          <w:rPr>
            <w:rFonts w:hint="eastAsia"/>
            <w:color w:val="000000"/>
            <w:sz w:val="21"/>
            <w:szCs w:val="21"/>
          </w:rPr>
          <w:t>连通保持与</w:t>
        </w:r>
      </w:ins>
      <w:ins w:id="2020" w:author="运璐 何" w:date="2025-11-22T16:37:00Z">
        <w:r w:rsidR="00E02CBA">
          <w:rPr>
            <w:rFonts w:hint="eastAsia"/>
            <w:color w:val="000000"/>
            <w:sz w:val="21"/>
            <w:szCs w:val="21"/>
          </w:rPr>
          <w:t>全局</w:t>
        </w:r>
      </w:ins>
      <w:ins w:id="2021" w:author="运璐 何" w:date="2025-11-22T16:36:00Z">
        <w:r w:rsidR="00E02CBA" w:rsidRPr="00E02CBA">
          <w:rPr>
            <w:rFonts w:hint="eastAsia"/>
            <w:color w:val="000000"/>
            <w:sz w:val="21"/>
            <w:szCs w:val="21"/>
          </w:rPr>
          <w:t xml:space="preserve"> Frechet </w:t>
        </w:r>
        <w:r w:rsidR="00E02CBA" w:rsidRPr="00E02CBA">
          <w:rPr>
            <w:rFonts w:hint="eastAsia"/>
            <w:color w:val="000000"/>
            <w:sz w:val="21"/>
            <w:szCs w:val="21"/>
          </w:rPr>
          <w:t>约束机制均有效提升了算法</w:t>
        </w:r>
      </w:ins>
      <w:ins w:id="2022" w:author="运璐 何" w:date="2025-11-22T16:37:00Z">
        <w:r w:rsidR="00E02CBA">
          <w:rPr>
            <w:rFonts w:hint="eastAsia"/>
            <w:color w:val="000000"/>
            <w:sz w:val="21"/>
            <w:szCs w:val="21"/>
          </w:rPr>
          <w:t>在通信保持方面的</w:t>
        </w:r>
      </w:ins>
      <w:ins w:id="2023" w:author="运璐 何" w:date="2025-11-22T16:36:00Z">
        <w:r w:rsidR="00E02CBA" w:rsidRPr="00E02CBA">
          <w:rPr>
            <w:rFonts w:hint="eastAsia"/>
            <w:color w:val="000000"/>
            <w:sz w:val="21"/>
            <w:szCs w:val="21"/>
          </w:rPr>
          <w:t>整体性能。</w:t>
        </w:r>
      </w:ins>
    </w:p>
    <w:p w14:paraId="3158F53A" w14:textId="4DF1BA25" w:rsidR="00E02CBA" w:rsidRPr="00E02CBA" w:rsidRDefault="00E02CBA" w:rsidP="00E02CBA">
      <w:pPr>
        <w:spacing w:line="360" w:lineRule="auto"/>
        <w:ind w:firstLineChars="196" w:firstLine="412"/>
        <w:rPr>
          <w:ins w:id="2024" w:author="运璐 何" w:date="2025-11-22T16:36:00Z"/>
          <w:color w:val="000000"/>
          <w:sz w:val="21"/>
          <w:szCs w:val="21"/>
        </w:rPr>
      </w:pPr>
      <w:ins w:id="2025" w:author="运璐 何" w:date="2025-11-22T16:36:00Z">
        <w:r w:rsidRPr="00E02CBA">
          <w:rPr>
            <w:rFonts w:hint="eastAsia"/>
            <w:color w:val="000000"/>
            <w:sz w:val="21"/>
            <w:szCs w:val="21"/>
          </w:rPr>
          <w:t>当去除局部</w:t>
        </w:r>
        <w:r w:rsidRPr="00E02CBA">
          <w:rPr>
            <w:rFonts w:hint="eastAsia"/>
            <w:color w:val="000000"/>
            <w:sz w:val="21"/>
            <w:szCs w:val="21"/>
          </w:rPr>
          <w:t xml:space="preserve"> MBST </w:t>
        </w:r>
        <w:r w:rsidRPr="00E02CBA">
          <w:rPr>
            <w:rFonts w:hint="eastAsia"/>
            <w:color w:val="000000"/>
            <w:sz w:val="21"/>
            <w:szCs w:val="21"/>
          </w:rPr>
          <w:t>引力项后（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MBST</w:t>
        </w:r>
        <w:r w:rsidRPr="00E02CBA">
          <w:rPr>
            <w:rFonts w:hint="eastAsia"/>
            <w:color w:val="000000"/>
            <w:sz w:val="21"/>
            <w:szCs w:val="21"/>
          </w:rPr>
          <w:t>），代数连通率由</w:t>
        </w:r>
        <w:r w:rsidRPr="00E02CBA">
          <w:rPr>
            <w:rFonts w:hint="eastAsia"/>
            <w:color w:val="000000"/>
            <w:sz w:val="21"/>
            <w:szCs w:val="21"/>
          </w:rPr>
          <w:t xml:space="preserve"> 86</w:t>
        </w:r>
      </w:ins>
      <w:ins w:id="2026" w:author="运璐 何" w:date="2025-11-22T16:37:00Z">
        <w:r>
          <w:rPr>
            <w:color w:val="000000"/>
            <w:sz w:val="21"/>
            <w:szCs w:val="21"/>
          </w:rPr>
          <w:t>%</w:t>
        </w:r>
      </w:ins>
      <w:ins w:id="2027" w:author="运璐 何" w:date="2025-11-22T16:36:00Z">
        <w:r w:rsidRPr="00E02CBA">
          <w:rPr>
            <w:rFonts w:hint="eastAsia"/>
            <w:color w:val="000000"/>
            <w:sz w:val="21"/>
            <w:szCs w:val="21"/>
          </w:rPr>
          <w:t xml:space="preserve"> </w:t>
        </w:r>
        <w:r w:rsidRPr="00E02CBA">
          <w:rPr>
            <w:rFonts w:hint="eastAsia"/>
            <w:color w:val="000000"/>
            <w:sz w:val="21"/>
            <w:szCs w:val="21"/>
          </w:rPr>
          <w:t>降至</w:t>
        </w:r>
        <w:r w:rsidRPr="00E02CBA">
          <w:rPr>
            <w:rFonts w:hint="eastAsia"/>
            <w:color w:val="000000"/>
            <w:sz w:val="21"/>
            <w:szCs w:val="21"/>
          </w:rPr>
          <w:t xml:space="preserve"> 64</w:t>
        </w:r>
      </w:ins>
      <w:ins w:id="2028" w:author="运璐 何" w:date="2025-11-22T16:37:00Z">
        <w:r>
          <w:rPr>
            <w:color w:val="000000"/>
            <w:sz w:val="21"/>
            <w:szCs w:val="21"/>
          </w:rPr>
          <w:t>%</w:t>
        </w:r>
      </w:ins>
      <w:ins w:id="2029" w:author="运璐 何" w:date="2025-11-22T16:36:00Z">
        <w:r w:rsidRPr="00E02CBA">
          <w:rPr>
            <w:rFonts w:hint="eastAsia"/>
            <w:color w:val="000000"/>
            <w:sz w:val="21"/>
            <w:szCs w:val="21"/>
          </w:rPr>
          <w:t>，下降幅度最为显著，而平均到达步数仅由</w:t>
        </w:r>
        <w:r w:rsidRPr="00E02CBA">
          <w:rPr>
            <w:rFonts w:hint="eastAsia"/>
            <w:color w:val="000000"/>
            <w:sz w:val="21"/>
            <w:szCs w:val="21"/>
          </w:rPr>
          <w:t xml:space="preserve"> 307 </w:t>
        </w:r>
        <w:r w:rsidRPr="00E02CBA">
          <w:rPr>
            <w:rFonts w:hint="eastAsia"/>
            <w:color w:val="000000"/>
            <w:sz w:val="21"/>
            <w:szCs w:val="21"/>
          </w:rPr>
          <w:t>略微增加至</w:t>
        </w:r>
        <w:r w:rsidRPr="00E02CBA">
          <w:rPr>
            <w:rFonts w:hint="eastAsia"/>
            <w:color w:val="000000"/>
            <w:sz w:val="21"/>
            <w:szCs w:val="21"/>
          </w:rPr>
          <w:t xml:space="preserve"> 308</w:t>
        </w:r>
        <w:r w:rsidRPr="00E02CBA">
          <w:rPr>
            <w:rFonts w:hint="eastAsia"/>
            <w:color w:val="000000"/>
            <w:sz w:val="21"/>
            <w:szCs w:val="21"/>
          </w:rPr>
          <w:t>。这说明局部</w:t>
        </w:r>
        <w:r w:rsidRPr="00E02CBA">
          <w:rPr>
            <w:rFonts w:hint="eastAsia"/>
            <w:color w:val="000000"/>
            <w:sz w:val="21"/>
            <w:szCs w:val="21"/>
          </w:rPr>
          <w:t xml:space="preserve"> MBST </w:t>
        </w:r>
        <w:r w:rsidRPr="00E02CBA">
          <w:rPr>
            <w:rFonts w:hint="eastAsia"/>
            <w:color w:val="000000"/>
            <w:sz w:val="21"/>
            <w:szCs w:val="21"/>
          </w:rPr>
          <w:t>引力项主要用于维持邻近</w:t>
        </w:r>
        <w:r w:rsidRPr="00E02CBA">
          <w:rPr>
            <w:rFonts w:hint="eastAsia"/>
            <w:color w:val="000000"/>
            <w:sz w:val="21"/>
            <w:szCs w:val="21"/>
          </w:rPr>
          <w:t xml:space="preserve"> UAV </w:t>
        </w:r>
        <w:r w:rsidRPr="00E02CBA">
          <w:rPr>
            <w:rFonts w:hint="eastAsia"/>
            <w:color w:val="000000"/>
            <w:sz w:val="21"/>
            <w:szCs w:val="21"/>
          </w:rPr>
          <w:t>通信链路的连通性，其缺失将导致局部拓扑无法及时恢复，从而显著降低整体</w:t>
        </w:r>
      </w:ins>
      <w:ins w:id="2030" w:author="运璐 何" w:date="2025-11-22T16:38:00Z">
        <w:r>
          <w:rPr>
            <w:rFonts w:hint="eastAsia"/>
            <w:color w:val="000000"/>
            <w:sz w:val="21"/>
            <w:szCs w:val="21"/>
          </w:rPr>
          <w:t>网络的</w:t>
        </w:r>
      </w:ins>
      <w:ins w:id="2031" w:author="运璐 何" w:date="2025-11-22T16:36:00Z">
        <w:r w:rsidRPr="00E02CBA">
          <w:rPr>
            <w:rFonts w:hint="eastAsia"/>
            <w:color w:val="000000"/>
            <w:sz w:val="21"/>
            <w:szCs w:val="21"/>
          </w:rPr>
          <w:t>连通率，但对路径代价影响有限。</w:t>
        </w:r>
      </w:ins>
    </w:p>
    <w:p w14:paraId="587ADADF" w14:textId="0574B801" w:rsidR="00E02CBA" w:rsidRDefault="00E02CBA" w:rsidP="00E02CBA">
      <w:pPr>
        <w:spacing w:line="360" w:lineRule="auto"/>
        <w:ind w:firstLineChars="196" w:firstLine="412"/>
        <w:rPr>
          <w:ins w:id="2032" w:author="运璐 何" w:date="2025-11-22T16:39:00Z"/>
          <w:color w:val="000000"/>
          <w:sz w:val="21"/>
          <w:szCs w:val="21"/>
        </w:rPr>
      </w:pPr>
      <w:ins w:id="2033" w:author="运璐 何" w:date="2025-11-22T16:36:00Z">
        <w:r w:rsidRPr="00E02CBA">
          <w:rPr>
            <w:rFonts w:hint="eastAsia"/>
            <w:color w:val="000000"/>
            <w:sz w:val="21"/>
            <w:szCs w:val="21"/>
          </w:rPr>
          <w:t>相比之下，当移除跨簇全局</w:t>
        </w:r>
        <w:r w:rsidRPr="00E02CBA">
          <w:rPr>
            <w:rFonts w:hint="eastAsia"/>
            <w:color w:val="000000"/>
            <w:sz w:val="21"/>
            <w:szCs w:val="21"/>
          </w:rPr>
          <w:t xml:space="preserve"> Frechet </w:t>
        </w:r>
        <w:r w:rsidRPr="00E02CBA">
          <w:rPr>
            <w:rFonts w:hint="eastAsia"/>
            <w:color w:val="000000"/>
            <w:sz w:val="21"/>
            <w:szCs w:val="21"/>
          </w:rPr>
          <w:t>约束机制后（</w:t>
        </w:r>
        <w:r w:rsidRPr="00E02CBA">
          <w:rPr>
            <w:rFonts w:hint="eastAsia"/>
            <w:color w:val="000000"/>
            <w:sz w:val="21"/>
            <w:szCs w:val="21"/>
          </w:rPr>
          <w:t>C-RRT*-APF-</w:t>
        </w:r>
        <w:r w:rsidRPr="00E02CBA">
          <w:rPr>
            <w:rFonts w:hint="eastAsia"/>
            <w:color w:val="000000"/>
            <w:sz w:val="21"/>
            <w:szCs w:val="21"/>
          </w:rPr>
          <w:t>无</w:t>
        </w:r>
        <w:r w:rsidRPr="00E02CBA">
          <w:rPr>
            <w:rFonts w:hint="eastAsia"/>
            <w:color w:val="000000"/>
            <w:sz w:val="21"/>
            <w:szCs w:val="21"/>
          </w:rPr>
          <w:t xml:space="preserve"> Frechet</w:t>
        </w:r>
        <w:r w:rsidRPr="00E02CBA">
          <w:rPr>
            <w:rFonts w:hint="eastAsia"/>
            <w:color w:val="000000"/>
            <w:sz w:val="21"/>
            <w:szCs w:val="21"/>
          </w:rPr>
          <w:t>），代数连通率进一步降至</w:t>
        </w:r>
        <w:r w:rsidRPr="00E02CBA">
          <w:rPr>
            <w:rFonts w:hint="eastAsia"/>
            <w:color w:val="000000"/>
            <w:sz w:val="21"/>
            <w:szCs w:val="21"/>
          </w:rPr>
          <w:t xml:space="preserve"> 59</w:t>
        </w:r>
      </w:ins>
      <w:ins w:id="2034" w:author="运璐 何" w:date="2025-11-22T16:38:00Z">
        <w:r>
          <w:rPr>
            <w:color w:val="000000"/>
            <w:sz w:val="21"/>
            <w:szCs w:val="21"/>
          </w:rPr>
          <w:t>%</w:t>
        </w:r>
      </w:ins>
      <w:ins w:id="2035" w:author="运璐 何" w:date="2025-11-22T16:36:00Z">
        <w:r w:rsidRPr="00E02CBA">
          <w:rPr>
            <w:rFonts w:hint="eastAsia"/>
            <w:color w:val="000000"/>
            <w:sz w:val="21"/>
            <w:szCs w:val="21"/>
          </w:rPr>
          <w:t>，且平均到达步数显著增加至</w:t>
        </w:r>
        <w:r w:rsidRPr="00E02CBA">
          <w:rPr>
            <w:rFonts w:hint="eastAsia"/>
            <w:color w:val="000000"/>
            <w:sz w:val="21"/>
            <w:szCs w:val="21"/>
          </w:rPr>
          <w:t xml:space="preserve"> 351</w:t>
        </w:r>
        <w:r w:rsidRPr="00E02CBA">
          <w:rPr>
            <w:rFonts w:hint="eastAsia"/>
            <w:color w:val="000000"/>
            <w:sz w:val="21"/>
            <w:szCs w:val="21"/>
          </w:rPr>
          <w:t>。其原因在于，</w:t>
        </w:r>
      </w:ins>
      <w:ins w:id="2036" w:author="运璐 何" w:date="2025-11-22T16:38:00Z">
        <w:r>
          <w:rPr>
            <w:rFonts w:hint="eastAsia"/>
            <w:color w:val="000000"/>
            <w:sz w:val="21"/>
            <w:szCs w:val="21"/>
          </w:rPr>
          <w:t>缺少</w:t>
        </w:r>
        <w:r>
          <w:rPr>
            <w:rFonts w:hint="eastAsia"/>
            <w:color w:val="000000"/>
            <w:sz w:val="21"/>
            <w:szCs w:val="21"/>
          </w:rPr>
          <w:t>Frechet</w:t>
        </w:r>
        <w:r>
          <w:rPr>
            <w:rFonts w:hint="eastAsia"/>
            <w:color w:val="000000"/>
            <w:sz w:val="21"/>
            <w:szCs w:val="21"/>
          </w:rPr>
          <w:t>距离约束机制会导致不同</w:t>
        </w:r>
      </w:ins>
      <w:ins w:id="2037" w:author="运璐 何" w:date="2025-11-22T16:39:00Z">
        <w:r>
          <w:rPr>
            <w:rFonts w:hint="eastAsia"/>
            <w:color w:val="000000"/>
            <w:sz w:val="21"/>
            <w:szCs w:val="21"/>
          </w:rPr>
          <w:t>簇在经过干扰时会产生分裂的情况，并且</w:t>
        </w:r>
      </w:ins>
      <w:ins w:id="2038" w:author="运璐 何" w:date="2025-11-22T16:36:00Z">
        <w:r w:rsidRPr="00E02CBA">
          <w:rPr>
            <w:rFonts w:hint="eastAsia"/>
            <w:color w:val="000000"/>
            <w:sz w:val="21"/>
            <w:szCs w:val="21"/>
          </w:rPr>
          <w:t>在缺少</w:t>
        </w:r>
        <w:r w:rsidRPr="00E02CBA">
          <w:rPr>
            <w:rFonts w:hint="eastAsia"/>
            <w:color w:val="000000"/>
            <w:sz w:val="21"/>
            <w:szCs w:val="21"/>
          </w:rPr>
          <w:t xml:space="preserve"> Frechet </w:t>
        </w:r>
        <w:r w:rsidRPr="00E02CBA">
          <w:rPr>
            <w:rFonts w:hint="eastAsia"/>
            <w:color w:val="000000"/>
            <w:sz w:val="21"/>
            <w:szCs w:val="21"/>
          </w:rPr>
          <w:t>约束后局部</w:t>
        </w:r>
        <w:r w:rsidRPr="00E02CBA">
          <w:rPr>
            <w:rFonts w:hint="eastAsia"/>
            <w:color w:val="000000"/>
            <w:sz w:val="21"/>
            <w:szCs w:val="21"/>
          </w:rPr>
          <w:t xml:space="preserve"> MBST </w:t>
        </w:r>
        <w:r w:rsidRPr="00E02CBA">
          <w:rPr>
            <w:rFonts w:hint="eastAsia"/>
            <w:color w:val="000000"/>
            <w:sz w:val="21"/>
            <w:szCs w:val="21"/>
          </w:rPr>
          <w:t>引力仍然能够在一定程度上保持连通性，但由于缺乏跨簇路径引导与全局距离控制，局部</w:t>
        </w:r>
      </w:ins>
      <w:ins w:id="2039" w:author="运璐 何" w:date="2025-11-22T16:38:00Z">
        <w:r>
          <w:rPr>
            <w:rFonts w:hint="eastAsia"/>
            <w:color w:val="000000"/>
            <w:sz w:val="21"/>
            <w:szCs w:val="21"/>
          </w:rPr>
          <w:t>M</w:t>
        </w:r>
        <w:r>
          <w:rPr>
            <w:color w:val="000000"/>
            <w:sz w:val="21"/>
            <w:szCs w:val="21"/>
          </w:rPr>
          <w:t>BST</w:t>
        </w:r>
      </w:ins>
      <w:ins w:id="2040" w:author="运璐 何" w:date="2025-11-22T16:36:00Z">
        <w:r w:rsidRPr="00E02CBA">
          <w:rPr>
            <w:rFonts w:hint="eastAsia"/>
            <w:color w:val="000000"/>
            <w:sz w:val="21"/>
            <w:szCs w:val="21"/>
          </w:rPr>
          <w:t>引力项易造成停滞甚至局部</w:t>
        </w:r>
      </w:ins>
      <w:ins w:id="2041" w:author="运璐 何" w:date="2025-11-22T16:39:00Z">
        <w:r>
          <w:rPr>
            <w:rFonts w:hint="eastAsia"/>
            <w:color w:val="000000"/>
            <w:sz w:val="21"/>
            <w:szCs w:val="21"/>
          </w:rPr>
          <w:t>反复吸引的</w:t>
        </w:r>
      </w:ins>
      <w:ins w:id="2042" w:author="运璐 何" w:date="2025-11-22T16:36:00Z">
        <w:r w:rsidRPr="00E02CBA">
          <w:rPr>
            <w:rFonts w:hint="eastAsia"/>
            <w:color w:val="000000"/>
            <w:sz w:val="21"/>
            <w:szCs w:val="21"/>
          </w:rPr>
          <w:t>现象，导致整体规划效率下降并增加无效</w:t>
        </w:r>
      </w:ins>
      <w:ins w:id="2043" w:author="运璐 何" w:date="2025-11-22T16:39:00Z">
        <w:r>
          <w:rPr>
            <w:rFonts w:hint="eastAsia"/>
            <w:color w:val="000000"/>
            <w:sz w:val="21"/>
            <w:szCs w:val="21"/>
          </w:rPr>
          <w:t>规划</w:t>
        </w:r>
      </w:ins>
      <w:ins w:id="2044" w:author="运璐 何" w:date="2025-11-22T16:36:00Z">
        <w:r w:rsidRPr="00E02CBA">
          <w:rPr>
            <w:rFonts w:hint="eastAsia"/>
            <w:color w:val="000000"/>
            <w:sz w:val="21"/>
            <w:szCs w:val="21"/>
          </w:rPr>
          <w:t>开销。</w:t>
        </w:r>
      </w:ins>
    </w:p>
    <w:p w14:paraId="10AA77E3" w14:textId="77777777" w:rsidR="00E02CBA" w:rsidRDefault="00E02CBA" w:rsidP="00E02CBA">
      <w:pPr>
        <w:pStyle w:val="aff2"/>
        <w:rPr>
          <w:ins w:id="2045" w:author="运璐 何" w:date="2025-11-22T16:39:00Z"/>
        </w:rPr>
      </w:pPr>
      <w:ins w:id="2046" w:author="运璐 何" w:date="2025-11-22T16:39:00Z">
        <w:r>
          <w:rPr>
            <w:rFonts w:hint="eastAsia"/>
          </w:rPr>
          <w:t>表</w:t>
        </w:r>
        <w:r>
          <w:rPr>
            <w:rFonts w:hint="eastAsia"/>
          </w:rPr>
          <w:t>2</w:t>
        </w:r>
        <w:r>
          <w:t xml:space="preserve"> </w:t>
        </w:r>
        <w:r>
          <w:rPr>
            <w:rFonts w:hint="eastAsia"/>
          </w:rPr>
          <w:t>典型场景下的消融实验对比</w:t>
        </w:r>
      </w:ins>
    </w:p>
    <w:tbl>
      <w:tblPr>
        <w:tblStyle w:val="afe"/>
        <w:tblW w:w="0" w:type="auto"/>
        <w:jc w:val="center"/>
        <w:tblLook w:val="04A0" w:firstRow="1" w:lastRow="0" w:firstColumn="1" w:lastColumn="0" w:noHBand="0" w:noVBand="1"/>
      </w:tblPr>
      <w:tblGrid>
        <w:gridCol w:w="2407"/>
        <w:gridCol w:w="1704"/>
        <w:gridCol w:w="2693"/>
        <w:gridCol w:w="2824"/>
      </w:tblGrid>
      <w:tr w:rsidR="00E02CBA" w14:paraId="2460EEB4" w14:textId="77777777" w:rsidTr="006665FA">
        <w:trPr>
          <w:cnfStyle w:val="100000000000" w:firstRow="1" w:lastRow="0" w:firstColumn="0" w:lastColumn="0" w:oddVBand="0" w:evenVBand="0" w:oddHBand="0" w:evenHBand="0" w:firstRowFirstColumn="0" w:firstRowLastColumn="0" w:lastRowFirstColumn="0" w:lastRowLastColumn="0"/>
          <w:jc w:val="center"/>
          <w:ins w:id="2047" w:author="运璐 何" w:date="2025-11-22T16:39:00Z"/>
        </w:trPr>
        <w:tc>
          <w:tcPr>
            <w:tcW w:w="2407" w:type="dxa"/>
          </w:tcPr>
          <w:p w14:paraId="76C605AB" w14:textId="77777777" w:rsidR="00E02CBA" w:rsidRDefault="00E02CBA" w:rsidP="006665FA">
            <w:pPr>
              <w:spacing w:line="360" w:lineRule="auto"/>
              <w:jc w:val="center"/>
              <w:rPr>
                <w:ins w:id="2048" w:author="运璐 何" w:date="2025-11-22T16:39:00Z"/>
                <w:color w:val="000000"/>
                <w:sz w:val="21"/>
                <w:szCs w:val="21"/>
              </w:rPr>
            </w:pPr>
            <w:ins w:id="2049" w:author="运璐 何" w:date="2025-11-22T16:39:00Z">
              <w:r>
                <w:rPr>
                  <w:rFonts w:hint="eastAsia"/>
                  <w:color w:val="000000"/>
                  <w:sz w:val="21"/>
                  <w:szCs w:val="21"/>
                </w:rPr>
                <w:t>算法</w:t>
              </w:r>
              <w:r>
                <w:rPr>
                  <w:rFonts w:hint="eastAsia"/>
                  <w:color w:val="000000"/>
                  <w:sz w:val="21"/>
                  <w:szCs w:val="21"/>
                </w:rPr>
                <w:t>/</w:t>
              </w:r>
              <w:r>
                <w:rPr>
                  <w:rFonts w:hint="eastAsia"/>
                  <w:color w:val="000000"/>
                  <w:sz w:val="21"/>
                  <w:szCs w:val="21"/>
                </w:rPr>
                <w:t>指标</w:t>
              </w:r>
            </w:ins>
          </w:p>
        </w:tc>
        <w:tc>
          <w:tcPr>
            <w:tcW w:w="1704" w:type="dxa"/>
          </w:tcPr>
          <w:p w14:paraId="25D478E5" w14:textId="77777777" w:rsidR="00E02CBA" w:rsidRDefault="00E02CBA" w:rsidP="006665FA">
            <w:pPr>
              <w:spacing w:line="360" w:lineRule="auto"/>
              <w:jc w:val="center"/>
              <w:rPr>
                <w:ins w:id="2050" w:author="运璐 何" w:date="2025-11-22T16:39:00Z"/>
                <w:color w:val="000000"/>
                <w:sz w:val="21"/>
                <w:szCs w:val="21"/>
              </w:rPr>
            </w:pPr>
            <w:ins w:id="2051" w:author="运璐 何" w:date="2025-11-22T16:39:00Z">
              <w:r>
                <w:rPr>
                  <w:rFonts w:hint="eastAsia"/>
                  <w:color w:val="000000"/>
                  <w:sz w:val="21"/>
                  <w:szCs w:val="21"/>
                </w:rPr>
                <w:t>C</w:t>
              </w:r>
              <w:r>
                <w:rPr>
                  <w:color w:val="000000"/>
                  <w:sz w:val="21"/>
                  <w:szCs w:val="21"/>
                </w:rPr>
                <w:t>-RRT*-APF</w:t>
              </w:r>
            </w:ins>
          </w:p>
        </w:tc>
        <w:tc>
          <w:tcPr>
            <w:tcW w:w="2693" w:type="dxa"/>
          </w:tcPr>
          <w:p w14:paraId="632EA1C3" w14:textId="77777777" w:rsidR="00E02CBA" w:rsidRDefault="00E02CBA" w:rsidP="006665FA">
            <w:pPr>
              <w:spacing w:line="360" w:lineRule="auto"/>
              <w:jc w:val="center"/>
              <w:rPr>
                <w:ins w:id="2052" w:author="运璐 何" w:date="2025-11-22T16:39:00Z"/>
                <w:color w:val="000000"/>
                <w:sz w:val="21"/>
                <w:szCs w:val="21"/>
              </w:rPr>
            </w:pPr>
            <w:ins w:id="2053" w:author="运璐 何" w:date="2025-11-22T16:39:00Z">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M</w:t>
              </w:r>
              <w:r>
                <w:rPr>
                  <w:color w:val="000000"/>
                  <w:sz w:val="21"/>
                  <w:szCs w:val="21"/>
                </w:rPr>
                <w:t>BST</w:t>
              </w:r>
            </w:ins>
          </w:p>
        </w:tc>
        <w:tc>
          <w:tcPr>
            <w:tcW w:w="2824" w:type="dxa"/>
          </w:tcPr>
          <w:p w14:paraId="0F009501" w14:textId="77777777" w:rsidR="00E02CBA" w:rsidRDefault="00E02CBA" w:rsidP="006665FA">
            <w:pPr>
              <w:spacing w:line="360" w:lineRule="auto"/>
              <w:jc w:val="center"/>
              <w:rPr>
                <w:ins w:id="2054" w:author="运璐 何" w:date="2025-11-22T16:39:00Z"/>
                <w:color w:val="000000"/>
                <w:sz w:val="21"/>
                <w:szCs w:val="21"/>
              </w:rPr>
            </w:pPr>
            <w:ins w:id="2055" w:author="运璐 何" w:date="2025-11-22T16:39:00Z">
              <w:r>
                <w:rPr>
                  <w:rFonts w:hint="eastAsia"/>
                  <w:color w:val="000000"/>
                  <w:sz w:val="21"/>
                  <w:szCs w:val="21"/>
                </w:rPr>
                <w:t>C</w:t>
              </w:r>
              <w:r>
                <w:rPr>
                  <w:color w:val="000000"/>
                  <w:sz w:val="21"/>
                  <w:szCs w:val="21"/>
                </w:rPr>
                <w:t>-RRT*-APF-</w:t>
              </w:r>
              <w:r>
                <w:rPr>
                  <w:rFonts w:hint="eastAsia"/>
                  <w:color w:val="000000"/>
                  <w:sz w:val="21"/>
                  <w:szCs w:val="21"/>
                </w:rPr>
                <w:t>无</w:t>
              </w:r>
              <w:r>
                <w:rPr>
                  <w:rFonts w:hint="eastAsia"/>
                  <w:color w:val="000000"/>
                  <w:sz w:val="21"/>
                  <w:szCs w:val="21"/>
                </w:rPr>
                <w:t>Frechet</w:t>
              </w:r>
            </w:ins>
          </w:p>
        </w:tc>
      </w:tr>
      <w:tr w:rsidR="00E02CBA" w14:paraId="07C5BB35" w14:textId="77777777" w:rsidTr="006665FA">
        <w:trPr>
          <w:jc w:val="center"/>
          <w:ins w:id="2056" w:author="运璐 何" w:date="2025-11-22T16:39:00Z"/>
        </w:trPr>
        <w:tc>
          <w:tcPr>
            <w:tcW w:w="2407" w:type="dxa"/>
          </w:tcPr>
          <w:p w14:paraId="35B230BB" w14:textId="77777777" w:rsidR="00E02CBA" w:rsidRDefault="00E02CBA" w:rsidP="006665FA">
            <w:pPr>
              <w:spacing w:line="360" w:lineRule="auto"/>
              <w:jc w:val="center"/>
              <w:rPr>
                <w:ins w:id="2057" w:author="运璐 何" w:date="2025-11-22T16:39:00Z"/>
                <w:color w:val="000000"/>
                <w:sz w:val="21"/>
                <w:szCs w:val="21"/>
              </w:rPr>
            </w:pPr>
            <w:ins w:id="2058" w:author="运璐 何" w:date="2025-11-22T16:39:00Z">
              <w:r>
                <w:rPr>
                  <w:rFonts w:hint="eastAsia"/>
                  <w:color w:val="000000"/>
                  <w:sz w:val="21"/>
                  <w:szCs w:val="21"/>
                </w:rPr>
                <w:t>代数连通率</w:t>
              </w:r>
            </w:ins>
          </w:p>
        </w:tc>
        <w:tc>
          <w:tcPr>
            <w:tcW w:w="1704" w:type="dxa"/>
          </w:tcPr>
          <w:p w14:paraId="10043866" w14:textId="7AFAE003" w:rsidR="00E02CBA" w:rsidRDefault="00E02CBA" w:rsidP="006665FA">
            <w:pPr>
              <w:spacing w:line="360" w:lineRule="auto"/>
              <w:jc w:val="center"/>
              <w:rPr>
                <w:ins w:id="2059" w:author="运璐 何" w:date="2025-11-22T16:39:00Z"/>
                <w:color w:val="000000"/>
                <w:sz w:val="21"/>
                <w:szCs w:val="21"/>
              </w:rPr>
            </w:pPr>
            <w:ins w:id="2060" w:author="运璐 何" w:date="2025-11-22T16:39:00Z">
              <w:r>
                <w:rPr>
                  <w:color w:val="000000"/>
                  <w:sz w:val="21"/>
                  <w:szCs w:val="21"/>
                </w:rPr>
                <w:t>86</w:t>
              </w:r>
            </w:ins>
            <w:ins w:id="2061" w:author="运璐 何" w:date="2025-11-22T16:40:00Z">
              <w:r>
                <w:rPr>
                  <w:color w:val="000000"/>
                  <w:sz w:val="21"/>
                  <w:szCs w:val="21"/>
                </w:rPr>
                <w:t>%</w:t>
              </w:r>
            </w:ins>
          </w:p>
        </w:tc>
        <w:tc>
          <w:tcPr>
            <w:tcW w:w="2693" w:type="dxa"/>
          </w:tcPr>
          <w:p w14:paraId="0CF458F4" w14:textId="69AE33F2" w:rsidR="00E02CBA" w:rsidRDefault="00E02CBA" w:rsidP="006665FA">
            <w:pPr>
              <w:spacing w:line="360" w:lineRule="auto"/>
              <w:jc w:val="center"/>
              <w:rPr>
                <w:ins w:id="2062" w:author="运璐 何" w:date="2025-11-22T16:39:00Z"/>
                <w:color w:val="000000"/>
                <w:sz w:val="21"/>
                <w:szCs w:val="21"/>
              </w:rPr>
            </w:pPr>
            <w:ins w:id="2063" w:author="运璐 何" w:date="2025-11-22T16:39:00Z">
              <w:r>
                <w:rPr>
                  <w:color w:val="000000"/>
                  <w:sz w:val="21"/>
                  <w:szCs w:val="21"/>
                </w:rPr>
                <w:t>64</w:t>
              </w:r>
            </w:ins>
            <w:ins w:id="2064" w:author="运璐 何" w:date="2025-11-22T16:40:00Z">
              <w:r>
                <w:rPr>
                  <w:color w:val="000000"/>
                  <w:sz w:val="21"/>
                  <w:szCs w:val="21"/>
                </w:rPr>
                <w:t>%</w:t>
              </w:r>
            </w:ins>
          </w:p>
        </w:tc>
        <w:tc>
          <w:tcPr>
            <w:tcW w:w="2824" w:type="dxa"/>
          </w:tcPr>
          <w:p w14:paraId="15054F73" w14:textId="255B13F2" w:rsidR="00E02CBA" w:rsidRDefault="00E02CBA" w:rsidP="006665FA">
            <w:pPr>
              <w:spacing w:line="360" w:lineRule="auto"/>
              <w:jc w:val="center"/>
              <w:rPr>
                <w:ins w:id="2065" w:author="运璐 何" w:date="2025-11-22T16:39:00Z"/>
                <w:color w:val="000000"/>
                <w:sz w:val="21"/>
                <w:szCs w:val="21"/>
              </w:rPr>
            </w:pPr>
            <w:ins w:id="2066" w:author="运璐 何" w:date="2025-11-22T16:39:00Z">
              <w:r>
                <w:rPr>
                  <w:color w:val="000000"/>
                  <w:sz w:val="21"/>
                  <w:szCs w:val="21"/>
                </w:rPr>
                <w:t>59</w:t>
              </w:r>
            </w:ins>
            <w:ins w:id="2067" w:author="运璐 何" w:date="2025-11-22T16:40:00Z">
              <w:r>
                <w:rPr>
                  <w:color w:val="000000"/>
                  <w:sz w:val="21"/>
                  <w:szCs w:val="21"/>
                </w:rPr>
                <w:t>%</w:t>
              </w:r>
            </w:ins>
          </w:p>
        </w:tc>
      </w:tr>
      <w:tr w:rsidR="00E02CBA" w14:paraId="28ADEF07" w14:textId="77777777" w:rsidTr="006665FA">
        <w:trPr>
          <w:jc w:val="center"/>
          <w:ins w:id="2068" w:author="运璐 何" w:date="2025-11-22T16:39:00Z"/>
        </w:trPr>
        <w:tc>
          <w:tcPr>
            <w:tcW w:w="2407" w:type="dxa"/>
          </w:tcPr>
          <w:p w14:paraId="47AB9E38" w14:textId="77777777" w:rsidR="00E02CBA" w:rsidRDefault="00E02CBA" w:rsidP="006665FA">
            <w:pPr>
              <w:spacing w:line="360" w:lineRule="auto"/>
              <w:jc w:val="center"/>
              <w:rPr>
                <w:ins w:id="2069" w:author="运璐 何" w:date="2025-11-22T16:39:00Z"/>
                <w:color w:val="000000"/>
                <w:sz w:val="21"/>
                <w:szCs w:val="21"/>
              </w:rPr>
            </w:pPr>
            <w:ins w:id="2070" w:author="运璐 何" w:date="2025-11-22T16:39:00Z">
              <w:r>
                <w:rPr>
                  <w:rFonts w:hint="eastAsia"/>
                  <w:color w:val="000000"/>
                  <w:sz w:val="21"/>
                  <w:szCs w:val="21"/>
                </w:rPr>
                <w:t>平均到达步数</w:t>
              </w:r>
            </w:ins>
          </w:p>
        </w:tc>
        <w:tc>
          <w:tcPr>
            <w:tcW w:w="1704" w:type="dxa"/>
          </w:tcPr>
          <w:p w14:paraId="1DE1AC81" w14:textId="77777777" w:rsidR="00E02CBA" w:rsidRDefault="00E02CBA" w:rsidP="006665FA">
            <w:pPr>
              <w:spacing w:line="360" w:lineRule="auto"/>
              <w:jc w:val="center"/>
              <w:rPr>
                <w:ins w:id="2071" w:author="运璐 何" w:date="2025-11-22T16:39:00Z"/>
                <w:color w:val="000000"/>
                <w:sz w:val="21"/>
                <w:szCs w:val="21"/>
              </w:rPr>
            </w:pPr>
            <w:ins w:id="2072" w:author="运璐 何" w:date="2025-11-22T16:39:00Z">
              <w:r>
                <w:rPr>
                  <w:rFonts w:hint="eastAsia"/>
                  <w:color w:val="000000"/>
                  <w:sz w:val="21"/>
                  <w:szCs w:val="21"/>
                </w:rPr>
                <w:t>3</w:t>
              </w:r>
              <w:r>
                <w:rPr>
                  <w:color w:val="000000"/>
                  <w:sz w:val="21"/>
                  <w:szCs w:val="21"/>
                </w:rPr>
                <w:t>07</w:t>
              </w:r>
            </w:ins>
          </w:p>
        </w:tc>
        <w:tc>
          <w:tcPr>
            <w:tcW w:w="2693" w:type="dxa"/>
          </w:tcPr>
          <w:p w14:paraId="75A38263" w14:textId="77777777" w:rsidR="00E02CBA" w:rsidRDefault="00E02CBA" w:rsidP="006665FA">
            <w:pPr>
              <w:spacing w:line="360" w:lineRule="auto"/>
              <w:jc w:val="center"/>
              <w:rPr>
                <w:ins w:id="2073" w:author="运璐 何" w:date="2025-11-22T16:39:00Z"/>
                <w:color w:val="000000"/>
                <w:sz w:val="21"/>
                <w:szCs w:val="21"/>
              </w:rPr>
            </w:pPr>
            <w:ins w:id="2074" w:author="运璐 何" w:date="2025-11-22T16:39:00Z">
              <w:r>
                <w:rPr>
                  <w:rFonts w:hint="eastAsia"/>
                  <w:color w:val="000000"/>
                  <w:sz w:val="21"/>
                  <w:szCs w:val="21"/>
                </w:rPr>
                <w:t>3</w:t>
              </w:r>
              <w:r>
                <w:rPr>
                  <w:color w:val="000000"/>
                  <w:sz w:val="21"/>
                  <w:szCs w:val="21"/>
                </w:rPr>
                <w:t>08</w:t>
              </w:r>
            </w:ins>
          </w:p>
        </w:tc>
        <w:tc>
          <w:tcPr>
            <w:tcW w:w="2824" w:type="dxa"/>
          </w:tcPr>
          <w:p w14:paraId="1CCE12A4" w14:textId="77777777" w:rsidR="00E02CBA" w:rsidRDefault="00E02CBA" w:rsidP="006665FA">
            <w:pPr>
              <w:spacing w:line="360" w:lineRule="auto"/>
              <w:jc w:val="center"/>
              <w:rPr>
                <w:ins w:id="2075" w:author="运璐 何" w:date="2025-11-22T16:39:00Z"/>
                <w:color w:val="000000"/>
                <w:sz w:val="21"/>
                <w:szCs w:val="21"/>
              </w:rPr>
            </w:pPr>
            <w:ins w:id="2076" w:author="运璐 何" w:date="2025-11-22T16:39:00Z">
              <w:r>
                <w:rPr>
                  <w:rFonts w:hint="eastAsia"/>
                  <w:color w:val="000000"/>
                  <w:sz w:val="21"/>
                  <w:szCs w:val="21"/>
                </w:rPr>
                <w:t>3</w:t>
              </w:r>
              <w:r>
                <w:rPr>
                  <w:color w:val="000000"/>
                  <w:sz w:val="21"/>
                  <w:szCs w:val="21"/>
                </w:rPr>
                <w:t>51</w:t>
              </w:r>
            </w:ins>
          </w:p>
        </w:tc>
      </w:tr>
    </w:tbl>
    <w:p w14:paraId="4E38742E" w14:textId="77777777" w:rsidR="00624D7D" w:rsidRDefault="00624D7D" w:rsidP="00624D7D">
      <w:pPr>
        <w:spacing w:line="360" w:lineRule="auto"/>
        <w:rPr>
          <w:ins w:id="2077" w:author="运璐 何" w:date="2025-11-23T11:29:00Z"/>
          <w:rFonts w:hint="eastAsia"/>
          <w:color w:val="000000"/>
          <w:sz w:val="21"/>
          <w:szCs w:val="21"/>
        </w:rPr>
        <w:pPrChange w:id="2078" w:author="运璐 何" w:date="2025-11-23T11:29:00Z">
          <w:pPr>
            <w:spacing w:line="360" w:lineRule="auto"/>
            <w:ind w:firstLineChars="196" w:firstLine="412"/>
          </w:pPr>
        </w:pPrChange>
      </w:pPr>
    </w:p>
    <w:p w14:paraId="7A3AEEB9" w14:textId="0658EBCA" w:rsidR="00FD299C" w:rsidDel="00624D7D" w:rsidRDefault="00E02CBA" w:rsidP="00624D7D">
      <w:pPr>
        <w:spacing w:line="360" w:lineRule="auto"/>
        <w:ind w:firstLineChars="200" w:firstLine="420"/>
        <w:outlineLvl w:val="0"/>
        <w:rPr>
          <w:del w:id="2079" w:author="运璐 何" w:date="2025-11-22T16:27:00Z"/>
          <w:color w:val="000000"/>
          <w:sz w:val="21"/>
          <w:szCs w:val="21"/>
        </w:rPr>
        <w:pPrChange w:id="2080" w:author="运璐 何" w:date="2025-11-23T11:29:00Z">
          <w:pPr>
            <w:spacing w:line="360" w:lineRule="auto"/>
            <w:outlineLvl w:val="0"/>
          </w:pPr>
        </w:pPrChange>
      </w:pPr>
      <w:ins w:id="2081" w:author="运璐 何" w:date="2025-11-22T16:36:00Z">
        <w:r w:rsidRPr="00E02CBA">
          <w:rPr>
            <w:rFonts w:hint="eastAsia"/>
            <w:color w:val="000000"/>
            <w:sz w:val="21"/>
            <w:szCs w:val="21"/>
          </w:rPr>
          <w:lastRenderedPageBreak/>
          <w:t>综上，局部连通保持机制（</w:t>
        </w:r>
        <w:r w:rsidRPr="00E02CBA">
          <w:rPr>
            <w:rFonts w:hint="eastAsia"/>
            <w:color w:val="000000"/>
            <w:sz w:val="21"/>
            <w:szCs w:val="21"/>
          </w:rPr>
          <w:t>MBST</w:t>
        </w:r>
        <w:r w:rsidRPr="00E02CBA">
          <w:rPr>
            <w:rFonts w:hint="eastAsia"/>
            <w:color w:val="000000"/>
            <w:sz w:val="21"/>
            <w:szCs w:val="21"/>
          </w:rPr>
          <w:t>）与跨簇全局路径约束机制（</w:t>
        </w:r>
        <w:r w:rsidRPr="00E02CBA">
          <w:rPr>
            <w:rFonts w:hint="eastAsia"/>
            <w:color w:val="000000"/>
            <w:sz w:val="21"/>
            <w:szCs w:val="21"/>
          </w:rPr>
          <w:t xml:space="preserve">Frechet </w:t>
        </w:r>
        <w:r w:rsidRPr="00E02CBA">
          <w:rPr>
            <w:rFonts w:hint="eastAsia"/>
            <w:color w:val="000000"/>
            <w:sz w:val="21"/>
            <w:szCs w:val="21"/>
          </w:rPr>
          <w:t>约束）在提升连通率与规划效率方面均发挥关键作用，且两者协同作用显著增强了算法的整体性能与稳定性。</w:t>
        </w:r>
      </w:ins>
    </w:p>
    <w:p w14:paraId="2691F92D" w14:textId="77777777" w:rsidR="00624D7D" w:rsidRDefault="00624D7D" w:rsidP="00624D7D">
      <w:pPr>
        <w:spacing w:line="360" w:lineRule="auto"/>
        <w:ind w:firstLineChars="200" w:firstLine="420"/>
        <w:rPr>
          <w:ins w:id="2082" w:author="运璐 何" w:date="2025-11-23T11:29:00Z"/>
          <w:rFonts w:hint="eastAsia"/>
          <w:color w:val="000000"/>
          <w:sz w:val="21"/>
          <w:szCs w:val="21"/>
        </w:rPr>
        <w:pPrChange w:id="2083" w:author="运璐 何" w:date="2025-11-23T11:29:00Z">
          <w:pPr>
            <w:spacing w:line="360" w:lineRule="auto"/>
            <w:ind w:firstLineChars="196" w:firstLine="412"/>
          </w:pPr>
        </w:pPrChange>
      </w:pPr>
    </w:p>
    <w:p w14:paraId="595350C6" w14:textId="69B8B82C" w:rsidR="005D76E7" w:rsidRPr="00A9585A" w:rsidRDefault="0079034F" w:rsidP="00234ACA">
      <w:pPr>
        <w:spacing w:line="360" w:lineRule="auto"/>
        <w:outlineLvl w:val="0"/>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706FD74E"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w:t>
      </w:r>
      <w:r w:rsidR="002C65A5" w:rsidRPr="002C65A5">
        <w:rPr>
          <w:rFonts w:hint="eastAsia"/>
          <w:color w:val="000000"/>
          <w:sz w:val="21"/>
          <w:szCs w:val="21"/>
        </w:rPr>
        <w:t>提出一种全局路径采样与局部人工势场法相结合的分簇协同通信保持路径规划方法（</w:t>
      </w:r>
      <w:r w:rsidR="002C65A5" w:rsidRPr="002C65A5">
        <w:rPr>
          <w:rFonts w:hint="eastAsia"/>
          <w:color w:val="000000"/>
          <w:sz w:val="21"/>
          <w:szCs w:val="21"/>
        </w:rPr>
        <w:t>C-RRT*-APF</w:t>
      </w:r>
      <w:r w:rsidR="002C65A5" w:rsidRPr="002C65A5">
        <w:rPr>
          <w:rFonts w:hint="eastAsia"/>
          <w:color w:val="000000"/>
          <w:sz w:val="21"/>
          <w:szCs w:val="21"/>
        </w:rPr>
        <w:t>）</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w:t>
      </w:r>
      <w:ins w:id="2084" w:author="运璐 何" w:date="2025-11-23T11:30:00Z">
        <w:r w:rsidR="00624D7D">
          <w:rPr>
            <w:rFonts w:hint="eastAsia"/>
            <w:color w:val="000000"/>
            <w:sz w:val="21"/>
            <w:szCs w:val="21"/>
          </w:rPr>
          <w:t>大</w:t>
        </w:r>
        <w:r w:rsidR="00624D7D">
          <w:rPr>
            <w:rFonts w:hint="eastAsia"/>
            <w:color w:val="000000"/>
            <w:sz w:val="21"/>
            <w:szCs w:val="21"/>
          </w:rPr>
          <w:t>S</w:t>
        </w:r>
        <w:r w:rsidR="00624D7D">
          <w:rPr>
            <w:color w:val="000000"/>
            <w:sz w:val="21"/>
            <w:szCs w:val="21"/>
          </w:rPr>
          <w:t>INR</w:t>
        </w:r>
        <w:r w:rsidR="00624D7D">
          <w:rPr>
            <w:rFonts w:hint="eastAsia"/>
            <w:color w:val="000000"/>
            <w:sz w:val="21"/>
            <w:szCs w:val="21"/>
          </w:rPr>
          <w:t>瓶颈</w:t>
        </w:r>
      </w:ins>
      <w:del w:id="2085" w:author="运璐 何" w:date="2025-11-23T11:30:00Z">
        <w:r w:rsidRPr="00A9585A" w:rsidDel="00624D7D">
          <w:rPr>
            <w:color w:val="000000"/>
            <w:sz w:val="21"/>
            <w:szCs w:val="21"/>
          </w:rPr>
          <w:delText>小</w:delText>
        </w:r>
      </w:del>
      <w:r w:rsidRPr="00A9585A">
        <w:rPr>
          <w:color w:val="000000"/>
          <w:sz w:val="21"/>
          <w:szCs w:val="21"/>
        </w:rPr>
        <w:t>生成树（</w:t>
      </w:r>
      <w:r w:rsidRPr="00A9585A">
        <w:rPr>
          <w:color w:val="000000"/>
          <w:sz w:val="21"/>
          <w:szCs w:val="21"/>
        </w:rPr>
        <w:t>M</w:t>
      </w:r>
      <w:ins w:id="2086" w:author="运璐 何" w:date="2025-11-23T11:30:00Z">
        <w:r w:rsidR="00624D7D">
          <w:rPr>
            <w:color w:val="000000"/>
            <w:sz w:val="21"/>
            <w:szCs w:val="21"/>
          </w:rPr>
          <w:t>B</w:t>
        </w:r>
      </w:ins>
      <w:r w:rsidRPr="00A9585A">
        <w:rPr>
          <w:color w:val="000000"/>
          <w:sz w:val="21"/>
          <w:szCs w:val="21"/>
        </w:rPr>
        <w:t>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w:t>
      </w:r>
      <w:ins w:id="2087" w:author="运璐 何" w:date="2025-11-13T15:12:00Z">
        <w:r w:rsidR="002C65A5">
          <w:rPr>
            <w:rFonts w:hint="eastAsia"/>
            <w:color w:val="000000"/>
            <w:sz w:val="21"/>
            <w:szCs w:val="21"/>
          </w:rPr>
          <w:t>平均到达步数</w:t>
        </w:r>
      </w:ins>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002C65A5">
        <w:rPr>
          <w:rFonts w:hint="eastAsia"/>
          <w:color w:val="000000"/>
          <w:sz w:val="21"/>
          <w:szCs w:val="21"/>
        </w:rPr>
        <w:t>、</w:t>
      </w:r>
      <w:r w:rsidRPr="00A9585A">
        <w:rPr>
          <w:color w:val="000000"/>
          <w:sz w:val="21"/>
          <w:szCs w:val="21"/>
        </w:rPr>
        <w:t>APF</w:t>
      </w:r>
      <w:r w:rsidR="002C65A5">
        <w:rPr>
          <w:rFonts w:hint="eastAsia"/>
          <w:color w:val="000000"/>
          <w:sz w:val="21"/>
          <w:szCs w:val="21"/>
        </w:rPr>
        <w:t>、</w:t>
      </w:r>
      <w:r w:rsidR="002C65A5">
        <w:rPr>
          <w:rFonts w:hint="eastAsia"/>
          <w:color w:val="000000"/>
          <w:sz w:val="21"/>
          <w:szCs w:val="21"/>
        </w:rPr>
        <w:t>P</w:t>
      </w:r>
      <w:r w:rsidR="002C65A5">
        <w:rPr>
          <w:color w:val="000000"/>
          <w:sz w:val="21"/>
          <w:szCs w:val="21"/>
        </w:rPr>
        <w:t>PS</w:t>
      </w:r>
      <w:r w:rsidR="002C65A5">
        <w:rPr>
          <w:rFonts w:hint="eastAsia"/>
          <w:color w:val="000000"/>
          <w:sz w:val="21"/>
          <w:szCs w:val="21"/>
        </w:rPr>
        <w:t>warm</w:t>
      </w:r>
      <w:r w:rsidR="002C65A5">
        <w:rPr>
          <w:rFonts w:hint="eastAsia"/>
          <w:color w:val="000000"/>
          <w:sz w:val="21"/>
          <w:szCs w:val="21"/>
        </w:rPr>
        <w:t>和</w:t>
      </w:r>
      <w:r w:rsidR="002C65A5">
        <w:rPr>
          <w:rFonts w:hint="eastAsia"/>
          <w:color w:val="000000"/>
          <w:sz w:val="21"/>
          <w:szCs w:val="21"/>
        </w:rPr>
        <w:t>C</w:t>
      </w:r>
      <w:r w:rsidR="002C65A5">
        <w:rPr>
          <w:color w:val="000000"/>
          <w:sz w:val="21"/>
          <w:szCs w:val="21"/>
        </w:rPr>
        <w:t>MUPF</w:t>
      </w:r>
      <w:r w:rsidRPr="00A9585A">
        <w:rPr>
          <w:color w:val="000000"/>
          <w:sz w:val="21"/>
          <w:szCs w:val="21"/>
        </w:rPr>
        <w:t>等算法，尤其在大规模集群场景中表现出较好的可扩展性与稳定性。</w:t>
      </w:r>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pPr>
      <w:bookmarkStart w:id="2088"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2088"/>
    </w:p>
    <w:p w14:paraId="70FDED00" w14:textId="1D587289" w:rsidR="005D7EBE" w:rsidRPr="005D7EBE" w:rsidRDefault="005D7EBE" w:rsidP="00F75FB3">
      <w:pPr>
        <w:pStyle w:val="afa"/>
        <w:numPr>
          <w:ilvl w:val="0"/>
          <w:numId w:val="6"/>
        </w:numPr>
        <w:ind w:firstLineChars="0"/>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2089"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2089"/>
    </w:p>
    <w:p w14:paraId="095B6B13" w14:textId="3497E783" w:rsidR="009F72B8" w:rsidRDefault="00FE307A" w:rsidP="009F72B8">
      <w:pPr>
        <w:pStyle w:val="afa"/>
        <w:numPr>
          <w:ilvl w:val="0"/>
          <w:numId w:val="6"/>
        </w:numPr>
        <w:ind w:firstLineChars="0"/>
      </w:pPr>
      <w:bookmarkStart w:id="2090" w:name="_Ref210855285"/>
      <w:r w:rsidRPr="00FE307A">
        <w:t>Alqudsi, Y., Makaraci, M. UAV swarms: research, challenges, and future directions.</w:t>
      </w:r>
      <w:r w:rsidRPr="00FE307A">
        <w:rPr>
          <w:i/>
          <w:iCs/>
        </w:rPr>
        <w:t>J. Eng. Appl. Sci.</w:t>
      </w:r>
      <w:r w:rsidRPr="00FE307A">
        <w:t> </w:t>
      </w:r>
      <w:r w:rsidRPr="00FE307A">
        <w:rPr>
          <w:b/>
          <w:bCs/>
        </w:rPr>
        <w:t>72</w:t>
      </w:r>
      <w:r w:rsidRPr="00FE307A">
        <w:t>, 12</w:t>
      </w:r>
      <w:r w:rsidR="00C03B23">
        <w:rPr>
          <w:rFonts w:hint="eastAsia"/>
        </w:rPr>
        <w:t>，</w:t>
      </w:r>
      <w:r w:rsidRPr="00FE307A">
        <w:t>2025.</w:t>
      </w:r>
      <w:bookmarkEnd w:id="2090"/>
      <w:r w:rsidRPr="00FE307A">
        <w:t xml:space="preserve"> </w:t>
      </w:r>
      <w:bookmarkStart w:id="2091" w:name="_Ref210855693"/>
    </w:p>
    <w:p w14:paraId="42996262" w14:textId="6D060560" w:rsidR="00C86C69" w:rsidRDefault="00C86C69" w:rsidP="009F72B8">
      <w:pPr>
        <w:pStyle w:val="afa"/>
        <w:numPr>
          <w:ilvl w:val="0"/>
          <w:numId w:val="6"/>
        </w:numPr>
        <w:ind w:firstLineChars="0"/>
      </w:pPr>
      <w:bookmarkStart w:id="2092" w:name="_Ref213766670"/>
      <w:r w:rsidRPr="00C86C69">
        <w:t>Chen X, Tang J, Lao S. Review of Unmanned Aerial Vehicle Swarm Communication Architectures and Routing Protocols. Applied Sciences. 2020</w:t>
      </w:r>
      <w:r>
        <w:rPr>
          <w:rFonts w:hint="eastAsia"/>
        </w:rPr>
        <w:t>.</w:t>
      </w:r>
      <w:bookmarkEnd w:id="2092"/>
    </w:p>
    <w:p w14:paraId="5F5960EF" w14:textId="5FF60384" w:rsidR="00034165" w:rsidRDefault="00034165" w:rsidP="009F72B8">
      <w:pPr>
        <w:pStyle w:val="afa"/>
        <w:numPr>
          <w:ilvl w:val="0"/>
          <w:numId w:val="6"/>
        </w:numPr>
        <w:ind w:firstLineChars="0"/>
      </w:pPr>
      <w:bookmarkStart w:id="2093" w:name="OLE_LINK13"/>
      <w:r w:rsidRPr="00034165">
        <w:t>F. Schilling, F. Schiano and D. Floreano, "Vision-Based Drone Flocking in Outdoor Environments," in </w:t>
      </w:r>
      <w:r w:rsidRPr="00034165">
        <w:rPr>
          <w:i/>
          <w:iCs/>
        </w:rPr>
        <w:t>IEEE Robotics and Automation Letters</w:t>
      </w:r>
      <w:r w:rsidRPr="00034165">
        <w:t>, vol. 6, no. 2, pp. 2954-2961, April 2021</w:t>
      </w:r>
      <w:r>
        <w:rPr>
          <w:rFonts w:hint="eastAsia"/>
        </w:rPr>
        <w:t>.</w:t>
      </w:r>
    </w:p>
    <w:p w14:paraId="7BF1D290" w14:textId="6D3FA6F8" w:rsidR="00034165" w:rsidRDefault="00034165" w:rsidP="009F72B8">
      <w:pPr>
        <w:pStyle w:val="afa"/>
        <w:numPr>
          <w:ilvl w:val="0"/>
          <w:numId w:val="6"/>
        </w:numPr>
        <w:ind w:firstLineChars="0"/>
      </w:pPr>
      <w:bookmarkStart w:id="2094" w:name="_Ref213766683"/>
      <w:r w:rsidRPr="00034165">
        <w:t>Arafat MY, Alam MM, Moh S. Vision-Based Navigation Techniques for Unmanned Aerial Vehicles: Review and Challenges. Drones. 2023</w:t>
      </w:r>
      <w:r>
        <w:t>.</w:t>
      </w:r>
      <w:bookmarkEnd w:id="2094"/>
    </w:p>
    <w:p w14:paraId="6F58CD5A" w14:textId="19533092" w:rsidR="005D7EBE" w:rsidRDefault="00C03B23" w:rsidP="009F72B8">
      <w:pPr>
        <w:pStyle w:val="afa"/>
        <w:numPr>
          <w:ilvl w:val="0"/>
          <w:numId w:val="6"/>
        </w:numPr>
        <w:ind w:firstLineChars="0"/>
      </w:pPr>
      <w:bookmarkStart w:id="2095" w:name="_Ref212054309"/>
      <w:r w:rsidRPr="00C03B23">
        <w:rPr>
          <w:rFonts w:hint="eastAsia"/>
        </w:rPr>
        <w:t xml:space="preserve">H. Wu, K. Wu, X. Yang, H. Wen和H. Li, 《Analysis on the Operation Mode of UAV Swarm in Urban Combat》, </w:t>
      </w:r>
      <w:r w:rsidRPr="00C03B23">
        <w:rPr>
          <w:rFonts w:hint="eastAsia"/>
        </w:rPr>
        <w:lastRenderedPageBreak/>
        <w:t>Proceedings of 2022 International Conference on Autonomous Unmanned Systems (ICAUS 2022), W. Fu, M. Gu和Y. Niu, 编, Singapore: Springer Nature, 2023, 页 2781～2788.</w:t>
      </w:r>
      <w:bookmarkEnd w:id="2091"/>
      <w:bookmarkEnd w:id="2095"/>
    </w:p>
    <w:p w14:paraId="277B1048" w14:textId="40738C11" w:rsidR="00924D79" w:rsidRDefault="00924D79" w:rsidP="009F72B8">
      <w:pPr>
        <w:pStyle w:val="afa"/>
        <w:numPr>
          <w:ilvl w:val="0"/>
          <w:numId w:val="6"/>
        </w:numPr>
        <w:ind w:firstLineChars="0"/>
      </w:pPr>
      <w:bookmarkStart w:id="2096" w:name="_Ref210899161"/>
      <w:bookmarkStart w:id="2097" w:name="OLE_LINK14"/>
      <w:r w:rsidRPr="00924D79">
        <w:t>Sharon G, Stern R, Felner A, Sturtevant N R. Conflict-based search for optimal multi-agent pathfinding[J]. Artificial Intelligence, 2015, 219: 40–66.</w:t>
      </w:r>
      <w:bookmarkEnd w:id="2096"/>
    </w:p>
    <w:p w14:paraId="322D8BCD" w14:textId="65D13F8E" w:rsidR="00627782" w:rsidRDefault="00627782" w:rsidP="00627782">
      <w:pPr>
        <w:pStyle w:val="afa"/>
        <w:numPr>
          <w:ilvl w:val="0"/>
          <w:numId w:val="6"/>
        </w:numPr>
        <w:ind w:firstLineChars="0"/>
      </w:pPr>
      <w:bookmarkStart w:id="2098" w:name="_Ref211074835"/>
      <w:r w:rsidRPr="006456D3">
        <w:t>J Kottinger, S Almagor and M Lahijanian, "Conflict-Based Search for Multi-Robot Motion Planning with Kinodynamic Constraints," </w:t>
      </w:r>
      <w:r w:rsidRPr="006456D3">
        <w:rPr>
          <w:i/>
          <w:iCs/>
        </w:rPr>
        <w:t>2022 IEEE/RSJ International Conference on Intelligent Robots and Systems (IROS)</w:t>
      </w:r>
      <w:r w:rsidRPr="006456D3">
        <w:t>, Kyoto, Japan, 2022, pp. 13494-13499</w:t>
      </w:r>
      <w:r>
        <w:t>.</w:t>
      </w:r>
      <w:bookmarkEnd w:id="2098"/>
    </w:p>
    <w:p w14:paraId="55198AD4" w14:textId="545207A9" w:rsidR="00BB781A" w:rsidRDefault="00BB781A" w:rsidP="009F72B8">
      <w:pPr>
        <w:pStyle w:val="afa"/>
        <w:numPr>
          <w:ilvl w:val="0"/>
          <w:numId w:val="6"/>
        </w:numPr>
        <w:ind w:firstLineChars="0"/>
      </w:pPr>
      <w:bookmarkStart w:id="2099" w:name="_Ref210899454"/>
      <w:r w:rsidRPr="00BB781A">
        <w:t>He, W., Qi, X. &amp; Liu, L. A novel hybrid particle swarm optimization for multi-UAV cooperate path planning. </w:t>
      </w:r>
      <w:r w:rsidRPr="00BB781A">
        <w:rPr>
          <w:i/>
          <w:iCs/>
        </w:rPr>
        <w:t>Appl Intell</w:t>
      </w:r>
      <w:r w:rsidRPr="00BB781A">
        <w:t> </w:t>
      </w:r>
      <w:r w:rsidRPr="00BB781A">
        <w:rPr>
          <w:b/>
          <w:bCs/>
        </w:rPr>
        <w:t>51</w:t>
      </w:r>
      <w:r w:rsidRPr="00BB781A">
        <w:t>, 7350–7364 (2021).</w:t>
      </w:r>
      <w:bookmarkEnd w:id="2099"/>
    </w:p>
    <w:p w14:paraId="69FCB9A8" w14:textId="6228AD2D" w:rsidR="00627782" w:rsidRDefault="00627782" w:rsidP="009F72B8">
      <w:pPr>
        <w:pStyle w:val="afa"/>
        <w:numPr>
          <w:ilvl w:val="0"/>
          <w:numId w:val="6"/>
        </w:numPr>
        <w:ind w:firstLineChars="0"/>
      </w:pPr>
      <w:bookmarkStart w:id="2100" w:name="_Ref212053055"/>
      <w:r w:rsidRPr="00627782">
        <w:t>Meng, Q. Chen, K. Qu, Q. PPSwarm: Multi-UAV Path Planning Based on Hybrid PSO in Complex Scenarios.</w:t>
      </w:r>
      <w:r w:rsidRPr="00627782">
        <w:rPr>
          <w:i/>
          <w:iCs/>
        </w:rPr>
        <w:t>Drones</w:t>
      </w:r>
      <w:r w:rsidRPr="00627782">
        <w:t> </w:t>
      </w:r>
      <w:r w:rsidRPr="00627782">
        <w:rPr>
          <w:b/>
          <w:bCs/>
        </w:rPr>
        <w:t>2024</w:t>
      </w:r>
      <w:r w:rsidRPr="00627782">
        <w:t>,</w:t>
      </w:r>
      <w:r w:rsidRPr="00627782">
        <w:rPr>
          <w:i/>
          <w:iCs/>
        </w:rPr>
        <w:t>8</w:t>
      </w:r>
      <w:r w:rsidRPr="00627782">
        <w:t>, 192.</w:t>
      </w:r>
      <w:bookmarkEnd w:id="2100"/>
    </w:p>
    <w:p w14:paraId="23D5A1E8" w14:textId="2000BB66" w:rsidR="004A6827" w:rsidRDefault="004A6827" w:rsidP="009F72B8">
      <w:pPr>
        <w:pStyle w:val="afa"/>
        <w:numPr>
          <w:ilvl w:val="0"/>
          <w:numId w:val="6"/>
        </w:numPr>
        <w:ind w:firstLineChars="0"/>
      </w:pPr>
      <w:bookmarkStart w:id="2101" w:name="_Ref210900116"/>
      <w:r w:rsidRPr="004A6827">
        <w:t>Tseng, Fan Hsun ; Lee, Cho Hsuan ; Chou, Li Der et al.  Multi-objective genetic algorithm for civil UAV path planning using 3G communication networks. In: Journal of Computers (Taiwan). 2017 ; Vol. 28, No. 6. pp. 26-37.</w:t>
      </w:r>
      <w:bookmarkEnd w:id="2101"/>
    </w:p>
    <w:p w14:paraId="5721F652" w14:textId="533609F1" w:rsidR="004A6827" w:rsidRDefault="004A6827" w:rsidP="009F72B8">
      <w:pPr>
        <w:pStyle w:val="afa"/>
        <w:numPr>
          <w:ilvl w:val="0"/>
          <w:numId w:val="6"/>
        </w:numPr>
        <w:ind w:firstLineChars="0"/>
      </w:pPr>
      <w:bookmarkStart w:id="2102" w:name="_Ref210900250"/>
      <w:r w:rsidRPr="004A6827">
        <w:t xml:space="preserve">Bayerlein H, Theile M, Caccamo M, Gesbert D. Multi-UAV Path Planning for Wireless Data Harvesting With Deep Reinforcement Learning[J]. </w:t>
      </w:r>
      <w:r w:rsidRPr="004A6827">
        <w:rPr>
          <w:i/>
          <w:iCs/>
        </w:rPr>
        <w:t>IEEE Open Journal of the Communications Society</w:t>
      </w:r>
      <w:r w:rsidRPr="004A6827">
        <w:t>, 2021, 2: 1171–1187.</w:t>
      </w:r>
      <w:bookmarkEnd w:id="2102"/>
    </w:p>
    <w:p w14:paraId="5B2849E0" w14:textId="681506B4" w:rsidR="004A6827" w:rsidRDefault="004A6827" w:rsidP="004A6827">
      <w:pPr>
        <w:pStyle w:val="afa"/>
        <w:numPr>
          <w:ilvl w:val="0"/>
          <w:numId w:val="6"/>
        </w:numPr>
        <w:ind w:firstLineChars="0"/>
      </w:pPr>
      <w:bookmarkStart w:id="2103" w:name="_Ref210900389"/>
      <w:r>
        <w:t>Lin Yu, Fahui Wu, Zhihai Xu, Zhigang Xie, Dingcheng Yang</w:t>
      </w:r>
      <w:r>
        <w:rPr>
          <w:rFonts w:hint="eastAsia"/>
        </w:rPr>
        <w:t>.</w:t>
      </w:r>
      <w:r>
        <w:t xml:space="preserve"> UAV path design with connectivity constraint based on deep reinforcement learning,Physical Communication,Volume 52,2022.</w:t>
      </w:r>
      <w:bookmarkEnd w:id="2103"/>
    </w:p>
    <w:p w14:paraId="09AF1038" w14:textId="5DEAB823" w:rsidR="004A6827" w:rsidRDefault="004A6827" w:rsidP="004A6827">
      <w:pPr>
        <w:pStyle w:val="afa"/>
        <w:numPr>
          <w:ilvl w:val="0"/>
          <w:numId w:val="6"/>
        </w:numPr>
        <w:ind w:firstLineChars="0"/>
      </w:pPr>
      <w:bookmarkStart w:id="2104" w:name="_Ref210900498"/>
      <w:r w:rsidRPr="004A6827">
        <w:t>Yuting Cheng, Dongcheng Li, W. Eric Wong, Man Zhao, and Dengfeng Mo. Multi-UAV Collaborative Path Planning using Hierarchical Reinforcement Learning and Simulated Annealing [J]. Int J Performability Eng, 2022, 18(7): 463-474.</w:t>
      </w:r>
      <w:bookmarkEnd w:id="2104"/>
    </w:p>
    <w:p w14:paraId="10A6ECBC" w14:textId="6D160557" w:rsidR="00F06EB0" w:rsidRDefault="00F06EB0" w:rsidP="004A6827">
      <w:pPr>
        <w:pStyle w:val="afa"/>
        <w:numPr>
          <w:ilvl w:val="0"/>
          <w:numId w:val="6"/>
        </w:numPr>
        <w:ind w:firstLineChars="0"/>
      </w:pPr>
      <w:bookmarkStart w:id="2105"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r w:rsidRPr="00F06EB0">
        <w:t>Zuo</w:t>
      </w:r>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2105"/>
    </w:p>
    <w:p w14:paraId="00D7D006" w14:textId="0D531AE6" w:rsidR="00F06EB0" w:rsidRDefault="00F06EB0" w:rsidP="004A6827">
      <w:pPr>
        <w:pStyle w:val="afa"/>
        <w:numPr>
          <w:ilvl w:val="0"/>
          <w:numId w:val="6"/>
        </w:numPr>
        <w:ind w:firstLineChars="0"/>
      </w:pPr>
      <w:bookmarkStart w:id="2106" w:name="_Ref210900992"/>
      <w:bookmarkEnd w:id="2093"/>
      <w:r w:rsidRPr="00F06EB0">
        <w:t>Zhu L, Ma C, Li J, Lu Y, Yang Q. Connectivity-Maintenance UAV Formation Control in Complex Environment. </w:t>
      </w:r>
      <w:r w:rsidRPr="00F06EB0">
        <w:rPr>
          <w:i/>
          <w:iCs/>
        </w:rPr>
        <w:t>Drones</w:t>
      </w:r>
      <w:r w:rsidRPr="00F06EB0">
        <w:t>. 2023; 7(4):229.</w:t>
      </w:r>
      <w:bookmarkEnd w:id="2106"/>
    </w:p>
    <w:p w14:paraId="483BAC17" w14:textId="5F7A0B66" w:rsidR="00F06EB0" w:rsidRDefault="00F06EB0" w:rsidP="004A6827">
      <w:pPr>
        <w:pStyle w:val="afa"/>
        <w:numPr>
          <w:ilvl w:val="0"/>
          <w:numId w:val="6"/>
        </w:numPr>
        <w:ind w:firstLineChars="0"/>
      </w:pPr>
      <w:bookmarkStart w:id="2107" w:name="_Ref210901050"/>
      <w:r w:rsidRPr="00F06EB0">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2107"/>
    </w:p>
    <w:p w14:paraId="4D186A08" w14:textId="32BDDB82" w:rsidR="000A6049" w:rsidRDefault="007B50FB" w:rsidP="00627782">
      <w:pPr>
        <w:pStyle w:val="afa"/>
        <w:numPr>
          <w:ilvl w:val="0"/>
          <w:numId w:val="6"/>
        </w:numPr>
        <w:ind w:firstLineChars="0"/>
      </w:pPr>
      <w:bookmarkStart w:id="2108" w:name="_Ref210901592"/>
      <w:r w:rsidRPr="007B50FB">
        <w:t>Wei H, Li S, Liu Z, Wang Z. Multi-UAV Cooperation for Anti-jamming Communication. In Song R, editor, Proceedings of 2022 IEEE International Conference on Unmanned Systems, ICUS 2022. Institute of Electrical and Electronics Engineers Inc. 2022. p. 1035-1040.</w:t>
      </w:r>
      <w:bookmarkEnd w:id="2097"/>
      <w:bookmarkEnd w:id="2108"/>
      <w:r w:rsidRPr="007B50FB">
        <w:t> </w:t>
      </w:r>
    </w:p>
    <w:p w14:paraId="389AD7C7" w14:textId="3B466D7B" w:rsidR="00FE41DE" w:rsidRDefault="00FE41DE" w:rsidP="00627782">
      <w:pPr>
        <w:pStyle w:val="afa"/>
        <w:numPr>
          <w:ilvl w:val="0"/>
          <w:numId w:val="6"/>
        </w:numPr>
        <w:ind w:firstLineChars="0"/>
      </w:pPr>
      <w:bookmarkStart w:id="2109" w:name="_Ref212644367"/>
      <w:r w:rsidRPr="00FE41DE">
        <w:lastRenderedPageBreak/>
        <w:t>A. A. Khuwaja, Y. Chen, N. Zhao, M. -S. Alouini and P. Dobbins, "A Survey of Channel Modeling for UAV Communications," in IEEE Communications Surveys &amp; Tutorials, vol. 20, no. 4, pp. 2804-2821, Fourthquarter 2018</w:t>
      </w:r>
      <w:r>
        <w:rPr>
          <w:rFonts w:hint="eastAsia"/>
        </w:rPr>
        <w:t>.</w:t>
      </w:r>
      <w:bookmarkEnd w:id="2109"/>
    </w:p>
    <w:p w14:paraId="17E2C92C" w14:textId="39DF8BCF" w:rsidR="00FE41DE" w:rsidRPr="005D7EBE" w:rsidRDefault="00FE41DE" w:rsidP="00627782">
      <w:pPr>
        <w:pStyle w:val="afa"/>
        <w:numPr>
          <w:ilvl w:val="0"/>
          <w:numId w:val="6"/>
        </w:numPr>
        <w:ind w:firstLineChars="0"/>
      </w:pPr>
      <w:bookmarkStart w:id="2110" w:name="_Ref212644372"/>
      <w:r w:rsidRPr="00FE41DE">
        <w:t>A. Al-Hourani, S. Kandeepan and S. Lardner, "Optimal LAP Altitude for Maximum Coverage," in IEEE Wireless Communications Letters, vol. 3, no. 6, pp. 569-572, Dec. 2014</w:t>
      </w:r>
      <w:r>
        <w:t>.</w:t>
      </w:r>
      <w:bookmarkEnd w:id="2110"/>
    </w:p>
    <w:sectPr w:rsidR="00FE41DE" w:rsidRPr="005D7EBE" w:rsidSect="005D76E7">
      <w:headerReference w:type="even" r:id="rId24"/>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3" w:author="运璐 何" w:date="2025-11-11T13:58:00Z" w:initials="运璐">
    <w:p w14:paraId="7B3DF6EB" w14:textId="1A63F336" w:rsidR="00A86A36" w:rsidRDefault="00A86A36">
      <w:pPr>
        <w:pStyle w:val="ad"/>
      </w:pPr>
      <w:r>
        <w:rPr>
          <w:rStyle w:val="ac"/>
        </w:rPr>
        <w:annotationRef/>
      </w:r>
      <w:r>
        <w:rPr>
          <w:rFonts w:hint="eastAsia"/>
        </w:rPr>
        <w:t>需要补充</w:t>
      </w:r>
    </w:p>
  </w:comment>
  <w:comment w:id="137" w:author="运璐 何" w:date="2025-11-13T11:10:00Z" w:initials="运璐">
    <w:p w14:paraId="3C576C6B" w14:textId="653D4109" w:rsidR="001C4408" w:rsidRDefault="001C4408">
      <w:pPr>
        <w:pStyle w:val="ad"/>
      </w:pPr>
      <w:r>
        <w:rPr>
          <w:rStyle w:val="ac"/>
        </w:rPr>
        <w:annotationRef/>
      </w:r>
      <w:r>
        <w:rPr>
          <w:rFonts w:hint="eastAsia"/>
        </w:rPr>
        <w:t>补充说明无通信纯视觉的集群缺陷。</w:t>
      </w:r>
    </w:p>
  </w:comment>
  <w:comment w:id="163" w:author="Lianghui Ding" w:date="2025-11-05T08:40:00Z" w:initials="LD">
    <w:p w14:paraId="254A2B25" w14:textId="16CFE130" w:rsidR="008F2B6D" w:rsidRDefault="008F2B6D">
      <w:pPr>
        <w:pStyle w:val="ad"/>
      </w:pPr>
      <w:r>
        <w:rPr>
          <w:rStyle w:val="ac"/>
        </w:rPr>
        <w:annotationRef/>
      </w:r>
      <w:r>
        <w:rPr>
          <w:rFonts w:hint="eastAsia"/>
        </w:rPr>
        <w:t>需要阐述一下不需要通信的无人机协同的局限性。我猜测可能有如下问题：作业范围比较小？大尺度作业会因为误差累积无法协同？</w:t>
      </w:r>
    </w:p>
  </w:comment>
  <w:comment w:id="164" w:author="运璐 何" w:date="2025-11-14T10:58:00Z" w:initials="运璐">
    <w:p w14:paraId="337D856F" w14:textId="4A6F2002" w:rsidR="00234ACA" w:rsidRDefault="00234ACA">
      <w:pPr>
        <w:pStyle w:val="ad"/>
      </w:pPr>
      <w:r>
        <w:rPr>
          <w:rStyle w:val="ac"/>
        </w:rPr>
        <w:annotationRef/>
      </w:r>
      <w:r>
        <w:rPr>
          <w:rFonts w:hint="eastAsia"/>
        </w:rPr>
        <w:t>补充说明无通信依赖数据的集群缺陷：</w:t>
      </w:r>
      <w:r>
        <w:br/>
      </w:r>
      <w:r>
        <w:rPr>
          <w:rFonts w:hint="eastAsia"/>
        </w:rPr>
        <w:t>视觉遮挡受限</w:t>
      </w:r>
      <w:r>
        <w:rPr>
          <w:rFonts w:hint="eastAsia"/>
        </w:rPr>
        <w:t>+</w:t>
      </w:r>
      <w:r>
        <w:rPr>
          <w:rFonts w:hint="eastAsia"/>
        </w:rPr>
        <w:t>无法指令交互</w:t>
      </w:r>
    </w:p>
  </w:comment>
  <w:comment w:id="173" w:author="Lianghui Ding" w:date="2025-11-05T08:42:00Z" w:initials="LD">
    <w:p w14:paraId="6BC5A54E" w14:textId="0ED2E4E7" w:rsidR="00BE0CF9" w:rsidRDefault="00BE0CF9">
      <w:pPr>
        <w:pStyle w:val="ad"/>
      </w:pPr>
      <w:r>
        <w:rPr>
          <w:rStyle w:val="ac"/>
        </w:rPr>
        <w:annotationRef/>
      </w:r>
      <w:r>
        <w:rPr>
          <w:rFonts w:hint="eastAsia"/>
        </w:rPr>
        <w:t>这里的两类跟下面的三类直接就难以理解了。可以在每一类里面再分。这两类实际上就是不考虑通信连通度约束和考虑通信连通度约束。</w:t>
      </w:r>
      <w:r w:rsidR="00AC2D1D">
        <w:rPr>
          <w:rFonts w:hint="eastAsia"/>
        </w:rPr>
        <w:t>我看不考虑通信类的约束比较少，简单用几句话说完就行了，重点阐述考虑通信约束的方法。</w:t>
      </w:r>
    </w:p>
  </w:comment>
  <w:comment w:id="174" w:author="运璐 何" w:date="2025-11-13T11:18:00Z" w:initials="运璐">
    <w:p w14:paraId="5C84BC2B" w14:textId="7762BB06" w:rsidR="00E410C3" w:rsidRDefault="00E410C3">
      <w:pPr>
        <w:pStyle w:val="ad"/>
      </w:pPr>
      <w:r>
        <w:rPr>
          <w:rStyle w:val="ac"/>
        </w:rPr>
        <w:annotationRef/>
      </w:r>
      <w:r>
        <w:rPr>
          <w:rFonts w:hint="eastAsia"/>
        </w:rPr>
        <w:t>重新进行划分</w:t>
      </w:r>
      <w:r w:rsidR="006F1D40">
        <w:rPr>
          <w:rFonts w:hint="eastAsia"/>
        </w:rPr>
        <w:t>：先介绍传统路径规划方法难以路径规划；然后划分三类针对通信保持的</w:t>
      </w:r>
      <w:r w:rsidR="00234ACA">
        <w:rPr>
          <w:rFonts w:hint="eastAsia"/>
        </w:rPr>
        <w:t>路径规划</w:t>
      </w:r>
      <w:r w:rsidR="006F1D40">
        <w:rPr>
          <w:rFonts w:hint="eastAsia"/>
        </w:rPr>
        <w:t>方法分别介绍。</w:t>
      </w:r>
    </w:p>
  </w:comment>
  <w:comment w:id="175" w:author="Lianghui Ding" w:date="2025-11-05T08:45:00Z" w:initials="LD">
    <w:p w14:paraId="5A4F4B4F" w14:textId="0A17BC41" w:rsidR="00011AFF" w:rsidRDefault="00011AFF">
      <w:pPr>
        <w:pStyle w:val="ad"/>
      </w:pPr>
      <w:r>
        <w:rPr>
          <w:rStyle w:val="ac"/>
        </w:rPr>
        <w:annotationRef/>
      </w:r>
      <w:bookmarkStart w:id="177" w:name="OLE_LINK2"/>
      <w:r>
        <w:rPr>
          <w:rFonts w:hint="eastAsia"/>
        </w:rPr>
        <w:t>这个三类的区分度不明显，下面的文献归类阐述和分析有点凌乱，还要再做规整</w:t>
      </w:r>
      <w:bookmarkEnd w:id="177"/>
    </w:p>
  </w:comment>
  <w:comment w:id="176" w:author="运璐 何" w:date="2025-11-14T11:00:00Z" w:initials="运璐">
    <w:p w14:paraId="1C2CA142" w14:textId="4F4BDFFE" w:rsidR="00AE4183" w:rsidRDefault="00234ACA">
      <w:pPr>
        <w:pStyle w:val="ad"/>
      </w:pPr>
      <w:r>
        <w:rPr>
          <w:rStyle w:val="ac"/>
        </w:rPr>
        <w:annotationRef/>
      </w:r>
      <w:r w:rsidR="00AE4183">
        <w:rPr>
          <w:rFonts w:hint="eastAsia"/>
        </w:rPr>
        <w:t>分为启发式、强化学习和改进人工势场法</w:t>
      </w:r>
    </w:p>
    <w:p w14:paraId="21ADD26D" w14:textId="047511D0" w:rsidR="00234ACA" w:rsidRDefault="00AE4183">
      <w:pPr>
        <w:pStyle w:val="ad"/>
      </w:pPr>
      <w:r>
        <w:rPr>
          <w:rFonts w:hint="eastAsia"/>
        </w:rPr>
        <w:t>每篇论文介绍：算法名</w:t>
      </w:r>
      <w:r>
        <w:rPr>
          <w:rFonts w:hint="eastAsia"/>
        </w:rPr>
        <w:t>+</w:t>
      </w:r>
      <w:r>
        <w:rPr>
          <w:rFonts w:hint="eastAsia"/>
        </w:rPr>
        <w:t>核心机制</w:t>
      </w:r>
      <w:r>
        <w:rPr>
          <w:rFonts w:hint="eastAsia"/>
        </w:rPr>
        <w:t>+</w:t>
      </w:r>
      <w:r>
        <w:rPr>
          <w:rFonts w:hint="eastAsia"/>
        </w:rPr>
        <w:t>不足</w:t>
      </w:r>
      <w:r>
        <w:br/>
      </w:r>
      <w:r>
        <w:rPr>
          <w:rFonts w:hint="eastAsia"/>
        </w:rPr>
        <w:t>每一类算法再总结不足。</w:t>
      </w:r>
      <w:r>
        <w:br/>
      </w:r>
      <w:r>
        <w:rPr>
          <w:rFonts w:hint="eastAsia"/>
        </w:rPr>
        <w:t xml:space="preserve"> </w:t>
      </w:r>
    </w:p>
  </w:comment>
  <w:comment w:id="404" w:author="Lianghui Ding" w:date="2025-11-05T08:46:00Z" w:initials="LD">
    <w:p w14:paraId="5B2BF30C" w14:textId="4A413171" w:rsidR="00762A7B" w:rsidRDefault="00762A7B">
      <w:pPr>
        <w:pStyle w:val="ad"/>
      </w:pPr>
      <w:r>
        <w:rPr>
          <w:rStyle w:val="ac"/>
        </w:rPr>
        <w:annotationRef/>
      </w:r>
      <w:r>
        <w:rPr>
          <w:rFonts w:hint="eastAsia"/>
        </w:rPr>
        <w:t>分层分簇协同，是之前没有人提过吗？如果是大规模的，分层分簇比较容易理解。如果规模不大，并非必要。分层分簇作为核心贡献，创新不足</w:t>
      </w:r>
      <w:r w:rsidR="00096A5A">
        <w:rPr>
          <w:rFonts w:hint="eastAsia"/>
        </w:rPr>
        <w:t>，特征不明显</w:t>
      </w:r>
      <w:r w:rsidR="00BA2E66">
        <w:rPr>
          <w:rFonts w:hint="eastAsia"/>
        </w:rPr>
        <w:t>。</w:t>
      </w:r>
    </w:p>
  </w:comment>
  <w:comment w:id="405" w:author="运璐 何" w:date="2025-11-13T11:18:00Z" w:initials="运璐">
    <w:p w14:paraId="79742943" w14:textId="1F888041" w:rsidR="00E410C3" w:rsidRDefault="00E410C3">
      <w:pPr>
        <w:pStyle w:val="ad"/>
      </w:pPr>
      <w:r>
        <w:rPr>
          <w:rStyle w:val="ac"/>
        </w:rPr>
        <w:annotationRef/>
      </w:r>
      <w:r w:rsidR="00324D92">
        <w:rPr>
          <w:rFonts w:hint="eastAsia"/>
        </w:rPr>
        <w:t>根据摘要修改对应的表述</w:t>
      </w:r>
      <w:r w:rsidR="00AE4183">
        <w:rPr>
          <w:rFonts w:hint="eastAsia"/>
        </w:rPr>
        <w:t>：全局路径采样</w:t>
      </w:r>
      <w:r w:rsidR="00AE4183">
        <w:rPr>
          <w:rFonts w:hint="eastAsia"/>
        </w:rPr>
        <w:t>+</w:t>
      </w:r>
      <w:r w:rsidR="00AE4183">
        <w:rPr>
          <w:rFonts w:hint="eastAsia"/>
        </w:rPr>
        <w:t>局部人工势场发的分簇协同通信机制。</w:t>
      </w:r>
    </w:p>
  </w:comment>
  <w:comment w:id="473" w:author="运璐 何" w:date="2025-11-14T14:54:00Z" w:initials="运璐">
    <w:p w14:paraId="6A47FC14" w14:textId="3496B118" w:rsidR="009530D1" w:rsidRDefault="009530D1">
      <w:pPr>
        <w:pStyle w:val="ad"/>
      </w:pPr>
      <w:r>
        <w:rPr>
          <w:rStyle w:val="ac"/>
        </w:rPr>
        <w:annotationRef/>
      </w:r>
      <w:r>
        <w:rPr>
          <w:rFonts w:hint="eastAsia"/>
        </w:rPr>
        <w:t>补充所提机制和现有机制的区别</w:t>
      </w:r>
    </w:p>
  </w:comment>
  <w:comment w:id="486" w:author="Lianghui Ding" w:date="2025-11-09T12:26:00Z" w:initials="LD">
    <w:p w14:paraId="38B46B58" w14:textId="45EF6075" w:rsidR="00B260E3" w:rsidRDefault="00B260E3">
      <w:pPr>
        <w:pStyle w:val="ad"/>
      </w:pPr>
      <w:r>
        <w:rPr>
          <w:rStyle w:val="ac"/>
        </w:rPr>
        <w:annotationRef/>
      </w:r>
      <w:r>
        <w:rPr>
          <w:rFonts w:hint="eastAsia"/>
        </w:rPr>
        <w:t>仿真结果是怎么样的。</w:t>
      </w:r>
      <w:r w:rsidR="003031F5">
        <w:rPr>
          <w:rFonts w:hint="eastAsia"/>
        </w:rPr>
        <w:t>论文结构。</w:t>
      </w:r>
    </w:p>
  </w:comment>
  <w:comment w:id="487" w:author="运璐 何" w:date="2025-11-13T11:19:00Z" w:initials="运璐">
    <w:p w14:paraId="14D75014" w14:textId="788D5FBE" w:rsidR="00E410C3" w:rsidRDefault="00E410C3">
      <w:pPr>
        <w:pStyle w:val="ad"/>
      </w:pPr>
      <w:r>
        <w:rPr>
          <w:rStyle w:val="ac"/>
        </w:rPr>
        <w:annotationRef/>
      </w:r>
      <w:r>
        <w:rPr>
          <w:rFonts w:hint="eastAsia"/>
        </w:rPr>
        <w:t>补充仿真结果和论文结构说明</w:t>
      </w:r>
      <w:r w:rsidR="00CA45CA">
        <w:rPr>
          <w:rFonts w:hint="eastAsia"/>
        </w:rPr>
        <w:t>。</w:t>
      </w:r>
    </w:p>
  </w:comment>
  <w:comment w:id="529" w:author="Lianghui Ding" w:date="2025-11-05T08:53:00Z" w:initials="LD">
    <w:p w14:paraId="1690EFA7" w14:textId="4123ACF4" w:rsidR="00A510D3" w:rsidRDefault="00A510D3">
      <w:pPr>
        <w:pStyle w:val="ad"/>
      </w:pPr>
      <w:r>
        <w:rPr>
          <w:rStyle w:val="ac"/>
        </w:rPr>
        <w:annotationRef/>
      </w:r>
      <w:r>
        <w:rPr>
          <w:rFonts w:hint="eastAsia"/>
        </w:rPr>
        <w:t>这些不重要了，只要定义噪声功率</w:t>
      </w:r>
      <w:r>
        <w:rPr>
          <w:rFonts w:hint="eastAsia"/>
        </w:rPr>
        <w:t>N</w:t>
      </w:r>
      <w:r>
        <w:rPr>
          <w:rFonts w:hint="eastAsia"/>
        </w:rPr>
        <w:t>就行了。</w:t>
      </w:r>
    </w:p>
  </w:comment>
  <w:comment w:id="530" w:author="运璐 何" w:date="2025-11-13T11:19:00Z" w:initials="运璐">
    <w:p w14:paraId="349285B3" w14:textId="4FDDF432" w:rsidR="00E410C3" w:rsidRDefault="00E410C3">
      <w:pPr>
        <w:pStyle w:val="ad"/>
      </w:pPr>
      <w:r>
        <w:rPr>
          <w:rStyle w:val="ac"/>
        </w:rPr>
        <w:annotationRef/>
      </w:r>
      <w:r w:rsidR="00585634">
        <w:rPr>
          <w:rFonts w:hint="eastAsia"/>
        </w:rPr>
        <w:t>这一段说明双向</w:t>
      </w:r>
      <w:r w:rsidR="00585634">
        <w:rPr>
          <w:rFonts w:hint="eastAsia"/>
        </w:rPr>
        <w:t>sinr</w:t>
      </w:r>
      <w:r w:rsidR="00585634">
        <w:rPr>
          <w:rFonts w:hint="eastAsia"/>
        </w:rPr>
        <w:t>中</w:t>
      </w:r>
      <w:r w:rsidR="00CA45CA">
        <w:rPr>
          <w:rFonts w:hint="eastAsia"/>
        </w:rPr>
        <w:t xml:space="preserve"> </w:t>
      </w:r>
      <w:r w:rsidR="00CA45CA">
        <w:t xml:space="preserve"> </w:t>
      </w:r>
      <w:r w:rsidR="00585634">
        <w:rPr>
          <w:rFonts w:hint="eastAsia"/>
        </w:rPr>
        <w:t>干扰</w:t>
      </w:r>
      <w:r w:rsidR="00CA45CA">
        <w:rPr>
          <w:rFonts w:hint="eastAsia"/>
        </w:rPr>
        <w:t>位置</w:t>
      </w:r>
      <w:r w:rsidR="00CA45CA">
        <w:rPr>
          <w:rFonts w:hint="eastAsia"/>
        </w:rPr>
        <w:t xml:space="preserve"> </w:t>
      </w:r>
      <w:r w:rsidR="00585634">
        <w:rPr>
          <w:rFonts w:hint="eastAsia"/>
        </w:rPr>
        <w:t>的影响</w:t>
      </w:r>
      <w:r w:rsidR="004854D6">
        <w:rPr>
          <w:rFonts w:hint="eastAsia"/>
        </w:rPr>
        <w:t>，应该需要保留。</w:t>
      </w:r>
    </w:p>
  </w:comment>
  <w:comment w:id="536" w:author="Lianghui Ding" w:date="2025-11-09T14:03:00Z" w:initials="LD">
    <w:p w14:paraId="639187E1" w14:textId="14DE30AB" w:rsidR="008844A6" w:rsidRDefault="008844A6">
      <w:pPr>
        <w:pStyle w:val="ad"/>
      </w:pPr>
      <w:r>
        <w:rPr>
          <w:rStyle w:val="ac"/>
        </w:rPr>
        <w:annotationRef/>
      </w:r>
      <w:r>
        <w:rPr>
          <w:rFonts w:hint="eastAsia"/>
        </w:rPr>
        <w:t>说明按照什么规则分簇。</w:t>
      </w:r>
    </w:p>
  </w:comment>
  <w:comment w:id="537" w:author="运璐 何" w:date="2025-11-14T15:05:00Z" w:initials="运璐">
    <w:p w14:paraId="42D36821" w14:textId="68552D56" w:rsidR="00AA452D" w:rsidRDefault="00AA452D">
      <w:pPr>
        <w:pStyle w:val="ad"/>
      </w:pPr>
      <w:r>
        <w:rPr>
          <w:rStyle w:val="ac"/>
        </w:rPr>
        <w:annotationRef/>
      </w:r>
      <w:r>
        <w:rPr>
          <w:rFonts w:hint="eastAsia"/>
        </w:rPr>
        <w:t>补充静态分簇作为算法的前提提出</w:t>
      </w:r>
    </w:p>
  </w:comment>
  <w:comment w:id="552" w:author="运璐 何" w:date="2025-11-14T15:16:00Z" w:initials="运璐">
    <w:p w14:paraId="355D665D" w14:textId="1763B333" w:rsidR="00A64722" w:rsidRDefault="00A64722">
      <w:pPr>
        <w:pStyle w:val="ad"/>
      </w:pPr>
      <w:r>
        <w:rPr>
          <w:rStyle w:val="ac"/>
        </w:rPr>
        <w:annotationRef/>
      </w:r>
      <w:r>
        <w:rPr>
          <w:rFonts w:hint="eastAsia"/>
        </w:rPr>
        <w:t>补充</w:t>
      </w:r>
      <w:r>
        <w:rPr>
          <w:rFonts w:hint="eastAsia"/>
        </w:rPr>
        <w:t xml:space="preserve"> </w:t>
      </w:r>
      <w:r>
        <w:rPr>
          <w:rFonts w:hint="eastAsia"/>
        </w:rPr>
        <w:t>感知驱动的重规划机制说明</w:t>
      </w:r>
    </w:p>
  </w:comment>
  <w:comment w:id="568" w:author="Lianghui Ding" w:date="2025-11-09T14:12:00Z" w:initials="LD">
    <w:p w14:paraId="1ED2A71E" w14:textId="44594E76" w:rsidR="00F456B2" w:rsidRDefault="00F456B2">
      <w:pPr>
        <w:pStyle w:val="ad"/>
      </w:pPr>
      <w:r>
        <w:rPr>
          <w:rStyle w:val="ac"/>
        </w:rPr>
        <w:annotationRef/>
      </w:r>
      <w:r>
        <w:rPr>
          <w:rFonts w:hint="eastAsia"/>
        </w:rPr>
        <w:t>跟总体算法相结合。</w:t>
      </w:r>
    </w:p>
  </w:comment>
  <w:comment w:id="569" w:author="运璐 何" w:date="2025-11-14T11:42:00Z" w:initials="运璐">
    <w:p w14:paraId="784A2282" w14:textId="253CA84A" w:rsidR="002602DB" w:rsidRDefault="002602DB">
      <w:pPr>
        <w:pStyle w:val="ad"/>
      </w:pPr>
      <w:r>
        <w:rPr>
          <w:rStyle w:val="ac"/>
        </w:rPr>
        <w:annotationRef/>
      </w:r>
      <w:r w:rsidR="00672C52">
        <w:rPr>
          <w:rFonts w:hint="eastAsia"/>
        </w:rPr>
        <w:t>补充</w:t>
      </w:r>
      <w:r>
        <w:rPr>
          <w:rFonts w:hint="eastAsia"/>
        </w:rPr>
        <w:t>环境感知</w:t>
      </w:r>
      <w:r>
        <w:rPr>
          <w:rFonts w:hint="eastAsia"/>
        </w:rPr>
        <w:t>-&gt;</w:t>
      </w:r>
      <w:r>
        <w:rPr>
          <w:rFonts w:hint="eastAsia"/>
        </w:rPr>
        <w:t>重规划的部分放在全局路径规划层中关键性描述</w:t>
      </w:r>
      <w:r w:rsidR="00672C52">
        <w:rPr>
          <w:rFonts w:hint="eastAsia"/>
        </w:rPr>
        <w:t>。</w:t>
      </w:r>
    </w:p>
  </w:comment>
  <w:comment w:id="572" w:author="运璐 何" w:date="2025-11-14T11:50:00Z" w:initials="运璐">
    <w:p w14:paraId="662C2095" w14:textId="18A60D6A" w:rsidR="00672C52" w:rsidRDefault="00672C52">
      <w:pPr>
        <w:pStyle w:val="ad"/>
      </w:pPr>
      <w:r>
        <w:rPr>
          <w:rStyle w:val="ac"/>
        </w:rPr>
        <w:annotationRef/>
      </w:r>
      <w:r>
        <w:rPr>
          <w:rFonts w:hint="eastAsia"/>
        </w:rPr>
        <w:t>全局路径规划补充感知驱动的重规划机制</w:t>
      </w:r>
    </w:p>
  </w:comment>
  <w:comment w:id="594" w:author="运璐 何" w:date="2025-11-14T11:50:00Z" w:initials="运璐">
    <w:p w14:paraId="54D78636" w14:textId="08068A72" w:rsidR="00672C52" w:rsidRDefault="00672C52">
      <w:pPr>
        <w:pStyle w:val="ad"/>
      </w:pPr>
      <w:r>
        <w:rPr>
          <w:rStyle w:val="ac"/>
        </w:rPr>
        <w:annotationRef/>
      </w:r>
      <w:r>
        <w:rPr>
          <w:rFonts w:hint="eastAsia"/>
        </w:rPr>
        <w:t>局部路径规划补充基本引力项和提供感知信息部分内</w:t>
      </w:r>
      <w:r w:rsidR="00B675E7">
        <w:rPr>
          <w:rFonts w:hint="eastAsia"/>
        </w:rPr>
        <w:t>容</w:t>
      </w:r>
    </w:p>
  </w:comment>
  <w:comment w:id="630" w:author="运璐 何" w:date="2025-11-19T15:47:00Z" w:initials="运璐">
    <w:p w14:paraId="7DF9F24E" w14:textId="40DAECC5" w:rsidR="00B675E7" w:rsidRDefault="00B675E7">
      <w:pPr>
        <w:pStyle w:val="ad"/>
      </w:pPr>
      <w:r>
        <w:rPr>
          <w:rStyle w:val="ac"/>
        </w:rPr>
        <w:annotationRef/>
      </w:r>
      <w:r>
        <w:rPr>
          <w:rFonts w:hint="eastAsia"/>
        </w:rPr>
        <w:t>删减为</w:t>
      </w:r>
      <w:r>
        <w:rPr>
          <w:rFonts w:hint="eastAsia"/>
        </w:rPr>
        <w:t>3</w:t>
      </w:r>
      <w:r>
        <w:rPr>
          <w:rFonts w:hint="eastAsia"/>
        </w:rPr>
        <w:t>个簇，删除右侧图示，补充在左侧对应为位置，整理右侧算法流程。</w:t>
      </w:r>
    </w:p>
  </w:comment>
  <w:comment w:id="696" w:author="Lianghui Ding" w:date="2025-11-05T10:11:00Z" w:initials="LD">
    <w:p w14:paraId="2A83BD1A" w14:textId="36C0D8CF" w:rsidR="006E2AEB" w:rsidRDefault="006E2AEB">
      <w:pPr>
        <w:pStyle w:val="ad"/>
      </w:pPr>
      <w:r>
        <w:rPr>
          <w:rStyle w:val="ac"/>
        </w:rPr>
        <w:annotationRef/>
      </w:r>
      <w:r>
        <w:rPr>
          <w:rFonts w:hint="eastAsia"/>
        </w:rPr>
        <w:t>已经说完了就不用再说了，应该在本节开始的时候说</w:t>
      </w:r>
      <w:r w:rsidR="006F279E">
        <w:rPr>
          <w:rFonts w:hint="eastAsia"/>
        </w:rPr>
        <w:t>。论文里面也不需要这样的箭头，在图中如果表示的好可以用。</w:t>
      </w:r>
    </w:p>
  </w:comment>
  <w:comment w:id="697" w:author="运璐 何" w:date="2025-11-14T11:28:00Z" w:initials="运璐">
    <w:p w14:paraId="0E3F30D3" w14:textId="35B76E67" w:rsidR="0047360F" w:rsidRDefault="0047360F">
      <w:pPr>
        <w:pStyle w:val="ad"/>
      </w:pPr>
      <w:r>
        <w:rPr>
          <w:rStyle w:val="ac"/>
        </w:rPr>
        <w:annotationRef/>
      </w:r>
      <w:r>
        <w:rPr>
          <w:rFonts w:hint="eastAsia"/>
        </w:rPr>
        <w:t>已删除</w:t>
      </w:r>
    </w:p>
  </w:comment>
  <w:comment w:id="699" w:author="Lianghui Ding" w:date="2025-11-05T10:10:00Z" w:initials="LD">
    <w:p w14:paraId="0CFD7D24" w14:textId="42575503" w:rsidR="00325891" w:rsidRDefault="00325891">
      <w:pPr>
        <w:pStyle w:val="ad"/>
      </w:pPr>
      <w:r>
        <w:rPr>
          <w:rStyle w:val="ac"/>
        </w:rPr>
        <w:annotationRef/>
      </w:r>
      <w:r>
        <w:rPr>
          <w:rFonts w:hint="eastAsia"/>
        </w:rPr>
        <w:t>这个</w:t>
      </w:r>
      <w:r>
        <w:rPr>
          <w:rFonts w:hint="eastAsia"/>
        </w:rPr>
        <w:t>motivation</w:t>
      </w:r>
      <w:r>
        <w:rPr>
          <w:rFonts w:hint="eastAsia"/>
        </w:rPr>
        <w:t>应该放在</w:t>
      </w:r>
      <w:r>
        <w:rPr>
          <w:rFonts w:hint="eastAsia"/>
        </w:rPr>
        <w:t>introduction</w:t>
      </w:r>
      <w:r>
        <w:rPr>
          <w:rFonts w:hint="eastAsia"/>
        </w:rPr>
        <w:t>部分来说</w:t>
      </w:r>
    </w:p>
  </w:comment>
  <w:comment w:id="700" w:author="运璐 何" w:date="2025-11-14T11:28:00Z" w:initials="运璐">
    <w:p w14:paraId="591324E2" w14:textId="012980C0" w:rsidR="0047360F" w:rsidRDefault="0047360F">
      <w:pPr>
        <w:pStyle w:val="ad"/>
      </w:pPr>
      <w:r>
        <w:rPr>
          <w:rStyle w:val="ac"/>
        </w:rPr>
        <w:annotationRef/>
      </w:r>
      <w:r>
        <w:rPr>
          <w:rFonts w:hint="eastAsia"/>
        </w:rPr>
        <w:t>已删除</w:t>
      </w:r>
    </w:p>
  </w:comment>
  <w:comment w:id="635" w:author="Lianghui Ding" w:date="2025-11-09T14:06:00Z" w:initials="LD">
    <w:p w14:paraId="52926A9D" w14:textId="799B039D" w:rsidR="00493B3F" w:rsidRDefault="00493B3F">
      <w:pPr>
        <w:pStyle w:val="ad"/>
      </w:pPr>
      <w:r>
        <w:rPr>
          <w:rStyle w:val="ac"/>
        </w:rPr>
        <w:annotationRef/>
      </w:r>
      <w:r>
        <w:rPr>
          <w:rFonts w:hint="eastAsia"/>
        </w:rPr>
        <w:t>逐簇划分说清楚</w:t>
      </w:r>
      <w:r w:rsidR="00F537A1">
        <w:rPr>
          <w:rFonts w:hint="eastAsia"/>
        </w:rPr>
        <w:t>。</w:t>
      </w:r>
      <w:r w:rsidR="00F537A1">
        <w:rPr>
          <w:rFonts w:hint="eastAsia"/>
        </w:rPr>
        <w:t>3</w:t>
      </w:r>
      <w:r w:rsidR="00F537A1">
        <w:t>.2.1</w:t>
      </w:r>
      <w:r w:rsidR="00F537A1">
        <w:rPr>
          <w:rFonts w:hint="eastAsia"/>
        </w:rPr>
        <w:t>前面</w:t>
      </w:r>
    </w:p>
  </w:comment>
  <w:comment w:id="636" w:author="运璐 何" w:date="2025-11-14T11:52:00Z" w:initials="运璐">
    <w:p w14:paraId="11CB6D3A" w14:textId="79F3E6CB" w:rsidR="00672C52" w:rsidRDefault="00672C52">
      <w:pPr>
        <w:pStyle w:val="ad"/>
      </w:pPr>
      <w:r>
        <w:rPr>
          <w:rStyle w:val="ac"/>
        </w:rPr>
        <w:annotationRef/>
      </w:r>
      <w:r>
        <w:rPr>
          <w:rFonts w:hint="eastAsia"/>
        </w:rPr>
        <w:t>补充在</w:t>
      </w:r>
      <w:r>
        <w:rPr>
          <w:rFonts w:hint="eastAsia"/>
        </w:rPr>
        <w:t>3</w:t>
      </w:r>
      <w:r>
        <w:t>.2.1</w:t>
      </w:r>
      <w:r>
        <w:rPr>
          <w:rFonts w:hint="eastAsia"/>
        </w:rPr>
        <w:t>的前面</w:t>
      </w:r>
    </w:p>
  </w:comment>
  <w:comment w:id="717" w:author="Lianghui Ding" w:date="2025-11-09T14:04:00Z" w:initials="LD">
    <w:p w14:paraId="5132C76C" w14:textId="0B3C9070" w:rsidR="007A6F29" w:rsidRDefault="007A6F29">
      <w:pPr>
        <w:pStyle w:val="ad"/>
      </w:pPr>
      <w:r>
        <w:rPr>
          <w:rStyle w:val="ac"/>
        </w:rPr>
        <w:annotationRef/>
      </w:r>
      <w:r>
        <w:rPr>
          <w:rFonts w:hint="eastAsia"/>
        </w:rPr>
        <w:t>对应关系不明确</w:t>
      </w:r>
    </w:p>
  </w:comment>
  <w:comment w:id="718" w:author="运璐 何" w:date="2025-11-14T14:41:00Z" w:initials="运璐">
    <w:p w14:paraId="358084F2" w14:textId="3EAAACA6" w:rsidR="004046E3" w:rsidRDefault="004046E3">
      <w:pPr>
        <w:pStyle w:val="ad"/>
      </w:pPr>
      <w:r>
        <w:rPr>
          <w:rStyle w:val="ac"/>
        </w:rPr>
        <w:annotationRef/>
      </w:r>
      <w:r>
        <w:rPr>
          <w:rFonts w:hint="eastAsia"/>
        </w:rPr>
        <w:t>重新给出起止路径的定义</w:t>
      </w:r>
    </w:p>
  </w:comment>
  <w:comment w:id="725" w:author="Lianghui Ding" w:date="2025-11-09T14:07:00Z" w:initials="LD">
    <w:p w14:paraId="7B894180" w14:textId="412ED1E5" w:rsidR="00B85242" w:rsidRDefault="00B85242">
      <w:pPr>
        <w:pStyle w:val="ad"/>
      </w:pPr>
      <w:r>
        <w:rPr>
          <w:rStyle w:val="ac"/>
        </w:rPr>
        <w:annotationRef/>
      </w:r>
      <w:r>
        <w:rPr>
          <w:rFonts w:hint="eastAsia"/>
        </w:rPr>
        <w:t>定义路径规划的起始点和终点。</w:t>
      </w:r>
    </w:p>
  </w:comment>
  <w:comment w:id="726" w:author="运璐 何" w:date="2025-11-14T14:42:00Z" w:initials="运璐">
    <w:p w14:paraId="34AE2789" w14:textId="5304D67C" w:rsidR="004046E3" w:rsidRDefault="004046E3">
      <w:pPr>
        <w:pStyle w:val="ad"/>
      </w:pPr>
      <w:r>
        <w:rPr>
          <w:rStyle w:val="ac"/>
        </w:rPr>
        <w:annotationRef/>
      </w:r>
      <w:r>
        <w:rPr>
          <w:rFonts w:hint="eastAsia"/>
        </w:rPr>
        <w:t>重新给出公式定义</w:t>
      </w:r>
    </w:p>
  </w:comment>
  <w:comment w:id="728" w:author="Lianghui Ding" w:date="2025-11-09T14:09:00Z" w:initials="LD">
    <w:p w14:paraId="715A1C0C" w14:textId="6A8364EB" w:rsidR="003E62EB" w:rsidRDefault="003E62EB">
      <w:pPr>
        <w:pStyle w:val="ad"/>
      </w:pPr>
      <w:r>
        <w:rPr>
          <w:rStyle w:val="ac"/>
        </w:rPr>
        <w:annotationRef/>
      </w:r>
      <w:r>
        <w:rPr>
          <w:rFonts w:hint="eastAsia"/>
        </w:rPr>
        <w:t>几个步骤？</w:t>
      </w:r>
    </w:p>
  </w:comment>
  <w:comment w:id="729" w:author="运璐 何" w:date="2025-11-14T14:42:00Z" w:initials="运璐">
    <w:p w14:paraId="7BA53EF1" w14:textId="7C201D66" w:rsidR="004046E3" w:rsidRDefault="004046E3">
      <w:pPr>
        <w:pStyle w:val="ad"/>
      </w:pPr>
      <w:r>
        <w:rPr>
          <w:rStyle w:val="ac"/>
        </w:rPr>
        <w:annotationRef/>
      </w:r>
      <w:r>
        <w:rPr>
          <w:rFonts w:hint="eastAsia"/>
        </w:rPr>
        <w:t>分步骤说明单簇规划路径</w:t>
      </w:r>
    </w:p>
  </w:comment>
  <w:comment w:id="770" w:author="Lianghui Ding" w:date="2025-11-09T14:11:00Z" w:initials="LD">
    <w:p w14:paraId="743AC1E9" w14:textId="578FA773" w:rsidR="00FE6675" w:rsidRDefault="00FE6675">
      <w:pPr>
        <w:pStyle w:val="ad"/>
      </w:pPr>
      <w:r>
        <w:rPr>
          <w:rStyle w:val="ac"/>
        </w:rPr>
        <w:annotationRef/>
      </w:r>
      <w:r>
        <w:rPr>
          <w:rFonts w:hint="eastAsia"/>
        </w:rPr>
        <w:t>不知道的建筑物集合怎么处理？</w:t>
      </w:r>
    </w:p>
  </w:comment>
  <w:comment w:id="771" w:author="运璐 何" w:date="2025-11-14T14:43:00Z" w:initials="运璐">
    <w:p w14:paraId="391F37AE" w14:textId="30949EA3" w:rsidR="004046E3" w:rsidRDefault="004046E3">
      <w:pPr>
        <w:pStyle w:val="ad"/>
      </w:pPr>
      <w:r>
        <w:rPr>
          <w:rStyle w:val="ac"/>
        </w:rPr>
        <w:annotationRef/>
      </w:r>
      <w:r>
        <w:rPr>
          <w:rFonts w:hint="eastAsia"/>
        </w:rPr>
        <w:t>补充</w:t>
      </w:r>
      <w:r w:rsidR="00B4055C">
        <w:rPr>
          <w:rFonts w:hint="eastAsia"/>
        </w:rPr>
        <w:t>路径搜寻过程中当前建筑物集合的描述</w:t>
      </w:r>
    </w:p>
  </w:comment>
  <w:comment w:id="731" w:author="Lianghui Ding" w:date="2025-11-09T14:10:00Z" w:initials="LD">
    <w:p w14:paraId="39F7C095" w14:textId="7DFC9E66" w:rsidR="00CC1B3D" w:rsidRDefault="00CC1B3D">
      <w:pPr>
        <w:pStyle w:val="ad"/>
      </w:pPr>
      <w:r>
        <w:rPr>
          <w:rStyle w:val="ac"/>
        </w:rPr>
        <w:annotationRef/>
      </w:r>
      <w:r>
        <w:rPr>
          <w:rFonts w:hint="eastAsia"/>
        </w:rPr>
        <w:t>无法理解</w:t>
      </w:r>
    </w:p>
  </w:comment>
  <w:comment w:id="732" w:author="运璐 何" w:date="2025-11-14T14:43:00Z" w:initials="运璐">
    <w:p w14:paraId="5211876F" w14:textId="77777777" w:rsidR="004046E3" w:rsidRDefault="004046E3">
      <w:pPr>
        <w:pStyle w:val="ad"/>
      </w:pPr>
      <w:r>
        <w:rPr>
          <w:rStyle w:val="ac"/>
        </w:rPr>
        <w:annotationRef/>
      </w:r>
      <w:r>
        <w:rPr>
          <w:rFonts w:hint="eastAsia"/>
        </w:rPr>
        <w:t>分步骤说明单簇规划路径</w:t>
      </w:r>
    </w:p>
    <w:p w14:paraId="7714BD59" w14:textId="44B6EFED" w:rsidR="004046E3" w:rsidRDefault="004046E3">
      <w:pPr>
        <w:pStyle w:val="ad"/>
      </w:pPr>
      <w:r>
        <w:rPr>
          <w:rFonts w:hint="eastAsia"/>
        </w:rPr>
        <w:t>补充符号说明</w:t>
      </w:r>
    </w:p>
  </w:comment>
  <w:comment w:id="1188" w:author="Lianghui Ding" w:date="2025-11-09T14:22:00Z" w:initials="LD">
    <w:p w14:paraId="0C167E84" w14:textId="3F4BB7CB" w:rsidR="00970031" w:rsidRDefault="00970031">
      <w:pPr>
        <w:pStyle w:val="ad"/>
      </w:pPr>
      <w:r>
        <w:rPr>
          <w:rStyle w:val="ac"/>
        </w:rPr>
        <w:annotationRef/>
      </w:r>
      <w:r>
        <w:rPr>
          <w:rFonts w:hint="eastAsia"/>
        </w:rPr>
        <w:t>过于依赖先验知识</w:t>
      </w:r>
    </w:p>
  </w:comment>
  <w:comment w:id="1189" w:author="运璐 何" w:date="2025-11-13T14:43:00Z" w:initials="运璐">
    <w:p w14:paraId="438D60B6" w14:textId="1B512209" w:rsidR="006373A8" w:rsidRDefault="00A433FA">
      <w:pPr>
        <w:pStyle w:val="ad"/>
      </w:pPr>
      <w:r>
        <w:rPr>
          <w:rStyle w:val="ac"/>
        </w:rPr>
        <w:annotationRef/>
      </w:r>
      <w:r>
        <w:rPr>
          <w:rFonts w:hint="eastAsia"/>
        </w:rPr>
        <w:t>修改</w:t>
      </w:r>
      <w:r w:rsidR="006373A8">
        <w:rPr>
          <w:rFonts w:hint="eastAsia"/>
        </w:rPr>
        <w:t>：</w:t>
      </w:r>
    </w:p>
    <w:p w14:paraId="74FE4004" w14:textId="03CE5E91" w:rsidR="006373A8" w:rsidRDefault="006373A8">
      <w:pPr>
        <w:pStyle w:val="ad"/>
      </w:pPr>
      <w:r>
        <w:rPr>
          <w:rFonts w:hint="eastAsia"/>
        </w:rPr>
        <w:t>上界由</w:t>
      </w:r>
      <w:r w:rsidR="00A433FA">
        <w:rPr>
          <w:rFonts w:hint="eastAsia"/>
        </w:rPr>
        <w:t>干扰功率</w:t>
      </w:r>
      <w:r>
        <w:rPr>
          <w:rFonts w:hint="eastAsia"/>
        </w:rPr>
        <w:t xml:space="preserve"> </w:t>
      </w:r>
      <w:r>
        <w:rPr>
          <w:rFonts w:hint="eastAsia"/>
        </w:rPr>
        <w:t>决定</w:t>
      </w:r>
    </w:p>
    <w:p w14:paraId="78DCE795" w14:textId="7F4B9387" w:rsidR="00A433FA" w:rsidRDefault="006373A8">
      <w:pPr>
        <w:pStyle w:val="ad"/>
      </w:pPr>
      <w:r>
        <w:rPr>
          <w:rFonts w:hint="eastAsia"/>
        </w:rPr>
        <w:t>下界由</w:t>
      </w:r>
      <w:r w:rsidR="00A433FA">
        <w:rPr>
          <w:rFonts w:hint="eastAsia"/>
        </w:rPr>
        <w:t>安全距离</w:t>
      </w:r>
      <w:r>
        <w:rPr>
          <w:rFonts w:hint="eastAsia"/>
        </w:rPr>
        <w:t>和簇规模</w:t>
      </w:r>
      <w:r>
        <w:rPr>
          <w:rFonts w:hint="eastAsia"/>
        </w:rPr>
        <w:t xml:space="preserve"> </w:t>
      </w:r>
      <w:r>
        <w:rPr>
          <w:rFonts w:hint="eastAsia"/>
        </w:rPr>
        <w:t>决定</w:t>
      </w:r>
    </w:p>
  </w:comment>
  <w:comment w:id="1498" w:author="Lianghui Ding" w:date="2025-11-09T14:28:00Z" w:initials="LD">
    <w:p w14:paraId="48F432EF" w14:textId="35691D0B" w:rsidR="00663984" w:rsidRDefault="00663984">
      <w:pPr>
        <w:pStyle w:val="ad"/>
      </w:pPr>
      <w:r>
        <w:rPr>
          <w:rStyle w:val="ac"/>
        </w:rPr>
        <w:annotationRef/>
      </w:r>
      <w:r>
        <w:rPr>
          <w:rFonts w:hint="eastAsia"/>
        </w:rPr>
        <w:t>在</w:t>
      </w:r>
      <w:r>
        <w:rPr>
          <w:rFonts w:hint="eastAsia"/>
        </w:rPr>
        <w:t>introduciton</w:t>
      </w:r>
      <w:r>
        <w:rPr>
          <w:rFonts w:hint="eastAsia"/>
        </w:rPr>
        <w:t>部分</w:t>
      </w:r>
    </w:p>
  </w:comment>
  <w:comment w:id="1499" w:author="运璐 何" w:date="2025-11-13T14:46:00Z" w:initials="运璐">
    <w:p w14:paraId="23083AD4" w14:textId="30291023" w:rsidR="00A433FA" w:rsidRDefault="00A433FA">
      <w:pPr>
        <w:pStyle w:val="ad"/>
      </w:pPr>
      <w:r>
        <w:rPr>
          <w:rStyle w:val="ac"/>
        </w:rPr>
        <w:annotationRef/>
      </w:r>
      <w:r>
        <w:rPr>
          <w:rFonts w:hint="eastAsia"/>
        </w:rPr>
        <w:t>调整到</w:t>
      </w:r>
      <w:r>
        <w:rPr>
          <w:rFonts w:hint="eastAsia"/>
        </w:rPr>
        <w:t>introduction</w:t>
      </w:r>
      <w:r>
        <w:rPr>
          <w:rFonts w:hint="eastAsia"/>
        </w:rPr>
        <w:t>部分进行介绍</w:t>
      </w:r>
      <w:r w:rsidR="005C2409">
        <w:rPr>
          <w:rFonts w:hint="eastAsia"/>
        </w:rPr>
        <w:t>该机制</w:t>
      </w:r>
    </w:p>
  </w:comment>
  <w:comment w:id="1505" w:author="Lianghui Ding" w:date="2025-11-09T14:30:00Z" w:initials="LD">
    <w:p w14:paraId="05BE6688" w14:textId="4F887197" w:rsidR="00BF3230" w:rsidRDefault="00BF3230">
      <w:pPr>
        <w:pStyle w:val="ad"/>
      </w:pPr>
      <w:r>
        <w:rPr>
          <w:rStyle w:val="ac"/>
        </w:rPr>
        <w:annotationRef/>
      </w:r>
      <w:r>
        <w:rPr>
          <w:rFonts w:hint="eastAsia"/>
        </w:rPr>
        <w:t>系数之间的关系</w:t>
      </w:r>
    </w:p>
  </w:comment>
  <w:comment w:id="1506" w:author="运璐 何" w:date="2025-11-14T16:46:00Z" w:initials="运璐">
    <w:p w14:paraId="6B24970D" w14:textId="50F8D3A5" w:rsidR="008A031F" w:rsidRDefault="008A031F">
      <w:pPr>
        <w:pStyle w:val="ad"/>
      </w:pPr>
      <w:r>
        <w:rPr>
          <w:rStyle w:val="ac"/>
        </w:rPr>
        <w:annotationRef/>
      </w:r>
      <w:r>
        <w:rPr>
          <w:rFonts w:hint="eastAsia"/>
        </w:rPr>
        <w:t>人工势场法中一般不归一化权重精细调节各权重参数</w:t>
      </w:r>
      <w:r w:rsidR="00701309">
        <w:rPr>
          <w:rFonts w:hint="eastAsia"/>
        </w:rPr>
        <w:t>；</w:t>
      </w:r>
      <w:r>
        <w:br/>
      </w:r>
      <w:r>
        <w:rPr>
          <w:rFonts w:hint="eastAsia"/>
        </w:rPr>
        <w:t>而是一般满足避障优先级最高，目标引力和其余引力相近的设置</w:t>
      </w:r>
    </w:p>
  </w:comment>
  <w:comment w:id="1537" w:author="Lianghui Ding" w:date="2025-11-09T14:33:00Z" w:initials="LD">
    <w:p w14:paraId="025F4BC2" w14:textId="079D696B" w:rsidR="00A3459D" w:rsidRDefault="00A3459D">
      <w:pPr>
        <w:pStyle w:val="ad"/>
      </w:pPr>
      <w:r>
        <w:rPr>
          <w:rStyle w:val="ac"/>
        </w:rPr>
        <w:annotationRef/>
      </w:r>
      <w:r>
        <w:rPr>
          <w:rFonts w:hint="eastAsia"/>
        </w:rPr>
        <w:t>如何生成的。</w:t>
      </w:r>
    </w:p>
  </w:comment>
  <w:comment w:id="1538" w:author="运璐 何" w:date="2025-11-14T11:55:00Z" w:initials="运璐">
    <w:p w14:paraId="62E261B6" w14:textId="5928DBD9" w:rsidR="0007587C" w:rsidRDefault="0007587C">
      <w:pPr>
        <w:pStyle w:val="ad"/>
      </w:pPr>
      <w:r>
        <w:rPr>
          <w:rStyle w:val="ac"/>
        </w:rPr>
        <w:annotationRef/>
      </w:r>
      <w:r>
        <w:rPr>
          <w:rFonts w:hint="eastAsia"/>
        </w:rPr>
        <w:t>计算过程已介绍</w:t>
      </w:r>
      <w:r>
        <w:br/>
      </w:r>
      <w:r>
        <w:rPr>
          <w:rFonts w:hint="eastAsia"/>
        </w:rPr>
        <w:t>修改算法计算的细节。</w:t>
      </w:r>
    </w:p>
  </w:comment>
  <w:comment w:id="1579" w:author="Lianghui Ding" w:date="2025-11-09T14:39:00Z" w:initials="LD">
    <w:p w14:paraId="71AA9379" w14:textId="0D9DAC57" w:rsidR="00DD1AFF" w:rsidRDefault="00DD1AFF">
      <w:pPr>
        <w:pStyle w:val="ad"/>
      </w:pPr>
      <w:r>
        <w:rPr>
          <w:rStyle w:val="ac"/>
        </w:rPr>
        <w:annotationRef/>
      </w:r>
      <w:r>
        <w:rPr>
          <w:rFonts w:hint="eastAsia"/>
        </w:rPr>
        <w:t>为什么要这么定义。</w:t>
      </w:r>
    </w:p>
  </w:comment>
  <w:comment w:id="1580" w:author="运璐 何" w:date="2025-11-14T11:56:00Z" w:initials="运璐">
    <w:p w14:paraId="0F86EB80" w14:textId="29F638F7" w:rsidR="0007587C" w:rsidRDefault="0007587C">
      <w:pPr>
        <w:pStyle w:val="ad"/>
      </w:pPr>
      <w:r>
        <w:rPr>
          <w:rStyle w:val="ac"/>
        </w:rPr>
        <w:annotationRef/>
      </w:r>
      <w:r>
        <w:rPr>
          <w:rFonts w:hint="eastAsia"/>
        </w:rPr>
        <w:t>考虑通信门限自适应引力强度，公式参考的是传统人工势场法的碰撞</w:t>
      </w:r>
      <w:r w:rsidR="0068703E">
        <w:rPr>
          <w:rFonts w:hint="eastAsia"/>
        </w:rPr>
        <w:t>避免项。</w:t>
      </w:r>
    </w:p>
  </w:comment>
  <w:comment w:id="1624" w:author="运璐 何" w:date="2025-11-18T15:23:00Z" w:initials="运璐">
    <w:p w14:paraId="1DD7FF59" w14:textId="789B268D" w:rsidR="00260FEB" w:rsidRDefault="00260FEB">
      <w:pPr>
        <w:pStyle w:val="ad"/>
      </w:pPr>
      <w:r>
        <w:rPr>
          <w:rStyle w:val="ac"/>
        </w:rPr>
        <w:annotationRef/>
      </w:r>
      <w:r>
        <w:rPr>
          <w:rFonts w:hint="eastAsia"/>
        </w:rPr>
        <w:t>算法没有提出新的算法，复杂度分析内容较少</w:t>
      </w:r>
      <w:r>
        <w:br/>
      </w:r>
      <w:r>
        <w:rPr>
          <w:rFonts w:hint="eastAsia"/>
        </w:rPr>
        <w:t>是否可以不单独分析。</w:t>
      </w:r>
    </w:p>
  </w:comment>
  <w:comment w:id="1655" w:author="Lianghui Ding" w:date="2025-11-09T14:46:00Z" w:initials="LD">
    <w:p w14:paraId="6C0EA178" w14:textId="3AEAC31E" w:rsidR="00303A2A" w:rsidRDefault="00303A2A">
      <w:pPr>
        <w:pStyle w:val="ad"/>
      </w:pPr>
      <w:r>
        <w:rPr>
          <w:rStyle w:val="ac"/>
        </w:rPr>
        <w:annotationRef/>
      </w:r>
      <w:bookmarkStart w:id="1669" w:name="OLE_LINK17"/>
      <w:r>
        <w:rPr>
          <w:rFonts w:hint="eastAsia"/>
        </w:rPr>
        <w:t>结合文章的特征</w:t>
      </w:r>
      <w:bookmarkEnd w:id="1669"/>
    </w:p>
  </w:comment>
  <w:comment w:id="1656" w:author="运璐 何" w:date="2025-11-14T11:58:00Z" w:initials="运璐">
    <w:p w14:paraId="69E2C954" w14:textId="4369A906" w:rsidR="00FD6E67" w:rsidRDefault="0007587C">
      <w:pPr>
        <w:pStyle w:val="ad"/>
      </w:pPr>
      <w:r>
        <w:rPr>
          <w:rStyle w:val="ac"/>
        </w:rPr>
        <w:annotationRef/>
      </w:r>
      <w:r>
        <w:rPr>
          <w:rFonts w:hint="eastAsia"/>
        </w:rPr>
        <w:t>补充对比算法对应的前面的分类</w:t>
      </w:r>
      <w:r w:rsidR="00FD6E67">
        <w:rPr>
          <w:rFonts w:hint="eastAsia"/>
        </w:rPr>
        <w:t>。</w:t>
      </w:r>
    </w:p>
  </w:comment>
  <w:comment w:id="1743" w:author="运璐 何" w:date="2025-11-22T16:49:00Z" w:initials="运璐">
    <w:p w14:paraId="7DED96BB" w14:textId="5693D9C3" w:rsidR="00F42F8E" w:rsidRDefault="00F42F8E">
      <w:pPr>
        <w:pStyle w:val="ad"/>
      </w:pPr>
      <w:r>
        <w:rPr>
          <w:rStyle w:val="ac"/>
        </w:rPr>
        <w:annotationRef/>
      </w:r>
      <w:r>
        <w:rPr>
          <w:rFonts w:hint="eastAsia"/>
        </w:rPr>
        <w:t>补充说明干扰半径是由无人机最小安全距离时保证</w:t>
      </w:r>
      <w:r>
        <w:rPr>
          <w:rFonts w:hint="eastAsia"/>
        </w:rPr>
        <w:t>sinr</w:t>
      </w:r>
      <w:r>
        <w:rPr>
          <w:rFonts w:hint="eastAsia"/>
        </w:rPr>
        <w:t>门限的最小距离。</w:t>
      </w:r>
    </w:p>
  </w:comment>
  <w:comment w:id="1674" w:author="Lianghui Ding" w:date="2025-11-09T14:43:00Z" w:initials="LD">
    <w:p w14:paraId="4B0639D5" w14:textId="6DBF5270" w:rsidR="00386CBF" w:rsidRDefault="00386CBF">
      <w:pPr>
        <w:pStyle w:val="ad"/>
      </w:pPr>
      <w:r>
        <w:rPr>
          <w:rStyle w:val="ac"/>
        </w:rPr>
        <w:annotationRef/>
      </w:r>
      <w:r>
        <w:rPr>
          <w:rFonts w:hint="eastAsia"/>
        </w:rPr>
        <w:t>阐述参数设置的合理性</w:t>
      </w:r>
    </w:p>
  </w:comment>
  <w:comment w:id="1675" w:author="运璐 何" w:date="2025-11-14T11:59:00Z" w:initials="运璐">
    <w:p w14:paraId="5551B1CB" w14:textId="33564349" w:rsidR="00996611" w:rsidRDefault="00996611">
      <w:pPr>
        <w:pStyle w:val="ad"/>
      </w:pPr>
      <w:r>
        <w:rPr>
          <w:rStyle w:val="ac"/>
        </w:rPr>
        <w:annotationRef/>
      </w:r>
      <w:r>
        <w:rPr>
          <w:rFonts w:hint="eastAsia"/>
        </w:rPr>
        <w:t>补充部分核心参数设置的一般性和合理性说明</w:t>
      </w:r>
    </w:p>
  </w:comment>
  <w:comment w:id="1825" w:author="Lianghui Ding" w:date="2025-11-09T14:45:00Z" w:initials="LD">
    <w:p w14:paraId="27FBD404" w14:textId="232C91CD" w:rsidR="00BE5427" w:rsidRDefault="00BE5427">
      <w:pPr>
        <w:pStyle w:val="ad"/>
      </w:pPr>
      <w:r>
        <w:rPr>
          <w:rStyle w:val="ac"/>
        </w:rPr>
        <w:annotationRef/>
      </w:r>
      <w:r>
        <w:rPr>
          <w:rFonts w:hint="eastAsia"/>
        </w:rPr>
        <w:t>互相矛盾</w:t>
      </w:r>
    </w:p>
  </w:comment>
  <w:comment w:id="1826" w:author="运璐 何" w:date="2025-11-14T12:00:00Z" w:initials="运璐">
    <w:p w14:paraId="7FE23C9C" w14:textId="7CA94552" w:rsidR="00996611" w:rsidRDefault="00996611">
      <w:pPr>
        <w:pStyle w:val="ad"/>
      </w:pPr>
      <w:r>
        <w:rPr>
          <w:rStyle w:val="ac"/>
        </w:rPr>
        <w:annotationRef/>
      </w:r>
      <w:r>
        <w:rPr>
          <w:rFonts w:hint="eastAsia"/>
        </w:rPr>
        <w:t>修改功率变化情况下的设置</w:t>
      </w:r>
    </w:p>
  </w:comment>
  <w:comment w:id="1833" w:author="Lianghui Ding" w:date="2025-11-09T14:44:00Z" w:initials="LD">
    <w:p w14:paraId="030508D8" w14:textId="36F905F6" w:rsidR="0072536F" w:rsidRDefault="0072536F">
      <w:pPr>
        <w:pStyle w:val="ad"/>
      </w:pPr>
      <w:r>
        <w:rPr>
          <w:rStyle w:val="ac"/>
        </w:rPr>
        <w:annotationRef/>
      </w:r>
      <w:r>
        <w:rPr>
          <w:rFonts w:hint="eastAsia"/>
        </w:rPr>
        <w:t>为什么？</w:t>
      </w:r>
    </w:p>
  </w:comment>
  <w:comment w:id="1834" w:author="运璐 何" w:date="2025-11-14T12:00:00Z" w:initials="运璐">
    <w:p w14:paraId="04D55779" w14:textId="0469BAE8" w:rsidR="00996611" w:rsidRDefault="00996611">
      <w:pPr>
        <w:pStyle w:val="ad"/>
      </w:pPr>
      <w:r>
        <w:rPr>
          <w:rStyle w:val="ac"/>
        </w:rPr>
        <w:annotationRef/>
      </w:r>
      <w:r>
        <w:rPr>
          <w:rFonts w:hint="eastAsia"/>
        </w:rPr>
        <w:t>设定为固定的干扰强度过强的范围。</w:t>
      </w:r>
    </w:p>
  </w:comment>
  <w:comment w:id="1838" w:author="Lianghui Ding" w:date="2025-11-09T14:50:00Z" w:initials="LD">
    <w:p w14:paraId="066C1718" w14:textId="54B6B589" w:rsidR="006F2213" w:rsidRDefault="006F2213">
      <w:pPr>
        <w:pStyle w:val="ad"/>
      </w:pPr>
      <w:r>
        <w:rPr>
          <w:rStyle w:val="ac"/>
        </w:rPr>
        <w:annotationRef/>
      </w:r>
      <w:r>
        <w:rPr>
          <w:rFonts w:hint="eastAsia"/>
        </w:rPr>
        <w:t>路径长度？</w:t>
      </w:r>
      <w:r w:rsidR="00DB031F">
        <w:rPr>
          <w:rFonts w:hint="eastAsia"/>
        </w:rPr>
        <w:t>参考一下其他论文</w:t>
      </w:r>
    </w:p>
  </w:comment>
  <w:comment w:id="1839" w:author="运璐 何" w:date="2025-11-13T15:08:00Z" w:initials="运璐">
    <w:p w14:paraId="2A96C2AE" w14:textId="2BEB57C4" w:rsidR="00ED4D48" w:rsidRDefault="00ED4D48">
      <w:pPr>
        <w:pStyle w:val="ad"/>
      </w:pPr>
      <w:r>
        <w:rPr>
          <w:rStyle w:val="ac"/>
        </w:rPr>
        <w:annotationRef/>
      </w:r>
      <w:r w:rsidR="00996611">
        <w:rPr>
          <w:rFonts w:hint="eastAsia"/>
        </w:rPr>
        <w:t>参考现有论文</w:t>
      </w:r>
      <w:r>
        <w:rPr>
          <w:rFonts w:hint="eastAsia"/>
        </w:rPr>
        <w:t>修改为</w:t>
      </w:r>
      <w:r w:rsidR="00996611">
        <w:rPr>
          <w:rFonts w:hint="eastAsia"/>
        </w:rPr>
        <w:t>平均到达</w:t>
      </w:r>
      <w:r>
        <w:rPr>
          <w:rFonts w:hint="eastAsia"/>
        </w:rPr>
        <w:t>步数：</w:t>
      </w:r>
      <w:r>
        <w:br/>
        <w:t xml:space="preserve">average arrival </w:t>
      </w:r>
      <w:r>
        <w:rPr>
          <w:rFonts w:hint="eastAsia"/>
        </w:rPr>
        <w:t>st</w:t>
      </w:r>
      <w:r>
        <w:t>eps</w:t>
      </w:r>
    </w:p>
  </w:comment>
  <w:comment w:id="1871" w:author="Lianghui Ding" w:date="2025-11-09T14:52:00Z" w:initials="LD">
    <w:p w14:paraId="3A45A9BB" w14:textId="4C4B310D" w:rsidR="00781307" w:rsidRDefault="00781307">
      <w:pPr>
        <w:pStyle w:val="ad"/>
      </w:pPr>
      <w:r>
        <w:rPr>
          <w:rStyle w:val="ac"/>
        </w:rPr>
        <w:annotationRef/>
      </w:r>
      <w:r>
        <w:rPr>
          <w:rFonts w:hint="eastAsia"/>
        </w:rPr>
        <w:t>缺少定义</w:t>
      </w:r>
    </w:p>
  </w:comment>
  <w:comment w:id="1872" w:author="运璐 何" w:date="2025-11-14T12:01:00Z" w:initials="运璐">
    <w:p w14:paraId="7E92CB0C" w14:textId="356B044E" w:rsidR="00996611" w:rsidRDefault="00996611">
      <w:pPr>
        <w:pStyle w:val="ad"/>
      </w:pPr>
      <w:r>
        <w:rPr>
          <w:rStyle w:val="ac"/>
        </w:rPr>
        <w:annotationRef/>
      </w:r>
      <w:r>
        <w:rPr>
          <w:rFonts w:hint="eastAsia"/>
        </w:rPr>
        <w:t>补充代数连通度</w:t>
      </w:r>
      <w:r w:rsidR="008F72B2">
        <w:rPr>
          <w:rFonts w:hint="eastAsia"/>
        </w:rPr>
        <w:t>来源。</w:t>
      </w:r>
    </w:p>
  </w:comment>
  <w:comment w:id="1886" w:author="Lianghui Ding" w:date="2025-11-09T14:57:00Z" w:initials="LD">
    <w:p w14:paraId="6C4F8FFE" w14:textId="27602596" w:rsidR="00392B5B" w:rsidRDefault="00392B5B">
      <w:pPr>
        <w:pStyle w:val="ad"/>
      </w:pPr>
      <w:r>
        <w:rPr>
          <w:rStyle w:val="ac"/>
        </w:rPr>
        <w:annotationRef/>
      </w:r>
      <w:r>
        <w:rPr>
          <w:rFonts w:hint="eastAsia"/>
        </w:rPr>
        <w:t>不加干扰？</w:t>
      </w:r>
    </w:p>
  </w:comment>
  <w:comment w:id="1889" w:author="Lianghui Ding" w:date="2025-11-09T14:55:00Z" w:initials="LD">
    <w:p w14:paraId="2A719BF0" w14:textId="097C075C" w:rsidR="005B269E" w:rsidRDefault="005B269E">
      <w:pPr>
        <w:pStyle w:val="ad"/>
      </w:pPr>
      <w:r>
        <w:rPr>
          <w:rStyle w:val="ac"/>
        </w:rPr>
        <w:annotationRef/>
      </w:r>
      <w:r>
        <w:rPr>
          <w:rFonts w:hint="eastAsia"/>
        </w:rPr>
        <w:t>分两个图。</w:t>
      </w:r>
    </w:p>
  </w:comment>
  <w:comment w:id="1890" w:author="运璐 何" w:date="2025-11-22T15:33:00Z" w:initials="运璐">
    <w:p w14:paraId="12949F5D" w14:textId="33E5EDAF" w:rsidR="00370C73" w:rsidRDefault="00370C73">
      <w:pPr>
        <w:pStyle w:val="ad"/>
      </w:pPr>
      <w:r>
        <w:rPr>
          <w:rStyle w:val="ac"/>
        </w:rPr>
        <w:annotationRef/>
      </w:r>
      <w:r>
        <w:rPr>
          <w:rFonts w:hint="eastAsia"/>
        </w:rPr>
        <w:t>先给出整体趋势和性能提升</w:t>
      </w:r>
      <w:r w:rsidR="00E6310A">
        <w:rPr>
          <w:rFonts w:hint="eastAsia"/>
        </w:rPr>
        <w:t>数据</w:t>
      </w:r>
      <w:r>
        <w:br/>
      </w:r>
      <w:r>
        <w:rPr>
          <w:rFonts w:hint="eastAsia"/>
        </w:rPr>
        <w:t>在分别给出两个指标的具体情况</w:t>
      </w:r>
      <w:r w:rsidR="00E6310A">
        <w:rPr>
          <w:rFonts w:hint="eastAsia"/>
        </w:rPr>
        <w:t>分析。</w:t>
      </w:r>
    </w:p>
  </w:comment>
  <w:comment w:id="1899" w:author="Lianghui Ding" w:date="2025-11-09T14:55:00Z" w:initials="LD">
    <w:p w14:paraId="405704E4" w14:textId="34E8007C" w:rsidR="00FC2139" w:rsidRDefault="00FC2139">
      <w:pPr>
        <w:pStyle w:val="ad"/>
      </w:pPr>
      <w:r>
        <w:rPr>
          <w:rStyle w:val="ac"/>
        </w:rPr>
        <w:annotationRef/>
      </w:r>
      <w:r>
        <w:rPr>
          <w:rFonts w:hint="eastAsia"/>
        </w:rPr>
        <w:t>不对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3DF6EB" w15:done="0"/>
  <w15:commentEx w15:paraId="3C576C6B" w15:done="0"/>
  <w15:commentEx w15:paraId="254A2B25" w15:done="0"/>
  <w15:commentEx w15:paraId="337D856F" w15:paraIdParent="254A2B25" w15:done="0"/>
  <w15:commentEx w15:paraId="6BC5A54E" w15:done="0"/>
  <w15:commentEx w15:paraId="5C84BC2B" w15:paraIdParent="6BC5A54E" w15:done="0"/>
  <w15:commentEx w15:paraId="5A4F4B4F" w15:done="0"/>
  <w15:commentEx w15:paraId="21ADD26D" w15:paraIdParent="5A4F4B4F" w15:done="0"/>
  <w15:commentEx w15:paraId="5B2BF30C" w15:done="0"/>
  <w15:commentEx w15:paraId="79742943" w15:paraIdParent="5B2BF30C" w15:done="0"/>
  <w15:commentEx w15:paraId="6A47FC14" w15:done="0"/>
  <w15:commentEx w15:paraId="38B46B58" w15:done="0"/>
  <w15:commentEx w15:paraId="14D75014" w15:paraIdParent="38B46B58" w15:done="0"/>
  <w15:commentEx w15:paraId="1690EFA7" w15:done="0"/>
  <w15:commentEx w15:paraId="349285B3" w15:paraIdParent="1690EFA7" w15:done="0"/>
  <w15:commentEx w15:paraId="639187E1" w15:done="0"/>
  <w15:commentEx w15:paraId="42D36821" w15:paraIdParent="639187E1" w15:done="0"/>
  <w15:commentEx w15:paraId="355D665D" w15:done="0"/>
  <w15:commentEx w15:paraId="1ED2A71E" w15:done="0"/>
  <w15:commentEx w15:paraId="784A2282" w15:paraIdParent="1ED2A71E" w15:done="0"/>
  <w15:commentEx w15:paraId="662C2095" w15:done="0"/>
  <w15:commentEx w15:paraId="54D78636" w15:done="0"/>
  <w15:commentEx w15:paraId="7DF9F24E" w15:done="0"/>
  <w15:commentEx w15:paraId="2A83BD1A" w15:done="0"/>
  <w15:commentEx w15:paraId="0E3F30D3" w15:paraIdParent="2A83BD1A" w15:done="0"/>
  <w15:commentEx w15:paraId="0CFD7D24" w15:done="0"/>
  <w15:commentEx w15:paraId="591324E2" w15:paraIdParent="0CFD7D24" w15:done="0"/>
  <w15:commentEx w15:paraId="52926A9D" w15:done="0"/>
  <w15:commentEx w15:paraId="11CB6D3A" w15:paraIdParent="52926A9D" w15:done="0"/>
  <w15:commentEx w15:paraId="5132C76C" w15:done="0"/>
  <w15:commentEx w15:paraId="358084F2" w15:paraIdParent="5132C76C" w15:done="0"/>
  <w15:commentEx w15:paraId="7B894180" w15:done="0"/>
  <w15:commentEx w15:paraId="34AE2789" w15:paraIdParent="7B894180" w15:done="0"/>
  <w15:commentEx w15:paraId="715A1C0C" w15:done="0"/>
  <w15:commentEx w15:paraId="7BA53EF1" w15:paraIdParent="715A1C0C" w15:done="0"/>
  <w15:commentEx w15:paraId="743AC1E9" w15:done="0"/>
  <w15:commentEx w15:paraId="391F37AE" w15:paraIdParent="743AC1E9" w15:done="0"/>
  <w15:commentEx w15:paraId="39F7C095" w15:done="0"/>
  <w15:commentEx w15:paraId="7714BD59" w15:paraIdParent="39F7C095" w15:done="0"/>
  <w15:commentEx w15:paraId="0C167E84" w15:done="0"/>
  <w15:commentEx w15:paraId="78DCE795" w15:paraIdParent="0C167E84" w15:done="0"/>
  <w15:commentEx w15:paraId="48F432EF" w15:done="0"/>
  <w15:commentEx w15:paraId="23083AD4" w15:paraIdParent="48F432EF" w15:done="0"/>
  <w15:commentEx w15:paraId="05BE6688" w15:done="0"/>
  <w15:commentEx w15:paraId="6B24970D" w15:paraIdParent="05BE6688" w15:done="0"/>
  <w15:commentEx w15:paraId="025F4BC2" w15:done="0"/>
  <w15:commentEx w15:paraId="62E261B6" w15:paraIdParent="025F4BC2" w15:done="0"/>
  <w15:commentEx w15:paraId="71AA9379" w15:done="0"/>
  <w15:commentEx w15:paraId="0F86EB80" w15:paraIdParent="71AA9379" w15:done="0"/>
  <w15:commentEx w15:paraId="1DD7FF59" w15:done="0"/>
  <w15:commentEx w15:paraId="6C0EA178" w15:done="0"/>
  <w15:commentEx w15:paraId="69E2C954" w15:paraIdParent="6C0EA178" w15:done="0"/>
  <w15:commentEx w15:paraId="7DED96BB" w15:done="0"/>
  <w15:commentEx w15:paraId="4B0639D5" w15:done="0"/>
  <w15:commentEx w15:paraId="5551B1CB" w15:paraIdParent="4B0639D5" w15:done="0"/>
  <w15:commentEx w15:paraId="27FBD404" w15:done="0"/>
  <w15:commentEx w15:paraId="7FE23C9C" w15:paraIdParent="27FBD404" w15:done="0"/>
  <w15:commentEx w15:paraId="030508D8" w15:done="0"/>
  <w15:commentEx w15:paraId="04D55779" w15:paraIdParent="030508D8" w15:done="0"/>
  <w15:commentEx w15:paraId="066C1718" w15:done="0"/>
  <w15:commentEx w15:paraId="2A96C2AE" w15:paraIdParent="066C1718" w15:done="0"/>
  <w15:commentEx w15:paraId="3A45A9BB" w15:done="0"/>
  <w15:commentEx w15:paraId="7E92CB0C" w15:paraIdParent="3A45A9BB" w15:done="0"/>
  <w15:commentEx w15:paraId="6C4F8FFE" w15:done="0"/>
  <w15:commentEx w15:paraId="2A719BF0" w15:done="0"/>
  <w15:commentEx w15:paraId="12949F5D" w15:paraIdParent="2A719BF0" w15:done="0"/>
  <w15:commentEx w15:paraId="405704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DBF8C" w16cex:dateUtc="2025-11-11T05:58:00Z"/>
  <w16cex:commentExtensible w16cex:durableId="2CC03B3B" w16cex:dateUtc="2025-11-13T03:10:00Z"/>
  <w16cex:commentExtensible w16cex:durableId="2CB58BFE" w16cex:dateUtc="2025-11-05T00:40:00Z"/>
  <w16cex:commentExtensible w16cex:durableId="2CC189EF" w16cex:dateUtc="2025-11-14T02:58:00Z"/>
  <w16cex:commentExtensible w16cex:durableId="2CB58C66" w16cex:dateUtc="2025-11-05T00:42:00Z"/>
  <w16cex:commentExtensible w16cex:durableId="2CC03D12" w16cex:dateUtc="2025-11-13T03:18:00Z"/>
  <w16cex:commentExtensible w16cex:durableId="2CB58D2C" w16cex:dateUtc="2025-11-05T00:45:00Z"/>
  <w16cex:commentExtensible w16cex:durableId="2CC18A32" w16cex:dateUtc="2025-11-14T03:00:00Z"/>
  <w16cex:commentExtensible w16cex:durableId="2CB58D55" w16cex:dateUtc="2025-11-05T00:46:00Z"/>
  <w16cex:commentExtensible w16cex:durableId="2CC03D1E" w16cex:dateUtc="2025-11-13T03:18:00Z"/>
  <w16cex:commentExtensible w16cex:durableId="2CC1C12E" w16cex:dateUtc="2025-11-14T06:54:00Z"/>
  <w16cex:commentExtensible w16cex:durableId="2CBB06EB" w16cex:dateUtc="2025-11-09T04:26:00Z"/>
  <w16cex:commentExtensible w16cex:durableId="2CC03D2F" w16cex:dateUtc="2025-11-13T03:19:00Z"/>
  <w16cex:commentExtensible w16cex:durableId="2CB58F0C" w16cex:dateUtc="2025-11-05T00:53:00Z"/>
  <w16cex:commentExtensible w16cex:durableId="2CC03D52" w16cex:dateUtc="2025-11-13T03:19:00Z"/>
  <w16cex:commentExtensible w16cex:durableId="2CBB1DBD" w16cex:dateUtc="2025-11-09T06:03:00Z"/>
  <w16cex:commentExtensible w16cex:durableId="2CC1C39D" w16cex:dateUtc="2025-11-14T07:05:00Z"/>
  <w16cex:commentExtensible w16cex:durableId="2CC1C64D" w16cex:dateUtc="2025-11-14T07:16:00Z"/>
  <w16cex:commentExtensible w16cex:durableId="2CBB1FCC" w16cex:dateUtc="2025-11-09T06:12:00Z"/>
  <w16cex:commentExtensible w16cex:durableId="2CC19409" w16cex:dateUtc="2025-11-14T03:42:00Z"/>
  <w16cex:commentExtensible w16cex:durableId="2CC1960F" w16cex:dateUtc="2025-11-14T03:50:00Z"/>
  <w16cex:commentExtensible w16cex:durableId="2CC19621" w16cex:dateUtc="2025-11-14T03:50:00Z"/>
  <w16cex:commentExtensible w16cex:durableId="2CC86506" w16cex:dateUtc="2025-11-19T07:47:00Z"/>
  <w16cex:commentExtensible w16cex:durableId="2CB5A138" w16cex:dateUtc="2025-11-05T02:11:00Z"/>
  <w16cex:commentExtensible w16cex:durableId="2CC190C6" w16cex:dateUtc="2025-11-14T03:28:00Z"/>
  <w16cex:commentExtensible w16cex:durableId="2CB5A115" w16cex:dateUtc="2025-11-05T02:10:00Z"/>
  <w16cex:commentExtensible w16cex:durableId="2CC190D2" w16cex:dateUtc="2025-11-14T03:28:00Z"/>
  <w16cex:commentExtensible w16cex:durableId="2CBB1E50" w16cex:dateUtc="2025-11-09T06:06:00Z"/>
  <w16cex:commentExtensible w16cex:durableId="2CC19677" w16cex:dateUtc="2025-11-14T03:52:00Z"/>
  <w16cex:commentExtensible w16cex:durableId="2CBB1DFE" w16cex:dateUtc="2025-11-09T06:04:00Z"/>
  <w16cex:commentExtensible w16cex:durableId="2CC1BE35" w16cex:dateUtc="2025-11-14T06:41:00Z"/>
  <w16cex:commentExtensible w16cex:durableId="2CBB1E91" w16cex:dateUtc="2025-11-09T06:07:00Z"/>
  <w16cex:commentExtensible w16cex:durableId="2CC1BE4A" w16cex:dateUtc="2025-11-14T06:42:00Z"/>
  <w16cex:commentExtensible w16cex:durableId="2CBB1F2B" w16cex:dateUtc="2025-11-09T06:09:00Z"/>
  <w16cex:commentExtensible w16cex:durableId="2CC1BE62" w16cex:dateUtc="2025-11-14T06:42:00Z"/>
  <w16cex:commentExtensible w16cex:durableId="2CBB1F75" w16cex:dateUtc="2025-11-09T06:11:00Z"/>
  <w16cex:commentExtensible w16cex:durableId="2CC1BEA9" w16cex:dateUtc="2025-11-14T06:43:00Z"/>
  <w16cex:commentExtensible w16cex:durableId="2CBB1F5B" w16cex:dateUtc="2025-11-09T06:10:00Z"/>
  <w16cex:commentExtensible w16cex:durableId="2CC1BE7C" w16cex:dateUtc="2025-11-14T06:43:00Z"/>
  <w16cex:commentExtensible w16cex:durableId="2CBB2214" w16cex:dateUtc="2025-11-09T06:22:00Z"/>
  <w16cex:commentExtensible w16cex:durableId="2CC06CF4" w16cex:dateUtc="2025-11-13T06:43:00Z"/>
  <w16cex:commentExtensible w16cex:durableId="2CBB237C" w16cex:dateUtc="2025-11-09T06:28:00Z"/>
  <w16cex:commentExtensible w16cex:durableId="2CC06DCA" w16cex:dateUtc="2025-11-13T06:46:00Z"/>
  <w16cex:commentExtensible w16cex:durableId="2CBB23EC" w16cex:dateUtc="2025-11-09T06:30:00Z"/>
  <w16cex:commentExtensible w16cex:durableId="2CC1DB5B" w16cex:dateUtc="2025-11-14T08:46:00Z"/>
  <w16cex:commentExtensible w16cex:durableId="2CBB24C6" w16cex:dateUtc="2025-11-09T06:33:00Z"/>
  <w16cex:commentExtensible w16cex:durableId="2CC1974D" w16cex:dateUtc="2025-11-14T03:55:00Z"/>
  <w16cex:commentExtensible w16cex:durableId="2CBB261C" w16cex:dateUtc="2025-11-09T06:39:00Z"/>
  <w16cex:commentExtensible w16cex:durableId="2CC19779" w16cex:dateUtc="2025-11-14T03:56:00Z"/>
  <w16cex:commentExtensible w16cex:durableId="2CC70DFC" w16cex:dateUtc="2025-11-18T07:23:00Z"/>
  <w16cex:commentExtensible w16cex:durableId="2CBB27C3" w16cex:dateUtc="2025-11-09T06:46:00Z"/>
  <w16cex:commentExtensible w16cex:durableId="2CC197D4" w16cex:dateUtc="2025-11-14T03:58:00Z"/>
  <w16cex:commentExtensible w16cex:durableId="2CCC6824" w16cex:dateUtc="2025-11-22T08:49:00Z"/>
  <w16cex:commentExtensible w16cex:durableId="2CBB271C" w16cex:dateUtc="2025-11-09T06:43:00Z"/>
  <w16cex:commentExtensible w16cex:durableId="2CC1981C" w16cex:dateUtc="2025-11-14T03:59:00Z"/>
  <w16cex:commentExtensible w16cex:durableId="2CBB2775" w16cex:dateUtc="2025-11-09T06:45:00Z"/>
  <w16cex:commentExtensible w16cex:durableId="2CC1984D" w16cex:dateUtc="2025-11-14T04:00:00Z"/>
  <w16cex:commentExtensible w16cex:durableId="2CBB2765" w16cex:dateUtc="2025-11-09T06:44:00Z"/>
  <w16cex:commentExtensible w16cex:durableId="2CC19857" w16cex:dateUtc="2025-11-14T04:00:00Z"/>
  <w16cex:commentExtensible w16cex:durableId="2CBB28B6" w16cex:dateUtc="2025-11-09T06:50:00Z"/>
  <w16cex:commentExtensible w16cex:durableId="2CC072EC" w16cex:dateUtc="2025-11-13T07:08:00Z"/>
  <w16cex:commentExtensible w16cex:durableId="2CBB2931" w16cex:dateUtc="2025-11-09T06:52:00Z"/>
  <w16cex:commentExtensible w16cex:durableId="2CC198A3" w16cex:dateUtc="2025-11-14T04:01:00Z"/>
  <w16cex:commentExtensible w16cex:durableId="2CBB2A41" w16cex:dateUtc="2025-11-09T06:57:00Z"/>
  <w16cex:commentExtensible w16cex:durableId="2CBB29E6" w16cex:dateUtc="2025-11-09T06:55:00Z"/>
  <w16cex:commentExtensible w16cex:durableId="2CCC5662" w16cex:dateUtc="2025-11-22T07:33:00Z"/>
  <w16cex:commentExtensible w16cex:durableId="2CBB29FB" w16cex:dateUtc="2025-11-09T0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3DF6EB" w16cid:durableId="2CBDBF8C"/>
  <w16cid:commentId w16cid:paraId="3C576C6B" w16cid:durableId="2CC03B3B"/>
  <w16cid:commentId w16cid:paraId="254A2B25" w16cid:durableId="2CB58BFE"/>
  <w16cid:commentId w16cid:paraId="337D856F" w16cid:durableId="2CC189EF"/>
  <w16cid:commentId w16cid:paraId="6BC5A54E" w16cid:durableId="2CB58C66"/>
  <w16cid:commentId w16cid:paraId="5C84BC2B" w16cid:durableId="2CC03D12"/>
  <w16cid:commentId w16cid:paraId="5A4F4B4F" w16cid:durableId="2CB58D2C"/>
  <w16cid:commentId w16cid:paraId="21ADD26D" w16cid:durableId="2CC18A32"/>
  <w16cid:commentId w16cid:paraId="5B2BF30C" w16cid:durableId="2CB58D55"/>
  <w16cid:commentId w16cid:paraId="79742943" w16cid:durableId="2CC03D1E"/>
  <w16cid:commentId w16cid:paraId="6A47FC14" w16cid:durableId="2CC1C12E"/>
  <w16cid:commentId w16cid:paraId="38B46B58" w16cid:durableId="2CBB06EB"/>
  <w16cid:commentId w16cid:paraId="14D75014" w16cid:durableId="2CC03D2F"/>
  <w16cid:commentId w16cid:paraId="1690EFA7" w16cid:durableId="2CB58F0C"/>
  <w16cid:commentId w16cid:paraId="349285B3" w16cid:durableId="2CC03D52"/>
  <w16cid:commentId w16cid:paraId="639187E1" w16cid:durableId="2CBB1DBD"/>
  <w16cid:commentId w16cid:paraId="42D36821" w16cid:durableId="2CC1C39D"/>
  <w16cid:commentId w16cid:paraId="355D665D" w16cid:durableId="2CC1C64D"/>
  <w16cid:commentId w16cid:paraId="1ED2A71E" w16cid:durableId="2CBB1FCC"/>
  <w16cid:commentId w16cid:paraId="784A2282" w16cid:durableId="2CC19409"/>
  <w16cid:commentId w16cid:paraId="662C2095" w16cid:durableId="2CC1960F"/>
  <w16cid:commentId w16cid:paraId="54D78636" w16cid:durableId="2CC19621"/>
  <w16cid:commentId w16cid:paraId="7DF9F24E" w16cid:durableId="2CC86506"/>
  <w16cid:commentId w16cid:paraId="2A83BD1A" w16cid:durableId="2CB5A138"/>
  <w16cid:commentId w16cid:paraId="0E3F30D3" w16cid:durableId="2CC190C6"/>
  <w16cid:commentId w16cid:paraId="0CFD7D24" w16cid:durableId="2CB5A115"/>
  <w16cid:commentId w16cid:paraId="591324E2" w16cid:durableId="2CC190D2"/>
  <w16cid:commentId w16cid:paraId="52926A9D" w16cid:durableId="2CBB1E50"/>
  <w16cid:commentId w16cid:paraId="11CB6D3A" w16cid:durableId="2CC19677"/>
  <w16cid:commentId w16cid:paraId="5132C76C" w16cid:durableId="2CBB1DFE"/>
  <w16cid:commentId w16cid:paraId="358084F2" w16cid:durableId="2CC1BE35"/>
  <w16cid:commentId w16cid:paraId="7B894180" w16cid:durableId="2CBB1E91"/>
  <w16cid:commentId w16cid:paraId="34AE2789" w16cid:durableId="2CC1BE4A"/>
  <w16cid:commentId w16cid:paraId="715A1C0C" w16cid:durableId="2CBB1F2B"/>
  <w16cid:commentId w16cid:paraId="7BA53EF1" w16cid:durableId="2CC1BE62"/>
  <w16cid:commentId w16cid:paraId="743AC1E9" w16cid:durableId="2CBB1F75"/>
  <w16cid:commentId w16cid:paraId="391F37AE" w16cid:durableId="2CC1BEA9"/>
  <w16cid:commentId w16cid:paraId="39F7C095" w16cid:durableId="2CBB1F5B"/>
  <w16cid:commentId w16cid:paraId="7714BD59" w16cid:durableId="2CC1BE7C"/>
  <w16cid:commentId w16cid:paraId="0C167E84" w16cid:durableId="2CBB2214"/>
  <w16cid:commentId w16cid:paraId="78DCE795" w16cid:durableId="2CC06CF4"/>
  <w16cid:commentId w16cid:paraId="48F432EF" w16cid:durableId="2CBB237C"/>
  <w16cid:commentId w16cid:paraId="23083AD4" w16cid:durableId="2CC06DCA"/>
  <w16cid:commentId w16cid:paraId="05BE6688" w16cid:durableId="2CBB23EC"/>
  <w16cid:commentId w16cid:paraId="6B24970D" w16cid:durableId="2CC1DB5B"/>
  <w16cid:commentId w16cid:paraId="025F4BC2" w16cid:durableId="2CBB24C6"/>
  <w16cid:commentId w16cid:paraId="62E261B6" w16cid:durableId="2CC1974D"/>
  <w16cid:commentId w16cid:paraId="71AA9379" w16cid:durableId="2CBB261C"/>
  <w16cid:commentId w16cid:paraId="0F86EB80" w16cid:durableId="2CC19779"/>
  <w16cid:commentId w16cid:paraId="1DD7FF59" w16cid:durableId="2CC70DFC"/>
  <w16cid:commentId w16cid:paraId="6C0EA178" w16cid:durableId="2CBB27C3"/>
  <w16cid:commentId w16cid:paraId="69E2C954" w16cid:durableId="2CC197D4"/>
  <w16cid:commentId w16cid:paraId="7DED96BB" w16cid:durableId="2CCC6824"/>
  <w16cid:commentId w16cid:paraId="4B0639D5" w16cid:durableId="2CBB271C"/>
  <w16cid:commentId w16cid:paraId="5551B1CB" w16cid:durableId="2CC1981C"/>
  <w16cid:commentId w16cid:paraId="27FBD404" w16cid:durableId="2CBB2775"/>
  <w16cid:commentId w16cid:paraId="7FE23C9C" w16cid:durableId="2CC1984D"/>
  <w16cid:commentId w16cid:paraId="030508D8" w16cid:durableId="2CBB2765"/>
  <w16cid:commentId w16cid:paraId="04D55779" w16cid:durableId="2CC19857"/>
  <w16cid:commentId w16cid:paraId="066C1718" w16cid:durableId="2CBB28B6"/>
  <w16cid:commentId w16cid:paraId="2A96C2AE" w16cid:durableId="2CC072EC"/>
  <w16cid:commentId w16cid:paraId="3A45A9BB" w16cid:durableId="2CBB2931"/>
  <w16cid:commentId w16cid:paraId="7E92CB0C" w16cid:durableId="2CC198A3"/>
  <w16cid:commentId w16cid:paraId="6C4F8FFE" w16cid:durableId="2CBB2A41"/>
  <w16cid:commentId w16cid:paraId="2A719BF0" w16cid:durableId="2CBB29E6"/>
  <w16cid:commentId w16cid:paraId="12949F5D" w16cid:durableId="2CCC5662"/>
  <w16cid:commentId w16cid:paraId="405704E4" w16cid:durableId="2CBB29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71932" w14:textId="77777777" w:rsidR="00A967F5" w:rsidRDefault="00A967F5">
      <w:r>
        <w:separator/>
      </w:r>
    </w:p>
  </w:endnote>
  <w:endnote w:type="continuationSeparator" w:id="0">
    <w:p w14:paraId="5AC61D23" w14:textId="77777777" w:rsidR="00A967F5" w:rsidRDefault="00A96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885F1" w14:textId="77777777" w:rsidR="00A967F5" w:rsidRDefault="00A967F5">
      <w:r>
        <w:separator/>
      </w:r>
    </w:p>
  </w:footnote>
  <w:footnote w:type="continuationSeparator" w:id="0">
    <w:p w14:paraId="7F7746FF" w14:textId="77777777" w:rsidR="00A967F5" w:rsidRDefault="00A96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rson w15:author="Lianghui Ding">
    <w15:presenceInfo w15:providerId="Windows Live" w15:userId="b902cd4f1dc4c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7B3"/>
    <w:rsid w:val="00000CF1"/>
    <w:rsid w:val="0000237B"/>
    <w:rsid w:val="00006250"/>
    <w:rsid w:val="000103F3"/>
    <w:rsid w:val="0001165D"/>
    <w:rsid w:val="00011AFF"/>
    <w:rsid w:val="00015AEE"/>
    <w:rsid w:val="00020A1D"/>
    <w:rsid w:val="00020DAC"/>
    <w:rsid w:val="000210A5"/>
    <w:rsid w:val="00023856"/>
    <w:rsid w:val="0002468C"/>
    <w:rsid w:val="00024D9E"/>
    <w:rsid w:val="00026636"/>
    <w:rsid w:val="00026F36"/>
    <w:rsid w:val="000309B8"/>
    <w:rsid w:val="0003166D"/>
    <w:rsid w:val="00032093"/>
    <w:rsid w:val="00034165"/>
    <w:rsid w:val="000346DA"/>
    <w:rsid w:val="0004023F"/>
    <w:rsid w:val="00040E7C"/>
    <w:rsid w:val="00047B95"/>
    <w:rsid w:val="00047E9E"/>
    <w:rsid w:val="000521FD"/>
    <w:rsid w:val="00053FCA"/>
    <w:rsid w:val="000550FE"/>
    <w:rsid w:val="00056E19"/>
    <w:rsid w:val="00057719"/>
    <w:rsid w:val="0006006C"/>
    <w:rsid w:val="0006331C"/>
    <w:rsid w:val="00063A54"/>
    <w:rsid w:val="00064C76"/>
    <w:rsid w:val="0006671B"/>
    <w:rsid w:val="000707BB"/>
    <w:rsid w:val="000709D0"/>
    <w:rsid w:val="0007587C"/>
    <w:rsid w:val="0008052E"/>
    <w:rsid w:val="00080D34"/>
    <w:rsid w:val="00083B11"/>
    <w:rsid w:val="00085A8C"/>
    <w:rsid w:val="000869A5"/>
    <w:rsid w:val="00087FBB"/>
    <w:rsid w:val="00091951"/>
    <w:rsid w:val="000929B6"/>
    <w:rsid w:val="00096A5A"/>
    <w:rsid w:val="000A1CA7"/>
    <w:rsid w:val="000A3187"/>
    <w:rsid w:val="000A5190"/>
    <w:rsid w:val="000A6049"/>
    <w:rsid w:val="000A73CA"/>
    <w:rsid w:val="000A7E87"/>
    <w:rsid w:val="000B3996"/>
    <w:rsid w:val="000B4BA5"/>
    <w:rsid w:val="000B4E97"/>
    <w:rsid w:val="000B5FF9"/>
    <w:rsid w:val="000C0997"/>
    <w:rsid w:val="000C4022"/>
    <w:rsid w:val="000C5341"/>
    <w:rsid w:val="000C7D1B"/>
    <w:rsid w:val="000D02C0"/>
    <w:rsid w:val="000D09DB"/>
    <w:rsid w:val="000D109A"/>
    <w:rsid w:val="000D1E55"/>
    <w:rsid w:val="000D246B"/>
    <w:rsid w:val="000D5AC0"/>
    <w:rsid w:val="000E4327"/>
    <w:rsid w:val="000E4484"/>
    <w:rsid w:val="000E53FC"/>
    <w:rsid w:val="000E5A15"/>
    <w:rsid w:val="000E7624"/>
    <w:rsid w:val="000E7C72"/>
    <w:rsid w:val="000F2EA3"/>
    <w:rsid w:val="000F4F18"/>
    <w:rsid w:val="001019E5"/>
    <w:rsid w:val="0010271F"/>
    <w:rsid w:val="0010329A"/>
    <w:rsid w:val="0010506D"/>
    <w:rsid w:val="00106614"/>
    <w:rsid w:val="00107913"/>
    <w:rsid w:val="00112E5B"/>
    <w:rsid w:val="001137D4"/>
    <w:rsid w:val="001174E7"/>
    <w:rsid w:val="001175A3"/>
    <w:rsid w:val="001203FD"/>
    <w:rsid w:val="00120CCF"/>
    <w:rsid w:val="001214EF"/>
    <w:rsid w:val="00122A59"/>
    <w:rsid w:val="001249E7"/>
    <w:rsid w:val="00125EB5"/>
    <w:rsid w:val="0013068A"/>
    <w:rsid w:val="00136AEE"/>
    <w:rsid w:val="001402A4"/>
    <w:rsid w:val="00140414"/>
    <w:rsid w:val="00146C81"/>
    <w:rsid w:val="00146CCD"/>
    <w:rsid w:val="00147337"/>
    <w:rsid w:val="00151F46"/>
    <w:rsid w:val="001573AD"/>
    <w:rsid w:val="001648E6"/>
    <w:rsid w:val="00171134"/>
    <w:rsid w:val="00171BC6"/>
    <w:rsid w:val="001729DB"/>
    <w:rsid w:val="00172A5F"/>
    <w:rsid w:val="001769C7"/>
    <w:rsid w:val="001808E8"/>
    <w:rsid w:val="001819C3"/>
    <w:rsid w:val="00183FEC"/>
    <w:rsid w:val="001844CF"/>
    <w:rsid w:val="00185680"/>
    <w:rsid w:val="00191DE7"/>
    <w:rsid w:val="001932BC"/>
    <w:rsid w:val="0019681B"/>
    <w:rsid w:val="001977C3"/>
    <w:rsid w:val="001A5135"/>
    <w:rsid w:val="001A559E"/>
    <w:rsid w:val="001A5B6D"/>
    <w:rsid w:val="001A7663"/>
    <w:rsid w:val="001B5999"/>
    <w:rsid w:val="001C4408"/>
    <w:rsid w:val="001D27EE"/>
    <w:rsid w:val="001D3B1F"/>
    <w:rsid w:val="001D4618"/>
    <w:rsid w:val="001D7C12"/>
    <w:rsid w:val="001E14A3"/>
    <w:rsid w:val="001E192C"/>
    <w:rsid w:val="001E55A7"/>
    <w:rsid w:val="001E5F75"/>
    <w:rsid w:val="001F2657"/>
    <w:rsid w:val="001F68AF"/>
    <w:rsid w:val="002001EB"/>
    <w:rsid w:val="00203065"/>
    <w:rsid w:val="0020425E"/>
    <w:rsid w:val="00205ED6"/>
    <w:rsid w:val="002101B0"/>
    <w:rsid w:val="00210344"/>
    <w:rsid w:val="00214CA7"/>
    <w:rsid w:val="00220E7D"/>
    <w:rsid w:val="00222F6C"/>
    <w:rsid w:val="00223546"/>
    <w:rsid w:val="002254E1"/>
    <w:rsid w:val="00225E0B"/>
    <w:rsid w:val="00226629"/>
    <w:rsid w:val="0023080E"/>
    <w:rsid w:val="002309D4"/>
    <w:rsid w:val="00234ACA"/>
    <w:rsid w:val="00234E69"/>
    <w:rsid w:val="00241C01"/>
    <w:rsid w:val="002423A1"/>
    <w:rsid w:val="00243469"/>
    <w:rsid w:val="00246AA4"/>
    <w:rsid w:val="0024739E"/>
    <w:rsid w:val="002529E4"/>
    <w:rsid w:val="00254D3F"/>
    <w:rsid w:val="002575E1"/>
    <w:rsid w:val="002602DB"/>
    <w:rsid w:val="00260FEB"/>
    <w:rsid w:val="00263538"/>
    <w:rsid w:val="002636A2"/>
    <w:rsid w:val="00265414"/>
    <w:rsid w:val="002706F3"/>
    <w:rsid w:val="00271A00"/>
    <w:rsid w:val="002735B9"/>
    <w:rsid w:val="002742F8"/>
    <w:rsid w:val="00275D43"/>
    <w:rsid w:val="00277338"/>
    <w:rsid w:val="00280C78"/>
    <w:rsid w:val="002829CE"/>
    <w:rsid w:val="00296891"/>
    <w:rsid w:val="00296F01"/>
    <w:rsid w:val="002A1DDD"/>
    <w:rsid w:val="002A1FB2"/>
    <w:rsid w:val="002A3C04"/>
    <w:rsid w:val="002A5672"/>
    <w:rsid w:val="002A66EA"/>
    <w:rsid w:val="002B011D"/>
    <w:rsid w:val="002B01C1"/>
    <w:rsid w:val="002B0CA9"/>
    <w:rsid w:val="002B67E1"/>
    <w:rsid w:val="002C3847"/>
    <w:rsid w:val="002C5A9D"/>
    <w:rsid w:val="002C65A5"/>
    <w:rsid w:val="002C7063"/>
    <w:rsid w:val="002D0C1D"/>
    <w:rsid w:val="002D253A"/>
    <w:rsid w:val="002D4013"/>
    <w:rsid w:val="002D709D"/>
    <w:rsid w:val="002D7F9E"/>
    <w:rsid w:val="002D7FB7"/>
    <w:rsid w:val="002E16A0"/>
    <w:rsid w:val="002E32C4"/>
    <w:rsid w:val="002E49AB"/>
    <w:rsid w:val="002E4B3F"/>
    <w:rsid w:val="002F03B7"/>
    <w:rsid w:val="002F656E"/>
    <w:rsid w:val="002F779F"/>
    <w:rsid w:val="002F7E39"/>
    <w:rsid w:val="0030126C"/>
    <w:rsid w:val="003025F9"/>
    <w:rsid w:val="003026BD"/>
    <w:rsid w:val="003031F5"/>
    <w:rsid w:val="00303A2A"/>
    <w:rsid w:val="003076F0"/>
    <w:rsid w:val="00310A33"/>
    <w:rsid w:val="00312450"/>
    <w:rsid w:val="00315169"/>
    <w:rsid w:val="003178F0"/>
    <w:rsid w:val="00324448"/>
    <w:rsid w:val="00324D92"/>
    <w:rsid w:val="00325891"/>
    <w:rsid w:val="00332D74"/>
    <w:rsid w:val="00334CBB"/>
    <w:rsid w:val="00337B2D"/>
    <w:rsid w:val="003402EC"/>
    <w:rsid w:val="003407FC"/>
    <w:rsid w:val="003429B3"/>
    <w:rsid w:val="00344C9D"/>
    <w:rsid w:val="003455BF"/>
    <w:rsid w:val="00366EBF"/>
    <w:rsid w:val="00367A67"/>
    <w:rsid w:val="00370C73"/>
    <w:rsid w:val="00371184"/>
    <w:rsid w:val="00374195"/>
    <w:rsid w:val="00381027"/>
    <w:rsid w:val="00382010"/>
    <w:rsid w:val="00383E6B"/>
    <w:rsid w:val="00386CBF"/>
    <w:rsid w:val="00392B5B"/>
    <w:rsid w:val="00395040"/>
    <w:rsid w:val="003955BC"/>
    <w:rsid w:val="00397775"/>
    <w:rsid w:val="003A0DB3"/>
    <w:rsid w:val="003A178A"/>
    <w:rsid w:val="003A6624"/>
    <w:rsid w:val="003A7698"/>
    <w:rsid w:val="003B3321"/>
    <w:rsid w:val="003B5F03"/>
    <w:rsid w:val="003B6079"/>
    <w:rsid w:val="003B7EA5"/>
    <w:rsid w:val="003C0139"/>
    <w:rsid w:val="003C134A"/>
    <w:rsid w:val="003C3769"/>
    <w:rsid w:val="003C4994"/>
    <w:rsid w:val="003C4C53"/>
    <w:rsid w:val="003C7D07"/>
    <w:rsid w:val="003D0976"/>
    <w:rsid w:val="003D2B4A"/>
    <w:rsid w:val="003D4034"/>
    <w:rsid w:val="003D4ACB"/>
    <w:rsid w:val="003D7711"/>
    <w:rsid w:val="003E4445"/>
    <w:rsid w:val="003E4DC5"/>
    <w:rsid w:val="003E62EB"/>
    <w:rsid w:val="003F304A"/>
    <w:rsid w:val="003F6D8E"/>
    <w:rsid w:val="004046E3"/>
    <w:rsid w:val="00404BF5"/>
    <w:rsid w:val="00406B0B"/>
    <w:rsid w:val="00407558"/>
    <w:rsid w:val="004112D7"/>
    <w:rsid w:val="00411635"/>
    <w:rsid w:val="00411AE4"/>
    <w:rsid w:val="00412B92"/>
    <w:rsid w:val="0041424B"/>
    <w:rsid w:val="00417575"/>
    <w:rsid w:val="004227FF"/>
    <w:rsid w:val="0042304C"/>
    <w:rsid w:val="00423E43"/>
    <w:rsid w:val="004372F4"/>
    <w:rsid w:val="00440574"/>
    <w:rsid w:val="004434BD"/>
    <w:rsid w:val="00444505"/>
    <w:rsid w:val="00446799"/>
    <w:rsid w:val="00446A9D"/>
    <w:rsid w:val="00447652"/>
    <w:rsid w:val="00447D9B"/>
    <w:rsid w:val="00451508"/>
    <w:rsid w:val="00452A1B"/>
    <w:rsid w:val="00454253"/>
    <w:rsid w:val="00457313"/>
    <w:rsid w:val="00457565"/>
    <w:rsid w:val="00460401"/>
    <w:rsid w:val="00462A30"/>
    <w:rsid w:val="004640D6"/>
    <w:rsid w:val="004647EA"/>
    <w:rsid w:val="00467AA5"/>
    <w:rsid w:val="004718D7"/>
    <w:rsid w:val="0047360F"/>
    <w:rsid w:val="004774E4"/>
    <w:rsid w:val="00477A6D"/>
    <w:rsid w:val="00482413"/>
    <w:rsid w:val="004854D6"/>
    <w:rsid w:val="00487D8E"/>
    <w:rsid w:val="00490953"/>
    <w:rsid w:val="00493B3F"/>
    <w:rsid w:val="00493F10"/>
    <w:rsid w:val="004944FE"/>
    <w:rsid w:val="004A4535"/>
    <w:rsid w:val="004A6827"/>
    <w:rsid w:val="004B680A"/>
    <w:rsid w:val="004C002B"/>
    <w:rsid w:val="004C4651"/>
    <w:rsid w:val="004C6D96"/>
    <w:rsid w:val="004C7F45"/>
    <w:rsid w:val="004E32B1"/>
    <w:rsid w:val="004E50CF"/>
    <w:rsid w:val="004E70CF"/>
    <w:rsid w:val="004E7C0B"/>
    <w:rsid w:val="004F0F32"/>
    <w:rsid w:val="004F179D"/>
    <w:rsid w:val="004F2707"/>
    <w:rsid w:val="004F4B55"/>
    <w:rsid w:val="004F76C4"/>
    <w:rsid w:val="00501D6A"/>
    <w:rsid w:val="0050512B"/>
    <w:rsid w:val="00505760"/>
    <w:rsid w:val="00510826"/>
    <w:rsid w:val="00510B01"/>
    <w:rsid w:val="005125D9"/>
    <w:rsid w:val="00512A7F"/>
    <w:rsid w:val="005164BB"/>
    <w:rsid w:val="00517DE4"/>
    <w:rsid w:val="00520778"/>
    <w:rsid w:val="00522C7B"/>
    <w:rsid w:val="00522E5A"/>
    <w:rsid w:val="00530B97"/>
    <w:rsid w:val="00530D60"/>
    <w:rsid w:val="00530D73"/>
    <w:rsid w:val="00534069"/>
    <w:rsid w:val="00534EAA"/>
    <w:rsid w:val="00542904"/>
    <w:rsid w:val="00544E13"/>
    <w:rsid w:val="00545C9A"/>
    <w:rsid w:val="00546689"/>
    <w:rsid w:val="00550116"/>
    <w:rsid w:val="005501CC"/>
    <w:rsid w:val="00553343"/>
    <w:rsid w:val="00553EE7"/>
    <w:rsid w:val="005601EE"/>
    <w:rsid w:val="00560AD7"/>
    <w:rsid w:val="005620DA"/>
    <w:rsid w:val="00563F59"/>
    <w:rsid w:val="00564F02"/>
    <w:rsid w:val="00567C29"/>
    <w:rsid w:val="00571BEA"/>
    <w:rsid w:val="00573C76"/>
    <w:rsid w:val="00575D22"/>
    <w:rsid w:val="0058032F"/>
    <w:rsid w:val="005824C8"/>
    <w:rsid w:val="00583115"/>
    <w:rsid w:val="00585634"/>
    <w:rsid w:val="0059760E"/>
    <w:rsid w:val="005A1A2A"/>
    <w:rsid w:val="005A29EC"/>
    <w:rsid w:val="005B011E"/>
    <w:rsid w:val="005B1866"/>
    <w:rsid w:val="005B1C86"/>
    <w:rsid w:val="005B1D7E"/>
    <w:rsid w:val="005B264F"/>
    <w:rsid w:val="005B269E"/>
    <w:rsid w:val="005B63FC"/>
    <w:rsid w:val="005B6DBB"/>
    <w:rsid w:val="005B7127"/>
    <w:rsid w:val="005C2409"/>
    <w:rsid w:val="005C53F5"/>
    <w:rsid w:val="005C66CA"/>
    <w:rsid w:val="005C71C7"/>
    <w:rsid w:val="005C7359"/>
    <w:rsid w:val="005D1711"/>
    <w:rsid w:val="005D76E7"/>
    <w:rsid w:val="005D7EBE"/>
    <w:rsid w:val="005E1D28"/>
    <w:rsid w:val="005E1FE5"/>
    <w:rsid w:val="005E2801"/>
    <w:rsid w:val="005E4225"/>
    <w:rsid w:val="005E5203"/>
    <w:rsid w:val="005E66CE"/>
    <w:rsid w:val="005E701F"/>
    <w:rsid w:val="005E705F"/>
    <w:rsid w:val="005F04D4"/>
    <w:rsid w:val="005F1486"/>
    <w:rsid w:val="005F1D75"/>
    <w:rsid w:val="005F533A"/>
    <w:rsid w:val="005F5588"/>
    <w:rsid w:val="005F7B46"/>
    <w:rsid w:val="006164C5"/>
    <w:rsid w:val="0062038A"/>
    <w:rsid w:val="00620412"/>
    <w:rsid w:val="00620668"/>
    <w:rsid w:val="006229EB"/>
    <w:rsid w:val="00624253"/>
    <w:rsid w:val="0062468B"/>
    <w:rsid w:val="00624D7D"/>
    <w:rsid w:val="00624FCD"/>
    <w:rsid w:val="00625345"/>
    <w:rsid w:val="00627782"/>
    <w:rsid w:val="00634305"/>
    <w:rsid w:val="00634331"/>
    <w:rsid w:val="0063673F"/>
    <w:rsid w:val="006373A8"/>
    <w:rsid w:val="00640479"/>
    <w:rsid w:val="0064189B"/>
    <w:rsid w:val="0064375F"/>
    <w:rsid w:val="006438FF"/>
    <w:rsid w:val="00643FFA"/>
    <w:rsid w:val="00645113"/>
    <w:rsid w:val="006456D3"/>
    <w:rsid w:val="00646012"/>
    <w:rsid w:val="00646C15"/>
    <w:rsid w:val="006501BA"/>
    <w:rsid w:val="006520BE"/>
    <w:rsid w:val="00653B9A"/>
    <w:rsid w:val="00656D37"/>
    <w:rsid w:val="0065745D"/>
    <w:rsid w:val="006632B8"/>
    <w:rsid w:val="00663984"/>
    <w:rsid w:val="00671447"/>
    <w:rsid w:val="00672C52"/>
    <w:rsid w:val="0067354F"/>
    <w:rsid w:val="00673576"/>
    <w:rsid w:val="00677E4D"/>
    <w:rsid w:val="006801DE"/>
    <w:rsid w:val="00681669"/>
    <w:rsid w:val="006863C0"/>
    <w:rsid w:val="0068703E"/>
    <w:rsid w:val="006920B9"/>
    <w:rsid w:val="00697207"/>
    <w:rsid w:val="006A15E5"/>
    <w:rsid w:val="006A1923"/>
    <w:rsid w:val="006A6962"/>
    <w:rsid w:val="006B1A67"/>
    <w:rsid w:val="006B4930"/>
    <w:rsid w:val="006C5AE2"/>
    <w:rsid w:val="006C6071"/>
    <w:rsid w:val="006D0B92"/>
    <w:rsid w:val="006D2688"/>
    <w:rsid w:val="006D3428"/>
    <w:rsid w:val="006D34EC"/>
    <w:rsid w:val="006D385F"/>
    <w:rsid w:val="006D5049"/>
    <w:rsid w:val="006E2AEB"/>
    <w:rsid w:val="006E3967"/>
    <w:rsid w:val="006E707E"/>
    <w:rsid w:val="006F0E20"/>
    <w:rsid w:val="006F1854"/>
    <w:rsid w:val="006F1D40"/>
    <w:rsid w:val="006F2213"/>
    <w:rsid w:val="006F279E"/>
    <w:rsid w:val="006F3BF5"/>
    <w:rsid w:val="006F641C"/>
    <w:rsid w:val="006F64E3"/>
    <w:rsid w:val="006F6C75"/>
    <w:rsid w:val="006F7165"/>
    <w:rsid w:val="00700225"/>
    <w:rsid w:val="00701309"/>
    <w:rsid w:val="00703510"/>
    <w:rsid w:val="00707330"/>
    <w:rsid w:val="00710248"/>
    <w:rsid w:val="00710878"/>
    <w:rsid w:val="00711950"/>
    <w:rsid w:val="00713CEF"/>
    <w:rsid w:val="00720327"/>
    <w:rsid w:val="00721233"/>
    <w:rsid w:val="0072536F"/>
    <w:rsid w:val="00727BD3"/>
    <w:rsid w:val="0073554F"/>
    <w:rsid w:val="0073717C"/>
    <w:rsid w:val="007374B2"/>
    <w:rsid w:val="00744696"/>
    <w:rsid w:val="00744BE1"/>
    <w:rsid w:val="007455C6"/>
    <w:rsid w:val="00747AF3"/>
    <w:rsid w:val="00747B55"/>
    <w:rsid w:val="007524E4"/>
    <w:rsid w:val="0075256F"/>
    <w:rsid w:val="007579BC"/>
    <w:rsid w:val="00760CF9"/>
    <w:rsid w:val="00761BC7"/>
    <w:rsid w:val="00762661"/>
    <w:rsid w:val="00762A7B"/>
    <w:rsid w:val="00763001"/>
    <w:rsid w:val="00766DC1"/>
    <w:rsid w:val="00767F3B"/>
    <w:rsid w:val="00775099"/>
    <w:rsid w:val="00777B78"/>
    <w:rsid w:val="0078002B"/>
    <w:rsid w:val="00780297"/>
    <w:rsid w:val="00780D6A"/>
    <w:rsid w:val="00781307"/>
    <w:rsid w:val="00781AEB"/>
    <w:rsid w:val="00781BE5"/>
    <w:rsid w:val="00782810"/>
    <w:rsid w:val="00786A0B"/>
    <w:rsid w:val="0079034F"/>
    <w:rsid w:val="00790784"/>
    <w:rsid w:val="007934E7"/>
    <w:rsid w:val="00793FAF"/>
    <w:rsid w:val="00795B03"/>
    <w:rsid w:val="007A041A"/>
    <w:rsid w:val="007A17F7"/>
    <w:rsid w:val="007A2183"/>
    <w:rsid w:val="007A3657"/>
    <w:rsid w:val="007A37FB"/>
    <w:rsid w:val="007A6609"/>
    <w:rsid w:val="007A6F29"/>
    <w:rsid w:val="007A7A95"/>
    <w:rsid w:val="007B3205"/>
    <w:rsid w:val="007B50FB"/>
    <w:rsid w:val="007B567B"/>
    <w:rsid w:val="007B5E7C"/>
    <w:rsid w:val="007B78B6"/>
    <w:rsid w:val="007C1D1A"/>
    <w:rsid w:val="007C1E25"/>
    <w:rsid w:val="007C4EF2"/>
    <w:rsid w:val="007C7CCB"/>
    <w:rsid w:val="007D2371"/>
    <w:rsid w:val="007E55CD"/>
    <w:rsid w:val="007E5E1F"/>
    <w:rsid w:val="007F083D"/>
    <w:rsid w:val="0080116D"/>
    <w:rsid w:val="008019F9"/>
    <w:rsid w:val="00801FEA"/>
    <w:rsid w:val="00802EC9"/>
    <w:rsid w:val="00806474"/>
    <w:rsid w:val="008074C8"/>
    <w:rsid w:val="00807F35"/>
    <w:rsid w:val="00813823"/>
    <w:rsid w:val="008155C7"/>
    <w:rsid w:val="00820FD1"/>
    <w:rsid w:val="00825CBE"/>
    <w:rsid w:val="00827E82"/>
    <w:rsid w:val="00830D64"/>
    <w:rsid w:val="0083572A"/>
    <w:rsid w:val="008376A7"/>
    <w:rsid w:val="0084022A"/>
    <w:rsid w:val="00843DE2"/>
    <w:rsid w:val="00844A72"/>
    <w:rsid w:val="00846A33"/>
    <w:rsid w:val="0085320C"/>
    <w:rsid w:val="008532AC"/>
    <w:rsid w:val="008533F7"/>
    <w:rsid w:val="0085418D"/>
    <w:rsid w:val="00857414"/>
    <w:rsid w:val="0086262C"/>
    <w:rsid w:val="00862B19"/>
    <w:rsid w:val="00862D7D"/>
    <w:rsid w:val="0086782C"/>
    <w:rsid w:val="00871470"/>
    <w:rsid w:val="008725F9"/>
    <w:rsid w:val="00872D69"/>
    <w:rsid w:val="00873A5A"/>
    <w:rsid w:val="00874A3C"/>
    <w:rsid w:val="00877166"/>
    <w:rsid w:val="0088116E"/>
    <w:rsid w:val="0088311C"/>
    <w:rsid w:val="008835AF"/>
    <w:rsid w:val="008844A6"/>
    <w:rsid w:val="008863C8"/>
    <w:rsid w:val="008867F8"/>
    <w:rsid w:val="00892FD6"/>
    <w:rsid w:val="008976F0"/>
    <w:rsid w:val="008A031F"/>
    <w:rsid w:val="008A07CD"/>
    <w:rsid w:val="008A122F"/>
    <w:rsid w:val="008A2710"/>
    <w:rsid w:val="008A2E6D"/>
    <w:rsid w:val="008A5413"/>
    <w:rsid w:val="008A6337"/>
    <w:rsid w:val="008A7A5E"/>
    <w:rsid w:val="008A7B0A"/>
    <w:rsid w:val="008B78B0"/>
    <w:rsid w:val="008C00D1"/>
    <w:rsid w:val="008C0516"/>
    <w:rsid w:val="008C2E27"/>
    <w:rsid w:val="008C499E"/>
    <w:rsid w:val="008C5249"/>
    <w:rsid w:val="008D33C0"/>
    <w:rsid w:val="008D371F"/>
    <w:rsid w:val="008E67B7"/>
    <w:rsid w:val="008E7F02"/>
    <w:rsid w:val="008F1D72"/>
    <w:rsid w:val="008F2B6D"/>
    <w:rsid w:val="008F667D"/>
    <w:rsid w:val="008F72B2"/>
    <w:rsid w:val="00903060"/>
    <w:rsid w:val="00903556"/>
    <w:rsid w:val="0090449F"/>
    <w:rsid w:val="009047EB"/>
    <w:rsid w:val="00912E28"/>
    <w:rsid w:val="00913558"/>
    <w:rsid w:val="00914007"/>
    <w:rsid w:val="00922721"/>
    <w:rsid w:val="009238DA"/>
    <w:rsid w:val="00923EB9"/>
    <w:rsid w:val="00924D79"/>
    <w:rsid w:val="00926EED"/>
    <w:rsid w:val="009275D3"/>
    <w:rsid w:val="009314B3"/>
    <w:rsid w:val="00942C71"/>
    <w:rsid w:val="00945B70"/>
    <w:rsid w:val="00946478"/>
    <w:rsid w:val="009468CC"/>
    <w:rsid w:val="00947AC7"/>
    <w:rsid w:val="00950502"/>
    <w:rsid w:val="009530D1"/>
    <w:rsid w:val="00954D3C"/>
    <w:rsid w:val="0095574D"/>
    <w:rsid w:val="009604E7"/>
    <w:rsid w:val="0096204E"/>
    <w:rsid w:val="00964E2C"/>
    <w:rsid w:val="009673FE"/>
    <w:rsid w:val="00970031"/>
    <w:rsid w:val="0097024D"/>
    <w:rsid w:val="009718C9"/>
    <w:rsid w:val="0098021A"/>
    <w:rsid w:val="00982F23"/>
    <w:rsid w:val="00984DD9"/>
    <w:rsid w:val="0098510E"/>
    <w:rsid w:val="00986484"/>
    <w:rsid w:val="009869F8"/>
    <w:rsid w:val="0099062F"/>
    <w:rsid w:val="00996611"/>
    <w:rsid w:val="0099725E"/>
    <w:rsid w:val="009A0301"/>
    <w:rsid w:val="009A6065"/>
    <w:rsid w:val="009A660E"/>
    <w:rsid w:val="009A6FF2"/>
    <w:rsid w:val="009A70A9"/>
    <w:rsid w:val="009A7A73"/>
    <w:rsid w:val="009B13C6"/>
    <w:rsid w:val="009B1EBC"/>
    <w:rsid w:val="009B2DA3"/>
    <w:rsid w:val="009B4A50"/>
    <w:rsid w:val="009B4FDE"/>
    <w:rsid w:val="009B62CB"/>
    <w:rsid w:val="009B7097"/>
    <w:rsid w:val="009B7D45"/>
    <w:rsid w:val="009C46D9"/>
    <w:rsid w:val="009C55BB"/>
    <w:rsid w:val="009D07DB"/>
    <w:rsid w:val="009D09DB"/>
    <w:rsid w:val="009D0ED2"/>
    <w:rsid w:val="009D2EEA"/>
    <w:rsid w:val="009D30BC"/>
    <w:rsid w:val="009D6F0A"/>
    <w:rsid w:val="009D704F"/>
    <w:rsid w:val="009E5410"/>
    <w:rsid w:val="009E6388"/>
    <w:rsid w:val="009E71DA"/>
    <w:rsid w:val="009E77F8"/>
    <w:rsid w:val="009F1381"/>
    <w:rsid w:val="009F39B9"/>
    <w:rsid w:val="009F4A0B"/>
    <w:rsid w:val="009F6F0D"/>
    <w:rsid w:val="009F72B8"/>
    <w:rsid w:val="009F7B27"/>
    <w:rsid w:val="00A03061"/>
    <w:rsid w:val="00A0454B"/>
    <w:rsid w:val="00A118D1"/>
    <w:rsid w:val="00A12ACD"/>
    <w:rsid w:val="00A16A56"/>
    <w:rsid w:val="00A202EC"/>
    <w:rsid w:val="00A239C0"/>
    <w:rsid w:val="00A26649"/>
    <w:rsid w:val="00A30011"/>
    <w:rsid w:val="00A310FB"/>
    <w:rsid w:val="00A32489"/>
    <w:rsid w:val="00A3459D"/>
    <w:rsid w:val="00A36F48"/>
    <w:rsid w:val="00A433FA"/>
    <w:rsid w:val="00A43416"/>
    <w:rsid w:val="00A43E96"/>
    <w:rsid w:val="00A44F40"/>
    <w:rsid w:val="00A45A5A"/>
    <w:rsid w:val="00A50891"/>
    <w:rsid w:val="00A510D3"/>
    <w:rsid w:val="00A51A73"/>
    <w:rsid w:val="00A52DB2"/>
    <w:rsid w:val="00A53508"/>
    <w:rsid w:val="00A5476F"/>
    <w:rsid w:val="00A56706"/>
    <w:rsid w:val="00A56C0B"/>
    <w:rsid w:val="00A64722"/>
    <w:rsid w:val="00A651F6"/>
    <w:rsid w:val="00A659C2"/>
    <w:rsid w:val="00A6653F"/>
    <w:rsid w:val="00A73476"/>
    <w:rsid w:val="00A773CC"/>
    <w:rsid w:val="00A80648"/>
    <w:rsid w:val="00A8361A"/>
    <w:rsid w:val="00A84F05"/>
    <w:rsid w:val="00A86A36"/>
    <w:rsid w:val="00A87DF6"/>
    <w:rsid w:val="00A91451"/>
    <w:rsid w:val="00A9194D"/>
    <w:rsid w:val="00A9372F"/>
    <w:rsid w:val="00A93AF2"/>
    <w:rsid w:val="00A94A19"/>
    <w:rsid w:val="00A9585A"/>
    <w:rsid w:val="00A967F5"/>
    <w:rsid w:val="00A97971"/>
    <w:rsid w:val="00AA03AB"/>
    <w:rsid w:val="00AA03BE"/>
    <w:rsid w:val="00AA05BC"/>
    <w:rsid w:val="00AA1A77"/>
    <w:rsid w:val="00AA1C73"/>
    <w:rsid w:val="00AA3564"/>
    <w:rsid w:val="00AA452D"/>
    <w:rsid w:val="00AA612C"/>
    <w:rsid w:val="00AA6145"/>
    <w:rsid w:val="00AA7C6E"/>
    <w:rsid w:val="00AB3909"/>
    <w:rsid w:val="00AC2D1D"/>
    <w:rsid w:val="00AC6C8C"/>
    <w:rsid w:val="00AC7596"/>
    <w:rsid w:val="00AC79EA"/>
    <w:rsid w:val="00AC7C8B"/>
    <w:rsid w:val="00AD0260"/>
    <w:rsid w:val="00AD0F8D"/>
    <w:rsid w:val="00AD1D09"/>
    <w:rsid w:val="00AD33A0"/>
    <w:rsid w:val="00AE0890"/>
    <w:rsid w:val="00AE4183"/>
    <w:rsid w:val="00AE513F"/>
    <w:rsid w:val="00AE5B4C"/>
    <w:rsid w:val="00AE6AC5"/>
    <w:rsid w:val="00AF075A"/>
    <w:rsid w:val="00AF27F9"/>
    <w:rsid w:val="00AF2CCD"/>
    <w:rsid w:val="00AF67C3"/>
    <w:rsid w:val="00B0098D"/>
    <w:rsid w:val="00B033DF"/>
    <w:rsid w:val="00B0393B"/>
    <w:rsid w:val="00B04056"/>
    <w:rsid w:val="00B04F35"/>
    <w:rsid w:val="00B06D41"/>
    <w:rsid w:val="00B135B8"/>
    <w:rsid w:val="00B143E3"/>
    <w:rsid w:val="00B148C0"/>
    <w:rsid w:val="00B2200C"/>
    <w:rsid w:val="00B22205"/>
    <w:rsid w:val="00B2357F"/>
    <w:rsid w:val="00B23677"/>
    <w:rsid w:val="00B260E3"/>
    <w:rsid w:val="00B269D8"/>
    <w:rsid w:val="00B308E2"/>
    <w:rsid w:val="00B32685"/>
    <w:rsid w:val="00B37379"/>
    <w:rsid w:val="00B37674"/>
    <w:rsid w:val="00B4055C"/>
    <w:rsid w:val="00B41B8E"/>
    <w:rsid w:val="00B5319E"/>
    <w:rsid w:val="00B53227"/>
    <w:rsid w:val="00B54525"/>
    <w:rsid w:val="00B550EE"/>
    <w:rsid w:val="00B57473"/>
    <w:rsid w:val="00B608C7"/>
    <w:rsid w:val="00B61D19"/>
    <w:rsid w:val="00B63EE4"/>
    <w:rsid w:val="00B675E7"/>
    <w:rsid w:val="00B75B02"/>
    <w:rsid w:val="00B76A57"/>
    <w:rsid w:val="00B816E5"/>
    <w:rsid w:val="00B831FC"/>
    <w:rsid w:val="00B843E1"/>
    <w:rsid w:val="00B84CA5"/>
    <w:rsid w:val="00B85242"/>
    <w:rsid w:val="00B854FE"/>
    <w:rsid w:val="00B857A1"/>
    <w:rsid w:val="00B8739F"/>
    <w:rsid w:val="00B9239D"/>
    <w:rsid w:val="00B92EF7"/>
    <w:rsid w:val="00B93D17"/>
    <w:rsid w:val="00B948E2"/>
    <w:rsid w:val="00B9572C"/>
    <w:rsid w:val="00B970AD"/>
    <w:rsid w:val="00BA2E66"/>
    <w:rsid w:val="00BA3CDC"/>
    <w:rsid w:val="00BA46AF"/>
    <w:rsid w:val="00BA5D93"/>
    <w:rsid w:val="00BB3AC8"/>
    <w:rsid w:val="00BB781A"/>
    <w:rsid w:val="00BC153D"/>
    <w:rsid w:val="00BC1DB6"/>
    <w:rsid w:val="00BC6DE2"/>
    <w:rsid w:val="00BD1831"/>
    <w:rsid w:val="00BD6CB8"/>
    <w:rsid w:val="00BE0CF9"/>
    <w:rsid w:val="00BE2009"/>
    <w:rsid w:val="00BE2564"/>
    <w:rsid w:val="00BE3947"/>
    <w:rsid w:val="00BE4C7F"/>
    <w:rsid w:val="00BE5427"/>
    <w:rsid w:val="00BE7D2F"/>
    <w:rsid w:val="00BF0187"/>
    <w:rsid w:val="00BF3230"/>
    <w:rsid w:val="00BF3AAF"/>
    <w:rsid w:val="00BF6FF4"/>
    <w:rsid w:val="00BF7425"/>
    <w:rsid w:val="00C03B23"/>
    <w:rsid w:val="00C072F6"/>
    <w:rsid w:val="00C12023"/>
    <w:rsid w:val="00C12A7F"/>
    <w:rsid w:val="00C203BA"/>
    <w:rsid w:val="00C246D8"/>
    <w:rsid w:val="00C25D4F"/>
    <w:rsid w:val="00C32E3A"/>
    <w:rsid w:val="00C34254"/>
    <w:rsid w:val="00C3444E"/>
    <w:rsid w:val="00C3513C"/>
    <w:rsid w:val="00C354CF"/>
    <w:rsid w:val="00C40520"/>
    <w:rsid w:val="00C4069E"/>
    <w:rsid w:val="00C421E5"/>
    <w:rsid w:val="00C4652C"/>
    <w:rsid w:val="00C577D6"/>
    <w:rsid w:val="00C60928"/>
    <w:rsid w:val="00C6178A"/>
    <w:rsid w:val="00C631A8"/>
    <w:rsid w:val="00C63DF8"/>
    <w:rsid w:val="00C645EE"/>
    <w:rsid w:val="00C65B7D"/>
    <w:rsid w:val="00C65E49"/>
    <w:rsid w:val="00C70B28"/>
    <w:rsid w:val="00C731F8"/>
    <w:rsid w:val="00C7408C"/>
    <w:rsid w:val="00C74822"/>
    <w:rsid w:val="00C802A4"/>
    <w:rsid w:val="00C81576"/>
    <w:rsid w:val="00C8343F"/>
    <w:rsid w:val="00C869B8"/>
    <w:rsid w:val="00C86C69"/>
    <w:rsid w:val="00C959F5"/>
    <w:rsid w:val="00CA45CA"/>
    <w:rsid w:val="00CA533B"/>
    <w:rsid w:val="00CA5441"/>
    <w:rsid w:val="00CB3DA6"/>
    <w:rsid w:val="00CB7C72"/>
    <w:rsid w:val="00CC0592"/>
    <w:rsid w:val="00CC11C9"/>
    <w:rsid w:val="00CC1B3D"/>
    <w:rsid w:val="00CC2FC2"/>
    <w:rsid w:val="00CC3008"/>
    <w:rsid w:val="00CC5788"/>
    <w:rsid w:val="00CC7445"/>
    <w:rsid w:val="00CC7509"/>
    <w:rsid w:val="00CD064F"/>
    <w:rsid w:val="00CD2272"/>
    <w:rsid w:val="00CD4915"/>
    <w:rsid w:val="00CD4B94"/>
    <w:rsid w:val="00CD7BB2"/>
    <w:rsid w:val="00CE09FE"/>
    <w:rsid w:val="00CE12EF"/>
    <w:rsid w:val="00CE19AA"/>
    <w:rsid w:val="00CE267C"/>
    <w:rsid w:val="00CE4739"/>
    <w:rsid w:val="00CE4D3E"/>
    <w:rsid w:val="00CE58ED"/>
    <w:rsid w:val="00CF1731"/>
    <w:rsid w:val="00CF1B5D"/>
    <w:rsid w:val="00CF6EB9"/>
    <w:rsid w:val="00CF6FFC"/>
    <w:rsid w:val="00CF79EA"/>
    <w:rsid w:val="00D0151A"/>
    <w:rsid w:val="00D03B5B"/>
    <w:rsid w:val="00D049F8"/>
    <w:rsid w:val="00D127FE"/>
    <w:rsid w:val="00D14B5E"/>
    <w:rsid w:val="00D201CE"/>
    <w:rsid w:val="00D24BF5"/>
    <w:rsid w:val="00D32803"/>
    <w:rsid w:val="00D32DA6"/>
    <w:rsid w:val="00D341B3"/>
    <w:rsid w:val="00D40636"/>
    <w:rsid w:val="00D42A78"/>
    <w:rsid w:val="00D4645F"/>
    <w:rsid w:val="00D5264B"/>
    <w:rsid w:val="00D557C9"/>
    <w:rsid w:val="00D61414"/>
    <w:rsid w:val="00D62CA6"/>
    <w:rsid w:val="00D64FEE"/>
    <w:rsid w:val="00D80853"/>
    <w:rsid w:val="00D85661"/>
    <w:rsid w:val="00D86E18"/>
    <w:rsid w:val="00D90784"/>
    <w:rsid w:val="00D91A02"/>
    <w:rsid w:val="00D96730"/>
    <w:rsid w:val="00DA11B4"/>
    <w:rsid w:val="00DA3828"/>
    <w:rsid w:val="00DA3FE6"/>
    <w:rsid w:val="00DB00F8"/>
    <w:rsid w:val="00DB031F"/>
    <w:rsid w:val="00DB119B"/>
    <w:rsid w:val="00DC0ECB"/>
    <w:rsid w:val="00DC1E5B"/>
    <w:rsid w:val="00DC1F21"/>
    <w:rsid w:val="00DC261A"/>
    <w:rsid w:val="00DD011B"/>
    <w:rsid w:val="00DD1AFF"/>
    <w:rsid w:val="00DD3673"/>
    <w:rsid w:val="00DD3B18"/>
    <w:rsid w:val="00DE3777"/>
    <w:rsid w:val="00DE4965"/>
    <w:rsid w:val="00DF5A27"/>
    <w:rsid w:val="00DF6E07"/>
    <w:rsid w:val="00E00745"/>
    <w:rsid w:val="00E02CBA"/>
    <w:rsid w:val="00E04F5C"/>
    <w:rsid w:val="00E06C90"/>
    <w:rsid w:val="00E14425"/>
    <w:rsid w:val="00E15C4F"/>
    <w:rsid w:val="00E15D8A"/>
    <w:rsid w:val="00E173AB"/>
    <w:rsid w:val="00E24483"/>
    <w:rsid w:val="00E25D2B"/>
    <w:rsid w:val="00E2738F"/>
    <w:rsid w:val="00E3256A"/>
    <w:rsid w:val="00E33182"/>
    <w:rsid w:val="00E333AD"/>
    <w:rsid w:val="00E33F46"/>
    <w:rsid w:val="00E34906"/>
    <w:rsid w:val="00E4016B"/>
    <w:rsid w:val="00E410C3"/>
    <w:rsid w:val="00E411C5"/>
    <w:rsid w:val="00E44835"/>
    <w:rsid w:val="00E45C43"/>
    <w:rsid w:val="00E522C9"/>
    <w:rsid w:val="00E54449"/>
    <w:rsid w:val="00E6310A"/>
    <w:rsid w:val="00E666C7"/>
    <w:rsid w:val="00E70712"/>
    <w:rsid w:val="00E722B1"/>
    <w:rsid w:val="00E73BCB"/>
    <w:rsid w:val="00E7685F"/>
    <w:rsid w:val="00E8093C"/>
    <w:rsid w:val="00E91941"/>
    <w:rsid w:val="00E9309E"/>
    <w:rsid w:val="00E94433"/>
    <w:rsid w:val="00E97C28"/>
    <w:rsid w:val="00EA2564"/>
    <w:rsid w:val="00EA3474"/>
    <w:rsid w:val="00EA4455"/>
    <w:rsid w:val="00EA4A87"/>
    <w:rsid w:val="00EB3746"/>
    <w:rsid w:val="00EB3BEF"/>
    <w:rsid w:val="00EB3E91"/>
    <w:rsid w:val="00EB5B87"/>
    <w:rsid w:val="00EB7627"/>
    <w:rsid w:val="00EC0AC9"/>
    <w:rsid w:val="00EC0C5B"/>
    <w:rsid w:val="00EC3711"/>
    <w:rsid w:val="00EC42EA"/>
    <w:rsid w:val="00EC4D33"/>
    <w:rsid w:val="00EC5E0F"/>
    <w:rsid w:val="00EC5EDC"/>
    <w:rsid w:val="00ED07A2"/>
    <w:rsid w:val="00ED304F"/>
    <w:rsid w:val="00ED4D48"/>
    <w:rsid w:val="00ED51A4"/>
    <w:rsid w:val="00ED5FDD"/>
    <w:rsid w:val="00ED67FC"/>
    <w:rsid w:val="00EE487E"/>
    <w:rsid w:val="00EE5192"/>
    <w:rsid w:val="00EE682D"/>
    <w:rsid w:val="00EF1A4C"/>
    <w:rsid w:val="00EF771A"/>
    <w:rsid w:val="00F001B8"/>
    <w:rsid w:val="00F0483B"/>
    <w:rsid w:val="00F04847"/>
    <w:rsid w:val="00F05335"/>
    <w:rsid w:val="00F06742"/>
    <w:rsid w:val="00F06EB0"/>
    <w:rsid w:val="00F100A9"/>
    <w:rsid w:val="00F1169C"/>
    <w:rsid w:val="00F15BA0"/>
    <w:rsid w:val="00F225A9"/>
    <w:rsid w:val="00F25585"/>
    <w:rsid w:val="00F267FE"/>
    <w:rsid w:val="00F272A8"/>
    <w:rsid w:val="00F3192E"/>
    <w:rsid w:val="00F364A9"/>
    <w:rsid w:val="00F36D09"/>
    <w:rsid w:val="00F37E3D"/>
    <w:rsid w:val="00F42F8E"/>
    <w:rsid w:val="00F433B6"/>
    <w:rsid w:val="00F43C6F"/>
    <w:rsid w:val="00F456B2"/>
    <w:rsid w:val="00F45A24"/>
    <w:rsid w:val="00F46A17"/>
    <w:rsid w:val="00F50ABC"/>
    <w:rsid w:val="00F519CF"/>
    <w:rsid w:val="00F537A1"/>
    <w:rsid w:val="00F53E73"/>
    <w:rsid w:val="00F546C0"/>
    <w:rsid w:val="00F548C2"/>
    <w:rsid w:val="00F66B21"/>
    <w:rsid w:val="00F71F4A"/>
    <w:rsid w:val="00F75FB3"/>
    <w:rsid w:val="00F7737A"/>
    <w:rsid w:val="00F77C23"/>
    <w:rsid w:val="00F80692"/>
    <w:rsid w:val="00F80A4C"/>
    <w:rsid w:val="00F80C92"/>
    <w:rsid w:val="00F82286"/>
    <w:rsid w:val="00F829DC"/>
    <w:rsid w:val="00F844A0"/>
    <w:rsid w:val="00F879A9"/>
    <w:rsid w:val="00F91172"/>
    <w:rsid w:val="00FA3850"/>
    <w:rsid w:val="00FA3ABC"/>
    <w:rsid w:val="00FA4795"/>
    <w:rsid w:val="00FA48EC"/>
    <w:rsid w:val="00FA5285"/>
    <w:rsid w:val="00FB20E4"/>
    <w:rsid w:val="00FB3C9B"/>
    <w:rsid w:val="00FB63F3"/>
    <w:rsid w:val="00FC2139"/>
    <w:rsid w:val="00FC3E23"/>
    <w:rsid w:val="00FD299C"/>
    <w:rsid w:val="00FD3774"/>
    <w:rsid w:val="00FD4F17"/>
    <w:rsid w:val="00FD4FA5"/>
    <w:rsid w:val="00FD6C59"/>
    <w:rsid w:val="00FD6E67"/>
    <w:rsid w:val="00FD6E6F"/>
    <w:rsid w:val="00FD6FB0"/>
    <w:rsid w:val="00FD7356"/>
    <w:rsid w:val="00FE307A"/>
    <w:rsid w:val="00FE3A49"/>
    <w:rsid w:val="00FE41DE"/>
    <w:rsid w:val="00FE6675"/>
    <w:rsid w:val="00FE72B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01D6A"/>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18050949">
      <w:bodyDiv w:val="1"/>
      <w:marLeft w:val="0"/>
      <w:marRight w:val="0"/>
      <w:marTop w:val="0"/>
      <w:marBottom w:val="0"/>
      <w:divBdr>
        <w:top w:val="none" w:sz="0" w:space="0" w:color="auto"/>
        <w:left w:val="none" w:sz="0" w:space="0" w:color="auto"/>
        <w:bottom w:val="none" w:sz="0" w:space="0" w:color="auto"/>
        <w:right w:val="none" w:sz="0" w:space="0" w:color="auto"/>
      </w:divBdr>
      <w:divsChild>
        <w:div w:id="936910420">
          <w:marLeft w:val="0"/>
          <w:marRight w:val="0"/>
          <w:marTop w:val="0"/>
          <w:marBottom w:val="0"/>
          <w:divBdr>
            <w:top w:val="none" w:sz="0" w:space="0" w:color="auto"/>
            <w:left w:val="none" w:sz="0" w:space="0" w:color="auto"/>
            <w:bottom w:val="none" w:sz="0" w:space="0" w:color="auto"/>
            <w:right w:val="none" w:sz="0" w:space="0" w:color="auto"/>
          </w:divBdr>
          <w:divsChild>
            <w:div w:id="8375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672">
      <w:bodyDiv w:val="1"/>
      <w:marLeft w:val="0"/>
      <w:marRight w:val="0"/>
      <w:marTop w:val="0"/>
      <w:marBottom w:val="0"/>
      <w:divBdr>
        <w:top w:val="none" w:sz="0" w:space="0" w:color="auto"/>
        <w:left w:val="none" w:sz="0" w:space="0" w:color="auto"/>
        <w:bottom w:val="none" w:sz="0" w:space="0" w:color="auto"/>
        <w:right w:val="none" w:sz="0" w:space="0" w:color="auto"/>
      </w:divBdr>
    </w:div>
    <w:div w:id="25563133">
      <w:bodyDiv w:val="1"/>
      <w:marLeft w:val="0"/>
      <w:marRight w:val="0"/>
      <w:marTop w:val="0"/>
      <w:marBottom w:val="0"/>
      <w:divBdr>
        <w:top w:val="none" w:sz="0" w:space="0" w:color="auto"/>
        <w:left w:val="none" w:sz="0" w:space="0" w:color="auto"/>
        <w:bottom w:val="none" w:sz="0" w:space="0" w:color="auto"/>
        <w:right w:val="none" w:sz="0" w:space="0" w:color="auto"/>
      </w:divBdr>
      <w:divsChild>
        <w:div w:id="36202924">
          <w:marLeft w:val="0"/>
          <w:marRight w:val="0"/>
          <w:marTop w:val="0"/>
          <w:marBottom w:val="0"/>
          <w:divBdr>
            <w:top w:val="none" w:sz="0" w:space="0" w:color="auto"/>
            <w:left w:val="none" w:sz="0" w:space="0" w:color="auto"/>
            <w:bottom w:val="none" w:sz="0" w:space="0" w:color="auto"/>
            <w:right w:val="none" w:sz="0" w:space="0" w:color="auto"/>
          </w:divBdr>
          <w:divsChild>
            <w:div w:id="6886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03298125">
      <w:bodyDiv w:val="1"/>
      <w:marLeft w:val="0"/>
      <w:marRight w:val="0"/>
      <w:marTop w:val="0"/>
      <w:marBottom w:val="0"/>
      <w:divBdr>
        <w:top w:val="none" w:sz="0" w:space="0" w:color="auto"/>
        <w:left w:val="none" w:sz="0" w:space="0" w:color="auto"/>
        <w:bottom w:val="none" w:sz="0" w:space="0" w:color="auto"/>
        <w:right w:val="none" w:sz="0" w:space="0" w:color="auto"/>
      </w:divBdr>
      <w:divsChild>
        <w:div w:id="1956592871">
          <w:marLeft w:val="0"/>
          <w:marRight w:val="0"/>
          <w:marTop w:val="0"/>
          <w:marBottom w:val="0"/>
          <w:divBdr>
            <w:top w:val="none" w:sz="0" w:space="0" w:color="auto"/>
            <w:left w:val="none" w:sz="0" w:space="0" w:color="auto"/>
            <w:bottom w:val="none" w:sz="0" w:space="0" w:color="auto"/>
            <w:right w:val="none" w:sz="0" w:space="0" w:color="auto"/>
          </w:divBdr>
          <w:divsChild>
            <w:div w:id="4107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87007353">
      <w:bodyDiv w:val="1"/>
      <w:marLeft w:val="0"/>
      <w:marRight w:val="0"/>
      <w:marTop w:val="0"/>
      <w:marBottom w:val="0"/>
      <w:divBdr>
        <w:top w:val="none" w:sz="0" w:space="0" w:color="auto"/>
        <w:left w:val="none" w:sz="0" w:space="0" w:color="auto"/>
        <w:bottom w:val="none" w:sz="0" w:space="0" w:color="auto"/>
        <w:right w:val="none" w:sz="0" w:space="0" w:color="auto"/>
      </w:divBdr>
      <w:divsChild>
        <w:div w:id="1907645160">
          <w:marLeft w:val="0"/>
          <w:marRight w:val="0"/>
          <w:marTop w:val="0"/>
          <w:marBottom w:val="0"/>
          <w:divBdr>
            <w:top w:val="none" w:sz="0" w:space="0" w:color="auto"/>
            <w:left w:val="none" w:sz="0" w:space="0" w:color="auto"/>
            <w:bottom w:val="none" w:sz="0" w:space="0" w:color="auto"/>
            <w:right w:val="none" w:sz="0" w:space="0" w:color="auto"/>
          </w:divBdr>
          <w:divsChild>
            <w:div w:id="1412195588">
              <w:marLeft w:val="0"/>
              <w:marRight w:val="0"/>
              <w:marTop w:val="0"/>
              <w:marBottom w:val="0"/>
              <w:divBdr>
                <w:top w:val="none" w:sz="0" w:space="0" w:color="auto"/>
                <w:left w:val="none" w:sz="0" w:space="0" w:color="auto"/>
                <w:bottom w:val="none" w:sz="0" w:space="0" w:color="auto"/>
                <w:right w:val="none" w:sz="0" w:space="0" w:color="auto"/>
              </w:divBdr>
              <w:divsChild>
                <w:div w:id="890193984">
                  <w:marLeft w:val="0"/>
                  <w:marRight w:val="0"/>
                  <w:marTop w:val="0"/>
                  <w:marBottom w:val="0"/>
                  <w:divBdr>
                    <w:top w:val="none" w:sz="0" w:space="0" w:color="auto"/>
                    <w:left w:val="none" w:sz="0" w:space="0" w:color="auto"/>
                    <w:bottom w:val="none" w:sz="0" w:space="0" w:color="auto"/>
                    <w:right w:val="none" w:sz="0" w:space="0" w:color="auto"/>
                  </w:divBdr>
                  <w:divsChild>
                    <w:div w:id="10298345">
                      <w:marLeft w:val="0"/>
                      <w:marRight w:val="0"/>
                      <w:marTop w:val="0"/>
                      <w:marBottom w:val="0"/>
                      <w:divBdr>
                        <w:top w:val="none" w:sz="0" w:space="0" w:color="auto"/>
                        <w:left w:val="none" w:sz="0" w:space="0" w:color="auto"/>
                        <w:bottom w:val="none" w:sz="0" w:space="0" w:color="auto"/>
                        <w:right w:val="none" w:sz="0" w:space="0" w:color="auto"/>
                      </w:divBdr>
                      <w:divsChild>
                        <w:div w:id="1205170230">
                          <w:marLeft w:val="0"/>
                          <w:marRight w:val="0"/>
                          <w:marTop w:val="0"/>
                          <w:marBottom w:val="0"/>
                          <w:divBdr>
                            <w:top w:val="none" w:sz="0" w:space="0" w:color="auto"/>
                            <w:left w:val="none" w:sz="0" w:space="0" w:color="auto"/>
                            <w:bottom w:val="none" w:sz="0" w:space="0" w:color="auto"/>
                            <w:right w:val="none" w:sz="0" w:space="0" w:color="auto"/>
                          </w:divBdr>
                          <w:divsChild>
                            <w:div w:id="16547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422646877">
      <w:bodyDiv w:val="1"/>
      <w:marLeft w:val="0"/>
      <w:marRight w:val="0"/>
      <w:marTop w:val="0"/>
      <w:marBottom w:val="0"/>
      <w:divBdr>
        <w:top w:val="none" w:sz="0" w:space="0" w:color="auto"/>
        <w:left w:val="none" w:sz="0" w:space="0" w:color="auto"/>
        <w:bottom w:val="none" w:sz="0" w:space="0" w:color="auto"/>
        <w:right w:val="none" w:sz="0" w:space="0" w:color="auto"/>
      </w:divBdr>
      <w:divsChild>
        <w:div w:id="545917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89374454">
      <w:bodyDiv w:val="1"/>
      <w:marLeft w:val="0"/>
      <w:marRight w:val="0"/>
      <w:marTop w:val="0"/>
      <w:marBottom w:val="0"/>
      <w:divBdr>
        <w:top w:val="none" w:sz="0" w:space="0" w:color="auto"/>
        <w:left w:val="none" w:sz="0" w:space="0" w:color="auto"/>
        <w:bottom w:val="none" w:sz="0" w:space="0" w:color="auto"/>
        <w:right w:val="none" w:sz="0" w:space="0" w:color="auto"/>
      </w:divBdr>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44683582">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76020324">
      <w:bodyDiv w:val="1"/>
      <w:marLeft w:val="0"/>
      <w:marRight w:val="0"/>
      <w:marTop w:val="0"/>
      <w:marBottom w:val="0"/>
      <w:divBdr>
        <w:top w:val="none" w:sz="0" w:space="0" w:color="auto"/>
        <w:left w:val="none" w:sz="0" w:space="0" w:color="auto"/>
        <w:bottom w:val="none" w:sz="0" w:space="0" w:color="auto"/>
        <w:right w:val="none" w:sz="0" w:space="0" w:color="auto"/>
      </w:divBdr>
      <w:divsChild>
        <w:div w:id="288433953">
          <w:marLeft w:val="0"/>
          <w:marRight w:val="0"/>
          <w:marTop w:val="0"/>
          <w:marBottom w:val="0"/>
          <w:divBdr>
            <w:top w:val="none" w:sz="0" w:space="0" w:color="auto"/>
            <w:left w:val="none" w:sz="0" w:space="0" w:color="auto"/>
            <w:bottom w:val="none" w:sz="0" w:space="0" w:color="auto"/>
            <w:right w:val="none" w:sz="0" w:space="0" w:color="auto"/>
          </w:divBdr>
          <w:divsChild>
            <w:div w:id="3004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643775627">
      <w:bodyDiv w:val="1"/>
      <w:marLeft w:val="0"/>
      <w:marRight w:val="0"/>
      <w:marTop w:val="0"/>
      <w:marBottom w:val="0"/>
      <w:divBdr>
        <w:top w:val="none" w:sz="0" w:space="0" w:color="auto"/>
        <w:left w:val="none" w:sz="0" w:space="0" w:color="auto"/>
        <w:bottom w:val="none" w:sz="0" w:space="0" w:color="auto"/>
        <w:right w:val="none" w:sz="0" w:space="0" w:color="auto"/>
      </w:divBdr>
      <w:divsChild>
        <w:div w:id="420562293">
          <w:marLeft w:val="0"/>
          <w:marRight w:val="0"/>
          <w:marTop w:val="0"/>
          <w:marBottom w:val="0"/>
          <w:divBdr>
            <w:top w:val="none" w:sz="0" w:space="0" w:color="auto"/>
            <w:left w:val="none" w:sz="0" w:space="0" w:color="auto"/>
            <w:bottom w:val="none" w:sz="0" w:space="0" w:color="auto"/>
            <w:right w:val="none" w:sz="0" w:space="0" w:color="auto"/>
          </w:divBdr>
          <w:divsChild>
            <w:div w:id="10468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79626">
      <w:bodyDiv w:val="1"/>
      <w:marLeft w:val="0"/>
      <w:marRight w:val="0"/>
      <w:marTop w:val="0"/>
      <w:marBottom w:val="0"/>
      <w:divBdr>
        <w:top w:val="none" w:sz="0" w:space="0" w:color="auto"/>
        <w:left w:val="none" w:sz="0" w:space="0" w:color="auto"/>
        <w:bottom w:val="none" w:sz="0" w:space="0" w:color="auto"/>
        <w:right w:val="none" w:sz="0" w:space="0" w:color="auto"/>
      </w:divBdr>
    </w:div>
    <w:div w:id="654842623">
      <w:bodyDiv w:val="1"/>
      <w:marLeft w:val="0"/>
      <w:marRight w:val="0"/>
      <w:marTop w:val="0"/>
      <w:marBottom w:val="0"/>
      <w:divBdr>
        <w:top w:val="none" w:sz="0" w:space="0" w:color="auto"/>
        <w:left w:val="none" w:sz="0" w:space="0" w:color="auto"/>
        <w:bottom w:val="none" w:sz="0" w:space="0" w:color="auto"/>
        <w:right w:val="none" w:sz="0" w:space="0" w:color="auto"/>
      </w:divBdr>
    </w:div>
    <w:div w:id="668675941">
      <w:bodyDiv w:val="1"/>
      <w:marLeft w:val="0"/>
      <w:marRight w:val="0"/>
      <w:marTop w:val="0"/>
      <w:marBottom w:val="0"/>
      <w:divBdr>
        <w:top w:val="none" w:sz="0" w:space="0" w:color="auto"/>
        <w:left w:val="none" w:sz="0" w:space="0" w:color="auto"/>
        <w:bottom w:val="none" w:sz="0" w:space="0" w:color="auto"/>
        <w:right w:val="none" w:sz="0" w:space="0" w:color="auto"/>
      </w:divBdr>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79589653">
      <w:bodyDiv w:val="1"/>
      <w:marLeft w:val="0"/>
      <w:marRight w:val="0"/>
      <w:marTop w:val="0"/>
      <w:marBottom w:val="0"/>
      <w:divBdr>
        <w:top w:val="none" w:sz="0" w:space="0" w:color="auto"/>
        <w:left w:val="none" w:sz="0" w:space="0" w:color="auto"/>
        <w:bottom w:val="none" w:sz="0" w:space="0" w:color="auto"/>
        <w:right w:val="none" w:sz="0" w:space="0" w:color="auto"/>
      </w:divBdr>
      <w:divsChild>
        <w:div w:id="300237536">
          <w:marLeft w:val="0"/>
          <w:marRight w:val="0"/>
          <w:marTop w:val="0"/>
          <w:marBottom w:val="0"/>
          <w:divBdr>
            <w:top w:val="none" w:sz="0" w:space="0" w:color="auto"/>
            <w:left w:val="none" w:sz="0" w:space="0" w:color="auto"/>
            <w:bottom w:val="none" w:sz="0" w:space="0" w:color="auto"/>
            <w:right w:val="none" w:sz="0" w:space="0" w:color="auto"/>
          </w:divBdr>
          <w:divsChild>
            <w:div w:id="1544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10116077">
      <w:bodyDiv w:val="1"/>
      <w:marLeft w:val="0"/>
      <w:marRight w:val="0"/>
      <w:marTop w:val="0"/>
      <w:marBottom w:val="0"/>
      <w:divBdr>
        <w:top w:val="none" w:sz="0" w:space="0" w:color="auto"/>
        <w:left w:val="none" w:sz="0" w:space="0" w:color="auto"/>
        <w:bottom w:val="none" w:sz="0" w:space="0" w:color="auto"/>
        <w:right w:val="none" w:sz="0" w:space="0" w:color="auto"/>
      </w:divBdr>
      <w:divsChild>
        <w:div w:id="1181162973">
          <w:marLeft w:val="0"/>
          <w:marRight w:val="0"/>
          <w:marTop w:val="0"/>
          <w:marBottom w:val="0"/>
          <w:divBdr>
            <w:top w:val="none" w:sz="0" w:space="0" w:color="auto"/>
            <w:left w:val="none" w:sz="0" w:space="0" w:color="auto"/>
            <w:bottom w:val="none" w:sz="0" w:space="0" w:color="auto"/>
            <w:right w:val="none" w:sz="0" w:space="0" w:color="auto"/>
          </w:divBdr>
          <w:divsChild>
            <w:div w:id="767390386">
              <w:marLeft w:val="0"/>
              <w:marRight w:val="0"/>
              <w:marTop w:val="0"/>
              <w:marBottom w:val="0"/>
              <w:divBdr>
                <w:top w:val="none" w:sz="0" w:space="0" w:color="auto"/>
                <w:left w:val="none" w:sz="0" w:space="0" w:color="auto"/>
                <w:bottom w:val="none" w:sz="0" w:space="0" w:color="auto"/>
                <w:right w:val="none" w:sz="0" w:space="0" w:color="auto"/>
              </w:divBdr>
              <w:divsChild>
                <w:div w:id="559901544">
                  <w:marLeft w:val="0"/>
                  <w:marRight w:val="0"/>
                  <w:marTop w:val="0"/>
                  <w:marBottom w:val="0"/>
                  <w:divBdr>
                    <w:top w:val="none" w:sz="0" w:space="0" w:color="auto"/>
                    <w:left w:val="none" w:sz="0" w:space="0" w:color="auto"/>
                    <w:bottom w:val="none" w:sz="0" w:space="0" w:color="auto"/>
                    <w:right w:val="none" w:sz="0" w:space="0" w:color="auto"/>
                  </w:divBdr>
                  <w:divsChild>
                    <w:div w:id="850341485">
                      <w:marLeft w:val="0"/>
                      <w:marRight w:val="0"/>
                      <w:marTop w:val="0"/>
                      <w:marBottom w:val="0"/>
                      <w:divBdr>
                        <w:top w:val="none" w:sz="0" w:space="0" w:color="auto"/>
                        <w:left w:val="none" w:sz="0" w:space="0" w:color="auto"/>
                        <w:bottom w:val="none" w:sz="0" w:space="0" w:color="auto"/>
                        <w:right w:val="none" w:sz="0" w:space="0" w:color="auto"/>
                      </w:divBdr>
                      <w:divsChild>
                        <w:div w:id="1288971965">
                          <w:marLeft w:val="0"/>
                          <w:marRight w:val="0"/>
                          <w:marTop w:val="0"/>
                          <w:marBottom w:val="0"/>
                          <w:divBdr>
                            <w:top w:val="none" w:sz="0" w:space="0" w:color="auto"/>
                            <w:left w:val="none" w:sz="0" w:space="0" w:color="auto"/>
                            <w:bottom w:val="none" w:sz="0" w:space="0" w:color="auto"/>
                            <w:right w:val="none" w:sz="0" w:space="0" w:color="auto"/>
                          </w:divBdr>
                          <w:divsChild>
                            <w:div w:id="15515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962424977">
      <w:bodyDiv w:val="1"/>
      <w:marLeft w:val="0"/>
      <w:marRight w:val="0"/>
      <w:marTop w:val="0"/>
      <w:marBottom w:val="0"/>
      <w:divBdr>
        <w:top w:val="none" w:sz="0" w:space="0" w:color="auto"/>
        <w:left w:val="none" w:sz="0" w:space="0" w:color="auto"/>
        <w:bottom w:val="none" w:sz="0" w:space="0" w:color="auto"/>
        <w:right w:val="none" w:sz="0" w:space="0" w:color="auto"/>
      </w:divBdr>
      <w:divsChild>
        <w:div w:id="649675745">
          <w:marLeft w:val="0"/>
          <w:marRight w:val="0"/>
          <w:marTop w:val="0"/>
          <w:marBottom w:val="0"/>
          <w:divBdr>
            <w:top w:val="none" w:sz="0" w:space="0" w:color="auto"/>
            <w:left w:val="none" w:sz="0" w:space="0" w:color="auto"/>
            <w:bottom w:val="none" w:sz="0" w:space="0" w:color="auto"/>
            <w:right w:val="none" w:sz="0" w:space="0" w:color="auto"/>
          </w:divBdr>
          <w:divsChild>
            <w:div w:id="13903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0731970">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75262714">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270510502">
      <w:bodyDiv w:val="1"/>
      <w:marLeft w:val="0"/>
      <w:marRight w:val="0"/>
      <w:marTop w:val="0"/>
      <w:marBottom w:val="0"/>
      <w:divBdr>
        <w:top w:val="none" w:sz="0" w:space="0" w:color="auto"/>
        <w:left w:val="none" w:sz="0" w:space="0" w:color="auto"/>
        <w:bottom w:val="none" w:sz="0" w:space="0" w:color="auto"/>
        <w:right w:val="none" w:sz="0" w:space="0" w:color="auto"/>
      </w:divBdr>
      <w:divsChild>
        <w:div w:id="500779502">
          <w:marLeft w:val="0"/>
          <w:marRight w:val="0"/>
          <w:marTop w:val="0"/>
          <w:marBottom w:val="0"/>
          <w:divBdr>
            <w:top w:val="none" w:sz="0" w:space="0" w:color="auto"/>
            <w:left w:val="none" w:sz="0" w:space="0" w:color="auto"/>
            <w:bottom w:val="none" w:sz="0" w:space="0" w:color="auto"/>
            <w:right w:val="none" w:sz="0" w:space="0" w:color="auto"/>
          </w:divBdr>
          <w:divsChild>
            <w:div w:id="15082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98516">
      <w:bodyDiv w:val="1"/>
      <w:marLeft w:val="0"/>
      <w:marRight w:val="0"/>
      <w:marTop w:val="0"/>
      <w:marBottom w:val="0"/>
      <w:divBdr>
        <w:top w:val="none" w:sz="0" w:space="0" w:color="auto"/>
        <w:left w:val="none" w:sz="0" w:space="0" w:color="auto"/>
        <w:bottom w:val="none" w:sz="0" w:space="0" w:color="auto"/>
        <w:right w:val="none" w:sz="0" w:space="0" w:color="auto"/>
      </w:divBdr>
    </w:div>
    <w:div w:id="1300459704">
      <w:bodyDiv w:val="1"/>
      <w:marLeft w:val="0"/>
      <w:marRight w:val="0"/>
      <w:marTop w:val="0"/>
      <w:marBottom w:val="0"/>
      <w:divBdr>
        <w:top w:val="none" w:sz="0" w:space="0" w:color="auto"/>
        <w:left w:val="none" w:sz="0" w:space="0" w:color="auto"/>
        <w:bottom w:val="none" w:sz="0" w:space="0" w:color="auto"/>
        <w:right w:val="none" w:sz="0" w:space="0" w:color="auto"/>
      </w:divBdr>
    </w:div>
    <w:div w:id="1320188683">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7391882">
      <w:bodyDiv w:val="1"/>
      <w:marLeft w:val="0"/>
      <w:marRight w:val="0"/>
      <w:marTop w:val="0"/>
      <w:marBottom w:val="0"/>
      <w:divBdr>
        <w:top w:val="none" w:sz="0" w:space="0" w:color="auto"/>
        <w:left w:val="none" w:sz="0" w:space="0" w:color="auto"/>
        <w:bottom w:val="none" w:sz="0" w:space="0" w:color="auto"/>
        <w:right w:val="none" w:sz="0" w:space="0" w:color="auto"/>
      </w:divBdr>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13814320">
      <w:bodyDiv w:val="1"/>
      <w:marLeft w:val="0"/>
      <w:marRight w:val="0"/>
      <w:marTop w:val="0"/>
      <w:marBottom w:val="0"/>
      <w:divBdr>
        <w:top w:val="none" w:sz="0" w:space="0" w:color="auto"/>
        <w:left w:val="none" w:sz="0" w:space="0" w:color="auto"/>
        <w:bottom w:val="none" w:sz="0" w:space="0" w:color="auto"/>
        <w:right w:val="none" w:sz="0" w:space="0" w:color="auto"/>
      </w:divBdr>
    </w:div>
    <w:div w:id="1425422458">
      <w:bodyDiv w:val="1"/>
      <w:marLeft w:val="0"/>
      <w:marRight w:val="0"/>
      <w:marTop w:val="0"/>
      <w:marBottom w:val="0"/>
      <w:divBdr>
        <w:top w:val="none" w:sz="0" w:space="0" w:color="auto"/>
        <w:left w:val="none" w:sz="0" w:space="0" w:color="auto"/>
        <w:bottom w:val="none" w:sz="0" w:space="0" w:color="auto"/>
        <w:right w:val="none" w:sz="0" w:space="0" w:color="auto"/>
      </w:divBdr>
      <w:divsChild>
        <w:div w:id="49545308">
          <w:marLeft w:val="0"/>
          <w:marRight w:val="0"/>
          <w:marTop w:val="0"/>
          <w:marBottom w:val="0"/>
          <w:divBdr>
            <w:top w:val="none" w:sz="0" w:space="0" w:color="auto"/>
            <w:left w:val="none" w:sz="0" w:space="0" w:color="auto"/>
            <w:bottom w:val="none" w:sz="0" w:space="0" w:color="auto"/>
            <w:right w:val="none" w:sz="0" w:space="0" w:color="auto"/>
          </w:divBdr>
          <w:divsChild>
            <w:div w:id="18076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5556286">
      <w:bodyDiv w:val="1"/>
      <w:marLeft w:val="0"/>
      <w:marRight w:val="0"/>
      <w:marTop w:val="0"/>
      <w:marBottom w:val="0"/>
      <w:divBdr>
        <w:top w:val="none" w:sz="0" w:space="0" w:color="auto"/>
        <w:left w:val="none" w:sz="0" w:space="0" w:color="auto"/>
        <w:bottom w:val="none" w:sz="0" w:space="0" w:color="auto"/>
        <w:right w:val="none" w:sz="0" w:space="0" w:color="auto"/>
      </w:divBdr>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34411119">
      <w:bodyDiv w:val="1"/>
      <w:marLeft w:val="0"/>
      <w:marRight w:val="0"/>
      <w:marTop w:val="0"/>
      <w:marBottom w:val="0"/>
      <w:divBdr>
        <w:top w:val="none" w:sz="0" w:space="0" w:color="auto"/>
        <w:left w:val="none" w:sz="0" w:space="0" w:color="auto"/>
        <w:bottom w:val="none" w:sz="0" w:space="0" w:color="auto"/>
        <w:right w:val="none" w:sz="0" w:space="0" w:color="auto"/>
      </w:divBdr>
      <w:divsChild>
        <w:div w:id="1541938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152109">
      <w:bodyDiv w:val="1"/>
      <w:marLeft w:val="0"/>
      <w:marRight w:val="0"/>
      <w:marTop w:val="0"/>
      <w:marBottom w:val="0"/>
      <w:divBdr>
        <w:top w:val="none" w:sz="0" w:space="0" w:color="auto"/>
        <w:left w:val="none" w:sz="0" w:space="0" w:color="auto"/>
        <w:bottom w:val="none" w:sz="0" w:space="0" w:color="auto"/>
        <w:right w:val="none" w:sz="0" w:space="0" w:color="auto"/>
      </w:divBdr>
    </w:div>
    <w:div w:id="1649704419">
      <w:bodyDiv w:val="1"/>
      <w:marLeft w:val="0"/>
      <w:marRight w:val="0"/>
      <w:marTop w:val="0"/>
      <w:marBottom w:val="0"/>
      <w:divBdr>
        <w:top w:val="none" w:sz="0" w:space="0" w:color="auto"/>
        <w:left w:val="none" w:sz="0" w:space="0" w:color="auto"/>
        <w:bottom w:val="none" w:sz="0" w:space="0" w:color="auto"/>
        <w:right w:val="none" w:sz="0" w:space="0" w:color="auto"/>
      </w:divBdr>
      <w:divsChild>
        <w:div w:id="386145324">
          <w:marLeft w:val="0"/>
          <w:marRight w:val="0"/>
          <w:marTop w:val="0"/>
          <w:marBottom w:val="0"/>
          <w:divBdr>
            <w:top w:val="none" w:sz="0" w:space="0" w:color="auto"/>
            <w:left w:val="none" w:sz="0" w:space="0" w:color="auto"/>
            <w:bottom w:val="none" w:sz="0" w:space="0" w:color="auto"/>
            <w:right w:val="none" w:sz="0" w:space="0" w:color="auto"/>
          </w:divBdr>
          <w:divsChild>
            <w:div w:id="13639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0474">
      <w:bodyDiv w:val="1"/>
      <w:marLeft w:val="0"/>
      <w:marRight w:val="0"/>
      <w:marTop w:val="0"/>
      <w:marBottom w:val="0"/>
      <w:divBdr>
        <w:top w:val="none" w:sz="0" w:space="0" w:color="auto"/>
        <w:left w:val="none" w:sz="0" w:space="0" w:color="auto"/>
        <w:bottom w:val="none" w:sz="0" w:space="0" w:color="auto"/>
        <w:right w:val="none" w:sz="0" w:space="0" w:color="auto"/>
      </w:divBdr>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1986161754">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12681</TotalTime>
  <Pages>21</Pages>
  <Words>14910</Words>
  <Characters>20876</Characters>
  <Application>Microsoft Office Word</Application>
  <DocSecurity>0</DocSecurity>
  <Lines>579</Lines>
  <Paragraphs>464</Paragraphs>
  <ScaleCrop>false</ScaleCrop>
  <Company>qks</Company>
  <LinksUpToDate>false</LinksUpToDate>
  <CharactersWithSpaces>35322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运璐 何</cp:lastModifiedBy>
  <cp:revision>157</cp:revision>
  <cp:lastPrinted>2008-06-06T09:40:00Z</cp:lastPrinted>
  <dcterms:created xsi:type="dcterms:W3CDTF">2025-11-09T05:55:00Z</dcterms:created>
  <dcterms:modified xsi:type="dcterms:W3CDTF">2025-11-23T03:30:00Z</dcterms:modified>
</cp:coreProperties>
</file>