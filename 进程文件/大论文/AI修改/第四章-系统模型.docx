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C80F7"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r w:rsidRPr="00037316">
        <w:rPr>
          <w:rFonts w:ascii="Times New Roman" w:eastAsia="宋体" w:hAnsi="Times New Roman" w:cs="Times New Roman" w:hint="eastAsia"/>
          <w:sz w:val="24"/>
          <w:szCs w:val="21"/>
          <w14:ligatures w14:val="none"/>
        </w:rPr>
        <w:t>无人机集群凭借高机动性、灵活部署能力及低成本优势，在持续侦察与战场监测等作战任务中展现出巨大的应用需求。区域覆盖部署作为侦察任务的核心环节，其目标是在有限的无人机数量与环境约束下，实现对任务区域无空洞、低冗余的感知覆盖以进行持续的监视与侦察。然而，在实际作战与应用场景中，单纯追求全覆盖难以满足任务需求，无人机智能集群的发展要求无人机之间必须维持稳定、可靠的通信链路以支持协同感知、信息共享与联合决策。因此，区域覆盖部署不仅是几何意义上的优化问题，更是一个受制于通信约束和网络拓扑结构的复杂耦合问题，如何在复杂的电磁干扰环境约束下解决空间覆盖最大化与网络抗损毁通信的保持，已成为当前研究的重点与难点。</w:t>
      </w:r>
    </w:p>
    <w:p w14:paraId="5F5C80C9"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commentRangeStart w:id="0"/>
      <w:commentRangeStart w:id="1"/>
      <w:r w:rsidRPr="00037316">
        <w:rPr>
          <w:rFonts w:ascii="Times New Roman" w:eastAsia="宋体" w:hAnsi="Times New Roman" w:cs="Times New Roman" w:hint="eastAsia"/>
          <w:sz w:val="24"/>
          <w:szCs w:val="21"/>
          <w14:ligatures w14:val="none"/>
        </w:rPr>
        <w:t>当前的无人机区域覆盖部署研究很大程度上沿用了无线传感器网络的理论框架</w:t>
      </w:r>
      <w:commentRangeEnd w:id="0"/>
      <w:r w:rsidRPr="00037316">
        <w:rPr>
          <w:rFonts w:ascii="Times New Roman" w:eastAsia="宋体" w:hAnsi="Times New Roman" w:cs="Times New Roman"/>
          <w:szCs w:val="21"/>
          <w14:ligatures w14:val="none"/>
        </w:rPr>
        <w:commentReference w:id="0"/>
      </w:r>
      <w:commentRangeEnd w:id="1"/>
      <w:r w:rsidRPr="00037316">
        <w:rPr>
          <w:rFonts w:ascii="Times New Roman" w:eastAsia="宋体" w:hAnsi="Times New Roman" w:cs="Times New Roman"/>
          <w:szCs w:val="21"/>
          <w14:ligatures w14:val="none"/>
        </w:rPr>
        <w:commentReference w:id="1"/>
      </w:r>
      <w:r w:rsidRPr="00037316">
        <w:rPr>
          <w:rFonts w:ascii="Times New Roman" w:eastAsia="宋体" w:hAnsi="Times New Roman" w:cs="Times New Roman" w:hint="eastAsia"/>
          <w:sz w:val="24"/>
          <w:szCs w:val="21"/>
          <w14:ligatures w14:val="none"/>
        </w:rPr>
        <w:t>，现有研究大致可分为基于几何规则的确定性方法与基于元启发式的智能优化方法两大类。以虚拟力法、网格法及</w:t>
      </w:r>
      <w:r w:rsidRPr="00037316">
        <w:rPr>
          <w:rFonts w:ascii="Times New Roman" w:eastAsia="宋体" w:hAnsi="Times New Roman" w:cs="Times New Roman" w:hint="eastAsia"/>
          <w:sz w:val="24"/>
          <w:szCs w:val="21"/>
          <w14:ligatures w14:val="none"/>
        </w:rPr>
        <w:t>Voronoi</w:t>
      </w:r>
      <w:r w:rsidRPr="00037316">
        <w:rPr>
          <w:rFonts w:ascii="Times New Roman" w:eastAsia="宋体" w:hAnsi="Times New Roman" w:cs="Times New Roman" w:hint="eastAsia"/>
          <w:sz w:val="24"/>
          <w:szCs w:val="21"/>
          <w14:ligatures w14:val="none"/>
        </w:rPr>
        <w:t>图法为代表的确定性方法，虽然在简单场景下具有计算简便、物理意义明确的优势，但在处理</w:t>
      </w:r>
      <w:ins w:id="2" w:author="运璐 何" w:date="2026-03-05T15:01:00Z">
        <w:r w:rsidRPr="00037316">
          <w:rPr>
            <w:rFonts w:ascii="Times New Roman" w:eastAsia="宋体" w:hAnsi="Times New Roman" w:cs="Times New Roman" w:hint="eastAsia"/>
            <w:sz w:val="24"/>
            <w:szCs w:val="21"/>
            <w14:ligatures w14:val="none"/>
          </w:rPr>
          <w:t>存在建筑遮挡以及复杂电磁干扰的</w:t>
        </w:r>
      </w:ins>
      <w:ins w:id="3" w:author="运璐 何" w:date="2026-03-05T15:02:00Z">
        <w:r w:rsidRPr="00037316">
          <w:rPr>
            <w:rFonts w:ascii="Times New Roman" w:eastAsia="宋体" w:hAnsi="Times New Roman" w:cs="Times New Roman" w:hint="eastAsia"/>
            <w:sz w:val="24"/>
            <w:szCs w:val="21"/>
            <w14:ligatures w14:val="none"/>
          </w:rPr>
          <w:t>复杂</w:t>
        </w:r>
      </w:ins>
      <w:commentRangeStart w:id="4"/>
      <w:commentRangeStart w:id="5"/>
      <w:del w:id="6" w:author="运璐 何" w:date="2026-03-05T15:02:00Z">
        <w:r w:rsidRPr="00037316" w:rsidDel="000053F8">
          <w:rPr>
            <w:rFonts w:ascii="Times New Roman" w:eastAsia="宋体" w:hAnsi="Times New Roman" w:cs="Times New Roman" w:hint="eastAsia"/>
            <w:sz w:val="24"/>
            <w:szCs w:val="21"/>
            <w14:ligatures w14:val="none"/>
          </w:rPr>
          <w:delText>非凸</w:delText>
        </w:r>
      </w:del>
      <w:r w:rsidRPr="00037316">
        <w:rPr>
          <w:rFonts w:ascii="Times New Roman" w:eastAsia="宋体" w:hAnsi="Times New Roman" w:cs="Times New Roman" w:hint="eastAsia"/>
          <w:sz w:val="24"/>
          <w:szCs w:val="21"/>
          <w14:ligatures w14:val="none"/>
        </w:rPr>
        <w:t>环境</w:t>
      </w:r>
      <w:commentRangeEnd w:id="4"/>
      <w:r w:rsidRPr="00037316">
        <w:rPr>
          <w:rFonts w:ascii="Times New Roman" w:eastAsia="宋体" w:hAnsi="Times New Roman" w:cs="Times New Roman"/>
          <w:szCs w:val="21"/>
          <w14:ligatures w14:val="none"/>
        </w:rPr>
        <w:commentReference w:id="4"/>
      </w:r>
      <w:commentRangeEnd w:id="5"/>
      <w:r w:rsidRPr="00037316">
        <w:rPr>
          <w:rFonts w:ascii="Times New Roman" w:eastAsia="宋体" w:hAnsi="Times New Roman" w:cs="Times New Roman"/>
          <w:szCs w:val="21"/>
          <w14:ligatures w14:val="none"/>
        </w:rPr>
        <w:commentReference w:id="5"/>
      </w:r>
      <w:del w:id="7" w:author="运璐 何" w:date="2026-03-05T15:01:00Z">
        <w:r w:rsidRPr="00037316" w:rsidDel="000053F8">
          <w:rPr>
            <w:rFonts w:ascii="Times New Roman" w:eastAsia="宋体" w:hAnsi="Times New Roman" w:cs="Times New Roman" w:hint="eastAsia"/>
            <w:sz w:val="24"/>
            <w:szCs w:val="21"/>
            <w14:ligatures w14:val="none"/>
          </w:rPr>
          <w:delText>及复杂电磁干扰</w:delText>
        </w:r>
      </w:del>
      <w:r w:rsidRPr="00037316">
        <w:rPr>
          <w:rFonts w:ascii="Times New Roman" w:eastAsia="宋体" w:hAnsi="Times New Roman" w:cs="Times New Roman" w:hint="eastAsia"/>
          <w:sz w:val="24"/>
          <w:szCs w:val="21"/>
          <w14:ligatures w14:val="none"/>
        </w:rPr>
        <w:t>时往往效果不佳，容易陷入局部极值且难以显式建模网络拓扑约束。随着问题复杂度的提升，基于群智能的元启发式算法逐渐成为主流，研究范式也从早期利用遗传算法、粒子群算法求解单目标最大覆盖问题，</w:t>
      </w:r>
      <w:commentRangeStart w:id="8"/>
      <w:commentRangeStart w:id="9"/>
      <w:r w:rsidRPr="00037316">
        <w:rPr>
          <w:rFonts w:ascii="Times New Roman" w:eastAsia="宋体" w:hAnsi="Times New Roman" w:cs="Times New Roman" w:hint="eastAsia"/>
          <w:sz w:val="24"/>
          <w:szCs w:val="21"/>
          <w14:ligatures w14:val="none"/>
        </w:rPr>
        <w:t>演进为利用</w:t>
      </w:r>
      <w:r w:rsidRPr="00037316">
        <w:rPr>
          <w:rFonts w:ascii="Times New Roman" w:eastAsia="宋体" w:hAnsi="Times New Roman" w:cs="Times New Roman" w:hint="eastAsia"/>
          <w:sz w:val="24"/>
          <w:szCs w:val="21"/>
          <w14:ligatures w14:val="none"/>
        </w:rPr>
        <w:t>NSGA-II</w:t>
      </w:r>
      <w:r w:rsidRPr="00037316">
        <w:rPr>
          <w:rFonts w:ascii="Times New Roman" w:eastAsia="宋体" w:hAnsi="Times New Roman" w:cs="Times New Roman" w:hint="eastAsia"/>
          <w:sz w:val="24"/>
          <w:szCs w:val="21"/>
          <w14:ligatures w14:val="none"/>
        </w:rPr>
        <w:t>、</w:t>
      </w:r>
      <w:r w:rsidRPr="00037316">
        <w:rPr>
          <w:rFonts w:ascii="Times New Roman" w:eastAsia="宋体" w:hAnsi="Times New Roman" w:cs="Times New Roman" w:hint="eastAsia"/>
          <w:sz w:val="24"/>
          <w:szCs w:val="21"/>
          <w14:ligatures w14:val="none"/>
        </w:rPr>
        <w:t>MOEA/D</w:t>
      </w:r>
      <w:r w:rsidRPr="00037316">
        <w:rPr>
          <w:rFonts w:ascii="Times New Roman" w:eastAsia="宋体" w:hAnsi="Times New Roman" w:cs="Times New Roman" w:hint="eastAsia"/>
          <w:sz w:val="24"/>
          <w:szCs w:val="21"/>
          <w14:ligatures w14:val="none"/>
        </w:rPr>
        <w:t>等多目标进化算法在覆盖率、连通性、能耗等冲突目标之间寻找</w:t>
      </w:r>
      <w:r w:rsidRPr="00037316">
        <w:rPr>
          <w:rFonts w:ascii="Times New Roman" w:eastAsia="宋体" w:hAnsi="Times New Roman" w:cs="Times New Roman" w:hint="eastAsia"/>
          <w:sz w:val="24"/>
          <w:szCs w:val="21"/>
          <w14:ligatures w14:val="none"/>
        </w:rPr>
        <w:t>Pareto</w:t>
      </w:r>
      <w:r w:rsidRPr="00037316">
        <w:rPr>
          <w:rFonts w:ascii="Times New Roman" w:eastAsia="宋体" w:hAnsi="Times New Roman" w:cs="Times New Roman" w:hint="eastAsia"/>
          <w:sz w:val="24"/>
          <w:szCs w:val="21"/>
          <w14:ligatures w14:val="none"/>
        </w:rPr>
        <w:t>最优解集</w:t>
      </w:r>
      <w:commentRangeEnd w:id="8"/>
      <w:r w:rsidRPr="00037316">
        <w:rPr>
          <w:rFonts w:ascii="Times New Roman" w:eastAsia="宋体" w:hAnsi="Times New Roman" w:cs="Times New Roman"/>
          <w:szCs w:val="21"/>
          <w14:ligatures w14:val="none"/>
        </w:rPr>
        <w:commentReference w:id="8"/>
      </w:r>
      <w:commentRangeEnd w:id="9"/>
      <w:r w:rsidRPr="00037316">
        <w:rPr>
          <w:rFonts w:ascii="Times New Roman" w:eastAsia="宋体" w:hAnsi="Times New Roman" w:cs="Times New Roman"/>
          <w:szCs w:val="21"/>
          <w14:ligatures w14:val="none"/>
        </w:rPr>
        <w:commentReference w:id="9"/>
      </w:r>
      <w:r w:rsidRPr="00037316">
        <w:rPr>
          <w:rFonts w:ascii="Times New Roman" w:eastAsia="宋体" w:hAnsi="Times New Roman" w:cs="Times New Roman" w:hint="eastAsia"/>
          <w:sz w:val="24"/>
          <w:szCs w:val="21"/>
          <w14:ligatures w14:val="none"/>
        </w:rPr>
        <w:t>，旨在为决策者提供多样化的可选方案。</w:t>
      </w:r>
    </w:p>
    <w:p w14:paraId="7AC57F00"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commentRangeStart w:id="10"/>
      <w:commentRangeStart w:id="11"/>
      <w:r w:rsidRPr="00037316">
        <w:rPr>
          <w:rFonts w:ascii="Times New Roman" w:eastAsia="宋体" w:hAnsi="Times New Roman" w:cs="Times New Roman" w:hint="eastAsia"/>
          <w:sz w:val="24"/>
          <w:szCs w:val="21"/>
          <w14:ligatures w14:val="none"/>
        </w:rPr>
        <w:t>尽管多目标进化算法在无人机覆盖部署领域</w:t>
      </w:r>
      <w:ins w:id="12" w:author="运璐 何" w:date="2026-03-12T14:20:00Z">
        <w:r w:rsidRPr="00037316">
          <w:rPr>
            <w:rFonts w:ascii="Times New Roman" w:eastAsia="宋体" w:hAnsi="Times New Roman" w:cs="Times New Roman" w:hint="eastAsia"/>
            <w:sz w:val="24"/>
            <w:szCs w:val="21"/>
            <w14:ligatures w14:val="none"/>
          </w:rPr>
          <w:t>已</w:t>
        </w:r>
      </w:ins>
      <w:ins w:id="13" w:author="运璐 何" w:date="2026-03-12T14:21:00Z">
        <w:r w:rsidRPr="00037316">
          <w:rPr>
            <w:rFonts w:ascii="Times New Roman" w:eastAsia="宋体" w:hAnsi="Times New Roman" w:cs="Times New Roman" w:hint="eastAsia"/>
            <w:sz w:val="24"/>
            <w:szCs w:val="21"/>
            <w14:ligatures w14:val="none"/>
          </w:rPr>
          <w:t>有大量理论研究</w:t>
        </w:r>
      </w:ins>
      <w:del w:id="14" w:author="运璐 何" w:date="2026-03-12T14:20:00Z">
        <w:r w:rsidRPr="00037316" w:rsidDel="00CF28C1">
          <w:rPr>
            <w:rFonts w:ascii="Times New Roman" w:eastAsia="宋体" w:hAnsi="Times New Roman" w:cs="Times New Roman" w:hint="eastAsia"/>
            <w:sz w:val="24"/>
            <w:szCs w:val="21"/>
            <w14:ligatures w14:val="none"/>
          </w:rPr>
          <w:delText>已取得显著进展</w:delText>
        </w:r>
        <w:commentRangeEnd w:id="10"/>
        <w:r w:rsidRPr="00037316" w:rsidDel="00CF28C1">
          <w:rPr>
            <w:rFonts w:ascii="Times New Roman" w:eastAsia="宋体" w:hAnsi="Times New Roman" w:cs="Times New Roman"/>
            <w:szCs w:val="21"/>
            <w14:ligatures w14:val="none"/>
          </w:rPr>
          <w:commentReference w:id="10"/>
        </w:r>
        <w:commentRangeEnd w:id="11"/>
        <w:r w:rsidRPr="00037316" w:rsidDel="00CF28C1">
          <w:rPr>
            <w:rFonts w:ascii="Times New Roman" w:eastAsia="宋体" w:hAnsi="Times New Roman" w:cs="Times New Roman"/>
            <w:szCs w:val="21"/>
            <w14:ligatures w14:val="none"/>
          </w:rPr>
          <w:commentReference w:id="11"/>
        </w:r>
      </w:del>
      <w:r w:rsidRPr="00037316">
        <w:rPr>
          <w:rFonts w:ascii="Times New Roman" w:eastAsia="宋体" w:hAnsi="Times New Roman" w:cs="Times New Roman" w:hint="eastAsia"/>
          <w:sz w:val="24"/>
          <w:szCs w:val="21"/>
          <w14:ligatures w14:val="none"/>
        </w:rPr>
        <w:t>，但在面向复杂的城市作战环境与强对抗场景时，现有研究仍存在显著局限。主要表现为现有方法在通信约束建模方面较为简单，通常采用理想化的通信半径或简化的连通性假设，忽略了城市环境中建筑物遮挡造成的非视距传输衰减以及敌方或环境带来的电磁干扰影响。当环境复杂度提高并引入干扰信号后，问题的非线性和不确定性显著增强，解空间将呈现高度多峰特征，导致常规的多目标优化算法的搜索效率和收敛性能明显下降，难以在有限计算资源内获得覆盖率与连通度均优的高质量前沿解。</w:t>
      </w:r>
    </w:p>
    <w:p w14:paraId="05A616FE"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r w:rsidRPr="00037316">
        <w:rPr>
          <w:rFonts w:ascii="Times New Roman" w:eastAsia="宋体" w:hAnsi="Times New Roman" w:cs="Times New Roman" w:hint="eastAsia"/>
          <w:sz w:val="24"/>
          <w:szCs w:val="21"/>
          <w14:ligatures w14:val="none"/>
        </w:rPr>
        <w:t>针对上述问题，本章提出一种基于</w:t>
      </w:r>
      <w:ins w:id="15" w:author="运璐 何" w:date="2026-03-12T14:28:00Z">
        <w:r w:rsidRPr="00037316">
          <w:rPr>
            <w:rFonts w:ascii="Times New Roman" w:eastAsia="宋体" w:hAnsi="Times New Roman" w:cs="Times New Roman" w:hint="eastAsia"/>
            <w:sz w:val="24"/>
            <w:szCs w:val="21"/>
            <w14:ligatures w14:val="none"/>
          </w:rPr>
          <w:t>多种群引导</w:t>
        </w:r>
      </w:ins>
      <w:ins w:id="16" w:author="运璐 何" w:date="2026-03-12T14:22:00Z">
        <w:r w:rsidRPr="00037316">
          <w:rPr>
            <w:rFonts w:ascii="Times New Roman" w:eastAsia="宋体" w:hAnsi="Times New Roman" w:cs="Times New Roman" w:hint="eastAsia"/>
            <w:sz w:val="24"/>
            <w:szCs w:val="21"/>
            <w14:ligatures w14:val="none"/>
          </w:rPr>
          <w:t>N</w:t>
        </w:r>
        <w:r w:rsidRPr="00037316">
          <w:rPr>
            <w:rFonts w:ascii="Times New Roman" w:eastAsia="宋体" w:hAnsi="Times New Roman" w:cs="Times New Roman"/>
            <w:sz w:val="24"/>
            <w:szCs w:val="21"/>
            <w14:ligatures w14:val="none"/>
          </w:rPr>
          <w:t>SGA-II</w:t>
        </w:r>
      </w:ins>
      <w:commentRangeStart w:id="17"/>
      <w:commentRangeStart w:id="18"/>
      <w:del w:id="19" w:author="运璐 何" w:date="2026-03-12T14:22:00Z">
        <w:r w:rsidRPr="00037316" w:rsidDel="00CF28C1">
          <w:rPr>
            <w:rFonts w:ascii="Times New Roman" w:eastAsia="宋体" w:hAnsi="Times New Roman" w:cs="Times New Roman" w:hint="eastAsia"/>
            <w:sz w:val="24"/>
            <w:szCs w:val="21"/>
            <w14:ligatures w14:val="none"/>
          </w:rPr>
          <w:delText>多种群启发式</w:delText>
        </w:r>
        <w:commentRangeEnd w:id="17"/>
        <w:r w:rsidRPr="00037316" w:rsidDel="00CF28C1">
          <w:rPr>
            <w:rFonts w:ascii="Times New Roman" w:eastAsia="宋体" w:hAnsi="Times New Roman" w:cs="Times New Roman"/>
            <w:szCs w:val="21"/>
            <w14:ligatures w14:val="none"/>
          </w:rPr>
          <w:commentReference w:id="17"/>
        </w:r>
        <w:commentRangeEnd w:id="18"/>
        <w:r w:rsidRPr="00037316" w:rsidDel="00CF28C1">
          <w:rPr>
            <w:rFonts w:ascii="Times New Roman" w:eastAsia="宋体" w:hAnsi="Times New Roman" w:cs="Times New Roman"/>
            <w:szCs w:val="21"/>
            <w14:ligatures w14:val="none"/>
          </w:rPr>
          <w:commentReference w:id="18"/>
        </w:r>
        <w:r w:rsidRPr="00037316" w:rsidDel="00CF28C1">
          <w:rPr>
            <w:rFonts w:ascii="Times New Roman" w:eastAsia="宋体" w:hAnsi="Times New Roman" w:cs="Times New Roman" w:hint="eastAsia"/>
            <w:sz w:val="24"/>
            <w:szCs w:val="21"/>
            <w14:ligatures w14:val="none"/>
          </w:rPr>
          <w:delText>进化</w:delText>
        </w:r>
      </w:del>
      <w:r w:rsidRPr="00037316">
        <w:rPr>
          <w:rFonts w:ascii="Times New Roman" w:eastAsia="宋体" w:hAnsi="Times New Roman" w:cs="Times New Roman" w:hint="eastAsia"/>
          <w:sz w:val="24"/>
          <w:szCs w:val="21"/>
          <w14:ligatures w14:val="none"/>
        </w:rPr>
        <w:t>的通信保持区域覆盖算法（</w:t>
      </w:r>
      <w:r w:rsidRPr="00037316">
        <w:rPr>
          <w:rFonts w:ascii="Times New Roman" w:eastAsia="宋体" w:hAnsi="Times New Roman" w:cs="Times New Roman" w:hint="eastAsia"/>
          <w:sz w:val="24"/>
          <w:szCs w:val="21"/>
          <w14:ligatures w14:val="none"/>
        </w:rPr>
        <w:t>MPG-NSGA-II</w:t>
      </w:r>
      <w:r w:rsidRPr="00037316">
        <w:rPr>
          <w:rFonts w:ascii="Times New Roman" w:eastAsia="宋体" w:hAnsi="Times New Roman" w:cs="Times New Roman" w:hint="eastAsia"/>
          <w:sz w:val="24"/>
          <w:szCs w:val="21"/>
          <w14:ligatures w14:val="none"/>
        </w:rPr>
        <w:t>），旨在解决复杂干扰与建筑物遮挡环境下的无人机集群协同覆盖与连通保持问题。本章首先构建了更符合实际的覆盖部署系统模型，引入视距与非视距信道模型及信号干扰噪声比约束，显式考虑建筑物遮挡与干扰源分布对通信链路的影响。在此基础上，首先设计了一种连通</w:t>
      </w:r>
      <w:r w:rsidRPr="00037316">
        <w:rPr>
          <w:rFonts w:ascii="Times New Roman" w:eastAsia="宋体" w:hAnsi="Times New Roman" w:cs="Times New Roman" w:hint="eastAsia"/>
          <w:sz w:val="24"/>
          <w:szCs w:val="21"/>
          <w14:ligatures w14:val="none"/>
        </w:rPr>
        <w:t>-</w:t>
      </w:r>
      <w:r w:rsidRPr="00037316">
        <w:rPr>
          <w:rFonts w:ascii="Times New Roman" w:eastAsia="宋体" w:hAnsi="Times New Roman" w:cs="Times New Roman" w:hint="eastAsia"/>
          <w:sz w:val="24"/>
          <w:szCs w:val="21"/>
          <w14:ligatures w14:val="none"/>
        </w:rPr>
        <w:t>贪心覆盖混合的初始化策略，有效提高了初始种群的多样性与可行性比例。然后为突破传统随机变异的盲目性，本章提出了基于领域知识的局部启发式引导变异算子，包括利用</w:t>
      </w:r>
      <w:r w:rsidRPr="00037316">
        <w:rPr>
          <w:rFonts w:ascii="Times New Roman" w:eastAsia="宋体" w:hAnsi="Times New Roman" w:cs="Times New Roman" w:hint="eastAsia"/>
          <w:sz w:val="24"/>
          <w:szCs w:val="21"/>
          <w14:ligatures w14:val="none"/>
        </w:rPr>
        <w:t>Voronoi</w:t>
      </w:r>
      <w:r w:rsidRPr="00037316">
        <w:rPr>
          <w:rFonts w:ascii="Times New Roman" w:eastAsia="宋体" w:hAnsi="Times New Roman" w:cs="Times New Roman" w:hint="eastAsia"/>
          <w:sz w:val="24"/>
          <w:szCs w:val="21"/>
          <w14:ligatures w14:val="none"/>
        </w:rPr>
        <w:t>单元几何特性的覆盖引导算子与针对最小度节点的链路</w:t>
      </w:r>
      <w:r w:rsidRPr="00037316">
        <w:rPr>
          <w:rFonts w:ascii="Times New Roman" w:eastAsia="宋体" w:hAnsi="Times New Roman" w:cs="Times New Roman" w:hint="eastAsia"/>
          <w:sz w:val="24"/>
          <w:szCs w:val="21"/>
          <w14:ligatures w14:val="none"/>
        </w:rPr>
        <w:lastRenderedPageBreak/>
        <w:t>连通引导算子。最后，通过建立多种群迁移与协同重组机制，通过多种群协同进化平衡了算法的全局探索与局部开发能力，提高了算法的搜索效率，有效克服了复杂环境下的早熟收敛问题，显著提升了</w:t>
      </w:r>
      <w:r w:rsidRPr="00037316">
        <w:rPr>
          <w:rFonts w:ascii="Times New Roman" w:eastAsia="宋体" w:hAnsi="Times New Roman" w:cs="Times New Roman" w:hint="eastAsia"/>
          <w:sz w:val="24"/>
          <w:szCs w:val="21"/>
          <w14:ligatures w14:val="none"/>
        </w:rPr>
        <w:t>Pareto</w:t>
      </w:r>
      <w:r w:rsidRPr="00037316">
        <w:rPr>
          <w:rFonts w:ascii="Times New Roman" w:eastAsia="宋体" w:hAnsi="Times New Roman" w:cs="Times New Roman" w:hint="eastAsia"/>
          <w:sz w:val="24"/>
          <w:szCs w:val="21"/>
          <w14:ligatures w14:val="none"/>
        </w:rPr>
        <w:t>前沿解的质量与分布性。</w:t>
      </w:r>
    </w:p>
    <w:p w14:paraId="4FCCC8A4" w14:textId="77777777" w:rsidR="00037316" w:rsidRPr="00037316" w:rsidRDefault="00037316" w:rsidP="00037316">
      <w:pPr>
        <w:keepNext/>
        <w:keepLines/>
        <w:widowControl/>
        <w:numPr>
          <w:ilvl w:val="1"/>
          <w:numId w:val="0"/>
        </w:numPr>
        <w:spacing w:before="480" w:after="120"/>
        <w:jc w:val="left"/>
        <w:outlineLvl w:val="1"/>
        <w:rPr>
          <w:rFonts w:ascii="黑体" w:eastAsia="黑体" w:hAnsi="黑体" w:cs="Times New Roman"/>
          <w:b/>
          <w:bCs/>
          <w:sz w:val="28"/>
          <w:szCs w:val="32"/>
          <w14:ligatures w14:val="none"/>
        </w:rPr>
      </w:pPr>
      <w:bookmarkStart w:id="20" w:name="_Toc225863401"/>
      <w:r w:rsidRPr="00037316">
        <w:rPr>
          <w:rFonts w:ascii="黑体" w:eastAsia="黑体" w:hAnsi="黑体" w:cs="Times New Roman" w:hint="eastAsia"/>
          <w:b/>
          <w:bCs/>
          <w:sz w:val="28"/>
          <w:szCs w:val="32"/>
          <w14:ligatures w14:val="none"/>
        </w:rPr>
        <w:t>系统模型</w:t>
      </w:r>
      <w:bookmarkEnd w:id="20"/>
    </w:p>
    <w:p w14:paraId="7E3A2885"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p>
    <w:p w14:paraId="18317A91" w14:textId="77777777" w:rsidR="00037316" w:rsidRPr="00037316" w:rsidRDefault="00037316" w:rsidP="00037316">
      <w:pPr>
        <w:keepNext/>
        <w:keepLines/>
        <w:widowControl/>
        <w:numPr>
          <w:ilvl w:val="2"/>
          <w:numId w:val="0"/>
        </w:numPr>
        <w:spacing w:before="240" w:after="120"/>
        <w:jc w:val="left"/>
        <w:outlineLvl w:val="2"/>
        <w:rPr>
          <w:rFonts w:ascii="黑体" w:eastAsia="黑体" w:hAnsi="黑体" w:cs="Times New Roman"/>
          <w:b/>
          <w:bCs/>
          <w:sz w:val="24"/>
          <w:szCs w:val="32"/>
          <w14:ligatures w14:val="none"/>
        </w:rPr>
      </w:pPr>
      <w:bookmarkStart w:id="21" w:name="_Toc225863402"/>
      <w:r w:rsidRPr="00037316">
        <w:rPr>
          <w:rFonts w:ascii="黑体" w:eastAsia="黑体" w:hAnsi="黑体" w:cs="Times New Roman" w:hint="eastAsia"/>
          <w:b/>
          <w:bCs/>
          <w:sz w:val="24"/>
          <w:szCs w:val="32"/>
          <w14:ligatures w14:val="none"/>
        </w:rPr>
        <w:t>场景模型</w:t>
      </w:r>
      <w:bookmarkEnd w:id="21"/>
    </w:p>
    <w:p w14:paraId="3D37D714"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r w:rsidRPr="00037316">
        <w:rPr>
          <w:rFonts w:ascii="Times New Roman" w:eastAsia="宋体" w:hAnsi="Times New Roman" w:cs="Times New Roman"/>
          <w:sz w:val="24"/>
          <w:szCs w:val="21"/>
          <w14:ligatures w14:val="none"/>
        </w:rPr>
        <w:t>本文</w:t>
      </w:r>
      <w:r w:rsidRPr="00037316">
        <w:rPr>
          <w:rFonts w:ascii="Times New Roman" w:eastAsia="宋体" w:hAnsi="Times New Roman" w:cs="Times New Roman" w:hint="eastAsia"/>
          <w:sz w:val="24"/>
          <w:szCs w:val="21"/>
          <w14:ligatures w14:val="none"/>
        </w:rPr>
        <w:t>将覆盖</w:t>
      </w:r>
      <w:r w:rsidRPr="00037316">
        <w:rPr>
          <w:rFonts w:ascii="Times New Roman" w:eastAsia="宋体" w:hAnsi="Times New Roman" w:cs="Times New Roman"/>
          <w:sz w:val="24"/>
          <w:szCs w:val="21"/>
          <w14:ligatures w14:val="none"/>
        </w:rPr>
        <w:t>场景</w:t>
      </w:r>
      <w:r w:rsidRPr="00037316">
        <w:rPr>
          <w:rFonts w:ascii="Times New Roman" w:eastAsia="宋体" w:hAnsi="Times New Roman" w:cs="Times New Roman" w:hint="eastAsia"/>
          <w:sz w:val="24"/>
          <w:szCs w:val="21"/>
          <w14:ligatures w14:val="none"/>
        </w:rPr>
        <w:t>建模为</w:t>
      </w:r>
      <w:r w:rsidRPr="00037316">
        <w:rPr>
          <w:rFonts w:ascii="Times New Roman" w:eastAsia="宋体" w:hAnsi="Times New Roman" w:cs="Times New Roman"/>
          <w:sz w:val="24"/>
          <w:szCs w:val="21"/>
          <w14:ligatures w14:val="none"/>
        </w:rPr>
        <w:t>二维</w:t>
      </w:r>
      <w:r w:rsidRPr="00037316">
        <w:rPr>
          <w:rFonts w:ascii="Times New Roman" w:eastAsia="宋体" w:hAnsi="Times New Roman" w:cs="Times New Roman" w:hint="eastAsia"/>
          <w:sz w:val="24"/>
          <w:szCs w:val="21"/>
          <w14:ligatures w14:val="none"/>
        </w:rPr>
        <w:t>矩形</w:t>
      </w:r>
      <w:r w:rsidRPr="00037316">
        <w:rPr>
          <w:rFonts w:ascii="Times New Roman" w:eastAsia="宋体" w:hAnsi="Times New Roman" w:cs="Times New Roman"/>
          <w:sz w:val="24"/>
          <w:szCs w:val="21"/>
          <w14:ligatures w14:val="none"/>
        </w:rPr>
        <w:t>区域</w:t>
      </w:r>
      <w:r w:rsidRPr="00037316">
        <w:rPr>
          <w:rFonts w:ascii="Times New Roman" w:eastAsia="宋体" w:hAnsi="Times New Roman" w:cs="Times New Roman" w:hint="eastAsia"/>
          <w:sz w:val="24"/>
          <w:szCs w:val="21"/>
          <w14:ligatures w14:val="none"/>
        </w:rPr>
        <w:t xml:space="preserve"> </w:t>
      </w:r>
      <m:oMath>
        <m:r>
          <m:rPr>
            <m:scr m:val="script"/>
          </m:rPr>
          <w:rPr>
            <w:rFonts w:ascii="Cambria Math" w:eastAsia="宋体" w:hAnsi="Cambria Math" w:cs="Times New Roman"/>
            <w:sz w:val="24"/>
            <w:szCs w:val="21"/>
            <w14:ligatures w14:val="none"/>
          </w:rPr>
          <m:t>S</m:t>
        </m:r>
        <m:r>
          <m:rPr>
            <m:sty m:val="p"/>
          </m:rPr>
          <w:rPr>
            <w:rFonts w:ascii="Cambria Math" w:eastAsia="宋体" w:hAnsi="Cambria Math" w:cs="Times New Roman"/>
            <w:sz w:val="24"/>
            <w:szCs w:val="21"/>
            <w14:ligatures w14:val="none"/>
          </w:rPr>
          <m:t>⊂</m:t>
        </m:r>
        <m:sSup>
          <m:sSupPr>
            <m:ctrlPr>
              <w:rPr>
                <w:rFonts w:ascii="Cambria Math" w:eastAsia="宋体" w:hAnsi="Cambria Math" w:cs="Times New Roman"/>
                <w:sz w:val="24"/>
                <w:szCs w:val="21"/>
                <w14:ligatures w14:val="none"/>
              </w:rPr>
            </m:ctrlPr>
          </m:sSupPr>
          <m:e>
            <m:r>
              <w:rPr>
                <w:rFonts w:ascii="Cambria Math" w:eastAsia="宋体" w:hAnsi="Cambria Math" w:cs="Times New Roman"/>
                <w:sz w:val="24"/>
                <w:szCs w:val="21"/>
                <w14:ligatures w14:val="none"/>
              </w:rPr>
              <m:t>R</m:t>
            </m:r>
          </m:e>
          <m:sup>
            <m:r>
              <m:rPr>
                <m:scr m:val="double-struck"/>
                <m:sty m:val="p"/>
              </m:rPr>
              <w:rPr>
                <w:rFonts w:ascii="Cambria Math" w:eastAsia="宋体" w:hAnsi="Cambria Math" w:cs="Times New Roman"/>
                <w:sz w:val="24"/>
                <w:szCs w:val="21"/>
                <w14:ligatures w14:val="none"/>
              </w:rPr>
              <m:t>2</m:t>
            </m:r>
          </m:sup>
        </m:sSup>
      </m:oMath>
      <w:r w:rsidRPr="00037316">
        <w:rPr>
          <w:rFonts w:ascii="Times New Roman" w:eastAsia="宋体" w:hAnsi="Times New Roman" w:cs="Times New Roman"/>
          <w:sz w:val="24"/>
          <w:szCs w:val="21"/>
          <w14:ligatures w14:val="none"/>
        </w:rPr>
        <w:t>，其</w:t>
      </w:r>
      <w:r w:rsidRPr="00037316">
        <w:rPr>
          <w:rFonts w:ascii="Times New Roman" w:eastAsia="宋体" w:hAnsi="Times New Roman" w:cs="Times New Roman" w:hint="eastAsia"/>
          <w:sz w:val="24"/>
          <w:szCs w:val="21"/>
          <w14:ligatures w14:val="none"/>
        </w:rPr>
        <w:t>大小</w:t>
      </w:r>
      <w:r w:rsidRPr="00037316">
        <w:rPr>
          <w:rFonts w:ascii="Times New Roman" w:eastAsia="宋体" w:hAnsi="Times New Roman" w:cs="Times New Roman"/>
          <w:sz w:val="24"/>
          <w:szCs w:val="21"/>
          <w14:ligatures w14:val="none"/>
        </w:rPr>
        <w:t>为</w:t>
      </w:r>
      <w:r w:rsidRPr="00037316">
        <w:rPr>
          <w:rFonts w:ascii="Times New Roman" w:eastAsia="宋体" w:hAnsi="Times New Roman" w:cs="Times New Roman"/>
          <w:sz w:val="24"/>
          <w:szCs w:val="21"/>
          <w14:ligatures w14:val="none"/>
        </w:rPr>
        <w:t xml:space="preserve"> </w:t>
      </w:r>
      <m:oMath>
        <m:d>
          <m:dPr>
            <m:begChr m:val="["/>
            <m:endChr m:val="]"/>
            <m:ctrlPr>
              <w:rPr>
                <w:rFonts w:ascii="Cambria Math" w:eastAsia="宋体" w:hAnsi="Cambria Math" w:cs="Times New Roman"/>
                <w:sz w:val="24"/>
                <w:szCs w:val="21"/>
                <w14:ligatures w14:val="none"/>
              </w:rPr>
            </m:ctrlPr>
          </m:dPr>
          <m:e>
            <m:r>
              <m:rPr>
                <m:sty m:val="p"/>
              </m:rPr>
              <w:rPr>
                <w:rFonts w:ascii="Cambria Math" w:eastAsia="宋体" w:hAnsi="Cambria Math" w:cs="Times New Roman"/>
                <w:sz w:val="24"/>
                <w:szCs w:val="21"/>
                <w14:ligatures w14:val="none"/>
              </w:rPr>
              <m:t>0,</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L</m:t>
                </m:r>
              </m:e>
              <m:sub>
                <m:r>
                  <w:rPr>
                    <w:rFonts w:ascii="Cambria Math" w:eastAsia="宋体" w:hAnsi="Cambria Math" w:cs="Times New Roman"/>
                    <w:sz w:val="24"/>
                    <w:szCs w:val="21"/>
                    <w14:ligatures w14:val="none"/>
                  </w:rPr>
                  <m:t>x</m:t>
                </m:r>
              </m:sub>
            </m:sSub>
          </m:e>
        </m:d>
        <m:r>
          <m:rPr>
            <m:sty m:val="p"/>
          </m:rPr>
          <w:rPr>
            <w:rFonts w:ascii="Cambria Math" w:eastAsia="宋体" w:hAnsi="Cambria Math" w:cs="Times New Roman" w:hint="eastAsia"/>
            <w:sz w:val="24"/>
            <w:szCs w:val="21"/>
            <w14:ligatures w14:val="none"/>
          </w:rPr>
          <m:t>×</m:t>
        </m:r>
        <m:d>
          <m:dPr>
            <m:begChr m:val="["/>
            <m:endChr m:val="]"/>
            <m:ctrlPr>
              <w:rPr>
                <w:rFonts w:ascii="Cambria Math" w:eastAsia="宋体" w:hAnsi="Cambria Math" w:cs="Times New Roman"/>
                <w:sz w:val="24"/>
                <w:szCs w:val="21"/>
                <w14:ligatures w14:val="none"/>
              </w:rPr>
            </m:ctrlPr>
          </m:dPr>
          <m:e>
            <m:r>
              <m:rPr>
                <m:sty m:val="p"/>
              </m:rPr>
              <w:rPr>
                <w:rFonts w:ascii="Cambria Math" w:eastAsia="宋体" w:hAnsi="Cambria Math" w:cs="Times New Roman"/>
                <w:sz w:val="24"/>
                <w:szCs w:val="21"/>
                <w14:ligatures w14:val="none"/>
              </w:rPr>
              <m:t>0,</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L</m:t>
                </m:r>
              </m:e>
              <m:sub>
                <m:r>
                  <w:rPr>
                    <w:rFonts w:ascii="Cambria Math" w:eastAsia="宋体" w:hAnsi="Cambria Math" w:cs="Times New Roman"/>
                    <w:sz w:val="24"/>
                    <w:szCs w:val="21"/>
                    <w14:ligatures w14:val="none"/>
                  </w:rPr>
                  <m:t>y</m:t>
                </m:r>
              </m:sub>
            </m:sSub>
          </m:e>
        </m:d>
      </m:oMath>
      <w:r w:rsidRPr="00037316">
        <w:rPr>
          <w:rFonts w:ascii="Times New Roman" w:eastAsia="宋体" w:hAnsi="Times New Roman" w:cs="Times New Roman" w:hint="eastAsia"/>
          <w:sz w:val="24"/>
          <w:szCs w:val="21"/>
          <w14:ligatures w14:val="none"/>
        </w:rPr>
        <w:t>。</w:t>
      </w:r>
      <w:r w:rsidRPr="00037316">
        <w:rPr>
          <w:rFonts w:ascii="Times New Roman" w:eastAsia="宋体" w:hAnsi="Times New Roman" w:cs="Times New Roman" w:hint="eastAsia"/>
          <w:color w:val="FF0000"/>
          <w:sz w:val="24"/>
          <w:szCs w:val="21"/>
          <w14:ligatures w14:val="none"/>
        </w:rPr>
        <w:t>如图</w:t>
      </w:r>
      <w:r w:rsidRPr="00037316">
        <w:rPr>
          <w:rFonts w:ascii="Times New Roman" w:eastAsia="宋体" w:hAnsi="Times New Roman" w:cs="Times New Roman" w:hint="eastAsia"/>
          <w:color w:val="FF0000"/>
          <w:sz w:val="24"/>
          <w:szCs w:val="21"/>
          <w14:ligatures w14:val="none"/>
        </w:rPr>
        <w:t>4</w:t>
      </w:r>
      <w:r w:rsidRPr="00037316">
        <w:rPr>
          <w:rFonts w:ascii="Times New Roman" w:eastAsia="宋体" w:hAnsi="Times New Roman" w:cs="Times New Roman"/>
          <w:color w:val="FF0000"/>
          <w:sz w:val="24"/>
          <w:szCs w:val="21"/>
          <w14:ligatures w14:val="none"/>
        </w:rPr>
        <w:t>-1</w:t>
      </w:r>
      <w:r w:rsidRPr="00037316">
        <w:rPr>
          <w:rFonts w:ascii="Times New Roman" w:eastAsia="宋体" w:hAnsi="Times New Roman" w:cs="Times New Roman" w:hint="eastAsia"/>
          <w:color w:val="FF0000"/>
          <w:sz w:val="24"/>
          <w:szCs w:val="21"/>
          <w14:ligatures w14:val="none"/>
        </w:rPr>
        <w:t>所示</w:t>
      </w:r>
      <w:r w:rsidRPr="00037316">
        <w:rPr>
          <w:rFonts w:ascii="Times New Roman" w:eastAsia="宋体" w:hAnsi="Times New Roman" w:cs="Times New Roman" w:hint="eastAsia"/>
          <w:sz w:val="24"/>
          <w:szCs w:val="21"/>
          <w14:ligatures w14:val="none"/>
        </w:rPr>
        <w:t>，若干建筑物和干扰源位于对应的矩形二维区域中。建筑物</w:t>
      </w:r>
      <w:r w:rsidRPr="00037316">
        <w:rPr>
          <w:rFonts w:ascii="Times New Roman" w:eastAsia="宋体" w:hAnsi="Times New Roman" w:cs="Times New Roman"/>
          <w:sz w:val="24"/>
          <w:szCs w:val="21"/>
          <w14:ligatures w14:val="none"/>
        </w:rPr>
        <w:t>集合</w:t>
      </w:r>
      <w:r w:rsidRPr="00037316">
        <w:rPr>
          <w:rFonts w:ascii="Times New Roman" w:eastAsia="宋体" w:hAnsi="Times New Roman" w:cs="Times New Roman" w:hint="eastAsia"/>
          <w:sz w:val="24"/>
          <w:szCs w:val="21"/>
          <w14:ligatures w14:val="none"/>
        </w:rPr>
        <w:t>表示为</w:t>
      </w:r>
      <w:r w:rsidRPr="00037316">
        <w:rPr>
          <w:rFonts w:ascii="Times New Roman" w:eastAsia="宋体" w:hAnsi="Times New Roman" w:cs="Times New Roman"/>
          <w:sz w:val="24"/>
          <w:szCs w:val="21"/>
          <w14:ligatures w14:val="none"/>
        </w:rPr>
        <w:t xml:space="preserve"> </w:t>
      </w:r>
      <m:oMath>
        <m:r>
          <m:rPr>
            <m:scr m:val="script"/>
            <m:sty m:val="p"/>
          </m:rPr>
          <w:rPr>
            <w:rFonts w:ascii="Cambria Math" w:eastAsia="宋体" w:hAnsi="Cambria Math" w:cs="Times New Roman"/>
            <w:sz w:val="24"/>
            <w:szCs w:val="21"/>
            <w14:ligatures w14:val="none"/>
          </w:rPr>
          <m:t>O=</m:t>
        </m:r>
        <m:r>
          <m:rPr>
            <m:lit/>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m:rPr>
                <m:sty m:val="p"/>
              </m:rPr>
              <w:rPr>
                <w:rFonts w:ascii="Cambria Math" w:eastAsia="宋体" w:hAnsi="Cambria Math" w:cs="Times New Roman"/>
                <w:sz w:val="24"/>
                <w:szCs w:val="21"/>
                <w14:ligatures w14:val="none"/>
              </w:rPr>
              <m:t>1</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m:rPr>
                <m:sty m:val="p"/>
              </m:rPr>
              <w:rPr>
                <w:rFonts w:ascii="Cambria Math" w:eastAsia="宋体" w:hAnsi="Cambria Math" w:cs="Times New Roman"/>
                <w:sz w:val="24"/>
                <w:szCs w:val="21"/>
                <w14:ligatures w14:val="none"/>
              </w:rPr>
              <m:t>2</m:t>
            </m:r>
          </m:sub>
        </m:sSub>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M</m:t>
            </m:r>
          </m:sub>
        </m:sSub>
        <m:r>
          <m:rPr>
            <m:lit/>
            <m:sty m:val="p"/>
          </m:rPr>
          <w:rPr>
            <w:rFonts w:ascii="Cambria Math" w:eastAsia="宋体" w:hAnsi="Cambria Math" w:cs="Times New Roman"/>
            <w:sz w:val="24"/>
            <w:szCs w:val="21"/>
            <w14:ligatures w14:val="none"/>
          </w:rPr>
          <m:t>}</m:t>
        </m:r>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，其中，</w:t>
      </w:r>
      <m:oMath>
        <m:r>
          <w:rPr>
            <w:rFonts w:ascii="Cambria Math" w:eastAsia="宋体" w:hAnsi="Cambria Math" w:cs="Times New Roman"/>
            <w:sz w:val="24"/>
            <w:szCs w:val="21"/>
            <w14:ligatures w14:val="none"/>
          </w:rPr>
          <m:t>M</m:t>
        </m:r>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为建筑物数量，建筑物</w:t>
      </w:r>
      <w:r w:rsidRPr="0003731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m:rPr>
            <m:sty m:val="p"/>
          </m:rPr>
          <w:rPr>
            <w:rFonts w:ascii="Cambria Math" w:eastAsia="宋体" w:hAnsi="Cambria Math" w:cs="Times New Roman"/>
            <w:sz w:val="24"/>
            <w:szCs w:val="21"/>
            <w14:ligatures w14:val="none"/>
          </w:rPr>
          <m:t>⊂</m:t>
        </m:r>
        <m:r>
          <m:rPr>
            <m:scr m:val="script"/>
          </m:rPr>
          <w:rPr>
            <w:rFonts w:ascii="Cambria Math" w:eastAsia="宋体" w:hAnsi="Cambria Math" w:cs="Times New Roman"/>
            <w:sz w:val="24"/>
            <w:szCs w:val="21"/>
            <w14:ligatures w14:val="none"/>
          </w:rPr>
          <m:t>S</m:t>
        </m:r>
      </m:oMath>
      <w:r w:rsidRPr="00037316">
        <w:rPr>
          <w:rFonts w:ascii="Times New Roman" w:eastAsia="宋体" w:hAnsi="Times New Roman" w:cs="Times New Roman"/>
          <w:sz w:val="24"/>
          <w:szCs w:val="21"/>
          <w14:ligatures w14:val="none"/>
        </w:rPr>
        <w:t xml:space="preserve"> </w:t>
      </w:r>
      <w:r w:rsidRPr="00037316">
        <w:rPr>
          <w:rFonts w:ascii="Times New Roman" w:eastAsia="宋体" w:hAnsi="Times New Roman" w:cs="Times New Roman" w:hint="eastAsia"/>
          <w:sz w:val="24"/>
          <w:szCs w:val="21"/>
          <w14:ligatures w14:val="none"/>
        </w:rPr>
        <w:t>为矩形；单个干扰源</w:t>
      </w:r>
      <w:r w:rsidRPr="0003731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p</m:t>
        </m:r>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的位置为</w:t>
      </w:r>
      <w:r w:rsidRPr="00037316">
        <w:rPr>
          <w:rFonts w:ascii="Times New Roman" w:eastAsia="宋体" w:hAnsi="Times New Roman" w:cs="Times New Roman" w:hint="eastAsia"/>
          <w:sz w:val="24"/>
          <w:szCs w:val="21"/>
          <w14:ligatures w14:val="none"/>
        </w:rPr>
        <w:t xml:space="preserve"> </w:t>
      </w:r>
      <m:oMath>
        <m:sSup>
          <m:sSupPr>
            <m:ctrlPr>
              <w:rPr>
                <w:rFonts w:ascii="Cambria Math" w:eastAsia="宋体" w:hAnsi="Cambria Math" w:cs="Times New Roman"/>
                <w:sz w:val="24"/>
                <w:szCs w:val="21"/>
                <w14:ligatures w14:val="none"/>
              </w:rPr>
            </m:ctrlPr>
          </m:sSupPr>
          <m:e>
            <m:r>
              <w:rPr>
                <w:rFonts w:ascii="Cambria Math" w:eastAsia="宋体" w:hAnsi="Cambria Math" w:cs="Times New Roman"/>
                <w:sz w:val="24"/>
                <w:szCs w:val="21"/>
                <w14:ligatures w14:val="none"/>
              </w:rPr>
              <m:t>o</m:t>
            </m:r>
          </m:e>
          <m:sup>
            <m:r>
              <w:rPr>
                <w:rFonts w:ascii="Cambria Math" w:eastAsia="宋体" w:hAnsi="Cambria Math" w:cs="Times New Roman"/>
                <w:sz w:val="24"/>
                <w:szCs w:val="21"/>
                <w14:ligatures w14:val="none"/>
              </w:rPr>
              <m:t>J</m:t>
            </m:r>
          </m:sup>
        </m:sSup>
        <m:r>
          <m:rPr>
            <m:sty m:val="p"/>
          </m:rPr>
          <w:rPr>
            <w:rFonts w:ascii="Cambria Math" w:eastAsia="宋体" w:hAnsi="Cambria Math" w:cs="Times New Roman"/>
            <w:sz w:val="24"/>
            <w:szCs w:val="21"/>
            <w14:ligatures w14:val="none"/>
          </w:rPr>
          <m:t>=</m:t>
        </m:r>
        <m:d>
          <m:dPr>
            <m:ctrlPr>
              <w:rPr>
                <w:rFonts w:ascii="Cambria Math" w:eastAsia="宋体" w:hAnsi="Cambria Math" w:cs="Times New Roman"/>
                <w:sz w:val="24"/>
                <w:szCs w:val="21"/>
                <w14:ligatures w14:val="none"/>
              </w:rPr>
            </m:ctrlPr>
          </m:dPr>
          <m:e>
            <m:sSubSup>
              <m:sSubSupPr>
                <m:ctrlPr>
                  <w:rPr>
                    <w:rFonts w:ascii="Cambria Math" w:eastAsia="宋体" w:hAnsi="Cambria Math" w:cs="Times New Roman"/>
                    <w:sz w:val="24"/>
                    <w:szCs w:val="21"/>
                    <w14:ligatures w14:val="none"/>
                  </w:rPr>
                </m:ctrlPr>
              </m:sSubSup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x</m:t>
                </m:r>
              </m:sub>
              <m:sup>
                <m:r>
                  <w:rPr>
                    <w:rFonts w:ascii="Cambria Math" w:eastAsia="宋体" w:hAnsi="Cambria Math" w:cs="Times New Roman"/>
                    <w:sz w:val="24"/>
                    <w:szCs w:val="21"/>
                    <w14:ligatures w14:val="none"/>
                  </w:rPr>
                  <m:t>J</m:t>
                </m:r>
              </m:sup>
            </m:sSubSup>
            <m:r>
              <m:rPr>
                <m:sty m:val="p"/>
              </m:rPr>
              <w:rPr>
                <w:rFonts w:ascii="Cambria Math" w:eastAsia="宋体" w:hAnsi="Cambria Math" w:cs="Times New Roman"/>
                <w:sz w:val="24"/>
                <w:szCs w:val="21"/>
                <w14:ligatures w14:val="none"/>
              </w:rPr>
              <m:t>,</m:t>
            </m:r>
            <m:sSubSup>
              <m:sSubSupPr>
                <m:ctrlPr>
                  <w:rPr>
                    <w:rFonts w:ascii="Cambria Math" w:eastAsia="宋体" w:hAnsi="Cambria Math" w:cs="Times New Roman"/>
                    <w:sz w:val="24"/>
                    <w:szCs w:val="21"/>
                    <w14:ligatures w14:val="none"/>
                  </w:rPr>
                </m:ctrlPr>
              </m:sSubSup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y</m:t>
                </m:r>
              </m:sub>
              <m:sup>
                <m:r>
                  <w:rPr>
                    <w:rFonts w:ascii="Cambria Math" w:eastAsia="宋体" w:hAnsi="Cambria Math" w:cs="Times New Roman"/>
                    <w:sz w:val="24"/>
                    <w:szCs w:val="21"/>
                    <w14:ligatures w14:val="none"/>
                  </w:rPr>
                  <m:t>J</m:t>
                </m:r>
              </m:sup>
            </m:sSubSup>
          </m:e>
        </m:d>
      </m:oMath>
      <w:r w:rsidRPr="00037316">
        <w:rPr>
          <w:rFonts w:ascii="Times New Roman" w:eastAsia="宋体" w:hAnsi="Times New Roman" w:cs="Times New Roman" w:hint="eastAsia"/>
          <w:sz w:val="24"/>
          <w:szCs w:val="21"/>
          <w14:ligatures w14:val="none"/>
        </w:rPr>
        <w:t>，其干扰功率为</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J</m:t>
            </m:r>
          </m:sub>
        </m:sSub>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；无人机集群表示</w:t>
      </w:r>
      <w:r w:rsidRPr="00037316">
        <w:rPr>
          <w:rFonts w:ascii="Times New Roman" w:eastAsia="宋体" w:hAnsi="Times New Roman" w:cs="Times New Roman"/>
          <w:sz w:val="24"/>
          <w:szCs w:val="21"/>
          <w14:ligatures w14:val="none"/>
        </w:rPr>
        <w:t>为</w:t>
      </w:r>
      <w:r w:rsidRPr="00037316">
        <w:rPr>
          <w:rFonts w:ascii="Times New Roman" w:eastAsia="宋体" w:hAnsi="Times New Roman" w:cs="Times New Roman"/>
          <w:sz w:val="24"/>
          <w:szCs w:val="21"/>
          <w14:ligatures w14:val="none"/>
        </w:rPr>
        <w:t xml:space="preserve"> </w:t>
      </w:r>
      <m:oMath>
        <m:r>
          <m:rPr>
            <m:scr m:val="script"/>
            <m:sty m:val="p"/>
          </m:rPr>
          <w:rPr>
            <w:rFonts w:ascii="Cambria Math" w:eastAsia="宋体" w:hAnsi="Cambria Math" w:cs="Times New Roman"/>
            <w:sz w:val="24"/>
            <w:szCs w:val="21"/>
            <w14:ligatures w14:val="none"/>
          </w:rPr>
          <m:t>U=</m:t>
        </m:r>
        <m:r>
          <m:rPr>
            <m:lit/>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u</m:t>
            </m:r>
          </m:e>
          <m:sub>
            <m:r>
              <m:rPr>
                <m:sty m:val="p"/>
              </m:rPr>
              <w:rPr>
                <w:rFonts w:ascii="Cambria Math" w:eastAsia="宋体" w:hAnsi="Cambria Math" w:cs="Times New Roman"/>
                <w:sz w:val="24"/>
                <w:szCs w:val="21"/>
                <w14:ligatures w14:val="none"/>
              </w:rPr>
              <m:t>1</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u</m:t>
            </m:r>
          </m:e>
          <m:sub>
            <m:r>
              <m:rPr>
                <m:sty m:val="p"/>
              </m:rPr>
              <w:rPr>
                <w:rFonts w:ascii="Cambria Math" w:eastAsia="宋体" w:hAnsi="Cambria Math" w:cs="Times New Roman"/>
                <w:sz w:val="24"/>
                <w:szCs w:val="21"/>
                <w14:ligatures w14:val="none"/>
              </w:rPr>
              <m:t>2</m:t>
            </m:r>
          </m:sub>
        </m:sSub>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N</m:t>
            </m:r>
          </m:sub>
        </m:sSub>
        <m:r>
          <m:rPr>
            <m:lit/>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m:t>
        </m:r>
      </m:oMath>
      <w:r w:rsidRPr="00037316">
        <w:rPr>
          <w:rFonts w:ascii="Times New Roman" w:eastAsia="宋体" w:hAnsi="Times New Roman" w:cs="Times New Roman" w:hint="eastAsia"/>
          <w:sz w:val="24"/>
          <w:szCs w:val="21"/>
          <w14:ligatures w14:val="none"/>
        </w:rPr>
        <w:t>，其中</w:t>
      </w:r>
      <w:r w:rsidRPr="0003731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N</m:t>
        </m:r>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为无人机数量，</w:t>
      </w:r>
      <w:r w:rsidRPr="00037316">
        <w:rPr>
          <w:rFonts w:ascii="Times New Roman" w:eastAsia="宋体" w:hAnsi="Times New Roman" w:cs="Times New Roman"/>
          <w:sz w:val="24"/>
          <w:szCs w:val="21"/>
          <w14:ligatures w14:val="none"/>
        </w:rPr>
        <w:t>每架无人机</w:t>
      </w:r>
      <w:r w:rsidRPr="0003731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m:rPr>
            <m:sty m:val="p"/>
          </m:rPr>
          <w:rPr>
            <w:rFonts w:ascii="Cambria Math" w:eastAsia="宋体" w:hAnsi="Cambria Math" w:cs="Times New Roman"/>
            <w:sz w:val="24"/>
            <w:szCs w:val="21"/>
            <w14:ligatures w14:val="none"/>
          </w:rPr>
          <m:t>​</m:t>
        </m:r>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部署</w:t>
      </w:r>
      <w:r w:rsidRPr="00037316">
        <w:rPr>
          <w:rFonts w:ascii="Times New Roman" w:eastAsia="宋体" w:hAnsi="Times New Roman" w:cs="Times New Roman"/>
          <w:sz w:val="24"/>
          <w:szCs w:val="21"/>
          <w14:ligatures w14:val="none"/>
        </w:rPr>
        <w:t>位置</w:t>
      </w:r>
      <w:r w:rsidRPr="00037316">
        <w:rPr>
          <w:rFonts w:ascii="Times New Roman" w:eastAsia="宋体" w:hAnsi="Times New Roman" w:cs="Times New Roman" w:hint="eastAsia"/>
          <w:sz w:val="24"/>
          <w:szCs w:val="21"/>
          <w14:ligatures w14:val="none"/>
        </w:rPr>
        <w:t>为</w:t>
      </w:r>
      <w:r w:rsidRPr="0003731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m:t>
            </m:r>
          </m:sub>
        </m:sSub>
        <m:r>
          <m:rPr>
            <m:sty m:val="p"/>
          </m:rPr>
          <w:rPr>
            <w:rFonts w:ascii="Cambria Math" w:eastAsia="宋体" w:hAnsi="Cambria Math" w:cs="Times New Roman"/>
            <w:sz w:val="24"/>
            <w:szCs w:val="21"/>
            <w14:ligatures w14:val="none"/>
          </w:rPr>
          <m:t>=</m:t>
        </m:r>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hint="eastAsia"/>
                    <w:sz w:val="24"/>
                    <w:szCs w:val="21"/>
                    <w14:ligatures w14:val="none"/>
                  </w:rPr>
                  <m:t>x</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hint="eastAsia"/>
                    <w:sz w:val="24"/>
                    <w:szCs w:val="21"/>
                    <w14:ligatures w14:val="none"/>
                  </w:rPr>
                  <m:t>y</m:t>
                </m:r>
              </m:sub>
            </m:sSub>
          </m:e>
        </m:d>
      </m:oMath>
      <w:r w:rsidRPr="00037316">
        <w:rPr>
          <w:rFonts w:ascii="Times New Roman" w:eastAsia="宋体" w:hAnsi="Times New Roman" w:cs="Times New Roman" w:hint="eastAsia"/>
          <w:sz w:val="24"/>
          <w:szCs w:val="21"/>
          <w14:ligatures w14:val="none"/>
        </w:rPr>
        <w:t>。每架无人机</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hint="eastAsia"/>
                <w:sz w:val="24"/>
                <w:szCs w:val="21"/>
                <w14:ligatures w14:val="none"/>
              </w:rPr>
              <m:t>i</m:t>
            </m:r>
          </m:sub>
        </m:sSub>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搭载全向传感器，其最大有效感知半径为</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R</m:t>
            </m:r>
          </m:e>
          <m:sub>
            <m:r>
              <w:rPr>
                <w:rFonts w:ascii="Cambria Math" w:eastAsia="宋体" w:hAnsi="Cambria Math" w:cs="Times New Roman" w:hint="eastAsia"/>
                <w:sz w:val="24"/>
                <w:szCs w:val="21"/>
                <w14:ligatures w14:val="none"/>
              </w:rPr>
              <m:t>s</m:t>
            </m:r>
          </m:sub>
        </m:sSub>
      </m:oMath>
      <w:r w:rsidRPr="00037316">
        <w:rPr>
          <w:rFonts w:ascii="Times New Roman" w:eastAsia="宋体" w:hAnsi="Times New Roman" w:cs="Times New Roman" w:hint="eastAsia"/>
          <w:sz w:val="24"/>
          <w:szCs w:val="21"/>
          <w14:ligatures w14:val="none"/>
        </w:rPr>
        <w:t>，可以覆盖半径范围内无视距遮挡的区域。</w:t>
      </w:r>
    </w:p>
    <w:p w14:paraId="22430245"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r w:rsidRPr="00037316">
        <w:rPr>
          <w:rFonts w:ascii="Times New Roman" w:eastAsia="宋体" w:hAnsi="Times New Roman" w:cs="Times New Roman" w:hint="eastAsia"/>
          <w:sz w:val="24"/>
          <w:szCs w:val="21"/>
          <w14:ligatures w14:val="none"/>
        </w:rPr>
        <w:t>为保障无人机安全，无人机与其他无人机、建筑物之间需满足以下物理约束</w:t>
      </w:r>
      <w:r w:rsidRPr="00037316">
        <w:rPr>
          <w:rFonts w:ascii="Times New Roman" w:eastAsia="宋体" w:hAnsi="Times New Roman" w:cs="Times New Roman"/>
          <w:sz w:val="24"/>
          <w:szCs w:val="21"/>
          <w14:ligatures w14:val="none"/>
        </w:rPr>
        <w:t>：</w:t>
      </w:r>
    </w:p>
    <w:p w14:paraId="7FBAC909"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d</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safe</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O#</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3BBF5269"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safe</m:t>
                  </m:r>
                </m:sub>
              </m:sSub>
              <m:r>
                <w:rPr>
                  <w:rFonts w:ascii="Cambria Math" w:eastAsia="宋体" w:hAnsi="Cambria Math" w:cs="Times New Roman"/>
                  <w:sz w:val="24"/>
                  <w:szCs w:val="21"/>
                  <w14:ligatures w14:val="none"/>
                </w:rPr>
                <m:t>​,∀i≠j,</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U#</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35C94E9A"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r w:rsidRPr="00037316">
        <w:rPr>
          <w:rFonts w:ascii="Times New Roman" w:eastAsia="宋体" w:hAnsi="Times New Roman" w:cs="Times New Roman"/>
          <w:sz w:val="24"/>
          <w:szCs w:val="21"/>
          <w14:ligatures w14:val="none"/>
        </w:rPr>
        <w:t>其中</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safe</m:t>
            </m:r>
          </m:sub>
        </m:sSub>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为</w:t>
      </w:r>
      <w:r w:rsidRPr="00037316">
        <w:rPr>
          <w:rFonts w:ascii="Times New Roman" w:eastAsia="宋体" w:hAnsi="Times New Roman" w:cs="Times New Roman"/>
          <w:sz w:val="24"/>
          <w:szCs w:val="21"/>
          <w14:ligatures w14:val="none"/>
        </w:rPr>
        <w:t>无人机与</w:t>
      </w:r>
      <w:r w:rsidRPr="00037316">
        <w:rPr>
          <w:rFonts w:ascii="Times New Roman" w:eastAsia="宋体" w:hAnsi="Times New Roman" w:cs="Times New Roman" w:hint="eastAsia"/>
          <w:sz w:val="24"/>
          <w:szCs w:val="21"/>
          <w14:ligatures w14:val="none"/>
        </w:rPr>
        <w:t>建筑</w:t>
      </w:r>
      <w:r w:rsidRPr="00037316">
        <w:rPr>
          <w:rFonts w:ascii="Times New Roman" w:eastAsia="宋体" w:hAnsi="Times New Roman" w:cs="Times New Roman"/>
          <w:sz w:val="24"/>
          <w:szCs w:val="21"/>
          <w14:ligatures w14:val="none"/>
        </w:rPr>
        <w:t>物</w:t>
      </w:r>
      <w:r w:rsidRPr="00037316">
        <w:rPr>
          <w:rFonts w:ascii="Times New Roman" w:eastAsia="宋体" w:hAnsi="Times New Roman" w:cs="Times New Roman" w:hint="eastAsia"/>
          <w:sz w:val="24"/>
          <w:szCs w:val="21"/>
          <w14:ligatures w14:val="none"/>
        </w:rPr>
        <w:t>或无人机之间</w:t>
      </w:r>
      <w:r w:rsidRPr="00037316">
        <w:rPr>
          <w:rFonts w:ascii="Times New Roman" w:eastAsia="宋体" w:hAnsi="Times New Roman" w:cs="Times New Roman"/>
          <w:sz w:val="24"/>
          <w:szCs w:val="21"/>
          <w14:ligatures w14:val="none"/>
        </w:rPr>
        <w:t>的最小安全距离，</w:t>
      </w:r>
      <m:oMath>
        <m:r>
          <w:rPr>
            <w:rFonts w:ascii="Cambria Math" w:eastAsia="宋体" w:hAnsi="Cambria Math" w:cs="Times New Roman"/>
            <w:sz w:val="24"/>
            <w:szCs w:val="21"/>
            <w14:ligatures w14:val="none"/>
          </w:rPr>
          <m:t>d</m:t>
        </m:r>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m:rPr>
                <m:sty m:val="p"/>
              </m:rPr>
              <w:rPr>
                <w:rFonts w:ascii="Cambria Math" w:eastAsia="宋体" w:hAnsi="Cambria Math" w:cs="Times New Roman"/>
                <w:sz w:val="24"/>
                <w:szCs w:val="21"/>
                <w14:ligatures w14:val="none"/>
              </w:rPr>
              <m:t>​</m:t>
            </m:r>
          </m:e>
        </m:d>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sz w:val="24"/>
          <w:szCs w:val="21"/>
          <w14:ligatures w14:val="none"/>
        </w:rPr>
        <w:t>表示无人机到矩形</w:t>
      </w:r>
      <w:r w:rsidRPr="00037316">
        <w:rPr>
          <w:rFonts w:ascii="Times New Roman" w:eastAsia="宋体" w:hAnsi="Times New Roman" w:cs="Times New Roman" w:hint="eastAsia"/>
          <w:sz w:val="24"/>
          <w:szCs w:val="21"/>
          <w14:ligatures w14:val="none"/>
        </w:rPr>
        <w:t>建筑</w:t>
      </w:r>
      <w:r w:rsidRPr="00037316">
        <w:rPr>
          <w:rFonts w:ascii="Times New Roman" w:eastAsia="宋体" w:hAnsi="Times New Roman" w:cs="Times New Roman"/>
          <w:sz w:val="24"/>
          <w:szCs w:val="21"/>
          <w14:ligatures w14:val="none"/>
        </w:rPr>
        <w:t>物</w:t>
      </w:r>
      <w:r w:rsidRPr="0003731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m:rPr>
            <m:sty m:val="p"/>
          </m:rPr>
          <w:rPr>
            <w:rFonts w:ascii="Cambria Math" w:eastAsia="宋体" w:hAnsi="Cambria Math" w:cs="Times New Roman"/>
            <w:sz w:val="24"/>
            <w:szCs w:val="21"/>
            <w14:ligatures w14:val="none"/>
          </w:rPr>
          <m:t>​</m:t>
        </m:r>
      </m:oMath>
      <w:r w:rsidRPr="00037316">
        <w:rPr>
          <w:rFonts w:ascii="Times New Roman" w:eastAsia="宋体" w:hAnsi="Times New Roman" w:cs="Times New Roman"/>
          <w:sz w:val="24"/>
          <w:szCs w:val="21"/>
          <w14:ligatures w14:val="none"/>
        </w:rPr>
        <w:t xml:space="preserve"> </w:t>
      </w:r>
      <w:r w:rsidRPr="00037316">
        <w:rPr>
          <w:rFonts w:ascii="Times New Roman" w:eastAsia="宋体" w:hAnsi="Times New Roman" w:cs="Times New Roman" w:hint="eastAsia"/>
          <w:sz w:val="24"/>
          <w:szCs w:val="21"/>
          <w14:ligatures w14:val="none"/>
        </w:rPr>
        <w:t>任意一侧</w:t>
      </w:r>
      <w:r w:rsidRPr="00037316">
        <w:rPr>
          <w:rFonts w:ascii="Times New Roman" w:eastAsia="宋体" w:hAnsi="Times New Roman" w:cs="Times New Roman"/>
          <w:sz w:val="24"/>
          <w:szCs w:val="21"/>
          <w14:ligatures w14:val="none"/>
        </w:rPr>
        <w:t>的最</w:t>
      </w:r>
      <w:r w:rsidRPr="00037316">
        <w:rPr>
          <w:rFonts w:ascii="Times New Roman" w:eastAsia="宋体" w:hAnsi="Times New Roman" w:cs="Times New Roman" w:hint="eastAsia"/>
          <w:sz w:val="24"/>
          <w:szCs w:val="21"/>
          <w14:ligatures w14:val="none"/>
        </w:rPr>
        <w:t>小</w:t>
      </w:r>
      <w:r w:rsidRPr="00037316">
        <w:rPr>
          <w:rFonts w:ascii="Times New Roman" w:eastAsia="宋体" w:hAnsi="Times New Roman" w:cs="Times New Roman"/>
          <w:sz w:val="24"/>
          <w:szCs w:val="21"/>
          <w14:ligatures w14:val="none"/>
        </w:rPr>
        <w:t>欧氏距离</w:t>
      </w:r>
      <w:r w:rsidRPr="00037316">
        <w:rPr>
          <w:rFonts w:ascii="Times New Roman" w:eastAsia="宋体" w:hAnsi="Times New Roman" w:cs="Times New Roman" w:hint="eastAsia"/>
          <w:sz w:val="24"/>
          <w:szCs w:val="21"/>
          <w14:ligatures w14:val="none"/>
        </w:rPr>
        <w:t>。</w:t>
      </w:r>
    </w:p>
    <w:p w14:paraId="06D9363A" w14:textId="77777777" w:rsidR="00037316" w:rsidRPr="00037316" w:rsidRDefault="00037316" w:rsidP="00037316">
      <w:pPr>
        <w:keepNext/>
        <w:widowControl/>
        <w:jc w:val="center"/>
        <w:rPr>
          <w:rFonts w:ascii="Times New Roman" w:eastAsia="宋体" w:hAnsi="Times New Roman" w:cs="Times New Roman"/>
          <w:szCs w:val="21"/>
          <w14:ligatures w14:val="none"/>
        </w:rPr>
      </w:pPr>
      <w:r w:rsidRPr="00037316">
        <w:rPr>
          <w:rFonts w:ascii="Times New Roman" w:eastAsia="宋体" w:hAnsi="Times New Roman" w:cs="Times New Roman"/>
          <w:szCs w:val="21"/>
          <w14:ligatures w14:val="none"/>
        </w:rPr>
        <w:object w:dxaOrig="13951" w:dyaOrig="10935" w14:anchorId="368D7E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0.4pt;height:261.25pt" o:ole="">
            <v:imagedata r:id="rId11" o:title="" croptop="3194f" cropleft="2051f"/>
          </v:shape>
          <o:OLEObject Type="Embed" ProgID="Visio.Drawing.15" ShapeID="_x0000_i1025" DrawAspect="Content" ObjectID="_1836479017" r:id="rId12"/>
        </w:object>
      </w:r>
    </w:p>
    <w:p w14:paraId="5601FF19" w14:textId="77777777" w:rsidR="00037316" w:rsidRPr="00037316" w:rsidRDefault="00037316" w:rsidP="00037316">
      <w:pPr>
        <w:keepNext/>
        <w:widowControl/>
        <w:numPr>
          <w:ilvl w:val="3"/>
          <w:numId w:val="0"/>
        </w:numPr>
        <w:jc w:val="center"/>
        <w:rPr>
          <w:rFonts w:ascii="Times New Roman" w:eastAsia="楷体" w:hAnsi="Times New Roman" w:cs="Times New Roman"/>
          <w:szCs w:val="21"/>
          <w14:ligatures w14:val="none"/>
        </w:rPr>
      </w:pPr>
      <w:r w:rsidRPr="00037316">
        <w:rPr>
          <w:rFonts w:ascii="Times New Roman" w:eastAsia="楷体" w:hAnsi="Times New Roman" w:cs="Times New Roman" w:hint="eastAsia"/>
          <w:szCs w:val="21"/>
          <w14:ligatures w14:val="none"/>
        </w:rPr>
        <w:t>覆盖部署城市场景示意图</w:t>
      </w:r>
    </w:p>
    <w:p w14:paraId="25A44C7B" w14:textId="77777777" w:rsidR="00037316" w:rsidRPr="00037316" w:rsidRDefault="00037316" w:rsidP="00037316">
      <w:pPr>
        <w:widowControl/>
        <w:numPr>
          <w:ilvl w:val="4"/>
          <w:numId w:val="0"/>
        </w:numPr>
        <w:spacing w:afterLines="100" w:after="312"/>
        <w:jc w:val="center"/>
        <w:rPr>
          <w:rFonts w:ascii="Times New Roman" w:eastAsia="楷体" w:hAnsi="Times New Roman" w:cs="Times New Roman"/>
          <w:szCs w:val="21"/>
          <w14:ligatures w14:val="none"/>
        </w:rPr>
      </w:pPr>
    </w:p>
    <w:p w14:paraId="2B16E1D4" w14:textId="77777777" w:rsidR="00037316" w:rsidRPr="00037316" w:rsidRDefault="00037316" w:rsidP="00037316">
      <w:pPr>
        <w:keepNext/>
        <w:keepLines/>
        <w:widowControl/>
        <w:numPr>
          <w:ilvl w:val="2"/>
          <w:numId w:val="0"/>
        </w:numPr>
        <w:spacing w:before="240" w:after="120"/>
        <w:jc w:val="left"/>
        <w:outlineLvl w:val="2"/>
        <w:rPr>
          <w:rFonts w:ascii="黑体" w:eastAsia="黑体" w:hAnsi="黑体" w:cs="Times New Roman"/>
          <w:b/>
          <w:bCs/>
          <w:sz w:val="24"/>
          <w:szCs w:val="32"/>
          <w14:ligatures w14:val="none"/>
        </w:rPr>
      </w:pPr>
      <w:bookmarkStart w:id="22" w:name="_Toc225863403"/>
      <w:r w:rsidRPr="00037316">
        <w:rPr>
          <w:rFonts w:ascii="黑体" w:eastAsia="黑体" w:hAnsi="黑体" w:cs="Times New Roman" w:hint="eastAsia"/>
          <w:b/>
          <w:bCs/>
          <w:sz w:val="24"/>
          <w:szCs w:val="32"/>
          <w14:ligatures w14:val="none"/>
        </w:rPr>
        <w:t>优化问题</w:t>
      </w:r>
      <w:bookmarkEnd w:id="22"/>
    </w:p>
    <w:p w14:paraId="27E23F02"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r w:rsidRPr="00037316">
        <w:rPr>
          <w:rFonts w:ascii="Times New Roman" w:eastAsia="宋体" w:hAnsi="Times New Roman" w:cs="Times New Roman" w:hint="eastAsia"/>
          <w:sz w:val="24"/>
          <w:szCs w:val="21"/>
          <w14:ligatures w14:val="none"/>
        </w:rPr>
        <w:t>在所提城市复杂作战场景中，单个无人机的有效感知区域不仅受限于传感器自身的探测距离，还受到建筑物遮挡和强电磁干扰的严重制约。为了准确评估覆盖效果，本文首先定义待侦察的有效任务区域</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hint="eastAsia"/>
                <w:sz w:val="24"/>
                <w:szCs w:val="21"/>
                <w14:ligatures w14:val="none"/>
              </w:rPr>
              <m:t>task</m:t>
            </m:r>
          </m:sub>
        </m:sSub>
      </m:oMath>
      <w:r w:rsidRPr="00037316">
        <w:rPr>
          <w:rFonts w:ascii="Times New Roman" w:eastAsia="宋体" w:hAnsi="Times New Roman" w:cs="Times New Roman" w:hint="eastAsia"/>
          <w:sz w:val="24"/>
          <w:szCs w:val="21"/>
          <w14:ligatures w14:val="none"/>
        </w:rPr>
        <w:t>。该区域是总场景区域</w:t>
      </w:r>
      <w:r w:rsidRPr="00037316">
        <w:rPr>
          <w:rFonts w:ascii="Times New Roman" w:eastAsia="宋体" w:hAnsi="Times New Roman" w:cs="Times New Roman" w:hint="eastAsia"/>
          <w:sz w:val="24"/>
          <w:szCs w:val="21"/>
          <w14:ligatures w14:val="none"/>
        </w:rPr>
        <w:t xml:space="preserve"> </w:t>
      </w:r>
      <m:oMath>
        <m:r>
          <m:rPr>
            <m:scr m:val="script"/>
          </m:rPr>
          <w:rPr>
            <w:rFonts w:ascii="Cambria Math" w:eastAsia="宋体" w:hAnsi="Cambria Math" w:cs="Times New Roman"/>
            <w:sz w:val="24"/>
            <w:szCs w:val="21"/>
            <w14:ligatures w14:val="none"/>
          </w:rPr>
          <m:t>S</m:t>
        </m:r>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排除建筑物占据空间以及干扰源形成的电磁禁区后的自由空间。设干扰源</w:t>
      </w:r>
      <w:r w:rsidRPr="0003731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p</m:t>
        </m:r>
      </m:oMath>
      <w:r w:rsidRPr="00037316">
        <w:rPr>
          <w:rFonts w:ascii="Times New Roman" w:eastAsia="宋体" w:hAnsi="Times New Roman" w:cs="Times New Roman"/>
          <w:sz w:val="24"/>
          <w:szCs w:val="21"/>
          <w14:ligatures w14:val="none"/>
        </w:rPr>
        <w:t xml:space="preserve"> </w:t>
      </w:r>
      <w:r w:rsidRPr="00037316">
        <w:rPr>
          <w:rFonts w:ascii="Times New Roman" w:eastAsia="宋体" w:hAnsi="Times New Roman" w:cs="Times New Roman" w:hint="eastAsia"/>
          <w:sz w:val="24"/>
          <w:szCs w:val="21"/>
          <w14:ligatures w14:val="none"/>
        </w:rPr>
        <w:t>在其周围形成半径为</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R</m:t>
            </m:r>
          </m:e>
          <m:sub>
            <m:r>
              <w:rPr>
                <w:rFonts w:ascii="Cambria Math" w:eastAsia="宋体" w:hAnsi="Cambria Math" w:cs="Times New Roman"/>
                <w:sz w:val="24"/>
                <w:szCs w:val="21"/>
                <w14:ligatures w14:val="none"/>
              </w:rPr>
              <m:t>J</m:t>
            </m:r>
          </m:sub>
        </m:sSub>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的圆形干扰禁区</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hint="eastAsia"/>
                <w:sz w:val="24"/>
                <w:szCs w:val="21"/>
                <w14:ligatures w14:val="none"/>
              </w:rPr>
              <m:t>jam</m:t>
            </m:r>
          </m:sub>
        </m:sSub>
      </m:oMath>
      <w:r w:rsidRPr="00037316">
        <w:rPr>
          <w:rFonts w:ascii="Times New Roman" w:eastAsia="宋体" w:hAnsi="Times New Roman" w:cs="Times New Roman" w:hint="eastAsia"/>
          <w:sz w:val="24"/>
          <w:szCs w:val="21"/>
          <w14:ligatures w14:val="none"/>
        </w:rPr>
        <w:t>，则有效任务区域的形式化表达为：</w:t>
      </w:r>
    </w:p>
    <w:p w14:paraId="2D980406"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hint="eastAsia"/>
                      <w:sz w:val="24"/>
                      <w:szCs w:val="21"/>
                      <w14:ligatures w14:val="none"/>
                    </w:rPr>
                    <m:t>task</m:t>
                  </m:r>
                </m:sub>
              </m:sSub>
              <m:r>
                <m:rPr>
                  <m:scr m:val="script"/>
                </m:rPr>
                <w:rPr>
                  <w:rFonts w:ascii="Cambria Math" w:eastAsia="宋体" w:hAnsi="Cambria Math" w:cs="Times New Roman"/>
                  <w:sz w:val="24"/>
                  <w:szCs w:val="21"/>
                  <w14:ligatures w14:val="none"/>
                </w:rPr>
                <m:t>=S</m:t>
              </m:r>
              <m:r>
                <m:rPr>
                  <m:sty m:val="p"/>
                </m:rPr>
                <w:rPr>
                  <w:rFonts w:ascii="Cambria Math" w:eastAsia="宋体" w:hAnsi="Cambria Math" w:cs="Times New Roman"/>
                  <w:sz w:val="24"/>
                  <w:szCs w:val="21"/>
                  <w14:ligatures w14:val="none"/>
                </w:rPr>
                <m:t>∖</m:t>
              </m:r>
              <m:d>
                <m:dPr>
                  <m:ctrlPr>
                    <w:rPr>
                      <w:rFonts w:ascii="Cambria Math" w:eastAsia="宋体" w:hAnsi="Cambria Math" w:cs="Times New Roman"/>
                      <w:sz w:val="24"/>
                      <w:szCs w:val="21"/>
                      <w14:ligatures w14:val="none"/>
                    </w:rPr>
                  </m:ctrlPr>
                </m:dPr>
                <m:e>
                  <m:r>
                    <m:rPr>
                      <m:scr m:val="script"/>
                    </m:rPr>
                    <w:rPr>
                      <w:rFonts w:ascii="Cambria Math" w:eastAsia="宋体" w:hAnsi="Cambria Math" w:cs="Times New Roman"/>
                      <w:sz w:val="24"/>
                      <w:szCs w:val="21"/>
                      <w14:ligatures w14:val="none"/>
                    </w:rPr>
                    <m:t>O</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hint="eastAsia"/>
                          <w:sz w:val="24"/>
                          <w:szCs w:val="21"/>
                          <w14:ligatures w14:val="none"/>
                        </w:rPr>
                        <m:t>jam</m:t>
                      </m:r>
                    </m:sub>
                  </m:sSub>
                  <m:ctrlPr>
                    <w:rPr>
                      <w:rFonts w:ascii="Cambria Math" w:eastAsia="宋体" w:hAnsi="Cambria Math" w:cs="Times New Roman"/>
                      <w:i/>
                      <w:sz w:val="24"/>
                      <w:szCs w:val="21"/>
                      <w14:ligatures w14:val="none"/>
                    </w:rPr>
                  </m:ctrlP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3BDF1AEB"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r w:rsidRPr="00037316">
        <w:rPr>
          <w:rFonts w:ascii="Times New Roman" w:eastAsia="宋体" w:hAnsi="Times New Roman" w:cs="Times New Roman" w:hint="eastAsia"/>
          <w:sz w:val="24"/>
          <w:szCs w:val="21"/>
          <w14:ligatures w14:val="none"/>
        </w:rPr>
        <w:t>针对单架无人机的感知能力，假设每架无人机</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hint="eastAsia"/>
                <w:sz w:val="24"/>
                <w:szCs w:val="21"/>
                <w14:ligatures w14:val="none"/>
              </w:rPr>
              <m:t>i</m:t>
            </m:r>
          </m:sub>
        </m:sSub>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搭载全向传感器，其最大有效感知半径为</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R</m:t>
            </m:r>
          </m:e>
          <m:sub>
            <m:r>
              <w:rPr>
                <w:rFonts w:ascii="Cambria Math" w:eastAsia="宋体" w:hAnsi="Cambria Math" w:cs="Times New Roman" w:hint="eastAsia"/>
                <w:sz w:val="24"/>
                <w:szCs w:val="21"/>
                <w14:ligatures w14:val="none"/>
              </w:rPr>
              <m:t>s</m:t>
            </m:r>
          </m:sub>
        </m:sSub>
      </m:oMath>
      <w:r w:rsidRPr="00037316">
        <w:rPr>
          <w:rFonts w:ascii="Times New Roman" w:eastAsia="宋体" w:hAnsi="Times New Roman" w:cs="Times New Roman" w:hint="eastAsia"/>
          <w:sz w:val="24"/>
          <w:szCs w:val="21"/>
          <w14:ligatures w14:val="none"/>
        </w:rPr>
        <w:t>。考虑到城市建筑对视线的阻挡作用，采用视距感知模型。对于任务区域</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hint="eastAsia"/>
                <w:sz w:val="24"/>
                <w:szCs w:val="21"/>
                <w14:ligatures w14:val="none"/>
              </w:rPr>
              <m:t>task</m:t>
            </m:r>
          </m:sub>
        </m:sSub>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内的任意目标点</w:t>
      </w:r>
      <w:r w:rsidRPr="0003731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q</m:t>
        </m:r>
      </m:oMath>
      <w:r w:rsidRPr="00037316">
        <w:rPr>
          <w:rFonts w:ascii="Times New Roman" w:eastAsia="宋体" w:hAnsi="Times New Roman" w:cs="Times New Roman" w:hint="eastAsia"/>
          <w:sz w:val="24"/>
          <w:szCs w:val="21"/>
          <w14:ligatures w14:val="none"/>
        </w:rPr>
        <w:t>，该点被无人机</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hint="eastAsia"/>
                <w:sz w:val="24"/>
                <w:szCs w:val="21"/>
                <w14:ligatures w14:val="none"/>
              </w:rPr>
              <m:t>i</m:t>
            </m:r>
          </m:sub>
        </m:sSub>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有效覆盖需同时满足两个条件：一是点</w:t>
      </w:r>
      <w:r w:rsidRPr="0003731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q</m:t>
        </m:r>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位于无人机的感知半径内；二是无人机位置</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m:t>
            </m:r>
          </m:sub>
        </m:sSub>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与点</w:t>
      </w:r>
      <w:r w:rsidRPr="0003731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q</m:t>
        </m:r>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之间的连线段不与任何建筑物</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m:t>
            </m:r>
          </m:sub>
        </m:sSub>
        <m:r>
          <m:rPr>
            <m:sty m:val="p"/>
          </m:rP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O</m:t>
        </m:r>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相交。为此，定义二值视距函数</w:t>
      </w:r>
      <w:r w:rsidRPr="0003731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L</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m:t>
                </m:r>
              </m:sub>
            </m:sSub>
            <m:r>
              <w:rPr>
                <w:rFonts w:ascii="Cambria Math" w:eastAsia="宋体" w:hAnsi="Cambria Math" w:cs="Times New Roman" w:hint="eastAsia"/>
                <w:sz w:val="24"/>
                <w:szCs w:val="21"/>
                <w14:ligatures w14:val="none"/>
              </w:rPr>
              <m:t>,q</m:t>
            </m:r>
          </m:e>
        </m:d>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如下：</w:t>
      </w:r>
    </w:p>
    <w:p w14:paraId="791880CF"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hint="eastAsia"/>
                  <w:sz w:val="24"/>
                  <w:szCs w:val="21"/>
                  <w14:ligatures w14:val="none"/>
                </w:rPr>
                <m:t>L</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m:t>
                      </m:r>
                    </m:sub>
                  </m:sSub>
                  <m:r>
                    <w:rPr>
                      <w:rFonts w:ascii="Cambria Math" w:eastAsia="宋体" w:hAnsi="Cambria Math" w:cs="Times New Roman" w:hint="eastAsia"/>
                      <w:sz w:val="24"/>
                      <w:szCs w:val="21"/>
                      <w14:ligatures w14:val="none"/>
                    </w:rPr>
                    <m:t>,q</m:t>
                  </m:r>
                </m:e>
              </m:d>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i/>
                      <w:sz w:val="24"/>
                      <w:szCs w:val="21"/>
                      <w14:ligatures w14:val="none"/>
                    </w:rPr>
                  </m:ctrlPr>
                </m:dPr>
                <m:e>
                  <m:eqArr>
                    <m:eqArrPr>
                      <m:ctrlPr>
                        <w:rPr>
                          <w:rFonts w:ascii="Cambria Math" w:eastAsia="宋体" w:hAnsi="Cambria Math" w:cs="Times New Roman"/>
                          <w:i/>
                          <w:sz w:val="24"/>
                          <w:szCs w:val="21"/>
                          <w14:ligatures w14:val="none"/>
                        </w:rPr>
                      </m:ctrlPr>
                    </m:eqArrPr>
                    <m:e>
                      <m:r>
                        <w:rPr>
                          <w:rFonts w:ascii="Cambria Math" w:eastAsia="宋体" w:hAnsi="Cambria Math" w:cs="Times New Roman" w:hint="eastAsia"/>
                          <w:sz w:val="24"/>
                          <w:szCs w:val="21"/>
                          <w14:ligatures w14:val="none"/>
                        </w:rPr>
                        <m:t>1,</m:t>
                      </m:r>
                      <m:r>
                        <m:rPr>
                          <m:sty m:val="p"/>
                        </m:rPr>
                        <w:rPr>
                          <w:rFonts w:ascii="Cambria Math" w:eastAsia="宋体" w:hAnsi="Cambria Math" w:cs="Times New Roman"/>
                          <w:sz w:val="24"/>
                          <w:szCs w:val="21"/>
                          <w14:ligatures w14:val="none"/>
                        </w:rPr>
                        <m:t> </m:t>
                      </m:r>
                      <m:r>
                        <m:rPr>
                          <m:nor/>
                        </m:rPr>
                        <w:rPr>
                          <w:rFonts w:ascii="Cambria Math" w:eastAsia="宋体" w:hAnsi="Cambria Math" w:cs="Times New Roman" w:hint="eastAsia"/>
                          <w:sz w:val="24"/>
                          <w:szCs w:val="21"/>
                          <w14:ligatures w14:val="none"/>
                        </w:rPr>
                        <m:t>若线段</m:t>
                      </m:r>
                      <m:r>
                        <m:rPr>
                          <m:nor/>
                        </m:rPr>
                        <w:rPr>
                          <w:rFonts w:ascii="Cambria Math" w:eastAsia="宋体" w:hAnsi="Cambria Math" w:cs="Times New Roman" w:hint="eastAsia"/>
                          <w:sz w:val="24"/>
                          <w:szCs w:val="21"/>
                          <w14:ligatures w14:val="none"/>
                        </w:rPr>
                        <m:t xml:space="preserve"> </m:t>
                      </m:r>
                      <m:bar>
                        <m:barPr>
                          <m:pos m:val="top"/>
                          <m:ctrlPr>
                            <w:rPr>
                              <w:rFonts w:ascii="Cambria Math" w:eastAsia="宋体" w:hAnsi="Cambria Math" w:cs="Times New Roman"/>
                              <w:sz w:val="24"/>
                              <w:szCs w:val="21"/>
                              <w14:ligatures w14:val="none"/>
                            </w:rPr>
                          </m:ctrlPr>
                        </m:ba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m:t>
                              </m:r>
                            </m:sub>
                          </m:sSub>
                          <m:r>
                            <w:rPr>
                              <w:rFonts w:ascii="Cambria Math" w:eastAsia="宋体" w:hAnsi="Cambria Math" w:cs="Times New Roman" w:hint="eastAsia"/>
                              <w:sz w:val="24"/>
                              <w:szCs w:val="21"/>
                              <w14:ligatures w14:val="none"/>
                            </w:rPr>
                            <m:t>q</m:t>
                          </m:r>
                        </m:e>
                      </m:bar>
                      <m:r>
                        <m:rPr>
                          <m:sty m:val="p"/>
                        </m:rP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O</m:t>
                      </m:r>
                      <m: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 xml:space="preserve">∅ </m:t>
                      </m:r>
                    </m:e>
                    <m:e>
                      <m:r>
                        <w:rPr>
                          <w:rFonts w:ascii="Cambria Math" w:eastAsia="宋体" w:hAnsi="Cambria Math" w:cs="Times New Roman"/>
                          <w:sz w:val="24"/>
                          <w:szCs w:val="21"/>
                          <w14:ligatures w14:val="none"/>
                        </w:rPr>
                        <m:t xml:space="preserve">0,                                </m:t>
                      </m:r>
                      <m:r>
                        <m:rPr>
                          <m:sty m:val="p"/>
                        </m:rPr>
                        <w:rPr>
                          <w:rFonts w:ascii="Cambria Math" w:eastAsia="宋体" w:hAnsi="Cambria Math" w:cs="Times New Roman" w:hint="eastAsia"/>
                          <w:sz w:val="24"/>
                          <w:szCs w:val="21"/>
                          <w14:ligatures w14:val="none"/>
                        </w:rPr>
                        <m:t>其他</m:t>
                      </m:r>
                      <m:r>
                        <w:rPr>
                          <w:rFonts w:ascii="Cambria Math" w:eastAsia="宋体" w:hAnsi="Cambria Math" w:cs="Times New Roman"/>
                          <w:sz w:val="24"/>
                          <w:szCs w:val="21"/>
                          <w14:ligatures w14:val="none"/>
                        </w:rPr>
                        <m:t xml:space="preserve">   </m:t>
                      </m:r>
                    </m:e>
                  </m:eqAr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3C12846E"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r w:rsidRPr="00037316">
        <w:rPr>
          <w:rFonts w:ascii="Times New Roman" w:eastAsia="宋体" w:hAnsi="Times New Roman" w:cs="Times New Roman"/>
          <w:sz w:val="24"/>
          <w:szCs w:val="21"/>
          <w14:ligatures w14:val="none"/>
        </w:rPr>
        <w:t>据此，单架无人机</w:t>
      </w:r>
      <w:r w:rsidRPr="0003731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sz w:val="24"/>
                <w:szCs w:val="21"/>
                <w14:ligatures w14:val="none"/>
              </w:rPr>
              <m:t>i</m:t>
            </m:r>
          </m:sub>
        </m:sSub>
      </m:oMath>
      <w:r w:rsidRPr="00037316">
        <w:rPr>
          <w:rFonts w:ascii="Times New Roman" w:eastAsia="宋体" w:hAnsi="Times New Roman" w:cs="Times New Roman"/>
          <w:sz w:val="24"/>
          <w:szCs w:val="21"/>
          <w14:ligatures w14:val="none"/>
        </w:rPr>
        <w:t xml:space="preserve"> </w:t>
      </w:r>
      <w:r w:rsidRPr="00037316">
        <w:rPr>
          <w:rFonts w:ascii="Times New Roman" w:eastAsia="宋体" w:hAnsi="Times New Roman" w:cs="Times New Roman"/>
          <w:sz w:val="24"/>
          <w:szCs w:val="21"/>
          <w14:ligatures w14:val="none"/>
        </w:rPr>
        <w:t>的有效覆盖区域</w:t>
      </w:r>
      <w:r w:rsidRPr="0003731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C</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sz w:val="24"/>
                    <w:szCs w:val="21"/>
                    <w14:ligatures w14:val="none"/>
                  </w:rPr>
                  <m:t>i</m:t>
                </m:r>
              </m:sub>
            </m:sSub>
          </m:e>
        </m:d>
      </m:oMath>
      <w:r w:rsidRPr="00037316">
        <w:rPr>
          <w:rFonts w:ascii="Times New Roman" w:eastAsia="宋体" w:hAnsi="Times New Roman" w:cs="Times New Roman"/>
          <w:sz w:val="24"/>
          <w:szCs w:val="21"/>
          <w14:ligatures w14:val="none"/>
        </w:rPr>
        <w:t xml:space="preserve"> </w:t>
      </w:r>
      <w:r w:rsidRPr="00037316">
        <w:rPr>
          <w:rFonts w:ascii="Times New Roman" w:eastAsia="宋体" w:hAnsi="Times New Roman" w:cs="Times New Roman"/>
          <w:sz w:val="24"/>
          <w:szCs w:val="21"/>
          <w14:ligatures w14:val="none"/>
        </w:rPr>
        <w:t>定义为满足几何距离与视距约束的点集：</w:t>
      </w:r>
    </w:p>
    <w:p w14:paraId="2D6F33EC"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C</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sz w:val="24"/>
                          <w:szCs w:val="21"/>
                          <w14:ligatures w14:val="none"/>
                        </w:rPr>
                        <m:t>i</m:t>
                      </m:r>
                    </m:sub>
                  </m:sSub>
                </m:e>
              </m:d>
              <m:r>
                <w:rPr>
                  <w:rFonts w:ascii="Cambria Math" w:eastAsia="宋体" w:hAnsi="Cambria Math" w:cs="Times New Roman"/>
                  <w:sz w:val="24"/>
                  <w:szCs w:val="21"/>
                  <w14:ligatures w14:val="none"/>
                </w:rPr>
                <m:t>=</m:t>
              </m:r>
              <m:d>
                <m:dPr>
                  <m:begChr m:val="{"/>
                  <m:sepChr m:val="∣"/>
                  <m:endChr m:val="}"/>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q</m:t>
                  </m:r>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hint="eastAsia"/>
                          <w:sz w:val="24"/>
                          <w:szCs w:val="21"/>
                          <w14:ligatures w14:val="none"/>
                        </w:rPr>
                        <m:t>task</m:t>
                      </m:r>
                    </m:sub>
                  </m:sSub>
                </m:e>
                <m:e>
                  <m:r>
                    <w:rPr>
                      <w:rFonts w:ascii="Cambria Math" w:eastAsia="宋体" w:hAnsi="Cambria Math" w:cs="Times New Roman"/>
                      <w:sz w:val="24"/>
                      <w:szCs w:val="21"/>
                      <w14:ligatures w14:val="none"/>
                    </w:rPr>
                    <m:t xml:space="preserve"> </m:t>
                  </m:r>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-q</m:t>
                  </m:r>
                  <m:r>
                    <w:rPr>
                      <w:rFonts w:ascii="Cambria Math" w:eastAsia="宋体" w:hAnsi="Cambria Math" w:cs="Times New Roman" w:hint="eastAsia"/>
                      <w:sz w:val="24"/>
                      <w:szCs w:val="21"/>
                      <w14:ligatures w14:val="none"/>
                    </w:rPr>
                    <m:t>∥</m:t>
                  </m:r>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s</m:t>
                      </m:r>
                    </m:sub>
                  </m:sSub>
                  <m:r>
                    <m:rPr>
                      <m:nor/>
                    </m:rPr>
                    <w:rPr>
                      <w:rFonts w:ascii="Cambria Math" w:eastAsia="宋体" w:hAnsi="Cambria Math" w:cs="Times New Roman"/>
                      <w:sz w:val="24"/>
                      <w:szCs w:val="21"/>
                      <w14:ligatures w14:val="none"/>
                    </w:rPr>
                    <m:t xml:space="preserve"> </m:t>
                  </m:r>
                  <m:r>
                    <m:rPr>
                      <m:sty m:val="p"/>
                    </m:rPr>
                    <w:rPr>
                      <w:rFonts w:ascii="Cambria Math" w:eastAsia="宋体" w:hAnsi="Cambria Math" w:cs="Times New Roman" w:hint="eastAsia"/>
                      <w:sz w:val="24"/>
                      <w:szCs w:val="21"/>
                      <w14:ligatures w14:val="none"/>
                    </w:rPr>
                    <m:t>∧</m:t>
                  </m:r>
                  <m:r>
                    <m:rPr>
                      <m:nor/>
                    </m:rPr>
                    <w:rPr>
                      <w:rFonts w:ascii="Cambria Math" w:eastAsia="宋体" w:hAnsi="Cambria Math" w:cs="Times New Roman"/>
                      <w:sz w:val="24"/>
                      <w:szCs w:val="21"/>
                      <w14:ligatures w14:val="none"/>
                    </w:rPr>
                    <m:t xml:space="preserve"> </m:t>
                  </m:r>
                  <m:r>
                    <w:rPr>
                      <w:rFonts w:ascii="Cambria Math" w:eastAsia="宋体" w:hAnsi="Cambria Math" w:cs="Times New Roman"/>
                      <w:sz w:val="24"/>
                      <w:szCs w:val="21"/>
                      <w14:ligatures w14:val="none"/>
                    </w:rPr>
                    <m:t>L</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,q</m:t>
                      </m:r>
                    </m:e>
                  </m:d>
                  <m:r>
                    <w:rPr>
                      <w:rFonts w:ascii="Cambria Math" w:eastAsia="宋体" w:hAnsi="Cambria Math" w:cs="Times New Roman"/>
                      <w:sz w:val="24"/>
                      <w:szCs w:val="21"/>
                      <w14:ligatures w14:val="none"/>
                    </w:rPr>
                    <m:t>=1</m:t>
                  </m:r>
                  <m:ctrlPr>
                    <w:rPr>
                      <w:rFonts w:ascii="Cambria Math" w:eastAsia="宋体" w:hAnsi="Cambria Math" w:cs="Times New Roman"/>
                      <w:i/>
                      <w:sz w:val="24"/>
                      <w:szCs w:val="21"/>
                      <w14:ligatures w14:val="none"/>
                    </w:rPr>
                  </m:ctrlP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1E27B4E9"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r w:rsidRPr="00037316">
        <w:rPr>
          <w:rFonts w:ascii="Times New Roman" w:eastAsia="宋体" w:hAnsi="Times New Roman" w:cs="Times New Roman"/>
          <w:sz w:val="24"/>
          <w:szCs w:val="21"/>
          <w14:ligatures w14:val="none"/>
        </w:rPr>
        <w:t>无人机集群对任务区域的联合覆盖范围是所有个体有效覆盖区域的并集。为了量化评估部署方案的覆盖性能，本文将区域覆盖率</w:t>
      </w:r>
      <w:r w:rsidRPr="0003731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cov</m:t>
            </m:r>
          </m:sub>
        </m:sSub>
      </m:oMath>
      <w:r w:rsidRPr="00037316">
        <w:rPr>
          <w:rFonts w:ascii="Times New Roman" w:eastAsia="宋体" w:hAnsi="Times New Roman" w:cs="Times New Roman"/>
          <w:sz w:val="24"/>
          <w:szCs w:val="21"/>
          <w14:ligatures w14:val="none"/>
        </w:rPr>
        <w:t xml:space="preserve"> </w:t>
      </w:r>
      <w:r w:rsidRPr="00037316">
        <w:rPr>
          <w:rFonts w:ascii="Times New Roman" w:eastAsia="宋体" w:hAnsi="Times New Roman" w:cs="Times New Roman"/>
          <w:sz w:val="24"/>
          <w:szCs w:val="21"/>
          <w14:ligatures w14:val="none"/>
        </w:rPr>
        <w:t>定义为联合有效覆盖面积与有效任务区域总面积的比值。该指标反映了集群对目标区域的感知完整度，其计算公式为：</w:t>
      </w:r>
    </w:p>
    <w:p w14:paraId="74540FC1"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cov</m:t>
                  </m:r>
                </m:sub>
              </m:sSub>
              <m:r>
                <w:rPr>
                  <w:rFonts w:ascii="Cambria Math" w:eastAsia="宋体" w:hAnsi="Cambria Math" w:cs="Times New Roman"/>
                  <w:sz w:val="24"/>
                  <w:szCs w:val="21"/>
                  <w14:ligatures w14:val="none"/>
                </w:rPr>
                <m:t>=</m:t>
              </m:r>
              <m:f>
                <m:fPr>
                  <m:ctrlPr>
                    <w:rPr>
                      <w:rFonts w:ascii="Cambria Math" w:eastAsia="宋体" w:hAnsi="Cambria Math" w:cs="Times New Roman"/>
                      <w:sz w:val="24"/>
                      <w:szCs w:val="21"/>
                      <w14:ligatures w14:val="none"/>
                    </w:rPr>
                  </m:ctrlPr>
                </m:fPr>
                <m:num>
                  <m:r>
                    <m:rPr>
                      <m:nor/>
                    </m:rPr>
                    <w:rPr>
                      <w:rFonts w:ascii="Cambria Math" w:eastAsia="宋体" w:hAnsi="Cambria Math" w:cs="Times New Roman"/>
                      <w:i/>
                      <w:iCs/>
                      <w:sz w:val="24"/>
                      <w:szCs w:val="21"/>
                      <w14:ligatures w14:val="none"/>
                    </w:rPr>
                    <m:t>S</m:t>
                  </m:r>
                  <m:r>
                    <m:rPr>
                      <m:nor/>
                    </m:rPr>
                    <w:rPr>
                      <w:rFonts w:ascii="Cambria Math" w:eastAsia="宋体" w:hAnsi="Cambria Math" w:cs="Times New Roman"/>
                      <w:sz w:val="24"/>
                      <w:szCs w:val="21"/>
                      <w14:ligatures w14:val="none"/>
                    </w:rPr>
                    <m:t xml:space="preserve"> </m:t>
                  </m:r>
                  <m:d>
                    <m:dPr>
                      <m:ctrlPr>
                        <w:rPr>
                          <w:rFonts w:ascii="Cambria Math" w:eastAsia="宋体" w:hAnsi="Cambria Math" w:cs="Times New Roman"/>
                          <w:sz w:val="24"/>
                          <w:szCs w:val="21"/>
                          <w14:ligatures w14:val="none"/>
                        </w:rPr>
                      </m:ctrlPr>
                    </m:dPr>
                    <m:e>
                      <m:nary>
                        <m:naryPr>
                          <m:chr m:val="⋃"/>
                          <m:ctrlPr>
                            <w:rPr>
                              <w:rFonts w:ascii="Cambria Math" w:eastAsia="宋体" w:hAnsi="Cambria Math" w:cs="Times New Roman"/>
                              <w:sz w:val="24"/>
                              <w:szCs w:val="21"/>
                              <w14:ligatures w14:val="none"/>
                            </w:rPr>
                          </m:ctrlPr>
                        </m:naryPr>
                        <m:sub>
                          <m:r>
                            <w:rPr>
                              <w:rFonts w:ascii="Cambria Math" w:eastAsia="宋体" w:hAnsi="Cambria Math" w:cs="Times New Roman"/>
                              <w:sz w:val="24"/>
                              <w:szCs w:val="21"/>
                              <w14:ligatures w14:val="none"/>
                            </w:rPr>
                            <m:t>i=1</m:t>
                          </m:r>
                          <m:ctrlPr>
                            <w:rPr>
                              <w:rFonts w:ascii="Cambria Math" w:eastAsia="宋体" w:hAnsi="Cambria Math" w:cs="Times New Roman"/>
                              <w:i/>
                              <w:sz w:val="24"/>
                              <w:szCs w:val="21"/>
                              <w14:ligatures w14:val="none"/>
                            </w:rPr>
                          </m:ctrlPr>
                        </m:sub>
                        <m:sup>
                          <m:r>
                            <w:rPr>
                              <w:rFonts w:ascii="Cambria Math" w:eastAsia="宋体" w:hAnsi="Cambria Math" w:cs="Times New Roman"/>
                              <w:sz w:val="24"/>
                              <w:szCs w:val="21"/>
                              <w14:ligatures w14:val="none"/>
                            </w:rPr>
                            <m:t>N</m:t>
                          </m:r>
                          <m:ctrlPr>
                            <w:rPr>
                              <w:rFonts w:ascii="Cambria Math" w:eastAsia="宋体" w:hAnsi="Cambria Math" w:cs="Times New Roman"/>
                              <w:i/>
                              <w:sz w:val="24"/>
                              <w:szCs w:val="21"/>
                              <w14:ligatures w14:val="none"/>
                            </w:rPr>
                          </m:ctrlPr>
                        </m:sup>
                        <m:e>
                          <m:r>
                            <w:rPr>
                              <w:rFonts w:ascii="Cambria Math" w:eastAsia="宋体" w:hAnsi="Cambria Math" w:cs="Times New Roman"/>
                              <w:sz w:val="24"/>
                              <w:szCs w:val="21"/>
                              <w14:ligatures w14:val="none"/>
                            </w:rPr>
                            <m:t>C</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sz w:val="24"/>
                                      <w:szCs w:val="21"/>
                                      <w14:ligatures w14:val="none"/>
                                    </w:rPr>
                                    <m:t>i</m:t>
                                  </m:r>
                                </m:sub>
                              </m:sSub>
                            </m:e>
                          </m:d>
                          <m:ctrlPr>
                            <w:rPr>
                              <w:rFonts w:ascii="Cambria Math" w:eastAsia="宋体" w:hAnsi="Cambria Math" w:cs="Times New Roman"/>
                              <w:i/>
                              <w:sz w:val="24"/>
                              <w:szCs w:val="21"/>
                              <w14:ligatures w14:val="none"/>
                            </w:rPr>
                          </m:ctrlPr>
                        </m:e>
                      </m:nary>
                      <m:ctrlPr>
                        <w:rPr>
                          <w:rFonts w:ascii="Cambria Math" w:eastAsia="宋体" w:hAnsi="Cambria Math" w:cs="Times New Roman"/>
                          <w:i/>
                          <w:sz w:val="24"/>
                          <w:szCs w:val="21"/>
                          <w14:ligatures w14:val="none"/>
                        </w:rPr>
                      </m:ctrlPr>
                    </m:e>
                  </m:d>
                  <m:ctrlPr>
                    <w:rPr>
                      <w:rFonts w:ascii="Cambria Math" w:eastAsia="宋体" w:hAnsi="Cambria Math" w:cs="Times New Roman"/>
                      <w:i/>
                      <w:sz w:val="24"/>
                      <w:szCs w:val="21"/>
                      <w14:ligatures w14:val="none"/>
                    </w:rPr>
                  </m:ctrlPr>
                </m:num>
                <m:den>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S</m:t>
                      </m:r>
                    </m:e>
                    <m:sub>
                      <m:r>
                        <w:rPr>
                          <w:rFonts w:ascii="Cambria Math" w:eastAsia="宋体" w:hAnsi="Cambria Math" w:cs="Times New Roman" w:hint="eastAsia"/>
                          <w:sz w:val="24"/>
                          <w:szCs w:val="21"/>
                          <w14:ligatures w14:val="none"/>
                        </w:rPr>
                        <m:t>task</m:t>
                      </m:r>
                    </m:sub>
                  </m:sSub>
                  <m:ctrlPr>
                    <w:rPr>
                      <w:rFonts w:ascii="Cambria Math" w:eastAsia="宋体" w:hAnsi="Cambria Math" w:cs="Times New Roman"/>
                      <w:i/>
                      <w:sz w:val="24"/>
                      <w:szCs w:val="21"/>
                      <w14:ligatures w14:val="none"/>
                    </w:rPr>
                  </m:ctrlPr>
                </m:den>
              </m:f>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57ED5965"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r w:rsidRPr="00037316">
        <w:rPr>
          <w:rFonts w:ascii="Times New Roman" w:eastAsia="宋体" w:hAnsi="Times New Roman" w:cs="Times New Roman" w:hint="eastAsia"/>
          <w:sz w:val="24"/>
          <w:szCs w:val="21"/>
          <w14:ligatures w14:val="none"/>
        </w:rPr>
        <w:t>为了确保无人机集群在执行任务过程中能够维持稳定的数据传输与协同控制，需建立通信网络模型并对其网络连通性能进行量化。首先将无人机集群的通信拓扑建模为无向图</w:t>
      </w:r>
      <w:r w:rsidRPr="0003731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G=</m:t>
        </m:r>
        <m:d>
          <m:dPr>
            <m:ctrlPr>
              <w:rPr>
                <w:rFonts w:ascii="Cambria Math" w:eastAsia="宋体" w:hAnsi="Cambria Math" w:cs="Times New Roman"/>
                <w:i/>
                <w:sz w:val="24"/>
                <w:szCs w:val="21"/>
                <w14:ligatures w14:val="none"/>
              </w:rPr>
            </m:ctrlPr>
          </m:dPr>
          <m:e>
            <m:r>
              <m:rPr>
                <m:scr m:val="script"/>
              </m:rPr>
              <w:rPr>
                <w:rFonts w:ascii="Cambria Math" w:eastAsia="宋体" w:hAnsi="Cambria Math" w:cs="Times New Roman"/>
                <w:sz w:val="24"/>
                <w:szCs w:val="21"/>
                <w14:ligatures w14:val="none"/>
              </w:rPr>
              <m:t>U</m:t>
            </m:r>
            <m: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E</m:t>
            </m:r>
            <m:r>
              <m:rPr>
                <m:sty m:val="p"/>
              </m:rPr>
              <w:rPr>
                <w:rFonts w:ascii="Cambria Math" w:eastAsia="宋体" w:hAnsi="Cambria Math" w:cs="Times New Roman" w:hint="eastAsia"/>
                <w:sz w:val="24"/>
                <w:szCs w:val="21"/>
                <w14:ligatures w14:val="none"/>
              </w:rPr>
              <m:t xml:space="preserve"> </m:t>
            </m:r>
          </m:e>
        </m:d>
      </m:oMath>
      <w:r w:rsidRPr="00037316">
        <w:rPr>
          <w:rFonts w:ascii="Times New Roman" w:eastAsia="宋体" w:hAnsi="Times New Roman" w:cs="Times New Roman" w:hint="eastAsia"/>
          <w:sz w:val="24"/>
          <w:szCs w:val="21"/>
          <w14:ligatures w14:val="none"/>
        </w:rPr>
        <w:t>，其中节点集合</w:t>
      </w:r>
      <w:r w:rsidRPr="00037316">
        <w:rPr>
          <w:rFonts w:ascii="Times New Roman" w:eastAsia="宋体" w:hAnsi="Times New Roman" w:cs="Times New Roman" w:hint="eastAsia"/>
          <w:sz w:val="24"/>
          <w:szCs w:val="21"/>
          <w14:ligatures w14:val="none"/>
        </w:rPr>
        <w:t xml:space="preserve"> </w:t>
      </w:r>
      <m:oMath>
        <m:r>
          <m:rPr>
            <m:scr m:val="script"/>
          </m:rPr>
          <w:rPr>
            <w:rFonts w:ascii="Cambria Math" w:eastAsia="宋体" w:hAnsi="Cambria Math" w:cs="Times New Roman"/>
            <w:sz w:val="24"/>
            <w:szCs w:val="21"/>
            <w14:ligatures w14:val="none"/>
          </w:rPr>
          <m:t>U</m:t>
        </m:r>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代表所有无人机，边集合</w:t>
      </w:r>
      <w:r w:rsidRPr="00037316">
        <w:rPr>
          <w:rFonts w:ascii="Times New Roman" w:eastAsia="宋体" w:hAnsi="Times New Roman" w:cs="Times New Roman" w:hint="eastAsia"/>
          <w:sz w:val="24"/>
          <w:szCs w:val="21"/>
          <w14:ligatures w14:val="none"/>
        </w:rPr>
        <w:t xml:space="preserve"> </w:t>
      </w:r>
      <m:oMath>
        <m:r>
          <m:rPr>
            <m:scr m:val="script"/>
          </m:rPr>
          <w:rPr>
            <w:rFonts w:ascii="Cambria Math" w:eastAsia="宋体" w:hAnsi="Cambria Math" w:cs="Times New Roman"/>
            <w:sz w:val="24"/>
            <w:szCs w:val="21"/>
            <w14:ligatures w14:val="none"/>
          </w:rPr>
          <m:t>E</m:t>
        </m:r>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包含所有满足通信链路建立条件的连接。</w:t>
      </w:r>
    </w:p>
    <w:p w14:paraId="478B6250"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r w:rsidRPr="00037316">
        <w:rPr>
          <w:rFonts w:ascii="Times New Roman" w:eastAsia="宋体" w:hAnsi="Times New Roman" w:cs="Times New Roman"/>
          <w:sz w:val="24"/>
          <w:szCs w:val="21"/>
          <w14:ligatures w14:val="none"/>
        </w:rPr>
        <w:t>根据</w:t>
      </w:r>
      <w:r w:rsidRPr="00037316">
        <w:rPr>
          <w:rFonts w:ascii="Times New Roman" w:eastAsia="宋体" w:hAnsi="Times New Roman" w:cs="Times New Roman" w:hint="eastAsia"/>
          <w:sz w:val="24"/>
          <w:szCs w:val="21"/>
          <w14:ligatures w14:val="none"/>
        </w:rPr>
        <w:t>节</w:t>
      </w:r>
      <w:r w:rsidRPr="00037316">
        <w:rPr>
          <w:rFonts w:ascii="Times New Roman" w:eastAsia="宋体" w:hAnsi="Times New Roman" w:cs="Times New Roman" w:hint="eastAsia"/>
          <w:sz w:val="24"/>
          <w:szCs w:val="21"/>
          <w14:ligatures w14:val="none"/>
        </w:rPr>
        <w:t>3</w:t>
      </w:r>
      <w:r w:rsidRPr="00037316">
        <w:rPr>
          <w:rFonts w:ascii="Times New Roman" w:eastAsia="宋体" w:hAnsi="Times New Roman" w:cs="Times New Roman"/>
          <w:sz w:val="24"/>
          <w:szCs w:val="21"/>
          <w14:ligatures w14:val="none"/>
        </w:rPr>
        <w:t>.2.2</w:t>
      </w:r>
      <w:r w:rsidRPr="00037316">
        <w:rPr>
          <w:rFonts w:ascii="Times New Roman" w:eastAsia="宋体" w:hAnsi="Times New Roman" w:cs="Times New Roman"/>
          <w:sz w:val="24"/>
          <w:szCs w:val="21"/>
          <w14:ligatures w14:val="none"/>
        </w:rPr>
        <w:t>所述的通信模型，两</w:t>
      </w:r>
      <w:r w:rsidRPr="00037316">
        <w:rPr>
          <w:rFonts w:ascii="Times New Roman" w:eastAsia="宋体" w:hAnsi="Times New Roman" w:cs="Times New Roman" w:hint="eastAsia"/>
          <w:sz w:val="24"/>
          <w:szCs w:val="21"/>
          <w14:ligatures w14:val="none"/>
        </w:rPr>
        <w:t>无人机</w:t>
      </w:r>
      <w:r w:rsidRPr="00037316">
        <w:rPr>
          <w:rFonts w:ascii="Times New Roman" w:eastAsia="宋体" w:hAnsi="Times New Roman" w:cs="Times New Roman"/>
          <w:sz w:val="24"/>
          <w:szCs w:val="21"/>
          <w14:ligatures w14:val="none"/>
        </w:rPr>
        <w:t>节点</w:t>
      </w:r>
      <w:r w:rsidRPr="0003731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sz w:val="24"/>
                <w:szCs w:val="21"/>
                <w14:ligatures w14:val="none"/>
              </w:rPr>
              <m:t>i</m:t>
            </m:r>
          </m:sub>
        </m:sSub>
      </m:oMath>
      <w:r w:rsidRPr="00037316">
        <w:rPr>
          <w:rFonts w:ascii="Times New Roman" w:eastAsia="宋体" w:hAnsi="Times New Roman" w:cs="Times New Roman"/>
          <w:sz w:val="24"/>
          <w:szCs w:val="21"/>
          <w14:ligatures w14:val="none"/>
        </w:rPr>
        <w:t xml:space="preserve"> </w:t>
      </w:r>
      <w:r w:rsidRPr="00037316">
        <w:rPr>
          <w:rFonts w:ascii="Times New Roman" w:eastAsia="宋体" w:hAnsi="Times New Roman" w:cs="Times New Roman"/>
          <w:sz w:val="24"/>
          <w:szCs w:val="21"/>
          <w14:ligatures w14:val="none"/>
        </w:rPr>
        <w:t>与</w:t>
      </w:r>
      <w:r w:rsidRPr="0003731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sz w:val="24"/>
                <w:szCs w:val="21"/>
                <w14:ligatures w14:val="none"/>
              </w:rPr>
              <m:t>j</m:t>
            </m:r>
          </m:sub>
        </m:sSub>
      </m:oMath>
      <w:r w:rsidRPr="00037316">
        <w:rPr>
          <w:rFonts w:ascii="Times New Roman" w:eastAsia="宋体" w:hAnsi="Times New Roman" w:cs="Times New Roman"/>
          <w:sz w:val="24"/>
          <w:szCs w:val="21"/>
          <w14:ligatures w14:val="none"/>
        </w:rPr>
        <w:t xml:space="preserve"> </w:t>
      </w:r>
      <w:r w:rsidRPr="00037316">
        <w:rPr>
          <w:rFonts w:ascii="Times New Roman" w:eastAsia="宋体" w:hAnsi="Times New Roman" w:cs="Times New Roman"/>
          <w:sz w:val="24"/>
          <w:szCs w:val="21"/>
          <w14:ligatures w14:val="none"/>
        </w:rPr>
        <w:t>之间存在边</w:t>
      </w:r>
      <w:r w:rsidRPr="00037316">
        <w:rPr>
          <w:rFonts w:ascii="Times New Roman" w:eastAsia="宋体" w:hAnsi="Times New Roman" w:cs="Times New Roman"/>
          <w:sz w:val="24"/>
          <w:szCs w:val="21"/>
          <w14:ligatures w14:val="none"/>
        </w:rPr>
        <w:t xml:space="preserve"> </w:t>
      </w:r>
      <m:oMath>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sz w:val="24"/>
                    <w:szCs w:val="21"/>
                    <w14:ligatures w14:val="none"/>
                  </w:rPr>
                  <m:t>j</m:t>
                </m:r>
              </m:sub>
            </m:sSub>
          </m:e>
        </m:d>
        <m:r>
          <m:rPr>
            <m:sty m:val="p"/>
          </m:rP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E</m:t>
        </m:r>
      </m:oMath>
      <w:r w:rsidRPr="00037316">
        <w:rPr>
          <w:rFonts w:ascii="Times New Roman" w:eastAsia="宋体" w:hAnsi="Times New Roman" w:cs="Times New Roman"/>
          <w:sz w:val="24"/>
          <w:szCs w:val="21"/>
          <w14:ligatures w14:val="none"/>
        </w:rPr>
        <w:t>，当且仅当其物理距离、视距条件以及接收端的信干噪比均满足通信要求。图</w:t>
      </w:r>
      <w:r w:rsidRPr="0003731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G</m:t>
        </m:r>
      </m:oMath>
      <w:r w:rsidRPr="00037316">
        <w:rPr>
          <w:rFonts w:ascii="Times New Roman" w:eastAsia="宋体" w:hAnsi="Times New Roman" w:cs="Times New Roman"/>
          <w:sz w:val="24"/>
          <w:szCs w:val="21"/>
          <w14:ligatures w14:val="none"/>
        </w:rPr>
        <w:t xml:space="preserve"> </w:t>
      </w:r>
      <w:r w:rsidRPr="00037316">
        <w:rPr>
          <w:rFonts w:ascii="Times New Roman" w:eastAsia="宋体" w:hAnsi="Times New Roman" w:cs="Times New Roman"/>
          <w:sz w:val="24"/>
          <w:szCs w:val="21"/>
          <w14:ligatures w14:val="none"/>
        </w:rPr>
        <w:t>的连通性</w:t>
      </w:r>
      <w:r w:rsidRPr="00037316">
        <w:rPr>
          <w:rFonts w:ascii="Times New Roman" w:eastAsia="宋体" w:hAnsi="Times New Roman" w:cs="Times New Roman" w:hint="eastAsia"/>
          <w:sz w:val="24"/>
          <w:szCs w:val="21"/>
          <w14:ligatures w14:val="none"/>
        </w:rPr>
        <w:t>能</w:t>
      </w:r>
      <w:r w:rsidRPr="00037316">
        <w:rPr>
          <w:rFonts w:ascii="Times New Roman" w:eastAsia="宋体" w:hAnsi="Times New Roman" w:cs="Times New Roman"/>
          <w:sz w:val="24"/>
          <w:szCs w:val="21"/>
          <w14:ligatures w14:val="none"/>
        </w:rPr>
        <w:t>通过</w:t>
      </w:r>
      <w:r w:rsidRPr="00037316">
        <w:rPr>
          <w:rFonts w:ascii="Times New Roman" w:eastAsia="宋体" w:hAnsi="Times New Roman" w:cs="Times New Roman" w:hint="eastAsia"/>
          <w:sz w:val="24"/>
          <w:szCs w:val="21"/>
          <w14:ligatures w14:val="none"/>
        </w:rPr>
        <w:t>代数连通度</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λ</m:t>
            </m:r>
            <m:ctrlPr>
              <w:rPr>
                <w:rFonts w:ascii="Cambria Math" w:eastAsia="宋体" w:hAnsi="Cambria Math" w:cs="Times New Roman"/>
                <w:sz w:val="24"/>
                <w:szCs w:val="21"/>
                <w14:ligatures w14:val="none"/>
              </w:rPr>
            </m:ctrlPr>
          </m:e>
          <m:sub>
            <m:r>
              <w:rPr>
                <w:rFonts w:ascii="Cambria Math" w:eastAsia="宋体" w:hAnsi="Cambria Math" w:cs="Times New Roman" w:hint="eastAsia"/>
                <w:sz w:val="24"/>
                <w:szCs w:val="21"/>
                <w14:ligatures w14:val="none"/>
              </w:rPr>
              <m:t>2</m:t>
            </m:r>
          </m:sub>
        </m:sSub>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G</m:t>
            </m:r>
          </m:e>
        </m:d>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sz w:val="24"/>
          <w:szCs w:val="21"/>
          <w14:ligatures w14:val="none"/>
        </w:rPr>
        <w:t>描述</w:t>
      </w:r>
      <w:r w:rsidRPr="00037316">
        <w:rPr>
          <w:rFonts w:ascii="Times New Roman" w:eastAsia="宋体" w:hAnsi="Times New Roman" w:cs="Times New Roman" w:hint="eastAsia"/>
          <w:sz w:val="24"/>
          <w:szCs w:val="21"/>
          <w14:ligatures w14:val="none"/>
        </w:rPr>
        <w:t>。</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λ</m:t>
            </m:r>
            <m:ctrlPr>
              <w:rPr>
                <w:rFonts w:ascii="Cambria Math" w:eastAsia="宋体" w:hAnsi="Cambria Math" w:cs="Times New Roman"/>
                <w:sz w:val="24"/>
                <w:szCs w:val="21"/>
                <w14:ligatures w14:val="none"/>
              </w:rPr>
            </m:ctrlPr>
          </m:e>
          <m:sub>
            <m:r>
              <w:rPr>
                <w:rFonts w:ascii="Cambria Math" w:eastAsia="宋体" w:hAnsi="Cambria Math" w:cs="Times New Roman" w:hint="eastAsia"/>
                <w:sz w:val="24"/>
                <w:szCs w:val="21"/>
                <w14:ligatures w14:val="none"/>
              </w:rPr>
              <m:t>2</m:t>
            </m:r>
          </m:sub>
        </m:sSub>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G</m:t>
            </m:r>
          </m:e>
        </m:d>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可以代表网络在该状态下抵抗节点故障、链路中断或遭受攻击而不发生网络分裂的能力。考虑到代数连通度的大小与网络节点规模</w:t>
      </w:r>
      <w:r w:rsidRPr="0003731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N</m:t>
        </m:r>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呈正相关，为了在多目标优化过程中消除规模量级的影响，本文采用归一化代数连通度</w:t>
      </w:r>
      <w:r w:rsidRPr="00037316">
        <w:rPr>
          <w:rFonts w:ascii="Times New Roman" w:eastAsia="宋体" w:hAnsi="Times New Roman" w:cs="Times New Roman" w:hint="eastAsia"/>
          <w:sz w:val="24"/>
          <w:szCs w:val="21"/>
          <w14:ligatures w14:val="none"/>
        </w:rPr>
        <w:t xml:space="preserve"> </w:t>
      </w:r>
      <m:oMath>
        <m:acc>
          <m:accPr>
            <m:chr m:val="̅"/>
            <m:ctrlPr>
              <w:rPr>
                <w:rFonts w:ascii="Cambria Math" w:eastAsia="宋体" w:hAnsi="Cambria Math" w:cs="Times New Roman"/>
                <w:i/>
                <w:sz w:val="24"/>
                <w:szCs w:val="21"/>
                <w14:ligatures w14:val="none"/>
              </w:rPr>
            </m:ctrlPr>
          </m:acc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λ</m:t>
                </m:r>
              </m:e>
              <m:sub>
                <m:r>
                  <w:rPr>
                    <w:rFonts w:ascii="Cambria Math" w:eastAsia="宋体" w:hAnsi="Cambria Math" w:cs="Times New Roman"/>
                    <w:sz w:val="24"/>
                    <w:szCs w:val="21"/>
                    <w14:ligatures w14:val="none"/>
                  </w:rPr>
                  <m:t>2</m:t>
                </m:r>
              </m:sub>
            </m:sSub>
          </m:e>
        </m:acc>
        <m:r>
          <w:rPr>
            <w:rFonts w:ascii="Cambria Math" w:eastAsia="宋体" w:hAnsi="Cambria Math" w:cs="Times New Roman"/>
            <w:sz w:val="24"/>
            <w:szCs w:val="21"/>
            <w14:ligatures w14:val="none"/>
          </w:rPr>
          <m:t>(G)</m:t>
        </m:r>
      </m:oMath>
      <w:r w:rsidRPr="00037316">
        <w:rPr>
          <w:rFonts w:ascii="Times New Roman" w:eastAsia="宋体" w:hAnsi="Times New Roman" w:cs="Times New Roman" w:hint="eastAsia"/>
          <w:sz w:val="24"/>
          <w:szCs w:val="21"/>
          <w14:ligatures w14:val="none"/>
        </w:rPr>
        <w:t xml:space="preserve"> </w:t>
      </w:r>
      <w:r w:rsidRPr="00037316">
        <w:rPr>
          <w:rFonts w:ascii="Times New Roman" w:eastAsia="宋体" w:hAnsi="Times New Roman" w:cs="Times New Roman" w:hint="eastAsia"/>
          <w:sz w:val="24"/>
          <w:szCs w:val="21"/>
          <w14:ligatures w14:val="none"/>
        </w:rPr>
        <w:t>作为衡量优化的网络连通目标</w:t>
      </w:r>
      <w:r w:rsidRPr="0003731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f</m:t>
            </m:r>
          </m:e>
          <m:sub>
            <m:r>
              <w:rPr>
                <w:rFonts w:ascii="Cambria Math" w:eastAsia="宋体" w:hAnsi="Cambria Math" w:cs="Times New Roman"/>
                <w:sz w:val="24"/>
                <w:szCs w:val="21"/>
                <w14:ligatures w14:val="none"/>
              </w:rPr>
              <m:t>con</m:t>
            </m:r>
          </m:sub>
        </m:sSub>
      </m:oMath>
      <w:r w:rsidRPr="00037316">
        <w:rPr>
          <w:rFonts w:ascii="Times New Roman" w:eastAsia="宋体" w:hAnsi="Times New Roman" w:cs="Times New Roman" w:hint="eastAsia"/>
          <w:sz w:val="24"/>
          <w:szCs w:val="21"/>
          <w14:ligatures w14:val="none"/>
        </w:rPr>
        <w:t>：</w:t>
      </w:r>
    </w:p>
    <w:p w14:paraId="4947831C"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f</m:t>
                  </m:r>
                </m:e>
                <m:sub>
                  <m:r>
                    <w:rPr>
                      <w:rFonts w:ascii="Cambria Math" w:eastAsia="宋体" w:hAnsi="Cambria Math" w:cs="Times New Roman"/>
                      <w:sz w:val="24"/>
                      <w:szCs w:val="21"/>
                      <w14:ligatures w14:val="none"/>
                    </w:rPr>
                    <m:t>con</m:t>
                  </m:r>
                </m:sub>
              </m:sSub>
              <m:r>
                <w:rPr>
                  <w:rFonts w:ascii="Cambria Math" w:eastAsia="宋体" w:hAnsi="Cambria Math" w:cs="Times New Roman"/>
                  <w:sz w:val="24"/>
                  <w:szCs w:val="21"/>
                  <w14:ligatures w14:val="none"/>
                </w:rPr>
                <m:t>=</m:t>
              </m:r>
              <m:acc>
                <m:accPr>
                  <m:chr m:val="̅"/>
                  <m:ctrlPr>
                    <w:rPr>
                      <w:rFonts w:ascii="Cambria Math" w:eastAsia="宋体" w:hAnsi="Cambria Math" w:cs="Times New Roman"/>
                      <w:i/>
                      <w:sz w:val="24"/>
                      <w:szCs w:val="21"/>
                      <w14:ligatures w14:val="none"/>
                    </w:rPr>
                  </m:ctrlPr>
                </m:acc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λ</m:t>
                      </m:r>
                    </m:e>
                    <m:sub>
                      <m:r>
                        <w:rPr>
                          <w:rFonts w:ascii="Cambria Math" w:eastAsia="宋体" w:hAnsi="Cambria Math" w:cs="Times New Roman"/>
                          <w:sz w:val="24"/>
                          <w:szCs w:val="21"/>
                          <w14:ligatures w14:val="none"/>
                        </w:rPr>
                        <m:t>2</m:t>
                      </m:r>
                    </m:sub>
                  </m:sSub>
                </m:e>
              </m:acc>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G</m:t>
                  </m:r>
                </m:e>
              </m:d>
              <m:r>
                <w:rPr>
                  <w:rFonts w:ascii="Cambria Math" w:eastAsia="宋体" w:hAnsi="Cambria Math" w:cs="Times New Roman"/>
                  <w:sz w:val="24"/>
                  <w:szCs w:val="21"/>
                  <w14:ligatures w14:val="none"/>
                </w:rPr>
                <m:t xml:space="preserve"> = </m:t>
              </m:r>
              <m:f>
                <m:fPr>
                  <m:ctrlPr>
                    <w:rPr>
                      <w:rFonts w:ascii="Cambria Math" w:eastAsia="宋体" w:hAnsi="Cambria Math" w:cs="Times New Roman"/>
                      <w:i/>
                      <w:sz w:val="24"/>
                      <w:szCs w:val="21"/>
                      <w14:ligatures w14:val="none"/>
                    </w:rPr>
                  </m:ctrlPr>
                </m:fPr>
                <m:num>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λ</m:t>
                      </m:r>
                    </m:e>
                    <m:sub>
                      <m:r>
                        <w:rPr>
                          <w:rFonts w:ascii="Cambria Math" w:eastAsia="宋体" w:hAnsi="Cambria Math" w:cs="Times New Roman" w:hint="eastAsia"/>
                          <w:sz w:val="24"/>
                          <w:szCs w:val="21"/>
                          <w14:ligatures w14:val="none"/>
                        </w:rPr>
                        <m:t>2</m:t>
                      </m:r>
                    </m:sub>
                  </m:sSub>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G</m:t>
                      </m:r>
                    </m:e>
                  </m:d>
                </m:num>
                <m:den>
                  <m:r>
                    <w:rPr>
                      <w:rFonts w:ascii="Cambria Math" w:eastAsia="宋体" w:hAnsi="Cambria Math" w:cs="Times New Roman"/>
                      <w:sz w:val="24"/>
                      <w:szCs w:val="21"/>
                      <w14:ligatures w14:val="none"/>
                    </w:rPr>
                    <m:t>N</m:t>
                  </m:r>
                </m:den>
              </m:f>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577DA02A"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r w:rsidRPr="00037316">
        <w:rPr>
          <w:rFonts w:ascii="Times New Roman" w:eastAsia="宋体" w:hAnsi="Times New Roman" w:cs="Times New Roman" w:hint="eastAsia"/>
          <w:sz w:val="24"/>
          <w:szCs w:val="21"/>
          <w14:ligatures w14:val="none"/>
        </w:rPr>
        <w:t>综合上述场景建模、覆盖模型与连通模型，本文研究的通信保持区域覆盖部署问题被构建为一个带有复杂几何与拓扑约束的多目标优化问题。优化的决策变量为无人机集群的二维部署坐标集合</w:t>
      </w:r>
      <w:r w:rsidRPr="00037316">
        <w:rPr>
          <w:rFonts w:ascii="Times New Roman" w:eastAsia="宋体" w:hAnsi="Times New Roman" w:cs="Times New Roman"/>
          <w:sz w:val="24"/>
          <w:szCs w:val="21"/>
          <w14:ligatures w14:val="none"/>
        </w:rPr>
        <w:t xml:space="preserve"> </w:t>
      </w:r>
      <m:oMath>
        <m:r>
          <w:rPr>
            <w:rFonts w:ascii="Cambria Math" w:eastAsia="宋体" w:hAnsi="Cambria Math" w:cs="Times New Roman" w:hint="eastAsia"/>
            <w:sz w:val="24"/>
            <w:szCs w:val="21"/>
            <w14:ligatures w14:val="none"/>
          </w:rPr>
          <m:t>X</m:t>
        </m:r>
      </m:oMath>
      <w:r w:rsidRPr="00037316">
        <w:rPr>
          <w:rFonts w:ascii="Times New Roman" w:eastAsia="宋体" w:hAnsi="Times New Roman" w:cs="Times New Roman" w:hint="eastAsia"/>
          <w:sz w:val="24"/>
          <w:szCs w:val="21"/>
          <w14:ligatures w14:val="none"/>
        </w:rPr>
        <w:t>：</w:t>
      </w:r>
    </w:p>
    <w:p w14:paraId="097640AE"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X=</m:t>
              </m:r>
              <m:r>
                <m:rPr>
                  <m:lit/>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1</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2</m:t>
                  </m:r>
                </m:sub>
              </m:sSub>
              <m:r>
                <w:rPr>
                  <w:rFonts w:ascii="Cambria Math" w:eastAsia="宋体" w:hAnsi="Cambria Math" w:cs="Times New Roman"/>
                  <w:sz w:val="24"/>
                  <w:szCs w:val="21"/>
                  <w14:ligatures w14:val="none"/>
                </w:rPr>
                <m:t>,</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N</m:t>
                  </m:r>
                </m:sub>
              </m:sSub>
              <m:r>
                <m:rPr>
                  <m:lit/>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i</m:t>
                  </m:r>
                </m:sub>
              </m:sSub>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hint="eastAsia"/>
                      <w:sz w:val="24"/>
                      <w:szCs w:val="21"/>
                      <w14:ligatures w14:val="none"/>
                    </w:rPr>
                    <m:t>task</m:t>
                  </m:r>
                </m:sub>
              </m:sSub>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189C0963"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r w:rsidRPr="00037316">
        <w:rPr>
          <w:rFonts w:ascii="Times New Roman" w:eastAsia="宋体" w:hAnsi="Times New Roman" w:cs="Times New Roman"/>
          <w:sz w:val="24"/>
          <w:szCs w:val="21"/>
          <w14:ligatures w14:val="none"/>
        </w:rPr>
        <w:t>优化的总目标是在严格满足物理安全与基础连通约束的前提下，寻找一组</w:t>
      </w:r>
      <w:r w:rsidRPr="00037316">
        <w:rPr>
          <w:rFonts w:ascii="Times New Roman" w:eastAsia="宋体" w:hAnsi="Times New Roman" w:cs="Times New Roman"/>
          <w:sz w:val="24"/>
          <w:szCs w:val="21"/>
          <w14:ligatures w14:val="none"/>
        </w:rPr>
        <w:t xml:space="preserve"> Pareto </w:t>
      </w:r>
      <w:r w:rsidRPr="00037316">
        <w:rPr>
          <w:rFonts w:ascii="Times New Roman" w:eastAsia="宋体" w:hAnsi="Times New Roman" w:cs="Times New Roman"/>
          <w:sz w:val="24"/>
          <w:szCs w:val="21"/>
          <w14:ligatures w14:val="none"/>
        </w:rPr>
        <w:t>最优部署方案，使得任务区域的有效覆盖率和网络的归一化代数连通度同时达到最大化。该优化问题的数学模型可表述如下：</w:t>
      </w:r>
    </w:p>
    <w:p w14:paraId="3520DAF4"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 xml:space="preserve">Max    </m:t>
              </m:r>
              <m:r>
                <m:rPr>
                  <m:nor/>
                </m:rPr>
                <w:rPr>
                  <w:rFonts w:ascii="Cambria Math" w:eastAsia="宋体" w:hAnsi="Cambria Math" w:cs="Times New Roman" w:hint="eastAsia"/>
                  <w:i/>
                  <w:iCs/>
                  <w:sz w:val="24"/>
                  <w:szCs w:val="21"/>
                  <w14:ligatures w14:val="none"/>
                </w:rPr>
                <m:t xml:space="preserve"> </m:t>
              </m:r>
              <m:r>
                <m:rPr>
                  <m:nor/>
                </m:rPr>
                <w:rPr>
                  <w:rFonts w:ascii="Cambria Math" w:eastAsia="宋体" w:hAnsi="Cambria Math" w:cs="Times New Roman"/>
                  <w:i/>
                  <w:iCs/>
                  <w:sz w:val="24"/>
                  <w:szCs w:val="21"/>
                  <w14:ligatures w14:val="none"/>
                </w:rPr>
                <m:t xml:space="preserve">         </m:t>
              </m:r>
              <m:r>
                <w:rPr>
                  <w:rFonts w:ascii="Cambria Math" w:eastAsia="宋体" w:hAnsi="Cambria Math" w:cs="Times New Roman"/>
                  <w:sz w:val="24"/>
                  <w:szCs w:val="21"/>
                  <w14:ligatures w14:val="none"/>
                </w:rPr>
                <m:t>F</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X</m:t>
                  </m:r>
                </m:e>
              </m:d>
              <m:r>
                <w:rPr>
                  <w:rFonts w:ascii="Cambria Math" w:eastAsia="宋体" w:hAnsi="Cambria Math" w:cs="Times New Roman"/>
                  <w:sz w:val="24"/>
                  <w:szCs w:val="21"/>
                  <w14:ligatures w14:val="none"/>
                </w:rPr>
                <m:t>=</m:t>
              </m:r>
              <m:sSup>
                <m:sSupPr>
                  <m:ctrlPr>
                    <w:rPr>
                      <w:rFonts w:ascii="Cambria Math" w:eastAsia="宋体" w:hAnsi="Cambria Math" w:cs="Times New Roman"/>
                      <w:i/>
                      <w:sz w:val="24"/>
                      <w:szCs w:val="21"/>
                      <w14:ligatures w14:val="none"/>
                    </w:rPr>
                  </m:ctrlPr>
                </m:sSupPr>
                <m:e>
                  <m:d>
                    <m:dPr>
                      <m:begChr m:val="["/>
                      <m:endChr m:val="]"/>
                      <m:ctrlPr>
                        <w:rPr>
                          <w:rFonts w:ascii="Cambria Math" w:eastAsia="宋体" w:hAnsi="Cambria Math" w:cs="Times New Roman"/>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cov</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X</m:t>
                          </m:r>
                        </m:e>
                      </m:d>
                      <m:r>
                        <w:rPr>
                          <w:rFonts w:ascii="Cambria Math" w:eastAsia="宋体" w:hAnsi="Cambria Math" w:cs="Times New Roman"/>
                          <w:sz w:val="24"/>
                          <w:szCs w:val="21"/>
                          <w14:ligatures w14:val="none"/>
                        </w:rPr>
                        <m:t>, 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f</m:t>
                          </m:r>
                        </m:e>
                        <m:sub>
                          <m:r>
                            <w:rPr>
                              <w:rFonts w:ascii="Cambria Math" w:eastAsia="宋体" w:hAnsi="Cambria Math" w:cs="Times New Roman"/>
                              <w:sz w:val="24"/>
                              <w:szCs w:val="21"/>
                              <w14:ligatures w14:val="none"/>
                            </w:rPr>
                            <m:t>con</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X</m:t>
                          </m:r>
                        </m:e>
                      </m:d>
                      <m:ctrlPr>
                        <w:rPr>
                          <w:rFonts w:ascii="Cambria Math" w:eastAsia="宋体" w:hAnsi="Cambria Math" w:cs="Times New Roman"/>
                          <w:i/>
                          <w:sz w:val="24"/>
                          <w:szCs w:val="21"/>
                          <w14:ligatures w14:val="none"/>
                        </w:rPr>
                      </m:ctrlPr>
                    </m:e>
                  </m:d>
                </m:e>
                <m:sup>
                  <m:r>
                    <w:rPr>
                      <w:rFonts w:ascii="Cambria Math" w:eastAsia="宋体" w:hAnsi="Cambria Math" w:cs="Times New Roman"/>
                      <w:sz w:val="24"/>
                      <w:szCs w:val="21"/>
                      <w14:ligatures w14:val="none"/>
                    </w:rPr>
                    <m:t>T</m:t>
                  </m:r>
                </m:sup>
              </m:sSup>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87CA120"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hint="eastAsia"/>
                  <w:sz w:val="24"/>
                  <w:szCs w:val="21"/>
                  <w14:ligatures w14:val="none"/>
                </w:rPr>
                <m:t>s.t</m:t>
              </m:r>
              <m:r>
                <w:rPr>
                  <w:rFonts w:ascii="Cambria Math" w:eastAsia="宋体" w:hAnsi="Cambria Math" w:cs="Times New Roman"/>
                  <w:sz w:val="24"/>
                  <w:szCs w:val="21"/>
                  <w14:ligatures w14:val="none"/>
                </w:rPr>
                <m:t>.              d</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safe</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O#</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703E2456"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safe</m:t>
                  </m:r>
                </m:sub>
              </m:sSub>
              <m:r>
                <w:rPr>
                  <w:rFonts w:ascii="Cambria Math" w:eastAsia="宋体" w:hAnsi="Cambria Math" w:cs="Times New Roman"/>
                  <w:sz w:val="24"/>
                  <w:szCs w:val="21"/>
                  <w14:ligatures w14:val="none"/>
                </w:rPr>
                <m:t>​,∀i≠j,</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U#</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1B04DDAC" w14:textId="77777777" w:rsidR="00037316" w:rsidRPr="00037316" w:rsidRDefault="00037316" w:rsidP="00037316">
      <w:pPr>
        <w:spacing w:line="300" w:lineRule="auto"/>
        <w:ind w:firstLineChars="200" w:firstLine="480"/>
        <w:rPr>
          <w:rFonts w:ascii="Times New Roman" w:eastAsia="宋体" w:hAnsi="Times New Roman" w:cs="Times New Roman"/>
          <w:sz w:val="24"/>
          <w:szCs w:val="21"/>
          <w14:ligatures w14:val="none"/>
        </w:rPr>
      </w:pPr>
      <w:r w:rsidRPr="00037316">
        <w:rPr>
          <w:rFonts w:ascii="Times New Roman" w:eastAsia="宋体" w:hAnsi="Times New Roman" w:cs="Times New Roman"/>
          <w:sz w:val="24"/>
          <w:szCs w:val="21"/>
          <w14:ligatures w14:val="none"/>
        </w:rPr>
        <w:t>上述约束分别对应：障碍物避障安全约束</w:t>
      </w:r>
      <w:r w:rsidRPr="00037316">
        <w:rPr>
          <w:rFonts w:ascii="Times New Roman" w:eastAsia="宋体" w:hAnsi="Times New Roman" w:cs="Times New Roman" w:hint="eastAsia"/>
          <w:sz w:val="24"/>
          <w:szCs w:val="21"/>
          <w14:ligatures w14:val="none"/>
        </w:rPr>
        <w:t>、</w:t>
      </w:r>
      <w:r w:rsidRPr="00037316">
        <w:rPr>
          <w:rFonts w:ascii="Times New Roman" w:eastAsia="宋体" w:hAnsi="Times New Roman" w:cs="Times New Roman"/>
          <w:sz w:val="24"/>
          <w:szCs w:val="21"/>
          <w14:ligatures w14:val="none"/>
        </w:rPr>
        <w:t>无人机间防撞安全约束。这是一</w:t>
      </w:r>
      <w:r w:rsidRPr="00037316">
        <w:rPr>
          <w:rFonts w:ascii="Times New Roman" w:eastAsia="宋体" w:hAnsi="Times New Roman" w:cs="Times New Roman"/>
          <w:sz w:val="24"/>
          <w:szCs w:val="21"/>
          <w14:ligatures w14:val="none"/>
        </w:rPr>
        <w:lastRenderedPageBreak/>
        <w:t>个典型的非线性、非凸、多约束</w:t>
      </w:r>
      <w:r w:rsidRPr="00037316">
        <w:rPr>
          <w:rFonts w:ascii="Times New Roman" w:eastAsia="宋体" w:hAnsi="Times New Roman" w:cs="Times New Roman"/>
          <w:sz w:val="24"/>
          <w:szCs w:val="21"/>
          <w14:ligatures w14:val="none"/>
        </w:rPr>
        <w:t xml:space="preserve"> NP-hard </w:t>
      </w:r>
      <w:r w:rsidRPr="00037316">
        <w:rPr>
          <w:rFonts w:ascii="Times New Roman" w:eastAsia="宋体" w:hAnsi="Times New Roman" w:cs="Times New Roman"/>
          <w:sz w:val="24"/>
          <w:szCs w:val="21"/>
          <w14:ligatures w14:val="none"/>
        </w:rPr>
        <w:t>问题</w:t>
      </w:r>
      <w:r w:rsidRPr="00037316">
        <w:rPr>
          <w:rFonts w:ascii="Times New Roman" w:eastAsia="宋体" w:hAnsi="Times New Roman" w:cs="Times New Roman" w:hint="eastAsia"/>
          <w:sz w:val="24"/>
          <w:szCs w:val="21"/>
          <w14:ligatures w14:val="none"/>
        </w:rPr>
        <w:t>，一般</w:t>
      </w:r>
      <w:r w:rsidRPr="00037316">
        <w:rPr>
          <w:rFonts w:ascii="Times New Roman" w:eastAsia="宋体" w:hAnsi="Times New Roman" w:cs="Times New Roman"/>
          <w:sz w:val="24"/>
          <w:szCs w:val="21"/>
          <w14:ligatures w14:val="none"/>
        </w:rPr>
        <w:t>通过高效的启发式算法进行求解。</w:t>
      </w:r>
    </w:p>
    <w:p w14:paraId="07E6B056" w14:textId="77777777" w:rsidR="00962636" w:rsidRPr="00037316" w:rsidRDefault="00962636"/>
    <w:sectPr w:rsidR="00962636" w:rsidRPr="0003731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ianghui Ding" w:date="2026-03-04T16:00:00Z" w:initials="LD">
    <w:p w14:paraId="24B8CEA7" w14:textId="77777777" w:rsidR="00037316" w:rsidRDefault="00037316" w:rsidP="00037316">
      <w:pPr>
        <w:pStyle w:val="a7"/>
      </w:pPr>
      <w:r>
        <w:rPr>
          <w:rStyle w:val="a9"/>
        </w:rPr>
        <w:annotationRef/>
      </w:r>
      <w:r>
        <w:rPr>
          <w:rFonts w:hint="eastAsia"/>
        </w:rPr>
        <w:t>这个没啥关系</w:t>
      </w:r>
    </w:p>
  </w:comment>
  <w:comment w:id="1" w:author="运璐 何" w:date="2026-03-12T14:17:00Z" w:initials="运璐">
    <w:p w14:paraId="60DC94DD" w14:textId="77777777" w:rsidR="00037316" w:rsidRDefault="00037316" w:rsidP="00037316">
      <w:pPr>
        <w:pStyle w:val="a7"/>
      </w:pPr>
      <w:r>
        <w:rPr>
          <w:rStyle w:val="a9"/>
        </w:rPr>
        <w:annotationRef/>
      </w:r>
      <w:r>
        <w:rPr>
          <w:rFonts w:hint="eastAsia"/>
        </w:rPr>
        <w:t>研究的问题和这个差不多一致。</w:t>
      </w:r>
    </w:p>
  </w:comment>
  <w:comment w:id="4" w:author="Lianghui Ding" w:date="2026-03-04T16:00:00Z" w:initials="LD">
    <w:p w14:paraId="0947C4F8" w14:textId="77777777" w:rsidR="00037316" w:rsidRDefault="00037316" w:rsidP="00037316">
      <w:pPr>
        <w:pStyle w:val="a7"/>
      </w:pPr>
      <w:r>
        <w:rPr>
          <w:rStyle w:val="a9"/>
        </w:rPr>
        <w:annotationRef/>
      </w:r>
      <w:r>
        <w:rPr>
          <w:rFonts w:hint="eastAsia"/>
        </w:rPr>
        <w:t>什么是非凸环境？</w:t>
      </w:r>
    </w:p>
  </w:comment>
  <w:comment w:id="5" w:author="运璐 何" w:date="2026-03-05T15:00:00Z" w:initials="运璐">
    <w:p w14:paraId="215C1A0A" w14:textId="77777777" w:rsidR="00037316" w:rsidRDefault="00037316" w:rsidP="00037316">
      <w:pPr>
        <w:pStyle w:val="a7"/>
      </w:pPr>
      <w:r>
        <w:rPr>
          <w:rStyle w:val="a9"/>
        </w:rPr>
        <w:annotationRef/>
      </w:r>
      <w:r>
        <w:rPr>
          <w:rFonts w:hint="eastAsia"/>
        </w:rPr>
        <w:t>修改表述为：存在建筑遮挡以及电磁干扰的复杂环境。</w:t>
      </w:r>
    </w:p>
  </w:comment>
  <w:comment w:id="8" w:author="Lianghui Ding" w:date="2026-03-04T16:00:00Z" w:initials="LD">
    <w:p w14:paraId="655FB118" w14:textId="77777777" w:rsidR="00037316" w:rsidRDefault="00037316" w:rsidP="00037316">
      <w:pPr>
        <w:pStyle w:val="a7"/>
      </w:pPr>
      <w:r>
        <w:rPr>
          <w:rStyle w:val="a9"/>
        </w:rPr>
        <w:annotationRef/>
      </w:r>
      <w:r>
        <w:rPr>
          <w:rFonts w:hint="eastAsia"/>
        </w:rPr>
        <w:t>是已知所有地理场景求解路径规划吗？如果遇到新地形如何在线解决？</w:t>
      </w:r>
    </w:p>
  </w:comment>
  <w:comment w:id="9" w:author="运璐 何" w:date="2026-03-05T15:04:00Z" w:initials="运璐">
    <w:p w14:paraId="2319E027" w14:textId="77777777" w:rsidR="00037316" w:rsidRDefault="00037316" w:rsidP="00037316">
      <w:pPr>
        <w:pStyle w:val="a7"/>
      </w:pPr>
      <w:r>
        <w:rPr>
          <w:rStyle w:val="a9"/>
        </w:rPr>
        <w:annotationRef/>
      </w:r>
      <w:r>
        <w:rPr>
          <w:rFonts w:hint="eastAsia"/>
        </w:rPr>
        <w:t>第二个点的问题并不是做路径规划，而是在一个已知的复杂环境中求解一个静态覆盖部署的方案，要求该方案在覆盖和连通上进行优化。</w:t>
      </w:r>
    </w:p>
  </w:comment>
  <w:comment w:id="10" w:author="Lianghui Ding" w:date="2026-03-04T16:02:00Z" w:initials="LD">
    <w:p w14:paraId="32B90A5E" w14:textId="77777777" w:rsidR="00037316" w:rsidRDefault="00037316" w:rsidP="00037316">
      <w:pPr>
        <w:pStyle w:val="a7"/>
      </w:pPr>
      <w:r>
        <w:rPr>
          <w:rStyle w:val="a9"/>
        </w:rPr>
        <w:annotationRef/>
      </w:r>
      <w:r>
        <w:rPr>
          <w:rFonts w:hint="eastAsia"/>
        </w:rPr>
        <w:t>进展如何体现？在理论上还是在实际应用上？</w:t>
      </w:r>
    </w:p>
  </w:comment>
  <w:comment w:id="11" w:author="运璐 何" w:date="2026-03-05T15:02:00Z" w:initials="运璐">
    <w:p w14:paraId="7FCF7596" w14:textId="77777777" w:rsidR="00037316" w:rsidRDefault="00037316" w:rsidP="00037316">
      <w:pPr>
        <w:pStyle w:val="a7"/>
      </w:pPr>
      <w:r>
        <w:rPr>
          <w:rStyle w:val="a9"/>
        </w:rPr>
        <w:annotationRef/>
      </w:r>
      <w:r>
        <w:rPr>
          <w:rFonts w:hint="eastAsia"/>
        </w:rPr>
        <w:t>修改表述为在理论上已有相关研究</w:t>
      </w:r>
      <w:r>
        <w:br/>
      </w:r>
      <w:r>
        <w:rPr>
          <w:rFonts w:hint="eastAsia"/>
        </w:rPr>
        <w:t>具体进展在第一章的综述部分</w:t>
      </w:r>
    </w:p>
  </w:comment>
  <w:comment w:id="17" w:author="Lianghui Ding" w:date="2026-03-04T16:02:00Z" w:initials="LD">
    <w:p w14:paraId="54DEF998" w14:textId="77777777" w:rsidR="00037316" w:rsidRDefault="00037316" w:rsidP="00037316">
      <w:pPr>
        <w:pStyle w:val="a7"/>
      </w:pPr>
      <w:r>
        <w:rPr>
          <w:rStyle w:val="a9"/>
        </w:rPr>
        <w:annotationRef/>
      </w:r>
      <w:r>
        <w:rPr>
          <w:rFonts w:hint="eastAsia"/>
        </w:rPr>
        <w:t>遗传算法吗？</w:t>
      </w:r>
    </w:p>
  </w:comment>
  <w:comment w:id="18" w:author="运璐 何" w:date="2026-03-05T15:07:00Z" w:initials="运璐">
    <w:p w14:paraId="091A3109" w14:textId="77777777" w:rsidR="00037316" w:rsidRDefault="00037316" w:rsidP="00037316">
      <w:pPr>
        <w:pStyle w:val="a7"/>
      </w:pPr>
      <w:r>
        <w:rPr>
          <w:rStyle w:val="a9"/>
        </w:rPr>
        <w:annotationRef/>
      </w:r>
      <w:r>
        <w:rPr>
          <w:rFonts w:hint="eastAsia"/>
        </w:rPr>
        <w:t>修改为多种群引导N</w:t>
      </w:r>
      <w:r>
        <w:t>SGA-II</w:t>
      </w:r>
      <w:r>
        <w:rPr>
          <w:rFonts w:hint="eastAsia"/>
        </w:rPr>
        <w:t>算法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B8CEA7" w15:done="0"/>
  <w15:commentEx w15:paraId="60DC94DD" w15:paraIdParent="24B8CEA7" w15:done="0"/>
  <w15:commentEx w15:paraId="0947C4F8" w15:done="0"/>
  <w15:commentEx w15:paraId="215C1A0A" w15:paraIdParent="0947C4F8" w15:done="0"/>
  <w15:commentEx w15:paraId="655FB118" w15:done="0"/>
  <w15:commentEx w15:paraId="2319E027" w15:paraIdParent="655FB118" w15:done="0"/>
  <w15:commentEx w15:paraId="32B90A5E" w15:done="0"/>
  <w15:commentEx w15:paraId="7FCF7596" w15:paraIdParent="32B90A5E" w15:done="0"/>
  <w15:commentEx w15:paraId="54DEF998" w15:done="0"/>
  <w15:commentEx w15:paraId="091A3109" w15:paraIdParent="54DEF9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2D581" w16cex:dateUtc="2026-03-04T08:00:00Z"/>
  <w16cex:commentExtensible w16cex:durableId="2D5D497A" w16cex:dateUtc="2026-03-12T06:17:00Z"/>
  <w16cex:commentExtensible w16cex:durableId="2D52D593" w16cex:dateUtc="2026-03-04T08:00:00Z"/>
  <w16cex:commentExtensible w16cex:durableId="2D541901" w16cex:dateUtc="2026-03-05T07:00:00Z"/>
  <w16cex:commentExtensible w16cex:durableId="2D52D5B7" w16cex:dateUtc="2026-03-04T08:00:00Z"/>
  <w16cex:commentExtensible w16cex:durableId="2D5419F0" w16cex:dateUtc="2026-03-05T07:04:00Z"/>
  <w16cex:commentExtensible w16cex:durableId="2D52D60D" w16cex:dateUtc="2026-03-04T08:02:00Z"/>
  <w16cex:commentExtensible w16cex:durableId="2D5419A0" w16cex:dateUtc="2026-03-05T07:02:00Z"/>
  <w16cex:commentExtensible w16cex:durableId="2D52D62B" w16cex:dateUtc="2026-03-04T08:02:00Z"/>
  <w16cex:commentExtensible w16cex:durableId="2D541AB9" w16cex:dateUtc="2026-03-05T0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B8CEA7" w16cid:durableId="2D52D581"/>
  <w16cid:commentId w16cid:paraId="60DC94DD" w16cid:durableId="2D5D497A"/>
  <w16cid:commentId w16cid:paraId="0947C4F8" w16cid:durableId="2D52D593"/>
  <w16cid:commentId w16cid:paraId="215C1A0A" w16cid:durableId="2D541901"/>
  <w16cid:commentId w16cid:paraId="655FB118" w16cid:durableId="2D52D5B7"/>
  <w16cid:commentId w16cid:paraId="2319E027" w16cid:durableId="2D5419F0"/>
  <w16cid:commentId w16cid:paraId="32B90A5E" w16cid:durableId="2D52D60D"/>
  <w16cid:commentId w16cid:paraId="7FCF7596" w16cid:durableId="2D5419A0"/>
  <w16cid:commentId w16cid:paraId="54DEF998" w16cid:durableId="2D52D62B"/>
  <w16cid:commentId w16cid:paraId="091A3109" w16cid:durableId="2D541A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C3018" w14:textId="77777777" w:rsidR="0023385F" w:rsidRDefault="0023385F" w:rsidP="00037316">
      <w:r>
        <w:separator/>
      </w:r>
    </w:p>
  </w:endnote>
  <w:endnote w:type="continuationSeparator" w:id="0">
    <w:p w14:paraId="6021E8AD" w14:textId="77777777" w:rsidR="0023385F" w:rsidRDefault="0023385F" w:rsidP="00037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22571" w14:textId="77777777" w:rsidR="0023385F" w:rsidRDefault="0023385F" w:rsidP="00037316">
      <w:r>
        <w:separator/>
      </w:r>
    </w:p>
  </w:footnote>
  <w:footnote w:type="continuationSeparator" w:id="0">
    <w:p w14:paraId="3C4BCF90" w14:textId="77777777" w:rsidR="0023385F" w:rsidRDefault="0023385F" w:rsidP="000373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65F"/>
    <w:rsid w:val="00037316"/>
    <w:rsid w:val="0007165F"/>
    <w:rsid w:val="00100C8E"/>
    <w:rsid w:val="00123B96"/>
    <w:rsid w:val="0023385F"/>
    <w:rsid w:val="003F69C2"/>
    <w:rsid w:val="003F784D"/>
    <w:rsid w:val="00926B1E"/>
    <w:rsid w:val="00962636"/>
    <w:rsid w:val="00AE7E03"/>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7F39250-FAC6-48C3-A224-17B3FEF5F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3731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37316"/>
    <w:rPr>
      <w:sz w:val="18"/>
      <w:szCs w:val="18"/>
    </w:rPr>
  </w:style>
  <w:style w:type="paragraph" w:styleId="a5">
    <w:name w:val="footer"/>
    <w:basedOn w:val="a"/>
    <w:link w:val="a6"/>
    <w:uiPriority w:val="99"/>
    <w:unhideWhenUsed/>
    <w:rsid w:val="00037316"/>
    <w:pPr>
      <w:tabs>
        <w:tab w:val="center" w:pos="4153"/>
        <w:tab w:val="right" w:pos="8306"/>
      </w:tabs>
      <w:snapToGrid w:val="0"/>
      <w:jc w:val="left"/>
    </w:pPr>
    <w:rPr>
      <w:sz w:val="18"/>
      <w:szCs w:val="18"/>
    </w:rPr>
  </w:style>
  <w:style w:type="character" w:customStyle="1" w:styleId="a6">
    <w:name w:val="页脚 字符"/>
    <w:basedOn w:val="a0"/>
    <w:link w:val="a5"/>
    <w:uiPriority w:val="99"/>
    <w:rsid w:val="00037316"/>
    <w:rPr>
      <w:sz w:val="18"/>
      <w:szCs w:val="18"/>
    </w:rPr>
  </w:style>
  <w:style w:type="paragraph" w:styleId="a7">
    <w:name w:val="annotation text"/>
    <w:basedOn w:val="a"/>
    <w:link w:val="a8"/>
    <w:uiPriority w:val="99"/>
    <w:semiHidden/>
    <w:unhideWhenUsed/>
    <w:rsid w:val="00037316"/>
    <w:pPr>
      <w:jc w:val="left"/>
    </w:pPr>
  </w:style>
  <w:style w:type="character" w:customStyle="1" w:styleId="a8">
    <w:name w:val="批注文字 字符"/>
    <w:basedOn w:val="a0"/>
    <w:link w:val="a7"/>
    <w:uiPriority w:val="99"/>
    <w:semiHidden/>
    <w:rsid w:val="00037316"/>
  </w:style>
  <w:style w:type="character" w:styleId="a9">
    <w:name w:val="annotation reference"/>
    <w:semiHidden/>
    <w:rsid w:val="00037316"/>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package" Target="embeddings/Microsoft_Visio_Drawing.vs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610</Words>
  <Characters>3480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2</cp:revision>
  <dcterms:created xsi:type="dcterms:W3CDTF">2026-03-31T08:15:00Z</dcterms:created>
  <dcterms:modified xsi:type="dcterms:W3CDTF">2026-03-31T08:15:00Z</dcterms:modified>
</cp:coreProperties>
</file>