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45DD4" w14:textId="30F81E96" w:rsidR="006E3852" w:rsidRPr="006E3852" w:rsidRDefault="006E3852" w:rsidP="006E3852">
      <w:pPr>
        <w:spacing w:line="300" w:lineRule="auto"/>
        <w:rPr>
          <w:rFonts w:ascii="Times New Roman" w:eastAsia="宋体" w:hAnsi="Times New Roman" w:cs="Times New Roman" w:hint="eastAsia"/>
          <w:b/>
          <w:bCs/>
          <w:sz w:val="24"/>
          <w:szCs w:val="21"/>
          <w14:ligatures w14:val="none"/>
        </w:rPr>
      </w:pPr>
      <w:r w:rsidRPr="006E3852">
        <w:rPr>
          <w:rFonts w:ascii="Times New Roman" w:eastAsia="宋体" w:hAnsi="Times New Roman" w:cs="Times New Roman" w:hint="eastAsia"/>
          <w:b/>
          <w:bCs/>
          <w:sz w:val="24"/>
          <w:szCs w:val="21"/>
          <w14:ligatures w14:val="none"/>
        </w:rPr>
        <w:t>多种群引导</w:t>
      </w:r>
      <w:r w:rsidRPr="006E3852">
        <w:rPr>
          <w:rFonts w:ascii="Times New Roman" w:eastAsia="宋体" w:hAnsi="Times New Roman" w:cs="Times New Roman" w:hint="eastAsia"/>
          <w:b/>
          <w:bCs/>
          <w:sz w:val="24"/>
          <w:szCs w:val="21"/>
          <w14:ligatures w14:val="none"/>
        </w:rPr>
        <w:t>N</w:t>
      </w:r>
      <w:r w:rsidRPr="006E3852">
        <w:rPr>
          <w:rFonts w:ascii="Times New Roman" w:eastAsia="宋体" w:hAnsi="Times New Roman" w:cs="Times New Roman"/>
          <w:b/>
          <w:bCs/>
          <w:sz w:val="24"/>
          <w:szCs w:val="21"/>
          <w14:ligatures w14:val="none"/>
        </w:rPr>
        <w:t>SGA-II</w:t>
      </w:r>
      <w:r w:rsidRPr="006E3852">
        <w:rPr>
          <w:rFonts w:ascii="Times New Roman" w:eastAsia="宋体" w:hAnsi="Times New Roman" w:cs="Times New Roman" w:hint="eastAsia"/>
          <w:b/>
          <w:bCs/>
          <w:sz w:val="24"/>
          <w:szCs w:val="21"/>
          <w14:ligatures w14:val="none"/>
        </w:rPr>
        <w:t>算法</w:t>
      </w:r>
    </w:p>
    <w:p w14:paraId="3D696315" w14:textId="3F6091F6" w:rsidR="006E3852" w:rsidRPr="006E3852" w:rsidRDefault="005B2AAB" w:rsidP="006E3852">
      <w:pPr>
        <w:spacing w:line="300" w:lineRule="auto"/>
        <w:ind w:firstLineChars="200" w:firstLine="480"/>
        <w:rPr>
          <w:rFonts w:ascii="Times New Roman" w:eastAsia="宋体" w:hAnsi="Times New Roman" w:cs="Times New Roman"/>
          <w:sz w:val="24"/>
          <w:szCs w:val="21"/>
          <w14:ligatures w14:val="none"/>
        </w:rPr>
      </w:pPr>
      <w:bookmarkStart w:id="0" w:name="_Hlk225953026"/>
      <w:r w:rsidRPr="005B2AAB">
        <w:rPr>
          <w:rFonts w:ascii="Times New Roman" w:eastAsia="宋体" w:hAnsi="Times New Roman" w:cs="Times New Roman" w:hint="eastAsia"/>
          <w:sz w:val="24"/>
          <w:szCs w:val="21"/>
          <w14:ligatures w14:val="none"/>
        </w:rPr>
        <w:t>为求解复杂城市环境下无人机集群覆盖与连通耦合的多目标优化问题，本文在</w:t>
      </w:r>
      <w:r w:rsidRPr="005B2AAB">
        <w:rPr>
          <w:rFonts w:ascii="Times New Roman" w:eastAsia="宋体" w:hAnsi="Times New Roman" w:cs="Times New Roman"/>
          <w:sz w:val="24"/>
          <w:szCs w:val="21"/>
          <w14:ligatures w14:val="none"/>
        </w:rPr>
        <w:t>NSGA-II</w:t>
      </w:r>
      <w:r w:rsidRPr="005B2AAB">
        <w:rPr>
          <w:rFonts w:ascii="Times New Roman" w:eastAsia="宋体" w:hAnsi="Times New Roman" w:cs="Times New Roman"/>
          <w:sz w:val="24"/>
          <w:szCs w:val="21"/>
          <w14:ligatures w14:val="none"/>
        </w:rPr>
        <w:t>框架基础上构建多种群引导</w:t>
      </w:r>
      <w:r w:rsidRPr="005B2AAB">
        <w:rPr>
          <w:rFonts w:ascii="Times New Roman" w:eastAsia="宋体" w:hAnsi="Times New Roman" w:cs="Times New Roman"/>
          <w:sz w:val="24"/>
          <w:szCs w:val="21"/>
          <w14:ligatures w14:val="none"/>
        </w:rPr>
        <w:t>NSGA-II</w:t>
      </w:r>
      <w:r w:rsidRPr="005B2AAB">
        <w:rPr>
          <w:rFonts w:ascii="Times New Roman" w:eastAsia="宋体" w:hAnsi="Times New Roman" w:cs="Times New Roman"/>
          <w:sz w:val="24"/>
          <w:szCs w:val="21"/>
          <w14:ligatures w14:val="none"/>
        </w:rPr>
        <w:t>算法（</w:t>
      </w:r>
      <w:r w:rsidRPr="005B2AAB">
        <w:rPr>
          <w:rFonts w:ascii="Times New Roman" w:eastAsia="宋体" w:hAnsi="Times New Roman" w:cs="Times New Roman"/>
          <w:sz w:val="24"/>
          <w:szCs w:val="21"/>
          <w14:ligatures w14:val="none"/>
        </w:rPr>
        <w:t>MPG-NSGA-II</w:t>
      </w:r>
      <w:r w:rsidRPr="005B2AAB">
        <w:rPr>
          <w:rFonts w:ascii="Times New Roman" w:eastAsia="宋体" w:hAnsi="Times New Roman" w:cs="Times New Roman"/>
          <w:sz w:val="24"/>
          <w:szCs w:val="21"/>
          <w14:ligatures w14:val="none"/>
        </w:rPr>
        <w:t>）。该算法通过引入多样性初始化、面向覆盖与连通的启发式引导变异以及多种群精英迁移机制，在全局探索与局部开发之间实现有效平衡，从而提升算法的收敛性能与解集质量。下文将从算法总体架构、初始化方法、引导变异算子及多种群协同机制等方面对其进行详细介绍。</w:t>
      </w:r>
    </w:p>
    <w:p w14:paraId="0F0AE769" w14:textId="77777777" w:rsidR="006E3852" w:rsidRPr="006E3852" w:rsidRDefault="006E3852" w:rsidP="006E3852">
      <w:pPr>
        <w:keepNext/>
        <w:keepLines/>
        <w:widowControl/>
        <w:numPr>
          <w:ilvl w:val="2"/>
          <w:numId w:val="0"/>
        </w:numPr>
        <w:spacing w:before="240" w:after="120"/>
        <w:jc w:val="left"/>
        <w:outlineLvl w:val="2"/>
        <w:rPr>
          <w:rFonts w:ascii="黑体" w:eastAsia="黑体" w:hAnsi="黑体" w:cs="Times New Roman"/>
          <w:b/>
          <w:bCs/>
          <w:sz w:val="24"/>
          <w:szCs w:val="32"/>
          <w14:ligatures w14:val="none"/>
        </w:rPr>
      </w:pPr>
      <w:bookmarkStart w:id="1" w:name="_Toc225863405"/>
      <w:bookmarkEnd w:id="0"/>
      <w:commentRangeStart w:id="2"/>
      <w:commentRangeStart w:id="3"/>
      <w:r w:rsidRPr="006E3852">
        <w:rPr>
          <w:rFonts w:ascii="黑体" w:eastAsia="黑体" w:hAnsi="黑体" w:cs="Times New Roman" w:hint="eastAsia"/>
          <w:b/>
          <w:bCs/>
          <w:sz w:val="24"/>
          <w:szCs w:val="32"/>
          <w14:ligatures w14:val="none"/>
        </w:rPr>
        <w:t>多种群</w:t>
      </w:r>
      <w:del w:id="4" w:author="运璐 何" w:date="2026-03-12T14:32:00Z">
        <w:r w:rsidRPr="006E3852" w:rsidDel="00CF28C1">
          <w:rPr>
            <w:rFonts w:ascii="黑体" w:eastAsia="黑体" w:hAnsi="黑体" w:cs="Times New Roman" w:hint="eastAsia"/>
            <w:b/>
            <w:bCs/>
            <w:sz w:val="24"/>
            <w:szCs w:val="32"/>
            <w14:ligatures w14:val="none"/>
          </w:rPr>
          <w:delText>局部</w:delText>
        </w:r>
      </w:del>
      <w:r w:rsidRPr="006E3852">
        <w:rPr>
          <w:rFonts w:ascii="黑体" w:eastAsia="黑体" w:hAnsi="黑体" w:cs="Times New Roman" w:hint="eastAsia"/>
          <w:b/>
          <w:bCs/>
          <w:sz w:val="24"/>
          <w:szCs w:val="32"/>
          <w14:ligatures w14:val="none"/>
        </w:rPr>
        <w:t>引导</w:t>
      </w:r>
      <w:ins w:id="5" w:author="运璐 何" w:date="2026-03-12T14:32:00Z">
        <w:r w:rsidRPr="006E3852">
          <w:rPr>
            <w:rFonts w:ascii="黑体" w:eastAsia="黑体" w:hAnsi="黑体" w:cs="Times New Roman" w:hint="eastAsia"/>
            <w:b/>
            <w:bCs/>
            <w:sz w:val="24"/>
            <w:szCs w:val="32"/>
            <w14:ligatures w14:val="none"/>
          </w:rPr>
          <w:t>N</w:t>
        </w:r>
        <w:r w:rsidRPr="006E3852">
          <w:rPr>
            <w:rFonts w:ascii="黑体" w:eastAsia="黑体" w:hAnsi="黑体" w:cs="Times New Roman"/>
            <w:b/>
            <w:bCs/>
            <w:sz w:val="24"/>
            <w:szCs w:val="32"/>
            <w14:ligatures w14:val="none"/>
          </w:rPr>
          <w:t>SGA-II</w:t>
        </w:r>
      </w:ins>
      <w:r w:rsidRPr="006E3852">
        <w:rPr>
          <w:rFonts w:ascii="黑体" w:eastAsia="黑体" w:hAnsi="黑体" w:cs="Times New Roman" w:hint="eastAsia"/>
          <w:b/>
          <w:bCs/>
          <w:sz w:val="24"/>
          <w:szCs w:val="32"/>
          <w14:ligatures w14:val="none"/>
        </w:rPr>
        <w:t>总体架构</w:t>
      </w:r>
      <w:commentRangeEnd w:id="2"/>
      <w:r w:rsidRPr="006E3852">
        <w:rPr>
          <w:rFonts w:ascii="Times New Roman" w:eastAsia="宋体" w:hAnsi="Times New Roman" w:cs="Times New Roman"/>
          <w:szCs w:val="21"/>
          <w14:ligatures w14:val="none"/>
        </w:rPr>
        <w:commentReference w:id="2"/>
      </w:r>
      <w:commentRangeEnd w:id="3"/>
      <w:r w:rsidRPr="006E3852">
        <w:rPr>
          <w:rFonts w:ascii="Times New Roman" w:eastAsia="宋体" w:hAnsi="Times New Roman" w:cs="Times New Roman"/>
          <w:szCs w:val="21"/>
          <w14:ligatures w14:val="none"/>
        </w:rPr>
        <w:commentReference w:id="3"/>
      </w:r>
      <w:bookmarkEnd w:id="1"/>
    </w:p>
    <w:p w14:paraId="305C6543"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ins w:id="6" w:author="运璐 何" w:date="2026-03-12T14:33:00Z">
        <w:r w:rsidRPr="006E3852">
          <w:rPr>
            <w:rFonts w:ascii="Times New Roman" w:eastAsia="宋体" w:hAnsi="Times New Roman" w:cs="Times New Roman" w:hint="eastAsia"/>
            <w:sz w:val="24"/>
            <w:szCs w:val="21"/>
            <w14:ligatures w14:val="none"/>
          </w:rPr>
          <w:t>所提</w:t>
        </w:r>
      </w:ins>
      <w:r w:rsidRPr="006E3852">
        <w:rPr>
          <w:rFonts w:ascii="Times New Roman" w:eastAsia="宋体" w:hAnsi="Times New Roman" w:cs="Times New Roman" w:hint="eastAsia"/>
          <w:sz w:val="24"/>
          <w:szCs w:val="21"/>
          <w14:ligatures w14:val="none"/>
        </w:rPr>
        <w:t>算法</w:t>
      </w:r>
      <w:ins w:id="7" w:author="运璐 何" w:date="2026-03-12T14:34:00Z">
        <w:r w:rsidRPr="006E3852">
          <w:rPr>
            <w:rFonts w:ascii="Times New Roman" w:eastAsia="宋体" w:hAnsi="Times New Roman" w:cs="Times New Roman" w:hint="eastAsia"/>
            <w:sz w:val="24"/>
            <w:szCs w:val="21"/>
            <w14:ligatures w14:val="none"/>
          </w:rPr>
          <w:t>通过</w:t>
        </w:r>
      </w:ins>
      <w:r w:rsidRPr="006E3852">
        <w:rPr>
          <w:rFonts w:ascii="Times New Roman" w:eastAsia="宋体" w:hAnsi="Times New Roman" w:cs="Times New Roman" w:hint="eastAsia"/>
          <w:sz w:val="24"/>
          <w:szCs w:val="21"/>
          <w14:ligatures w14:val="none"/>
        </w:rPr>
        <w:t>构建异构子种群协同演化机制，并融合基于领域知识的启发式引导变异算子</w:t>
      </w:r>
      <w:ins w:id="8" w:author="运璐 何" w:date="2026-03-12T14:34:00Z">
        <w:r w:rsidRPr="006E3852">
          <w:rPr>
            <w:rFonts w:ascii="Times New Roman" w:eastAsia="宋体" w:hAnsi="Times New Roman" w:cs="Times New Roman" w:hint="eastAsia"/>
            <w:sz w:val="24"/>
            <w:szCs w:val="21"/>
            <w14:ligatures w14:val="none"/>
          </w:rPr>
          <w:t>进行多目标优化框架设计</w:t>
        </w:r>
      </w:ins>
      <w:r w:rsidRPr="006E3852">
        <w:rPr>
          <w:rFonts w:ascii="Times New Roman" w:eastAsia="宋体" w:hAnsi="Times New Roman" w:cs="Times New Roman" w:hint="eastAsia"/>
          <w:sz w:val="24"/>
          <w:szCs w:val="21"/>
          <w14:ligatures w14:val="none"/>
        </w:rPr>
        <w:t>，旨在平衡全局探索与局部开发能力，提升算法在复杂</w:t>
      </w:r>
      <w:ins w:id="9" w:author="运璐 何" w:date="2026-03-12T14:35:00Z">
        <w:r w:rsidRPr="006E3852">
          <w:rPr>
            <w:rFonts w:ascii="Times New Roman" w:eastAsia="宋体" w:hAnsi="Times New Roman" w:cs="Times New Roman" w:hint="eastAsia"/>
            <w:sz w:val="24"/>
            <w:szCs w:val="21"/>
            <w14:ligatures w14:val="none"/>
          </w:rPr>
          <w:t>环境</w:t>
        </w:r>
      </w:ins>
      <w:r w:rsidRPr="006E3852">
        <w:rPr>
          <w:rFonts w:ascii="Times New Roman" w:eastAsia="宋体" w:hAnsi="Times New Roman" w:cs="Times New Roman" w:hint="eastAsia"/>
          <w:sz w:val="24"/>
          <w:szCs w:val="21"/>
          <w14:ligatures w14:val="none"/>
        </w:rPr>
        <w:t>约束下的收敛速度与解集质量。</w:t>
      </w:r>
      <w:ins w:id="10" w:author="运璐 何" w:date="2026-03-12T14:35:00Z">
        <w:r w:rsidRPr="006E3852">
          <w:rPr>
            <w:rFonts w:ascii="Times New Roman" w:eastAsia="宋体" w:hAnsi="Times New Roman" w:cs="Times New Roman" w:hint="eastAsia"/>
            <w:sz w:val="24"/>
            <w:szCs w:val="21"/>
            <w14:ligatures w14:val="none"/>
          </w:rPr>
          <w:t>所提</w:t>
        </w:r>
      </w:ins>
      <w:r w:rsidRPr="006E3852">
        <w:rPr>
          <w:rFonts w:ascii="Times New Roman" w:eastAsia="宋体" w:hAnsi="Times New Roman" w:cs="Times New Roman" w:hint="eastAsia"/>
          <w:sz w:val="24"/>
          <w:szCs w:val="21"/>
          <w14:ligatures w14:val="none"/>
        </w:rPr>
        <w:t>MPG-NSGA-II</w:t>
      </w:r>
      <w:r w:rsidRPr="006E3852">
        <w:rPr>
          <w:rFonts w:ascii="Times New Roman" w:eastAsia="宋体" w:hAnsi="Times New Roman" w:cs="Times New Roman" w:hint="eastAsia"/>
          <w:sz w:val="24"/>
          <w:szCs w:val="21"/>
          <w14:ligatures w14:val="none"/>
        </w:rPr>
        <w:t>的总体架构基于多种群</w:t>
      </w:r>
      <w:r w:rsidRPr="006E3852">
        <w:rPr>
          <w:rFonts w:ascii="Times New Roman" w:eastAsia="宋体" w:hAnsi="Times New Roman" w:cs="Times New Roman" w:hint="eastAsia"/>
          <w:sz w:val="24"/>
          <w:szCs w:val="21"/>
          <w14:ligatures w14:val="none"/>
        </w:rPr>
        <w:t>N</w:t>
      </w:r>
      <w:r w:rsidRPr="006E3852">
        <w:rPr>
          <w:rFonts w:ascii="Times New Roman" w:eastAsia="宋体" w:hAnsi="Times New Roman" w:cs="Times New Roman"/>
          <w:sz w:val="24"/>
          <w:szCs w:val="21"/>
          <w14:ligatures w14:val="none"/>
        </w:rPr>
        <w:t>SGA-II</w:t>
      </w:r>
      <w:r w:rsidRPr="006E3852">
        <w:rPr>
          <w:rFonts w:ascii="Times New Roman" w:eastAsia="宋体" w:hAnsi="Times New Roman" w:cs="Times New Roman" w:hint="eastAsia"/>
          <w:sz w:val="24"/>
          <w:szCs w:val="21"/>
          <w14:ligatures w14:val="none"/>
        </w:rPr>
        <w:t>算法，将总规模为</w:t>
      </w:r>
      <w:r w:rsidRPr="006E3852">
        <w:rPr>
          <w:rFonts w:ascii="Times New Roman" w:eastAsia="宋体" w:hAnsi="Times New Roman" w:cs="Times New Roman" w:hint="eastAsia"/>
          <w:sz w:val="24"/>
          <w:szCs w:val="21"/>
          <w14:ligatures w14:val="none"/>
        </w:rPr>
        <w:t xml:space="preserve"> </w:t>
      </w:r>
      <m:oMath>
        <m:r>
          <w:ins w:id="11" w:author="运璐 何" w:date="2026-03-12T14:50:00Z">
            <w:rPr>
              <w:rFonts w:ascii="Cambria Math" w:eastAsia="宋体" w:hAnsi="Cambria Math" w:cs="Times New Roman"/>
              <w:sz w:val="24"/>
              <w:szCs w:val="21"/>
              <w14:ligatures w14:val="none"/>
            </w:rPr>
            <m:t>n</m:t>
          </w:ins>
        </m:r>
        <m:r>
          <w:del w:id="12" w:author="运璐 何" w:date="2026-03-12T14:50:00Z">
            <w:rPr>
              <w:rFonts w:ascii="Cambria Math" w:eastAsia="宋体" w:hAnsi="Cambria Math" w:cs="Times New Roman"/>
              <w:sz w:val="24"/>
              <w:szCs w:val="21"/>
              <w14:ligatures w14:val="none"/>
            </w:rPr>
            <m:t>N</m:t>
          </w:del>
        </m:r>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的种群划分为三个功能异构的子种群，分别负责执行</w:t>
      </w:r>
      <w:ins w:id="13" w:author="运璐 何" w:date="2026-03-12T14:35:00Z">
        <w:r w:rsidRPr="006E3852">
          <w:rPr>
            <w:rFonts w:ascii="Times New Roman" w:eastAsia="宋体" w:hAnsi="Times New Roman" w:cs="Times New Roman" w:hint="eastAsia"/>
            <w:sz w:val="24"/>
            <w:szCs w:val="21"/>
            <w14:ligatures w14:val="none"/>
          </w:rPr>
          <w:t>优化</w:t>
        </w:r>
      </w:ins>
      <w:r w:rsidRPr="006E3852">
        <w:rPr>
          <w:rFonts w:ascii="Times New Roman" w:eastAsia="宋体" w:hAnsi="Times New Roman" w:cs="Times New Roman" w:hint="eastAsia"/>
          <w:sz w:val="24"/>
          <w:szCs w:val="21"/>
          <w14:ligatures w14:val="none"/>
        </w:rPr>
        <w:t>倾向不同的</w:t>
      </w:r>
      <w:ins w:id="14" w:author="运璐 何" w:date="2026-03-12T14:35:00Z">
        <w:r w:rsidRPr="006E3852">
          <w:rPr>
            <w:rFonts w:ascii="Times New Roman" w:eastAsia="宋体" w:hAnsi="Times New Roman" w:cs="Times New Roman" w:hint="eastAsia"/>
            <w:sz w:val="24"/>
            <w:szCs w:val="21"/>
            <w14:ligatures w14:val="none"/>
          </w:rPr>
          <w:t>进化</w:t>
        </w:r>
      </w:ins>
      <w:del w:id="15" w:author="运璐 何" w:date="2026-03-12T14:35:00Z">
        <w:r w:rsidRPr="006E3852" w:rsidDel="00CF28C1">
          <w:rPr>
            <w:rFonts w:ascii="Times New Roman" w:eastAsia="宋体" w:hAnsi="Times New Roman" w:cs="Times New Roman" w:hint="eastAsia"/>
            <w:sz w:val="24"/>
            <w:szCs w:val="21"/>
            <w14:ligatures w14:val="none"/>
          </w:rPr>
          <w:delText>启发式</w:delText>
        </w:r>
      </w:del>
      <w:r w:rsidRPr="006E3852">
        <w:rPr>
          <w:rFonts w:ascii="Times New Roman" w:eastAsia="宋体" w:hAnsi="Times New Roman" w:cs="Times New Roman" w:hint="eastAsia"/>
          <w:sz w:val="24"/>
          <w:szCs w:val="21"/>
          <w14:ligatures w14:val="none"/>
        </w:rPr>
        <w:t>搜索任务。子种群</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1</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为主导种群，采用常规多项式变异以维持全局多样性；子种群</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2</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和</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3</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分别为覆盖导向变异与连通导向变异子群，专注于</w:t>
      </w:r>
      <w:ins w:id="16" w:author="运璐 何" w:date="2026-03-12T14:36:00Z">
        <w:r w:rsidRPr="006E3852">
          <w:rPr>
            <w:rFonts w:ascii="Times New Roman" w:eastAsia="宋体" w:hAnsi="Times New Roman" w:cs="Times New Roman" w:hint="eastAsia"/>
            <w:sz w:val="24"/>
            <w:szCs w:val="21"/>
            <w14:ligatures w14:val="none"/>
          </w:rPr>
          <w:t>覆盖和连通</w:t>
        </w:r>
      </w:ins>
      <w:del w:id="17" w:author="运璐 何" w:date="2026-03-12T14:36:00Z">
        <w:r w:rsidRPr="006E3852" w:rsidDel="00CF28C1">
          <w:rPr>
            <w:rFonts w:ascii="Times New Roman" w:eastAsia="宋体" w:hAnsi="Times New Roman" w:cs="Times New Roman" w:hint="eastAsia"/>
            <w:sz w:val="24"/>
            <w:szCs w:val="21"/>
            <w14:ligatures w14:val="none"/>
          </w:rPr>
          <w:delText>特定</w:delText>
        </w:r>
      </w:del>
      <w:r w:rsidRPr="006E3852">
        <w:rPr>
          <w:rFonts w:ascii="Times New Roman" w:eastAsia="宋体" w:hAnsi="Times New Roman" w:cs="Times New Roman" w:hint="eastAsia"/>
          <w:sz w:val="24"/>
          <w:szCs w:val="21"/>
          <w14:ligatures w14:val="none"/>
        </w:rPr>
        <w:t>目标的专门化搜索。</w:t>
      </w:r>
      <w:del w:id="18" w:author="运璐 何" w:date="2026-03-12T14:50:00Z">
        <w:r w:rsidRPr="006E3852" w:rsidDel="00D40B66">
          <w:rPr>
            <w:rFonts w:ascii="Times New Roman" w:eastAsia="宋体" w:hAnsi="Times New Roman" w:cs="Times New Roman" w:hint="eastAsia"/>
            <w:sz w:val="24"/>
            <w:szCs w:val="21"/>
            <w14:ligatures w14:val="none"/>
          </w:rPr>
          <w:delText>各子种群规模对应为</w:delText>
        </w:r>
        <w:r w:rsidRPr="006E3852" w:rsidDel="00D40B66">
          <w:rPr>
            <w:rFonts w:ascii="Times New Roman" w:eastAsia="宋体" w:hAnsi="Times New Roman" w:cs="Times New Roman" w:hint="eastAsia"/>
            <w:sz w:val="24"/>
            <w:szCs w:val="21"/>
            <w14:ligatures w14:val="none"/>
          </w:rPr>
          <w:delText xml:space="preserve"> </w:delText>
        </w:r>
      </w:del>
      <m:oMath>
        <m:sSub>
          <m:sSubPr>
            <m:ctrlPr>
              <w:del w:id="19" w:author="运璐 何" w:date="2026-03-12T14:50:00Z">
                <w:rPr>
                  <w:rFonts w:ascii="Cambria Math" w:eastAsia="宋体" w:hAnsi="Cambria Math" w:cs="Times New Roman"/>
                  <w:i/>
                  <w:sz w:val="24"/>
                  <w:szCs w:val="21"/>
                  <w14:ligatures w14:val="none"/>
                </w:rPr>
              </w:del>
            </m:ctrlPr>
          </m:sSubPr>
          <m:e>
            <m:r>
              <w:del w:id="20" w:author="运璐 何" w:date="2026-03-12T14:50:00Z">
                <w:rPr>
                  <w:rFonts w:ascii="Cambria Math" w:eastAsia="宋体" w:hAnsi="Cambria Math" w:cs="Times New Roman" w:hint="eastAsia"/>
                  <w:sz w:val="24"/>
                  <w:szCs w:val="21"/>
                  <w14:ligatures w14:val="none"/>
                </w:rPr>
                <m:t>n</m:t>
              </w:del>
            </m:r>
          </m:e>
          <m:sub>
            <m:r>
              <w:del w:id="21" w:author="运璐 何" w:date="2026-03-12T14:50:00Z">
                <w:rPr>
                  <w:rFonts w:ascii="Cambria Math" w:eastAsia="宋体" w:hAnsi="Cambria Math" w:cs="Times New Roman" w:hint="eastAsia"/>
                  <w:sz w:val="24"/>
                  <w:szCs w:val="21"/>
                  <w14:ligatures w14:val="none"/>
                </w:rPr>
                <m:t>1</m:t>
              </w:del>
            </m:r>
          </m:sub>
        </m:sSub>
        <m:r>
          <w:del w:id="22" w:author="运璐 何" w:date="2026-03-12T14:50:00Z">
            <w:rPr>
              <w:rFonts w:ascii="Cambria Math" w:eastAsia="宋体" w:hAnsi="Cambria Math" w:cs="Times New Roman" w:hint="eastAsia"/>
              <w:sz w:val="24"/>
              <w:szCs w:val="21"/>
              <w14:ligatures w14:val="none"/>
            </w:rPr>
            <m:t>,</m:t>
          </w:del>
        </m:r>
        <m:sSub>
          <m:sSubPr>
            <m:ctrlPr>
              <w:del w:id="23" w:author="运璐 何" w:date="2026-03-12T14:50:00Z">
                <w:rPr>
                  <w:rFonts w:ascii="Cambria Math" w:eastAsia="宋体" w:hAnsi="Cambria Math" w:cs="Times New Roman"/>
                  <w:i/>
                  <w:sz w:val="24"/>
                  <w:szCs w:val="21"/>
                  <w14:ligatures w14:val="none"/>
                </w:rPr>
              </w:del>
            </m:ctrlPr>
          </m:sSubPr>
          <m:e>
            <m:r>
              <w:del w:id="24" w:author="运璐 何" w:date="2026-03-12T14:50:00Z">
                <w:rPr>
                  <w:rFonts w:ascii="Cambria Math" w:eastAsia="宋体" w:hAnsi="Cambria Math" w:cs="Times New Roman" w:hint="eastAsia"/>
                  <w:sz w:val="24"/>
                  <w:szCs w:val="21"/>
                  <w14:ligatures w14:val="none"/>
                </w:rPr>
                <m:t>n</m:t>
              </w:del>
            </m:r>
          </m:e>
          <m:sub>
            <m:r>
              <w:del w:id="25" w:author="运璐 何" w:date="2026-03-12T14:50:00Z">
                <w:rPr>
                  <w:rFonts w:ascii="Cambria Math" w:eastAsia="宋体" w:hAnsi="Cambria Math" w:cs="Times New Roman" w:hint="eastAsia"/>
                  <w:sz w:val="24"/>
                  <w:szCs w:val="21"/>
                  <w14:ligatures w14:val="none"/>
                </w:rPr>
                <m:t>2</m:t>
              </w:del>
            </m:r>
          </m:sub>
        </m:sSub>
        <m:r>
          <w:del w:id="26" w:author="运璐 何" w:date="2026-03-12T14:50:00Z">
            <w:rPr>
              <w:rFonts w:ascii="Cambria Math" w:eastAsia="宋体" w:hAnsi="Cambria Math" w:cs="Times New Roman" w:hint="eastAsia"/>
              <w:sz w:val="24"/>
              <w:szCs w:val="21"/>
              <w14:ligatures w14:val="none"/>
            </w:rPr>
            <m:t>,</m:t>
          </w:del>
        </m:r>
        <m:sSub>
          <m:sSubPr>
            <m:ctrlPr>
              <w:del w:id="27" w:author="运璐 何" w:date="2026-03-12T14:50:00Z">
                <w:rPr>
                  <w:rFonts w:ascii="Cambria Math" w:eastAsia="宋体" w:hAnsi="Cambria Math" w:cs="Times New Roman"/>
                  <w:i/>
                  <w:sz w:val="24"/>
                  <w:szCs w:val="21"/>
                  <w14:ligatures w14:val="none"/>
                </w:rPr>
              </w:del>
            </m:ctrlPr>
          </m:sSubPr>
          <m:e>
            <m:r>
              <w:del w:id="28" w:author="运璐 何" w:date="2026-03-12T14:50:00Z">
                <w:rPr>
                  <w:rFonts w:ascii="Cambria Math" w:eastAsia="宋体" w:hAnsi="Cambria Math" w:cs="Times New Roman" w:hint="eastAsia"/>
                  <w:sz w:val="24"/>
                  <w:szCs w:val="21"/>
                  <w14:ligatures w14:val="none"/>
                </w:rPr>
                <m:t>n</m:t>
              </w:del>
            </m:r>
          </m:e>
          <m:sub>
            <m:r>
              <w:del w:id="29" w:author="运璐 何" w:date="2026-03-12T14:50:00Z">
                <w:rPr>
                  <w:rFonts w:ascii="Cambria Math" w:eastAsia="宋体" w:hAnsi="Cambria Math" w:cs="Times New Roman" w:hint="eastAsia"/>
                  <w:sz w:val="24"/>
                  <w:szCs w:val="21"/>
                  <w14:ligatures w14:val="none"/>
                </w:rPr>
                <m:t>3</m:t>
              </w:del>
            </m:r>
          </m:sub>
        </m:sSub>
      </m:oMath>
      <w:r w:rsidRPr="006E3852">
        <w:rPr>
          <w:rFonts w:ascii="Times New Roman" w:eastAsia="宋体" w:hAnsi="Times New Roman" w:cs="Times New Roman" w:hint="eastAsia"/>
          <w:sz w:val="24"/>
          <w:szCs w:val="21"/>
          <w14:ligatures w14:val="none"/>
        </w:rPr>
        <w:t>。</w:t>
      </w:r>
    </w:p>
    <w:p w14:paraId="63A58511"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所提算法</w:t>
      </w:r>
      <w:r w:rsidRPr="006E3852">
        <w:rPr>
          <w:rFonts w:ascii="Times New Roman" w:eastAsia="宋体" w:hAnsi="Times New Roman" w:cs="Times New Roman" w:hint="eastAsia"/>
          <w:color w:val="FF0000"/>
          <w:sz w:val="24"/>
          <w:szCs w:val="21"/>
          <w14:ligatures w14:val="none"/>
        </w:rPr>
        <w:t>如图</w:t>
      </w:r>
      <w:r w:rsidRPr="006E3852">
        <w:rPr>
          <w:rFonts w:ascii="Times New Roman" w:eastAsia="宋体" w:hAnsi="Times New Roman" w:cs="Times New Roman" w:hint="eastAsia"/>
          <w:color w:val="FF0000"/>
          <w:sz w:val="24"/>
          <w:szCs w:val="21"/>
          <w14:ligatures w14:val="none"/>
        </w:rPr>
        <w:t>4</w:t>
      </w:r>
      <w:r w:rsidRPr="006E3852">
        <w:rPr>
          <w:rFonts w:ascii="Times New Roman" w:eastAsia="宋体" w:hAnsi="Times New Roman" w:cs="Times New Roman"/>
          <w:color w:val="FF0000"/>
          <w:sz w:val="24"/>
          <w:szCs w:val="21"/>
          <w14:ligatures w14:val="none"/>
        </w:rPr>
        <w:t>-2</w:t>
      </w:r>
      <w:r w:rsidRPr="006E3852">
        <w:rPr>
          <w:rFonts w:ascii="Times New Roman" w:eastAsia="宋体" w:hAnsi="Times New Roman" w:cs="Times New Roman" w:hint="eastAsia"/>
          <w:color w:val="FF0000"/>
          <w:sz w:val="24"/>
          <w:szCs w:val="21"/>
          <w14:ligatures w14:val="none"/>
        </w:rPr>
        <w:t>所示</w:t>
      </w:r>
      <w:ins w:id="30" w:author="运璐 何" w:date="2026-03-12T14:37:00Z">
        <w:r w:rsidRPr="006E3852">
          <w:rPr>
            <w:rFonts w:ascii="Times New Roman" w:eastAsia="宋体" w:hAnsi="Times New Roman" w:cs="Times New Roman" w:hint="eastAsia"/>
            <w:sz w:val="24"/>
            <w:szCs w:val="21"/>
            <w14:ligatures w14:val="none"/>
          </w:rPr>
          <w:t>，整体步骤</w:t>
        </w:r>
      </w:ins>
      <w:ins w:id="31" w:author="运璐 何" w:date="2026-03-12T14:39:00Z">
        <w:r w:rsidRPr="006E3852">
          <w:rPr>
            <w:rFonts w:ascii="Times New Roman" w:eastAsia="宋体" w:hAnsi="Times New Roman" w:cs="Times New Roman" w:hint="eastAsia"/>
            <w:sz w:val="24"/>
            <w:szCs w:val="21"/>
            <w14:ligatures w14:val="none"/>
          </w:rPr>
          <w:t>主要</w:t>
        </w:r>
      </w:ins>
      <w:ins w:id="32" w:author="运璐 何" w:date="2026-03-12T14:37:00Z">
        <w:r w:rsidRPr="006E3852">
          <w:rPr>
            <w:rFonts w:ascii="Times New Roman" w:eastAsia="宋体" w:hAnsi="Times New Roman" w:cs="Times New Roman" w:hint="eastAsia"/>
            <w:sz w:val="24"/>
            <w:szCs w:val="21"/>
            <w14:ligatures w14:val="none"/>
          </w:rPr>
          <w:t>分为</w:t>
        </w:r>
      </w:ins>
      <w:ins w:id="33" w:author="运璐 何" w:date="2026-03-12T14:38:00Z">
        <w:r w:rsidRPr="006E3852">
          <w:rPr>
            <w:rFonts w:ascii="Times New Roman" w:eastAsia="宋体" w:hAnsi="Times New Roman" w:cs="Times New Roman" w:hint="eastAsia"/>
            <w:sz w:val="24"/>
            <w:szCs w:val="21"/>
            <w14:ligatures w14:val="none"/>
          </w:rPr>
          <w:t>初始化种群</w:t>
        </w:r>
      </w:ins>
      <w:ins w:id="34" w:author="运璐 何" w:date="2026-03-12T14:41:00Z">
        <w:r w:rsidRPr="006E3852">
          <w:rPr>
            <w:rFonts w:ascii="Times New Roman" w:eastAsia="宋体" w:hAnsi="Times New Roman" w:cs="Times New Roman" w:hint="eastAsia"/>
            <w:sz w:val="24"/>
            <w:szCs w:val="21"/>
            <w14:ligatures w14:val="none"/>
          </w:rPr>
          <w:t>与</w:t>
        </w:r>
      </w:ins>
      <w:ins w:id="35" w:author="运璐 何" w:date="2026-03-12T14:38:00Z">
        <w:r w:rsidRPr="006E3852">
          <w:rPr>
            <w:rFonts w:ascii="Times New Roman" w:eastAsia="宋体" w:hAnsi="Times New Roman" w:cs="Times New Roman" w:hint="eastAsia"/>
            <w:sz w:val="24"/>
            <w:szCs w:val="21"/>
            <w14:ligatures w14:val="none"/>
          </w:rPr>
          <w:t>分配、子种群</w:t>
        </w:r>
      </w:ins>
      <w:ins w:id="36" w:author="运璐 何" w:date="2026-03-12T14:40:00Z">
        <w:r w:rsidRPr="006E3852">
          <w:rPr>
            <w:rFonts w:ascii="Times New Roman" w:eastAsia="宋体" w:hAnsi="Times New Roman" w:cs="Times New Roman" w:hint="eastAsia"/>
            <w:sz w:val="24"/>
            <w:szCs w:val="21"/>
            <w14:ligatures w14:val="none"/>
          </w:rPr>
          <w:t>变异</w:t>
        </w:r>
      </w:ins>
      <w:ins w:id="37" w:author="运璐 何" w:date="2026-03-12T14:38:00Z">
        <w:r w:rsidRPr="006E3852">
          <w:rPr>
            <w:rFonts w:ascii="Times New Roman" w:eastAsia="宋体" w:hAnsi="Times New Roman" w:cs="Times New Roman" w:hint="eastAsia"/>
            <w:sz w:val="24"/>
            <w:szCs w:val="21"/>
            <w14:ligatures w14:val="none"/>
          </w:rPr>
          <w:t>进化和</w:t>
        </w:r>
      </w:ins>
      <w:ins w:id="38" w:author="运璐 何" w:date="2026-03-12T14:39:00Z">
        <w:r w:rsidRPr="006E3852">
          <w:rPr>
            <w:rFonts w:ascii="Times New Roman" w:eastAsia="宋体" w:hAnsi="Times New Roman" w:cs="Times New Roman" w:hint="eastAsia"/>
            <w:sz w:val="24"/>
            <w:szCs w:val="21"/>
            <w14:ligatures w14:val="none"/>
          </w:rPr>
          <w:t>种群精英迁移三步。</w:t>
        </w:r>
      </w:ins>
      <w:ins w:id="39" w:author="运璐 何" w:date="2026-03-12T11:08:00Z">
        <w:r w:rsidRPr="006E3852">
          <w:rPr>
            <w:rFonts w:ascii="Times New Roman" w:eastAsia="宋体" w:hAnsi="Times New Roman" w:cs="Times New Roman" w:hint="eastAsia"/>
            <w:sz w:val="24"/>
            <w:szCs w:val="21"/>
            <w14:ligatures w14:val="none"/>
          </w:rPr>
          <w:t>首</w:t>
        </w:r>
      </w:ins>
      <w:ins w:id="40" w:author="运璐 何" w:date="2026-03-12T14:39:00Z">
        <w:r w:rsidRPr="006E3852">
          <w:rPr>
            <w:rFonts w:ascii="Times New Roman" w:eastAsia="宋体" w:hAnsi="Times New Roman" w:cs="Times New Roman" w:hint="eastAsia"/>
            <w:sz w:val="24"/>
            <w:szCs w:val="21"/>
            <w14:ligatures w14:val="none"/>
          </w:rPr>
          <w:t>先在初始化种群阶段</w:t>
        </w:r>
      </w:ins>
      <w:ins w:id="41" w:author="运璐 何" w:date="2026-03-12T14:40:00Z">
        <w:r w:rsidRPr="006E3852">
          <w:rPr>
            <w:rFonts w:ascii="Times New Roman" w:eastAsia="宋体" w:hAnsi="Times New Roman" w:cs="Times New Roman" w:hint="eastAsia"/>
            <w:sz w:val="24"/>
            <w:szCs w:val="21"/>
            <w14:ligatures w14:val="none"/>
          </w:rPr>
          <w:t>，</w:t>
        </w:r>
      </w:ins>
      <w:ins w:id="42" w:author="运璐 何" w:date="2026-03-12T11:08:00Z">
        <w:r w:rsidRPr="006E3852">
          <w:rPr>
            <w:rFonts w:ascii="Times New Roman" w:eastAsia="宋体" w:hAnsi="Times New Roman" w:cs="Times New Roman" w:hint="eastAsia"/>
            <w:sz w:val="24"/>
            <w:szCs w:val="21"/>
            <w14:ligatures w14:val="none"/>
          </w:rPr>
          <w:t>针对</w:t>
        </w:r>
        <w:moveToRangeStart w:id="43" w:author="运璐 何" w:date="2026-03-12T11:08:00Z" w:name="move224206103"/>
        <w:r w:rsidRPr="006E3852">
          <w:rPr>
            <w:rFonts w:ascii="Times New Roman" w:eastAsia="宋体" w:hAnsi="Times New Roman" w:cs="Times New Roman" w:hint="eastAsia"/>
            <w:sz w:val="24"/>
            <w:szCs w:val="21"/>
            <w14:ligatures w14:val="none"/>
          </w:rPr>
          <w:t>传统随机初始化或者拉丁超立方采样</w:t>
        </w:r>
        <w:r w:rsidRPr="006E3852">
          <w:rPr>
            <w:rFonts w:ascii="Times New Roman" w:eastAsia="宋体" w:hAnsi="Times New Roman" w:cs="Times New Roman" w:hint="eastAsia"/>
            <w:sz w:val="24"/>
            <w:szCs w:val="21"/>
            <w14:ligatures w14:val="none"/>
          </w:rPr>
          <w:t xml:space="preserve"> (Latin Hypercube Sampling, LHS)</w:t>
        </w:r>
      </w:ins>
      <w:moveToRangeEnd w:id="43"/>
      <w:ins w:id="44" w:author="运璐 何" w:date="2026-03-12T11:09:00Z">
        <w:r w:rsidRPr="006E3852">
          <w:rPr>
            <w:rFonts w:ascii="Times New Roman" w:eastAsia="宋体" w:hAnsi="Times New Roman" w:cs="Times New Roman" w:hint="eastAsia"/>
            <w:sz w:val="24"/>
            <w:szCs w:val="21"/>
            <w14:ligatures w14:val="none"/>
          </w:rPr>
          <w:t>处理高维复杂</w:t>
        </w:r>
      </w:ins>
      <w:ins w:id="45" w:author="运璐 何" w:date="2026-03-12T11:10:00Z">
        <w:r w:rsidRPr="006E3852">
          <w:rPr>
            <w:rFonts w:ascii="Times New Roman" w:eastAsia="宋体" w:hAnsi="Times New Roman" w:cs="Times New Roman" w:hint="eastAsia"/>
            <w:sz w:val="24"/>
            <w:szCs w:val="21"/>
            <w14:ligatures w14:val="none"/>
          </w:rPr>
          <w:t>问题时</w:t>
        </w:r>
      </w:ins>
      <w:ins w:id="46" w:author="运璐 何" w:date="2026-03-12T11:11:00Z">
        <w:r w:rsidRPr="006E3852">
          <w:rPr>
            <w:rFonts w:ascii="Times New Roman" w:eastAsia="宋体" w:hAnsi="Times New Roman" w:cs="Times New Roman" w:hint="eastAsia"/>
            <w:sz w:val="24"/>
            <w:szCs w:val="21"/>
            <w14:ligatures w14:val="none"/>
          </w:rPr>
          <w:t>初始化</w:t>
        </w:r>
      </w:ins>
      <w:ins w:id="47" w:author="运璐 何" w:date="2026-03-12T11:10:00Z">
        <w:r w:rsidRPr="006E3852">
          <w:rPr>
            <w:rFonts w:ascii="Times New Roman" w:eastAsia="宋体" w:hAnsi="Times New Roman" w:cs="Times New Roman" w:hint="eastAsia"/>
            <w:sz w:val="24"/>
            <w:szCs w:val="21"/>
            <w14:ligatures w14:val="none"/>
          </w:rPr>
          <w:t>种群质量</w:t>
        </w:r>
      </w:ins>
      <w:ins w:id="48" w:author="运璐 何" w:date="2026-03-12T11:11:00Z">
        <w:r w:rsidRPr="006E3852">
          <w:rPr>
            <w:rFonts w:ascii="Times New Roman" w:eastAsia="宋体" w:hAnsi="Times New Roman" w:cs="Times New Roman" w:hint="eastAsia"/>
            <w:sz w:val="24"/>
            <w:szCs w:val="21"/>
            <w14:ligatures w14:val="none"/>
          </w:rPr>
          <w:t>差</w:t>
        </w:r>
      </w:ins>
      <w:ins w:id="49" w:author="运璐 何" w:date="2026-03-12T11:10:00Z">
        <w:r w:rsidRPr="006E3852">
          <w:rPr>
            <w:rFonts w:ascii="Times New Roman" w:eastAsia="宋体" w:hAnsi="Times New Roman" w:cs="Times New Roman" w:hint="eastAsia"/>
            <w:sz w:val="24"/>
            <w:szCs w:val="21"/>
            <w14:ligatures w14:val="none"/>
          </w:rPr>
          <w:t>的问题，设计了一种基于连通</w:t>
        </w:r>
        <w:r w:rsidRPr="006E3852">
          <w:rPr>
            <w:rFonts w:ascii="Times New Roman" w:eastAsia="宋体" w:hAnsi="Times New Roman" w:cs="Times New Roman" w:hint="eastAsia"/>
            <w:sz w:val="24"/>
            <w:szCs w:val="21"/>
            <w14:ligatures w14:val="none"/>
          </w:rPr>
          <w:t>-</w:t>
        </w:r>
        <w:r w:rsidRPr="006E3852">
          <w:rPr>
            <w:rFonts w:ascii="Times New Roman" w:eastAsia="宋体" w:hAnsi="Times New Roman" w:cs="Times New Roman" w:hint="eastAsia"/>
            <w:sz w:val="24"/>
            <w:szCs w:val="21"/>
            <w14:ligatures w14:val="none"/>
          </w:rPr>
          <w:t>贪心覆盖的混合初始化方法（</w:t>
        </w:r>
        <w:r w:rsidRPr="006E3852">
          <w:rPr>
            <w:rFonts w:ascii="Times New Roman" w:eastAsia="宋体" w:hAnsi="Times New Roman" w:cs="Times New Roman" w:hint="eastAsia"/>
            <w:sz w:val="24"/>
            <w:szCs w:val="21"/>
            <w14:ligatures w14:val="none"/>
          </w:rPr>
          <w:t>Connectivity-Greedy Coverage Initialization, CGCI</w:t>
        </w:r>
      </w:ins>
      <w:ins w:id="50" w:author="运璐 何" w:date="2026-03-12T11:11:00Z">
        <w:r w:rsidRPr="006E3852">
          <w:rPr>
            <w:rFonts w:ascii="Times New Roman" w:eastAsia="宋体" w:hAnsi="Times New Roman" w:cs="Times New Roman" w:hint="eastAsia"/>
            <w:sz w:val="24"/>
            <w:szCs w:val="21"/>
            <w14:ligatures w14:val="none"/>
          </w:rPr>
          <w:t>）</w:t>
        </w:r>
      </w:ins>
      <w:ins w:id="51" w:author="运璐 何" w:date="2026-03-12T11:12:00Z">
        <w:r w:rsidRPr="006E3852">
          <w:rPr>
            <w:rFonts w:ascii="Times New Roman" w:eastAsia="宋体" w:hAnsi="Times New Roman" w:cs="Times New Roman" w:hint="eastAsia"/>
            <w:sz w:val="24"/>
            <w:szCs w:val="21"/>
            <w14:ligatures w14:val="none"/>
          </w:rPr>
          <w:t>进行种群初始化并分配对应的子种群</w:t>
        </w:r>
      </w:ins>
      <w:ins w:id="52" w:author="运璐 何" w:date="2026-03-12T11:11:00Z">
        <w:r w:rsidRPr="006E3852">
          <w:rPr>
            <w:rFonts w:ascii="Times New Roman" w:eastAsia="宋体" w:hAnsi="Times New Roman" w:cs="Times New Roman" w:hint="eastAsia"/>
            <w:sz w:val="24"/>
            <w:szCs w:val="21"/>
            <w14:ligatures w14:val="none"/>
          </w:rPr>
          <w:t>。</w:t>
        </w:r>
      </w:ins>
      <w:ins w:id="53" w:author="运璐 何" w:date="2026-03-12T14:40:00Z">
        <w:r w:rsidRPr="006E3852">
          <w:rPr>
            <w:rFonts w:ascii="Times New Roman" w:eastAsia="宋体" w:hAnsi="Times New Roman" w:cs="Times New Roman" w:hint="eastAsia"/>
            <w:sz w:val="24"/>
            <w:szCs w:val="21"/>
            <w14:ligatures w14:val="none"/>
          </w:rPr>
          <w:t>在子种群变异进化阶段，</w:t>
        </w:r>
      </w:ins>
      <w:del w:id="54" w:author="运璐 何" w:date="2026-03-12T14:41:00Z">
        <w:r w:rsidRPr="006E3852" w:rsidDel="00CF28C1">
          <w:rPr>
            <w:rFonts w:ascii="Times New Roman" w:eastAsia="宋体" w:hAnsi="Times New Roman" w:cs="Times New Roman" w:hint="eastAsia"/>
            <w:sz w:val="24"/>
            <w:szCs w:val="21"/>
            <w14:ligatures w14:val="none"/>
          </w:rPr>
          <w:delText>在</w:delText>
        </w:r>
      </w:del>
      <w:r w:rsidRPr="006E3852">
        <w:rPr>
          <w:rFonts w:ascii="Times New Roman" w:eastAsia="宋体" w:hAnsi="Times New Roman" w:cs="Times New Roman" w:hint="eastAsia"/>
          <w:sz w:val="24"/>
          <w:szCs w:val="21"/>
          <w14:ligatures w14:val="none"/>
        </w:rPr>
        <w:t>每一代进化中，各子种群独立进行选择、交叉与变异操作。其中选择策略采取二元竞标赛机制，交叉策略采用</w:t>
      </w:r>
      <w:r w:rsidRPr="006E3852">
        <w:rPr>
          <w:rFonts w:ascii="Times New Roman" w:eastAsia="宋体" w:hAnsi="Times New Roman" w:cs="Times New Roman"/>
          <w:sz w:val="24"/>
          <w:szCs w:val="21"/>
          <w14:ligatures w14:val="none"/>
        </w:rPr>
        <w:t>模拟二进制交叉</w:t>
      </w:r>
      <w:r w:rsidRPr="006E3852">
        <w:rPr>
          <w:rFonts w:ascii="Times New Roman" w:eastAsia="宋体" w:hAnsi="Times New Roman" w:cs="Times New Roman" w:hint="eastAsia"/>
          <w:sz w:val="24"/>
          <w:szCs w:val="21"/>
          <w14:ligatures w14:val="none"/>
        </w:rPr>
        <w:t>机制。</w:t>
      </w:r>
      <w:ins w:id="55" w:author="运璐 何" w:date="2026-03-12T14:43:00Z">
        <w:r w:rsidRPr="006E3852">
          <w:rPr>
            <w:rFonts w:ascii="Times New Roman" w:eastAsia="宋体" w:hAnsi="Times New Roman" w:cs="Times New Roman" w:hint="eastAsia"/>
            <w:sz w:val="24"/>
            <w:szCs w:val="21"/>
            <w14:ligatures w14:val="none"/>
          </w:rPr>
          <w:t>针对单一多项式变异算子效率低的问题</w:t>
        </w:r>
      </w:ins>
      <w:ins w:id="56" w:author="运璐 何" w:date="2026-03-12T14:44:00Z">
        <w:r w:rsidRPr="006E3852">
          <w:rPr>
            <w:rFonts w:ascii="Times New Roman" w:eastAsia="宋体" w:hAnsi="Times New Roman" w:cs="Times New Roman" w:hint="eastAsia"/>
            <w:sz w:val="24"/>
            <w:szCs w:val="21"/>
            <w14:ligatures w14:val="none"/>
          </w:rPr>
          <w:t>分别设计了融合领域知识的引导变异算子。</w:t>
        </w:r>
      </w:ins>
      <w:del w:id="57" w:author="运璐 何" w:date="2026-03-12T14:43:00Z">
        <w:r w:rsidRPr="006E3852" w:rsidDel="00CF28C1">
          <w:rPr>
            <w:rFonts w:ascii="Times New Roman" w:eastAsia="宋体" w:hAnsi="Times New Roman" w:cs="Times New Roman" w:hint="eastAsia"/>
            <w:sz w:val="24"/>
            <w:szCs w:val="21"/>
            <w14:ligatures w14:val="none"/>
          </w:rPr>
          <w:delText>各个种群的关键区别在于变异算子的设计</w:delText>
        </w:r>
      </w:del>
      <w:del w:id="58" w:author="运璐 何" w:date="2026-03-12T14:44:00Z">
        <w:r w:rsidRPr="006E3852" w:rsidDel="00CF28C1">
          <w:rPr>
            <w:rFonts w:ascii="Times New Roman" w:eastAsia="宋体" w:hAnsi="Times New Roman" w:cs="Times New Roman" w:hint="eastAsia"/>
            <w:sz w:val="24"/>
            <w:szCs w:val="21"/>
            <w14:ligatures w14:val="none"/>
          </w:rPr>
          <w:delText>：</w:delText>
        </w:r>
      </w:del>
      <w:r w:rsidRPr="006E3852">
        <w:rPr>
          <w:rFonts w:ascii="Times New Roman" w:eastAsia="宋体" w:hAnsi="Times New Roman" w:cs="Times New Roman" w:hint="eastAsia"/>
          <w:sz w:val="24"/>
          <w:szCs w:val="21"/>
          <w14:ligatures w14:val="none"/>
        </w:rPr>
        <w:t>其中</w:t>
      </w:r>
      <w:ins w:id="59" w:author="运璐 何" w:date="2026-03-12T14:45:00Z">
        <w:r w:rsidRPr="006E3852">
          <w:rPr>
            <w:rFonts w:ascii="Times New Roman" w:eastAsia="宋体" w:hAnsi="Times New Roman" w:cs="Times New Roman" w:hint="eastAsia"/>
            <w:sz w:val="24"/>
            <w:szCs w:val="21"/>
            <w14:ligatures w14:val="none"/>
          </w:rPr>
          <w:t>子种群</w:t>
        </w:r>
      </w:ins>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sz w:val="24"/>
                <w:szCs w:val="21"/>
                <w14:ligatures w14:val="none"/>
              </w:rPr>
              <m:t>1</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采用多项式变异算子，</w:t>
      </w:r>
      <w:ins w:id="60" w:author="运璐 何" w:date="2026-03-12T14:45:00Z">
        <w:r w:rsidRPr="006E3852">
          <w:rPr>
            <w:rFonts w:ascii="Times New Roman" w:eastAsia="宋体" w:hAnsi="Times New Roman" w:cs="Times New Roman" w:hint="eastAsia"/>
            <w:sz w:val="24"/>
            <w:szCs w:val="21"/>
            <w14:ligatures w14:val="none"/>
          </w:rPr>
          <w:t>覆盖引导子种群</w:t>
        </w:r>
        <w:r w:rsidRPr="006E3852">
          <w:rPr>
            <w:rFonts w:ascii="Times New Roman" w:eastAsia="宋体" w:hAnsi="Times New Roman" w:cs="Times New Roman" w:hint="eastAsia"/>
            <w:sz w:val="24"/>
            <w:szCs w:val="21"/>
            <w14:ligatures w14:val="none"/>
          </w:rPr>
          <w:t xml:space="preserve"> </w:t>
        </w:r>
      </w:ins>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2</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采用所设计的</w:t>
      </w:r>
      <w:r w:rsidRPr="006E3852">
        <w:rPr>
          <w:rFonts w:ascii="Times New Roman" w:eastAsia="宋体" w:hAnsi="Times New Roman" w:cs="Times New Roman" w:hint="eastAsia"/>
          <w:sz w:val="24"/>
          <w:szCs w:val="21"/>
          <w14:ligatures w14:val="none"/>
        </w:rPr>
        <w:t>Voronoi</w:t>
      </w:r>
      <w:r w:rsidRPr="006E3852">
        <w:rPr>
          <w:rFonts w:ascii="Times New Roman" w:eastAsia="宋体" w:hAnsi="Times New Roman" w:cs="Times New Roman" w:hint="eastAsia"/>
          <w:sz w:val="24"/>
          <w:szCs w:val="21"/>
          <w14:ligatures w14:val="none"/>
        </w:rPr>
        <w:t>覆盖引导变异算子，</w:t>
      </w:r>
      <w:ins w:id="61" w:author="运璐 何" w:date="2026-03-12T14:45:00Z">
        <w:r w:rsidRPr="006E3852">
          <w:rPr>
            <w:rFonts w:ascii="Times New Roman" w:eastAsia="宋体" w:hAnsi="Times New Roman" w:cs="Times New Roman" w:hint="eastAsia"/>
            <w:sz w:val="24"/>
            <w:szCs w:val="21"/>
            <w14:ligatures w14:val="none"/>
          </w:rPr>
          <w:t>连通引导子种群</w:t>
        </w:r>
        <w:r w:rsidRPr="006E3852">
          <w:rPr>
            <w:rFonts w:ascii="Times New Roman" w:eastAsia="宋体" w:hAnsi="Times New Roman" w:cs="Times New Roman" w:hint="eastAsia"/>
            <w:sz w:val="24"/>
            <w:szCs w:val="21"/>
            <w14:ligatures w14:val="none"/>
          </w:rPr>
          <w:t xml:space="preserve"> </w:t>
        </w:r>
      </w:ins>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3</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采用所提的基于节点度的连通引导变异算子，</w:t>
      </w:r>
      <w:ins w:id="62" w:author="运璐 何" w:date="2026-03-12T14:45:00Z">
        <w:r w:rsidRPr="006E3852">
          <w:rPr>
            <w:rFonts w:ascii="Times New Roman" w:eastAsia="宋体" w:hAnsi="Times New Roman" w:cs="Times New Roman" w:hint="eastAsia"/>
            <w:sz w:val="24"/>
            <w:szCs w:val="21"/>
            <w14:ligatures w14:val="none"/>
          </w:rPr>
          <w:t>该机制</w:t>
        </w:r>
      </w:ins>
      <w:r w:rsidRPr="006E3852">
        <w:rPr>
          <w:rFonts w:ascii="Times New Roman" w:eastAsia="宋体" w:hAnsi="Times New Roman" w:cs="Times New Roman" w:hint="eastAsia"/>
          <w:sz w:val="24"/>
          <w:szCs w:val="21"/>
          <w14:ligatures w14:val="none"/>
        </w:rPr>
        <w:t>深度利用场景中先验的几何与拓扑特性</w:t>
      </w:r>
      <w:ins w:id="63" w:author="运璐 何" w:date="2026-03-12T14:46:00Z">
        <w:r w:rsidRPr="006E3852">
          <w:rPr>
            <w:rFonts w:ascii="Times New Roman" w:eastAsia="宋体" w:hAnsi="Times New Roman" w:cs="Times New Roman" w:hint="eastAsia"/>
            <w:sz w:val="24"/>
            <w:szCs w:val="21"/>
            <w14:ligatures w14:val="none"/>
          </w:rPr>
          <w:t>进行变异引导以提高搜索</w:t>
        </w:r>
      </w:ins>
      <w:ins w:id="64" w:author="运璐 何" w:date="2026-03-12T14:47:00Z">
        <w:r w:rsidRPr="006E3852">
          <w:rPr>
            <w:rFonts w:ascii="Times New Roman" w:eastAsia="宋体" w:hAnsi="Times New Roman" w:cs="Times New Roman" w:hint="eastAsia"/>
            <w:sz w:val="24"/>
            <w:szCs w:val="21"/>
            <w14:ligatures w14:val="none"/>
          </w:rPr>
          <w:t>效率</w:t>
        </w:r>
      </w:ins>
      <w:del w:id="65" w:author="运璐 何" w:date="2026-03-12T14:46:00Z">
        <w:r w:rsidRPr="006E3852" w:rsidDel="00CF28C1">
          <w:rPr>
            <w:rFonts w:ascii="Times New Roman" w:eastAsia="宋体" w:hAnsi="Times New Roman" w:cs="Times New Roman" w:hint="eastAsia"/>
            <w:sz w:val="24"/>
            <w:szCs w:val="21"/>
            <w14:ligatures w14:val="none"/>
          </w:rPr>
          <w:delText>以加速收敛</w:delText>
        </w:r>
      </w:del>
      <w:r w:rsidRPr="006E3852">
        <w:rPr>
          <w:rFonts w:ascii="Times New Roman" w:eastAsia="宋体" w:hAnsi="Times New Roman" w:cs="Times New Roman" w:hint="eastAsia"/>
          <w:sz w:val="24"/>
          <w:szCs w:val="21"/>
          <w14:ligatures w14:val="none"/>
        </w:rPr>
        <w:t>。</w:t>
      </w:r>
      <w:ins w:id="66" w:author="运璐 何" w:date="2026-03-12T14:47:00Z">
        <w:r w:rsidRPr="006E3852">
          <w:rPr>
            <w:rFonts w:ascii="Times New Roman" w:eastAsia="宋体" w:hAnsi="Times New Roman" w:cs="Times New Roman" w:hint="eastAsia"/>
            <w:sz w:val="24"/>
            <w:szCs w:val="21"/>
            <w14:ligatures w14:val="none"/>
          </w:rPr>
          <w:t>在种群精英迁移阶段。</w:t>
        </w:r>
      </w:ins>
      <w:r w:rsidRPr="006E3852">
        <w:rPr>
          <w:rFonts w:ascii="Times New Roman" w:eastAsia="宋体" w:hAnsi="Times New Roman" w:cs="Times New Roman" w:hint="eastAsia"/>
          <w:sz w:val="24"/>
          <w:szCs w:val="21"/>
          <w14:ligatures w14:val="none"/>
        </w:rPr>
        <w:t>各个子种群进化固定代数后，根据多种群协同进化思想和迁移岛模型思想</w:t>
      </w:r>
      <w:r w:rsidRPr="006E3852">
        <w:rPr>
          <w:rFonts w:ascii="Times New Roman" w:eastAsia="宋体" w:hAnsi="Times New Roman" w:cs="Times New Roman" w:hint="eastAsia"/>
          <w:sz w:val="24"/>
          <w:szCs w:val="21"/>
          <w14:ligatures w14:val="none"/>
        </w:rPr>
        <w:t>[</w:t>
      </w:r>
      <w:r w:rsidRPr="006E3852">
        <w:rPr>
          <w:rFonts w:ascii="Times New Roman" w:eastAsia="宋体" w:hAnsi="Times New Roman" w:cs="Times New Roman" w:hint="eastAsia"/>
          <w:sz w:val="24"/>
          <w:szCs w:val="21"/>
          <w14:ligatures w14:val="none"/>
        </w:rPr>
        <w:t>参考文献</w:t>
      </w:r>
      <w:r w:rsidRPr="006E3852">
        <w:rPr>
          <w:rFonts w:ascii="Times New Roman" w:eastAsia="宋体" w:hAnsi="Times New Roman" w:cs="Times New Roman"/>
          <w:sz w:val="24"/>
          <w:szCs w:val="21"/>
          <w14:ligatures w14:val="none"/>
        </w:rPr>
        <w:t>]</w:t>
      </w:r>
      <w:r w:rsidRPr="006E3852">
        <w:rPr>
          <w:rFonts w:ascii="Times New Roman" w:eastAsia="宋体" w:hAnsi="Times New Roman" w:cs="Times New Roman" w:hint="eastAsia"/>
          <w:sz w:val="24"/>
          <w:szCs w:val="21"/>
          <w14:ligatures w14:val="none"/>
        </w:rPr>
        <w:t>，为促进种群间交互，通过基于非支配排序与拥挤度距离的精英迁移机制更新各种群</w:t>
      </w:r>
      <w:ins w:id="67" w:author="运璐 何" w:date="2026-03-12T14:51:00Z">
        <w:r w:rsidRPr="006E3852">
          <w:rPr>
            <w:rFonts w:ascii="Times New Roman" w:eastAsia="宋体" w:hAnsi="Times New Roman" w:cs="Times New Roman" w:hint="eastAsia"/>
            <w:sz w:val="24"/>
            <w:szCs w:val="21"/>
            <w14:ligatures w14:val="none"/>
          </w:rPr>
          <w:t>对应比例的</w:t>
        </w:r>
      </w:ins>
      <w:r w:rsidRPr="006E3852">
        <w:rPr>
          <w:rFonts w:ascii="Times New Roman" w:eastAsia="宋体" w:hAnsi="Times New Roman" w:cs="Times New Roman" w:hint="eastAsia"/>
          <w:sz w:val="24"/>
          <w:szCs w:val="21"/>
          <w14:ligatures w14:val="none"/>
        </w:rPr>
        <w:t>部分</w:t>
      </w:r>
      <w:ins w:id="68" w:author="运璐 何" w:date="2026-03-12T14:51:00Z">
        <w:r w:rsidRPr="006E3852">
          <w:rPr>
            <w:rFonts w:ascii="Times New Roman" w:eastAsia="宋体" w:hAnsi="Times New Roman" w:cs="Times New Roman" w:hint="eastAsia"/>
            <w:sz w:val="24"/>
            <w:szCs w:val="21"/>
            <w14:ligatures w14:val="none"/>
          </w:rPr>
          <w:t>精英</w:t>
        </w:r>
      </w:ins>
      <w:r w:rsidRPr="006E3852">
        <w:rPr>
          <w:rFonts w:ascii="Times New Roman" w:eastAsia="宋体" w:hAnsi="Times New Roman" w:cs="Times New Roman" w:hint="eastAsia"/>
          <w:sz w:val="24"/>
          <w:szCs w:val="21"/>
          <w14:ligatures w14:val="none"/>
        </w:rPr>
        <w:t>个体。</w:t>
      </w:r>
      <w:del w:id="69" w:author="运璐 何" w:date="2026-03-12T14:47:00Z">
        <w:r w:rsidRPr="006E3852" w:rsidDel="00CF28C1">
          <w:rPr>
            <w:rFonts w:ascii="Times New Roman" w:eastAsia="宋体" w:hAnsi="Times New Roman" w:cs="Times New Roman" w:hint="eastAsia"/>
            <w:sz w:val="24"/>
            <w:szCs w:val="21"/>
            <w14:ligatures w14:val="none"/>
          </w:rPr>
          <w:delText>由于所设计的局部启发式引导变异算子，利用先验知识的启发式引导，算法能够有效提高在该场景下的搜索效果。</w:delText>
        </w:r>
      </w:del>
      <w:ins w:id="70" w:author="运璐 何" w:date="2026-03-12T14:48:00Z">
        <w:r w:rsidRPr="006E3852">
          <w:rPr>
            <w:rFonts w:ascii="Times New Roman" w:eastAsia="宋体" w:hAnsi="Times New Roman" w:cs="Times New Roman" w:hint="eastAsia"/>
            <w:sz w:val="24"/>
            <w:szCs w:val="21"/>
            <w14:ligatures w14:val="none"/>
          </w:rPr>
          <w:t>该算法通过设计基于领域知识的覆盖和连通引导变异算子</w:t>
        </w:r>
      </w:ins>
      <w:ins w:id="71" w:author="运璐 何" w:date="2026-03-12T14:49:00Z">
        <w:r w:rsidRPr="006E3852">
          <w:rPr>
            <w:rFonts w:ascii="Times New Roman" w:eastAsia="宋体" w:hAnsi="Times New Roman" w:cs="Times New Roman" w:hint="eastAsia"/>
            <w:sz w:val="24"/>
            <w:szCs w:val="21"/>
            <w14:ligatures w14:val="none"/>
          </w:rPr>
          <w:t>，实现了多种群协同进化与搜索，能够有效提高算法的搜索效率。</w:t>
        </w:r>
      </w:ins>
    </w:p>
    <w:p w14:paraId="5FEED330" w14:textId="77777777" w:rsidR="006E3852" w:rsidRPr="006E3852" w:rsidRDefault="006E3852" w:rsidP="006E3852">
      <w:pPr>
        <w:keepNext/>
        <w:widowControl/>
        <w:jc w:val="center"/>
        <w:rPr>
          <w:rFonts w:ascii="Times New Roman" w:eastAsia="宋体" w:hAnsi="Times New Roman" w:cs="Times New Roman"/>
          <w:szCs w:val="21"/>
          <w14:ligatures w14:val="none"/>
        </w:rPr>
      </w:pPr>
      <w:commentRangeStart w:id="72"/>
      <w:commentRangeStart w:id="73"/>
      <w:r w:rsidRPr="006E3852">
        <w:rPr>
          <w:rFonts w:ascii="Times New Roman" w:eastAsia="宋体" w:hAnsi="Times New Roman" w:cs="Times New Roman"/>
          <w:noProof/>
          <w:szCs w:val="21"/>
          <w14:ligatures w14:val="none"/>
        </w:rPr>
        <w:lastRenderedPageBreak/>
        <w:drawing>
          <wp:inline distT="0" distB="0" distL="0" distR="0" wp14:anchorId="042E28F4" wp14:editId="79E5C692">
            <wp:extent cx="5759450" cy="2989509"/>
            <wp:effectExtent l="0" t="0" r="0" b="0"/>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形 6"/>
                    <pic:cNvPicPr/>
                  </pic:nvPicPr>
                  <pic:blipFill>
                    <a:blip r:embed="rId11">
                      <a:extLst>
                        <a:ext uri="{96DAC541-7B7A-43D3-8B79-37D633B846F1}">
                          <asvg:svgBlip xmlns:asvg="http://schemas.microsoft.com/office/drawing/2016/SVG/main" r:embed="rId12"/>
                        </a:ext>
                      </a:extLst>
                    </a:blip>
                    <a:stretch>
                      <a:fillRect/>
                    </a:stretch>
                  </pic:blipFill>
                  <pic:spPr>
                    <a:xfrm>
                      <a:off x="0" y="0"/>
                      <a:ext cx="5759450" cy="2989509"/>
                    </a:xfrm>
                    <a:prstGeom prst="rect">
                      <a:avLst/>
                    </a:prstGeom>
                  </pic:spPr>
                </pic:pic>
              </a:graphicData>
            </a:graphic>
          </wp:inline>
        </w:drawing>
      </w:r>
      <w:commentRangeEnd w:id="72"/>
      <w:r w:rsidRPr="006E3852">
        <w:rPr>
          <w:rFonts w:ascii="Times New Roman" w:eastAsia="宋体" w:hAnsi="Times New Roman" w:cs="Times New Roman"/>
          <w:szCs w:val="21"/>
          <w14:ligatures w14:val="none"/>
        </w:rPr>
        <w:commentReference w:id="72"/>
      </w:r>
      <w:commentRangeEnd w:id="73"/>
      <w:r w:rsidRPr="006E3852">
        <w:rPr>
          <w:rFonts w:ascii="Times New Roman" w:eastAsia="宋体" w:hAnsi="Times New Roman" w:cs="Times New Roman"/>
          <w:szCs w:val="21"/>
          <w14:ligatures w14:val="none"/>
        </w:rPr>
        <w:commentReference w:id="73"/>
      </w:r>
    </w:p>
    <w:p w14:paraId="6828B57F" w14:textId="77777777" w:rsidR="006E3852" w:rsidRPr="006E3852" w:rsidRDefault="006E3852" w:rsidP="006E3852">
      <w:pPr>
        <w:keepNext/>
        <w:widowControl/>
        <w:numPr>
          <w:ilvl w:val="3"/>
          <w:numId w:val="0"/>
        </w:numPr>
        <w:jc w:val="center"/>
        <w:rPr>
          <w:rFonts w:ascii="Times New Roman" w:eastAsia="楷体" w:hAnsi="Times New Roman" w:cs="Times New Roman"/>
          <w:szCs w:val="21"/>
          <w14:ligatures w14:val="none"/>
        </w:rPr>
      </w:pPr>
      <w:r w:rsidRPr="006E3852">
        <w:rPr>
          <w:rFonts w:ascii="Times New Roman" w:eastAsia="楷体" w:hAnsi="Times New Roman" w:cs="Times New Roman"/>
          <w:szCs w:val="21"/>
          <w14:ligatures w14:val="none"/>
        </w:rPr>
        <w:t>MPG-NSGA-II</w:t>
      </w:r>
      <w:r w:rsidRPr="006E3852">
        <w:rPr>
          <w:rFonts w:ascii="Times New Roman" w:eastAsia="楷体" w:hAnsi="Times New Roman" w:cs="Times New Roman"/>
          <w:szCs w:val="21"/>
          <w14:ligatures w14:val="none"/>
        </w:rPr>
        <w:t>算法总体架构</w:t>
      </w:r>
    </w:p>
    <w:p w14:paraId="7CC7B9E7" w14:textId="77777777" w:rsidR="006E3852" w:rsidRPr="006E3852" w:rsidRDefault="006E3852" w:rsidP="006E3852">
      <w:pPr>
        <w:widowControl/>
        <w:numPr>
          <w:ilvl w:val="4"/>
          <w:numId w:val="0"/>
        </w:numPr>
        <w:spacing w:afterLines="100" w:after="312"/>
        <w:jc w:val="center"/>
        <w:rPr>
          <w:rFonts w:ascii="Times New Roman" w:eastAsia="楷体" w:hAnsi="Times New Roman" w:cs="Times New Roman"/>
          <w:szCs w:val="21"/>
          <w14:ligatures w14:val="none"/>
        </w:rPr>
      </w:pPr>
    </w:p>
    <w:p w14:paraId="1533BAEC" w14:textId="77777777" w:rsidR="006E3852" w:rsidRPr="006E3852" w:rsidRDefault="006E3852" w:rsidP="006E3852">
      <w:pPr>
        <w:keepNext/>
        <w:keepLines/>
        <w:widowControl/>
        <w:numPr>
          <w:ilvl w:val="2"/>
          <w:numId w:val="0"/>
        </w:numPr>
        <w:spacing w:before="240" w:after="120"/>
        <w:jc w:val="left"/>
        <w:outlineLvl w:val="2"/>
        <w:rPr>
          <w:rFonts w:ascii="黑体" w:eastAsia="黑体" w:hAnsi="黑体" w:cs="Times New Roman"/>
          <w:b/>
          <w:bCs/>
          <w:sz w:val="24"/>
          <w:szCs w:val="32"/>
          <w14:ligatures w14:val="none"/>
        </w:rPr>
      </w:pPr>
      <w:bookmarkStart w:id="74" w:name="_Toc225863406"/>
      <w:r w:rsidRPr="006E3852">
        <w:rPr>
          <w:rFonts w:ascii="黑体" w:eastAsia="黑体" w:hAnsi="黑体" w:cs="Times New Roman" w:hint="eastAsia"/>
          <w:b/>
          <w:bCs/>
          <w:sz w:val="24"/>
          <w:szCs w:val="32"/>
          <w14:ligatures w14:val="none"/>
        </w:rPr>
        <w:t>种群多样性初始化方法</w:t>
      </w:r>
      <w:bookmarkEnd w:id="74"/>
    </w:p>
    <w:p w14:paraId="7C96A7B4"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commentRangeStart w:id="75"/>
      <w:commentRangeStart w:id="76"/>
      <w:del w:id="77" w:author="运璐 何" w:date="2026-03-12T11:08:00Z">
        <w:r w:rsidRPr="006E3852" w:rsidDel="00141DA0">
          <w:rPr>
            <w:rFonts w:ascii="Times New Roman" w:eastAsia="宋体" w:hAnsi="Times New Roman" w:cs="Times New Roman" w:hint="eastAsia"/>
            <w:sz w:val="24"/>
            <w:szCs w:val="21"/>
            <w14:ligatures w14:val="none"/>
          </w:rPr>
          <w:delText>在处理复杂高维优化问题时，多目标进化算法的初始种群质量直接影响搜索效率与最终解的性能。传统随机初始化或者拉丁超立方采样</w:delText>
        </w:r>
        <w:r w:rsidRPr="006E3852" w:rsidDel="00141DA0">
          <w:rPr>
            <w:rFonts w:ascii="Times New Roman" w:eastAsia="宋体" w:hAnsi="Times New Roman" w:cs="Times New Roman" w:hint="eastAsia"/>
            <w:sz w:val="24"/>
            <w:szCs w:val="21"/>
            <w14:ligatures w14:val="none"/>
          </w:rPr>
          <w:delText xml:space="preserve"> (Latin Hypercube Sampling, LHS)</w:delText>
        </w:r>
        <w:r w:rsidRPr="006E3852" w:rsidDel="00141DA0">
          <w:rPr>
            <w:rFonts w:ascii="Times New Roman" w:eastAsia="宋体" w:hAnsi="Times New Roman" w:cs="Times New Roman" w:hint="eastAsia"/>
            <w:sz w:val="24"/>
            <w:szCs w:val="21"/>
            <w14:ligatures w14:val="none"/>
          </w:rPr>
          <w:delText>方法在处理特定复杂问题时，极易产生大量不可行解（如严重断连或碰撞）。</w:delText>
        </w:r>
        <w:commentRangeEnd w:id="75"/>
        <w:r w:rsidRPr="006E3852" w:rsidDel="00141DA0">
          <w:rPr>
            <w:rFonts w:ascii="Times New Roman" w:eastAsia="宋体" w:hAnsi="Times New Roman" w:cs="Times New Roman"/>
            <w:szCs w:val="21"/>
            <w14:ligatures w14:val="none"/>
          </w:rPr>
          <w:commentReference w:id="75"/>
        </w:r>
        <w:commentRangeEnd w:id="76"/>
        <w:r w:rsidRPr="006E3852" w:rsidDel="00141DA0">
          <w:rPr>
            <w:rFonts w:ascii="Times New Roman" w:eastAsia="宋体" w:hAnsi="Times New Roman" w:cs="Times New Roman"/>
            <w:szCs w:val="21"/>
            <w14:ligatures w14:val="none"/>
          </w:rPr>
          <w:commentReference w:id="76"/>
        </w:r>
      </w:del>
      <w:ins w:id="78" w:author="运璐 何" w:date="2026-03-12T11:13:00Z">
        <w:r w:rsidRPr="006E3852">
          <w:rPr>
            <w:rFonts w:ascii="Times New Roman" w:eastAsia="宋体" w:hAnsi="Times New Roman" w:cs="Times New Roman" w:hint="eastAsia"/>
            <w:sz w:val="24"/>
            <w:szCs w:val="21"/>
            <w14:ligatures w14:val="none"/>
          </w:rPr>
          <w:t>区别</w:t>
        </w:r>
      </w:ins>
      <w:ins w:id="79" w:author="运璐 何" w:date="2026-03-12T11:14:00Z">
        <w:r w:rsidRPr="006E3852">
          <w:rPr>
            <w:rFonts w:ascii="Times New Roman" w:eastAsia="宋体" w:hAnsi="Times New Roman" w:cs="Times New Roman" w:hint="eastAsia"/>
            <w:sz w:val="24"/>
            <w:szCs w:val="21"/>
            <w14:ligatures w14:val="none"/>
          </w:rPr>
          <w:t>于</w:t>
        </w:r>
      </w:ins>
      <w:ins w:id="80" w:author="运璐 何" w:date="2026-03-12T11:13:00Z">
        <w:r w:rsidRPr="006E3852">
          <w:rPr>
            <w:rFonts w:ascii="Times New Roman" w:eastAsia="宋体" w:hAnsi="Times New Roman" w:cs="Times New Roman" w:hint="eastAsia"/>
            <w:sz w:val="24"/>
            <w:szCs w:val="21"/>
            <w14:ligatures w14:val="none"/>
          </w:rPr>
          <w:t>传统随机初始化或者拉丁超立方采样初始化方法</w:t>
        </w:r>
      </w:ins>
      <w:del w:id="81" w:author="运璐 何" w:date="2026-03-12T11:13:00Z">
        <w:r w:rsidRPr="006E3852" w:rsidDel="00141DA0">
          <w:rPr>
            <w:rFonts w:ascii="Times New Roman" w:eastAsia="宋体" w:hAnsi="Times New Roman" w:cs="Times New Roman" w:hint="eastAsia"/>
            <w:sz w:val="24"/>
            <w:szCs w:val="21"/>
            <w14:ligatures w14:val="none"/>
          </w:rPr>
          <w:delText>为此，</w:delText>
        </w:r>
      </w:del>
      <w:r w:rsidRPr="006E3852">
        <w:rPr>
          <w:rFonts w:ascii="Times New Roman" w:eastAsia="宋体" w:hAnsi="Times New Roman" w:cs="Times New Roman" w:hint="eastAsia"/>
          <w:sz w:val="24"/>
          <w:szCs w:val="21"/>
          <w14:ligatures w14:val="none"/>
        </w:rPr>
        <w:t>本文提出</w:t>
      </w:r>
      <w:ins w:id="82" w:author="运璐 何" w:date="2026-03-12T11:15:00Z">
        <w:r w:rsidRPr="006E3852">
          <w:rPr>
            <w:rFonts w:ascii="Times New Roman" w:eastAsia="宋体" w:hAnsi="Times New Roman" w:cs="Times New Roman" w:hint="eastAsia"/>
            <w:sz w:val="24"/>
            <w:szCs w:val="21"/>
            <w14:ligatures w14:val="none"/>
          </w:rPr>
          <w:t>一种基于</w:t>
        </w:r>
      </w:ins>
      <w:r w:rsidRPr="006E3852">
        <w:rPr>
          <w:rFonts w:ascii="Times New Roman" w:eastAsia="宋体" w:hAnsi="Times New Roman" w:cs="Times New Roman" w:hint="eastAsia"/>
          <w:sz w:val="24"/>
          <w:szCs w:val="21"/>
          <w14:ligatures w14:val="none"/>
        </w:rPr>
        <w:t>连通</w:t>
      </w:r>
      <w:r w:rsidRPr="006E3852">
        <w:rPr>
          <w:rFonts w:ascii="Times New Roman" w:eastAsia="宋体" w:hAnsi="Times New Roman" w:cs="Times New Roman" w:hint="eastAsia"/>
          <w:sz w:val="24"/>
          <w:szCs w:val="21"/>
          <w14:ligatures w14:val="none"/>
        </w:rPr>
        <w:t>-</w:t>
      </w:r>
      <w:r w:rsidRPr="006E3852">
        <w:rPr>
          <w:rFonts w:ascii="Times New Roman" w:eastAsia="宋体" w:hAnsi="Times New Roman" w:cs="Times New Roman" w:hint="eastAsia"/>
          <w:sz w:val="24"/>
          <w:szCs w:val="21"/>
          <w14:ligatures w14:val="none"/>
        </w:rPr>
        <w:t>贪心覆盖的混合初始化方法（</w:t>
      </w:r>
      <w:r w:rsidRPr="006E3852">
        <w:rPr>
          <w:rFonts w:ascii="Times New Roman" w:eastAsia="宋体" w:hAnsi="Times New Roman" w:cs="Times New Roman" w:hint="eastAsia"/>
          <w:sz w:val="24"/>
          <w:szCs w:val="21"/>
          <w14:ligatures w14:val="none"/>
        </w:rPr>
        <w:t>CGCI</w:t>
      </w:r>
      <w:r w:rsidRPr="006E3852">
        <w:rPr>
          <w:rFonts w:ascii="Times New Roman" w:eastAsia="宋体" w:hAnsi="Times New Roman" w:cs="Times New Roman" w:hint="eastAsia"/>
          <w:sz w:val="24"/>
          <w:szCs w:val="21"/>
          <w14:ligatures w14:val="none"/>
        </w:rPr>
        <w:t>），通过不同权重权衡覆盖与连通性能进行种群</w:t>
      </w:r>
      <w:ins w:id="83" w:author="运璐 何" w:date="2026-03-12T11:16:00Z">
        <w:r w:rsidRPr="006E3852">
          <w:rPr>
            <w:rFonts w:ascii="Times New Roman" w:eastAsia="宋体" w:hAnsi="Times New Roman" w:cs="Times New Roman" w:hint="eastAsia"/>
            <w:sz w:val="24"/>
            <w:szCs w:val="21"/>
            <w14:ligatures w14:val="none"/>
          </w:rPr>
          <w:t>中不同个体</w:t>
        </w:r>
      </w:ins>
      <w:r w:rsidRPr="006E3852">
        <w:rPr>
          <w:rFonts w:ascii="Times New Roman" w:eastAsia="宋体" w:hAnsi="Times New Roman" w:cs="Times New Roman" w:hint="eastAsia"/>
          <w:sz w:val="24"/>
          <w:szCs w:val="21"/>
          <w14:ligatures w14:val="none"/>
        </w:rPr>
        <w:t>的初始化，构建兼具高目标值与多样性的初始种群。</w:t>
      </w:r>
    </w:p>
    <w:p w14:paraId="3AAC9888"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ins w:id="84" w:author="运璐 何" w:date="2026-03-12T11:17:00Z">
        <w:r w:rsidRPr="006E3852">
          <w:rPr>
            <w:rFonts w:ascii="Times New Roman" w:eastAsia="宋体" w:hAnsi="Times New Roman" w:cs="Times New Roman" w:hint="eastAsia"/>
            <w:sz w:val="24"/>
            <w:szCs w:val="21"/>
            <w14:ligatures w14:val="none"/>
          </w:rPr>
          <w:t>为</w:t>
        </w:r>
      </w:ins>
      <w:ins w:id="85" w:author="运璐 何" w:date="2026-03-12T11:18:00Z">
        <w:r w:rsidRPr="006E3852">
          <w:rPr>
            <w:rFonts w:ascii="Times New Roman" w:eastAsia="宋体" w:hAnsi="Times New Roman" w:cs="Times New Roman" w:hint="eastAsia"/>
            <w:sz w:val="24"/>
            <w:szCs w:val="21"/>
            <w14:ligatures w14:val="none"/>
          </w:rPr>
          <w:t>实现初始化种群的多样性，本文</w:t>
        </w:r>
      </w:ins>
      <w:r w:rsidRPr="006E3852">
        <w:rPr>
          <w:rFonts w:ascii="Times New Roman" w:eastAsia="宋体" w:hAnsi="Times New Roman" w:cs="Times New Roman" w:hint="eastAsia"/>
          <w:sz w:val="24"/>
          <w:szCs w:val="21"/>
          <w14:ligatures w14:val="none"/>
        </w:rPr>
        <w:t>参考</w:t>
      </w:r>
      <w:r w:rsidRPr="006E3852">
        <w:rPr>
          <w:rFonts w:ascii="Times New Roman" w:eastAsia="宋体" w:hAnsi="Times New Roman" w:cs="Times New Roman"/>
          <w:sz w:val="24"/>
          <w:szCs w:val="21"/>
          <w14:ligatures w14:val="none"/>
        </w:rPr>
        <w:t>MOEA/D</w:t>
      </w:r>
      <w:r w:rsidRPr="006E3852">
        <w:rPr>
          <w:rFonts w:ascii="Times New Roman" w:eastAsia="宋体" w:hAnsi="Times New Roman" w:cs="Times New Roman" w:hint="eastAsia"/>
          <w:sz w:val="24"/>
          <w:szCs w:val="21"/>
          <w14:ligatures w14:val="none"/>
        </w:rPr>
        <w:t>的权重向量机制</w:t>
      </w:r>
      <w:r w:rsidRPr="006E3852">
        <w:rPr>
          <w:rFonts w:ascii="Times New Roman" w:eastAsia="宋体" w:hAnsi="Times New Roman" w:cs="Times New Roman"/>
          <w:sz w:val="24"/>
          <w:szCs w:val="21"/>
          <w14:ligatures w14:val="none"/>
        </w:rPr>
        <w:fldChar w:fldCharType="begin"/>
      </w:r>
      <w:r w:rsidRPr="006E3852">
        <w:rPr>
          <w:rFonts w:ascii="Times New Roman" w:eastAsia="宋体" w:hAnsi="Times New Roman" w:cs="Times New Roman"/>
          <w:sz w:val="24"/>
          <w:szCs w:val="21"/>
          <w14:ligatures w14:val="none"/>
        </w:rPr>
        <w:instrText xml:space="preserve"> ADDIN EN.CITE &lt;EndNote&gt;&lt;Cite&gt;&lt;Author&gt;Zhang&lt;/Author&gt;&lt;Year&gt;2007&lt;/Year&gt;&lt;RecNum&gt;321&lt;/RecNum&gt;&lt;DisplayText&gt;&lt;style face="superscript"&gt;[84]&lt;/style&gt;&lt;/DisplayText&gt;&lt;record&gt;&lt;rec-number&gt;321&lt;/rec-number&gt;&lt;foreign-keys&gt;&lt;key app="EN" db-id="z50tatz0n9ez06ewsrtpeezbzpwwtxzpxsp9" timestamp="1772542563"&gt;321&lt;/key&gt;&lt;/foreign-keys&gt;&lt;ref-type name="Journal Article"&gt;17&lt;/ref-type&gt;&lt;contributors&gt;&lt;authors&gt;&lt;author&gt;Q. Zhang&lt;/author&gt;&lt;author&gt;H. Li&lt;/author&gt;&lt;/authors&gt;&lt;/contributors&gt;&lt;titles&gt;&lt;title&gt;MOEA/D: A Multiobjective Evolutionary Algorithm Based on Decomposition&lt;/title&gt;&lt;secondary-title&gt;IEEE Transactions on Evolutionary Computation&lt;/secondary-title&gt;&lt;/titles&gt;&lt;periodical&gt;&lt;full-title&gt;IEEE Transactions on Evolutionary Computation&lt;/full-title&gt;&lt;/periodical&gt;&lt;pages&gt;712-731&lt;/pages&gt;&lt;volume&gt;11&lt;/volume&gt;&lt;number&gt;6&lt;/number&gt;&lt;dates&gt;&lt;year&gt;2007&lt;/year&gt;&lt;/dates&gt;&lt;isbn&gt;1941-0026&lt;/isbn&gt;&lt;urls&gt;&lt;/urls&gt;&lt;electronic-resource-num&gt;10.1109/TEVC.2007.892759&lt;/electronic-resource-num&gt;&lt;/record&gt;&lt;/Cite&gt;&lt;/EndNote&gt;</w:instrText>
      </w:r>
      <w:r w:rsidRPr="006E3852">
        <w:rPr>
          <w:rFonts w:ascii="Times New Roman" w:eastAsia="宋体" w:hAnsi="Times New Roman" w:cs="Times New Roman"/>
          <w:sz w:val="24"/>
          <w:szCs w:val="21"/>
          <w14:ligatures w14:val="none"/>
        </w:rPr>
        <w:fldChar w:fldCharType="separate"/>
      </w:r>
      <w:r w:rsidRPr="006E3852">
        <w:rPr>
          <w:rFonts w:ascii="Times New Roman" w:eastAsia="宋体" w:hAnsi="Times New Roman" w:cs="Times New Roman"/>
          <w:noProof/>
          <w:sz w:val="24"/>
          <w:szCs w:val="21"/>
          <w:vertAlign w:val="superscript"/>
          <w14:ligatures w14:val="none"/>
        </w:rPr>
        <w:t>[84]</w:t>
      </w:r>
      <w:r w:rsidRPr="006E3852">
        <w:rPr>
          <w:rFonts w:ascii="Times New Roman" w:eastAsia="宋体" w:hAnsi="Times New Roman" w:cs="Times New Roman"/>
          <w:sz w:val="24"/>
          <w:szCs w:val="21"/>
          <w14:ligatures w14:val="none"/>
        </w:rPr>
        <w:fldChar w:fldCharType="end"/>
      </w:r>
      <w:del w:id="86" w:author="运璐 何" w:date="2026-03-12T11:18:00Z">
        <w:r w:rsidRPr="006E3852" w:rsidDel="00141DA0">
          <w:rPr>
            <w:rFonts w:ascii="Times New Roman" w:eastAsia="宋体" w:hAnsi="Times New Roman" w:cs="Times New Roman" w:hint="eastAsia"/>
            <w:sz w:val="24"/>
            <w:szCs w:val="21"/>
            <w14:ligatures w14:val="none"/>
          </w:rPr>
          <w:delText>，</w:delText>
        </w:r>
        <w:commentRangeStart w:id="87"/>
        <w:commentRangeStart w:id="88"/>
        <w:r w:rsidRPr="006E3852" w:rsidDel="00141DA0">
          <w:rPr>
            <w:rFonts w:ascii="Times New Roman" w:eastAsia="宋体" w:hAnsi="Times New Roman" w:cs="Times New Roman" w:hint="eastAsia"/>
            <w:sz w:val="24"/>
            <w:szCs w:val="21"/>
            <w14:ligatures w14:val="none"/>
          </w:rPr>
          <w:delText>所提机制</w:delText>
        </w:r>
      </w:del>
      <w:del w:id="89" w:author="运璐 何" w:date="2026-03-12T11:19:00Z">
        <w:r w:rsidRPr="006E3852" w:rsidDel="00141DA0">
          <w:rPr>
            <w:rFonts w:ascii="Times New Roman" w:eastAsia="宋体" w:hAnsi="Times New Roman" w:cs="Times New Roman" w:hint="eastAsia"/>
            <w:sz w:val="24"/>
            <w:szCs w:val="21"/>
            <w14:ligatures w14:val="none"/>
          </w:rPr>
          <w:delText>假</w:delText>
        </w:r>
      </w:del>
      <w:del w:id="90" w:author="运璐 何" w:date="2026-03-12T11:18:00Z">
        <w:r w:rsidRPr="006E3852" w:rsidDel="00141DA0">
          <w:rPr>
            <w:rFonts w:ascii="Times New Roman" w:eastAsia="宋体" w:hAnsi="Times New Roman" w:cs="Times New Roman" w:hint="eastAsia"/>
            <w:sz w:val="24"/>
            <w:szCs w:val="21"/>
            <w14:ligatures w14:val="none"/>
          </w:rPr>
          <w:delText>设</w:delText>
        </w:r>
      </w:del>
      <w:ins w:id="91" w:author="运璐 何" w:date="2026-03-12T11:19:00Z">
        <w:r w:rsidRPr="006E3852">
          <w:rPr>
            <w:rFonts w:ascii="Times New Roman" w:eastAsia="宋体" w:hAnsi="Times New Roman" w:cs="Times New Roman" w:hint="eastAsia"/>
            <w:sz w:val="24"/>
            <w:szCs w:val="21"/>
            <w14:ligatures w14:val="none"/>
          </w:rPr>
          <w:t>首先为</w:t>
        </w:r>
      </w:ins>
      <w:r w:rsidRPr="006E3852">
        <w:rPr>
          <w:rFonts w:ascii="Times New Roman" w:eastAsia="宋体" w:hAnsi="Times New Roman" w:cs="Times New Roman" w:hint="eastAsia"/>
          <w:sz w:val="24"/>
          <w:szCs w:val="21"/>
          <w14:ligatures w14:val="none"/>
        </w:rPr>
        <w:t>种群中</w:t>
      </w:r>
      <w:del w:id="92" w:author="运璐 何" w:date="2026-03-12T11:19:00Z">
        <w:r w:rsidRPr="006E3852" w:rsidDel="00141DA0">
          <w:rPr>
            <w:rFonts w:ascii="Times New Roman" w:eastAsia="宋体" w:hAnsi="Times New Roman" w:cs="Times New Roman" w:hint="eastAsia"/>
            <w:sz w:val="24"/>
            <w:szCs w:val="21"/>
            <w14:ligatures w14:val="none"/>
          </w:rPr>
          <w:delText>给</w:delText>
        </w:r>
      </w:del>
      <w:r w:rsidRPr="006E3852">
        <w:rPr>
          <w:rFonts w:ascii="Times New Roman" w:eastAsia="宋体" w:hAnsi="Times New Roman" w:cs="Times New Roman" w:hint="eastAsia"/>
          <w:sz w:val="24"/>
          <w:szCs w:val="21"/>
          <w14:ligatures w14:val="none"/>
        </w:rPr>
        <w:t>每个个体在</w:t>
      </w:r>
      <w:ins w:id="93" w:author="运璐 何" w:date="2026-03-12T11:19:00Z">
        <w:r w:rsidRPr="006E3852">
          <w:rPr>
            <w:rFonts w:ascii="Times New Roman" w:eastAsia="宋体" w:hAnsi="Times New Roman" w:cs="Times New Roman" w:hint="eastAsia"/>
            <w:sz w:val="24"/>
            <w:szCs w:val="21"/>
            <w14:ligatures w14:val="none"/>
          </w:rPr>
          <w:t>连通</w:t>
        </w:r>
        <w:r w:rsidRPr="006E3852">
          <w:rPr>
            <w:rFonts w:ascii="Times New Roman" w:eastAsia="宋体" w:hAnsi="Times New Roman" w:cs="Times New Roman" w:hint="eastAsia"/>
            <w:sz w:val="24"/>
            <w:szCs w:val="21"/>
            <w14:ligatures w14:val="none"/>
          </w:rPr>
          <w:t>-</w:t>
        </w:r>
        <w:r w:rsidRPr="006E3852">
          <w:rPr>
            <w:rFonts w:ascii="Times New Roman" w:eastAsia="宋体" w:hAnsi="Times New Roman" w:cs="Times New Roman" w:hint="eastAsia"/>
            <w:sz w:val="24"/>
            <w:szCs w:val="21"/>
            <w14:ligatures w14:val="none"/>
          </w:rPr>
          <w:t>覆盖</w:t>
        </w:r>
      </w:ins>
      <w:r w:rsidRPr="006E3852">
        <w:rPr>
          <w:rFonts w:ascii="Times New Roman" w:eastAsia="宋体" w:hAnsi="Times New Roman" w:cs="Times New Roman" w:hint="eastAsia"/>
          <w:sz w:val="24"/>
          <w:szCs w:val="21"/>
          <w14:ligatures w14:val="none"/>
        </w:rPr>
        <w:t>目标空间对应一</w:t>
      </w:r>
      <w:ins w:id="94" w:author="运璐 何" w:date="2026-03-12T11:20:00Z">
        <w:r w:rsidRPr="006E3852">
          <w:rPr>
            <w:rFonts w:ascii="Times New Roman" w:eastAsia="宋体" w:hAnsi="Times New Roman" w:cs="Times New Roman" w:hint="eastAsia"/>
            <w:sz w:val="24"/>
            <w:szCs w:val="21"/>
            <w14:ligatures w14:val="none"/>
          </w:rPr>
          <w:t>个</w:t>
        </w:r>
      </w:ins>
      <w:del w:id="95" w:author="运璐 何" w:date="2026-03-12T11:20:00Z">
        <w:r w:rsidRPr="006E3852" w:rsidDel="00141DA0">
          <w:rPr>
            <w:rFonts w:ascii="Times New Roman" w:eastAsia="宋体" w:hAnsi="Times New Roman" w:cs="Times New Roman" w:hint="eastAsia"/>
            <w:sz w:val="24"/>
            <w:szCs w:val="21"/>
            <w14:ligatures w14:val="none"/>
          </w:rPr>
          <w:delText>组</w:delText>
        </w:r>
      </w:del>
      <w:r w:rsidRPr="006E3852">
        <w:rPr>
          <w:rFonts w:ascii="Times New Roman" w:eastAsia="宋体" w:hAnsi="Times New Roman" w:cs="Times New Roman" w:hint="eastAsia"/>
          <w:sz w:val="24"/>
          <w:szCs w:val="21"/>
          <w14:ligatures w14:val="none"/>
        </w:rPr>
        <w:t>预设权重向量</w:t>
      </w:r>
      <w:r w:rsidRPr="006E3852">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w</m:t>
        </m:r>
        <m:r>
          <w:rPr>
            <w:rFonts w:ascii="Cambria Math" w:eastAsia="宋体" w:hAnsi="Cambria Math" w:cs="Times New Roman" w:hint="eastAsia"/>
            <w:sz w:val="24"/>
            <w:szCs w:val="21"/>
            <w14:ligatures w14:val="none"/>
          </w:rPr>
          <m:t>=</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hint="eastAsia"/>
                    <w:sz w:val="24"/>
                    <w:szCs w:val="21"/>
                    <w14:ligatures w14:val="none"/>
                  </w:rPr>
                  <m:t>cov</m:t>
                </m:r>
              </m:sub>
            </m:sSub>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hint="eastAsia"/>
                    <w:sz w:val="24"/>
                    <w:szCs w:val="21"/>
                    <w14:ligatures w14:val="none"/>
                  </w:rPr>
                  <m:t>con</m:t>
                </m:r>
              </m:sub>
            </m:sSub>
          </m:e>
        </m:d>
        <m:r>
          <w:del w:id="96" w:author="运璐 何" w:date="2026-03-12T11:22:00Z">
            <m:rPr>
              <m:sty m:val="p"/>
            </m:rPr>
            <w:rPr>
              <w:rFonts w:ascii="Cambria Math" w:eastAsia="宋体" w:hAnsi="Cambria Math" w:cs="Times New Roman" w:hint="eastAsia"/>
              <w:sz w:val="24"/>
              <w:szCs w:val="21"/>
              <w14:ligatures w14:val="none"/>
            </w:rPr>
            <m:t>。</m:t>
          </w:del>
        </m:r>
        <w:commentRangeEnd w:id="87"/>
        <m:r>
          <w:del w:id="97" w:author="运璐 何" w:date="2026-03-12T11:22:00Z">
            <m:rPr>
              <m:sty m:val="p"/>
            </m:rPr>
            <w:rPr>
              <w:rFonts w:ascii="Cambria Math" w:eastAsia="宋体" w:hAnsi="Cambria Math" w:cs="Times New Roman"/>
              <w:szCs w:val="21"/>
              <w14:ligatures w14:val="none"/>
              <w:rPrChange w:id="98" w:author="运璐 何" w:date="2026-03-12T11:22:00Z">
                <w:rPr>
                  <w:rStyle w:val="afe"/>
                  <w:rFonts w:ascii="Times New Roman" w:eastAsia="宋体" w:hAnsi="Times New Roman" w:cs="Times New Roman"/>
                </w:rPr>
              </w:rPrChange>
            </w:rPr>
            <w:commentReference w:id="87"/>
          </w:del>
        </m:r>
        <w:commentRangeEnd w:id="88"/>
        <m:r>
          <w:del w:id="99" w:author="运璐 何" w:date="2026-03-12T11:22:00Z">
            <m:rPr>
              <m:sty m:val="p"/>
            </m:rPr>
            <w:rPr>
              <w:rFonts w:ascii="Cambria Math" w:eastAsia="宋体" w:hAnsi="Cambria Math" w:cs="Times New Roman"/>
              <w:szCs w:val="21"/>
              <w14:ligatures w14:val="none"/>
              <w:rPrChange w:id="100" w:author="运璐 何" w:date="2026-03-12T11:22:00Z">
                <w:rPr>
                  <w:rStyle w:val="afe"/>
                  <w:rFonts w:ascii="Times New Roman" w:eastAsia="宋体" w:hAnsi="Times New Roman" w:cs="Times New Roman"/>
                </w:rPr>
              </w:rPrChange>
            </w:rPr>
            <w:commentReference w:id="88"/>
          </w:del>
        </m:r>
      </m:oMath>
      <w:ins w:id="101" w:author="运璐 何" w:date="2026-03-12T11:22:00Z">
        <w:r w:rsidRPr="006E3852">
          <w:rPr>
            <w:rFonts w:ascii="Times New Roman" w:eastAsia="宋体" w:hAnsi="Times New Roman" w:cs="Times New Roman" w:hint="eastAsia"/>
            <w:sz w:val="24"/>
            <w:szCs w:val="21"/>
            <w14:ligatures w14:val="none"/>
          </w:rPr>
          <w:t>，</w:t>
        </w:r>
      </w:ins>
      <w:ins w:id="102" w:author="运璐 何" w:date="2026-03-12T11:21:00Z">
        <w:r w:rsidRPr="006E3852">
          <w:rPr>
            <w:rFonts w:ascii="Times New Roman" w:eastAsia="宋体" w:hAnsi="Times New Roman" w:cs="Times New Roman" w:hint="eastAsia"/>
            <w:sz w:val="24"/>
            <w:szCs w:val="21"/>
            <w14:ligatures w14:val="none"/>
          </w:rPr>
          <w:t>每个权重向量代表该个体在初始化时的连通或覆盖倾向</w:t>
        </w:r>
      </w:ins>
      <w:ins w:id="103" w:author="运璐 何" w:date="2026-03-12T11:22:00Z">
        <w:r w:rsidRPr="006E3852">
          <w:rPr>
            <w:rFonts w:ascii="Times New Roman" w:eastAsia="宋体" w:hAnsi="Times New Roman" w:cs="Times New Roman" w:hint="eastAsia"/>
            <w:sz w:val="24"/>
            <w:szCs w:val="21"/>
            <w14:ligatures w14:val="none"/>
          </w:rPr>
          <w:t>。在初始化阶段</w:t>
        </w:r>
      </w:ins>
      <w:r w:rsidRPr="006E3852">
        <w:rPr>
          <w:rFonts w:ascii="Times New Roman" w:eastAsia="宋体" w:hAnsi="Times New Roman" w:cs="Times New Roman" w:hint="eastAsia"/>
          <w:sz w:val="24"/>
          <w:szCs w:val="21"/>
          <w14:ligatures w14:val="none"/>
        </w:rPr>
        <w:t xml:space="preserve">CGCI </w:t>
      </w:r>
      <w:r w:rsidRPr="006E3852">
        <w:rPr>
          <w:rFonts w:ascii="Times New Roman" w:eastAsia="宋体" w:hAnsi="Times New Roman" w:cs="Times New Roman" w:hint="eastAsia"/>
          <w:sz w:val="24"/>
          <w:szCs w:val="21"/>
          <w14:ligatures w14:val="none"/>
        </w:rPr>
        <w:t>根据每个个体在目标空间中的预设权重向量动态切换其初始化方式：当对应个体的覆盖权重</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hint="eastAsia"/>
                <w:sz w:val="24"/>
                <w:szCs w:val="21"/>
                <w14:ligatures w14:val="none"/>
              </w:rPr>
              <m:t>cov</m:t>
            </m:r>
          </m:sub>
        </m:sSub>
        <m:r>
          <w:rPr>
            <w:rFonts w:ascii="Cambria Math" w:eastAsia="宋体" w:hAnsi="Cambria Math" w:cs="Times New Roman" w:hint="eastAsia"/>
            <w:sz w:val="24"/>
            <w:szCs w:val="21"/>
            <w14:ligatures w14:val="none"/>
          </w:rPr>
          <m:t>&gt;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hint="eastAsia"/>
                <w:sz w:val="24"/>
                <w:szCs w:val="21"/>
                <w14:ligatures w14:val="none"/>
              </w:rPr>
              <m:t>t</m:t>
            </m:r>
            <m:r>
              <w:rPr>
                <w:rFonts w:ascii="Cambria Math" w:eastAsia="MS Gothic" w:hAnsi="Cambria Math" w:cs="MS Gothic"/>
                <w:sz w:val="24"/>
                <w:szCs w:val="21"/>
                <w14:ligatures w14:val="none"/>
              </w:rPr>
              <m:t>h</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时，采用贪心覆盖初始化策略并根据权重自适应生成高覆盖目标的初始化个体；当连通权重</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sz w:val="24"/>
                <w:szCs w:val="21"/>
                <w14:ligatures w14:val="none"/>
              </w:rPr>
              <m:t>con</m:t>
            </m:r>
          </m:sub>
        </m:sSub>
        <m:r>
          <w:rPr>
            <w:rFonts w:ascii="Cambria Math" w:eastAsia="宋体" w:hAnsi="Cambria Math" w:cs="Times New Roman" w:hint="eastAsia"/>
            <w:sz w:val="24"/>
            <w:szCs w:val="21"/>
            <w14:ligatures w14:val="none"/>
          </w:rPr>
          <m:t>&gt;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hint="eastAsia"/>
                <w:sz w:val="24"/>
                <w:szCs w:val="21"/>
                <w14:ligatures w14:val="none"/>
              </w:rPr>
              <m:t>t</m:t>
            </m:r>
            <m:r>
              <w:rPr>
                <w:rFonts w:ascii="Cambria Math" w:eastAsia="MS Gothic" w:hAnsi="Cambria Math" w:cs="MS Gothic"/>
                <w:sz w:val="24"/>
                <w:szCs w:val="21"/>
                <w14:ligatures w14:val="none"/>
              </w:rPr>
              <m:t>h</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时采用聚集连通初始化策略并根据权重自适应生成高连通目标的初始化个体。</w:t>
      </w:r>
    </w:p>
    <w:p w14:paraId="0A6461DE" w14:textId="77777777" w:rsidR="006E3852" w:rsidRPr="006E3852" w:rsidRDefault="006E3852" w:rsidP="006E3852">
      <w:pPr>
        <w:widowControl/>
        <w:spacing w:line="300" w:lineRule="auto"/>
        <w:jc w:val="left"/>
        <w:outlineLvl w:val="3"/>
        <w:rPr>
          <w:rFonts w:ascii="黑体" w:eastAsia="黑体" w:hAnsi="黑体" w:cs="Times New Roman"/>
          <w:b/>
          <w:sz w:val="24"/>
          <w:szCs w:val="21"/>
          <w14:ligatures w14:val="none"/>
        </w:rPr>
      </w:pPr>
      <w:r w:rsidRPr="006E3852">
        <w:rPr>
          <w:rFonts w:ascii="黑体" w:eastAsia="黑体" w:hAnsi="黑体" w:cs="Times New Roman" w:hint="eastAsia"/>
          <w:b/>
          <w:sz w:val="24"/>
          <w:szCs w:val="21"/>
          <w14:ligatures w14:val="none"/>
        </w:rPr>
        <w:t>4</w:t>
      </w:r>
      <w:r w:rsidRPr="006E3852">
        <w:rPr>
          <w:rFonts w:ascii="黑体" w:eastAsia="黑体" w:hAnsi="黑体" w:cs="Times New Roman"/>
          <w:b/>
          <w:sz w:val="24"/>
          <w:szCs w:val="21"/>
          <w14:ligatures w14:val="none"/>
        </w:rPr>
        <w:t>.3.2.1 贪心覆盖初始化策略</w:t>
      </w:r>
    </w:p>
    <w:p w14:paraId="480B2790"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贪心覆盖初始化策略旨在生成覆盖性能优异的不同初始个体。算法通过维护待覆盖区域与无人机节点位置集合</w:t>
      </w:r>
      <w:r w:rsidRPr="006E3852">
        <w:rPr>
          <w:rFonts w:ascii="Times New Roman" w:eastAsia="宋体" w:hAnsi="Times New Roman" w:cs="Times New Roman" w:hint="eastAsia"/>
          <w:sz w:val="24"/>
          <w:szCs w:val="21"/>
          <w14:ligatures w14:val="none"/>
        </w:rPr>
        <w:t xml:space="preserve"> </w:t>
      </w:r>
      <m:oMath>
        <m:r>
          <m:rPr>
            <m:scr m:val="script"/>
          </m:rPr>
          <w:rPr>
            <w:rFonts w:ascii="Cambria Math" w:eastAsia="宋体" w:hAnsi="Cambria Math" w:cs="Times New Roman"/>
            <w:sz w:val="24"/>
            <w:szCs w:val="21"/>
            <w14:ligatures w14:val="none"/>
          </w:rPr>
          <m:t>U</m:t>
        </m:r>
      </m:oMath>
      <w:r w:rsidRPr="006E3852">
        <w:rPr>
          <w:rFonts w:ascii="Times New Roman" w:eastAsia="宋体" w:hAnsi="Times New Roman" w:cs="Times New Roman" w:hint="eastAsia"/>
          <w:sz w:val="24"/>
          <w:szCs w:val="21"/>
          <w14:ligatures w14:val="none"/>
        </w:rPr>
        <w:t>，通过最大化单步部署带来的覆盖增益进行节点部署位置的顺序确定。对于第</w:t>
      </w:r>
      <w:r w:rsidRPr="006E3852">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j</m:t>
        </m:r>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个</w:t>
      </w:r>
      <w:r w:rsidRPr="006E3852">
        <w:rPr>
          <w:rFonts w:ascii="Times New Roman" w:eastAsia="宋体" w:hAnsi="Times New Roman" w:cs="Times New Roman" w:hint="eastAsia"/>
          <w:sz w:val="24"/>
          <w:szCs w:val="21"/>
          <w14:ligatures w14:val="none"/>
        </w:rPr>
        <w:t>无人机的候选位置</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j</m:t>
            </m:r>
          </m:sub>
        </m:sSub>
        <m:r>
          <m:rPr>
            <m:sty m:val="p"/>
          </m:rP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hint="eastAsia"/>
                <w:sz w:val="24"/>
                <w:szCs w:val="21"/>
                <w14:ligatures w14:val="none"/>
              </w:rPr>
              <m:t>task</m:t>
            </m:r>
          </m:sub>
        </m:sSub>
      </m:oMath>
      <w:r w:rsidRPr="006E3852">
        <w:rPr>
          <w:rFonts w:ascii="Times New Roman" w:eastAsia="宋体" w:hAnsi="Times New Roman" w:cs="Times New Roman" w:hint="eastAsia"/>
          <w:sz w:val="24"/>
          <w:szCs w:val="21"/>
          <w14:ligatures w14:val="none"/>
        </w:rPr>
        <w:t>，其覆盖</w:t>
      </w:r>
      <w:r w:rsidRPr="006E3852">
        <w:rPr>
          <w:rFonts w:ascii="Times New Roman" w:eastAsia="宋体" w:hAnsi="Times New Roman" w:cs="Times New Roman" w:hint="eastAsia"/>
          <w:sz w:val="24"/>
          <w:szCs w:val="21"/>
          <w14:ligatures w14:val="none"/>
        </w:rPr>
        <w:lastRenderedPageBreak/>
        <w:t>增益</w:t>
      </w:r>
      <w:r w:rsidRPr="006E3852">
        <w:rPr>
          <w:rFonts w:ascii="Times New Roman" w:eastAsia="宋体" w:hAnsi="Times New Roman" w:cs="Times New Roman" w:hint="eastAsia"/>
          <w:sz w:val="24"/>
          <w:szCs w:val="21"/>
          <w14:ligatures w14:val="none"/>
        </w:rPr>
        <w:t xml:space="preserve"> </w:t>
      </w:r>
      <m:oMath>
        <m:r>
          <m:rPr>
            <m:sty m:val="p"/>
          </m:rPr>
          <w:rPr>
            <w:rFonts w:ascii="Cambria Math" w:eastAsia="宋体" w:hAnsi="Cambria Math" w:cs="Times New Roman" w:hint="eastAsia"/>
            <w:sz w:val="24"/>
            <w:szCs w:val="21"/>
            <w14:ligatures w14:val="none"/>
          </w:rPr>
          <m:t>Δ</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j</m:t>
                </m:r>
              </m:sub>
            </m:sSub>
          </m:e>
        </m:d>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定义为：</w:t>
      </w:r>
    </w:p>
    <w:p w14:paraId="6EF995B4"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m:rPr>
                  <m:sty m:val="p"/>
                </m:rPr>
                <w:rPr>
                  <w:rFonts w:ascii="Cambria Math" w:eastAsia="宋体" w:hAnsi="Cambria Math" w:cs="Times New Roman" w:hint="eastAsia"/>
                  <w:sz w:val="24"/>
                  <w:szCs w:val="21"/>
                  <w14:ligatures w14:val="none"/>
                </w:rPr>
                <m:t>Δ</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j</m:t>
                      </m:r>
                    </m:sub>
                  </m:sSub>
                </m:e>
              </m:d>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i/>
                      <w:sz w:val="24"/>
                      <w:szCs w:val="21"/>
                      <w14:ligatures w14:val="none"/>
                    </w:rPr>
                  </m:ctrlPr>
                </m:dPr>
                <m:e>
                  <m:r>
                    <m:rPr>
                      <m:lit/>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q</m:t>
                  </m:r>
                  <m:r>
                    <m:rPr>
                      <m:sty m:val="p"/>
                    </m:rP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hint="eastAsia"/>
                          <w:sz w:val="24"/>
                          <w:szCs w:val="21"/>
                          <w14:ligatures w14:val="none"/>
                        </w:rPr>
                        <m:t>task</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c</m:t>
                      </m:r>
                      <m:r>
                        <w:rPr>
                          <w:rFonts w:ascii="Cambria Math" w:eastAsia="宋体" w:hAnsi="Cambria Math" w:cs="Times New Roman" w:hint="eastAsia"/>
                          <w:sz w:val="24"/>
                          <w:szCs w:val="21"/>
                          <w14:ligatures w14:val="none"/>
                        </w:rPr>
                        <m:t>ov</m:t>
                      </m:r>
                    </m:sub>
                  </m:sSub>
                  <m:r>
                    <w:rPr>
                      <w:rFonts w:ascii="Cambria Math" w:eastAsia="宋体" w:hAnsi="Cambria Math" w:cs="Times New Roman"/>
                      <w:sz w:val="24"/>
                      <w:szCs w:val="21"/>
                      <w14:ligatures w14:val="none"/>
                    </w:rPr>
                    <m:t>:</m:t>
                  </m:r>
                  <m:r>
                    <m:rPr>
                      <m:lit/>
                    </m:rPr>
                    <w:rPr>
                      <w:rFonts w:ascii="Cambria Math" w:eastAsia="宋体" w:hAnsi="Cambria Math" w:cs="Times New Roman"/>
                      <w:sz w:val="24"/>
                      <w:szCs w:val="21"/>
                      <w14:ligatures w14:val="none"/>
                    </w:rPr>
                    <m:t>|</m:t>
                  </m:r>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j</m:t>
                      </m:r>
                    </m:sub>
                  </m:sSub>
                  <m:r>
                    <w:rPr>
                      <w:rFonts w:ascii="Cambria Math" w:eastAsia="宋体" w:hAnsi="Cambria Math" w:cs="Times New Roman"/>
                      <w:sz w:val="24"/>
                      <w:szCs w:val="21"/>
                      <w14:ligatures w14:val="none"/>
                    </w:rPr>
                    <m:t>-q</m:t>
                  </m:r>
                  <m:r>
                    <w:rPr>
                      <w:rFonts w:ascii="Cambria Math" w:eastAsia="宋体" w:hAnsi="Cambria Math" w:cs="Times New Roman" w:hint="eastAsia"/>
                      <w:sz w:val="24"/>
                      <w:szCs w:val="21"/>
                      <w14:ligatures w14:val="none"/>
                    </w:rPr>
                    <m:t>∥</m:t>
                  </m:r>
                  <m:r>
                    <m:rPr>
                      <m:sty m:val="p"/>
                    </m:rP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s</m:t>
                      </m:r>
                    </m:sub>
                  </m:sSub>
                  <m:r>
                    <m:rPr>
                      <m:sty m:val="p"/>
                    </m:rPr>
                    <w:rPr>
                      <w:rFonts w:ascii="Cambria Math" w:eastAsia="宋体" w:hAnsi="Cambria Math" w:cs="Times New Roman" w:hint="eastAsia"/>
                      <w:sz w:val="24"/>
                      <w:szCs w:val="21"/>
                      <w14:ligatures w14:val="none"/>
                    </w:rPr>
                    <m:t>∧</m:t>
                  </m:r>
                  <m:r>
                    <m:rPr>
                      <m:nor/>
                    </m:rPr>
                    <w:rPr>
                      <w:rFonts w:ascii="Cambria Math" w:eastAsia="宋体" w:hAnsi="Cambria Math" w:cs="Times New Roman"/>
                      <w:sz w:val="24"/>
                      <w:szCs w:val="21"/>
                      <w14:ligatures w14:val="none"/>
                    </w:rPr>
                    <m:t>L</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j</m:t>
                          </m:r>
                        </m:sub>
                      </m:sSub>
                      <m:r>
                        <w:rPr>
                          <w:rFonts w:ascii="Cambria Math" w:eastAsia="宋体" w:hAnsi="Cambria Math" w:cs="Times New Roman"/>
                          <w:sz w:val="24"/>
                          <w:szCs w:val="21"/>
                          <w14:ligatures w14:val="none"/>
                        </w:rPr>
                        <m:t>,q</m:t>
                      </m:r>
                    </m:e>
                  </m:d>
                  <m:r>
                    <w:rPr>
                      <w:rFonts w:ascii="Cambria Math" w:eastAsia="宋体" w:hAnsi="Cambria Math" w:cs="Times New Roman"/>
                      <w:sz w:val="24"/>
                      <w:szCs w:val="21"/>
                      <w14:ligatures w14:val="none"/>
                    </w:rPr>
                    <m:t>=1</m:t>
                  </m:r>
                  <m:r>
                    <m:rPr>
                      <m:lit/>
                    </m:rPr>
                    <w:rPr>
                      <w:rFonts w:ascii="Cambria Math" w:eastAsia="宋体" w:hAnsi="Cambria Math" w:cs="Times New Roman"/>
                      <w:sz w:val="24"/>
                      <w:szCs w:val="21"/>
                      <w14:ligatures w14:val="none"/>
                    </w:rPr>
                    <m:t>}</m:t>
                  </m: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77F104C9"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其中对应的</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c</m:t>
            </m:r>
            <m:r>
              <w:rPr>
                <w:rFonts w:ascii="Cambria Math" w:eastAsia="宋体" w:hAnsi="Cambria Math" w:cs="Times New Roman" w:hint="eastAsia"/>
                <w:sz w:val="24"/>
                <w:szCs w:val="21"/>
                <w14:ligatures w14:val="none"/>
              </w:rPr>
              <m:t>ov</m:t>
            </m:r>
          </m:sub>
        </m:sSub>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hint="eastAsia"/>
          <w:sz w:val="24"/>
          <w:szCs w:val="21"/>
          <w14:ligatures w14:val="none"/>
        </w:rPr>
        <w:t>表示已经覆盖的区域集合。该</w:t>
      </w:r>
      <w:r w:rsidRPr="006E3852">
        <w:rPr>
          <w:rFonts w:ascii="Times New Roman" w:eastAsia="宋体" w:hAnsi="Times New Roman" w:cs="Times New Roman"/>
          <w:sz w:val="24"/>
          <w:szCs w:val="21"/>
          <w14:ligatures w14:val="none"/>
        </w:rPr>
        <w:t>算法</w:t>
      </w:r>
      <w:r w:rsidRPr="006E3852">
        <w:rPr>
          <w:rFonts w:ascii="Times New Roman" w:eastAsia="宋体" w:hAnsi="Times New Roman" w:cs="Times New Roman" w:hint="eastAsia"/>
          <w:sz w:val="24"/>
          <w:szCs w:val="21"/>
          <w14:ligatures w14:val="none"/>
        </w:rPr>
        <w:t>通过</w:t>
      </w:r>
      <w:r w:rsidRPr="006E3852">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N</m:t>
        </m:r>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次</w:t>
      </w:r>
      <w:r w:rsidRPr="006E3852">
        <w:rPr>
          <w:rFonts w:ascii="Times New Roman" w:eastAsia="宋体" w:hAnsi="Times New Roman" w:cs="Times New Roman"/>
          <w:sz w:val="24"/>
          <w:szCs w:val="21"/>
          <w14:ligatures w14:val="none"/>
        </w:rPr>
        <w:t>迭代</w:t>
      </w:r>
      <w:r w:rsidRPr="006E3852">
        <w:rPr>
          <w:rFonts w:ascii="Times New Roman" w:eastAsia="宋体" w:hAnsi="Times New Roman" w:cs="Times New Roman" w:hint="eastAsia"/>
          <w:sz w:val="24"/>
          <w:szCs w:val="21"/>
          <w14:ligatures w14:val="none"/>
        </w:rPr>
        <w:t>每次</w:t>
      </w:r>
      <w:r w:rsidRPr="006E3852">
        <w:rPr>
          <w:rFonts w:ascii="Times New Roman" w:eastAsia="宋体" w:hAnsi="Times New Roman" w:cs="Times New Roman"/>
          <w:sz w:val="24"/>
          <w:szCs w:val="21"/>
          <w14:ligatures w14:val="none"/>
        </w:rPr>
        <w:t>选择</w:t>
      </w:r>
      <w:r w:rsidRPr="006E3852">
        <w:rPr>
          <w:rFonts w:ascii="Times New Roman" w:eastAsia="宋体" w:hAnsi="Times New Roman" w:cs="Times New Roman"/>
          <w:sz w:val="24"/>
          <w:szCs w:val="21"/>
          <w14:ligatures w14:val="none"/>
        </w:rPr>
        <w:t xml:space="preserve"> </w:t>
      </w:r>
      <m:oMath>
        <m:r>
          <m:rPr>
            <m:sty m:val="p"/>
          </m:rPr>
          <w:rPr>
            <w:rFonts w:ascii="Cambria Math" w:eastAsia="宋体" w:hAnsi="Cambria Math" w:cs="Times New Roman" w:hint="eastAsia"/>
            <w:sz w:val="24"/>
            <w:szCs w:val="21"/>
            <w14:ligatures w14:val="none"/>
          </w:rPr>
          <m:t>Δ</m:t>
        </m:r>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最大的位置直至</w:t>
      </w:r>
      <w:r w:rsidRPr="006E3852">
        <w:rPr>
          <w:rFonts w:ascii="Times New Roman" w:eastAsia="宋体" w:hAnsi="Times New Roman" w:cs="Times New Roman" w:hint="eastAsia"/>
          <w:sz w:val="24"/>
          <w:szCs w:val="21"/>
          <w14:ligatures w14:val="none"/>
        </w:rPr>
        <w:t>所有节点的部署位置都得到确定</w:t>
      </w:r>
      <w:r w:rsidRPr="006E3852">
        <w:rPr>
          <w:rFonts w:ascii="Times New Roman" w:eastAsia="宋体" w:hAnsi="Times New Roman" w:cs="Times New Roman"/>
          <w:sz w:val="24"/>
          <w:szCs w:val="21"/>
          <w14:ligatures w14:val="none"/>
        </w:rPr>
        <w:t>，</w:t>
      </w:r>
      <w:r w:rsidRPr="006E3852">
        <w:rPr>
          <w:rFonts w:ascii="Times New Roman" w:eastAsia="宋体" w:hAnsi="Times New Roman" w:cs="Times New Roman" w:hint="eastAsia"/>
          <w:sz w:val="24"/>
          <w:szCs w:val="21"/>
          <w14:ligatures w14:val="none"/>
        </w:rPr>
        <w:t>从而求解得到</w:t>
      </w:r>
      <w:r w:rsidRPr="006E3852">
        <w:rPr>
          <w:rFonts w:ascii="Times New Roman" w:eastAsia="宋体" w:hAnsi="Times New Roman" w:cs="Times New Roman"/>
          <w:sz w:val="24"/>
          <w:szCs w:val="21"/>
          <w14:ligatures w14:val="none"/>
        </w:rPr>
        <w:t>基础贪心解</w:t>
      </w:r>
      <w:r w:rsidRPr="006E3852">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X</m:t>
            </m:r>
          </m:e>
          <m:sub>
            <m:r>
              <w:rPr>
                <w:rFonts w:ascii="Cambria Math" w:eastAsia="宋体" w:hAnsi="Cambria Math" w:cs="Times New Roman"/>
                <w:sz w:val="24"/>
                <w:szCs w:val="21"/>
                <w14:ligatures w14:val="none"/>
              </w:rPr>
              <m:t>greedy</m:t>
            </m:r>
          </m:sub>
        </m:sSub>
      </m:oMath>
      <w:r w:rsidRPr="006E3852">
        <w:rPr>
          <w:rFonts w:ascii="Times New Roman" w:eastAsia="宋体" w:hAnsi="Times New Roman" w:cs="Times New Roman"/>
          <w:sz w:val="24"/>
          <w:szCs w:val="21"/>
          <w14:ligatures w14:val="none"/>
        </w:rPr>
        <w:t>。为避免</w:t>
      </w:r>
      <w:r w:rsidRPr="006E3852">
        <w:rPr>
          <w:rFonts w:ascii="Times New Roman" w:eastAsia="宋体" w:hAnsi="Times New Roman" w:cs="Times New Roman" w:hint="eastAsia"/>
          <w:sz w:val="24"/>
          <w:szCs w:val="21"/>
          <w14:ligatures w14:val="none"/>
        </w:rPr>
        <w:t>种群中个体的</w:t>
      </w:r>
      <w:r w:rsidRPr="006E3852">
        <w:rPr>
          <w:rFonts w:ascii="Times New Roman" w:eastAsia="宋体" w:hAnsi="Times New Roman" w:cs="Times New Roman"/>
          <w:sz w:val="24"/>
          <w:szCs w:val="21"/>
          <w14:ligatures w14:val="none"/>
        </w:rPr>
        <w:t>同质化，</w:t>
      </w:r>
      <w:r w:rsidRPr="006E3852">
        <w:rPr>
          <w:rFonts w:ascii="Times New Roman" w:eastAsia="宋体" w:hAnsi="Times New Roman" w:cs="Times New Roman" w:hint="eastAsia"/>
          <w:sz w:val="24"/>
          <w:szCs w:val="21"/>
          <w14:ligatures w14:val="none"/>
        </w:rPr>
        <w:t>该算法</w:t>
      </w:r>
      <w:r w:rsidRPr="006E3852">
        <w:rPr>
          <w:rFonts w:ascii="Times New Roman" w:eastAsia="宋体" w:hAnsi="Times New Roman" w:cs="Times New Roman"/>
          <w:sz w:val="24"/>
          <w:szCs w:val="21"/>
          <w14:ligatures w14:val="none"/>
        </w:rPr>
        <w:t>引入基于</w:t>
      </w:r>
      <w:r w:rsidRPr="006E3852">
        <w:rPr>
          <w:rFonts w:ascii="Times New Roman" w:eastAsia="宋体" w:hAnsi="Times New Roman" w:cs="Times New Roman" w:hint="eastAsia"/>
          <w:sz w:val="24"/>
          <w:szCs w:val="21"/>
          <w14:ligatures w14:val="none"/>
        </w:rPr>
        <w:t>对应个体目标</w:t>
      </w:r>
      <w:r w:rsidRPr="006E3852">
        <w:rPr>
          <w:rFonts w:ascii="Times New Roman" w:eastAsia="宋体" w:hAnsi="Times New Roman" w:cs="Times New Roman"/>
          <w:sz w:val="24"/>
          <w:szCs w:val="21"/>
          <w14:ligatures w14:val="none"/>
        </w:rPr>
        <w:t>权重的扰动机制。对于</w:t>
      </w:r>
      <w:r w:rsidRPr="006E3852">
        <w:rPr>
          <w:rFonts w:ascii="Times New Roman" w:eastAsia="宋体" w:hAnsi="Times New Roman" w:cs="Times New Roman" w:hint="eastAsia"/>
          <w:sz w:val="24"/>
          <w:szCs w:val="21"/>
          <w14:ligatures w14:val="none"/>
        </w:rPr>
        <w:t>第</w:t>
      </w:r>
      <w:r w:rsidRPr="006E3852">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i</m:t>
        </m:r>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个个体的</w:t>
      </w:r>
      <w:r w:rsidRPr="006E3852">
        <w:rPr>
          <w:rFonts w:ascii="Times New Roman" w:eastAsia="宋体" w:hAnsi="Times New Roman" w:cs="Times New Roman"/>
          <w:sz w:val="24"/>
          <w:szCs w:val="21"/>
          <w14:ligatures w14:val="none"/>
        </w:rPr>
        <w:t>第</w:t>
      </w:r>
      <w:r w:rsidRPr="006E3852">
        <w:rPr>
          <w:rFonts w:ascii="Times New Roman" w:eastAsia="宋体" w:hAnsi="Times New Roman" w:cs="Times New Roman"/>
          <w:sz w:val="24"/>
          <w:szCs w:val="21"/>
          <w14:ligatures w14:val="none"/>
        </w:rPr>
        <w:t xml:space="preserve"> </w:t>
      </w:r>
      <m:oMath>
        <m:r>
          <w:rPr>
            <w:rFonts w:ascii="Cambria Math" w:eastAsia="宋体" w:hAnsi="Cambria Math" w:cs="Times New Roman" w:hint="eastAsia"/>
            <w:sz w:val="24"/>
            <w:szCs w:val="21"/>
            <w14:ligatures w14:val="none"/>
          </w:rPr>
          <m:t>j</m:t>
        </m:r>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个</w:t>
      </w:r>
      <w:r w:rsidRPr="006E3852">
        <w:rPr>
          <w:rFonts w:ascii="Times New Roman" w:eastAsia="宋体" w:hAnsi="Times New Roman" w:cs="Times New Roman" w:hint="eastAsia"/>
          <w:sz w:val="24"/>
          <w:szCs w:val="21"/>
          <w14:ligatures w14:val="none"/>
        </w:rPr>
        <w:t>无人机</w:t>
      </w:r>
      <w:r w:rsidRPr="006E3852">
        <w:rPr>
          <w:rFonts w:ascii="Times New Roman" w:eastAsia="宋体" w:hAnsi="Times New Roman" w:cs="Times New Roman"/>
          <w:sz w:val="24"/>
          <w:szCs w:val="21"/>
          <w14:ligatures w14:val="none"/>
        </w:rPr>
        <w:t>节点，其</w:t>
      </w:r>
      <w:r w:rsidRPr="006E3852">
        <w:rPr>
          <w:rFonts w:ascii="Times New Roman" w:eastAsia="宋体" w:hAnsi="Times New Roman" w:cs="Times New Roman" w:hint="eastAsia"/>
          <w:sz w:val="24"/>
          <w:szCs w:val="21"/>
          <w14:ligatures w14:val="none"/>
        </w:rPr>
        <w:t>最终确定的</w:t>
      </w:r>
      <w:r w:rsidRPr="006E3852">
        <w:rPr>
          <w:rFonts w:ascii="Times New Roman" w:eastAsia="宋体" w:hAnsi="Times New Roman" w:cs="Times New Roman"/>
          <w:sz w:val="24"/>
          <w:szCs w:val="21"/>
          <w14:ligatures w14:val="none"/>
        </w:rPr>
        <w:t>位置</w:t>
      </w:r>
      <w:r w:rsidRPr="006E3852">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ij</m:t>
            </m:r>
          </m:sub>
        </m:sSub>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为：</w:t>
      </w:r>
    </w:p>
    <w:p w14:paraId="74519086"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ij</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hint="eastAsia"/>
                      <w:sz w:val="24"/>
                      <w:szCs w:val="21"/>
                      <w14:ligatures w14:val="none"/>
                    </w:rPr>
                    <m:t>j</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σ</m:t>
                  </m:r>
                  <m:ctrlPr>
                    <w:rPr>
                      <w:rFonts w:ascii="Cambria Math" w:eastAsia="宋体" w:hAnsi="Cambria Math" w:cs="Times New Roman"/>
                      <w:sz w:val="24"/>
                      <w:szCs w:val="21"/>
                      <w14:ligatures w14:val="none"/>
                    </w:rPr>
                  </m:ctrlPr>
                </m:e>
                <m:sub>
                  <m:r>
                    <w:rPr>
                      <w:rFonts w:ascii="Cambria Math" w:eastAsia="宋体" w:hAnsi="Cambria Math" w:cs="Times New Roman" w:hint="eastAsia"/>
                      <w:sz w:val="24"/>
                      <w:szCs w:val="21"/>
                      <w14:ligatures w14:val="none"/>
                    </w:rPr>
                    <m:t>i</m:t>
                  </m:r>
                </m:sub>
              </m:sSub>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(c</m:t>
              </m:r>
              <m:r>
                <w:rPr>
                  <w:rFonts w:ascii="Cambria Math" w:eastAsia="宋体" w:hAnsi="Cambria Math" w:cs="Times New Roman" w:hint="eastAsia"/>
                  <w:sz w:val="24"/>
                  <w:szCs w:val="21"/>
                  <w14:ligatures w14:val="none"/>
                </w:rPr>
                <m:t>o</m:t>
              </m:r>
              <m:r>
                <w:rPr>
                  <w:rFonts w:ascii="Cambria Math" w:eastAsia="宋体" w:hAnsi="Cambria Math" w:cs="Times New Roman"/>
                  <w:sz w:val="24"/>
                  <w:szCs w:val="21"/>
                  <w14:ligatures w14:val="none"/>
                </w:rPr>
                <m:t>sθ,sinθ)#</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7822481B"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σ</m:t>
                  </m:r>
                  <m:ctrlPr>
                    <w:rPr>
                      <w:rFonts w:ascii="Cambria Math" w:eastAsia="宋体" w:hAnsi="Cambria Math" w:cs="Times New Roman"/>
                      <w:sz w:val="24"/>
                      <w:szCs w:val="21"/>
                      <w14:ligatures w14:val="none"/>
                    </w:rPr>
                  </m:ctrlPr>
                </m:e>
                <m:sub>
                  <m:r>
                    <w:rPr>
                      <w:rFonts w:ascii="Cambria Math" w:eastAsia="宋体" w:hAnsi="Cambria Math" w:cs="Times New Roman" w:hint="eastAsia"/>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σ</m:t>
                  </m:r>
                </m:e>
                <m:sub>
                  <m:r>
                    <w:rPr>
                      <w:rFonts w:ascii="Cambria Math" w:eastAsia="宋体" w:hAnsi="Cambria Math" w:cs="Times New Roman"/>
                      <w:sz w:val="24"/>
                      <w:szCs w:val="21"/>
                      <w14:ligatures w14:val="none"/>
                    </w:rPr>
                    <m:t>max</m:t>
                  </m:r>
                </m:sub>
              </m:sSub>
              <m:r>
                <m:rPr>
                  <m:sty m:val="p"/>
                </m:rPr>
                <w:rPr>
                  <w:rFonts w:ascii="Cambria Math" w:eastAsia="宋体" w:hAnsi="Cambria Math" w:cs="Times New Roman"/>
                  <w:sz w:val="24"/>
                  <w:szCs w:val="21"/>
                  <w14:ligatures w14:val="none"/>
                </w:rPr>
                <m:t>⋅</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1-</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w</m:t>
                          </m:r>
                        </m:e>
                        <m:sub>
                          <m:r>
                            <w:rPr>
                              <w:rFonts w:ascii="Cambria Math" w:eastAsia="宋体" w:hAnsi="Cambria Math" w:cs="Times New Roman" w:hint="eastAsia"/>
                              <w:sz w:val="24"/>
                              <w:szCs w:val="21"/>
                              <w14:ligatures w14:val="none"/>
                            </w:rPr>
                            <m:t>i</m:t>
                          </m:r>
                          <m:r>
                            <w:rPr>
                              <w:rFonts w:ascii="Cambria Math" w:eastAsia="宋体" w:hAnsi="Cambria Math" w:cs="Times New Roman"/>
                              <w:sz w:val="24"/>
                              <w:szCs w:val="21"/>
                              <w14:ligatures w14:val="none"/>
                            </w:rPr>
                            <m:t>,cov</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hint="eastAsia"/>
                              <w:sz w:val="24"/>
                              <w:szCs w:val="21"/>
                              <w14:ligatures w14:val="none"/>
                            </w:rPr>
                            <m:t>t</m:t>
                          </m:r>
                          <m:r>
                            <w:rPr>
                              <w:rFonts w:ascii="Cambria Math" w:eastAsia="MS Gothic" w:hAnsi="Cambria Math" w:cs="MS Gothic"/>
                              <w:sz w:val="24"/>
                              <w:szCs w:val="21"/>
                              <w14:ligatures w14:val="none"/>
                            </w:rPr>
                            <m:t>h</m:t>
                          </m:r>
                        </m:sub>
                      </m:sSub>
                    </m:e>
                  </m:d>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56353582"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sz w:val="24"/>
          <w:szCs w:val="21"/>
          <w14:ligatures w14:val="none"/>
        </w:rPr>
        <w:t>其中</w:t>
      </w:r>
      <w:r w:rsidRPr="006E3852">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p"/>
              </m:rPr>
              <w:rPr>
                <w:rFonts w:ascii="Cambria Math" w:eastAsia="宋体" w:hAnsi="Cambria Math" w:cs="Times New Roman"/>
                <w:sz w:val="24"/>
                <w:szCs w:val="21"/>
                <w14:ligatures w14:val="none"/>
              </w:rPr>
              <m:t>σ</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max</m:t>
            </m:r>
          </m:sub>
        </m:sSub>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为最大扰动幅值，</w:t>
      </w:r>
      <m:oMath>
        <m:r>
          <w:rPr>
            <w:rFonts w:ascii="Cambria Math" w:eastAsia="宋体" w:hAnsi="Cambria Math" w:cs="Times New Roman"/>
            <w:sz w:val="24"/>
            <w:szCs w:val="21"/>
            <w14:ligatures w14:val="none"/>
          </w:rPr>
          <m:t>θ</m:t>
        </m:r>
        <m:r>
          <m:rPr>
            <m:sty m:val="p"/>
          </m:rPr>
          <w:rPr>
            <w:rFonts w:ascii="Cambria Math" w:eastAsia="宋体" w:hAnsi="Cambria Math" w:cs="Cambria Math"/>
            <w:sz w:val="24"/>
            <w:szCs w:val="21"/>
            <w14:ligatures w14:val="none"/>
          </w:rPr>
          <m:t>∼</m:t>
        </m:r>
        <m:r>
          <w:rPr>
            <w:rFonts w:ascii="Cambria Math" w:eastAsia="宋体" w:hAnsi="Cambria Math" w:cs="Times New Roman"/>
            <w:sz w:val="24"/>
            <w:szCs w:val="21"/>
            <w14:ligatures w14:val="none"/>
          </w:rPr>
          <m:t>U[0,2π)</m:t>
        </m:r>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为随机生成的扰动方向角，</w:t>
      </w:r>
      <w:r w:rsidRPr="006E3852">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w</m:t>
            </m:r>
          </m:e>
          <m:sub>
            <m:r>
              <w:rPr>
                <w:rFonts w:ascii="Cambria Math" w:eastAsia="宋体" w:hAnsi="Cambria Math" w:cs="Times New Roman" w:hint="eastAsia"/>
                <w:sz w:val="24"/>
                <w:szCs w:val="21"/>
                <w14:ligatures w14:val="none"/>
              </w:rPr>
              <m:t>i</m:t>
            </m:r>
            <m:r>
              <w:rPr>
                <w:rFonts w:ascii="Cambria Math" w:eastAsia="宋体" w:hAnsi="Cambria Math" w:cs="Times New Roman"/>
                <w:sz w:val="24"/>
                <w:szCs w:val="21"/>
                <w14:ligatures w14:val="none"/>
              </w:rPr>
              <m:t>,cov</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为对应第</w:t>
      </w:r>
      <w:r w:rsidRPr="006E3852">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i</m:t>
        </m:r>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个个体的覆盖权重</w:t>
      </w:r>
      <w:r w:rsidRPr="006E3852">
        <w:rPr>
          <w:rFonts w:ascii="Times New Roman" w:eastAsia="宋体" w:hAnsi="Times New Roman" w:cs="Times New Roman"/>
          <w:sz w:val="24"/>
          <w:szCs w:val="21"/>
          <w14:ligatures w14:val="none"/>
        </w:rPr>
        <w:t>。该</w:t>
      </w:r>
      <w:r w:rsidRPr="006E3852">
        <w:rPr>
          <w:rFonts w:ascii="Times New Roman" w:eastAsia="宋体" w:hAnsi="Times New Roman" w:cs="Times New Roman" w:hint="eastAsia"/>
          <w:sz w:val="24"/>
          <w:szCs w:val="21"/>
          <w14:ligatures w14:val="none"/>
        </w:rPr>
        <w:t>自适应扰动</w:t>
      </w:r>
      <w:r w:rsidRPr="006E3852">
        <w:rPr>
          <w:rFonts w:ascii="Times New Roman" w:eastAsia="宋体" w:hAnsi="Times New Roman" w:cs="Times New Roman"/>
          <w:sz w:val="24"/>
          <w:szCs w:val="21"/>
          <w14:ligatures w14:val="none"/>
        </w:rPr>
        <w:t>机制确保了</w:t>
      </w:r>
      <w:r w:rsidRPr="006E3852">
        <w:rPr>
          <w:rFonts w:ascii="Times New Roman" w:eastAsia="宋体" w:hAnsi="Times New Roman" w:cs="Times New Roman" w:hint="eastAsia"/>
          <w:sz w:val="24"/>
          <w:szCs w:val="21"/>
          <w14:ligatures w14:val="none"/>
        </w:rPr>
        <w:t>不同</w:t>
      </w:r>
      <w:r w:rsidRPr="006E3852">
        <w:rPr>
          <w:rFonts w:ascii="Times New Roman" w:eastAsia="宋体" w:hAnsi="Times New Roman" w:cs="Times New Roman"/>
          <w:sz w:val="24"/>
          <w:szCs w:val="21"/>
          <w14:ligatures w14:val="none"/>
        </w:rPr>
        <w:t>覆盖权重个体的</w:t>
      </w:r>
      <w:r w:rsidRPr="006E3852">
        <w:rPr>
          <w:rFonts w:ascii="Times New Roman" w:eastAsia="宋体" w:hAnsi="Times New Roman" w:cs="Times New Roman" w:hint="eastAsia"/>
          <w:sz w:val="24"/>
          <w:szCs w:val="21"/>
          <w14:ligatures w14:val="none"/>
        </w:rPr>
        <w:t>多样性与局部探索</w:t>
      </w:r>
      <w:r w:rsidRPr="006E3852">
        <w:rPr>
          <w:rFonts w:ascii="Times New Roman" w:eastAsia="宋体" w:hAnsi="Times New Roman" w:cs="Times New Roman"/>
          <w:sz w:val="24"/>
          <w:szCs w:val="21"/>
          <w14:ligatures w14:val="none"/>
        </w:rPr>
        <w:t>能力</w:t>
      </w:r>
      <w:r w:rsidRPr="006E3852">
        <w:rPr>
          <w:rFonts w:ascii="Times New Roman" w:eastAsia="宋体" w:hAnsi="Times New Roman" w:cs="Times New Roman" w:hint="eastAsia"/>
          <w:sz w:val="24"/>
          <w:szCs w:val="21"/>
          <w14:ligatures w14:val="none"/>
        </w:rPr>
        <w:t>。具体的算法实现</w:t>
      </w:r>
      <w:r w:rsidRPr="006E3852">
        <w:rPr>
          <w:rFonts w:ascii="Times New Roman" w:eastAsia="宋体" w:hAnsi="Times New Roman" w:cs="Times New Roman" w:hint="eastAsia"/>
          <w:color w:val="FF0000"/>
          <w:sz w:val="24"/>
          <w:szCs w:val="21"/>
          <w14:ligatures w14:val="none"/>
        </w:rPr>
        <w:t>如算法</w:t>
      </w:r>
      <w:r w:rsidRPr="006E3852">
        <w:rPr>
          <w:rFonts w:ascii="Times New Roman" w:eastAsia="宋体" w:hAnsi="Times New Roman" w:cs="Times New Roman" w:hint="eastAsia"/>
          <w:color w:val="FF0000"/>
          <w:sz w:val="24"/>
          <w:szCs w:val="21"/>
          <w14:ligatures w14:val="none"/>
        </w:rPr>
        <w:t>3</w:t>
      </w:r>
      <w:r w:rsidRPr="006E3852">
        <w:rPr>
          <w:rFonts w:ascii="Times New Roman" w:eastAsia="宋体" w:hAnsi="Times New Roman" w:cs="Times New Roman" w:hint="eastAsia"/>
          <w:color w:val="FF0000"/>
          <w:sz w:val="24"/>
          <w:szCs w:val="21"/>
          <w14:ligatures w14:val="none"/>
        </w:rPr>
        <w:t>所示</w:t>
      </w:r>
      <w:r w:rsidRPr="006E3852">
        <w:rPr>
          <w:rFonts w:ascii="Times New Roman" w:eastAsia="宋体" w:hAnsi="Times New Roman" w:cs="Times New Roman" w:hint="eastAsia"/>
          <w:sz w:val="24"/>
          <w:szCs w:val="21"/>
          <w14:ligatures w14:val="none"/>
        </w:rPr>
        <w:t>。</w:t>
      </w:r>
    </w:p>
    <w:tbl>
      <w:tblPr>
        <w:tblStyle w:val="14"/>
        <w:tblW w:w="0" w:type="auto"/>
        <w:tblLook w:val="04A0" w:firstRow="1" w:lastRow="0" w:firstColumn="1" w:lastColumn="0" w:noHBand="0" w:noVBand="1"/>
      </w:tblPr>
      <w:tblGrid>
        <w:gridCol w:w="8306"/>
      </w:tblGrid>
      <w:tr w:rsidR="006E3852" w:rsidRPr="006E3852" w14:paraId="47C0BFEA" w14:textId="77777777" w:rsidTr="00F46BD5">
        <w:trPr>
          <w:cnfStyle w:val="100000000000" w:firstRow="1" w:lastRow="0" w:firstColumn="0" w:lastColumn="0" w:oddVBand="0" w:evenVBand="0" w:oddHBand="0" w:evenHBand="0" w:firstRowFirstColumn="0" w:firstRowLastColumn="0" w:lastRowFirstColumn="0" w:lastRowLastColumn="0"/>
        </w:trPr>
        <w:tc>
          <w:tcPr>
            <w:tcW w:w="9070" w:type="dxa"/>
          </w:tcPr>
          <w:p w14:paraId="5252A640" w14:textId="77777777" w:rsidR="006E3852" w:rsidRPr="006E3852" w:rsidRDefault="006E3852" w:rsidP="006E3852">
            <w:pPr>
              <w:spacing w:line="300" w:lineRule="auto"/>
              <w:rPr>
                <w:rFonts w:cs="Times New Roman"/>
                <w:sz w:val="24"/>
              </w:rPr>
            </w:pPr>
            <w:r w:rsidRPr="006E3852">
              <w:rPr>
                <w:rFonts w:cs="Times New Roman" w:hint="eastAsia"/>
                <w:sz w:val="24"/>
              </w:rPr>
              <w:t>算法</w:t>
            </w:r>
            <w:r w:rsidRPr="006E3852">
              <w:rPr>
                <w:rFonts w:cs="Times New Roman" w:hint="eastAsia"/>
                <w:sz w:val="24"/>
              </w:rPr>
              <w:t xml:space="preserve">3: </w:t>
            </w:r>
            <w:r w:rsidRPr="006E3852">
              <w:rPr>
                <w:rFonts w:cs="Times New Roman" w:hint="eastAsia"/>
                <w:sz w:val="24"/>
              </w:rPr>
              <w:t>贪心覆盖初始化算法</w:t>
            </w:r>
          </w:p>
        </w:tc>
      </w:tr>
      <w:tr w:rsidR="006E3852" w:rsidRPr="006E3852" w14:paraId="5A1DBC98" w14:textId="77777777" w:rsidTr="00F46BD5">
        <w:tc>
          <w:tcPr>
            <w:tcW w:w="9070" w:type="dxa"/>
          </w:tcPr>
          <w:p w14:paraId="488F459B" w14:textId="77777777" w:rsidR="006E3852" w:rsidRPr="006E3852" w:rsidRDefault="006E3852" w:rsidP="006E3852">
            <w:pPr>
              <w:spacing w:line="300" w:lineRule="auto"/>
              <w:rPr>
                <w:rFonts w:ascii="Times New Roman" w:eastAsia="宋体" w:hAnsi="Times New Roman" w:cs="Times New Roman"/>
                <w:sz w:val="24"/>
              </w:rPr>
            </w:pPr>
            <w:r w:rsidRPr="006E3852">
              <w:rPr>
                <w:rFonts w:ascii="Times New Roman" w:eastAsia="宋体" w:hAnsi="Times New Roman" w:cs="Times New Roman" w:hint="eastAsia"/>
                <w:sz w:val="24"/>
              </w:rPr>
              <w:t>输入</w:t>
            </w:r>
            <w:r w:rsidRPr="006E3852">
              <w:rPr>
                <w:rFonts w:ascii="Times New Roman" w:eastAsia="宋体" w:hAnsi="Times New Roman" w:cs="Times New Roman" w:hint="eastAsia"/>
                <w:sz w:val="24"/>
              </w:rPr>
              <w:t xml:space="preserve">: </w:t>
            </w:r>
            <w:r w:rsidRPr="006E3852">
              <w:rPr>
                <w:rFonts w:ascii="Times New Roman" w:eastAsia="宋体" w:hAnsi="Times New Roman" w:cs="Times New Roman" w:hint="eastAsia"/>
                <w:sz w:val="24"/>
              </w:rPr>
              <w:t>任务区域</w:t>
            </w:r>
            <w:r w:rsidRPr="006E3852">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S</m:t>
                  </m:r>
                </m:e>
                <m:sub>
                  <m:r>
                    <w:rPr>
                      <w:rFonts w:ascii="Cambria Math" w:eastAsia="宋体" w:hAnsi="Cambria Math" w:cs="Times New Roman" w:hint="eastAsia"/>
                      <w:sz w:val="24"/>
                    </w:rPr>
                    <m:t>task</m:t>
                  </m:r>
                </m:sub>
              </m:sSub>
            </m:oMath>
            <w:r w:rsidRPr="006E3852">
              <w:rPr>
                <w:rFonts w:ascii="Times New Roman" w:eastAsia="宋体" w:hAnsi="Times New Roman" w:cs="Times New Roman" w:hint="eastAsia"/>
                <w:sz w:val="24"/>
              </w:rPr>
              <w:t xml:space="preserve">, </w:t>
            </w:r>
            <w:r w:rsidRPr="006E3852">
              <w:rPr>
                <w:rFonts w:ascii="Times New Roman" w:eastAsia="宋体" w:hAnsi="Times New Roman" w:cs="Times New Roman" w:hint="eastAsia"/>
                <w:sz w:val="24"/>
              </w:rPr>
              <w:t>无人机数量</w:t>
            </w:r>
            <w:r w:rsidRPr="006E3852">
              <w:rPr>
                <w:rFonts w:ascii="Times New Roman" w:eastAsia="宋体" w:hAnsi="Times New Roman" w:cs="Times New Roman" w:hint="eastAsia"/>
                <w:sz w:val="24"/>
              </w:rPr>
              <w:t xml:space="preserve"> </w:t>
            </w:r>
            <m:oMath>
              <m:r>
                <w:rPr>
                  <w:rFonts w:ascii="Cambria Math" w:eastAsia="宋体" w:hAnsi="Cambria Math" w:cs="Times New Roman" w:hint="eastAsia"/>
                  <w:sz w:val="24"/>
                </w:rPr>
                <m:t>N</m:t>
              </m:r>
            </m:oMath>
            <w:r w:rsidRPr="006E3852">
              <w:rPr>
                <w:rFonts w:ascii="Times New Roman" w:eastAsia="宋体" w:hAnsi="Times New Roman" w:cs="Times New Roman" w:hint="eastAsia"/>
                <w:sz w:val="24"/>
              </w:rPr>
              <w:t xml:space="preserve">, </w:t>
            </w:r>
            <w:r w:rsidRPr="006E3852">
              <w:rPr>
                <w:rFonts w:ascii="Times New Roman" w:eastAsia="宋体" w:hAnsi="Times New Roman" w:cs="Times New Roman" w:hint="eastAsia"/>
                <w:sz w:val="24"/>
              </w:rPr>
              <w:t>种群规模</w:t>
            </w:r>
            <w:r w:rsidRPr="006E3852">
              <w:rPr>
                <w:rFonts w:ascii="Times New Roman" w:eastAsia="宋体" w:hAnsi="Times New Roman" w:cs="Times New Roman" w:hint="eastAsia"/>
                <w:sz w:val="24"/>
              </w:rPr>
              <w:t xml:space="preserve"> </w:t>
            </w:r>
            <m:oMath>
              <m:r>
                <w:rPr>
                  <w:rFonts w:ascii="Cambria Math" w:eastAsia="宋体" w:hAnsi="Cambria Math" w:cs="Times New Roman"/>
                  <w:sz w:val="24"/>
                </w:rPr>
                <m:t>n</m:t>
              </m:r>
            </m:oMath>
            <w:r w:rsidRPr="006E3852">
              <w:rPr>
                <w:rFonts w:ascii="Times New Roman" w:eastAsia="宋体" w:hAnsi="Times New Roman" w:cs="Times New Roman" w:hint="eastAsia"/>
                <w:sz w:val="24"/>
              </w:rPr>
              <w:t xml:space="preserve">, </w:t>
            </w:r>
            <w:r w:rsidRPr="006E3852">
              <w:rPr>
                <w:rFonts w:ascii="Times New Roman" w:eastAsia="宋体" w:hAnsi="Times New Roman" w:cs="Times New Roman" w:hint="eastAsia"/>
                <w:sz w:val="24"/>
              </w:rPr>
              <w:t>覆盖权重阈值</w:t>
            </w:r>
            <w:r w:rsidRPr="006E3852">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w</m:t>
                  </m:r>
                </m:e>
                <m:sub>
                  <m:r>
                    <w:rPr>
                      <w:rFonts w:ascii="Cambria Math" w:eastAsia="宋体" w:hAnsi="Cambria Math" w:cs="Times New Roman"/>
                      <w:sz w:val="24"/>
                    </w:rPr>
                    <m:t>th</m:t>
                  </m:r>
                </m:sub>
              </m:sSub>
            </m:oMath>
            <w:r w:rsidRPr="006E3852">
              <w:rPr>
                <w:rFonts w:ascii="Times New Roman" w:eastAsia="宋体" w:hAnsi="Times New Roman" w:cs="Times New Roman" w:hint="eastAsia"/>
                <w:sz w:val="24"/>
              </w:rPr>
              <w:t xml:space="preserve">, </w:t>
            </w:r>
            <w:r w:rsidRPr="006E3852">
              <w:rPr>
                <w:rFonts w:ascii="Times New Roman" w:eastAsia="宋体" w:hAnsi="Times New Roman" w:cs="Times New Roman" w:hint="eastAsia"/>
                <w:sz w:val="24"/>
              </w:rPr>
              <w:t>最大扰动</w:t>
            </w:r>
            <w:r w:rsidRPr="006E3852">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σ</m:t>
                  </m:r>
                </m:e>
                <m:sub>
                  <m:r>
                    <w:rPr>
                      <w:rFonts w:ascii="Cambria Math" w:eastAsia="宋体" w:hAnsi="Cambria Math" w:cs="Times New Roman" w:hint="eastAsia"/>
                      <w:sz w:val="24"/>
                    </w:rPr>
                    <m:t>m</m:t>
                  </m:r>
                  <m:r>
                    <w:rPr>
                      <w:rFonts w:ascii="Cambria Math" w:eastAsia="宋体" w:hAnsi="Cambria Math" w:cs="Times New Roman"/>
                      <w:sz w:val="24"/>
                    </w:rPr>
                    <m:t>ax</m:t>
                  </m:r>
                </m:sub>
              </m:sSub>
            </m:oMath>
          </w:p>
          <w:p w14:paraId="3B6E1DBB" w14:textId="77777777" w:rsidR="006E3852" w:rsidRPr="006E3852" w:rsidRDefault="006E3852" w:rsidP="006E3852">
            <w:pPr>
              <w:spacing w:line="300" w:lineRule="auto"/>
              <w:rPr>
                <w:rFonts w:ascii="Times New Roman" w:eastAsia="宋体" w:hAnsi="Times New Roman" w:cs="Times New Roman"/>
                <w:sz w:val="24"/>
              </w:rPr>
            </w:pPr>
            <w:r w:rsidRPr="006E3852">
              <w:rPr>
                <w:rFonts w:ascii="Times New Roman" w:eastAsia="宋体" w:hAnsi="Times New Roman" w:cs="Times New Roman" w:hint="eastAsia"/>
                <w:sz w:val="24"/>
              </w:rPr>
              <w:t>输出</w:t>
            </w:r>
            <w:r w:rsidRPr="006E3852">
              <w:rPr>
                <w:rFonts w:ascii="Times New Roman" w:eastAsia="宋体" w:hAnsi="Times New Roman" w:cs="Times New Roman" w:hint="eastAsia"/>
                <w:sz w:val="24"/>
              </w:rPr>
              <w:t xml:space="preserve">: </w:t>
            </w:r>
            <w:r w:rsidRPr="006E3852">
              <w:rPr>
                <w:rFonts w:ascii="Times New Roman" w:eastAsia="宋体" w:hAnsi="Times New Roman" w:cs="Times New Roman" w:hint="eastAsia"/>
                <w:sz w:val="24"/>
              </w:rPr>
              <w:t>基础贪心解</w:t>
            </w:r>
            <w:r w:rsidRPr="006E3852">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X</m:t>
                  </m:r>
                </m:e>
                <m:sub>
                  <m:r>
                    <w:rPr>
                      <w:rFonts w:ascii="Cambria Math" w:eastAsia="宋体" w:hAnsi="Cambria Math" w:cs="Times New Roman" w:hint="eastAsia"/>
                      <w:sz w:val="24"/>
                    </w:rPr>
                    <m:t>greedy</m:t>
                  </m:r>
                </m:sub>
              </m:sSub>
            </m:oMath>
            <w:r w:rsidRPr="006E3852">
              <w:rPr>
                <w:rFonts w:ascii="Times New Roman" w:eastAsia="宋体" w:hAnsi="Times New Roman" w:cs="Times New Roman" w:hint="eastAsia"/>
                <w:sz w:val="24"/>
              </w:rPr>
              <w:t xml:space="preserve">, </w:t>
            </w:r>
            <w:r w:rsidRPr="006E3852">
              <w:rPr>
                <w:rFonts w:ascii="Times New Roman" w:eastAsia="宋体" w:hAnsi="Times New Roman" w:cs="Times New Roman" w:hint="eastAsia"/>
                <w:sz w:val="24"/>
              </w:rPr>
              <w:t>扰动后初始种群</w:t>
            </w:r>
            <w:r w:rsidRPr="006E3852">
              <w:rPr>
                <w:rFonts w:ascii="Times New Roman" w:eastAsia="宋体" w:hAnsi="Times New Roman" w:cs="Times New Roman" w:hint="eastAsia"/>
                <w:sz w:val="24"/>
              </w:rPr>
              <w:t xml:space="preserve"> </w:t>
            </w:r>
            <m:oMath>
              <m:r>
                <w:rPr>
                  <w:rFonts w:ascii="Cambria Math" w:eastAsia="宋体" w:hAnsi="Cambria Math" w:cs="Times New Roman"/>
                  <w:sz w:val="24"/>
                </w:rPr>
                <m:t>P</m:t>
              </m:r>
            </m:oMath>
          </w:p>
          <w:p w14:paraId="0A776149" w14:textId="77777777" w:rsidR="006E3852" w:rsidRPr="006E3852" w:rsidRDefault="006E3852" w:rsidP="006E3852">
            <w:pPr>
              <w:widowControl/>
              <w:numPr>
                <w:ilvl w:val="0"/>
                <w:numId w:val="31"/>
              </w:numPr>
              <w:spacing w:line="300" w:lineRule="auto"/>
              <w:ind w:left="488" w:hanging="312"/>
              <w:jc w:val="center"/>
              <w:rPr>
                <w:rFonts w:ascii="Times New Roman" w:eastAsia="宋体" w:hAnsi="Times New Roman" w:cs="Times New Roman"/>
                <w:sz w:val="24"/>
              </w:rPr>
            </w:pPr>
            <m:oMath>
              <m:r>
                <w:rPr>
                  <w:rFonts w:ascii="Cambria Math" w:eastAsia="宋体" w:hAnsi="Cambria Math" w:cs="Times New Roman"/>
                  <w:sz w:val="24"/>
                </w:rPr>
                <m:t>U</m:t>
              </m:r>
              <m:r>
                <w:rPr>
                  <w:rFonts w:ascii="Cambria Math" w:eastAsia="宋体" w:hAnsi="Cambria Math" w:cs="Times New Roman" w:hint="eastAsia"/>
                  <w:sz w:val="24"/>
                </w:rPr>
                <m:t>←</m:t>
              </m:r>
              <m:r>
                <w:rPr>
                  <w:rFonts w:ascii="Cambria Math" w:eastAsia="MS Gothic" w:hAnsi="Cambria Math" w:cs="MS Gothic" w:hint="eastAsia"/>
                  <w:sz w:val="24"/>
                </w:rPr>
                <m:t>∅</m:t>
              </m:r>
            </m:oMath>
          </w:p>
          <w:p w14:paraId="20DBD289"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m:oMathPara>
              <m:oMath>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S</m:t>
                    </m:r>
                  </m:e>
                  <m:sub>
                    <m:r>
                      <w:rPr>
                        <w:rFonts w:ascii="Cambria Math" w:eastAsia="宋体" w:hAnsi="Cambria Math" w:cs="Times New Roman" w:hint="eastAsia"/>
                        <w:sz w:val="24"/>
                      </w:rPr>
                      <m:t>cov</m:t>
                    </m:r>
                  </m:sub>
                </m:sSub>
                <m:r>
                  <w:rPr>
                    <w:rFonts w:ascii="Cambria Math" w:eastAsia="宋体" w:hAnsi="Cambria Math" w:cs="Times New Roman" w:hint="eastAsia"/>
                    <w:sz w:val="24"/>
                  </w:rPr>
                  <m:t>←</m:t>
                </m:r>
                <m:r>
                  <w:rPr>
                    <w:rFonts w:ascii="Cambria Math" w:eastAsia="MS Gothic" w:hAnsi="Cambria Math" w:cs="MS Gothic" w:hint="eastAsia"/>
                    <w:sz w:val="24"/>
                  </w:rPr>
                  <m:t>∅</m:t>
                </m:r>
              </m:oMath>
            </m:oMathPara>
          </w:p>
          <w:p w14:paraId="2C28A145"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m:oMathPara>
              <m:oMath>
                <m:r>
                  <w:rPr>
                    <w:rFonts w:ascii="Cambria Math" w:eastAsia="宋体" w:hAnsi="Cambria Math" w:cs="Times New Roman" w:hint="eastAsia"/>
                    <w:sz w:val="24"/>
                  </w:rPr>
                  <m:t xml:space="preserve">j </m:t>
                </m:r>
                <m:r>
                  <w:rPr>
                    <w:rFonts w:ascii="Cambria Math" w:eastAsia="宋体" w:hAnsi="Cambria Math" w:cs="Times New Roman" w:hint="eastAsia"/>
                    <w:sz w:val="24"/>
                  </w:rPr>
                  <m:t>←</m:t>
                </m:r>
                <m:r>
                  <w:rPr>
                    <w:rFonts w:ascii="Cambria Math" w:eastAsia="宋体" w:hAnsi="Cambria Math" w:cs="Times New Roman" w:hint="eastAsia"/>
                    <w:sz w:val="24"/>
                  </w:rPr>
                  <m:t xml:space="preserve"> 1</m:t>
                </m:r>
              </m:oMath>
            </m:oMathPara>
          </w:p>
          <w:p w14:paraId="2DBFA331"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hint="eastAsia"/>
                <w:sz w:val="24"/>
              </w:rPr>
              <w:t xml:space="preserve">while </w:t>
            </w:r>
            <w:r w:rsidRPr="006E3852">
              <w:rPr>
                <w:rFonts w:ascii="Times New Roman" w:eastAsia="宋体" w:hAnsi="Times New Roman" w:cs="Times New Roman"/>
                <w:sz w:val="24"/>
              </w:rPr>
              <w:t xml:space="preserve"> </w:t>
            </w:r>
            <w:r w:rsidRPr="006E3852">
              <w:rPr>
                <w:rFonts w:ascii="Times New Roman" w:eastAsia="宋体" w:hAnsi="Times New Roman" w:cs="Times New Roman" w:hint="eastAsia"/>
                <w:sz w:val="24"/>
              </w:rPr>
              <w:t xml:space="preserve">j </w:t>
            </w:r>
            <w:r w:rsidRPr="006E3852">
              <w:rPr>
                <w:rFonts w:ascii="Times New Roman" w:eastAsia="宋体" w:hAnsi="Times New Roman" w:cs="Times New Roman" w:hint="eastAsia"/>
                <w:sz w:val="24"/>
              </w:rPr>
              <w:t>≤</w:t>
            </w:r>
            <w:r w:rsidRPr="006E3852">
              <w:rPr>
                <w:rFonts w:ascii="Times New Roman" w:eastAsia="宋体" w:hAnsi="Times New Roman" w:cs="Times New Roman" w:hint="eastAsia"/>
                <w:sz w:val="24"/>
              </w:rPr>
              <w:t xml:space="preserve"> N </w:t>
            </w:r>
            <w:r w:rsidRPr="006E3852">
              <w:rPr>
                <w:rFonts w:ascii="Times New Roman" w:eastAsia="宋体" w:hAnsi="Times New Roman" w:cs="Times New Roman"/>
                <w:sz w:val="24"/>
              </w:rPr>
              <w:t xml:space="preserve"> </w:t>
            </w:r>
            <w:r w:rsidRPr="006E3852">
              <w:rPr>
                <w:rFonts w:ascii="Times New Roman" w:eastAsia="宋体" w:hAnsi="Times New Roman" w:cs="Times New Roman" w:hint="eastAsia"/>
                <w:sz w:val="24"/>
              </w:rPr>
              <w:t>do</w:t>
            </w:r>
          </w:p>
          <w:p w14:paraId="2BE46173"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sz w:val="24"/>
              </w:rPr>
              <w:tab/>
            </w:r>
            <w:r w:rsidRPr="006E3852">
              <w:rPr>
                <w:rFonts w:ascii="Times New Roman" w:eastAsia="宋体" w:hAnsi="Times New Roman" w:cs="Times New Roman" w:hint="eastAsia"/>
                <w:sz w:val="24"/>
              </w:rPr>
              <w:t>生成所有未占用位置集合</w:t>
            </w:r>
            <w:r w:rsidRPr="006E3852">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o</m:t>
                  </m:r>
                </m:e>
                <m:sub>
                  <m:r>
                    <w:rPr>
                      <w:rFonts w:ascii="Cambria Math" w:eastAsia="宋体" w:hAnsi="Cambria Math" w:cs="Times New Roman" w:hint="eastAsia"/>
                      <w:sz w:val="24"/>
                    </w:rPr>
                    <m:t>j</m:t>
                  </m:r>
                </m:sub>
              </m:sSub>
            </m:oMath>
          </w:p>
          <w:p w14:paraId="737B39AA"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sz w:val="24"/>
              </w:rPr>
              <w:tab/>
              <w:t xml:space="preserve">for  each </w:t>
            </w:r>
            <m:oMath>
              <m:sSub>
                <m:sSubPr>
                  <m:ctrlPr>
                    <w:rPr>
                      <w:rFonts w:ascii="Cambria Math" w:eastAsia="宋体" w:hAnsi="Cambria Math" w:cs="Times New Roman"/>
                      <w:i/>
                      <w:sz w:val="24"/>
                    </w:rPr>
                  </m:ctrlPr>
                </m:sSubPr>
                <m:e>
                  <m:r>
                    <w:rPr>
                      <w:rFonts w:ascii="Cambria Math" w:eastAsia="宋体" w:hAnsi="Cambria Math" w:cs="Times New Roman"/>
                      <w:sz w:val="24"/>
                    </w:rPr>
                    <m:t>o</m:t>
                  </m:r>
                </m:e>
                <m:sub>
                  <m:r>
                    <w:rPr>
                      <w:rFonts w:ascii="Cambria Math" w:eastAsia="宋体" w:hAnsi="Cambria Math" w:cs="Times New Roman"/>
                      <w:sz w:val="24"/>
                    </w:rPr>
                    <m:t>j</m:t>
                  </m:r>
                </m:sub>
              </m:sSub>
            </m:oMath>
            <w:r w:rsidRPr="006E3852">
              <w:rPr>
                <w:rFonts w:ascii="Times New Roman" w:eastAsia="宋体" w:hAnsi="Times New Roman" w:cs="Times New Roman"/>
                <w:sz w:val="24"/>
              </w:rPr>
              <w:t xml:space="preserve"> in </w:t>
            </w:r>
            <m:oMath>
              <m:sSub>
                <m:sSubPr>
                  <m:ctrlPr>
                    <w:rPr>
                      <w:rFonts w:ascii="Cambria Math" w:eastAsia="宋体" w:hAnsi="Cambria Math" w:cs="Times New Roman"/>
                      <w:i/>
                      <w:sz w:val="24"/>
                    </w:rPr>
                  </m:ctrlPr>
                </m:sSubPr>
                <m:e>
                  <m:r>
                    <w:rPr>
                      <w:rFonts w:ascii="Cambria Math" w:eastAsia="宋体" w:hAnsi="Cambria Math" w:cs="Times New Roman"/>
                      <w:sz w:val="24"/>
                    </w:rPr>
                    <m:t>o</m:t>
                  </m:r>
                </m:e>
                <m:sub>
                  <m:r>
                    <w:rPr>
                      <w:rFonts w:ascii="Cambria Math" w:eastAsia="宋体" w:hAnsi="Cambria Math" w:cs="Times New Roman"/>
                      <w:sz w:val="24"/>
                    </w:rPr>
                    <m:t>j</m:t>
                  </m:r>
                </m:sub>
              </m:sSub>
            </m:oMath>
            <w:r w:rsidRPr="006E3852">
              <w:rPr>
                <w:rFonts w:ascii="Times New Roman" w:eastAsia="宋体" w:hAnsi="Times New Roman" w:cs="Times New Roman"/>
                <w:sz w:val="24"/>
              </w:rPr>
              <w:t xml:space="preserve"> do</w:t>
            </w:r>
          </w:p>
          <w:p w14:paraId="59601422"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hint="eastAsia"/>
                <w:sz w:val="24"/>
              </w:rPr>
              <w:t xml:space="preserve">     </w:t>
            </w:r>
            <w:r w:rsidRPr="006E3852">
              <w:rPr>
                <w:rFonts w:ascii="Times New Roman" w:eastAsia="宋体" w:hAnsi="Times New Roman" w:cs="Times New Roman"/>
                <w:sz w:val="24"/>
              </w:rPr>
              <w:tab/>
            </w:r>
            <m:oMath>
              <m:r>
                <w:rPr>
                  <w:rFonts w:ascii="Cambria Math" w:eastAsia="宋体" w:hAnsi="Cambria Math" w:cs="Times New Roman" w:hint="eastAsia"/>
                  <w:sz w:val="24"/>
                </w:rPr>
                <m:t>Δ</m:t>
              </m:r>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hint="eastAsia"/>
                          <w:sz w:val="24"/>
                        </w:rPr>
                        <m:t>o</m:t>
                      </m:r>
                    </m:e>
                    <m:sub>
                      <m:r>
                        <w:rPr>
                          <w:rFonts w:ascii="Cambria Math" w:eastAsia="宋体" w:hAnsi="Cambria Math" w:cs="Times New Roman" w:hint="eastAsia"/>
                          <w:sz w:val="24"/>
                        </w:rPr>
                        <m:t>j</m:t>
                      </m:r>
                    </m:sub>
                  </m:sSub>
                </m:e>
              </m:d>
              <m:r>
                <w:rPr>
                  <w:rFonts w:ascii="Cambria Math" w:eastAsia="宋体" w:hAnsi="Cambria Math" w:cs="Times New Roman" w:hint="eastAsia"/>
                  <w:sz w:val="24"/>
                </w:rPr>
                <m:t>←</m:t>
              </m:r>
              <m:r>
                <w:rPr>
                  <w:rFonts w:ascii="Cambria Math" w:eastAsia="宋体" w:hAnsi="Cambria Math" w:cs="Times New Roman" w:hint="eastAsia"/>
                  <w:sz w:val="24"/>
                </w:rPr>
                <m:t>q</m:t>
              </m:r>
              <m:r>
                <w:rPr>
                  <w:rFonts w:ascii="Cambria Math" w:eastAsia="宋体" w:hAnsi="Cambria Math" w:cs="Times New Roman" w:hint="eastAsia"/>
                  <w:sz w:val="24"/>
                </w:rPr>
                <m:t>∈</m:t>
              </m:r>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S</m:t>
                  </m:r>
                </m:e>
                <m:sub>
                  <m:r>
                    <w:rPr>
                      <w:rFonts w:ascii="Cambria Math" w:eastAsia="宋体" w:hAnsi="Cambria Math" w:cs="Times New Roman" w:hint="eastAsia"/>
                      <w:sz w:val="24"/>
                    </w:rPr>
                    <m:t>task</m:t>
                  </m:r>
                </m:sub>
              </m:sSub>
              <m:r>
                <w:rPr>
                  <w:rFonts w:ascii="Cambria Math" w:eastAsia="宋体" w:hAnsi="Cambria Math" w:cs="Times New Roman"/>
                  <w:sz w:val="24"/>
                </w:rPr>
                <m:t xml:space="preserve"> \ </m:t>
              </m:r>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S</m:t>
                  </m:r>
                </m:e>
                <m:sub>
                  <m:r>
                    <w:rPr>
                      <w:rFonts w:ascii="Cambria Math" w:eastAsia="宋体" w:hAnsi="Cambria Math" w:cs="Times New Roman" w:hint="eastAsia"/>
                      <w:sz w:val="24"/>
                    </w:rPr>
                    <m:t>cov</m:t>
                  </m:r>
                </m:sub>
              </m:sSub>
              <m:r>
                <w:rPr>
                  <w:rFonts w:ascii="Cambria Math" w:eastAsia="宋体" w:hAnsi="Cambria Math" w:cs="Times New Roman" w:hint="eastAsia"/>
                  <w:sz w:val="24"/>
                </w:rPr>
                <m:t>:</m:t>
              </m:r>
              <m:d>
                <m:dPr>
                  <m:begChr m:val="‖"/>
                  <m:endChr m:val="‖"/>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hint="eastAsia"/>
                          <w:sz w:val="24"/>
                        </w:rPr>
                        <m:t>o</m:t>
                      </m:r>
                    </m:e>
                    <m:sub>
                      <m:r>
                        <w:rPr>
                          <w:rFonts w:ascii="Cambria Math" w:eastAsia="宋体" w:hAnsi="Cambria Math" w:cs="Times New Roman" w:hint="eastAsia"/>
                          <w:sz w:val="24"/>
                        </w:rPr>
                        <m:t>j</m:t>
                      </m:r>
                    </m:sub>
                  </m:sSub>
                  <m:r>
                    <w:rPr>
                      <w:rFonts w:ascii="Cambria Math" w:eastAsia="微软雅黑" w:hAnsi="Cambria Math" w:cs="微软雅黑" w:hint="eastAsia"/>
                      <w:sz w:val="24"/>
                    </w:rPr>
                    <m:t>-</m:t>
                  </m:r>
                  <m:r>
                    <w:rPr>
                      <w:rFonts w:ascii="Cambria Math" w:eastAsia="宋体" w:hAnsi="Cambria Math" w:cs="Times New Roman" w:hint="eastAsia"/>
                      <w:sz w:val="24"/>
                    </w:rPr>
                    <m:t>q</m:t>
                  </m:r>
                </m:e>
              </m:d>
              <m:r>
                <w:rPr>
                  <w:rFonts w:ascii="Cambria Math" w:eastAsia="宋体" w:hAnsi="Cambria Math" w:cs="Times New Roman" w:hint="eastAsia"/>
                  <w:sz w:val="24"/>
                </w:rPr>
                <m:t>≤</m:t>
              </m:r>
              <m:sSub>
                <m:sSubPr>
                  <m:ctrlPr>
                    <w:rPr>
                      <w:rFonts w:ascii="Cambria Math" w:eastAsia="宋体" w:hAnsi="Cambria Math" w:cs="Times New Roman"/>
                      <w:i/>
                      <w:sz w:val="24"/>
                    </w:rPr>
                  </m:ctrlPr>
                </m:sSubPr>
                <m:e>
                  <m:r>
                    <w:rPr>
                      <w:rFonts w:ascii="Cambria Math" w:eastAsia="宋体" w:hAnsi="Cambria Math" w:cs="Times New Roman" w:hint="eastAsia"/>
                      <w:sz w:val="24"/>
                    </w:rPr>
                    <m:t>R</m:t>
                  </m:r>
                </m:e>
                <m:sub>
                  <m:r>
                    <w:rPr>
                      <w:rFonts w:ascii="Cambria Math" w:eastAsia="宋体" w:hAnsi="Cambria Math" w:cs="Times New Roman" w:hint="eastAsia"/>
                      <w:sz w:val="24"/>
                    </w:rPr>
                    <m:t>s</m:t>
                  </m:r>
                </m:sub>
              </m:sSub>
              <m:r>
                <w:rPr>
                  <w:rFonts w:ascii="Cambria Math" w:eastAsia="宋体" w:hAnsi="Cambria Math" w:cs="Times New Roman" w:hint="eastAsia"/>
                  <w:sz w:val="24"/>
                </w:rPr>
                <m:t>∧</m:t>
              </m:r>
              <m:r>
                <w:rPr>
                  <w:rFonts w:ascii="Cambria Math" w:eastAsia="宋体" w:hAnsi="Cambria Math" w:cs="Times New Roman" w:hint="eastAsia"/>
                  <w:sz w:val="24"/>
                </w:rPr>
                <m:t>L</m:t>
              </m:r>
              <m:d>
                <m:dPr>
                  <m:begChr m:val="["/>
                  <m:endChr m:val="]"/>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hint="eastAsia"/>
                          <w:sz w:val="24"/>
                        </w:rPr>
                        <m:t>o</m:t>
                      </m:r>
                    </m:e>
                    <m:sub>
                      <m:r>
                        <w:rPr>
                          <w:rFonts w:ascii="Cambria Math" w:eastAsia="宋体" w:hAnsi="Cambria Math" w:cs="Times New Roman" w:hint="eastAsia"/>
                          <w:sz w:val="24"/>
                        </w:rPr>
                        <m:t>j</m:t>
                      </m:r>
                    </m:sub>
                  </m:sSub>
                  <m:r>
                    <w:rPr>
                      <w:rFonts w:ascii="Cambria Math" w:eastAsia="宋体" w:hAnsi="Cambria Math" w:cs="Times New Roman" w:hint="eastAsia"/>
                      <w:sz w:val="24"/>
                    </w:rPr>
                    <m:t>,q</m:t>
                  </m:r>
                </m:e>
              </m:d>
              <m:r>
                <w:rPr>
                  <w:rFonts w:ascii="Cambria Math" w:eastAsia="宋体" w:hAnsi="Cambria Math" w:cs="Times New Roman" w:hint="eastAsia"/>
                  <w:sz w:val="24"/>
                </w:rPr>
                <m:t>=1</m:t>
              </m:r>
            </m:oMath>
            <w:r w:rsidRPr="006E3852">
              <w:rPr>
                <w:rFonts w:ascii="Times New Roman" w:eastAsia="宋体" w:hAnsi="Times New Roman" w:cs="Times New Roman" w:hint="eastAsia"/>
                <w:sz w:val="24"/>
              </w:rPr>
              <w:t xml:space="preserve">     </w:t>
            </w:r>
            <w:r w:rsidRPr="006E3852">
              <w:rPr>
                <w:rFonts w:ascii="Times New Roman" w:eastAsia="宋体" w:hAnsi="Times New Roman" w:cs="Times New Roman"/>
                <w:sz w:val="24"/>
              </w:rPr>
              <w:tab/>
            </w:r>
          </w:p>
          <w:p w14:paraId="55F15369"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sz w:val="24"/>
              </w:rPr>
              <w:tab/>
            </w:r>
            <w:r w:rsidRPr="006E3852">
              <w:rPr>
                <w:rFonts w:ascii="Times New Roman" w:eastAsia="宋体" w:hAnsi="Times New Roman" w:cs="Times New Roman"/>
                <w:sz w:val="24"/>
              </w:rPr>
              <w:tab/>
            </w:r>
            <m:oMath>
              <m:r>
                <w:rPr>
                  <w:rFonts w:ascii="Cambria Math" w:eastAsia="宋体" w:hAnsi="Cambria Math" w:cs="Times New Roman" w:hint="eastAsia"/>
                  <w:sz w:val="24"/>
                </w:rPr>
                <m:t>g</m:t>
              </m:r>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hint="eastAsia"/>
                          <w:sz w:val="24"/>
                        </w:rPr>
                        <m:t>o</m:t>
                      </m:r>
                    </m:e>
                    <m:sub>
                      <m:r>
                        <w:rPr>
                          <w:rFonts w:ascii="Cambria Math" w:eastAsia="宋体" w:hAnsi="Cambria Math" w:cs="Times New Roman" w:hint="eastAsia"/>
                          <w:sz w:val="24"/>
                        </w:rPr>
                        <m:t>j</m:t>
                      </m:r>
                    </m:sub>
                  </m:sSub>
                </m:e>
              </m:d>
              <m:r>
                <w:rPr>
                  <w:rFonts w:ascii="Cambria Math" w:eastAsia="宋体" w:hAnsi="Cambria Math" w:cs="Times New Roman" w:hint="eastAsia"/>
                  <w:sz w:val="24"/>
                </w:rPr>
                <m:t>←</m:t>
              </m:r>
              <m:d>
                <m:dPr>
                  <m:begChr m:val="|"/>
                  <m:endChr m:val="|"/>
                  <m:ctrlPr>
                    <w:rPr>
                      <w:rFonts w:ascii="Cambria Math" w:eastAsia="宋体" w:hAnsi="Cambria Math" w:cs="Times New Roman"/>
                      <w:i/>
                      <w:sz w:val="24"/>
                    </w:rPr>
                  </m:ctrlPr>
                </m:dPr>
                <m:e>
                  <m:r>
                    <w:rPr>
                      <w:rFonts w:ascii="Cambria Math" w:eastAsia="宋体" w:hAnsi="Cambria Math" w:cs="Times New Roman" w:hint="eastAsia"/>
                      <w:sz w:val="24"/>
                    </w:rPr>
                    <m:t>Δ</m:t>
                  </m:r>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hint="eastAsia"/>
                              <w:sz w:val="24"/>
                            </w:rPr>
                            <m:t>o</m:t>
                          </m:r>
                        </m:e>
                        <m:sub>
                          <m:r>
                            <w:rPr>
                              <w:rFonts w:ascii="Cambria Math" w:eastAsia="宋体" w:hAnsi="Cambria Math" w:cs="Times New Roman" w:hint="eastAsia"/>
                              <w:sz w:val="24"/>
                            </w:rPr>
                            <m:t>j</m:t>
                          </m:r>
                        </m:sub>
                      </m:sSub>
                    </m:e>
                  </m:d>
                </m:e>
              </m:d>
            </m:oMath>
          </w:p>
          <w:p w14:paraId="2619D50A"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sz w:val="24"/>
              </w:rPr>
              <w:tab/>
              <w:t>end for</w:t>
            </w:r>
          </w:p>
          <w:p w14:paraId="480E97B4"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sz w:val="24"/>
              </w:rPr>
              <w:tab/>
            </w:r>
            <m:oMath>
              <m:sSubSup>
                <m:sSubSupPr>
                  <m:ctrlPr>
                    <w:rPr>
                      <w:rFonts w:ascii="Cambria Math" w:eastAsia="宋体" w:hAnsi="Cambria Math" w:cs="Times New Roman"/>
                      <w:i/>
                      <w:sz w:val="24"/>
                    </w:rPr>
                  </m:ctrlPr>
                </m:sSubSupPr>
                <m:e>
                  <m:r>
                    <w:rPr>
                      <w:rFonts w:ascii="Cambria Math" w:eastAsia="宋体" w:hAnsi="Cambria Math" w:cs="Times New Roman" w:hint="eastAsia"/>
                      <w:sz w:val="24"/>
                    </w:rPr>
                    <m:t>o</m:t>
                  </m:r>
                </m:e>
                <m:sub>
                  <m:r>
                    <w:rPr>
                      <w:rFonts w:ascii="Cambria Math" w:eastAsia="宋体" w:hAnsi="Cambria Math" w:cs="Times New Roman" w:hint="eastAsia"/>
                      <w:sz w:val="24"/>
                    </w:rPr>
                    <m:t>j</m:t>
                  </m:r>
                </m:sub>
                <m:sup>
                  <m:r>
                    <w:rPr>
                      <w:rFonts w:ascii="Cambria Math" w:eastAsia="宋体" w:hAnsi="Cambria Math" w:cs="Times New Roman" w:hint="eastAsia"/>
                      <w:sz w:val="24"/>
                    </w:rPr>
                    <m:t>best</m:t>
                  </m:r>
                </m:sup>
              </m:sSubSup>
              <m:r>
                <w:rPr>
                  <w:rFonts w:ascii="Cambria Math" w:eastAsia="宋体" w:hAnsi="Cambria Math" w:cs="Times New Roman" w:hint="eastAsia"/>
                  <w:sz w:val="24"/>
                </w:rPr>
                <m:t>←</m:t>
              </m:r>
              <m:r>
                <w:rPr>
                  <w:rFonts w:ascii="Cambria Math" w:eastAsia="宋体" w:hAnsi="Cambria Math" w:cs="Times New Roman" w:hint="eastAsia"/>
                  <w:sz w:val="24"/>
                </w:rPr>
                <m:t>argma</m:t>
              </m:r>
              <m:sSub>
                <m:sSubPr>
                  <m:ctrlPr>
                    <w:rPr>
                      <w:rFonts w:ascii="Cambria Math" w:eastAsia="宋体" w:hAnsi="Cambria Math" w:cs="Times New Roman"/>
                      <w:i/>
                      <w:sz w:val="24"/>
                    </w:rPr>
                  </m:ctrlPr>
                </m:sSubPr>
                <m:e>
                  <m:r>
                    <w:rPr>
                      <w:rFonts w:ascii="Cambria Math" w:eastAsia="宋体" w:hAnsi="Cambria Math" w:cs="Times New Roman" w:hint="eastAsia"/>
                      <w:sz w:val="24"/>
                    </w:rPr>
                    <m:t>x</m:t>
                  </m:r>
                </m:e>
                <m:sub>
                  <m:sSub>
                    <m:sSubPr>
                      <m:ctrlPr>
                        <w:rPr>
                          <w:rFonts w:ascii="Cambria Math" w:eastAsia="宋体" w:hAnsi="Cambria Math" w:cs="Times New Roman"/>
                          <w:i/>
                          <w:sz w:val="24"/>
                        </w:rPr>
                      </m:ctrlPr>
                    </m:sSubPr>
                    <m:e>
                      <m:r>
                        <w:rPr>
                          <w:rFonts w:ascii="Cambria Math" w:eastAsia="宋体" w:hAnsi="Cambria Math" w:cs="Times New Roman" w:hint="eastAsia"/>
                          <w:sz w:val="24"/>
                        </w:rPr>
                        <m:t>o</m:t>
                      </m:r>
                    </m:e>
                    <m:sub>
                      <m:r>
                        <w:rPr>
                          <w:rFonts w:ascii="Cambria Math" w:eastAsia="宋体" w:hAnsi="Cambria Math" w:cs="Times New Roman" w:hint="eastAsia"/>
                          <w:sz w:val="24"/>
                        </w:rPr>
                        <m:t>j</m:t>
                      </m:r>
                    </m:sub>
                  </m:sSub>
                </m:sub>
              </m:sSub>
              <m:r>
                <w:rPr>
                  <w:rFonts w:ascii="Cambria Math" w:eastAsia="宋体" w:hAnsi="Cambria Math" w:cs="Times New Roman" w:hint="eastAsia"/>
                  <w:sz w:val="24"/>
                </w:rPr>
                <m:t>g</m:t>
              </m:r>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hint="eastAsia"/>
                          <w:sz w:val="24"/>
                        </w:rPr>
                        <m:t>o</m:t>
                      </m:r>
                    </m:e>
                    <m:sub>
                      <m:r>
                        <w:rPr>
                          <w:rFonts w:ascii="Cambria Math" w:eastAsia="宋体" w:hAnsi="Cambria Math" w:cs="Times New Roman" w:hint="eastAsia"/>
                          <w:sz w:val="24"/>
                        </w:rPr>
                        <m:t>j</m:t>
                      </m:r>
                    </m:sub>
                  </m:sSub>
                </m:e>
              </m:d>
            </m:oMath>
          </w:p>
          <w:p w14:paraId="72DEC1A2"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sz w:val="24"/>
              </w:rPr>
              <w:tab/>
            </w:r>
            <m:oMath>
              <m:r>
                <w:rPr>
                  <w:rFonts w:ascii="Cambria Math" w:eastAsia="宋体" w:hAnsi="Cambria Math" w:cs="Times New Roman" w:hint="eastAsia"/>
                  <w:sz w:val="24"/>
                </w:rPr>
                <m:t>U</m:t>
              </m:r>
              <m:r>
                <w:rPr>
                  <w:rFonts w:ascii="Cambria Math" w:eastAsia="宋体" w:hAnsi="Cambria Math" w:cs="Times New Roman" w:hint="eastAsia"/>
                  <w:sz w:val="24"/>
                </w:rPr>
                <m:t>←</m:t>
              </m:r>
              <m:r>
                <w:rPr>
                  <w:rFonts w:ascii="Cambria Math" w:eastAsia="宋体" w:hAnsi="Cambria Math" w:cs="Times New Roman" w:hint="eastAsia"/>
                  <w:sz w:val="24"/>
                </w:rPr>
                <m:t>U</m:t>
              </m:r>
              <m:r>
                <w:rPr>
                  <w:rFonts w:ascii="Cambria Math" w:eastAsia="宋体" w:hAnsi="Cambria Math" w:cs="Times New Roman"/>
                  <w:sz w:val="24"/>
                </w:rPr>
                <m:t xml:space="preserve"> ∪  </m:t>
              </m:r>
              <m:sSubSup>
                <m:sSubSupPr>
                  <m:ctrlPr>
                    <w:rPr>
                      <w:rFonts w:ascii="Cambria Math" w:eastAsia="宋体" w:hAnsi="Cambria Math" w:cs="Times New Roman"/>
                      <w:i/>
                      <w:sz w:val="24"/>
                    </w:rPr>
                  </m:ctrlPr>
                </m:sSubSupPr>
                <m:e>
                  <m:r>
                    <w:rPr>
                      <w:rFonts w:ascii="Cambria Math" w:eastAsia="宋体" w:hAnsi="Cambria Math" w:cs="Times New Roman" w:hint="eastAsia"/>
                      <w:sz w:val="24"/>
                    </w:rPr>
                    <m:t>o</m:t>
                  </m:r>
                </m:e>
                <m:sub>
                  <m:r>
                    <w:rPr>
                      <w:rFonts w:ascii="Cambria Math" w:eastAsia="宋体" w:hAnsi="Cambria Math" w:cs="Times New Roman" w:hint="eastAsia"/>
                      <w:sz w:val="24"/>
                    </w:rPr>
                    <m:t>j</m:t>
                  </m:r>
                </m:sub>
                <m:sup>
                  <m:r>
                    <w:rPr>
                      <w:rFonts w:ascii="Cambria Math" w:eastAsia="宋体" w:hAnsi="Cambria Math" w:cs="Times New Roman" w:hint="eastAsia"/>
                      <w:sz w:val="24"/>
                    </w:rPr>
                    <m:t>best</m:t>
                  </m:r>
                </m:sup>
              </m:sSubSup>
            </m:oMath>
          </w:p>
          <w:p w14:paraId="66B75D9C"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m:oMathPara>
              <m:oMath>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S</m:t>
                    </m:r>
                  </m:e>
                  <m:sub>
                    <m:r>
                      <w:rPr>
                        <w:rFonts w:ascii="Cambria Math" w:eastAsia="宋体" w:hAnsi="Cambria Math" w:cs="Times New Roman" w:hint="eastAsia"/>
                        <w:sz w:val="24"/>
                      </w:rPr>
                      <m:t>cov</m:t>
                    </m:r>
                  </m:sub>
                </m:sSub>
                <m:r>
                  <w:rPr>
                    <w:rFonts w:ascii="Cambria Math" w:eastAsia="宋体" w:hAnsi="Cambria Math" w:cs="Times New Roman" w:hint="eastAsia"/>
                    <w:sz w:val="24"/>
                  </w:rPr>
                  <m:t>←</m:t>
                </m:r>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S</m:t>
                    </m:r>
                  </m:e>
                  <m:sub>
                    <m:r>
                      <w:rPr>
                        <w:rFonts w:ascii="Cambria Math" w:eastAsia="宋体" w:hAnsi="Cambria Math" w:cs="Times New Roman" w:hint="eastAsia"/>
                        <w:sz w:val="24"/>
                      </w:rPr>
                      <m:t>cov</m:t>
                    </m:r>
                  </m:sub>
                </m:sSub>
                <m:r>
                  <w:rPr>
                    <w:rFonts w:ascii="Cambria Math" w:eastAsia="宋体" w:hAnsi="Cambria Math" w:cs="Times New Roman" w:hint="eastAsia"/>
                    <w:sz w:val="24"/>
                  </w:rPr>
                  <m:t>∪</m:t>
                </m:r>
                <m:r>
                  <w:rPr>
                    <w:rFonts w:ascii="Cambria Math" w:eastAsia="宋体" w:hAnsi="Cambria Math" w:cs="Times New Roman" w:hint="eastAsia"/>
                    <w:sz w:val="24"/>
                  </w:rPr>
                  <m:t>Δ</m:t>
                </m:r>
                <m:d>
                  <m:dPr>
                    <m:ctrlPr>
                      <w:rPr>
                        <w:rFonts w:ascii="Cambria Math" w:eastAsia="宋体" w:hAnsi="Cambria Math" w:cs="Times New Roman"/>
                        <w:i/>
                        <w:sz w:val="24"/>
                      </w:rPr>
                    </m:ctrlPr>
                  </m:dPr>
                  <m:e>
                    <m:sSubSup>
                      <m:sSubSupPr>
                        <m:ctrlPr>
                          <w:rPr>
                            <w:rFonts w:ascii="Cambria Math" w:eastAsia="宋体" w:hAnsi="Cambria Math" w:cs="Times New Roman"/>
                            <w:i/>
                            <w:sz w:val="24"/>
                          </w:rPr>
                        </m:ctrlPr>
                      </m:sSubSupPr>
                      <m:e>
                        <m:r>
                          <w:rPr>
                            <w:rFonts w:ascii="Cambria Math" w:eastAsia="宋体" w:hAnsi="Cambria Math" w:cs="Times New Roman" w:hint="eastAsia"/>
                            <w:sz w:val="24"/>
                          </w:rPr>
                          <m:t>o</m:t>
                        </m:r>
                      </m:e>
                      <m:sub>
                        <m:r>
                          <w:rPr>
                            <w:rFonts w:ascii="Cambria Math" w:eastAsia="宋体" w:hAnsi="Cambria Math" w:cs="Times New Roman" w:hint="eastAsia"/>
                            <w:sz w:val="24"/>
                          </w:rPr>
                          <m:t>j</m:t>
                        </m:r>
                      </m:sub>
                      <m:sup>
                        <m:r>
                          <w:rPr>
                            <w:rFonts w:ascii="Cambria Math" w:eastAsia="宋体" w:hAnsi="Cambria Math" w:cs="Times New Roman" w:hint="eastAsia"/>
                            <w:sz w:val="24"/>
                          </w:rPr>
                          <m:t>best</m:t>
                        </m:r>
                      </m:sup>
                    </m:sSubSup>
                  </m:e>
                </m:d>
              </m:oMath>
            </m:oMathPara>
          </w:p>
          <w:p w14:paraId="238F09F5"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sz w:val="24"/>
              </w:rPr>
              <w:tab/>
            </w:r>
            <m:oMath>
              <m:r>
                <w:rPr>
                  <w:rFonts w:ascii="Cambria Math" w:eastAsia="宋体" w:hAnsi="Cambria Math" w:cs="Times New Roman" w:hint="eastAsia"/>
                  <w:sz w:val="24"/>
                </w:rPr>
                <m:t xml:space="preserve">j </m:t>
              </m:r>
              <m:r>
                <w:rPr>
                  <w:rFonts w:ascii="Cambria Math" w:eastAsia="宋体" w:hAnsi="Cambria Math" w:cs="Times New Roman" w:hint="eastAsia"/>
                  <w:sz w:val="24"/>
                </w:rPr>
                <m:t>←</m:t>
              </m:r>
              <m:r>
                <w:rPr>
                  <w:rFonts w:ascii="Cambria Math" w:eastAsia="宋体" w:hAnsi="Cambria Math" w:cs="Times New Roman" w:hint="eastAsia"/>
                  <w:sz w:val="24"/>
                </w:rPr>
                <m:t xml:space="preserve"> j + 1</m:t>
              </m:r>
            </m:oMath>
          </w:p>
          <w:p w14:paraId="417DBF24"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sz w:val="24"/>
              </w:rPr>
              <w:t>end while</w:t>
            </w:r>
          </w:p>
          <w:p w14:paraId="101A9854"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m:oMathPara>
              <m:oMath>
                <m:sSub>
                  <m:sSubPr>
                    <m:ctrlPr>
                      <w:rPr>
                        <w:rFonts w:ascii="Cambria Math" w:eastAsia="宋体" w:hAnsi="Cambria Math" w:cs="Times New Roman"/>
                        <w:i/>
                        <w:sz w:val="24"/>
                      </w:rPr>
                    </m:ctrlPr>
                  </m:sSubPr>
                  <m:e>
                    <m:r>
                      <w:rPr>
                        <w:rFonts w:ascii="Cambria Math" w:eastAsia="宋体" w:hAnsi="Cambria Math" w:cs="Times New Roman" w:hint="eastAsia"/>
                        <w:sz w:val="24"/>
                      </w:rPr>
                      <m:t>X</m:t>
                    </m:r>
                  </m:e>
                  <m:sub>
                    <m:r>
                      <w:rPr>
                        <w:rFonts w:ascii="Cambria Math" w:eastAsia="宋体" w:hAnsi="Cambria Math" w:cs="Times New Roman" w:hint="eastAsia"/>
                        <w:sz w:val="24"/>
                      </w:rPr>
                      <m:t>greedy</m:t>
                    </m:r>
                  </m:sub>
                </m:sSub>
                <m:r>
                  <w:rPr>
                    <w:rFonts w:ascii="Cambria Math" w:eastAsia="宋体" w:hAnsi="Cambria Math" w:cs="Times New Roman" w:hint="eastAsia"/>
                    <w:sz w:val="24"/>
                  </w:rPr>
                  <m:t>←</m:t>
                </m:r>
                <m:r>
                  <w:rPr>
                    <w:rFonts w:ascii="Cambria Math" w:eastAsia="宋体" w:hAnsi="Cambria Math" w:cs="Times New Roman" w:hint="eastAsia"/>
                    <w:sz w:val="24"/>
                  </w:rPr>
                  <m:t>U</m:t>
                </m:r>
              </m:oMath>
            </m:oMathPara>
          </w:p>
          <w:p w14:paraId="67529698"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hint="eastAsia"/>
                <w:sz w:val="24"/>
              </w:rPr>
              <w:t>/</w:t>
            </w:r>
            <w:r w:rsidRPr="006E3852">
              <w:rPr>
                <w:rFonts w:ascii="Times New Roman" w:eastAsia="宋体" w:hAnsi="Times New Roman" w:cs="Times New Roman"/>
                <w:sz w:val="24"/>
              </w:rPr>
              <w:t>/</w:t>
            </w:r>
            <w:r w:rsidRPr="006E3852">
              <w:rPr>
                <w:rFonts w:ascii="Times New Roman" w:eastAsia="宋体" w:hAnsi="Times New Roman" w:cs="Times New Roman" w:hint="eastAsia"/>
                <w:sz w:val="24"/>
              </w:rPr>
              <w:t>初始化覆盖导向种群</w:t>
            </w:r>
          </w:p>
          <w:p w14:paraId="66683B61"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hint="eastAsia"/>
                <w:sz w:val="24"/>
              </w:rPr>
              <w:t xml:space="preserve">for </w:t>
            </w:r>
            <w:r w:rsidRPr="006E3852">
              <w:rPr>
                <w:rFonts w:ascii="Times New Roman" w:eastAsia="宋体" w:hAnsi="Times New Roman" w:cs="Times New Roman"/>
                <w:sz w:val="24"/>
              </w:rPr>
              <w:t xml:space="preserve"> </w:t>
            </w:r>
            <m:oMath>
              <m:r>
                <w:rPr>
                  <w:rFonts w:ascii="Cambria Math" w:eastAsia="宋体" w:hAnsi="Cambria Math" w:cs="Times New Roman" w:hint="eastAsia"/>
                  <w:sz w:val="24"/>
                </w:rPr>
                <m:t xml:space="preserve">i </m:t>
              </m:r>
              <m:r>
                <w:rPr>
                  <w:rFonts w:ascii="Cambria Math" w:eastAsia="宋体" w:hAnsi="Cambria Math" w:cs="Times New Roman" w:hint="eastAsia"/>
                  <w:sz w:val="24"/>
                </w:rPr>
                <m:t>←</m:t>
              </m:r>
              <m:r>
                <w:rPr>
                  <w:rFonts w:ascii="Cambria Math" w:eastAsia="宋体" w:hAnsi="Cambria Math" w:cs="Times New Roman" w:hint="eastAsia"/>
                  <w:sz w:val="24"/>
                </w:rPr>
                <m:t xml:space="preserve"> 1</m:t>
              </m:r>
            </m:oMath>
            <w:r w:rsidRPr="006E3852">
              <w:rPr>
                <w:rFonts w:ascii="Times New Roman" w:eastAsia="宋体" w:hAnsi="Times New Roman" w:cs="Times New Roman" w:hint="eastAsia"/>
                <w:sz w:val="24"/>
              </w:rPr>
              <w:t xml:space="preserve"> </w:t>
            </w:r>
            <w:r w:rsidRPr="006E3852">
              <w:rPr>
                <w:rFonts w:ascii="Times New Roman" w:eastAsia="宋体" w:hAnsi="Times New Roman" w:cs="Times New Roman"/>
                <w:sz w:val="24"/>
              </w:rPr>
              <w:t xml:space="preserve"> </w:t>
            </w:r>
            <w:r w:rsidRPr="006E3852">
              <w:rPr>
                <w:rFonts w:ascii="Times New Roman" w:eastAsia="宋体" w:hAnsi="Times New Roman" w:cs="Times New Roman" w:hint="eastAsia"/>
                <w:sz w:val="24"/>
              </w:rPr>
              <w:t>to</w:t>
            </w:r>
            <w:r w:rsidRPr="006E3852">
              <w:rPr>
                <w:rFonts w:ascii="Times New Roman" w:eastAsia="宋体" w:hAnsi="Times New Roman" w:cs="Times New Roman"/>
                <w:sz w:val="24"/>
              </w:rPr>
              <w:t xml:space="preserve"> </w:t>
            </w:r>
            <w:r w:rsidRPr="006E3852">
              <w:rPr>
                <w:rFonts w:ascii="Times New Roman" w:eastAsia="宋体" w:hAnsi="Times New Roman" w:cs="Times New Roman" w:hint="eastAsia"/>
                <w:sz w:val="24"/>
              </w:rPr>
              <w:t xml:space="preserve"> </w:t>
            </w:r>
            <m:oMath>
              <m:r>
                <w:rPr>
                  <w:rFonts w:ascii="Cambria Math" w:eastAsia="宋体" w:hAnsi="Cambria Math" w:cs="Times New Roman" w:hint="eastAsia"/>
                  <w:sz w:val="24"/>
                </w:rPr>
                <m:t>n</m:t>
              </m:r>
              <m:r>
                <w:rPr>
                  <w:rFonts w:ascii="Cambria Math" w:eastAsia="宋体" w:hAnsi="Cambria Math" w:cs="Times New Roman"/>
                  <w:sz w:val="24"/>
                </w:rPr>
                <m:t xml:space="preserve"> ∙</m:t>
              </m:r>
              <m:sSub>
                <m:sSubPr>
                  <m:ctrlPr>
                    <w:rPr>
                      <w:rFonts w:ascii="Cambria Math" w:eastAsia="宋体" w:hAnsi="Cambria Math" w:cs="Times New Roman"/>
                      <w:i/>
                      <w:sz w:val="24"/>
                    </w:rPr>
                  </m:ctrlPr>
                </m:sSubPr>
                <m:e>
                  <m:r>
                    <w:rPr>
                      <w:rFonts w:ascii="Cambria Math" w:eastAsia="宋体" w:hAnsi="Cambria Math" w:cs="Times New Roman" w:hint="eastAsia"/>
                      <w:sz w:val="24"/>
                    </w:rPr>
                    <m:t>w</m:t>
                  </m:r>
                </m:e>
                <m:sub>
                  <m:r>
                    <w:rPr>
                      <w:rFonts w:ascii="Cambria Math" w:eastAsia="宋体" w:hAnsi="Cambria Math" w:cs="Times New Roman"/>
                      <w:sz w:val="24"/>
                    </w:rPr>
                    <m:t>th</m:t>
                  </m:r>
                </m:sub>
              </m:sSub>
            </m:oMath>
            <w:r w:rsidRPr="006E3852">
              <w:rPr>
                <w:rFonts w:ascii="Times New Roman" w:eastAsia="宋体" w:hAnsi="Times New Roman" w:cs="Times New Roman" w:hint="eastAsia"/>
                <w:sz w:val="24"/>
              </w:rPr>
              <w:t xml:space="preserve"> </w:t>
            </w:r>
            <w:r w:rsidRPr="006E3852">
              <w:rPr>
                <w:rFonts w:ascii="Times New Roman" w:eastAsia="宋体" w:hAnsi="Times New Roman" w:cs="Times New Roman"/>
                <w:sz w:val="24"/>
              </w:rPr>
              <w:t xml:space="preserve"> </w:t>
            </w:r>
            <w:r w:rsidRPr="006E3852">
              <w:rPr>
                <w:rFonts w:ascii="Times New Roman" w:eastAsia="宋体" w:hAnsi="Times New Roman" w:cs="Times New Roman" w:hint="eastAsia"/>
                <w:sz w:val="24"/>
              </w:rPr>
              <w:t>do</w:t>
            </w:r>
          </w:p>
          <w:p w14:paraId="47BAE33C"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sz w:val="24"/>
              </w:rPr>
              <w:tab/>
            </w:r>
            <m:oMath>
              <m:r>
                <w:rPr>
                  <w:rFonts w:ascii="Cambria Math" w:eastAsia="宋体" w:hAnsi="Cambria Math" w:cs="Times New Roman" w:hint="eastAsia"/>
                  <w:sz w:val="24"/>
                </w:rPr>
                <m:t>w</m:t>
              </m:r>
              <m:r>
                <w:rPr>
                  <w:rFonts w:ascii="Cambria Math" w:eastAsia="宋体" w:hAnsi="Cambria Math" w:cs="Times New Roman"/>
                  <w:sz w:val="24"/>
                </w:rPr>
                <m:t xml:space="preserve">[i] = ( </m:t>
              </m:r>
              <m:f>
                <m:fPr>
                  <m:ctrlPr>
                    <w:rPr>
                      <w:rFonts w:ascii="Cambria Math" w:eastAsia="宋体" w:hAnsi="Cambria Math" w:cs="Times New Roman"/>
                      <w:i/>
                      <w:sz w:val="24"/>
                    </w:rPr>
                  </m:ctrlPr>
                </m:fPr>
                <m:num>
                  <m:r>
                    <w:rPr>
                      <w:rFonts w:ascii="Cambria Math" w:eastAsia="宋体" w:hAnsi="Cambria Math" w:cs="Times New Roman" w:hint="eastAsia"/>
                      <w:sz w:val="24"/>
                    </w:rPr>
                    <m:t>i</m:t>
                  </m:r>
                </m:num>
                <m:den>
                  <m:r>
                    <w:rPr>
                      <w:rFonts w:ascii="Cambria Math" w:eastAsia="宋体" w:hAnsi="Cambria Math" w:cs="Times New Roman" w:hint="eastAsia"/>
                      <w:sz w:val="24"/>
                    </w:rPr>
                    <m:t>n</m:t>
                  </m:r>
                </m:den>
              </m:f>
              <m:r>
                <w:rPr>
                  <w:rFonts w:ascii="Cambria Math" w:eastAsia="宋体" w:hAnsi="Cambria Math" w:cs="Times New Roman"/>
                  <w:sz w:val="24"/>
                </w:rPr>
                <m:t xml:space="preserve">,1 - </m:t>
              </m:r>
              <m:f>
                <m:fPr>
                  <m:ctrlPr>
                    <w:rPr>
                      <w:rFonts w:ascii="Cambria Math" w:eastAsia="宋体" w:hAnsi="Cambria Math" w:cs="Times New Roman"/>
                      <w:i/>
                      <w:sz w:val="24"/>
                    </w:rPr>
                  </m:ctrlPr>
                </m:fPr>
                <m:num>
                  <m:r>
                    <w:rPr>
                      <w:rFonts w:ascii="Cambria Math" w:eastAsia="宋体" w:hAnsi="Cambria Math" w:cs="Times New Roman" w:hint="eastAsia"/>
                      <w:sz w:val="24"/>
                    </w:rPr>
                    <m:t>i</m:t>
                  </m:r>
                </m:num>
                <m:den>
                  <m:r>
                    <w:rPr>
                      <w:rFonts w:ascii="Cambria Math" w:eastAsia="宋体" w:hAnsi="Cambria Math" w:cs="Times New Roman" w:hint="eastAsia"/>
                      <w:sz w:val="24"/>
                    </w:rPr>
                    <m:t>n</m:t>
                  </m:r>
                </m:den>
              </m:f>
              <m:r>
                <w:rPr>
                  <w:rFonts w:ascii="Cambria Math" w:eastAsia="宋体" w:hAnsi="Cambria Math" w:cs="Times New Roman"/>
                  <w:sz w:val="24"/>
                </w:rPr>
                <m:t>)</m:t>
              </m:r>
            </m:oMath>
          </w:p>
          <w:p w14:paraId="67AC5D52"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sz w:val="24"/>
              </w:rPr>
              <w:tab/>
            </w:r>
            <m:oMath>
              <m:sSub>
                <m:sSubPr>
                  <m:ctrlPr>
                    <w:rPr>
                      <w:rFonts w:ascii="Cambria Math" w:eastAsia="宋体" w:hAnsi="Cambria Math" w:cs="Times New Roman"/>
                      <w:i/>
                      <w:sz w:val="24"/>
                    </w:rPr>
                  </m:ctrlPr>
                </m:sSubPr>
                <m:e>
                  <m:r>
                    <w:rPr>
                      <w:rFonts w:ascii="Cambria Math" w:eastAsia="宋体" w:hAnsi="Cambria Math" w:cs="Times New Roman" w:hint="eastAsia"/>
                      <w:sz w:val="24"/>
                    </w:rPr>
                    <m:t>σ</m:t>
                  </m:r>
                </m:e>
                <m:sub>
                  <m:r>
                    <w:rPr>
                      <w:rFonts w:ascii="Cambria Math" w:eastAsia="宋体" w:hAnsi="Cambria Math" w:cs="Times New Roman" w:hint="eastAsia"/>
                      <w:sz w:val="24"/>
                    </w:rPr>
                    <m:t>i</m:t>
                  </m:r>
                </m:sub>
              </m:sSub>
              <m:r>
                <w:rPr>
                  <w:rFonts w:ascii="Cambria Math" w:eastAsia="宋体" w:hAnsi="Cambria Math" w:cs="Times New Roman" w:hint="eastAsia"/>
                  <w:sz w:val="24"/>
                </w:rPr>
                <m:t>←</m:t>
              </m:r>
              <m:sSub>
                <m:sSubPr>
                  <m:ctrlPr>
                    <w:rPr>
                      <w:rFonts w:ascii="Cambria Math" w:eastAsia="宋体" w:hAnsi="Cambria Math" w:cs="Times New Roman"/>
                      <w:i/>
                      <w:sz w:val="24"/>
                    </w:rPr>
                  </m:ctrlPr>
                </m:sSubPr>
                <m:e>
                  <m:r>
                    <w:rPr>
                      <w:rFonts w:ascii="Cambria Math" w:eastAsia="宋体" w:hAnsi="Cambria Math" w:cs="Times New Roman" w:hint="eastAsia"/>
                      <w:sz w:val="24"/>
                    </w:rPr>
                    <m:t>σ</m:t>
                  </m:r>
                </m:e>
                <m:sub>
                  <m:r>
                    <w:rPr>
                      <w:rFonts w:ascii="Cambria Math" w:eastAsia="宋体" w:hAnsi="Cambria Math" w:cs="Times New Roman" w:hint="eastAsia"/>
                      <w:sz w:val="24"/>
                    </w:rPr>
                    <m:t>max</m:t>
                  </m:r>
                </m:sub>
              </m:sSub>
              <m:r>
                <w:rPr>
                  <w:rFonts w:ascii="Cambria Math" w:eastAsia="MS Gothic" w:hAnsi="Cambria Math" w:cs="MS Gothic" w:hint="eastAsia"/>
                  <w:sz w:val="24"/>
                </w:rPr>
                <m:t>*</m:t>
              </m:r>
              <m:d>
                <m:dPr>
                  <m:ctrlPr>
                    <w:rPr>
                      <w:rFonts w:ascii="Cambria Math" w:eastAsia="宋体" w:hAnsi="Cambria Math" w:cs="Times New Roman"/>
                      <w:i/>
                      <w:sz w:val="24"/>
                    </w:rPr>
                  </m:ctrlPr>
                </m:dPr>
                <m:e>
                  <m:r>
                    <w:rPr>
                      <w:rFonts w:ascii="Cambria Math" w:eastAsia="宋体" w:hAnsi="Cambria Math" w:cs="Times New Roman" w:hint="eastAsia"/>
                      <w:sz w:val="24"/>
                    </w:rPr>
                    <m:t>1</m:t>
                  </m:r>
                  <m:r>
                    <w:rPr>
                      <w:rFonts w:ascii="Cambria Math" w:eastAsia="微软雅黑" w:hAnsi="Cambria Math" w:cs="微软雅黑" w:hint="eastAsia"/>
                      <w:sz w:val="24"/>
                    </w:rPr>
                    <m:t>-</m:t>
                  </m:r>
                  <m:r>
                    <w:rPr>
                      <w:rFonts w:ascii="Cambria Math" w:eastAsia="宋体" w:hAnsi="Cambria Math" w:cs="Times New Roman" w:hint="eastAsia"/>
                      <w:sz w:val="24"/>
                    </w:rPr>
                    <m:t>w</m:t>
                  </m:r>
                  <m:d>
                    <m:dPr>
                      <m:begChr m:val="["/>
                      <m:endChr m:val="]"/>
                      <m:ctrlPr>
                        <w:rPr>
                          <w:rFonts w:ascii="Cambria Math" w:eastAsia="宋体" w:hAnsi="Cambria Math" w:cs="Times New Roman"/>
                          <w:i/>
                          <w:sz w:val="24"/>
                        </w:rPr>
                      </m:ctrlPr>
                    </m:dPr>
                    <m:e>
                      <m:r>
                        <w:rPr>
                          <w:rFonts w:ascii="Cambria Math" w:eastAsia="宋体" w:hAnsi="Cambria Math" w:cs="Times New Roman" w:hint="eastAsia"/>
                          <w:sz w:val="24"/>
                        </w:rPr>
                        <m:t>i</m:t>
                      </m:r>
                    </m:e>
                  </m:d>
                  <m:r>
                    <w:rPr>
                      <w:rFonts w:ascii="Cambria Math" w:eastAsia="宋体" w:hAnsi="Cambria Math" w:cs="Times New Roman"/>
                      <w:sz w:val="24"/>
                    </w:rPr>
                    <m:t>[0]</m:t>
                  </m:r>
                </m:e>
              </m:d>
              <m:r>
                <m:rPr>
                  <m:lit/>
                </m:rPr>
                <w:rPr>
                  <w:rFonts w:ascii="Cambria Math" w:eastAsia="宋体" w:hAnsi="Cambria Math" w:cs="Times New Roman" w:hint="eastAsia"/>
                  <w:sz w:val="24"/>
                </w:rPr>
                <m:t>/</m:t>
              </m:r>
              <m:d>
                <m:dPr>
                  <m:ctrlPr>
                    <w:rPr>
                      <w:rFonts w:ascii="Cambria Math" w:eastAsia="宋体" w:hAnsi="Cambria Math" w:cs="Times New Roman"/>
                      <w:i/>
                      <w:sz w:val="24"/>
                    </w:rPr>
                  </m:ctrlPr>
                </m:dPr>
                <m:e>
                  <m:r>
                    <w:rPr>
                      <w:rFonts w:ascii="Cambria Math" w:eastAsia="宋体" w:hAnsi="Cambria Math" w:cs="Times New Roman" w:hint="eastAsia"/>
                      <w:sz w:val="24"/>
                    </w:rPr>
                    <m:t>1</m:t>
                  </m:r>
                  <m:r>
                    <w:rPr>
                      <w:rFonts w:ascii="Cambria Math" w:eastAsia="微软雅黑" w:hAnsi="Cambria Math" w:cs="微软雅黑" w:hint="eastAsia"/>
                      <w:sz w:val="24"/>
                    </w:rPr>
                    <m:t>-</m:t>
                  </m:r>
                  <m:sSub>
                    <m:sSubPr>
                      <m:ctrlPr>
                        <w:rPr>
                          <w:rFonts w:ascii="Cambria Math" w:eastAsia="宋体" w:hAnsi="Cambria Math" w:cs="Times New Roman"/>
                          <w:i/>
                          <w:sz w:val="24"/>
                        </w:rPr>
                      </m:ctrlPr>
                    </m:sSubPr>
                    <m:e>
                      <m:r>
                        <w:rPr>
                          <w:rFonts w:ascii="Cambria Math" w:eastAsia="宋体" w:hAnsi="Cambria Math" w:cs="Times New Roman" w:hint="eastAsia"/>
                          <w:sz w:val="24"/>
                        </w:rPr>
                        <m:t>w</m:t>
                      </m:r>
                    </m:e>
                    <m:sub>
                      <m:r>
                        <w:rPr>
                          <w:rFonts w:ascii="Cambria Math" w:eastAsia="宋体" w:hAnsi="Cambria Math" w:cs="Times New Roman"/>
                          <w:sz w:val="24"/>
                        </w:rPr>
                        <m:t>th</m:t>
                      </m:r>
                    </m:sub>
                  </m:sSub>
                </m:e>
              </m:d>
            </m:oMath>
          </w:p>
          <w:p w14:paraId="5A84FB8A"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hint="eastAsia"/>
                <w:sz w:val="24"/>
              </w:rPr>
              <w:t xml:space="preserve"> </w:t>
            </w:r>
            <w:r w:rsidRPr="006E3852">
              <w:rPr>
                <w:rFonts w:ascii="Times New Roman" w:eastAsia="宋体" w:hAnsi="Times New Roman" w:cs="Times New Roman"/>
                <w:sz w:val="24"/>
              </w:rPr>
              <w:tab/>
            </w:r>
            <w:r w:rsidRPr="006E3852">
              <w:rPr>
                <w:rFonts w:ascii="Times New Roman" w:eastAsia="宋体" w:hAnsi="Times New Roman" w:cs="Times New Roman" w:hint="eastAsia"/>
                <w:sz w:val="24"/>
              </w:rPr>
              <w:t>for</w:t>
            </w:r>
            <w:r w:rsidRPr="006E3852">
              <w:rPr>
                <w:rFonts w:ascii="Times New Roman" w:eastAsia="宋体" w:hAnsi="Times New Roman" w:cs="Times New Roman"/>
                <w:sz w:val="24"/>
              </w:rPr>
              <w:t xml:space="preserve"> </w:t>
            </w:r>
            <w:r w:rsidRPr="006E3852">
              <w:rPr>
                <w:rFonts w:ascii="Times New Roman" w:eastAsia="宋体" w:hAnsi="Times New Roman" w:cs="Times New Roman" w:hint="eastAsia"/>
                <w:sz w:val="24"/>
              </w:rPr>
              <w:t xml:space="preserve"> </w:t>
            </w:r>
            <m:oMath>
              <m:r>
                <w:rPr>
                  <w:rFonts w:ascii="Cambria Math" w:eastAsia="宋体" w:hAnsi="Cambria Math" w:cs="Times New Roman" w:hint="eastAsia"/>
                  <w:sz w:val="24"/>
                </w:rPr>
                <m:t xml:space="preserve">j </m:t>
              </m:r>
              <m:r>
                <w:rPr>
                  <w:rFonts w:ascii="Cambria Math" w:eastAsia="宋体" w:hAnsi="Cambria Math" w:cs="Times New Roman" w:hint="eastAsia"/>
                  <w:sz w:val="24"/>
                </w:rPr>
                <m:t>←</m:t>
              </m:r>
              <m:r>
                <w:rPr>
                  <w:rFonts w:ascii="Cambria Math" w:eastAsia="宋体" w:hAnsi="Cambria Math" w:cs="Times New Roman" w:hint="eastAsia"/>
                  <w:sz w:val="24"/>
                </w:rPr>
                <m:t xml:space="preserve"> 1</m:t>
              </m:r>
            </m:oMath>
            <w:r w:rsidRPr="006E3852">
              <w:rPr>
                <w:rFonts w:ascii="Times New Roman" w:eastAsia="宋体" w:hAnsi="Times New Roman" w:cs="Times New Roman"/>
                <w:sz w:val="24"/>
              </w:rPr>
              <w:t xml:space="preserve"> </w:t>
            </w:r>
            <w:r w:rsidRPr="006E3852">
              <w:rPr>
                <w:rFonts w:ascii="Times New Roman" w:eastAsia="宋体" w:hAnsi="Times New Roman" w:cs="Times New Roman" w:hint="eastAsia"/>
                <w:sz w:val="24"/>
              </w:rPr>
              <w:t xml:space="preserve"> to </w:t>
            </w:r>
            <w:r w:rsidRPr="006E3852">
              <w:rPr>
                <w:rFonts w:ascii="Times New Roman" w:eastAsia="宋体" w:hAnsi="Times New Roman" w:cs="Times New Roman"/>
                <w:sz w:val="24"/>
              </w:rPr>
              <w:t xml:space="preserve"> </w:t>
            </w:r>
            <m:oMath>
              <m:r>
                <w:rPr>
                  <w:rFonts w:ascii="Cambria Math" w:eastAsia="宋体" w:hAnsi="Cambria Math" w:cs="Times New Roman" w:hint="eastAsia"/>
                  <w:sz w:val="24"/>
                </w:rPr>
                <m:t>N</m:t>
              </m:r>
            </m:oMath>
            <w:r w:rsidRPr="006E3852">
              <w:rPr>
                <w:rFonts w:ascii="Times New Roman" w:eastAsia="宋体" w:hAnsi="Times New Roman" w:cs="Times New Roman"/>
                <w:sz w:val="24"/>
              </w:rPr>
              <w:t xml:space="preserve"> </w:t>
            </w:r>
            <w:r w:rsidRPr="006E3852">
              <w:rPr>
                <w:rFonts w:ascii="Times New Roman" w:eastAsia="宋体" w:hAnsi="Times New Roman" w:cs="Times New Roman" w:hint="eastAsia"/>
                <w:sz w:val="24"/>
              </w:rPr>
              <w:t xml:space="preserve"> do</w:t>
            </w:r>
          </w:p>
          <w:p w14:paraId="3AB2B46D"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hint="eastAsia"/>
                <w:sz w:val="24"/>
              </w:rPr>
              <w:t xml:space="preserve">    </w:t>
            </w:r>
            <w:r w:rsidRPr="006E3852">
              <w:rPr>
                <w:rFonts w:ascii="Times New Roman" w:eastAsia="宋体" w:hAnsi="Times New Roman" w:cs="Times New Roman"/>
                <w:sz w:val="24"/>
              </w:rPr>
              <w:tab/>
            </w:r>
            <w:r w:rsidRPr="006E3852">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o</m:t>
                  </m:r>
                </m:e>
                <m:sub>
                  <m:r>
                    <w:rPr>
                      <w:rFonts w:ascii="Cambria Math" w:eastAsia="宋体" w:hAnsi="Cambria Math" w:cs="Times New Roman" w:hint="eastAsia"/>
                      <w:sz w:val="24"/>
                    </w:rPr>
                    <m:t>j</m:t>
                  </m:r>
                </m:sub>
              </m:sSub>
              <m:r>
                <w:rPr>
                  <w:rFonts w:ascii="Cambria Math" w:eastAsia="宋体" w:hAnsi="Cambria Math" w:cs="Times New Roman" w:hint="eastAsia"/>
                  <w:sz w:val="24"/>
                </w:rPr>
                <m:t>←</m:t>
              </m:r>
              <m:sSub>
                <m:sSubPr>
                  <m:ctrlPr>
                    <w:rPr>
                      <w:rFonts w:ascii="Cambria Math" w:eastAsia="宋体" w:hAnsi="Cambria Math" w:cs="Times New Roman"/>
                      <w:i/>
                      <w:sz w:val="24"/>
                    </w:rPr>
                  </m:ctrlPr>
                </m:sSubPr>
                <m:e>
                  <m:r>
                    <w:rPr>
                      <w:rFonts w:ascii="Cambria Math" w:eastAsia="宋体" w:hAnsi="Cambria Math" w:cs="Times New Roman" w:hint="eastAsia"/>
                      <w:sz w:val="24"/>
                    </w:rPr>
                    <m:t>X</m:t>
                  </m:r>
                </m:e>
                <m:sub>
                  <m:r>
                    <w:rPr>
                      <w:rFonts w:ascii="Cambria Math" w:eastAsia="宋体" w:hAnsi="Cambria Math" w:cs="Times New Roman" w:hint="eastAsia"/>
                      <w:sz w:val="24"/>
                    </w:rPr>
                    <m:t>greedy</m:t>
                  </m:r>
                </m:sub>
              </m:sSub>
              <m:d>
                <m:dPr>
                  <m:begChr m:val="["/>
                  <m:endChr m:val="]"/>
                  <m:ctrlPr>
                    <w:rPr>
                      <w:rFonts w:ascii="Cambria Math" w:eastAsia="宋体" w:hAnsi="Cambria Math" w:cs="Times New Roman"/>
                      <w:i/>
                      <w:sz w:val="24"/>
                    </w:rPr>
                  </m:ctrlPr>
                </m:dPr>
                <m:e>
                  <m:r>
                    <w:rPr>
                      <w:rFonts w:ascii="Cambria Math" w:eastAsia="宋体" w:hAnsi="Cambria Math" w:cs="Times New Roman"/>
                      <w:sz w:val="24"/>
                    </w:rPr>
                    <m:t>j</m:t>
                  </m:r>
                </m:e>
              </m:d>
            </m:oMath>
          </w:p>
          <w:p w14:paraId="74C08486"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hint="eastAsia"/>
                <w:sz w:val="24"/>
              </w:rPr>
              <w:t xml:space="preserve">     </w:t>
            </w:r>
            <w:r w:rsidRPr="006E3852">
              <w:rPr>
                <w:rFonts w:ascii="Times New Roman" w:eastAsia="宋体" w:hAnsi="Times New Roman" w:cs="Times New Roman"/>
                <w:sz w:val="24"/>
              </w:rPr>
              <w:tab/>
            </w:r>
            <w:r w:rsidRPr="006E3852">
              <w:rPr>
                <w:rFonts w:ascii="Times New Roman" w:eastAsia="宋体" w:hAnsi="Times New Roman" w:cs="Times New Roman" w:hint="eastAsia"/>
                <w:sz w:val="24"/>
              </w:rPr>
              <w:t xml:space="preserve"> </w:t>
            </w:r>
            <m:oMath>
              <m:r>
                <w:rPr>
                  <w:rFonts w:ascii="Cambria Math" w:eastAsia="宋体" w:hAnsi="Cambria Math" w:cs="Times New Roman" w:hint="eastAsia"/>
                  <w:sz w:val="24"/>
                </w:rPr>
                <m:t>θ</m:t>
              </m:r>
              <m:r>
                <w:rPr>
                  <w:rFonts w:ascii="Cambria Math" w:eastAsia="宋体" w:hAnsi="Cambria Math" w:cs="Times New Roman" w:hint="eastAsia"/>
                  <w:sz w:val="24"/>
                </w:rPr>
                <m:t>←</m:t>
              </m:r>
              <m:r>
                <w:rPr>
                  <w:rFonts w:ascii="Cambria Math" w:eastAsia="宋体" w:hAnsi="Cambria Math" w:cs="Times New Roman" w:hint="eastAsia"/>
                  <w:sz w:val="24"/>
                </w:rPr>
                <m:t>U</m:t>
              </m:r>
              <m:d>
                <m:dPr>
                  <m:ctrlPr>
                    <w:rPr>
                      <w:rFonts w:ascii="Cambria Math" w:eastAsia="宋体" w:hAnsi="Cambria Math" w:cs="Times New Roman"/>
                      <w:i/>
                      <w:sz w:val="24"/>
                    </w:rPr>
                  </m:ctrlPr>
                </m:dPr>
                <m:e>
                  <m:r>
                    <w:rPr>
                      <w:rFonts w:ascii="Cambria Math" w:eastAsia="宋体" w:hAnsi="Cambria Math" w:cs="Times New Roman" w:hint="eastAsia"/>
                      <w:sz w:val="24"/>
                    </w:rPr>
                    <m:t>0,2π</m:t>
                  </m:r>
                </m:e>
              </m:d>
            </m:oMath>
          </w:p>
          <w:p w14:paraId="18A8FB19"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hint="eastAsia"/>
                <w:sz w:val="24"/>
              </w:rPr>
              <w:t xml:space="preserve">     </w:t>
            </w:r>
            <w:r w:rsidRPr="006E3852">
              <w:rPr>
                <w:rFonts w:ascii="Times New Roman" w:eastAsia="宋体" w:hAnsi="Times New Roman" w:cs="Times New Roman"/>
                <w:sz w:val="24"/>
              </w:rPr>
              <w:tab/>
            </w:r>
            <w:r w:rsidRPr="006E3852">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o</m:t>
                  </m:r>
                </m:e>
                <m:sub>
                  <m:r>
                    <w:rPr>
                      <w:rFonts w:ascii="Cambria Math" w:eastAsia="宋体" w:hAnsi="Cambria Math" w:cs="Times New Roman" w:hint="eastAsia"/>
                      <w:sz w:val="24"/>
                    </w:rPr>
                    <m:t>ij</m:t>
                  </m:r>
                </m:sub>
              </m:sSub>
              <m:r>
                <w:rPr>
                  <w:rFonts w:ascii="Cambria Math" w:eastAsia="宋体" w:hAnsi="Cambria Math" w:cs="Times New Roman" w:hint="eastAsia"/>
                  <w:sz w:val="24"/>
                </w:rPr>
                <m:t>←</m:t>
              </m:r>
              <m:sSub>
                <m:sSubPr>
                  <m:ctrlPr>
                    <w:rPr>
                      <w:rFonts w:ascii="Cambria Math" w:eastAsia="宋体" w:hAnsi="Cambria Math" w:cs="Times New Roman"/>
                      <w:i/>
                      <w:sz w:val="24"/>
                    </w:rPr>
                  </m:ctrlPr>
                </m:sSubPr>
                <m:e>
                  <m:r>
                    <w:rPr>
                      <w:rFonts w:ascii="Cambria Math" w:eastAsia="宋体" w:hAnsi="Cambria Math" w:cs="Times New Roman" w:hint="eastAsia"/>
                      <w:sz w:val="24"/>
                    </w:rPr>
                    <m:t>o</m:t>
                  </m:r>
                </m:e>
                <m:sub>
                  <m:r>
                    <w:rPr>
                      <w:rFonts w:ascii="Cambria Math" w:eastAsia="宋体" w:hAnsi="Cambria Math" w:cs="Times New Roman" w:hint="eastAsia"/>
                      <w:sz w:val="24"/>
                    </w:rPr>
                    <m:t>j</m:t>
                  </m:r>
                </m:sub>
              </m:sSub>
              <m:r>
                <w:rPr>
                  <w:rFonts w:ascii="Cambria Math" w:eastAsia="宋体" w:hAnsi="Cambria Math" w:cs="Times New Roman" w:hint="eastAsia"/>
                  <w:sz w:val="24"/>
                </w:rPr>
                <m:t>+</m:t>
              </m:r>
              <m:sSub>
                <m:sSubPr>
                  <m:ctrlPr>
                    <w:rPr>
                      <w:rFonts w:ascii="Cambria Math" w:eastAsia="宋体" w:hAnsi="Cambria Math" w:cs="Times New Roman"/>
                      <w:i/>
                      <w:sz w:val="24"/>
                    </w:rPr>
                  </m:ctrlPr>
                </m:sSubPr>
                <m:e>
                  <m:r>
                    <w:rPr>
                      <w:rFonts w:ascii="Cambria Math" w:eastAsia="宋体" w:hAnsi="Cambria Math" w:cs="Times New Roman" w:hint="eastAsia"/>
                      <w:sz w:val="24"/>
                    </w:rPr>
                    <m:t>σ</m:t>
                  </m:r>
                </m:e>
                <m:sub>
                  <m:r>
                    <w:rPr>
                      <w:rFonts w:ascii="Cambria Math" w:eastAsia="宋体" w:hAnsi="Cambria Math" w:cs="Times New Roman" w:hint="eastAsia"/>
                      <w:sz w:val="24"/>
                    </w:rPr>
                    <m:t>i</m:t>
                  </m:r>
                </m:sub>
              </m:sSub>
              <m:r>
                <w:rPr>
                  <w:rFonts w:ascii="Cambria Math" w:eastAsia="宋体" w:hAnsi="Cambria Math" w:cs="Times New Roman" w:hint="eastAsia"/>
                  <w:sz w:val="24"/>
                </w:rPr>
                <m:t>·</m:t>
              </m:r>
              <m:d>
                <m:dPr>
                  <m:ctrlPr>
                    <w:rPr>
                      <w:rFonts w:ascii="Cambria Math" w:eastAsia="宋体" w:hAnsi="Cambria Math" w:cs="Times New Roman"/>
                      <w:i/>
                      <w:sz w:val="24"/>
                    </w:rPr>
                  </m:ctrlPr>
                </m:dPr>
                <m:e>
                  <m:r>
                    <w:rPr>
                      <w:rFonts w:ascii="Cambria Math" w:eastAsia="宋体" w:hAnsi="Cambria Math" w:cs="Times New Roman" w:hint="eastAsia"/>
                      <w:sz w:val="24"/>
                    </w:rPr>
                    <m:t>cosθ,sinθ</m:t>
                  </m:r>
                </m:e>
              </m:d>
            </m:oMath>
          </w:p>
          <w:p w14:paraId="25B5AFA5"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sz w:val="24"/>
              </w:rPr>
              <w:t xml:space="preserve"> </w:t>
            </w:r>
            <w:r w:rsidRPr="006E3852">
              <w:rPr>
                <w:rFonts w:ascii="Times New Roman" w:eastAsia="宋体" w:hAnsi="Times New Roman" w:cs="Times New Roman"/>
                <w:sz w:val="24"/>
              </w:rPr>
              <w:tab/>
              <w:t>end for</w:t>
            </w:r>
          </w:p>
          <w:p w14:paraId="4620244F" w14:textId="77777777" w:rsidR="006E3852" w:rsidRPr="006E3852" w:rsidRDefault="006E3852" w:rsidP="006E3852">
            <w:pPr>
              <w:widowControl/>
              <w:spacing w:line="300" w:lineRule="auto"/>
              <w:ind w:leftChars="100" w:left="450" w:hangingChars="100" w:hanging="240"/>
              <w:rPr>
                <w:rFonts w:ascii="Times New Roman" w:eastAsia="宋体" w:hAnsi="Times New Roman" w:cs="Times New Roman"/>
                <w:sz w:val="24"/>
              </w:rPr>
            </w:pPr>
            <w:r w:rsidRPr="006E3852">
              <w:rPr>
                <w:rFonts w:ascii="Times New Roman" w:eastAsia="宋体" w:hAnsi="Times New Roman" w:cs="Times New Roman"/>
                <w:sz w:val="24"/>
              </w:rPr>
              <w:t>end for</w:t>
            </w:r>
          </w:p>
        </w:tc>
      </w:tr>
    </w:tbl>
    <w:p w14:paraId="41D90183"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p>
    <w:p w14:paraId="3D1BE6D1" w14:textId="77777777" w:rsidR="006E3852" w:rsidRPr="006E3852" w:rsidRDefault="006E3852" w:rsidP="006E3852">
      <w:pPr>
        <w:widowControl/>
        <w:spacing w:line="300" w:lineRule="auto"/>
        <w:jc w:val="left"/>
        <w:outlineLvl w:val="3"/>
        <w:rPr>
          <w:rFonts w:ascii="黑体" w:eastAsia="黑体" w:hAnsi="黑体" w:cs="Times New Roman"/>
          <w:b/>
          <w:sz w:val="24"/>
          <w:szCs w:val="21"/>
          <w14:ligatures w14:val="none"/>
        </w:rPr>
      </w:pPr>
      <w:r w:rsidRPr="006E3852">
        <w:rPr>
          <w:rFonts w:ascii="黑体" w:eastAsia="黑体" w:hAnsi="黑体" w:cs="Times New Roman" w:hint="eastAsia"/>
          <w:b/>
          <w:sz w:val="24"/>
          <w:szCs w:val="21"/>
          <w14:ligatures w14:val="none"/>
        </w:rPr>
        <w:t>4</w:t>
      </w:r>
      <w:r w:rsidRPr="006E3852">
        <w:rPr>
          <w:rFonts w:ascii="黑体" w:eastAsia="黑体" w:hAnsi="黑体" w:cs="Times New Roman"/>
          <w:b/>
          <w:sz w:val="24"/>
          <w:szCs w:val="21"/>
          <w14:ligatures w14:val="none"/>
        </w:rPr>
        <w:t>.3.2.2 聚集</w:t>
      </w:r>
      <w:r w:rsidRPr="006E3852">
        <w:rPr>
          <w:rFonts w:ascii="黑体" w:eastAsia="黑体" w:hAnsi="黑体" w:cs="Times New Roman" w:hint="eastAsia"/>
          <w:b/>
          <w:sz w:val="24"/>
          <w:szCs w:val="21"/>
          <w14:ligatures w14:val="none"/>
        </w:rPr>
        <w:t>连通</w:t>
      </w:r>
      <w:r w:rsidRPr="006E3852">
        <w:rPr>
          <w:rFonts w:ascii="黑体" w:eastAsia="黑体" w:hAnsi="黑体" w:cs="Times New Roman"/>
          <w:b/>
          <w:sz w:val="24"/>
          <w:szCs w:val="21"/>
          <w14:ligatures w14:val="none"/>
        </w:rPr>
        <w:t>初始化策略</w:t>
      </w:r>
    </w:p>
    <w:p w14:paraId="7272ACCD"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sz w:val="24"/>
          <w:szCs w:val="21"/>
          <w14:ligatures w14:val="none"/>
        </w:rPr>
        <w:t>针对</w:t>
      </w:r>
      <w:r w:rsidRPr="006E3852">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w</m:t>
            </m:r>
          </m:e>
          <m:sub>
            <m:r>
              <w:rPr>
                <w:rFonts w:ascii="Cambria Math" w:eastAsia="宋体" w:hAnsi="Cambria Math" w:cs="Times New Roman"/>
                <w:sz w:val="24"/>
                <w:szCs w:val="21"/>
                <w14:ligatures w14:val="none"/>
              </w:rPr>
              <m:t>cov</m:t>
            </m:r>
          </m:sub>
        </m:sSub>
        <m:r>
          <m:rPr>
            <m:sty m:val="p"/>
          </m:rP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hint="eastAsia"/>
                <w:sz w:val="24"/>
                <w:szCs w:val="21"/>
                <w14:ligatures w14:val="none"/>
              </w:rPr>
              <m:t>t</m:t>
            </m:r>
            <m:r>
              <w:rPr>
                <w:rFonts w:ascii="Cambria Math" w:eastAsia="MS Gothic" w:hAnsi="Cambria Math" w:cs="MS Gothic"/>
                <w:sz w:val="24"/>
                <w:szCs w:val="21"/>
                <w14:ligatures w14:val="none"/>
              </w:rPr>
              <m:t>h</m:t>
            </m:r>
          </m:sub>
        </m:sSub>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的偏好连通个体，采用聚集</w:t>
      </w:r>
      <w:r w:rsidRPr="006E3852">
        <w:rPr>
          <w:rFonts w:ascii="Times New Roman" w:eastAsia="宋体" w:hAnsi="Times New Roman" w:cs="Times New Roman" w:hint="eastAsia"/>
          <w:sz w:val="24"/>
          <w:szCs w:val="21"/>
          <w14:ligatures w14:val="none"/>
        </w:rPr>
        <w:t>连通初始化</w:t>
      </w:r>
      <w:r w:rsidRPr="006E3852">
        <w:rPr>
          <w:rFonts w:ascii="Times New Roman" w:eastAsia="宋体" w:hAnsi="Times New Roman" w:cs="Times New Roman"/>
          <w:sz w:val="24"/>
          <w:szCs w:val="21"/>
          <w14:ligatures w14:val="none"/>
        </w:rPr>
        <w:t>策略</w:t>
      </w:r>
      <w:r w:rsidRPr="006E3852">
        <w:rPr>
          <w:rFonts w:ascii="Times New Roman" w:eastAsia="宋体" w:hAnsi="Times New Roman" w:cs="Times New Roman" w:hint="eastAsia"/>
          <w:sz w:val="24"/>
          <w:szCs w:val="21"/>
          <w14:ligatures w14:val="none"/>
        </w:rPr>
        <w:t>生成具备密集网络</w:t>
      </w:r>
      <w:r w:rsidRPr="006E3852">
        <w:rPr>
          <w:rFonts w:ascii="Times New Roman" w:eastAsia="宋体" w:hAnsi="Times New Roman" w:cs="Times New Roman"/>
          <w:sz w:val="24"/>
          <w:szCs w:val="21"/>
          <w14:ligatures w14:val="none"/>
        </w:rPr>
        <w:t>拓扑</w:t>
      </w:r>
      <w:r w:rsidRPr="006E3852">
        <w:rPr>
          <w:rFonts w:ascii="Times New Roman" w:eastAsia="宋体" w:hAnsi="Times New Roman" w:cs="Times New Roman" w:hint="eastAsia"/>
          <w:sz w:val="24"/>
          <w:szCs w:val="21"/>
          <w14:ligatures w14:val="none"/>
        </w:rPr>
        <w:t>的不同初始个体</w:t>
      </w:r>
      <w:r w:rsidRPr="006E3852">
        <w:rPr>
          <w:rFonts w:ascii="Times New Roman" w:eastAsia="宋体" w:hAnsi="Times New Roman" w:cs="Times New Roman"/>
          <w:sz w:val="24"/>
          <w:szCs w:val="21"/>
          <w14:ligatures w14:val="none"/>
        </w:rPr>
        <w:t>。</w:t>
      </w:r>
      <w:r w:rsidRPr="006E3852">
        <w:rPr>
          <w:rFonts w:ascii="Times New Roman" w:eastAsia="宋体" w:hAnsi="Times New Roman" w:cs="Times New Roman" w:hint="eastAsia"/>
          <w:sz w:val="24"/>
          <w:szCs w:val="21"/>
          <w14:ligatures w14:val="none"/>
        </w:rPr>
        <w:t>该算法</w:t>
      </w:r>
      <w:r w:rsidRPr="006E3852">
        <w:rPr>
          <w:rFonts w:ascii="Times New Roman" w:eastAsia="宋体" w:hAnsi="Times New Roman" w:cs="Times New Roman"/>
          <w:sz w:val="24"/>
          <w:szCs w:val="21"/>
          <w14:ligatures w14:val="none"/>
        </w:rPr>
        <w:t>首先</w:t>
      </w:r>
      <w:r w:rsidRPr="006E3852">
        <w:rPr>
          <w:rFonts w:ascii="Times New Roman" w:eastAsia="宋体" w:hAnsi="Times New Roman" w:cs="Times New Roman" w:hint="eastAsia"/>
          <w:sz w:val="24"/>
          <w:szCs w:val="21"/>
          <w14:ligatures w14:val="none"/>
        </w:rPr>
        <w:t>为第</w:t>
      </w:r>
      <w:r w:rsidRPr="006E3852">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i</m:t>
        </m:r>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hint="eastAsia"/>
          <w:sz w:val="24"/>
          <w:szCs w:val="21"/>
          <w14:ligatures w14:val="none"/>
        </w:rPr>
        <w:t>个个体</w:t>
      </w:r>
      <w:r w:rsidRPr="006E3852">
        <w:rPr>
          <w:rFonts w:ascii="Times New Roman" w:eastAsia="宋体" w:hAnsi="Times New Roman" w:cs="Times New Roman"/>
          <w:sz w:val="24"/>
          <w:szCs w:val="21"/>
          <w14:ligatures w14:val="none"/>
        </w:rPr>
        <w:t>在远离干扰源</w:t>
      </w:r>
      <w:r w:rsidRPr="006E3852">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p</m:t>
        </m:r>
      </m:oMath>
      <w:r w:rsidRPr="006E3852">
        <w:rPr>
          <w:rFonts w:ascii="Times New Roman" w:eastAsia="宋体" w:hAnsi="Times New Roman" w:cs="Times New Roman"/>
          <w:i/>
          <w:iCs/>
          <w:sz w:val="24"/>
          <w:szCs w:val="21"/>
          <w14:ligatures w14:val="none"/>
        </w:rPr>
        <w:t xml:space="preserve"> </w:t>
      </w:r>
      <w:r w:rsidRPr="006E3852">
        <w:rPr>
          <w:rFonts w:ascii="Times New Roman" w:eastAsia="宋体" w:hAnsi="Times New Roman" w:cs="Times New Roman"/>
          <w:sz w:val="24"/>
          <w:szCs w:val="21"/>
          <w14:ligatures w14:val="none"/>
        </w:rPr>
        <w:t>的</w:t>
      </w:r>
      <w:r w:rsidRPr="006E3852">
        <w:rPr>
          <w:rFonts w:ascii="Times New Roman" w:eastAsia="宋体" w:hAnsi="Times New Roman" w:cs="Times New Roman" w:hint="eastAsia"/>
          <w:sz w:val="24"/>
          <w:szCs w:val="21"/>
          <w14:ligatures w14:val="none"/>
        </w:rPr>
        <w:t>干扰禁区</w:t>
      </w:r>
      <w:r w:rsidRPr="006E3852">
        <w:rPr>
          <w:rFonts w:ascii="Times New Roman" w:eastAsia="宋体" w:hAnsi="Times New Roman" w:cs="Times New Roman"/>
          <w:sz w:val="24"/>
          <w:szCs w:val="21"/>
          <w14:ligatures w14:val="none"/>
        </w:rPr>
        <w:t>随机选取安全中心</w:t>
      </w:r>
      <w:r w:rsidRPr="006E3852">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c</m:t>
            </m:r>
          </m:e>
          <m:sub>
            <m:r>
              <w:rPr>
                <w:rFonts w:ascii="Cambria Math" w:eastAsia="宋体" w:hAnsi="Cambria Math" w:cs="Times New Roman" w:hint="eastAsia"/>
                <w:sz w:val="24"/>
                <w:szCs w:val="21"/>
                <w14:ligatures w14:val="none"/>
              </w:rPr>
              <m:t>i</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sz w:val="24"/>
          <w:szCs w:val="21"/>
          <w14:ligatures w14:val="none"/>
        </w:rPr>
        <w:t>，满足</w:t>
      </w:r>
      <w:r w:rsidRPr="006E3852">
        <w:rPr>
          <w:rFonts w:ascii="Times New Roman" w:eastAsia="宋体" w:hAnsi="Times New Roman" w:cs="Times New Roman"/>
          <w:sz w:val="24"/>
          <w:szCs w:val="21"/>
          <w14:ligatures w14:val="none"/>
        </w:rPr>
        <w:t xml:space="preserve"> </w:t>
      </w:r>
      <m:oMath>
        <m:r>
          <m:rPr>
            <m:sty m:val="p"/>
          </m:rPr>
          <w:rPr>
            <w:rFonts w:ascii="Cambria Math" w:eastAsia="宋体" w:hAnsi="Cambria Math" w:cs="Times New Roman"/>
            <w:sz w:val="24"/>
            <w:szCs w:val="21"/>
            <w14:ligatures w14:val="none"/>
          </w:rPr>
          <m:t xml:space="preserve"> </m:t>
        </m:r>
        <m:r>
          <m:rPr>
            <m:sty m:val="p"/>
          </m:rP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c</m:t>
            </m:r>
          </m:e>
          <m:sub>
            <m:r>
              <w:rPr>
                <w:rFonts w:ascii="Cambria Math" w:eastAsia="宋体" w:hAnsi="Cambria Math" w:cs="Times New Roman" w:hint="eastAsia"/>
                <w:sz w:val="24"/>
                <w:szCs w:val="21"/>
                <w14:ligatures w14:val="none"/>
              </w:rPr>
              <m:t>i</m:t>
            </m:r>
          </m:sub>
        </m:sSub>
        <m:r>
          <m:rPr>
            <m:sty m:val="p"/>
          </m:rPr>
          <w:rPr>
            <w:rFonts w:ascii="Cambria Math" w:eastAsia="宋体" w:hAnsi="Cambria Math" w:cs="Times New Roman"/>
            <w:sz w:val="24"/>
            <w:szCs w:val="21"/>
            <w14:ligatures w14:val="none"/>
          </w:rPr>
          <m:t>-</m:t>
        </m:r>
        <m:r>
          <w:rPr>
            <w:rFonts w:ascii="Cambria Math" w:eastAsia="宋体" w:hAnsi="Cambria Math" w:cs="Times New Roman" w:hint="eastAsia"/>
            <w:sz w:val="24"/>
            <w:szCs w:val="21"/>
            <w14:ligatures w14:val="none"/>
          </w:rPr>
          <m:t>p</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hint="eastAsia"/>
            <w:sz w:val="24"/>
            <w:szCs w:val="21"/>
            <w14:ligatures w14:val="none"/>
          </w:rPr>
          <m:t xml:space="preserve">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R</m:t>
            </m:r>
          </m:e>
          <m:sub>
            <m:r>
              <w:rPr>
                <w:rFonts w:ascii="Cambria Math" w:eastAsia="宋体" w:hAnsi="Cambria Math" w:cs="Times New Roman"/>
                <w:sz w:val="24"/>
                <w:szCs w:val="21"/>
                <w14:ligatures w14:val="none"/>
              </w:rPr>
              <m:t>J</m:t>
            </m:r>
          </m:sub>
        </m:sSub>
        <m:r>
          <m:rPr>
            <m:sty m:val="p"/>
          </m:rPr>
          <w:rPr>
            <w:rFonts w:ascii="Cambria Math" w:eastAsia="宋体" w:hAnsi="Cambria Math" w:cs="Times New Roman" w:hint="eastAsia"/>
            <w:sz w:val="24"/>
            <w:szCs w:val="21"/>
            <w14:ligatures w14:val="none"/>
          </w:rPr>
          <m:t xml:space="preserve"> </m:t>
        </m:r>
      </m:oMath>
      <w:r w:rsidRPr="006E3852">
        <w:rPr>
          <w:rFonts w:ascii="Times New Roman" w:eastAsia="宋体" w:hAnsi="Times New Roman" w:cs="Times New Roman"/>
          <w:sz w:val="24"/>
          <w:szCs w:val="21"/>
          <w14:ligatures w14:val="none"/>
        </w:rPr>
        <w:t>。</w:t>
      </w:r>
      <w:r w:rsidRPr="006E3852">
        <w:rPr>
          <w:rFonts w:ascii="Times New Roman" w:eastAsia="宋体" w:hAnsi="Times New Roman" w:cs="Times New Roman" w:hint="eastAsia"/>
          <w:sz w:val="24"/>
          <w:szCs w:val="21"/>
          <w14:ligatures w14:val="none"/>
        </w:rPr>
        <w:t>然</w:t>
      </w:r>
      <w:r w:rsidRPr="006E3852">
        <w:rPr>
          <w:rFonts w:ascii="Times New Roman" w:eastAsia="宋体" w:hAnsi="Times New Roman" w:cs="Times New Roman"/>
          <w:sz w:val="24"/>
          <w:szCs w:val="21"/>
          <w14:ligatures w14:val="none"/>
        </w:rPr>
        <w:t>后根据</w:t>
      </w:r>
      <w:r w:rsidRPr="006E3852">
        <w:rPr>
          <w:rFonts w:ascii="Times New Roman" w:eastAsia="宋体" w:hAnsi="Times New Roman" w:cs="Times New Roman" w:hint="eastAsia"/>
          <w:sz w:val="24"/>
          <w:szCs w:val="21"/>
          <w14:ligatures w14:val="none"/>
        </w:rPr>
        <w:t>对应第</w:t>
      </w:r>
      <w:r w:rsidRPr="006E3852">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i</m:t>
        </m:r>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个体的</w:t>
      </w:r>
      <w:r w:rsidRPr="006E3852">
        <w:rPr>
          <w:rFonts w:ascii="Times New Roman" w:eastAsia="宋体" w:hAnsi="Times New Roman" w:cs="Times New Roman"/>
          <w:sz w:val="24"/>
          <w:szCs w:val="21"/>
          <w14:ligatures w14:val="none"/>
        </w:rPr>
        <w:t>权重</w:t>
      </w:r>
      <w:r w:rsidRPr="006E3852">
        <w:rPr>
          <w:rFonts w:ascii="Times New Roman" w:eastAsia="宋体" w:hAnsi="Times New Roman" w:cs="Times New Roman" w:hint="eastAsia"/>
          <w:sz w:val="24"/>
          <w:szCs w:val="21"/>
          <w14:ligatures w14:val="none"/>
        </w:rPr>
        <w:t>向量确定</w:t>
      </w:r>
      <w:r w:rsidRPr="006E3852">
        <w:rPr>
          <w:rFonts w:ascii="Times New Roman" w:eastAsia="宋体" w:hAnsi="Times New Roman" w:cs="Times New Roman"/>
          <w:sz w:val="24"/>
          <w:szCs w:val="21"/>
          <w14:ligatures w14:val="none"/>
        </w:rPr>
        <w:t>聚集半径</w:t>
      </w:r>
      <w:r w:rsidRPr="006E3852">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hint="eastAsia"/>
                <w:sz w:val="24"/>
                <w:szCs w:val="21"/>
                <w14:ligatures w14:val="none"/>
              </w:rPr>
              <m:t>i</m:t>
            </m:r>
          </m:sub>
        </m:sSub>
      </m:oMath>
      <w:r w:rsidRPr="006E3852">
        <w:rPr>
          <w:rFonts w:ascii="Times New Roman" w:eastAsia="宋体" w:hAnsi="Times New Roman" w:cs="Times New Roman"/>
          <w:sz w:val="24"/>
          <w:szCs w:val="21"/>
          <w14:ligatures w14:val="none"/>
        </w:rPr>
        <w:t>：</w:t>
      </w:r>
    </w:p>
    <w:p w14:paraId="345C1C40"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hint="eastAsia"/>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min</m:t>
                  </m:r>
                </m:sub>
              </m:sSub>
              <m:r>
                <w:rPr>
                  <w:rFonts w:ascii="Cambria Math" w:eastAsia="宋体" w:hAnsi="Cambria Math" w:cs="Times New Roman"/>
                  <w:sz w:val="24"/>
                  <w:szCs w:val="21"/>
                  <w14:ligatures w14:val="none"/>
                </w:rPr>
                <m:t>+</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max</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min</m:t>
                      </m:r>
                    </m:sub>
                  </m:sSub>
                </m:e>
              </m:d>
              <m:r>
                <m:rPr>
                  <m:sty m:val="p"/>
                </m:rPr>
                <w:rPr>
                  <w:rFonts w:ascii="Cambria Math" w:eastAsia="宋体" w:hAnsi="Cambria Math" w:cs="Times New Roman"/>
                  <w:sz w:val="24"/>
                  <w:szCs w:val="21"/>
                  <w14:ligatures w14:val="none"/>
                </w:rPr>
                <m:t>⋅</m:t>
              </m:r>
              <m:f>
                <m:fPr>
                  <m:ctrlPr>
                    <w:rPr>
                      <w:rFonts w:ascii="Cambria Math" w:eastAsia="宋体" w:hAnsi="Cambria Math" w:cs="Times New Roman"/>
                      <w:sz w:val="24"/>
                      <w:szCs w:val="21"/>
                      <w14:ligatures w14:val="none"/>
                    </w:rPr>
                  </m:ctrlPr>
                </m:fPr>
                <m:num>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w</m:t>
                      </m:r>
                    </m:e>
                    <m:sub>
                      <m:r>
                        <w:rPr>
                          <w:rFonts w:ascii="Cambria Math" w:eastAsia="宋体" w:hAnsi="Cambria Math" w:cs="Times New Roman" w:hint="eastAsia"/>
                          <w:sz w:val="24"/>
                          <w:szCs w:val="21"/>
                          <w14:ligatures w14:val="none"/>
                        </w:rPr>
                        <m:t>i</m:t>
                      </m:r>
                      <m:r>
                        <w:rPr>
                          <w:rFonts w:ascii="Cambria Math" w:eastAsia="宋体" w:hAnsi="Cambria Math" w:cs="Times New Roman"/>
                          <w:sz w:val="24"/>
                          <w:szCs w:val="21"/>
                          <w14:ligatures w14:val="none"/>
                        </w:rPr>
                        <m:t>, cov</m:t>
                      </m:r>
                    </m:sub>
                  </m:sSub>
                  <m:ctrlPr>
                    <w:rPr>
                      <w:rFonts w:ascii="Cambria Math" w:eastAsia="宋体" w:hAnsi="Cambria Math" w:cs="Times New Roman"/>
                      <w:i/>
                      <w:sz w:val="24"/>
                      <w:szCs w:val="21"/>
                      <w14:ligatures w14:val="none"/>
                    </w:rPr>
                  </m:ctrlPr>
                </m:num>
                <m:den>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hint="eastAsia"/>
                          <w:sz w:val="24"/>
                          <w:szCs w:val="21"/>
                          <w14:ligatures w14:val="none"/>
                        </w:rPr>
                        <m:t>t</m:t>
                      </m:r>
                      <m:r>
                        <w:rPr>
                          <w:rFonts w:ascii="Cambria Math" w:eastAsia="MS Gothic" w:hAnsi="Cambria Math" w:cs="MS Gothic"/>
                          <w:sz w:val="24"/>
                          <w:szCs w:val="21"/>
                          <w14:ligatures w14:val="none"/>
                        </w:rPr>
                        <m:t>h</m:t>
                      </m:r>
                    </m:sub>
                  </m:sSub>
                  <m:ctrlPr>
                    <w:rPr>
                      <w:rFonts w:ascii="Cambria Math" w:eastAsia="宋体" w:hAnsi="Cambria Math" w:cs="Times New Roman"/>
                      <w:i/>
                      <w:sz w:val="24"/>
                      <w:szCs w:val="21"/>
                      <w14:ligatures w14:val="none"/>
                    </w:rPr>
                  </m:ctrlPr>
                </m:den>
              </m:f>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4CB48CC1"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其中</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min</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和</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max</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为根据环境定义的聚集半径参数。则第</w:t>
      </w:r>
      <w:r w:rsidRPr="006E3852">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i</m:t>
        </m:r>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个个体的</w:t>
      </w:r>
      <w:r w:rsidRPr="006E3852">
        <w:rPr>
          <w:rFonts w:ascii="Times New Roman" w:eastAsia="宋体" w:hAnsi="Times New Roman" w:cs="Times New Roman"/>
          <w:sz w:val="24"/>
          <w:szCs w:val="21"/>
          <w14:ligatures w14:val="none"/>
        </w:rPr>
        <w:t>第</w:t>
      </w:r>
      <w:r w:rsidRPr="006E3852">
        <w:rPr>
          <w:rFonts w:ascii="Times New Roman" w:eastAsia="宋体" w:hAnsi="Times New Roman" w:cs="Times New Roman"/>
          <w:sz w:val="24"/>
          <w:szCs w:val="21"/>
          <w14:ligatures w14:val="none"/>
        </w:rPr>
        <w:t xml:space="preserve"> </w:t>
      </w:r>
      <m:oMath>
        <m:r>
          <w:rPr>
            <w:rFonts w:ascii="Cambria Math" w:eastAsia="宋体" w:hAnsi="Cambria Math" w:cs="Times New Roman" w:hint="eastAsia"/>
            <w:sz w:val="24"/>
            <w:szCs w:val="21"/>
            <w14:ligatures w14:val="none"/>
          </w:rPr>
          <m:t>j</m:t>
        </m:r>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个无人机的位置</w:t>
      </w:r>
      <w:r w:rsidRPr="006E3852">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ij</m:t>
            </m:r>
          </m:sub>
        </m:sSub>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在以</w:t>
      </w:r>
      <w:r w:rsidRPr="006E3852">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c</m:t>
            </m:r>
          </m:e>
          <m:sub>
            <m:r>
              <w:rPr>
                <w:rFonts w:ascii="Cambria Math" w:eastAsia="宋体" w:hAnsi="Cambria Math" w:cs="Times New Roman" w:hint="eastAsia"/>
                <w:sz w:val="24"/>
                <w:szCs w:val="21"/>
                <w14:ligatures w14:val="none"/>
              </w:rPr>
              <m:t>i</m:t>
            </m:r>
          </m:sub>
        </m:sSub>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为圆心、</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hint="eastAsia"/>
                <w:sz w:val="24"/>
                <w:szCs w:val="21"/>
                <w14:ligatures w14:val="none"/>
              </w:rPr>
              <m:t>i</m:t>
            </m:r>
          </m:sub>
        </m:sSub>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为半径的区域内</w:t>
      </w:r>
      <w:r w:rsidRPr="006E3852">
        <w:rPr>
          <w:rFonts w:ascii="Times New Roman" w:eastAsia="宋体" w:hAnsi="Times New Roman" w:cs="Times New Roman" w:hint="eastAsia"/>
          <w:sz w:val="24"/>
          <w:szCs w:val="21"/>
          <w14:ligatures w14:val="none"/>
        </w:rPr>
        <w:t>按照均匀分布随机</w:t>
      </w:r>
      <w:r w:rsidRPr="006E3852">
        <w:rPr>
          <w:rFonts w:ascii="Times New Roman" w:eastAsia="宋体" w:hAnsi="Times New Roman" w:cs="Times New Roman"/>
          <w:sz w:val="24"/>
          <w:szCs w:val="21"/>
          <w14:ligatures w14:val="none"/>
        </w:rPr>
        <w:t>生成：</w:t>
      </w:r>
    </w:p>
    <w:p w14:paraId="4588A938"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ij</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c</m:t>
                  </m:r>
                </m:e>
                <m:sub>
                  <m:r>
                    <w:rPr>
                      <w:rFonts w:ascii="Cambria Math" w:eastAsia="宋体" w:hAnsi="Cambria Math" w:cs="Times New Roman" w:hint="eastAsia"/>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hint="eastAsia"/>
                      <w:sz w:val="24"/>
                      <w:szCs w:val="21"/>
                      <w14:ligatures w14:val="none"/>
                    </w:rPr>
                    <m:t>ij</m:t>
                  </m:r>
                </m:sub>
              </m:sSub>
              <m:d>
                <m:dPr>
                  <m:ctrlPr>
                    <w:rPr>
                      <w:rFonts w:ascii="Cambria Math" w:eastAsia="宋体" w:hAnsi="Cambria Math" w:cs="Times New Roman"/>
                      <w:i/>
                      <w:sz w:val="24"/>
                      <w:szCs w:val="21"/>
                      <w14:ligatures w14:val="none"/>
                    </w:rPr>
                  </m:ctrlPr>
                </m:dPr>
                <m:e>
                  <m:func>
                    <m:funcPr>
                      <m:ctrlPr>
                        <w:rPr>
                          <w:rFonts w:ascii="Cambria Math" w:eastAsia="宋体" w:hAnsi="Cambria Math" w:cs="Times New Roman"/>
                          <w:sz w:val="24"/>
                          <w:szCs w:val="21"/>
                          <w14:ligatures w14:val="none"/>
                        </w:rPr>
                      </m:ctrlPr>
                    </m:funcPr>
                    <m:fName>
                      <m:r>
                        <m:rPr>
                          <m:sty m:val="p"/>
                        </m:rPr>
                        <w:rPr>
                          <w:rFonts w:ascii="Cambria Math" w:eastAsia="宋体" w:hAnsi="Cambria Math" w:cs="Times New Roman"/>
                          <w:sz w:val="24"/>
                          <w:szCs w:val="21"/>
                          <w14:ligatures w14:val="none"/>
                        </w:rPr>
                        <m:t>cos</m:t>
                      </m:r>
                      <m:ctrlPr>
                        <w:rPr>
                          <w:rFonts w:ascii="Cambria Math" w:eastAsia="宋体" w:hAnsi="Cambria Math" w:cs="Times New Roman"/>
                          <w:i/>
                          <w:sz w:val="24"/>
                          <w:szCs w:val="21"/>
                          <w14:ligatures w14:val="none"/>
                        </w:rPr>
                      </m:ctrlPr>
                    </m:fName>
                    <m:e>
                      <m:r>
                        <w:rPr>
                          <w:rFonts w:ascii="Cambria Math" w:eastAsia="宋体" w:hAnsi="Cambria Math" w:cs="Times New Roman"/>
                          <w:sz w:val="24"/>
                          <w:szCs w:val="21"/>
                          <w14:ligatures w14:val="none"/>
                        </w:rPr>
                        <m:t>θ</m:t>
                      </m:r>
                    </m:e>
                  </m:func>
                  <m:r>
                    <w:rPr>
                      <w:rFonts w:ascii="Cambria Math" w:eastAsia="宋体" w:hAnsi="Cambria Math" w:cs="Times New Roman"/>
                      <w:sz w:val="24"/>
                      <w:szCs w:val="21"/>
                      <w14:ligatures w14:val="none"/>
                    </w:rPr>
                    <m:t>,</m:t>
                  </m:r>
                  <m:func>
                    <m:funcPr>
                      <m:ctrlPr>
                        <w:rPr>
                          <w:rFonts w:ascii="Cambria Math" w:eastAsia="宋体" w:hAnsi="Cambria Math" w:cs="Times New Roman"/>
                          <w:sz w:val="24"/>
                          <w:szCs w:val="21"/>
                          <w14:ligatures w14:val="none"/>
                        </w:rPr>
                      </m:ctrlPr>
                    </m:funcPr>
                    <m:fName>
                      <m:r>
                        <m:rPr>
                          <m:sty m:val="p"/>
                        </m:rPr>
                        <w:rPr>
                          <w:rFonts w:ascii="Cambria Math" w:eastAsia="宋体" w:hAnsi="Cambria Math" w:cs="Times New Roman"/>
                          <w:sz w:val="24"/>
                          <w:szCs w:val="21"/>
                          <w14:ligatures w14:val="none"/>
                        </w:rPr>
                        <m:t>sin</m:t>
                      </m:r>
                      <m:ctrlPr>
                        <w:rPr>
                          <w:rFonts w:ascii="Cambria Math" w:eastAsia="宋体" w:hAnsi="Cambria Math" w:cs="Times New Roman"/>
                          <w:i/>
                          <w:sz w:val="24"/>
                          <w:szCs w:val="21"/>
                          <w14:ligatures w14:val="none"/>
                        </w:rPr>
                      </m:ctrlPr>
                    </m:fName>
                    <m:e>
                      <m:r>
                        <w:rPr>
                          <w:rFonts w:ascii="Cambria Math" w:eastAsia="宋体" w:hAnsi="Cambria Math" w:cs="Times New Roman"/>
                          <w:sz w:val="24"/>
                          <w:szCs w:val="21"/>
                          <w14:ligatures w14:val="none"/>
                        </w:rPr>
                        <m:t>θ</m:t>
                      </m:r>
                    </m:e>
                  </m:func>
                </m:e>
              </m:d>
              <m:r>
                <m:rPr>
                  <m:sty m:val="p"/>
                </m:rPr>
                <w:rPr>
                  <w:rFonts w:ascii="Cambria Math" w:eastAsia="宋体" w:hAnsi="Cambria Math" w:cs="Times New Roman"/>
                  <w:sz w:val="24"/>
                  <w:szCs w:val="21"/>
                  <w14:ligatures w14:val="none"/>
                </w:rPr>
                <m:t> </m:t>
              </m:r>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26D0B2C5"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hint="eastAsia"/>
                      <w:sz w:val="24"/>
                      <w:szCs w:val="21"/>
                      <w14:ligatures w14:val="none"/>
                    </w:rPr>
                    <m:t>ij</m:t>
                  </m:r>
                </m:sub>
              </m:sSub>
              <m:r>
                <m:rPr>
                  <m:sty m:val="p"/>
                </m:rPr>
                <w:rPr>
                  <w:rFonts w:ascii="Cambria Math" w:eastAsia="宋体" w:hAnsi="Cambria Math" w:cs="Cambria Math"/>
                  <w:sz w:val="24"/>
                  <w:szCs w:val="21"/>
                  <w14:ligatures w14:val="none"/>
                </w:rPr>
                <m:t>∼</m:t>
              </m:r>
              <m:r>
                <w:rPr>
                  <w:rFonts w:ascii="Cambria Math" w:eastAsia="宋体" w:hAnsi="Cambria Math" w:cs="Times New Roman"/>
                  <w:sz w:val="24"/>
                  <w:szCs w:val="21"/>
                  <w14:ligatures w14:val="none"/>
                </w:rPr>
                <m:t>U(0,</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hint="eastAsia"/>
                      <w:sz w:val="24"/>
                      <w:szCs w:val="21"/>
                      <w14:ligatures w14:val="none"/>
                    </w:rPr>
                    <m:t>i</m:t>
                  </m:r>
                </m:sub>
              </m:sSub>
              <m:r>
                <w:rPr>
                  <w:rFonts w:ascii="Cambria Math" w:eastAsia="宋体" w:hAnsi="Cambria Math" w:cs="Times New Roman"/>
                  <w:sz w:val="24"/>
                  <w:szCs w:val="21"/>
                  <w14:ligatures w14:val="none"/>
                </w:rPr>
                <m:t>], θ</m:t>
              </m:r>
              <m:r>
                <m:rPr>
                  <m:sty m:val="p"/>
                </m:rPr>
                <w:rPr>
                  <w:rFonts w:ascii="Cambria Math" w:eastAsia="宋体" w:hAnsi="Cambria Math" w:cs="Cambria Math"/>
                  <w:sz w:val="24"/>
                  <w:szCs w:val="21"/>
                  <w14:ligatures w14:val="none"/>
                </w:rPr>
                <m:t>∼</m:t>
              </m:r>
              <m:r>
                <w:rPr>
                  <w:rFonts w:ascii="Cambria Math" w:eastAsia="宋体" w:hAnsi="Cambria Math" w:cs="Times New Roman"/>
                  <w:sz w:val="24"/>
                  <w:szCs w:val="21"/>
                  <w14:ligatures w14:val="none"/>
                </w:rPr>
                <m:t>U[0,2π)#</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2F66F8D9"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sz w:val="24"/>
          <w:szCs w:val="21"/>
          <w14:ligatures w14:val="none"/>
        </w:rPr>
        <w:t>该聚集</w:t>
      </w:r>
      <w:r w:rsidRPr="006E3852">
        <w:rPr>
          <w:rFonts w:ascii="Times New Roman" w:eastAsia="宋体" w:hAnsi="Times New Roman" w:cs="Times New Roman" w:hint="eastAsia"/>
          <w:sz w:val="24"/>
          <w:szCs w:val="21"/>
          <w14:ligatures w14:val="none"/>
        </w:rPr>
        <w:t>连通初始化</w:t>
      </w:r>
      <w:r w:rsidRPr="006E3852">
        <w:rPr>
          <w:rFonts w:ascii="Times New Roman" w:eastAsia="宋体" w:hAnsi="Times New Roman" w:cs="Times New Roman"/>
          <w:sz w:val="24"/>
          <w:szCs w:val="21"/>
          <w14:ligatures w14:val="none"/>
        </w:rPr>
        <w:t>策略通过</w:t>
      </w:r>
      <w:r w:rsidRPr="006E3852">
        <w:rPr>
          <w:rFonts w:ascii="Times New Roman" w:eastAsia="宋体" w:hAnsi="Times New Roman" w:cs="Times New Roman" w:hint="eastAsia"/>
          <w:sz w:val="24"/>
          <w:szCs w:val="21"/>
          <w14:ligatures w14:val="none"/>
        </w:rPr>
        <w:t>根据每个个体的自适应权重向量和聚集半径能够有效提高初始解个体的连通目标效果和多样性。</w:t>
      </w:r>
    </w:p>
    <w:p w14:paraId="1C656909" w14:textId="77777777" w:rsidR="006E3852" w:rsidRPr="006E3852" w:rsidRDefault="006E3852" w:rsidP="006E3852">
      <w:pPr>
        <w:keepNext/>
        <w:keepLines/>
        <w:widowControl/>
        <w:numPr>
          <w:ilvl w:val="2"/>
          <w:numId w:val="0"/>
        </w:numPr>
        <w:spacing w:before="240" w:after="120"/>
        <w:jc w:val="left"/>
        <w:outlineLvl w:val="2"/>
        <w:rPr>
          <w:rFonts w:ascii="黑体" w:eastAsia="黑体" w:hAnsi="黑体" w:cs="Times New Roman"/>
          <w:b/>
          <w:bCs/>
          <w:sz w:val="24"/>
          <w:szCs w:val="32"/>
          <w14:ligatures w14:val="none"/>
        </w:rPr>
      </w:pPr>
      <w:bookmarkStart w:id="104" w:name="_Toc225863407"/>
      <w:r w:rsidRPr="006E3852">
        <w:rPr>
          <w:rFonts w:ascii="黑体" w:eastAsia="黑体" w:hAnsi="黑体" w:cs="Times New Roman" w:hint="eastAsia"/>
          <w:b/>
          <w:bCs/>
          <w:sz w:val="24"/>
          <w:szCs w:val="32"/>
          <w14:ligatures w14:val="none"/>
        </w:rPr>
        <w:t>局部引导变异算子</w:t>
      </w:r>
      <w:bookmarkEnd w:id="104"/>
    </w:p>
    <w:p w14:paraId="797B4DB1"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为改进传统的二项式变异的高随机和低搜索效果，该算法设计了基于区域覆</w:t>
      </w:r>
      <w:r w:rsidRPr="006E3852">
        <w:rPr>
          <w:rFonts w:ascii="Times New Roman" w:eastAsia="宋体" w:hAnsi="Times New Roman" w:cs="Times New Roman" w:hint="eastAsia"/>
          <w:sz w:val="24"/>
          <w:szCs w:val="21"/>
          <w14:ligatures w14:val="none"/>
        </w:rPr>
        <w:lastRenderedPageBreak/>
        <w:t>盖部署领域知识的局部引导变异算子，分为</w:t>
      </w:r>
      <w:r w:rsidRPr="006E3852">
        <w:rPr>
          <w:rFonts w:ascii="Times New Roman" w:eastAsia="宋体" w:hAnsi="Times New Roman" w:cs="Times New Roman" w:hint="eastAsia"/>
          <w:sz w:val="24"/>
          <w:szCs w:val="21"/>
          <w14:ligatures w14:val="none"/>
        </w:rPr>
        <w:t xml:space="preserve">Voronoi </w:t>
      </w:r>
      <w:r w:rsidRPr="006E3852">
        <w:rPr>
          <w:rFonts w:ascii="Times New Roman" w:eastAsia="宋体" w:hAnsi="Times New Roman" w:cs="Times New Roman" w:hint="eastAsia"/>
          <w:sz w:val="24"/>
          <w:szCs w:val="21"/>
          <w14:ligatures w14:val="none"/>
        </w:rPr>
        <w:t>覆盖引导算子和</w:t>
      </w:r>
      <w:r w:rsidRPr="006E3852">
        <w:rPr>
          <w:rFonts w:ascii="Times New Roman" w:eastAsia="宋体" w:hAnsi="Times New Roman" w:cs="Times New Roman"/>
          <w:sz w:val="24"/>
          <w:szCs w:val="21"/>
          <w14:ligatures w14:val="none"/>
        </w:rPr>
        <w:t>节点度连通引导算子</w:t>
      </w:r>
      <w:r w:rsidRPr="006E3852">
        <w:rPr>
          <w:rFonts w:ascii="Times New Roman" w:eastAsia="宋体" w:hAnsi="Times New Roman" w:cs="Times New Roman" w:hint="eastAsia"/>
          <w:sz w:val="24"/>
          <w:szCs w:val="21"/>
          <w14:ligatures w14:val="none"/>
        </w:rPr>
        <w:t>两部分。该机制利用当前个体的覆盖与拓扑特征获取局部启发式引导变异向量，实现定向变异进化，从而有效提高算法的搜索效果与性能。</w:t>
      </w:r>
    </w:p>
    <w:p w14:paraId="0A606DD3" w14:textId="77777777" w:rsidR="006E3852" w:rsidRPr="006E3852" w:rsidRDefault="006E3852" w:rsidP="006E3852">
      <w:pPr>
        <w:widowControl/>
        <w:spacing w:line="300" w:lineRule="auto"/>
        <w:jc w:val="left"/>
        <w:outlineLvl w:val="3"/>
        <w:rPr>
          <w:rFonts w:ascii="黑体" w:eastAsia="黑体" w:hAnsi="黑体" w:cs="Times New Roman"/>
          <w:b/>
          <w:sz w:val="24"/>
          <w:szCs w:val="21"/>
          <w14:ligatures w14:val="none"/>
        </w:rPr>
      </w:pPr>
      <w:r w:rsidRPr="006E3852">
        <w:rPr>
          <w:rFonts w:ascii="黑体" w:eastAsia="黑体" w:hAnsi="黑体" w:cs="Times New Roman" w:hint="eastAsia"/>
          <w:b/>
          <w:sz w:val="24"/>
          <w:szCs w:val="21"/>
          <w14:ligatures w14:val="none"/>
        </w:rPr>
        <w:t>4</w:t>
      </w:r>
      <w:r w:rsidRPr="006E3852">
        <w:rPr>
          <w:rFonts w:ascii="黑体" w:eastAsia="黑体" w:hAnsi="黑体" w:cs="Times New Roman"/>
          <w:b/>
          <w:sz w:val="24"/>
          <w:szCs w:val="21"/>
          <w14:ligatures w14:val="none"/>
        </w:rPr>
        <w:t>.3.3.1 Voronoi 覆盖引导算子</w:t>
      </w:r>
    </w:p>
    <w:p w14:paraId="3061E822"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覆盖导向</w:t>
      </w:r>
      <w:r w:rsidRPr="006E3852">
        <w:rPr>
          <w:rFonts w:ascii="Times New Roman" w:eastAsia="宋体" w:hAnsi="Times New Roman" w:cs="Times New Roman"/>
          <w:sz w:val="24"/>
          <w:szCs w:val="21"/>
          <w14:ligatures w14:val="none"/>
        </w:rPr>
        <w:t>子种群</w:t>
      </w:r>
      <w:r w:rsidRPr="006E3852">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2</m:t>
            </m:r>
          </m:sub>
        </m:sSub>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采用</w:t>
      </w:r>
      <w:r w:rsidRPr="006E3852">
        <w:rPr>
          <w:rFonts w:ascii="Times New Roman" w:eastAsia="宋体" w:hAnsi="Times New Roman" w:cs="Times New Roman"/>
          <w:sz w:val="24"/>
          <w:szCs w:val="21"/>
          <w14:ligatures w14:val="none"/>
        </w:rPr>
        <w:t xml:space="preserve"> Voronoi </w:t>
      </w:r>
      <w:r w:rsidRPr="006E3852">
        <w:rPr>
          <w:rFonts w:ascii="Times New Roman" w:eastAsia="宋体" w:hAnsi="Times New Roman" w:cs="Times New Roman"/>
          <w:sz w:val="24"/>
          <w:szCs w:val="21"/>
          <w14:ligatures w14:val="none"/>
        </w:rPr>
        <w:t>覆盖引导</w:t>
      </w:r>
      <w:r w:rsidRPr="006E3852">
        <w:rPr>
          <w:rFonts w:ascii="Times New Roman" w:eastAsia="宋体" w:hAnsi="Times New Roman" w:cs="Times New Roman" w:hint="eastAsia"/>
          <w:sz w:val="24"/>
          <w:szCs w:val="21"/>
          <w14:ligatures w14:val="none"/>
        </w:rPr>
        <w:t>变异</w:t>
      </w:r>
      <w:r w:rsidRPr="006E3852">
        <w:rPr>
          <w:rFonts w:ascii="Times New Roman" w:eastAsia="宋体" w:hAnsi="Times New Roman" w:cs="Times New Roman"/>
          <w:sz w:val="24"/>
          <w:szCs w:val="21"/>
          <w14:ligatures w14:val="none"/>
        </w:rPr>
        <w:t>算子（</w:t>
      </w:r>
      <w:r w:rsidRPr="006E3852">
        <w:rPr>
          <w:rFonts w:ascii="Times New Roman" w:eastAsia="宋体" w:hAnsi="Times New Roman" w:cs="Times New Roman"/>
          <w:sz w:val="24"/>
          <w:szCs w:val="21"/>
          <w14:ligatures w14:val="none"/>
        </w:rPr>
        <w:t>VCGO</w:t>
      </w:r>
      <w:r w:rsidRPr="006E3852">
        <w:rPr>
          <w:rFonts w:ascii="Times New Roman" w:eastAsia="宋体" w:hAnsi="Times New Roman" w:cs="Times New Roman"/>
          <w:sz w:val="24"/>
          <w:szCs w:val="21"/>
          <w14:ligatures w14:val="none"/>
        </w:rPr>
        <w:t>）</w:t>
      </w:r>
      <w:r w:rsidRPr="006E3852">
        <w:rPr>
          <w:rFonts w:ascii="Times New Roman" w:eastAsia="宋体" w:hAnsi="Times New Roman" w:cs="Times New Roman" w:hint="eastAsia"/>
          <w:sz w:val="24"/>
          <w:szCs w:val="21"/>
          <w14:ligatures w14:val="none"/>
        </w:rPr>
        <w:t>作为种群交叉后的变异算子，</w:t>
      </w:r>
      <w:r w:rsidRPr="006E3852">
        <w:rPr>
          <w:rFonts w:ascii="Times New Roman" w:eastAsia="宋体" w:hAnsi="Times New Roman" w:cs="Times New Roman"/>
          <w:sz w:val="24"/>
          <w:szCs w:val="21"/>
          <w14:ligatures w14:val="none"/>
        </w:rPr>
        <w:t>该算子</w:t>
      </w:r>
      <w:r w:rsidRPr="006E3852">
        <w:rPr>
          <w:rFonts w:ascii="Times New Roman" w:eastAsia="宋体" w:hAnsi="Times New Roman" w:cs="Times New Roman" w:hint="eastAsia"/>
          <w:sz w:val="24"/>
          <w:szCs w:val="21"/>
          <w14:ligatures w14:val="none"/>
        </w:rPr>
        <w:t>利用基于</w:t>
      </w:r>
      <w:r w:rsidRPr="006E3852">
        <w:rPr>
          <w:rFonts w:ascii="Times New Roman" w:eastAsia="宋体" w:hAnsi="Times New Roman" w:cs="Times New Roman"/>
          <w:sz w:val="24"/>
          <w:szCs w:val="21"/>
          <w14:ligatures w14:val="none"/>
        </w:rPr>
        <w:t xml:space="preserve">Voronoi </w:t>
      </w:r>
      <w:r w:rsidRPr="006E3852">
        <w:rPr>
          <w:rFonts w:ascii="Times New Roman" w:eastAsia="宋体" w:hAnsi="Times New Roman" w:cs="Times New Roman" w:hint="eastAsia"/>
          <w:sz w:val="24"/>
          <w:szCs w:val="21"/>
          <w14:ligatures w14:val="none"/>
        </w:rPr>
        <w:t>引导的方法，根据当前个体部署情况下的每个无人机的责任区域进行对应的质心与变异向量的计算</w:t>
      </w:r>
      <w:r w:rsidRPr="006E3852">
        <w:rPr>
          <w:rFonts w:ascii="Times New Roman" w:eastAsia="宋体" w:hAnsi="Times New Roman" w:cs="Times New Roman"/>
          <w:sz w:val="24"/>
          <w:szCs w:val="21"/>
          <w14:ligatures w14:val="none"/>
        </w:rPr>
        <w:t>。</w:t>
      </w:r>
      <w:r w:rsidRPr="006E3852">
        <w:rPr>
          <w:rFonts w:ascii="Times New Roman" w:eastAsia="宋体" w:hAnsi="Times New Roman" w:cs="Times New Roman"/>
          <w:sz w:val="24"/>
          <w:szCs w:val="21"/>
          <w14:ligatures w14:val="none"/>
        </w:rPr>
        <w:t xml:space="preserve"> </w:t>
      </w:r>
    </w:p>
    <w:p w14:paraId="371327D6"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sz w:val="24"/>
          <w:szCs w:val="21"/>
          <w14:ligatures w14:val="none"/>
        </w:rPr>
        <w:t>首先，在给定的邻居半径</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nbr</m:t>
            </m:r>
          </m:sub>
        </m:sSub>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约束下，为无人机</w:t>
      </w:r>
      <w:r w:rsidRPr="006E3852">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 </m:t>
        </m:r>
      </m:oMath>
      <w:r w:rsidRPr="006E3852">
        <w:rPr>
          <w:rFonts w:ascii="Times New Roman" w:eastAsia="宋体" w:hAnsi="Times New Roman" w:cs="Times New Roman"/>
          <w:sz w:val="24"/>
          <w:szCs w:val="21"/>
          <w14:ligatures w14:val="none"/>
        </w:rPr>
        <w:t>构造其局部邻居集合：</w:t>
      </w:r>
    </w:p>
    <w:p w14:paraId="74EBFB28"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r>
                <m:rPr>
                  <m:lit/>
                </m:rPr>
                <w:rPr>
                  <w:rFonts w:ascii="Cambria Math" w:eastAsia="宋体" w:hAnsi="Cambria Math" w:cs="Times New Roman"/>
                  <w:sz w:val="24"/>
                  <w:szCs w:val="21"/>
                  <w14:ligatures w14:val="none"/>
                </w:rPr>
                <m:t>{</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r>
                <w:rPr>
                  <w:rFonts w:ascii="Cambria Math" w:eastAsia="宋体" w:hAnsi="Cambria Math" w:cs="宋体" w:hint="eastAsia"/>
                  <w:sz w:val="24"/>
                  <w:szCs w:val="21"/>
                  <w14:ligatures w14:val="none"/>
                </w:rPr>
                <m:t>∈</m:t>
              </m:r>
              <m:r>
                <w:rPr>
                  <w:rFonts w:ascii="Cambria Math" w:eastAsia="宋体" w:hAnsi="Cambria Math" w:cs="Times New Roman"/>
                  <w:sz w:val="24"/>
                  <w:szCs w:val="21"/>
                  <w14:ligatures w14:val="none"/>
                </w:rPr>
                <m:t>U</m:t>
              </m:r>
              <m:r>
                <w:rPr>
                  <w:rFonts w:ascii="Cambria Math" w:eastAsia="MS Gothic" w:hAnsi="Cambria Math" w:cs="MS Gothic" w:hint="eastAsia"/>
                  <w:sz w:val="24"/>
                  <w:szCs w:val="21"/>
                  <w14:ligatures w14:val="none"/>
                </w:rPr>
                <m:t>∖</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u</m:t>
                  </m:r>
                  <m:ctrlPr>
                    <w:rPr>
                      <w:rFonts w:ascii="Cambria Math" w:eastAsia="宋体" w:hAnsi="Cambria Math" w:cs="Times New Roman"/>
                      <w:i/>
                      <w:sz w:val="24"/>
                      <w:szCs w:val="21"/>
                      <w14:ligatures w14:val="none"/>
                    </w:rPr>
                  </m:ctrlP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 ​ </m:t>
              </m:r>
              <m:d>
                <m:dPr>
                  <m:begChr m:val="|"/>
                  <m:endChr m:val=""/>
                  <m:ctrlPr>
                    <w:rPr>
                      <w:rFonts w:ascii="Cambria Math" w:eastAsia="宋体" w:hAnsi="Cambria Math" w:cs="Times New Roman"/>
                      <w:i/>
                      <w:sz w:val="24"/>
                      <w:szCs w:val="21"/>
                      <w14:ligatures w14:val="none"/>
                    </w:rPr>
                  </m:ctrlPr>
                </m:dPr>
                <m:e>
                  <m:r>
                    <w:rPr>
                      <w:rFonts w:ascii="Cambria Math" w:eastAsia="宋体" w:hAnsi="Cambria Math" w:cs="宋体"/>
                      <w:sz w:val="24"/>
                      <w:szCs w:val="21"/>
                      <w14:ligatures w14:val="none"/>
                    </w:rPr>
                    <m:t xml:space="preserve">  </m:t>
                  </m:r>
                  <m:r>
                    <w:rPr>
                      <w:rFonts w:ascii="Cambria Math" w:eastAsia="宋体" w:hAnsi="Cambria Math" w:cs="宋体" w:hint="eastAsia"/>
                      <w:sz w:val="24"/>
                      <w:szCs w:val="21"/>
                      <w14:ligatures w14:val="none"/>
                    </w:rPr>
                    <m:t>∥</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o</m:t>
                      </m:r>
                      <m:ctrlPr>
                        <w:rPr>
                          <w:rFonts w:ascii="Cambria Math" w:eastAsia="宋体" w:hAnsi="Cambria Math" w:cs="宋体"/>
                          <w:i/>
                          <w:sz w:val="24"/>
                          <w:szCs w:val="21"/>
                          <w14:ligatures w14:val="none"/>
                        </w:rPr>
                      </m:ctrlP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o</m:t>
                      </m:r>
                      <m:ctrlPr>
                        <w:rPr>
                          <w:rFonts w:ascii="Cambria Math" w:eastAsia="宋体" w:hAnsi="Cambria Math" w:cs="Times New Roman"/>
                          <w:i/>
                          <w:sz w:val="24"/>
                          <w:szCs w:val="21"/>
                          <w14:ligatures w14:val="none"/>
                        </w:rPr>
                      </m:ctrlP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r>
                    <w:rPr>
                      <w:rFonts w:ascii="Cambria Math" w:eastAsia="宋体" w:hAnsi="Cambria Math" w:cs="宋体" w:hint="eastAsia"/>
                      <w:sz w:val="24"/>
                      <w:szCs w:val="21"/>
                      <w14:ligatures w14:val="none"/>
                    </w:rPr>
                    <m:t>∥</m:t>
                  </m:r>
                  <m:r>
                    <w:rPr>
                      <w:rFonts w:ascii="Cambria Math" w:eastAsia="宋体" w:hAnsi="Cambria Math" w:cs="Times New Roman"/>
                      <w:sz w:val="24"/>
                      <w:szCs w:val="21"/>
                      <w14:ligatures w14:val="none"/>
                    </w:rPr>
                    <m:t>≤</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R</m:t>
                      </m:r>
                      <m:ctrlPr>
                        <w:rPr>
                          <w:rFonts w:ascii="Cambria Math" w:eastAsia="宋体" w:hAnsi="Cambria Math" w:cs="Times New Roman"/>
                          <w:i/>
                          <w:sz w:val="24"/>
                          <w:szCs w:val="21"/>
                          <w14:ligatures w14:val="none"/>
                        </w:rPr>
                      </m:ctrlPr>
                    </m:e>
                    <m:sub>
                      <m:r>
                        <w:rPr>
                          <w:rFonts w:ascii="Cambria Math" w:eastAsia="宋体" w:hAnsi="Cambria Math" w:cs="Times New Roman"/>
                          <w:sz w:val="24"/>
                          <w:szCs w:val="21"/>
                          <w14:ligatures w14:val="none"/>
                        </w:rPr>
                        <m:t>nbr​</m:t>
                      </m:r>
                    </m:sub>
                  </m:sSub>
                </m:e>
              </m:d>
              <m:r>
                <m:rPr>
                  <m:lit/>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1C0F1323"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sz w:val="24"/>
          <w:szCs w:val="21"/>
          <w14:ligatures w14:val="none"/>
        </w:rPr>
        <w:t>即在该半径内的所有无人机均视为</w:t>
      </w:r>
      <m:oMath>
        <m:r>
          <w:rPr>
            <w:rFonts w:ascii="Cambria Math" w:eastAsia="宋体" w:hAnsi="Cambria Math" w:cs="Times New Roman"/>
            <w:sz w:val="24"/>
            <w:szCs w:val="21"/>
            <w14:ligatures w14:val="none"/>
          </w:rPr>
          <m:t> </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 </m:t>
        </m:r>
      </m:oMath>
      <w:r w:rsidRPr="006E3852">
        <w:rPr>
          <w:rFonts w:ascii="Times New Roman" w:eastAsia="宋体" w:hAnsi="Times New Roman" w:cs="Times New Roman"/>
          <w:sz w:val="24"/>
          <w:szCs w:val="21"/>
          <w14:ligatures w14:val="none"/>
        </w:rPr>
        <w:t>的邻居节点。在得到邻居集合</w:t>
      </w:r>
      <w:r w:rsidRPr="006E3852">
        <w:rPr>
          <w:rFonts w:ascii="Times New Roman" w:eastAsia="宋体" w:hAnsi="Times New Roman" w:cs="Times New Roman"/>
          <w:sz w:val="24"/>
          <w:szCs w:val="21"/>
          <w14:ligatures w14:val="none"/>
        </w:rPr>
        <w:t>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i</m:t>
            </m:r>
          </m:sub>
        </m:sSub>
      </m:oMath>
      <w:r w:rsidRPr="006E3852">
        <w:rPr>
          <w:rFonts w:ascii="Times New Roman" w:eastAsia="宋体" w:hAnsi="Times New Roman" w:cs="Times New Roman"/>
          <w:sz w:val="24"/>
          <w:szCs w:val="21"/>
          <w14:ligatures w14:val="none"/>
        </w:rPr>
        <w:t>​ </w:t>
      </w:r>
      <w:r w:rsidRPr="006E3852">
        <w:rPr>
          <w:rFonts w:ascii="Times New Roman" w:eastAsia="宋体" w:hAnsi="Times New Roman" w:cs="Times New Roman"/>
          <w:sz w:val="24"/>
          <w:szCs w:val="21"/>
          <w14:ligatures w14:val="none"/>
        </w:rPr>
        <w:t>后，可基于局部</w:t>
      </w:r>
      <w:r w:rsidRPr="006E3852">
        <w:rPr>
          <w:rFonts w:ascii="Times New Roman" w:eastAsia="宋体" w:hAnsi="Times New Roman" w:cs="Times New Roman"/>
          <w:sz w:val="24"/>
          <w:szCs w:val="21"/>
          <w14:ligatures w14:val="none"/>
        </w:rPr>
        <w:t xml:space="preserve"> Voronoi </w:t>
      </w:r>
      <w:r w:rsidRPr="006E3852">
        <w:rPr>
          <w:rFonts w:ascii="Times New Roman" w:eastAsia="宋体" w:hAnsi="Times New Roman" w:cs="Times New Roman"/>
          <w:sz w:val="24"/>
          <w:szCs w:val="21"/>
          <w14:ligatures w14:val="none"/>
        </w:rPr>
        <w:t>划分确定无人机</w:t>
      </w:r>
      <w:r w:rsidRPr="006E3852">
        <w:rPr>
          <w:rFonts w:ascii="Times New Roman" w:eastAsia="宋体" w:hAnsi="Times New Roman" w:cs="Times New Roman"/>
          <w:sz w:val="24"/>
          <w:szCs w:val="21"/>
          <w14:ligatures w14:val="none"/>
        </w:rPr>
        <w:t> ​</w:t>
      </w:r>
      <w:r w:rsidRPr="006E3852">
        <w:rPr>
          <w:rFonts w:ascii="Times New Roman" w:eastAsia="宋体" w:hAnsi="Times New Roman" w:cs="Times New Roman"/>
          <w:sz w:val="24"/>
          <w:szCs w:val="21"/>
          <w14:ligatures w14:val="none"/>
        </w:rPr>
        <w:t>在任务区域中的几何责任晶胞。对任意目标点</w:t>
      </w:r>
      <w:r w:rsidRPr="006E3852">
        <w:rPr>
          <w:rFonts w:ascii="Times New Roman" w:eastAsia="宋体" w:hAnsi="Times New Roman" w:cs="Times New Roman"/>
          <w:sz w:val="24"/>
          <w:szCs w:val="21"/>
          <w14:ligatures w14:val="none"/>
        </w:rPr>
        <w:t> </w:t>
      </w:r>
      <m:oMath>
        <m:r>
          <w:rPr>
            <w:rFonts w:ascii="Cambria Math" w:eastAsia="宋体" w:hAnsi="Cambria Math" w:cs="Times New Roman"/>
            <w:sz w:val="24"/>
            <w:szCs w:val="21"/>
            <w14:ligatures w14:val="none"/>
          </w:rPr>
          <m:t>q</m:t>
        </m:r>
        <m:r>
          <w:rPr>
            <w:rFonts w:ascii="Cambria Math" w:eastAsia="宋体" w:hAnsi="Cambria Math" w:cs="宋体" w:hint="eastAsia"/>
            <w:sz w:val="24"/>
            <w:szCs w:val="21"/>
            <w14:ligatures w14:val="none"/>
          </w:rPr>
          <m:t>∈</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ctrlPr>
              <w:rPr>
                <w:rFonts w:ascii="Cambria Math" w:eastAsia="宋体" w:hAnsi="Cambria Math" w:cs="宋体"/>
                <w:i/>
                <w:sz w:val="24"/>
                <w:szCs w:val="21"/>
                <w14:ligatures w14:val="none"/>
              </w:rPr>
            </m:ctrlPr>
          </m:e>
          <m:sub>
            <m:r>
              <m:rPr>
                <m:sty m:val="p"/>
              </m:rPr>
              <w:rPr>
                <w:rFonts w:ascii="Cambria Math" w:eastAsia="宋体" w:hAnsi="Cambria Math" w:cs="宋体"/>
                <w:sz w:val="24"/>
                <w:szCs w:val="21"/>
                <w14:ligatures w14:val="none"/>
              </w:rPr>
              <m:t>task</m:t>
            </m:r>
          </m:sub>
        </m:sSub>
      </m:oMath>
      <w:r w:rsidRPr="006E3852">
        <w:rPr>
          <w:rFonts w:ascii="Times New Roman" w:eastAsia="宋体" w:hAnsi="Times New Roman" w:cs="Times New Roman"/>
          <w:sz w:val="24"/>
          <w:szCs w:val="21"/>
          <w14:ligatures w14:val="none"/>
        </w:rPr>
        <w:t>，定义其到当前节点及邻居节点的几何距离为</w:t>
      </w:r>
      <w:r w:rsidRPr="006E3852">
        <w:rPr>
          <w:rFonts w:ascii="Times New Roman" w:eastAsia="宋体" w:hAnsi="Times New Roman" w:cs="Times New Roman" w:hint="eastAsia"/>
          <w:sz w:val="24"/>
          <w:szCs w:val="21"/>
          <w14:ligatures w14:val="none"/>
        </w:rPr>
        <w:t>：</w:t>
      </w:r>
    </w:p>
    <w:p w14:paraId="095DE4E2"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q</m:t>
                  </m:r>
                </m:e>
              </m:d>
              <m:r>
                <w:rPr>
                  <w:rFonts w:ascii="Cambria Math" w:eastAsia="宋体" w:hAnsi="Cambria Math" w:cs="Times New Roman"/>
                  <w:sz w:val="24"/>
                  <w:szCs w:val="21"/>
                  <w14:ligatures w14:val="none"/>
                </w:rPr>
                <m:t>=</m:t>
              </m:r>
              <m:r>
                <w:rPr>
                  <w:rFonts w:ascii="Cambria Math" w:eastAsia="宋体" w:hAnsi="Cambria Math" w:cs="宋体" w:hint="eastAsia"/>
                  <w:sz w:val="24"/>
                  <w:szCs w:val="21"/>
                  <w14:ligatures w14:val="none"/>
                </w:rPr>
                <m:t>∥</m:t>
              </m:r>
              <m:r>
                <w:rPr>
                  <w:rFonts w:ascii="Cambria Math" w:eastAsia="宋体" w:hAnsi="Cambria Math" w:cs="Times New Roman"/>
                  <w:sz w:val="24"/>
                  <w:szCs w:val="21"/>
                  <w14:ligatures w14:val="none"/>
                </w:rPr>
                <m:t>q-</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o</m:t>
                  </m:r>
                  <m:ctrlPr>
                    <w:rPr>
                      <w:rFonts w:ascii="Cambria Math" w:eastAsia="宋体" w:hAnsi="Cambria Math" w:cs="Times New Roman"/>
                      <w:i/>
                      <w:sz w:val="24"/>
                      <w:szCs w:val="21"/>
                      <w14:ligatures w14:val="none"/>
                    </w:rPr>
                  </m:ctrlP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r>
                <w:rPr>
                  <w:rFonts w:ascii="Cambria Math" w:eastAsia="宋体" w:hAnsi="Cambria Math" w:cs="宋体" w:hint="eastAsia"/>
                  <w:sz w:val="24"/>
                  <w:szCs w:val="21"/>
                  <w14:ligatures w14:val="none"/>
                </w:rPr>
                <m:t>∥</m:t>
              </m:r>
              <m:r>
                <w:rPr>
                  <w:rFonts w:ascii="Cambria Math" w:eastAsia="宋体" w:hAnsi="Cambria Math" w:cs="Times New Roman"/>
                  <w:sz w:val="24"/>
                  <w:szCs w:val="21"/>
                  <w14:ligatures w14:val="none"/>
                </w:rPr>
                <m:t>,</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d</m:t>
                  </m:r>
                  <m:ctrlPr>
                    <w:rPr>
                      <w:rFonts w:ascii="Cambria Math" w:eastAsia="宋体" w:hAnsi="Cambria Math" w:cs="Times New Roman"/>
                      <w:i/>
                      <w:sz w:val="24"/>
                      <w:szCs w:val="21"/>
                      <w14:ligatures w14:val="none"/>
                    </w:rPr>
                  </m:ctrlP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q</m:t>
                  </m:r>
                </m:e>
              </m:d>
              <m:r>
                <w:rPr>
                  <w:rFonts w:ascii="Cambria Math" w:eastAsia="宋体" w:hAnsi="Cambria Math" w:cs="Times New Roman"/>
                  <w:sz w:val="24"/>
                  <w:szCs w:val="21"/>
                  <w14:ligatures w14:val="none"/>
                </w:rPr>
                <m:t>=</m:t>
              </m:r>
              <m:r>
                <w:rPr>
                  <w:rFonts w:ascii="Cambria Math" w:eastAsia="宋体" w:hAnsi="Cambria Math" w:cs="宋体" w:hint="eastAsia"/>
                  <w:sz w:val="24"/>
                  <w:szCs w:val="21"/>
                  <w14:ligatures w14:val="none"/>
                </w:rPr>
                <m:t>∥</m:t>
              </m:r>
              <m:r>
                <w:rPr>
                  <w:rFonts w:ascii="Cambria Math" w:eastAsia="宋体" w:hAnsi="Cambria Math" w:cs="Times New Roman"/>
                  <w:sz w:val="24"/>
                  <w:szCs w:val="21"/>
                  <w14:ligatures w14:val="none"/>
                </w:rPr>
                <m:t>q-</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o</m:t>
                  </m:r>
                  <m:ctrlPr>
                    <w:rPr>
                      <w:rFonts w:ascii="Cambria Math" w:eastAsia="宋体" w:hAnsi="Cambria Math" w:cs="Times New Roman"/>
                      <w:i/>
                      <w:sz w:val="24"/>
                      <w:szCs w:val="21"/>
                      <w14:ligatures w14:val="none"/>
                    </w:rPr>
                  </m:ctrlP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r>
                <w:rPr>
                  <w:rFonts w:ascii="Cambria Math" w:eastAsia="宋体" w:hAnsi="Cambria Math" w:cs="宋体" w:hint="eastAsia"/>
                  <w:sz w:val="24"/>
                  <w:szCs w:val="21"/>
                  <w14:ligatures w14:val="none"/>
                </w:rPr>
                <m:t>∥</m:t>
              </m:r>
              <m:r>
                <w:rPr>
                  <w:rFonts w:ascii="Cambria Math" w:eastAsia="宋体" w:hAnsi="Cambria Math" w:cs="Times New Roman"/>
                  <w:sz w:val="24"/>
                  <w:szCs w:val="21"/>
                  <w14:ligatures w14:val="none"/>
                </w:rPr>
                <m:t>, </m:t>
              </m:r>
              <m:r>
                <w:rPr>
                  <w:rFonts w:ascii="Cambria Math" w:eastAsia="宋体" w:hAnsi="Cambria Math" w:cs="Cambria Math"/>
                  <w:sz w:val="24"/>
                  <w:szCs w:val="21"/>
                  <w14:ligatures w14:val="none"/>
                </w:rPr>
                <m:t>∀</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u</m:t>
                  </m:r>
                  <m:ctrlPr>
                    <w:rPr>
                      <w:rFonts w:ascii="Cambria Math" w:eastAsia="宋体" w:hAnsi="Cambria Math" w:cs="Cambria Math"/>
                      <w:i/>
                      <w:sz w:val="24"/>
                      <w:szCs w:val="21"/>
                      <w14:ligatures w14:val="none"/>
                    </w:rPr>
                  </m:ctrlP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r>
                <w:rPr>
                  <w:rFonts w:ascii="Cambria Math" w:eastAsia="宋体" w:hAnsi="Cambria Math" w:cs="宋体"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ctrlPr>
                    <w:rPr>
                      <w:rFonts w:ascii="Cambria Math" w:eastAsia="宋体" w:hAnsi="Cambria Math" w:cs="宋体"/>
                      <w:i/>
                      <w:sz w:val="24"/>
                      <w:szCs w:val="21"/>
                      <w14:ligatures w14:val="none"/>
                    </w:rPr>
                  </m:ctrlP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72226A4C"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sz w:val="24"/>
          <w:szCs w:val="21"/>
          <w14:ligatures w14:val="none"/>
        </w:rPr>
        <w:t>则由局部</w:t>
      </w:r>
      <w:r w:rsidRPr="006E3852">
        <w:rPr>
          <w:rFonts w:ascii="Times New Roman" w:eastAsia="宋体" w:hAnsi="Times New Roman" w:cs="Times New Roman" w:hint="eastAsia"/>
          <w:sz w:val="24"/>
          <w:szCs w:val="21"/>
          <w14:ligatures w14:val="none"/>
        </w:rPr>
        <w:t>邻居确定的</w:t>
      </w:r>
      <w:r w:rsidRPr="006E3852">
        <w:rPr>
          <w:rFonts w:ascii="Times New Roman" w:eastAsia="宋体" w:hAnsi="Times New Roman" w:cs="Times New Roman"/>
          <w:sz w:val="24"/>
          <w:szCs w:val="21"/>
          <w14:ligatures w14:val="none"/>
        </w:rPr>
        <w:t>的</w:t>
      </w:r>
      <w:r w:rsidRPr="006E3852">
        <w:rPr>
          <w:rFonts w:ascii="Times New Roman" w:eastAsia="宋体" w:hAnsi="Times New Roman" w:cs="Times New Roman"/>
          <w:sz w:val="24"/>
          <w:szCs w:val="21"/>
          <w14:ligatures w14:val="none"/>
        </w:rPr>
        <w:t xml:space="preserve">Voronoi </w:t>
      </w:r>
      <w:r w:rsidRPr="006E3852">
        <w:rPr>
          <w:rFonts w:ascii="Times New Roman" w:eastAsia="宋体" w:hAnsi="Times New Roman" w:cs="Times New Roman"/>
          <w:sz w:val="24"/>
          <w:szCs w:val="21"/>
          <w14:ligatures w14:val="none"/>
        </w:rPr>
        <w:t>晶胞</w:t>
      </w:r>
      <w:r w:rsidRPr="006E3852">
        <w:rPr>
          <w:rFonts w:ascii="Times New Roman" w:eastAsia="宋体" w:hAnsi="Times New Roman" w:cs="Times New Roman"/>
          <w:sz w:val="24"/>
          <w:szCs w:val="21"/>
          <w14:ligatures w14:val="none"/>
        </w:rPr>
        <w:t> </w:t>
      </w:r>
      <w:r w:rsidRPr="006E3852">
        <w:rPr>
          <w:rFonts w:ascii="Times New Roman" w:eastAsia="宋体" w:hAnsi="Times New Roman" w:cs="Times New Roman"/>
          <w:i/>
          <w:iCs/>
          <w:sz w:val="24"/>
          <w:szCs w:val="21"/>
          <w14:ligatures w14:val="none"/>
        </w:rPr>
        <w:t>V</w:t>
      </w:r>
      <w:r w:rsidRPr="006E3852">
        <w:rPr>
          <w:rFonts w:ascii="Times New Roman" w:eastAsia="宋体" w:hAnsi="Times New Roman" w:cs="Times New Roman" w:hint="eastAsia"/>
          <w:i/>
          <w:iCs/>
          <w:sz w:val="24"/>
          <w:szCs w:val="21"/>
          <w14:ligatures w14:val="none"/>
        </w:rPr>
        <w:t>_</w:t>
      </w:r>
      <w:r w:rsidRPr="006E3852">
        <w:rPr>
          <w:rFonts w:ascii="Times New Roman" w:eastAsia="宋体" w:hAnsi="Times New Roman" w:cs="Times New Roman"/>
          <w:i/>
          <w:iCs/>
          <w:sz w:val="24"/>
          <w:szCs w:val="21"/>
          <w14:ligatures w14:val="none"/>
        </w:rPr>
        <w:t>i</w:t>
      </w:r>
      <w:r w:rsidRPr="006E3852">
        <w:rPr>
          <w:rFonts w:ascii="Times New Roman" w:eastAsia="宋体" w:hAnsi="Times New Roman" w:cs="Times New Roman"/>
          <w:sz w:val="24"/>
          <w:szCs w:val="21"/>
          <w14:ligatures w14:val="none"/>
        </w:rPr>
        <w:t>​ </w:t>
      </w:r>
      <w:r w:rsidRPr="006E3852">
        <w:rPr>
          <w:rFonts w:ascii="Times New Roman" w:eastAsia="宋体" w:hAnsi="Times New Roman" w:cs="Times New Roman"/>
          <w:sz w:val="24"/>
          <w:szCs w:val="21"/>
          <w14:ligatures w14:val="none"/>
        </w:rPr>
        <w:t>定义为</w:t>
      </w:r>
      <w:r w:rsidRPr="006E3852">
        <w:rPr>
          <w:rFonts w:ascii="Times New Roman" w:eastAsia="宋体" w:hAnsi="Times New Roman" w:cs="Times New Roman" w:hint="eastAsia"/>
          <w:sz w:val="24"/>
          <w:szCs w:val="21"/>
          <w14:ligatures w14:val="none"/>
        </w:rPr>
        <w:t>:</w:t>
      </w:r>
    </w:p>
    <w:p w14:paraId="2D54C84B"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 q</m:t>
              </m:r>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task</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q</m:t>
                  </m:r>
                </m:e>
              </m:d>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j</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q</m:t>
                  </m:r>
                </m:e>
              </m:d>
              <m:r>
                <w:rPr>
                  <w:rFonts w:ascii="Cambria Math" w:eastAsia="宋体" w:hAnsi="Cambria Math" w:cs="Times New Roman"/>
                  <w:sz w:val="24"/>
                  <w:szCs w:val="21"/>
                  <w14:ligatures w14:val="none"/>
                </w:rPr>
                <m:t>,</m:t>
              </m:r>
              <m:r>
                <w:rPr>
                  <w:rFonts w:ascii="Cambria Math" w:eastAsia="宋体" w:hAnsi="Cambria Math" w:cs="Cambria Math"/>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ctrlPr>
                    <w:rPr>
                      <w:rFonts w:ascii="Cambria Math" w:eastAsia="宋体" w:hAnsi="Cambria Math" w:cs="Cambria Math"/>
                      <w:i/>
                      <w:sz w:val="24"/>
                      <w:szCs w:val="21"/>
                      <w14:ligatures w14:val="none"/>
                    </w:rPr>
                  </m:ctrlPr>
                </m:e>
                <m:sub>
                  <m:r>
                    <w:rPr>
                      <w:rFonts w:ascii="Cambria Math" w:eastAsia="宋体" w:hAnsi="Cambria Math" w:cs="Times New Roman"/>
                      <w:sz w:val="24"/>
                      <w:szCs w:val="21"/>
                      <w14:ligatures w14:val="none"/>
                    </w:rPr>
                    <m:t>j</m:t>
                  </m:r>
                </m:sub>
              </m:sSub>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2894A144"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sz w:val="24"/>
          <w:szCs w:val="21"/>
          <w14:ligatures w14:val="none"/>
        </w:rPr>
        <w:t>几何上，集合</w:t>
      </w:r>
      <m:oMath>
        <m:r>
          <w:rPr>
            <w:rFonts w:ascii="Cambria Math" w:eastAsia="宋体" w:hAnsi="Cambria Math" w:cs="Times New Roman"/>
            <w:sz w:val="24"/>
            <w:szCs w:val="21"/>
            <w14:ligatures w14:val="none"/>
          </w:rPr>
          <m:t> </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 </m:t>
        </m:r>
      </m:oMath>
      <w:r w:rsidRPr="006E3852">
        <w:rPr>
          <w:rFonts w:ascii="Times New Roman" w:eastAsia="宋体" w:hAnsi="Times New Roman" w:cs="Times New Roman"/>
          <w:sz w:val="24"/>
          <w:szCs w:val="21"/>
          <w14:ligatures w14:val="none"/>
        </w:rPr>
        <w:t>可视为由</w:t>
      </w:r>
      <w:r w:rsidRPr="006E3852">
        <w:rPr>
          <w:rFonts w:ascii="Times New Roman" w:eastAsia="宋体" w:hAnsi="Times New Roman" w:cs="Times New Roman"/>
          <w:sz w:val="24"/>
          <w:szCs w:val="21"/>
          <w14:ligatures w14:val="none"/>
        </w:rPr>
        <w:t> </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oMath>
      <w:r w:rsidRPr="006E3852">
        <w:rPr>
          <w:rFonts w:ascii="Times New Roman" w:eastAsia="宋体" w:hAnsi="Times New Roman" w:cs="Times New Roman"/>
          <w:sz w:val="24"/>
          <w:szCs w:val="21"/>
          <w14:ligatures w14:val="none"/>
        </w:rPr>
        <w:t> </w:t>
      </w:r>
      <w:r w:rsidRPr="006E3852">
        <w:rPr>
          <w:rFonts w:ascii="Times New Roman" w:eastAsia="宋体" w:hAnsi="Times New Roman" w:cs="Times New Roman"/>
          <w:sz w:val="24"/>
          <w:szCs w:val="21"/>
          <w14:ligatures w14:val="none"/>
        </w:rPr>
        <w:t>与各邻居节点之间连线的垂直平分线所围成的多边形区域，其边界在示意图中对应为若干条垂直平分线段的组合。需要指出的是，在存在建筑物遮挡的城市场景中，晶胞</w:t>
      </w:r>
      <w:r w:rsidRPr="006E3852">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oMath>
      <w:r w:rsidRPr="006E3852">
        <w:rPr>
          <w:rFonts w:ascii="Times New Roman" w:eastAsia="宋体" w:hAnsi="Times New Roman" w:cs="Times New Roman"/>
          <w:sz w:val="24"/>
          <w:szCs w:val="21"/>
          <w14:ligatures w14:val="none"/>
        </w:rPr>
        <w:t> </w:t>
      </w:r>
      <w:r w:rsidRPr="006E3852">
        <w:rPr>
          <w:rFonts w:ascii="Times New Roman" w:eastAsia="宋体" w:hAnsi="Times New Roman" w:cs="Times New Roman"/>
          <w:sz w:val="24"/>
          <w:szCs w:val="21"/>
          <w14:ligatures w14:val="none"/>
        </w:rPr>
        <w:t>内并非所有区域都应由当前无人机负责：对于位于建筑物背面的点，即使其到</w:t>
      </w:r>
      <w:r w:rsidRPr="006E3852">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oMath>
      <w:r w:rsidRPr="006E3852">
        <w:rPr>
          <w:rFonts w:ascii="Times New Roman" w:eastAsia="宋体" w:hAnsi="Times New Roman" w:cs="Times New Roman"/>
          <w:sz w:val="24"/>
          <w:szCs w:val="21"/>
          <w14:ligatures w14:val="none"/>
        </w:rPr>
        <w:t> </w:t>
      </w:r>
      <w:r w:rsidRPr="006E3852">
        <w:rPr>
          <w:rFonts w:ascii="Times New Roman" w:eastAsia="宋体" w:hAnsi="Times New Roman" w:cs="Times New Roman"/>
          <w:sz w:val="24"/>
          <w:szCs w:val="21"/>
          <w14:ligatures w14:val="none"/>
        </w:rPr>
        <w:t>的几何距离最小，实际也无法被该无人机有效感知。因此，本文在</w:t>
      </w:r>
      <w:r w:rsidRPr="006E3852">
        <w:rPr>
          <w:rFonts w:ascii="Times New Roman" w:eastAsia="宋体" w:hAnsi="Times New Roman" w:cs="Times New Roman"/>
          <w:sz w:val="24"/>
          <w:szCs w:val="21"/>
          <w14:ligatures w14:val="none"/>
        </w:rPr>
        <w:t xml:space="preserve"> Voronoi </w:t>
      </w:r>
      <w:r w:rsidRPr="006E3852">
        <w:rPr>
          <w:rFonts w:ascii="Times New Roman" w:eastAsia="宋体" w:hAnsi="Times New Roman" w:cs="Times New Roman"/>
          <w:sz w:val="24"/>
          <w:szCs w:val="21"/>
          <w14:ligatures w14:val="none"/>
        </w:rPr>
        <w:t>晶胞的基础上进一步引入视距修正，定义无人机</w:t>
      </w:r>
      <w:r w:rsidRPr="006E3852">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oMath>
      <w:r w:rsidRPr="006E3852">
        <w:rPr>
          <w:rFonts w:ascii="Times New Roman" w:eastAsia="宋体" w:hAnsi="Times New Roman" w:cs="Times New Roman"/>
          <w:sz w:val="24"/>
          <w:szCs w:val="21"/>
          <w14:ligatures w14:val="none"/>
        </w:rPr>
        <w:t> </w:t>
      </w:r>
      <w:r w:rsidRPr="006E3852">
        <w:rPr>
          <w:rFonts w:ascii="Times New Roman" w:eastAsia="宋体" w:hAnsi="Times New Roman" w:cs="Times New Roman"/>
          <w:sz w:val="24"/>
          <w:szCs w:val="21"/>
          <w14:ligatures w14:val="none"/>
        </w:rPr>
        <w:t>的可见责任区域（视距</w:t>
      </w:r>
      <w:r w:rsidRPr="006E3852">
        <w:rPr>
          <w:rFonts w:ascii="Times New Roman" w:eastAsia="宋体" w:hAnsi="Times New Roman" w:cs="Times New Roman"/>
          <w:sz w:val="24"/>
          <w:szCs w:val="21"/>
          <w14:ligatures w14:val="none"/>
        </w:rPr>
        <w:t xml:space="preserve"> Voronoi </w:t>
      </w:r>
      <w:r w:rsidRPr="006E3852">
        <w:rPr>
          <w:rFonts w:ascii="Times New Roman" w:eastAsia="宋体" w:hAnsi="Times New Roman" w:cs="Times New Roman"/>
          <w:sz w:val="24"/>
          <w:szCs w:val="21"/>
          <w14:ligatures w14:val="none"/>
        </w:rPr>
        <w:t>晶胞）为</w:t>
      </w:r>
      <w:r w:rsidRPr="006E3852">
        <w:rPr>
          <w:rFonts w:ascii="Times New Roman" w:eastAsia="宋体" w:hAnsi="Times New Roman" w:cs="Times New Roman" w:hint="eastAsia"/>
          <w:sz w:val="24"/>
          <w:szCs w:val="21"/>
          <w14:ligatures w14:val="none"/>
        </w:rPr>
        <w:t>:</w:t>
      </w:r>
    </w:p>
    <w:p w14:paraId="68FB7422"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m:t>
              </m:r>
              <m:acc>
                <m:accPr>
                  <m:chr m:val="̃"/>
                  <m:ctrlPr>
                    <w:rPr>
                      <w:rFonts w:ascii="Cambria Math" w:eastAsia="宋体" w:hAnsi="Cambria Math" w:cs="Times New Roman"/>
                      <w:i/>
                      <w:sz w:val="24"/>
                      <w:szCs w:val="21"/>
                      <w14:ligatures w14:val="none"/>
                    </w:rPr>
                  </m:ctrlPr>
                </m:accPr>
                <m:e>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e>
              </m:acc>
              <m:r>
                <w:rPr>
                  <w:rFonts w:ascii="Cambria Math" w:eastAsia="宋体" w:hAnsi="Cambria Math" w:cs="Times New Roman"/>
                  <w:sz w:val="24"/>
                  <w:szCs w:val="21"/>
                  <w14:ligatures w14:val="none"/>
                </w:rPr>
                <m:t>=</m:t>
              </m:r>
              <m:r>
                <m:rPr>
                  <m:lit/>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q</m:t>
              </m:r>
              <m:r>
                <w:rPr>
                  <w:rFonts w:ascii="Cambria Math" w:eastAsia="宋体" w:hAnsi="Cambria Math" w:cs="宋体" w:hint="eastAsia"/>
                  <w:sz w:val="24"/>
                  <w:szCs w:val="21"/>
                  <w14:ligatures w14:val="none"/>
                </w:rPr>
                <m:t>∈</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V</m:t>
                  </m:r>
                  <m:ctrlPr>
                    <w:rPr>
                      <w:rFonts w:ascii="Cambria Math" w:eastAsia="宋体" w:hAnsi="Cambria Math" w:cs="宋体"/>
                      <w:i/>
                      <w:sz w:val="24"/>
                      <w:szCs w:val="21"/>
                      <w14:ligatures w14:val="none"/>
                    </w:rPr>
                  </m:ctrlP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 xml:space="preserve">​  </m:t>
              </m:r>
              <m:d>
                <m:dPr>
                  <m:begChr m:val="|"/>
                  <m:endChr m:val=""/>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 xml:space="preserve"> L</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o</m:t>
                          </m:r>
                          <m:ctrlPr>
                            <w:rPr>
                              <w:rFonts w:ascii="Cambria Math" w:eastAsia="宋体" w:hAnsi="Cambria Math" w:cs="Times New Roman"/>
                              <w:i/>
                              <w:sz w:val="24"/>
                              <w:szCs w:val="21"/>
                              <w14:ligatures w14:val="none"/>
                            </w:rPr>
                          </m:ctrlP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​,q</m:t>
                      </m:r>
                    </m:e>
                  </m:d>
                  <m:r>
                    <w:rPr>
                      <w:rFonts w:ascii="Cambria Math" w:eastAsia="宋体" w:hAnsi="Cambria Math" w:cs="Times New Roman"/>
                      <w:sz w:val="24"/>
                      <w:szCs w:val="21"/>
                      <w14:ligatures w14:val="none"/>
                    </w:rPr>
                    <m:t>=1</m:t>
                  </m:r>
                </m:e>
              </m:d>
              <m:r>
                <w:rPr>
                  <w:rFonts w:ascii="Cambria Math" w:eastAsia="宋体" w:hAnsi="Cambria Math" w:cs="Times New Roman"/>
                  <w:sz w:val="24"/>
                  <w:szCs w:val="21"/>
                  <w14:ligatures w14:val="none"/>
                </w:rPr>
                <m:t>​ </m:t>
              </m:r>
              <m:r>
                <m:rPr>
                  <m:lit/>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11A332AB"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sz w:val="24"/>
          <w:szCs w:val="21"/>
          <w14:ligatures w14:val="none"/>
        </w:rPr>
        <w:t>即从几何晶胞</w:t>
      </w:r>
      <w:r w:rsidRPr="006E3852">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oMath>
      <w:r w:rsidRPr="006E3852">
        <w:rPr>
          <w:rFonts w:ascii="Times New Roman" w:eastAsia="宋体" w:hAnsi="Times New Roman" w:cs="Times New Roman"/>
          <w:sz w:val="24"/>
          <w:szCs w:val="21"/>
          <w14:ligatures w14:val="none"/>
        </w:rPr>
        <w:t> </w:t>
      </w:r>
      <w:r w:rsidRPr="006E3852">
        <w:rPr>
          <w:rFonts w:ascii="Times New Roman" w:eastAsia="宋体" w:hAnsi="Times New Roman" w:cs="Times New Roman"/>
          <w:sz w:val="24"/>
          <w:szCs w:val="21"/>
          <w14:ligatures w14:val="none"/>
        </w:rPr>
        <w:t>中排除所有视距函数为零的点（包括建筑体占据空间以及建筑物背后的遮挡区域）。在图示实现中，这一过程等价于：先用建筑轮廓从</w:t>
      </w:r>
      <w:r w:rsidRPr="006E3852">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oMath>
      <w:r w:rsidRPr="006E3852">
        <w:rPr>
          <w:rFonts w:ascii="Times New Roman" w:eastAsia="宋体" w:hAnsi="Times New Roman" w:cs="Times New Roman"/>
          <w:sz w:val="24"/>
          <w:szCs w:val="21"/>
          <w14:ligatures w14:val="none"/>
        </w:rPr>
        <w:t> </w:t>
      </w:r>
      <w:r w:rsidRPr="006E3852">
        <w:rPr>
          <w:rFonts w:ascii="Times New Roman" w:eastAsia="宋体" w:hAnsi="Times New Roman" w:cs="Times New Roman"/>
          <w:sz w:val="24"/>
          <w:szCs w:val="21"/>
          <w14:ligatures w14:val="none"/>
        </w:rPr>
        <w:t>中</w:t>
      </w:r>
      <w:r w:rsidRPr="006E3852">
        <w:rPr>
          <w:rFonts w:ascii="Times New Roman" w:eastAsia="宋体" w:hAnsi="Times New Roman" w:cs="Times New Roman" w:hint="eastAsia"/>
          <w:sz w:val="24"/>
          <w:szCs w:val="21"/>
          <w14:ligatures w14:val="none"/>
        </w:rPr>
        <w:t>去</w:t>
      </w:r>
      <w:r w:rsidRPr="006E3852">
        <w:rPr>
          <w:rFonts w:ascii="Times New Roman" w:eastAsia="宋体" w:hAnsi="Times New Roman" w:cs="Times New Roman"/>
          <w:sz w:val="24"/>
          <w:szCs w:val="21"/>
          <w14:ligatures w14:val="none"/>
        </w:rPr>
        <w:t>除建筑物本身的占据区域，然后沿从</w:t>
      </w:r>
      <w:r w:rsidRPr="006E3852">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oMath>
      <w:r w:rsidRPr="006E3852">
        <w:rPr>
          <w:rFonts w:ascii="Times New Roman" w:eastAsia="宋体" w:hAnsi="Times New Roman" w:cs="Times New Roman"/>
          <w:sz w:val="24"/>
          <w:szCs w:val="21"/>
          <w14:ligatures w14:val="none"/>
        </w:rPr>
        <w:t>​ </w:t>
      </w:r>
      <w:r w:rsidRPr="006E3852">
        <w:rPr>
          <w:rFonts w:ascii="Times New Roman" w:eastAsia="宋体" w:hAnsi="Times New Roman" w:cs="Times New Roman"/>
          <w:sz w:val="24"/>
          <w:szCs w:val="21"/>
          <w14:ligatures w14:val="none"/>
        </w:rPr>
        <w:t>指向建筑外轮廓顶点的射线，标记出被建筑遮挡的背面扇区，将其从</w:t>
      </w:r>
      <w:r w:rsidRPr="006E3852">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oMath>
      <w:r w:rsidRPr="006E3852">
        <w:rPr>
          <w:rFonts w:ascii="Times New Roman" w:eastAsia="宋体" w:hAnsi="Times New Roman" w:cs="Times New Roman"/>
          <w:sz w:val="24"/>
          <w:szCs w:val="21"/>
          <w14:ligatures w14:val="none"/>
        </w:rPr>
        <w:t> </w:t>
      </w:r>
      <w:r w:rsidRPr="006E3852">
        <w:rPr>
          <w:rFonts w:ascii="Times New Roman" w:eastAsia="宋体" w:hAnsi="Times New Roman" w:cs="Times New Roman"/>
          <w:sz w:val="24"/>
          <w:szCs w:val="21"/>
          <w14:ligatures w14:val="none"/>
        </w:rPr>
        <w:t>中剔除，剩余部分即为</w:t>
      </w:r>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sz w:val="24"/>
          <w:szCs w:val="21"/>
          <w14:ligatures w14:val="none"/>
        </w:rPr>
        <w:t> </w:t>
      </w:r>
      <m:oMath>
        <m:acc>
          <m:accPr>
            <m:chr m:val="̃"/>
            <m:ctrlPr>
              <w:rPr>
                <w:rFonts w:ascii="Cambria Math" w:eastAsia="宋体" w:hAnsi="Cambria Math" w:cs="Times New Roman"/>
                <w:i/>
                <w:sz w:val="24"/>
                <w:szCs w:val="21"/>
                <w14:ligatures w14:val="none"/>
              </w:rPr>
            </m:ctrlPr>
          </m:accPr>
          <m:e>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e>
        </m:acc>
      </m:oMath>
      <w:r w:rsidRPr="006E3852">
        <w:rPr>
          <w:rFonts w:ascii="Times New Roman" w:eastAsia="宋体" w:hAnsi="Times New Roman" w:cs="Times New Roman"/>
          <w:sz w:val="24"/>
          <w:szCs w:val="21"/>
          <w14:ligatures w14:val="none"/>
        </w:rPr>
        <w:t>​</w:t>
      </w:r>
      <w:r w:rsidRPr="006E3852">
        <w:rPr>
          <w:rFonts w:ascii="Times New Roman" w:eastAsia="宋体" w:hAnsi="Times New Roman" w:cs="Times New Roman"/>
          <w:sz w:val="24"/>
          <w:szCs w:val="21"/>
          <w14:ligatures w14:val="none"/>
        </w:rPr>
        <w:t>。在得到修正后的责任区域</w:t>
      </w:r>
      <w:r w:rsidRPr="006E3852">
        <w:rPr>
          <w:rFonts w:ascii="Times New Roman" w:eastAsia="宋体" w:hAnsi="Times New Roman" w:cs="Times New Roman"/>
          <w:sz w:val="24"/>
          <w:szCs w:val="21"/>
          <w14:ligatures w14:val="none"/>
        </w:rPr>
        <w:t>  </w:t>
      </w:r>
      <m:oMath>
        <m:acc>
          <m:accPr>
            <m:chr m:val="̃"/>
            <m:ctrlPr>
              <w:rPr>
                <w:rFonts w:ascii="Cambria Math" w:eastAsia="宋体" w:hAnsi="Cambria Math" w:cs="Times New Roman"/>
                <w:i/>
                <w:sz w:val="24"/>
                <w:szCs w:val="21"/>
                <w14:ligatures w14:val="none"/>
              </w:rPr>
            </m:ctrlPr>
          </m:accPr>
          <m:e>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e>
        </m:acc>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后，</w:t>
      </w:r>
      <w:r w:rsidRPr="006E3852">
        <w:rPr>
          <w:rFonts w:ascii="Times New Roman" w:eastAsia="宋体" w:hAnsi="Times New Roman" w:cs="Times New Roman"/>
          <w:sz w:val="24"/>
          <w:szCs w:val="21"/>
          <w14:ligatures w14:val="none"/>
        </w:rPr>
        <w:t>Voronoi </w:t>
      </w:r>
      <w:r w:rsidRPr="006E3852">
        <w:rPr>
          <w:rFonts w:ascii="Times New Roman" w:eastAsia="宋体" w:hAnsi="Times New Roman" w:cs="Times New Roman"/>
          <w:sz w:val="24"/>
          <w:szCs w:val="21"/>
          <w14:ligatures w14:val="none"/>
        </w:rPr>
        <w:t>覆盖引导算子以其几何质心作为当前节点的期望目标位置。质心</w:t>
      </w:r>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c</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 </m:t>
        </m:r>
      </m:oMath>
      <w:r w:rsidRPr="006E3852">
        <w:rPr>
          <w:rFonts w:ascii="Times New Roman" w:eastAsia="宋体" w:hAnsi="Times New Roman" w:cs="Times New Roman"/>
          <w:sz w:val="24"/>
          <w:szCs w:val="21"/>
          <w14:ligatures w14:val="none"/>
        </w:rPr>
        <w:t>定义为</w:t>
      </w:r>
      <w:r w:rsidRPr="006E3852">
        <w:rPr>
          <w:rFonts w:ascii="Times New Roman" w:eastAsia="宋体" w:hAnsi="Times New Roman" w:cs="Times New Roman" w:hint="eastAsia"/>
          <w:sz w:val="24"/>
          <w:szCs w:val="21"/>
          <w14:ligatures w14:val="none"/>
        </w:rPr>
        <w:t>:</w:t>
      </w:r>
      <w:r w:rsidRPr="006E3852">
        <w:rPr>
          <w:rFonts w:ascii="Times New Roman" w:eastAsia="宋体" w:hAnsi="Times New Roman" w:cs="Times New Roman"/>
          <w:sz w:val="24"/>
          <w:szCs w:val="21"/>
          <w14:ligatures w14:val="none"/>
        </w:rPr>
        <w:t xml:space="preserve"> </w:t>
      </w:r>
    </w:p>
    <w:p w14:paraId="3CDB7654"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iCs/>
                      <w:sz w:val="24"/>
                      <w:szCs w:val="21"/>
                      <w14:ligatures w14:val="none"/>
                    </w:rPr>
                  </m:ctrlPr>
                </m:sSubPr>
                <m:e>
                  <m:r>
                    <w:rPr>
                      <w:rFonts w:ascii="Cambria Math" w:eastAsia="宋体" w:hAnsi="Cambria Math" w:cs="Times New Roman" w:hint="eastAsia"/>
                      <w:sz w:val="24"/>
                      <w:szCs w:val="21"/>
                      <w14:ligatures w14:val="none"/>
                    </w:rPr>
                    <m:t>c</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f>
                <m:fPr>
                  <m:ctrlPr>
                    <w:rPr>
                      <w:rFonts w:ascii="Cambria Math" w:eastAsia="宋体" w:hAnsi="Cambria Math" w:cs="Times New Roman"/>
                      <w:i/>
                      <w:sz w:val="24"/>
                      <w:szCs w:val="21"/>
                      <w14:ligatures w14:val="none"/>
                    </w:rPr>
                  </m:ctrlPr>
                </m:fPr>
                <m:num>
                  <m:r>
                    <w:rPr>
                      <w:rFonts w:ascii="Cambria Math" w:eastAsia="宋体" w:hAnsi="Cambria Math" w:cs="Times New Roman"/>
                      <w:sz w:val="24"/>
                      <w:szCs w:val="21"/>
                      <w14:ligatures w14:val="none"/>
                    </w:rPr>
                    <m:t>1</m:t>
                  </m:r>
                </m:num>
                <m:den>
                  <m:r>
                    <m:rPr>
                      <m:sty m:val="p"/>
                    </m:rPr>
                    <w:rPr>
                      <w:rFonts w:ascii="Cambria Math" w:eastAsia="宋体" w:hAnsi="Cambria Math" w:cs="Times New Roman"/>
                      <w:sz w:val="24"/>
                      <w:szCs w:val="21"/>
                      <w14:ligatures w14:val="none"/>
                    </w:rPr>
                    <m:t> </m:t>
                  </m:r>
                  <m:d>
                    <m:dPr>
                      <m:begChr m:val="|"/>
                      <m:endChr m:val="|"/>
                      <m:ctrlPr>
                        <w:rPr>
                          <w:rFonts w:ascii="Cambria Math" w:eastAsia="宋体" w:hAnsi="Cambria Math" w:cs="Times New Roman"/>
                          <w:sz w:val="24"/>
                          <w:szCs w:val="21"/>
                          <w14:ligatures w14:val="none"/>
                        </w:rPr>
                      </m:ctrlPr>
                    </m:dPr>
                    <m:e>
                      <m:acc>
                        <m:accPr>
                          <m:chr m:val="̃"/>
                          <m:ctrlPr>
                            <w:rPr>
                              <w:rFonts w:ascii="Cambria Math" w:eastAsia="宋体" w:hAnsi="Cambria Math" w:cs="Times New Roman"/>
                              <w:i/>
                              <w:sz w:val="24"/>
                              <w:szCs w:val="21"/>
                              <w14:ligatures w14:val="none"/>
                            </w:rPr>
                          </m:ctrlPr>
                        </m:accPr>
                        <m:e>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e>
                      </m:acc>
                      <m:r>
                        <m:rPr>
                          <m:sty m:val="p"/>
                        </m:rPr>
                        <w:rPr>
                          <w:rFonts w:ascii="Cambria Math" w:eastAsia="宋体" w:hAnsi="Cambria Math" w:cs="Times New Roman"/>
                          <w:sz w:val="24"/>
                          <w:szCs w:val="21"/>
                          <w14:ligatures w14:val="none"/>
                        </w:rPr>
                        <m:t>​</m:t>
                      </m:r>
                    </m:e>
                  </m:d>
                </m:den>
              </m:f>
              <m:nary>
                <m:naryPr>
                  <m:limLoc m:val="subSup"/>
                  <m:ctrlPr>
                    <w:rPr>
                      <w:rFonts w:ascii="Cambria Math" w:eastAsia="宋体" w:hAnsi="Cambria Math" w:cs="Times New Roman"/>
                      <w:i/>
                      <w:iCs/>
                      <w:sz w:val="24"/>
                      <w:szCs w:val="21"/>
                      <w14:ligatures w14:val="none"/>
                    </w:rPr>
                  </m:ctrlPr>
                </m:naryPr>
                <m:sub>
                  <m:acc>
                    <m:accPr>
                      <m:chr m:val="̃"/>
                      <m:ctrlPr>
                        <w:rPr>
                          <w:rFonts w:ascii="Cambria Math" w:eastAsia="宋体" w:hAnsi="Cambria Math" w:cs="Times New Roman"/>
                          <w:i/>
                          <w:sz w:val="24"/>
                          <w:szCs w:val="21"/>
                          <w14:ligatures w14:val="none"/>
                        </w:rPr>
                      </m:ctrlPr>
                    </m:accPr>
                    <m:e>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e>
                  </m:acc>
                </m:sub>
                <m:sup/>
                <m:e>
                  <m:r>
                    <w:rPr>
                      <w:rFonts w:ascii="Cambria Math" w:eastAsia="宋体" w:hAnsi="Cambria Math" w:cs="Times New Roman"/>
                      <w:sz w:val="24"/>
                      <w:szCs w:val="21"/>
                      <w14:ligatures w14:val="none"/>
                    </w:rPr>
                    <m:t>qdq</m:t>
                  </m:r>
                </m:e>
              </m:nary>
              <m:r>
                <w:rPr>
                  <w:rFonts w:ascii="Cambria Math" w:eastAsia="宋体" w:hAnsi="Cambria Math" w:cs="Times New Roman"/>
                  <w:sz w:val="24"/>
                  <w:szCs w:val="21"/>
                  <w14:ligatures w14:val="none"/>
                </w:rPr>
                <m:t>,</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 xml:space="preserve">   c</m:t>
                  </m:r>
                  <m:ctrlPr>
                    <w:rPr>
                      <w:rFonts w:ascii="Cambria Math" w:eastAsia="宋体" w:hAnsi="Cambria Math" w:cs="Times New Roman"/>
                      <w:i/>
                      <w:sz w:val="24"/>
                      <w:szCs w:val="21"/>
                      <w14:ligatures w14:val="none"/>
                    </w:rPr>
                  </m:ctrlP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r>
                <w:rPr>
                  <w:rFonts w:ascii="Cambria Math" w:eastAsia="宋体" w:hAnsi="Cambria Math" w:cs="宋体" w:hint="eastAsia"/>
                  <w:sz w:val="24"/>
                  <w:szCs w:val="21"/>
                  <w14:ligatures w14:val="none"/>
                </w:rPr>
                <m:t>∈</m:t>
              </m:r>
              <m:sSup>
                <m:sSupPr>
                  <m:ctrlPr>
                    <w:rPr>
                      <w:rFonts w:ascii="Cambria Math" w:eastAsia="宋体" w:hAnsi="Cambria Math" w:cs="Times New Roman"/>
                      <w:sz w:val="24"/>
                      <w:szCs w:val="21"/>
                      <w14:ligatures w14:val="none"/>
                    </w:rPr>
                  </m:ctrlPr>
                </m:sSupPr>
                <m:e>
                  <m:r>
                    <w:rPr>
                      <w:rFonts w:ascii="Cambria Math" w:eastAsia="宋体" w:hAnsi="Cambria Math" w:cs="Times New Roman"/>
                      <w:sz w:val="24"/>
                      <w:szCs w:val="21"/>
                      <w14:ligatures w14:val="none"/>
                    </w:rPr>
                    <m:t>R</m:t>
                  </m:r>
                </m:e>
                <m:sup>
                  <m:r>
                    <m:rPr>
                      <m:scr m:val="double-struck"/>
                      <m:sty m:val="p"/>
                    </m:rPr>
                    <w:rPr>
                      <w:rFonts w:ascii="Cambria Math" w:eastAsia="宋体" w:hAnsi="Cambria Math" w:cs="Times New Roman"/>
                      <w:sz w:val="24"/>
                      <w:szCs w:val="21"/>
                      <w14:ligatures w14:val="none"/>
                    </w:rPr>
                    <m:t>2</m:t>
                  </m:r>
                </m:sup>
              </m:sSup>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4A5754CC"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由上述公式计算的质心可以获得对应无人机</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hint="eastAsia"/>
                <w:sz w:val="24"/>
                <w:szCs w:val="21"/>
                <w14:ligatures w14:val="none"/>
              </w:rPr>
              <m:t>i</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的覆盖引导变异的方向向量</w:t>
      </w:r>
      <w:r w:rsidRPr="006E3852">
        <w:rPr>
          <w:rFonts w:ascii="Times New Roman" w:eastAsia="宋体" w:hAnsi="Times New Roman" w:cs="Times New Roman" w:hint="eastAsia"/>
          <w:sz w:val="24"/>
          <w:szCs w:val="21"/>
          <w14:ligatures w14:val="none"/>
        </w:rPr>
        <w:t xml:space="preserve"> </w:t>
      </w:r>
      <m:oMath>
        <m:sSubSup>
          <m:sSubSupPr>
            <m:ctrlPr>
              <w:rPr>
                <w:rFonts w:ascii="Cambria Math" w:eastAsia="宋体" w:hAnsi="Cambria Math" w:cs="Times New Roman"/>
                <w:i/>
                <w:sz w:val="24"/>
                <w:szCs w:val="21"/>
                <w14:ligatures w14:val="none"/>
              </w:rPr>
            </m:ctrlPr>
          </m:sSubSupPr>
          <m:e>
            <m: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up>
            <m:r>
              <w:rPr>
                <w:rFonts w:ascii="Cambria Math" w:eastAsia="宋体" w:hAnsi="Cambria Math" w:cs="Times New Roman"/>
                <w:sz w:val="24"/>
                <w:szCs w:val="21"/>
                <w14:ligatures w14:val="none"/>
              </w:rPr>
              <m:t>cov</m:t>
            </m:r>
          </m:sup>
        </m:sSubSup>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为由</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i</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指向质心的单位向量</w:t>
      </w:r>
      <w:r w:rsidRPr="006E3852">
        <w:rPr>
          <w:rFonts w:ascii="Times New Roman" w:eastAsia="宋体" w:hAnsi="Times New Roman" w:cs="Times New Roman" w:hint="eastAsia"/>
          <w:sz w:val="24"/>
          <w:szCs w:val="21"/>
          <w14:ligatures w14:val="none"/>
        </w:rPr>
        <w:t xml:space="preserve"> </w:t>
      </w:r>
      <m:oMath>
        <m:f>
          <m:fPr>
            <m:ctrlPr>
              <w:rPr>
                <w:rFonts w:ascii="Cambria Math" w:eastAsia="宋体" w:hAnsi="Cambria Math" w:cs="Times New Roman"/>
                <w:sz w:val="24"/>
                <w:szCs w:val="21"/>
                <w14:ligatures w14:val="none"/>
              </w:rPr>
            </m:ctrlPr>
          </m:fPr>
          <m:num>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c</m:t>
                </m:r>
              </m:e>
              <m:sub>
                <m:r>
                  <w:rPr>
                    <w:rFonts w:ascii="Cambria Math" w:eastAsia="宋体" w:hAnsi="Cambria Math" w:cs="Times New Roman" w:hint="eastAsia"/>
                    <w:sz w:val="24"/>
                    <w:szCs w:val="21"/>
                    <w14:ligatures w14:val="none"/>
                  </w:rPr>
                  <m:t>i</m:t>
                </m:r>
              </m:sub>
            </m:sSub>
            <m:r>
              <w:rPr>
                <w:rFonts w:ascii="Cambria Math" w:eastAsia="微软雅黑" w:hAnsi="Cambria Math" w:cs="微软雅黑"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i</m:t>
                </m:r>
              </m:sub>
            </m:sSub>
            <m:ctrlPr>
              <w:rPr>
                <w:rFonts w:ascii="Cambria Math" w:eastAsia="宋体" w:hAnsi="Cambria Math" w:cs="Times New Roman"/>
                <w:i/>
                <w:sz w:val="24"/>
                <w:szCs w:val="21"/>
                <w14:ligatures w14:val="none"/>
              </w:rPr>
            </m:ctrlPr>
          </m:num>
          <m:den>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c</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i</m:t>
                    </m:r>
                  </m:sub>
                </m:sSub>
              </m:e>
            </m:d>
            <m:ctrlPr>
              <w:rPr>
                <w:rFonts w:ascii="Cambria Math" w:eastAsia="宋体" w:hAnsi="Cambria Math" w:cs="Times New Roman"/>
                <w:i/>
                <w:sz w:val="24"/>
                <w:szCs w:val="21"/>
                <w14:ligatures w14:val="none"/>
              </w:rPr>
            </m:ctrlPr>
          </m:den>
        </m:f>
      </m:oMath>
      <w:r w:rsidRPr="006E3852">
        <w:rPr>
          <w:rFonts w:ascii="Times New Roman" w:eastAsia="宋体" w:hAnsi="Times New Roman" w:cs="Times New Roman" w:hint="eastAsia"/>
          <w:sz w:val="24"/>
          <w:szCs w:val="21"/>
          <w14:ligatures w14:val="none"/>
        </w:rPr>
        <w:t>。</w:t>
      </w:r>
      <w:r w:rsidRPr="006E3852">
        <w:rPr>
          <w:rFonts w:ascii="Times New Roman" w:eastAsia="宋体" w:hAnsi="Times New Roman" w:cs="Times New Roman"/>
          <w:sz w:val="24"/>
          <w:szCs w:val="21"/>
          <w14:ligatures w14:val="none"/>
        </w:rPr>
        <w:t>可在满足安全约束与视距约束的</w:t>
      </w:r>
      <w:r w:rsidRPr="006E3852">
        <w:rPr>
          <w:rFonts w:ascii="Times New Roman" w:eastAsia="宋体" w:hAnsi="Times New Roman" w:cs="Times New Roman"/>
          <w:sz w:val="24"/>
          <w:szCs w:val="21"/>
          <w14:ligatures w14:val="none"/>
        </w:rPr>
        <w:lastRenderedPageBreak/>
        <w:t>前提下，</w:t>
      </w:r>
      <w:commentRangeStart w:id="105"/>
      <w:commentRangeStart w:id="106"/>
      <w:r w:rsidRPr="006E3852">
        <w:rPr>
          <w:rFonts w:ascii="Times New Roman" w:eastAsia="宋体" w:hAnsi="Times New Roman" w:cs="Times New Roman"/>
          <w:sz w:val="24"/>
          <w:szCs w:val="21"/>
          <w14:ligatures w14:val="none"/>
        </w:rPr>
        <w:t>使各无人机分别朝向其视距</w:t>
      </w:r>
      <w:r w:rsidRPr="006E3852">
        <w:rPr>
          <w:rFonts w:ascii="Times New Roman" w:eastAsia="宋体" w:hAnsi="Times New Roman" w:cs="Times New Roman"/>
          <w:sz w:val="24"/>
          <w:szCs w:val="21"/>
          <w14:ligatures w14:val="none"/>
        </w:rPr>
        <w:t xml:space="preserve"> Voronoi </w:t>
      </w:r>
      <w:r w:rsidRPr="006E3852">
        <w:rPr>
          <w:rFonts w:ascii="Times New Roman" w:eastAsia="宋体" w:hAnsi="Times New Roman" w:cs="Times New Roman"/>
          <w:sz w:val="24"/>
          <w:szCs w:val="21"/>
          <w14:ligatures w14:val="none"/>
        </w:rPr>
        <w:t>晶胞的中心区域移动</w:t>
      </w:r>
      <w:commentRangeEnd w:id="105"/>
      <w:r w:rsidRPr="006E3852">
        <w:rPr>
          <w:rFonts w:ascii="Times New Roman" w:eastAsia="宋体" w:hAnsi="Times New Roman" w:cs="Times New Roman"/>
          <w:szCs w:val="21"/>
          <w14:ligatures w14:val="none"/>
        </w:rPr>
        <w:commentReference w:id="105"/>
      </w:r>
      <w:commentRangeEnd w:id="106"/>
      <w:r w:rsidRPr="006E3852">
        <w:rPr>
          <w:rFonts w:ascii="Times New Roman" w:eastAsia="宋体" w:hAnsi="Times New Roman" w:cs="Times New Roman"/>
          <w:szCs w:val="21"/>
          <w14:ligatures w14:val="none"/>
        </w:rPr>
        <w:commentReference w:id="106"/>
      </w:r>
      <w:r w:rsidRPr="006E3852">
        <w:rPr>
          <w:rFonts w:ascii="Times New Roman" w:eastAsia="宋体" w:hAnsi="Times New Roman" w:cs="Times New Roman"/>
          <w:sz w:val="24"/>
          <w:szCs w:val="21"/>
          <w14:ligatures w14:val="none"/>
        </w:rPr>
        <w:t>，从而提升对</w:t>
      </w:r>
      <w:r w:rsidRPr="006E3852">
        <w:rPr>
          <w:rFonts w:ascii="Times New Roman" w:eastAsia="宋体" w:hAnsi="Times New Roman" w:cs="Times New Roman" w:hint="eastAsia"/>
          <w:sz w:val="24"/>
          <w:szCs w:val="21"/>
          <w14:ligatures w14:val="none"/>
        </w:rPr>
        <w:t>区域</w:t>
      </w:r>
      <w:r w:rsidRPr="006E3852">
        <w:rPr>
          <w:rFonts w:ascii="Times New Roman" w:eastAsia="宋体" w:hAnsi="Times New Roman" w:cs="Times New Roman"/>
          <w:sz w:val="24"/>
          <w:szCs w:val="21"/>
          <w14:ligatures w14:val="none"/>
        </w:rPr>
        <w:t>整体覆盖均匀性与效率。</w:t>
      </w:r>
      <w:r w:rsidRPr="006E3852">
        <w:rPr>
          <w:rFonts w:ascii="Times New Roman" w:eastAsia="宋体" w:hAnsi="Times New Roman" w:cs="Times New Roman" w:hint="eastAsia"/>
          <w:sz w:val="24"/>
          <w:szCs w:val="21"/>
          <w14:ligatures w14:val="none"/>
        </w:rPr>
        <w:t>每次变异优先选取</w:t>
      </w:r>
      <w:r w:rsidRPr="006E3852">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β⋅</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2</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个节点执行覆盖引导变异，以实现在变异率灵活可调的同时提高覆盖引导变异的增益：</w:t>
      </w:r>
    </w:p>
    <w:p w14:paraId="135CFF9D"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Sup>
                <m:sSubSupPr>
                  <m:ctrlPr>
                    <w:rPr>
                      <w:rFonts w:ascii="Cambria Math" w:eastAsia="宋体" w:hAnsi="Cambria Math" w:cs="Times New Roman"/>
                      <w:i/>
                      <w:sz w:val="24"/>
                      <w:szCs w:val="21"/>
                      <w14:ligatures w14:val="none"/>
                    </w:rPr>
                  </m:ctrlPr>
                </m:sSubSupPr>
                <m:e>
                  <m: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i</m:t>
                  </m:r>
                </m:sub>
                <m:sup>
                  <m:r>
                    <w:rPr>
                      <w:rFonts w:ascii="Cambria Math" w:eastAsia="宋体" w:hAnsi="Cambria Math" w:cs="Times New Roman" w:hint="eastAsia"/>
                      <w:sz w:val="24"/>
                      <w:szCs w:val="21"/>
                      <w14:ligatures w14:val="none"/>
                    </w:rPr>
                    <m:t>m</m:t>
                  </m:r>
                </m:sup>
              </m:sSubSup>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Sup>
                <m:sSubSupPr>
                  <m:ctrlPr>
                    <w:rPr>
                      <w:rFonts w:ascii="Cambria Math" w:eastAsia="宋体" w:hAnsi="Cambria Math" w:cs="Times New Roman"/>
                      <w:i/>
                      <w:sz w:val="24"/>
                      <w:szCs w:val="21"/>
                      <w14:ligatures w14:val="none"/>
                    </w:rPr>
                  </m:ctrlPr>
                </m:sSubSupPr>
                <m:e>
                  <m: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up>
                  <m:r>
                    <w:rPr>
                      <w:rFonts w:ascii="Cambria Math" w:eastAsia="宋体" w:hAnsi="Cambria Math" w:cs="Times New Roman"/>
                      <w:sz w:val="24"/>
                      <w:szCs w:val="21"/>
                      <w14:ligatures w14:val="none"/>
                    </w:rPr>
                    <m:t>cov</m:t>
                  </m:r>
                </m:sup>
              </m:sSubSup>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S</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max</m:t>
                  </m:r>
                </m:sub>
              </m:sSub>
              <m:r>
                <m:rPr>
                  <m:sty m:val="p"/>
                </m:rPr>
                <w:rPr>
                  <w:rFonts w:ascii="Cambria Math" w:eastAsia="宋体" w:hAnsi="Cambria Math" w:cs="Times New Roman"/>
                  <w:sz w:val="24"/>
                  <w:szCs w:val="21"/>
                  <w14:ligatures w14:val="none"/>
                </w:rPr>
                <m:t>⋅</m:t>
              </m:r>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δ</m:t>
                      </m:r>
                    </m:e>
                    <m:sub>
                      <m:r>
                        <w:rPr>
                          <w:rFonts w:ascii="Cambria Math" w:eastAsia="宋体" w:hAnsi="Cambria Math" w:cs="Times New Roman"/>
                          <w:sz w:val="24"/>
                          <w:szCs w:val="21"/>
                          <w14:ligatures w14:val="none"/>
                        </w:rPr>
                        <m:t>q</m:t>
                      </m:r>
                    </m:sub>
                  </m:sSub>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71C6D3EB"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其中</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S</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max</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为设定的变异步长上界，</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δ</m:t>
            </m:r>
          </m:e>
          <m:sub>
            <m:r>
              <w:rPr>
                <w:rFonts w:ascii="Cambria Math" w:eastAsia="宋体" w:hAnsi="Cambria Math" w:cs="Times New Roman"/>
                <w:sz w:val="24"/>
                <w:szCs w:val="21"/>
                <w14:ligatures w14:val="none"/>
              </w:rPr>
              <m:t>q</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为常规多项式变异变量，在</w:t>
      </w:r>
      <w:r w:rsidRPr="006E3852">
        <w:rPr>
          <w:rFonts w:ascii="Times New Roman" w:eastAsia="宋体" w:hAnsi="Times New Roman" w:cs="Times New Roman" w:hint="eastAsia"/>
          <w:sz w:val="24"/>
          <w:szCs w:val="21"/>
          <w14:ligatures w14:val="none"/>
        </w:rPr>
        <w:t>4</w:t>
      </w:r>
      <w:r w:rsidRPr="006E3852">
        <w:rPr>
          <w:rFonts w:ascii="Times New Roman" w:eastAsia="宋体" w:hAnsi="Times New Roman" w:cs="Times New Roman"/>
          <w:sz w:val="24"/>
          <w:szCs w:val="21"/>
          <w14:ligatures w14:val="none"/>
        </w:rPr>
        <w:t>.2.3.2</w:t>
      </w:r>
      <w:r w:rsidRPr="006E3852">
        <w:rPr>
          <w:rFonts w:ascii="Times New Roman" w:eastAsia="宋体" w:hAnsi="Times New Roman" w:cs="Times New Roman" w:hint="eastAsia"/>
          <w:sz w:val="24"/>
          <w:szCs w:val="21"/>
          <w14:ligatures w14:val="none"/>
        </w:rPr>
        <w:t>节将给出。</w:t>
      </w:r>
      <w:r w:rsidRPr="006E3852">
        <w:rPr>
          <w:rFonts w:ascii="Times New Roman" w:eastAsia="宋体" w:hAnsi="Times New Roman" w:cs="Times New Roman" w:hint="eastAsia"/>
          <w:color w:val="FF0000"/>
          <w:sz w:val="24"/>
          <w:szCs w:val="21"/>
          <w14:ligatures w14:val="none"/>
        </w:rPr>
        <w:t>如图</w:t>
      </w:r>
      <w:r w:rsidRPr="006E3852">
        <w:rPr>
          <w:rFonts w:ascii="Times New Roman" w:eastAsia="宋体" w:hAnsi="Times New Roman" w:cs="Times New Roman" w:hint="eastAsia"/>
          <w:color w:val="FF0000"/>
          <w:sz w:val="24"/>
          <w:szCs w:val="21"/>
          <w14:ligatures w14:val="none"/>
        </w:rPr>
        <w:t>4</w:t>
      </w:r>
      <w:r w:rsidRPr="006E3852">
        <w:rPr>
          <w:rFonts w:ascii="Times New Roman" w:eastAsia="宋体" w:hAnsi="Times New Roman" w:cs="Times New Roman"/>
          <w:color w:val="FF0000"/>
          <w:sz w:val="24"/>
          <w:szCs w:val="21"/>
          <w14:ligatures w14:val="none"/>
        </w:rPr>
        <w:t>-3</w:t>
      </w:r>
      <w:r w:rsidRPr="006E3852">
        <w:rPr>
          <w:rFonts w:ascii="Times New Roman" w:eastAsia="宋体" w:hAnsi="Times New Roman" w:cs="Times New Roman" w:hint="eastAsia"/>
          <w:sz w:val="24"/>
          <w:szCs w:val="21"/>
          <w14:ligatures w14:val="none"/>
        </w:rPr>
        <w:t>展示了基于</w:t>
      </w:r>
      <w:r w:rsidRPr="006E3852">
        <w:rPr>
          <w:rFonts w:ascii="Times New Roman" w:eastAsia="宋体" w:hAnsi="Times New Roman" w:cs="Times New Roman"/>
          <w:sz w:val="24"/>
          <w:szCs w:val="21"/>
          <w14:ligatures w14:val="none"/>
        </w:rPr>
        <w:t xml:space="preserve">Voronoi </w:t>
      </w:r>
      <w:r w:rsidRPr="006E3852">
        <w:rPr>
          <w:rFonts w:ascii="Times New Roman" w:eastAsia="宋体" w:hAnsi="Times New Roman" w:cs="Times New Roman" w:hint="eastAsia"/>
          <w:sz w:val="24"/>
          <w:szCs w:val="21"/>
          <w14:ligatures w14:val="none"/>
        </w:rPr>
        <w:t>引导的覆盖定向变异的过程。</w:t>
      </w:r>
    </w:p>
    <w:p w14:paraId="73BCCCD0" w14:textId="77777777" w:rsidR="006E3852" w:rsidRPr="006E3852" w:rsidRDefault="006E3852" w:rsidP="006E3852">
      <w:pPr>
        <w:keepNext/>
        <w:widowControl/>
        <w:jc w:val="center"/>
        <w:rPr>
          <w:rFonts w:ascii="Times New Roman" w:eastAsia="宋体" w:hAnsi="Times New Roman" w:cs="Times New Roman"/>
          <w:szCs w:val="21"/>
          <w14:ligatures w14:val="none"/>
        </w:rPr>
      </w:pPr>
      <w:commentRangeStart w:id="107"/>
      <w:r w:rsidRPr="006E3852">
        <w:rPr>
          <w:rFonts w:ascii="Times New Roman" w:eastAsia="宋体" w:hAnsi="Times New Roman" w:cs="Times New Roman"/>
          <w:noProof/>
          <w:szCs w:val="21"/>
          <w14:ligatures w14:val="none"/>
        </w:rPr>
        <w:drawing>
          <wp:inline distT="0" distB="0" distL="0" distR="0" wp14:anchorId="7EFFB623" wp14:editId="32FB5A85">
            <wp:extent cx="3596889" cy="3013200"/>
            <wp:effectExtent l="0" t="0" r="3810" b="0"/>
            <wp:docPr id="61" name="图形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形 61"/>
                    <pic:cNvPicPr/>
                  </pic:nvPicPr>
                  <pic:blipFill>
                    <a:blip r:embed="rId13">
                      <a:extLst>
                        <a:ext uri="{96DAC541-7B7A-43D3-8B79-37D633B846F1}">
                          <asvg:svgBlip xmlns:asvg="http://schemas.microsoft.com/office/drawing/2016/SVG/main" r:embed="rId14"/>
                        </a:ext>
                      </a:extLst>
                    </a:blip>
                    <a:stretch>
                      <a:fillRect/>
                    </a:stretch>
                  </pic:blipFill>
                  <pic:spPr>
                    <a:xfrm>
                      <a:off x="0" y="0"/>
                      <a:ext cx="3596889" cy="3013200"/>
                    </a:xfrm>
                    <a:prstGeom prst="rect">
                      <a:avLst/>
                    </a:prstGeom>
                  </pic:spPr>
                </pic:pic>
              </a:graphicData>
            </a:graphic>
          </wp:inline>
        </w:drawing>
      </w:r>
      <w:commentRangeEnd w:id="107"/>
      <w:r w:rsidRPr="006E3852">
        <w:rPr>
          <w:rFonts w:ascii="Times New Roman" w:eastAsia="宋体" w:hAnsi="Times New Roman" w:cs="Times New Roman"/>
          <w:szCs w:val="21"/>
          <w14:ligatures w14:val="none"/>
        </w:rPr>
        <w:commentReference w:id="107"/>
      </w:r>
    </w:p>
    <w:p w14:paraId="2D0A3DE0" w14:textId="77777777" w:rsidR="006E3852" w:rsidRPr="006E3852" w:rsidRDefault="006E3852" w:rsidP="006E3852">
      <w:pPr>
        <w:keepNext/>
        <w:widowControl/>
        <w:numPr>
          <w:ilvl w:val="3"/>
          <w:numId w:val="0"/>
        </w:numPr>
        <w:jc w:val="center"/>
        <w:rPr>
          <w:rFonts w:ascii="Times New Roman" w:eastAsia="楷体" w:hAnsi="Times New Roman" w:cs="Times New Roman"/>
          <w:szCs w:val="21"/>
          <w14:ligatures w14:val="none"/>
        </w:rPr>
      </w:pPr>
      <w:r w:rsidRPr="006E3852">
        <w:rPr>
          <w:rFonts w:ascii="Times New Roman" w:eastAsia="楷体" w:hAnsi="Times New Roman" w:cs="Times New Roman"/>
          <w:szCs w:val="21"/>
          <w14:ligatures w14:val="none"/>
        </w:rPr>
        <w:t xml:space="preserve">Voronoi </w:t>
      </w:r>
      <w:r w:rsidRPr="006E3852">
        <w:rPr>
          <w:rFonts w:ascii="Times New Roman" w:eastAsia="楷体" w:hAnsi="Times New Roman" w:cs="Times New Roman"/>
          <w:szCs w:val="21"/>
          <w14:ligatures w14:val="none"/>
        </w:rPr>
        <w:t>覆盖引导原理</w:t>
      </w:r>
      <w:r w:rsidRPr="006E3852">
        <w:rPr>
          <w:rFonts w:ascii="Times New Roman" w:eastAsia="楷体" w:hAnsi="Times New Roman" w:cs="Times New Roman" w:hint="eastAsia"/>
          <w:szCs w:val="21"/>
          <w14:ligatures w14:val="none"/>
        </w:rPr>
        <w:t>示意图</w:t>
      </w:r>
    </w:p>
    <w:p w14:paraId="7CF48D04" w14:textId="77777777" w:rsidR="006E3852" w:rsidRPr="006E3852" w:rsidRDefault="006E3852" w:rsidP="006E3852">
      <w:pPr>
        <w:widowControl/>
        <w:numPr>
          <w:ilvl w:val="4"/>
          <w:numId w:val="0"/>
        </w:numPr>
        <w:spacing w:afterLines="100" w:after="312"/>
        <w:jc w:val="center"/>
        <w:rPr>
          <w:rFonts w:ascii="Times New Roman" w:eastAsia="楷体" w:hAnsi="Times New Roman" w:cs="Times New Roman"/>
          <w:szCs w:val="21"/>
          <w14:ligatures w14:val="none"/>
        </w:rPr>
      </w:pPr>
    </w:p>
    <w:p w14:paraId="4CD2E011" w14:textId="77777777" w:rsidR="006E3852" w:rsidRPr="006E3852" w:rsidRDefault="006E3852" w:rsidP="006E3852">
      <w:pPr>
        <w:widowControl/>
        <w:spacing w:line="300" w:lineRule="auto"/>
        <w:jc w:val="left"/>
        <w:outlineLvl w:val="3"/>
        <w:rPr>
          <w:rFonts w:ascii="黑体" w:eastAsia="黑体" w:hAnsi="黑体" w:cs="Times New Roman"/>
          <w:b/>
          <w:sz w:val="24"/>
          <w:szCs w:val="21"/>
          <w14:ligatures w14:val="none"/>
        </w:rPr>
      </w:pPr>
      <w:r w:rsidRPr="006E3852">
        <w:rPr>
          <w:rFonts w:ascii="黑体" w:eastAsia="黑体" w:hAnsi="黑体" w:cs="Times New Roman" w:hint="eastAsia"/>
          <w:b/>
          <w:sz w:val="24"/>
          <w:szCs w:val="21"/>
          <w14:ligatures w14:val="none"/>
        </w:rPr>
        <w:t>4.</w:t>
      </w:r>
      <w:r w:rsidRPr="006E3852">
        <w:rPr>
          <w:rFonts w:ascii="黑体" w:eastAsia="黑体" w:hAnsi="黑体" w:cs="Times New Roman"/>
          <w:b/>
          <w:sz w:val="24"/>
          <w:szCs w:val="21"/>
          <w14:ligatures w14:val="none"/>
        </w:rPr>
        <w:t xml:space="preserve">3.3.2 </w:t>
      </w:r>
      <w:commentRangeStart w:id="108"/>
      <w:r w:rsidRPr="006E3852">
        <w:rPr>
          <w:rFonts w:ascii="黑体" w:eastAsia="黑体" w:hAnsi="黑体" w:cs="Times New Roman"/>
          <w:b/>
          <w:sz w:val="24"/>
          <w:szCs w:val="21"/>
          <w14:ligatures w14:val="none"/>
        </w:rPr>
        <w:t>节点度连通引导算子</w:t>
      </w:r>
      <w:commentRangeEnd w:id="108"/>
      <w:r w:rsidRPr="006E3852">
        <w:rPr>
          <w:rFonts w:ascii="Times New Roman" w:eastAsia="宋体" w:hAnsi="Times New Roman" w:cs="Times New Roman"/>
          <w:szCs w:val="21"/>
          <w14:ligatures w14:val="none"/>
        </w:rPr>
        <w:commentReference w:id="108"/>
      </w:r>
    </w:p>
    <w:p w14:paraId="50EAD1B4"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连通导向</w:t>
      </w:r>
      <w:r w:rsidRPr="006E3852">
        <w:rPr>
          <w:rFonts w:ascii="Times New Roman" w:eastAsia="宋体" w:hAnsi="Times New Roman" w:cs="Times New Roman"/>
          <w:sz w:val="24"/>
          <w:szCs w:val="21"/>
          <w14:ligatures w14:val="none"/>
        </w:rPr>
        <w:t>子种群</w:t>
      </w:r>
      <w:r w:rsidRPr="006E3852">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3</m:t>
            </m:r>
          </m:sub>
        </m:sSub>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采用基于节点度的连通引导算子（</w:t>
      </w:r>
      <w:r w:rsidRPr="006E3852">
        <w:rPr>
          <w:rFonts w:ascii="Times New Roman" w:eastAsia="宋体" w:hAnsi="Times New Roman" w:cs="Times New Roman"/>
          <w:sz w:val="24"/>
          <w:szCs w:val="21"/>
          <w14:ligatures w14:val="none"/>
        </w:rPr>
        <w:t>DCGO</w:t>
      </w:r>
      <w:r w:rsidRPr="006E3852">
        <w:rPr>
          <w:rFonts w:ascii="Times New Roman" w:eastAsia="宋体" w:hAnsi="Times New Roman" w:cs="Times New Roman"/>
          <w:sz w:val="24"/>
          <w:szCs w:val="21"/>
          <w14:ligatures w14:val="none"/>
        </w:rPr>
        <w:t>）</w:t>
      </w:r>
      <w:r w:rsidRPr="006E3852">
        <w:rPr>
          <w:rFonts w:ascii="Times New Roman" w:eastAsia="宋体" w:hAnsi="Times New Roman" w:cs="Times New Roman" w:hint="eastAsia"/>
          <w:sz w:val="24"/>
          <w:szCs w:val="21"/>
          <w14:ligatures w14:val="none"/>
        </w:rPr>
        <w:t>进行启发式的定向变异</w:t>
      </w:r>
      <w:r w:rsidRPr="006E3852">
        <w:rPr>
          <w:rFonts w:ascii="Times New Roman" w:eastAsia="宋体" w:hAnsi="Times New Roman" w:cs="Times New Roman"/>
          <w:sz w:val="24"/>
          <w:szCs w:val="21"/>
          <w14:ligatures w14:val="none"/>
        </w:rPr>
        <w:t>。该算子通过网络拓扑</w:t>
      </w:r>
      <w:r w:rsidRPr="006E3852">
        <w:rPr>
          <w:rFonts w:ascii="Times New Roman" w:eastAsia="宋体" w:hAnsi="Times New Roman" w:cs="Times New Roman" w:hint="eastAsia"/>
          <w:sz w:val="24"/>
          <w:szCs w:val="21"/>
          <w14:ligatures w14:val="none"/>
        </w:rPr>
        <w:t>计算</w:t>
      </w:r>
      <w:r w:rsidRPr="006E3852">
        <w:rPr>
          <w:rFonts w:ascii="Times New Roman" w:eastAsia="宋体" w:hAnsi="Times New Roman" w:cs="Times New Roman"/>
          <w:sz w:val="24"/>
          <w:szCs w:val="21"/>
          <w14:ligatures w14:val="none"/>
        </w:rPr>
        <w:t>，</w:t>
      </w:r>
      <w:r w:rsidRPr="006E3852">
        <w:rPr>
          <w:rFonts w:ascii="Times New Roman" w:eastAsia="宋体" w:hAnsi="Times New Roman" w:cs="Times New Roman" w:hint="eastAsia"/>
          <w:sz w:val="24"/>
          <w:szCs w:val="21"/>
          <w14:ligatures w14:val="none"/>
        </w:rPr>
        <w:t>获取</w:t>
      </w:r>
      <w:r w:rsidRPr="006E3852">
        <w:rPr>
          <w:rFonts w:ascii="Times New Roman" w:eastAsia="宋体" w:hAnsi="Times New Roman" w:cs="Times New Roman"/>
          <w:sz w:val="24"/>
          <w:szCs w:val="21"/>
          <w14:ligatures w14:val="none"/>
        </w:rPr>
        <w:t>弱连通</w:t>
      </w:r>
      <w:r w:rsidRPr="006E3852">
        <w:rPr>
          <w:rFonts w:ascii="Times New Roman" w:eastAsia="宋体" w:hAnsi="Times New Roman" w:cs="Times New Roman" w:hint="eastAsia"/>
          <w:sz w:val="24"/>
          <w:szCs w:val="21"/>
          <w14:ligatures w14:val="none"/>
        </w:rPr>
        <w:t>的</w:t>
      </w:r>
      <w:r w:rsidRPr="006E3852">
        <w:rPr>
          <w:rFonts w:ascii="Times New Roman" w:eastAsia="宋体" w:hAnsi="Times New Roman" w:cs="Times New Roman"/>
          <w:sz w:val="24"/>
          <w:szCs w:val="21"/>
          <w14:ligatures w14:val="none"/>
        </w:rPr>
        <w:t>节点（度值</w:t>
      </w:r>
      <w:r w:rsidRPr="006E3852">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i</m:t>
            </m:r>
          </m:sub>
        </m:sSub>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较小</w:t>
      </w:r>
      <w:r w:rsidRPr="006E3852">
        <w:rPr>
          <w:rFonts w:ascii="Times New Roman" w:eastAsia="宋体" w:hAnsi="Times New Roman" w:cs="Times New Roman" w:hint="eastAsia"/>
          <w:sz w:val="24"/>
          <w:szCs w:val="21"/>
          <w14:ligatures w14:val="none"/>
        </w:rPr>
        <w:t>的无人机节点</w:t>
      </w:r>
      <w:r w:rsidRPr="006E3852">
        <w:rPr>
          <w:rFonts w:ascii="Times New Roman" w:eastAsia="宋体" w:hAnsi="Times New Roman" w:cs="Times New Roman"/>
          <w:sz w:val="24"/>
          <w:szCs w:val="21"/>
          <w14:ligatures w14:val="none"/>
        </w:rPr>
        <w:t>）并引导其向网络</w:t>
      </w:r>
      <w:r w:rsidRPr="006E3852">
        <w:rPr>
          <w:rFonts w:ascii="Times New Roman" w:eastAsia="宋体" w:hAnsi="Times New Roman" w:cs="Times New Roman" w:hint="eastAsia"/>
          <w:sz w:val="24"/>
          <w:szCs w:val="21"/>
          <w14:ligatures w14:val="none"/>
        </w:rPr>
        <w:t>中心的最易修复链路进行变异</w:t>
      </w:r>
      <w:r w:rsidRPr="006E3852">
        <w:rPr>
          <w:rFonts w:ascii="Times New Roman" w:eastAsia="宋体" w:hAnsi="Times New Roman" w:cs="Times New Roman"/>
          <w:sz w:val="24"/>
          <w:szCs w:val="21"/>
          <w14:ligatures w14:val="none"/>
        </w:rPr>
        <w:t>。</w:t>
      </w:r>
    </w:p>
    <w:p w14:paraId="5B7BC4F3"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该机制首先对当前部署位置下根据</w:t>
      </w:r>
      <w:r w:rsidRPr="006E3852">
        <w:rPr>
          <w:rFonts w:ascii="Times New Roman" w:eastAsia="宋体" w:hAnsi="Times New Roman" w:cs="Times New Roman"/>
          <w:sz w:val="24"/>
          <w:szCs w:val="21"/>
          <w14:ligatures w14:val="none"/>
        </w:rPr>
        <w:t>SINR</w:t>
      </w:r>
      <w:r w:rsidRPr="006E3852">
        <w:rPr>
          <w:rFonts w:ascii="Times New Roman" w:eastAsia="宋体" w:hAnsi="Times New Roman" w:cs="Times New Roman" w:hint="eastAsia"/>
          <w:sz w:val="24"/>
          <w:szCs w:val="21"/>
          <w14:ligatures w14:val="none"/>
        </w:rPr>
        <w:t>以及门限建立无人机及网络图</w:t>
      </w:r>
      <w:r w:rsidRPr="006E3852">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G</m:t>
        </m:r>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。然后按照无人机节点度数从低到高进行排序，确定每个无人机发生变异的优先级。每次变异优先选取</w:t>
      </w:r>
      <w:r w:rsidRPr="006E3852">
        <w:rPr>
          <w:rFonts w:ascii="Times New Roman" w:eastAsia="宋体" w:hAnsi="Times New Roman" w:cs="Times New Roman" w:hint="eastAsia"/>
          <w:sz w:val="24"/>
          <w:szCs w:val="21"/>
          <w14:ligatures w14:val="none"/>
        </w:rPr>
        <w:t xml:space="preserve"> </w:t>
      </w:r>
      <m:oMath>
        <m:r>
          <m:rPr>
            <m:sty m:val="p"/>
          </m:rPr>
          <w:rPr>
            <w:rFonts w:ascii="Cambria Math" w:eastAsia="宋体" w:hAnsi="Cambria Math" w:cs="Times New Roman"/>
            <w:sz w:val="24"/>
            <w:szCs w:val="21"/>
            <w:vertAlign w:val="subscript"/>
            <w14:ligatures w14:val="none"/>
          </w:rPr>
          <m:t>β⋅</m:t>
        </m:r>
        <m:sSub>
          <m:sSubPr>
            <m:ctrlPr>
              <w:rPr>
                <w:rFonts w:ascii="Cambria Math" w:eastAsia="宋体" w:hAnsi="Cambria Math" w:cs="Times New Roman"/>
                <w:i/>
                <w:sz w:val="24"/>
                <w:szCs w:val="21"/>
                <w:vertAlign w:val="subscript"/>
                <w14:ligatures w14:val="none"/>
              </w:rPr>
            </m:ctrlPr>
          </m:sSubPr>
          <m:e>
            <m:r>
              <w:rPr>
                <w:rFonts w:ascii="Cambria Math" w:eastAsia="宋体" w:hAnsi="Cambria Math" w:cs="Times New Roman" w:hint="eastAsia"/>
                <w:sz w:val="24"/>
                <w:szCs w:val="21"/>
                <w:vertAlign w:val="subscript"/>
                <w14:ligatures w14:val="none"/>
              </w:rPr>
              <m:t>n</m:t>
            </m:r>
            <m:ctrlPr>
              <w:rPr>
                <w:rFonts w:ascii="Cambria Math" w:eastAsia="宋体" w:hAnsi="Cambria Math" w:cs="Times New Roman"/>
                <w:sz w:val="24"/>
                <w:szCs w:val="21"/>
                <w:vertAlign w:val="subscript"/>
                <w14:ligatures w14:val="none"/>
              </w:rPr>
            </m:ctrlPr>
          </m:e>
          <m:sub>
            <m:r>
              <w:rPr>
                <w:rFonts w:ascii="Cambria Math" w:eastAsia="宋体" w:hAnsi="Cambria Math" w:cs="Times New Roman"/>
                <w:sz w:val="24"/>
                <w:szCs w:val="21"/>
                <w:vertAlign w:val="subscript"/>
                <w14:ligatures w14:val="none"/>
              </w:rPr>
              <m:t>3</m:t>
            </m:r>
          </m:sub>
        </m:sSub>
      </m:oMath>
      <w:r w:rsidRPr="006E3852">
        <w:rPr>
          <w:rFonts w:ascii="Times New Roman" w:eastAsia="宋体" w:hAnsi="Times New Roman" w:cs="Times New Roman" w:hint="eastAsia"/>
          <w:sz w:val="24"/>
          <w:szCs w:val="21"/>
          <w:vertAlign w:val="subscript"/>
          <w14:ligatures w14:val="none"/>
        </w:rPr>
        <w:t xml:space="preserve"> </w:t>
      </w:r>
      <w:r w:rsidRPr="006E3852">
        <w:rPr>
          <w:rFonts w:ascii="Times New Roman" w:eastAsia="宋体" w:hAnsi="Times New Roman" w:cs="Times New Roman" w:hint="eastAsia"/>
          <w:sz w:val="24"/>
          <w:szCs w:val="21"/>
          <w14:ligatures w14:val="none"/>
        </w:rPr>
        <w:t>个节点执行覆盖引导变异，以实现在变异率灵活可调的同时提高连通引导变异的增益。</w:t>
      </w:r>
    </w:p>
    <w:p w14:paraId="363F80F5" w14:textId="77777777" w:rsidR="006E3852" w:rsidRPr="006E3852" w:rsidRDefault="006E3852" w:rsidP="006E3852">
      <w:pPr>
        <w:keepNext/>
        <w:widowControl/>
        <w:jc w:val="center"/>
        <w:rPr>
          <w:rFonts w:ascii="Times New Roman" w:eastAsia="宋体" w:hAnsi="Times New Roman" w:cs="Times New Roman"/>
          <w:szCs w:val="21"/>
          <w14:ligatures w14:val="none"/>
        </w:rPr>
      </w:pPr>
    </w:p>
    <w:p w14:paraId="3D43194F" w14:textId="77777777" w:rsidR="006E3852" w:rsidRPr="006E3852" w:rsidRDefault="006E3852" w:rsidP="006E3852">
      <w:pPr>
        <w:keepNext/>
        <w:widowControl/>
        <w:numPr>
          <w:ilvl w:val="3"/>
          <w:numId w:val="0"/>
        </w:numPr>
        <w:jc w:val="center"/>
        <w:rPr>
          <w:rFonts w:ascii="Times New Roman" w:eastAsia="楷体" w:hAnsi="Times New Roman" w:cs="Times New Roman"/>
          <w:szCs w:val="21"/>
          <w14:ligatures w14:val="none"/>
        </w:rPr>
      </w:pPr>
      <w:r w:rsidRPr="006E3852">
        <w:rPr>
          <w:rFonts w:ascii="Times New Roman" w:eastAsia="楷体" w:hAnsi="Times New Roman" w:cs="Times New Roman" w:hint="eastAsia"/>
          <w:szCs w:val="21"/>
          <w14:ligatures w14:val="none"/>
        </w:rPr>
        <w:t xml:space="preserve"> </w:t>
      </w:r>
      <w:r w:rsidRPr="006E3852">
        <w:rPr>
          <w:rFonts w:ascii="Times New Roman" w:eastAsia="楷体" w:hAnsi="Times New Roman" w:cs="Times New Roman" w:hint="eastAsia"/>
          <w:szCs w:val="21"/>
          <w14:ligatures w14:val="none"/>
        </w:rPr>
        <w:t>节点度连通引导原理示意图</w:t>
      </w:r>
    </w:p>
    <w:p w14:paraId="522ED187" w14:textId="77777777" w:rsidR="006E3852" w:rsidRPr="006E3852" w:rsidRDefault="006E3852" w:rsidP="006E3852">
      <w:pPr>
        <w:widowControl/>
        <w:numPr>
          <w:ilvl w:val="4"/>
          <w:numId w:val="0"/>
        </w:numPr>
        <w:spacing w:afterLines="100" w:after="312"/>
        <w:jc w:val="center"/>
        <w:rPr>
          <w:rFonts w:ascii="Times New Roman" w:eastAsia="楷体" w:hAnsi="Times New Roman" w:cs="Times New Roman"/>
          <w:szCs w:val="21"/>
          <w14:ligatures w14:val="none"/>
        </w:rPr>
      </w:pPr>
    </w:p>
    <w:p w14:paraId="6928FC1C"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对于需要进行变异的低度数</w:t>
      </w:r>
      <w:r w:rsidRPr="006E3852">
        <w:rPr>
          <w:rFonts w:ascii="Times New Roman" w:eastAsia="宋体" w:hAnsi="Times New Roman" w:cs="Times New Roman"/>
          <w:sz w:val="24"/>
          <w:szCs w:val="21"/>
          <w14:ligatures w14:val="none"/>
        </w:rPr>
        <w:t>节点</w:t>
      </w:r>
      <w:r w:rsidRPr="006E3852">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sz w:val="24"/>
                <w:szCs w:val="21"/>
                <w14:ligatures w14:val="none"/>
              </w:rPr>
              <m:t>i</m:t>
            </m:r>
          </m:sub>
        </m:sSub>
      </m:oMath>
      <w:r w:rsidRPr="006E3852">
        <w:rPr>
          <w:rFonts w:ascii="Times New Roman" w:eastAsia="宋体" w:hAnsi="Times New Roman" w:cs="Times New Roman"/>
          <w:sz w:val="24"/>
          <w:szCs w:val="21"/>
          <w14:ligatures w14:val="none"/>
        </w:rPr>
        <w:t>，</w:t>
      </w:r>
      <w:r w:rsidRPr="006E3852">
        <w:rPr>
          <w:rFonts w:ascii="Times New Roman" w:eastAsia="宋体" w:hAnsi="Times New Roman" w:cs="Times New Roman" w:hint="eastAsia"/>
          <w:sz w:val="24"/>
          <w:szCs w:val="21"/>
          <w14:ligatures w14:val="none"/>
        </w:rPr>
        <w:t>先后遍历其对应的单跳链路进行</w:t>
      </w:r>
      <w:r w:rsidRPr="006E3852">
        <w:rPr>
          <w:rFonts w:ascii="Times New Roman" w:eastAsia="宋体" w:hAnsi="Times New Roman" w:cs="Times New Roman"/>
          <w:sz w:val="24"/>
          <w:szCs w:val="21"/>
          <w14:ligatures w14:val="none"/>
        </w:rPr>
        <w:t>搜索</w:t>
      </w:r>
      <w:r w:rsidRPr="006E3852">
        <w:rPr>
          <w:rFonts w:ascii="Times New Roman" w:eastAsia="宋体" w:hAnsi="Times New Roman" w:cs="Times New Roman"/>
          <w:sz w:val="24"/>
          <w:szCs w:val="21"/>
          <w14:ligatures w14:val="none"/>
        </w:rPr>
        <w:lastRenderedPageBreak/>
        <w:t>满足</w:t>
      </w:r>
      <w:r w:rsidRPr="006E3852">
        <w:rPr>
          <w:rFonts w:ascii="Times New Roman" w:eastAsia="宋体" w:hAnsi="Times New Roman" w:cs="Times New Roman"/>
          <w:sz w:val="24"/>
          <w:szCs w:val="21"/>
          <w14:ligatures w14:val="none"/>
        </w:rPr>
        <w:t xml:space="preserve"> SINR </w:t>
      </w:r>
      <w:r w:rsidRPr="006E3852">
        <w:rPr>
          <w:rFonts w:ascii="Times New Roman" w:eastAsia="宋体" w:hAnsi="Times New Roman" w:cs="Times New Roman"/>
          <w:sz w:val="24"/>
          <w:szCs w:val="21"/>
          <w14:ligatures w14:val="none"/>
        </w:rPr>
        <w:t>接近阈值</w:t>
      </w:r>
      <w:r w:rsidRPr="006E3852">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p"/>
              </m:rPr>
              <w:rPr>
                <w:rFonts w:ascii="Cambria Math" w:eastAsia="宋体" w:hAnsi="Cambria Math" w:cs="Times New Roman"/>
                <w:sz w:val="24"/>
                <w:szCs w:val="21"/>
                <w14:ligatures w14:val="none"/>
              </w:rPr>
              <m:t>γ</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th</m:t>
            </m:r>
          </m:sub>
        </m:sSub>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的非邻接节点</w:t>
      </w:r>
      <w:r w:rsidRPr="006E3852">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sSup>
              <m:sSupPr>
                <m:ctrlPr>
                  <w:rPr>
                    <w:rFonts w:ascii="Cambria Math" w:eastAsia="宋体" w:hAnsi="Cambria Math" w:cs="Times New Roman"/>
                    <w:i/>
                    <w:sz w:val="24"/>
                    <w:szCs w:val="21"/>
                    <w14:ligatures w14:val="none"/>
                  </w:rPr>
                </m:ctrlPr>
              </m:sSupPr>
              <m:e>
                <m:r>
                  <w:rPr>
                    <w:rFonts w:ascii="Cambria Math" w:eastAsia="宋体" w:hAnsi="Cambria Math" w:cs="Times New Roman"/>
                    <w:sz w:val="24"/>
                    <w:szCs w:val="21"/>
                    <w14:ligatures w14:val="none"/>
                  </w:rPr>
                  <m:t>j</m:t>
                </m:r>
              </m:e>
              <m:sup>
                <m:r>
                  <w:rPr>
                    <w:rFonts w:ascii="Cambria Math" w:eastAsia="宋体" w:hAnsi="Cambria Math" w:cs="Times New Roman"/>
                    <w:sz w:val="24"/>
                    <w:szCs w:val="21"/>
                    <w14:ligatures w14:val="none"/>
                  </w:rPr>
                  <m:t>*</m:t>
                </m:r>
              </m:sup>
            </m:sSup>
          </m:sub>
        </m:sSub>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作为修复目标：</w:t>
      </w:r>
    </w:p>
    <w:p w14:paraId="645CB6BB"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sSup>
                    <m:sSupPr>
                      <m:ctrlPr>
                        <w:rPr>
                          <w:rFonts w:ascii="Cambria Math" w:eastAsia="宋体" w:hAnsi="Cambria Math" w:cs="Times New Roman"/>
                          <w:i/>
                          <w:sz w:val="24"/>
                          <w:szCs w:val="21"/>
                          <w14:ligatures w14:val="none"/>
                        </w:rPr>
                      </m:ctrlPr>
                    </m:sSupPr>
                    <m:e>
                      <m:r>
                        <w:rPr>
                          <w:rFonts w:ascii="Cambria Math" w:eastAsia="宋体" w:hAnsi="Cambria Math" w:cs="Times New Roman"/>
                          <w:sz w:val="24"/>
                          <w:szCs w:val="21"/>
                          <w14:ligatures w14:val="none"/>
                        </w:rPr>
                        <m:t>j</m:t>
                      </m:r>
                    </m:e>
                    <m:sup>
                      <m:r>
                        <w:rPr>
                          <w:rFonts w:ascii="Cambria Math" w:eastAsia="宋体" w:hAnsi="Cambria Math" w:cs="Times New Roman"/>
                          <w:sz w:val="24"/>
                          <w:szCs w:val="21"/>
                          <w14:ligatures w14:val="none"/>
                        </w:rPr>
                        <m:t>*</m:t>
                      </m:r>
                    </m:sup>
                  </m:sSup>
                </m:sub>
              </m:sSub>
              <m:r>
                <w:rPr>
                  <w:rFonts w:ascii="Cambria Math" w:eastAsia="宋体" w:hAnsi="Cambria Math" w:cs="Times New Roman"/>
                  <w:sz w:val="24"/>
                  <w:szCs w:val="21"/>
                  <w14:ligatures w14:val="none"/>
                </w:rPr>
                <m:t>=</m:t>
              </m:r>
              <m:func>
                <m:funcPr>
                  <m:ctrlPr>
                    <w:rPr>
                      <w:rFonts w:ascii="Cambria Math" w:eastAsia="宋体" w:hAnsi="Cambria Math" w:cs="Times New Roman"/>
                      <w:sz w:val="24"/>
                      <w:szCs w:val="21"/>
                      <w14:ligatures w14:val="none"/>
                    </w:rPr>
                  </m:ctrlPr>
                </m:funcPr>
                <m:fName>
                  <m:r>
                    <m:rPr>
                      <m:sty m:val="p"/>
                    </m:rPr>
                    <w:rPr>
                      <w:rFonts w:ascii="Cambria Math" w:eastAsia="宋体" w:hAnsi="Cambria Math" w:cs="Times New Roman"/>
                      <w:sz w:val="24"/>
                      <w:szCs w:val="21"/>
                      <w14:ligatures w14:val="none"/>
                    </w:rPr>
                    <m:t>arg</m:t>
                  </m:r>
                  <m:ctrlPr>
                    <w:rPr>
                      <w:rFonts w:ascii="Cambria Math" w:eastAsia="宋体" w:hAnsi="Cambria Math" w:cs="Times New Roman"/>
                      <w:i/>
                      <w:sz w:val="24"/>
                      <w:szCs w:val="21"/>
                      <w14:ligatures w14:val="none"/>
                    </w:rPr>
                  </m:ctrlPr>
                </m:fName>
                <m:e>
                  <m:func>
                    <m:funcPr>
                      <m:ctrlPr>
                        <w:rPr>
                          <w:rFonts w:ascii="Cambria Math" w:eastAsia="宋体" w:hAnsi="Cambria Math" w:cs="Times New Roman"/>
                          <w:sz w:val="24"/>
                          <w:szCs w:val="21"/>
                          <w14:ligatures w14:val="none"/>
                        </w:rPr>
                      </m:ctrlPr>
                    </m:funcPr>
                    <m:fName>
                      <m:limLow>
                        <m:limLowPr>
                          <m:ctrlPr>
                            <w:rPr>
                              <w:rFonts w:ascii="Cambria Math" w:eastAsia="宋体" w:hAnsi="Cambria Math" w:cs="Times New Roman"/>
                              <w:i/>
                              <w:sz w:val="24"/>
                              <w:szCs w:val="21"/>
                              <w14:ligatures w14:val="none"/>
                            </w:rPr>
                          </m:ctrlPr>
                        </m:limLowPr>
                        <m:e>
                          <m:r>
                            <m:rPr>
                              <m:sty m:val="p"/>
                            </m:rPr>
                            <w:rPr>
                              <w:rFonts w:ascii="Cambria Math" w:eastAsia="宋体" w:hAnsi="Cambria Math" w:cs="Times New Roman"/>
                              <w:sz w:val="24"/>
                              <w:szCs w:val="21"/>
                              <w14:ligatures w14:val="none"/>
                            </w:rPr>
                            <m:t>min</m:t>
                          </m:r>
                          <m:ctrlPr>
                            <w:rPr>
                              <w:rFonts w:ascii="Cambria Math" w:eastAsia="宋体" w:hAnsi="Cambria Math" w:cs="Times New Roman"/>
                              <w:sz w:val="24"/>
                              <w:szCs w:val="21"/>
                              <w14:ligatures w14:val="none"/>
                            </w:rPr>
                          </m:ctrlPr>
                        </m:e>
                        <m:lim>
                          <m:r>
                            <w:rPr>
                              <w:rFonts w:ascii="Cambria Math" w:eastAsia="宋体" w:hAnsi="Cambria Math" w:cs="Times New Roman"/>
                              <w:sz w:val="24"/>
                              <w:szCs w:val="21"/>
                              <w14:ligatures w14:val="none"/>
                            </w:rPr>
                            <m:t>j</m:t>
                          </m:r>
                          <m:ctrlPr>
                            <w:rPr>
                              <w:rFonts w:ascii="Cambria Math" w:eastAsia="宋体" w:hAnsi="Cambria Math" w:cs="Times New Roman"/>
                              <w:sz w:val="24"/>
                              <w:szCs w:val="21"/>
                              <w14:ligatures w14:val="none"/>
                            </w:rPr>
                          </m:ctrlPr>
                        </m:lim>
                      </m:limLow>
                    </m:fName>
                    <m:e>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γ</m:t>
                              </m:r>
                            </m:e>
                            <m:sub>
                              <m:r>
                                <w:rPr>
                                  <w:rFonts w:ascii="Cambria Math" w:eastAsia="宋体" w:hAnsi="Cambria Math" w:cs="Times New Roman"/>
                                  <w:sz w:val="24"/>
                                  <w:szCs w:val="21"/>
                                  <w14:ligatures w14:val="none"/>
                                </w:rPr>
                                <m:t>th</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SINR</m:t>
                              </m:r>
                            </m:e>
                            <m:sub>
                              <m:r>
                                <w:rPr>
                                  <w:rFonts w:ascii="Cambria Math" w:eastAsia="宋体" w:hAnsi="Cambria Math" w:cs="Times New Roman"/>
                                  <w:sz w:val="24"/>
                                  <w:szCs w:val="21"/>
                                  <w14:ligatures w14:val="none"/>
                                </w:rPr>
                                <m:t>ij</m:t>
                              </m:r>
                            </m:sub>
                          </m:sSub>
                        </m:e>
                      </m:d>
                      <m:ctrlPr>
                        <w:rPr>
                          <w:rFonts w:ascii="Cambria Math" w:eastAsia="宋体" w:hAnsi="Cambria Math" w:cs="Times New Roman"/>
                          <w:i/>
                          <w:sz w:val="24"/>
                          <w:szCs w:val="21"/>
                          <w14:ligatures w14:val="none"/>
                        </w:rPr>
                      </m:ctrlPr>
                    </m:e>
                  </m:func>
                </m:e>
              </m:func>
              <m:r>
                <m:rPr>
                  <m:sty m:val="p"/>
                </m:rPr>
                <w:rPr>
                  <w:rFonts w:ascii="Cambria Math" w:eastAsia="宋体" w:hAnsi="Cambria Math" w:cs="Times New Roman"/>
                  <w:sz w:val="24"/>
                  <w:szCs w:val="21"/>
                  <w14:ligatures w14:val="none"/>
                </w:rPr>
                <m:t> </m:t>
              </m:r>
              <m:r>
                <m:rPr>
                  <m:nor/>
                </m:rPr>
                <w:rPr>
                  <w:rFonts w:ascii="Cambria Math" w:eastAsia="宋体" w:hAnsi="Cambria Math" w:cs="Times New Roman"/>
                  <w:sz w:val="24"/>
                  <w:szCs w:val="21"/>
                  <w14:ligatures w14:val="none"/>
                </w:rPr>
                <m:t>s.t.</m:t>
              </m:r>
              <m:r>
                <m:rPr>
                  <m:sty m:val="p"/>
                </m:rPr>
                <w:rPr>
                  <w:rFonts w:ascii="Cambria Math" w:eastAsia="宋体" w:hAnsi="Cambria Math" w:cs="Times New Roman"/>
                  <w:sz w:val="24"/>
                  <w:szCs w:val="21"/>
                  <w14:ligatures w14:val="none"/>
                </w:rPr>
                <m:t>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A</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ij</m:t>
                  </m:r>
                </m:sub>
              </m:sSub>
              <m:r>
                <w:rPr>
                  <w:rFonts w:ascii="Cambria Math" w:eastAsia="宋体" w:hAnsi="Cambria Math" w:cs="Times New Roman"/>
                  <w:sz w:val="24"/>
                  <w:szCs w:val="21"/>
                  <w14:ligatures w14:val="none"/>
                </w:rPr>
                <m:t>=0#</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53DB07BD"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sz w:val="24"/>
          <w:szCs w:val="21"/>
          <w14:ligatures w14:val="none"/>
        </w:rPr>
        <w:t>若存在</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sSup>
              <m:sSupPr>
                <m:ctrlPr>
                  <w:rPr>
                    <w:rFonts w:ascii="Cambria Math" w:eastAsia="宋体" w:hAnsi="Cambria Math" w:cs="Times New Roman"/>
                    <w:i/>
                    <w:sz w:val="24"/>
                    <w:szCs w:val="21"/>
                    <w14:ligatures w14:val="none"/>
                  </w:rPr>
                </m:ctrlPr>
              </m:sSupPr>
              <m:e>
                <m:r>
                  <w:rPr>
                    <w:rFonts w:ascii="Cambria Math" w:eastAsia="宋体" w:hAnsi="Cambria Math" w:cs="Times New Roman"/>
                    <w:sz w:val="24"/>
                    <w:szCs w:val="21"/>
                    <w14:ligatures w14:val="none"/>
                  </w:rPr>
                  <m:t>j</m:t>
                </m:r>
              </m:e>
              <m:sup>
                <m:r>
                  <w:rPr>
                    <w:rFonts w:ascii="Cambria Math" w:eastAsia="宋体" w:hAnsi="Cambria Math" w:cs="Times New Roman"/>
                    <w:sz w:val="24"/>
                    <w:szCs w:val="21"/>
                    <w14:ligatures w14:val="none"/>
                  </w:rPr>
                  <m:t>*</m:t>
                </m:r>
              </m:sup>
            </m:sSup>
          </m:sub>
        </m:sSub>
      </m:oMath>
      <w:r w:rsidRPr="006E3852">
        <w:rPr>
          <w:rFonts w:ascii="Times New Roman" w:eastAsia="宋体" w:hAnsi="Times New Roman" w:cs="Times New Roman"/>
          <w:sz w:val="24"/>
          <w:szCs w:val="21"/>
          <w14:ligatures w14:val="none"/>
        </w:rPr>
        <w:t>，则连通梯度</w:t>
      </w:r>
      <w:r w:rsidRPr="006E3852">
        <w:rPr>
          <w:rFonts w:ascii="Times New Roman" w:eastAsia="宋体" w:hAnsi="Times New Roman" w:cs="Times New Roman"/>
          <w:sz w:val="24"/>
          <w:szCs w:val="21"/>
          <w14:ligatures w14:val="none"/>
        </w:rPr>
        <w:t xml:space="preserve"> </w:t>
      </w:r>
      <m:oMath>
        <m:sSubSup>
          <m:sSubSupPr>
            <m:ctrlPr>
              <w:rPr>
                <w:rFonts w:ascii="Cambria Math" w:eastAsia="宋体" w:hAnsi="Cambria Math" w:cs="Times New Roman"/>
                <w:i/>
                <w:sz w:val="24"/>
                <w:szCs w:val="21"/>
                <w14:ligatures w14:val="none"/>
              </w:rPr>
            </m:ctrlPr>
          </m:sSubSupPr>
          <m:e>
            <m: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up>
            <m:r>
              <w:rPr>
                <w:rFonts w:ascii="Cambria Math" w:eastAsia="宋体" w:hAnsi="Cambria Math" w:cs="Times New Roman"/>
                <w:sz w:val="24"/>
                <w:szCs w:val="21"/>
                <w14:ligatures w14:val="none"/>
              </w:rPr>
              <m:t>conn</m:t>
            </m:r>
          </m:sup>
        </m:sSubSup>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指向</w:t>
      </w:r>
      <w:r w:rsidRPr="006E3852">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sSup>
              <m:sSupPr>
                <m:ctrlPr>
                  <w:rPr>
                    <w:rFonts w:ascii="Cambria Math" w:eastAsia="宋体" w:hAnsi="Cambria Math" w:cs="Times New Roman"/>
                    <w:i/>
                    <w:sz w:val="24"/>
                    <w:szCs w:val="21"/>
                    <w14:ligatures w14:val="none"/>
                  </w:rPr>
                </m:ctrlPr>
              </m:sSupPr>
              <m:e>
                <m:r>
                  <w:rPr>
                    <w:rFonts w:ascii="Cambria Math" w:eastAsia="宋体" w:hAnsi="Cambria Math" w:cs="Times New Roman"/>
                    <w:sz w:val="24"/>
                    <w:szCs w:val="21"/>
                    <w14:ligatures w14:val="none"/>
                  </w:rPr>
                  <m:t>j</m:t>
                </m:r>
              </m:e>
              <m:sup>
                <m:r>
                  <w:rPr>
                    <w:rFonts w:ascii="Cambria Math" w:eastAsia="宋体" w:hAnsi="Cambria Math" w:cs="Times New Roman"/>
                    <w:sz w:val="24"/>
                    <w:szCs w:val="21"/>
                    <w14:ligatures w14:val="none"/>
                  </w:rPr>
                  <m:t>*</m:t>
                </m:r>
              </m:sup>
            </m:sSup>
          </m:sub>
        </m:sSub>
      </m:oMath>
      <w:r w:rsidRPr="006E3852">
        <w:rPr>
          <w:rFonts w:ascii="Times New Roman" w:eastAsia="宋体" w:hAnsi="Times New Roman" w:cs="Times New Roman" w:hint="eastAsia"/>
          <w:sz w:val="24"/>
          <w:szCs w:val="21"/>
          <w14:ligatures w14:val="none"/>
        </w:rPr>
        <w:t>：</w:t>
      </w:r>
    </w:p>
    <w:p w14:paraId="14C4B567"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Sup>
                <m:sSubSupPr>
                  <m:ctrlPr>
                    <w:rPr>
                      <w:rFonts w:ascii="Cambria Math" w:eastAsia="宋体" w:hAnsi="Cambria Math" w:cs="Times New Roman"/>
                      <w:i/>
                      <w:sz w:val="24"/>
                      <w:szCs w:val="21"/>
                      <w14:ligatures w14:val="none"/>
                    </w:rPr>
                  </m:ctrlPr>
                </m:sSubSupPr>
                <m:e>
                  <m: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up>
                  <m:r>
                    <w:rPr>
                      <w:rFonts w:ascii="Cambria Math" w:eastAsia="宋体" w:hAnsi="Cambria Math" w:cs="Times New Roman"/>
                      <w:sz w:val="24"/>
                      <w:szCs w:val="21"/>
                      <w14:ligatures w14:val="none"/>
                    </w:rPr>
                    <m:t>conn</m:t>
                  </m:r>
                </m:sup>
              </m:sSubSup>
              <m:r>
                <w:rPr>
                  <w:rFonts w:ascii="Cambria Math" w:eastAsia="宋体" w:hAnsi="Cambria Math" w:cs="Times New Roman"/>
                  <w:sz w:val="24"/>
                  <w:szCs w:val="21"/>
                  <w14:ligatures w14:val="none"/>
                </w:rPr>
                <m:t>=</m:t>
              </m:r>
              <m:f>
                <m:fPr>
                  <m:ctrlPr>
                    <w:rPr>
                      <w:rFonts w:ascii="Cambria Math" w:eastAsia="宋体" w:hAnsi="Cambria Math" w:cs="Times New Roman"/>
                      <w:sz w:val="24"/>
                      <w:szCs w:val="21"/>
                      <w14:ligatures w14:val="none"/>
                    </w:rPr>
                  </m:ctrlPr>
                </m:fPr>
                <m:num>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sSup>
                        <m:sSupPr>
                          <m:ctrlPr>
                            <w:rPr>
                              <w:rFonts w:ascii="Cambria Math" w:eastAsia="宋体" w:hAnsi="Cambria Math" w:cs="Times New Roman"/>
                              <w:i/>
                              <w:sz w:val="24"/>
                              <w:szCs w:val="21"/>
                              <w14:ligatures w14:val="none"/>
                            </w:rPr>
                          </m:ctrlPr>
                        </m:sSupPr>
                        <m:e>
                          <m:r>
                            <w:rPr>
                              <w:rFonts w:ascii="Cambria Math" w:eastAsia="宋体" w:hAnsi="Cambria Math" w:cs="Times New Roman"/>
                              <w:sz w:val="24"/>
                              <w:szCs w:val="21"/>
                              <w14:ligatures w14:val="none"/>
                            </w:rPr>
                            <m:t>j</m:t>
                          </m:r>
                        </m:e>
                        <m:sup>
                          <m:r>
                            <w:rPr>
                              <w:rFonts w:ascii="Cambria Math" w:eastAsia="宋体" w:hAnsi="Cambria Math" w:cs="Times New Roman"/>
                              <w:sz w:val="24"/>
                              <w:szCs w:val="21"/>
                              <w14:ligatures w14:val="none"/>
                            </w:rPr>
                            <m:t>*</m:t>
                          </m:r>
                        </m:sup>
                      </m:sSup>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ctrlPr>
                    <w:rPr>
                      <w:rFonts w:ascii="Cambria Math" w:eastAsia="宋体" w:hAnsi="Cambria Math" w:cs="Times New Roman"/>
                      <w:i/>
                      <w:sz w:val="24"/>
                      <w:szCs w:val="21"/>
                      <w14:ligatures w14:val="none"/>
                    </w:rPr>
                  </m:ctrlPr>
                </m:num>
                <m:den>
                  <m:r>
                    <w:rPr>
                      <w:rFonts w:ascii="Cambria Math" w:eastAsia="宋体" w:hAnsi="Cambria Math" w:cs="宋体"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sSup>
                        <m:sSupPr>
                          <m:ctrlPr>
                            <w:rPr>
                              <w:rFonts w:ascii="Cambria Math" w:eastAsia="宋体" w:hAnsi="Cambria Math" w:cs="Times New Roman"/>
                              <w:i/>
                              <w:sz w:val="24"/>
                              <w:szCs w:val="21"/>
                              <w14:ligatures w14:val="none"/>
                            </w:rPr>
                          </m:ctrlPr>
                        </m:sSupPr>
                        <m:e>
                          <m:r>
                            <w:rPr>
                              <w:rFonts w:ascii="Cambria Math" w:eastAsia="宋体" w:hAnsi="Cambria Math" w:cs="Times New Roman"/>
                              <w:sz w:val="24"/>
                              <w:szCs w:val="21"/>
                              <w14:ligatures w14:val="none"/>
                            </w:rPr>
                            <m:t>j</m:t>
                          </m:r>
                        </m:e>
                        <m:sup>
                          <m:r>
                            <w:rPr>
                              <w:rFonts w:ascii="Cambria Math" w:eastAsia="宋体" w:hAnsi="Cambria Math" w:cs="Times New Roman"/>
                              <w:sz w:val="24"/>
                              <w:szCs w:val="21"/>
                              <w14:ligatures w14:val="none"/>
                            </w:rPr>
                            <m:t>*</m:t>
                          </m:r>
                        </m:sup>
                      </m:sSup>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宋体" w:hint="eastAsia"/>
                      <w:sz w:val="24"/>
                      <w:szCs w:val="21"/>
                      <w14:ligatures w14:val="none"/>
                    </w:rPr>
                    <m:t>∥</m:t>
                  </m:r>
                  <m:ctrlPr>
                    <w:rPr>
                      <w:rFonts w:ascii="Cambria Math" w:eastAsia="宋体" w:hAnsi="Cambria Math" w:cs="Times New Roman"/>
                      <w:i/>
                      <w:sz w:val="24"/>
                      <w:szCs w:val="21"/>
                      <w14:ligatures w14:val="none"/>
                    </w:rPr>
                  </m:ctrlPr>
                </m:den>
              </m:f>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596FFECB"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sz w:val="24"/>
          <w:szCs w:val="21"/>
          <w14:ligatures w14:val="none"/>
        </w:rPr>
        <w:t>否则，连通梯度指向集群虚拟中心</w:t>
      </w:r>
      <w:r w:rsidRPr="006E3852">
        <w:rPr>
          <w:rFonts w:ascii="Times New Roman" w:eastAsia="宋体" w:hAnsi="Times New Roman" w:cs="Times New Roman" w:hint="eastAsia"/>
          <w:sz w:val="24"/>
          <w:szCs w:val="21"/>
          <w14:ligatures w14:val="none"/>
        </w:rPr>
        <w:t xml:space="preserve"> </w:t>
      </w:r>
      <m:oMath>
        <m:acc>
          <m:accPr>
            <m:chr m:val="̅"/>
            <m:ctrlPr>
              <w:rPr>
                <w:rFonts w:ascii="Cambria Math" w:eastAsia="宋体" w:hAnsi="Cambria Math" w:cs="Times New Roman"/>
                <w:sz w:val="24"/>
                <w:szCs w:val="21"/>
                <w14:ligatures w14:val="none"/>
              </w:rPr>
            </m:ctrlPr>
          </m:accPr>
          <m:e>
            <m:r>
              <w:rPr>
                <w:rFonts w:ascii="Cambria Math" w:eastAsia="宋体" w:hAnsi="Cambria Math" w:cs="Times New Roman"/>
                <w:sz w:val="24"/>
                <w:szCs w:val="21"/>
                <w14:ligatures w14:val="none"/>
              </w:rPr>
              <m:t>p</m:t>
            </m:r>
          </m:e>
        </m:acc>
      </m:oMath>
      <w:r w:rsidRPr="006E3852">
        <w:rPr>
          <w:rFonts w:ascii="Times New Roman" w:eastAsia="宋体" w:hAnsi="Times New Roman" w:cs="Times New Roman"/>
          <w:sz w:val="24"/>
          <w:szCs w:val="21"/>
          <w14:ligatures w14:val="none"/>
        </w:rPr>
        <w:t> ​</w:t>
      </w:r>
      <w:r w:rsidRPr="006E3852">
        <w:rPr>
          <w:rFonts w:ascii="Times New Roman" w:eastAsia="宋体" w:hAnsi="Times New Roman" w:cs="Times New Roman"/>
          <w:sz w:val="24"/>
          <w:szCs w:val="21"/>
          <w14:ligatures w14:val="none"/>
        </w:rPr>
        <w:t>：</w:t>
      </w:r>
    </w:p>
    <w:p w14:paraId="388E8B70"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Sup>
                <m:sSubSupPr>
                  <m:ctrlPr>
                    <w:rPr>
                      <w:rFonts w:ascii="Cambria Math" w:eastAsia="宋体" w:hAnsi="Cambria Math" w:cs="Times New Roman"/>
                      <w:i/>
                      <w:sz w:val="24"/>
                      <w:szCs w:val="21"/>
                      <w14:ligatures w14:val="none"/>
                    </w:rPr>
                  </m:ctrlPr>
                </m:sSubSupPr>
                <m:e>
                  <m: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up>
                  <m:r>
                    <w:rPr>
                      <w:rFonts w:ascii="Cambria Math" w:eastAsia="宋体" w:hAnsi="Cambria Math" w:cs="Times New Roman"/>
                      <w:sz w:val="24"/>
                      <w:szCs w:val="21"/>
                      <w14:ligatures w14:val="none"/>
                    </w:rPr>
                    <m:t>conn</m:t>
                  </m:r>
                </m:sup>
              </m:sSubSup>
              <m:r>
                <w:rPr>
                  <w:rFonts w:ascii="Cambria Math" w:eastAsia="宋体" w:hAnsi="Cambria Math" w:cs="Times New Roman"/>
                  <w:sz w:val="24"/>
                  <w:szCs w:val="21"/>
                  <w14:ligatures w14:val="none"/>
                </w:rPr>
                <m:t>=</m:t>
              </m:r>
              <m:acc>
                <m:accPr>
                  <m:chr m:val="̅"/>
                  <m:ctrlPr>
                    <w:rPr>
                      <w:rFonts w:ascii="Cambria Math" w:eastAsia="宋体" w:hAnsi="Cambria Math" w:cs="Times New Roman"/>
                      <w:sz w:val="24"/>
                      <w:szCs w:val="21"/>
                      <w14:ligatures w14:val="none"/>
                    </w:rPr>
                  </m:ctrlPr>
                </m:accPr>
                <m:e>
                  <m:r>
                    <w:rPr>
                      <w:rFonts w:ascii="Cambria Math" w:eastAsia="宋体" w:hAnsi="Cambria Math" w:cs="Times New Roman"/>
                      <w:sz w:val="24"/>
                      <w:szCs w:val="21"/>
                      <w14:ligatures w14:val="none"/>
                    </w:rPr>
                    <m:t>p</m:t>
                  </m:r>
                </m:e>
              </m:acc>
              <m:r>
                <w:rPr>
                  <w:rFonts w:ascii="Cambria Math" w:eastAsia="宋体" w:hAnsi="Cambria Math" w:cs="Times New Roman"/>
                  <w:sz w:val="24"/>
                  <w:szCs w:val="21"/>
                  <w14:ligatures w14:val="none"/>
                </w:rPr>
                <m:t>=</m:t>
              </m:r>
              <m:f>
                <m:fPr>
                  <m:ctrlPr>
                    <w:rPr>
                      <w:rFonts w:ascii="Cambria Math" w:eastAsia="宋体" w:hAnsi="Cambria Math" w:cs="Times New Roman"/>
                      <w:sz w:val="24"/>
                      <w:szCs w:val="21"/>
                      <w14:ligatures w14:val="none"/>
                    </w:rPr>
                  </m:ctrlPr>
                </m:fPr>
                <m:num>
                  <m:r>
                    <w:rPr>
                      <w:rFonts w:ascii="Cambria Math" w:eastAsia="宋体" w:hAnsi="Cambria Math" w:cs="Times New Roman"/>
                      <w:sz w:val="24"/>
                      <w:szCs w:val="21"/>
                      <w14:ligatures w14:val="none"/>
                    </w:rPr>
                    <m:t>1</m:t>
                  </m:r>
                  <m:ctrlPr>
                    <w:rPr>
                      <w:rFonts w:ascii="Cambria Math" w:eastAsia="宋体" w:hAnsi="Cambria Math" w:cs="Times New Roman"/>
                      <w:i/>
                      <w:sz w:val="24"/>
                      <w:szCs w:val="21"/>
                      <w14:ligatures w14:val="none"/>
                    </w:rPr>
                  </m:ctrlPr>
                </m:num>
                <m:den>
                  <m:r>
                    <w:rPr>
                      <w:rFonts w:ascii="Cambria Math" w:eastAsia="宋体" w:hAnsi="Cambria Math" w:cs="Times New Roman"/>
                      <w:sz w:val="24"/>
                      <w:szCs w:val="21"/>
                      <w14:ligatures w14:val="none"/>
                    </w:rPr>
                    <m:t>N</m:t>
                  </m:r>
                  <m:ctrlPr>
                    <w:rPr>
                      <w:rFonts w:ascii="Cambria Math" w:eastAsia="宋体" w:hAnsi="Cambria Math" w:cs="Times New Roman"/>
                      <w:i/>
                      <w:sz w:val="24"/>
                      <w:szCs w:val="21"/>
                      <w14:ligatures w14:val="none"/>
                    </w:rPr>
                  </m:ctrlPr>
                </m:den>
              </m:f>
              <m:nary>
                <m:naryPr>
                  <m:chr m:val="∑"/>
                  <m:ctrlPr>
                    <w:rPr>
                      <w:rFonts w:ascii="Cambria Math" w:eastAsia="宋体" w:hAnsi="Cambria Math" w:cs="Times New Roman"/>
                      <w:sz w:val="24"/>
                      <w:szCs w:val="21"/>
                      <w14:ligatures w14:val="none"/>
                    </w:rPr>
                  </m:ctrlPr>
                </m:naryPr>
                <m:sub>
                  <m:r>
                    <w:rPr>
                      <w:rFonts w:ascii="Cambria Math" w:eastAsia="宋体" w:hAnsi="Cambria Math" w:cs="Times New Roman"/>
                      <w:sz w:val="24"/>
                      <w:szCs w:val="21"/>
                      <w14:ligatures w14:val="none"/>
                    </w:rPr>
                    <m:t>i=1</m:t>
                  </m:r>
                  <m:ctrlPr>
                    <w:rPr>
                      <w:rFonts w:ascii="Cambria Math" w:eastAsia="宋体" w:hAnsi="Cambria Math" w:cs="Times New Roman"/>
                      <w:i/>
                      <w:sz w:val="24"/>
                      <w:szCs w:val="21"/>
                      <w14:ligatures w14:val="none"/>
                    </w:rPr>
                  </m:ctrlPr>
                </m:sub>
                <m:sup>
                  <m:r>
                    <w:rPr>
                      <w:rFonts w:ascii="Cambria Math" w:eastAsia="宋体" w:hAnsi="Cambria Math" w:cs="Times New Roman"/>
                      <w:sz w:val="24"/>
                      <w:szCs w:val="21"/>
                      <w14:ligatures w14:val="none"/>
                    </w:rPr>
                    <m:t>N</m:t>
                  </m:r>
                  <m:ctrlPr>
                    <w:rPr>
                      <w:rFonts w:ascii="Cambria Math" w:eastAsia="宋体" w:hAnsi="Cambria Math" w:cs="Times New Roman"/>
                      <w:i/>
                      <w:sz w:val="24"/>
                      <w:szCs w:val="21"/>
                      <w14:ligatures w14:val="none"/>
                    </w:rPr>
                  </m:ctrlPr>
                </m:sup>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ctrlPr>
                    <w:rPr>
                      <w:rFonts w:ascii="Cambria Math" w:eastAsia="宋体" w:hAnsi="Cambria Math" w:cs="Times New Roman"/>
                      <w:i/>
                      <w:sz w:val="24"/>
                      <w:szCs w:val="21"/>
                      <w14:ligatures w14:val="none"/>
                    </w:rPr>
                  </m:ctrlPr>
                </m:e>
              </m:nary>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4F880B6C"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从而获取变异后的无人机向量：</w:t>
      </w:r>
    </w:p>
    <w:p w14:paraId="312B0FDE"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Sup>
                <m:sSubSupPr>
                  <m:ctrlPr>
                    <w:rPr>
                      <w:rFonts w:ascii="Cambria Math" w:eastAsia="宋体" w:hAnsi="Cambria Math" w:cs="Times New Roman"/>
                      <w:i/>
                      <w:sz w:val="24"/>
                      <w:szCs w:val="21"/>
                      <w14:ligatures w14:val="none"/>
                    </w:rPr>
                  </m:ctrlPr>
                </m:sSubSupPr>
                <m:e>
                  <m: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i</m:t>
                  </m:r>
                </m:sub>
                <m:sup>
                  <m:r>
                    <w:rPr>
                      <w:rFonts w:ascii="Cambria Math" w:eastAsia="宋体" w:hAnsi="Cambria Math" w:cs="Times New Roman" w:hint="eastAsia"/>
                      <w:sz w:val="24"/>
                      <w:szCs w:val="21"/>
                      <w14:ligatures w14:val="none"/>
                    </w:rPr>
                    <m:t>m</m:t>
                  </m:r>
                </m:sup>
              </m:sSubSup>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Sup>
                <m:sSubSupPr>
                  <m:ctrlPr>
                    <w:rPr>
                      <w:rFonts w:ascii="Cambria Math" w:eastAsia="宋体" w:hAnsi="Cambria Math" w:cs="Times New Roman"/>
                      <w:i/>
                      <w:sz w:val="24"/>
                      <w:szCs w:val="21"/>
                      <w14:ligatures w14:val="none"/>
                    </w:rPr>
                  </m:ctrlPr>
                </m:sSubSupPr>
                <m:e>
                  <m: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up>
                  <m:r>
                    <w:rPr>
                      <w:rFonts w:ascii="Cambria Math" w:eastAsia="宋体" w:hAnsi="Cambria Math" w:cs="Times New Roman"/>
                      <w:sz w:val="24"/>
                      <w:szCs w:val="21"/>
                      <w14:ligatures w14:val="none"/>
                    </w:rPr>
                    <m:t>c</m:t>
                  </m:r>
                  <m:r>
                    <w:rPr>
                      <w:rFonts w:ascii="Cambria Math" w:eastAsia="宋体" w:hAnsi="Cambria Math" w:cs="Times New Roman" w:hint="eastAsia"/>
                      <w:sz w:val="24"/>
                      <w:szCs w:val="21"/>
                      <w14:ligatures w14:val="none"/>
                    </w:rPr>
                    <m:t>onn</m:t>
                  </m:r>
                </m:sup>
              </m:sSubSup>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S</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max</m:t>
                  </m:r>
                </m:sub>
              </m:sSub>
              <m:r>
                <m:rPr>
                  <m:sty m:val="p"/>
                </m:rPr>
                <w:rPr>
                  <w:rFonts w:ascii="Cambria Math" w:eastAsia="宋体" w:hAnsi="Cambria Math" w:cs="Times New Roman"/>
                  <w:sz w:val="24"/>
                  <w:szCs w:val="21"/>
                  <w14:ligatures w14:val="none"/>
                </w:rPr>
                <m:t>⋅</m:t>
              </m:r>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δ</m:t>
                      </m:r>
                    </m:e>
                    <m:sub>
                      <m:r>
                        <w:rPr>
                          <w:rFonts w:ascii="Cambria Math" w:eastAsia="宋体" w:hAnsi="Cambria Math" w:cs="Times New Roman"/>
                          <w:sz w:val="24"/>
                          <w:szCs w:val="21"/>
                          <w14:ligatures w14:val="none"/>
                        </w:rPr>
                        <m:t>q</m:t>
                      </m:r>
                    </m:sub>
                  </m:sSub>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5C0C851F"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sz w:val="24"/>
          <w:szCs w:val="21"/>
          <w14:ligatures w14:val="none"/>
        </w:rPr>
        <w:t>该机制能够有效定向引导节点进行断裂链路的修复，</w:t>
      </w:r>
      <w:r w:rsidRPr="006E3852">
        <w:rPr>
          <w:rFonts w:ascii="Times New Roman" w:eastAsia="宋体" w:hAnsi="Times New Roman" w:cs="Times New Roman" w:hint="eastAsia"/>
          <w:sz w:val="24"/>
          <w:szCs w:val="21"/>
          <w14:ligatures w14:val="none"/>
        </w:rPr>
        <w:t>局部启发式</w:t>
      </w:r>
      <w:r w:rsidRPr="006E3852">
        <w:rPr>
          <w:rFonts w:ascii="Times New Roman" w:eastAsia="宋体" w:hAnsi="Times New Roman" w:cs="Times New Roman"/>
          <w:sz w:val="24"/>
          <w:szCs w:val="21"/>
          <w14:ligatures w14:val="none"/>
        </w:rPr>
        <w:t>提高网络的代数连通度</w:t>
      </w:r>
      <w:r w:rsidRPr="006E3852">
        <w:rPr>
          <w:rFonts w:ascii="Times New Roman" w:eastAsia="宋体" w:hAnsi="Times New Roman" w:cs="Times New Roman" w:hint="eastAsia"/>
          <w:sz w:val="24"/>
          <w:szCs w:val="21"/>
          <w14:ligatures w14:val="none"/>
        </w:rPr>
        <w:t>目标</w:t>
      </w:r>
      <w:r w:rsidRPr="006E3852">
        <w:rPr>
          <w:rFonts w:ascii="Times New Roman" w:eastAsia="宋体" w:hAnsi="Times New Roman" w:cs="Times New Roman"/>
          <w:sz w:val="24"/>
          <w:szCs w:val="21"/>
          <w14:ligatures w14:val="none"/>
        </w:rPr>
        <w:t>，增强无人机集群在复杂城市环境下的通信可</w:t>
      </w:r>
      <w:r w:rsidRPr="006E3852">
        <w:rPr>
          <w:rFonts w:ascii="Times New Roman" w:eastAsia="宋体" w:hAnsi="Times New Roman" w:cs="Times New Roman" w:hint="eastAsia"/>
          <w:sz w:val="24"/>
          <w:szCs w:val="21"/>
          <w14:ligatures w14:val="none"/>
        </w:rPr>
        <w:t>靠性</w:t>
      </w:r>
      <w:r w:rsidRPr="006E3852">
        <w:rPr>
          <w:rFonts w:ascii="Times New Roman" w:eastAsia="宋体" w:hAnsi="Times New Roman" w:cs="Times New Roman"/>
          <w:sz w:val="24"/>
          <w:szCs w:val="21"/>
          <w14:ligatures w14:val="none"/>
        </w:rPr>
        <w:t>。</w:t>
      </w:r>
    </w:p>
    <w:p w14:paraId="675BEF6B" w14:textId="77777777" w:rsidR="006E3852" w:rsidRPr="006E3852" w:rsidRDefault="006E3852" w:rsidP="006E3852">
      <w:pPr>
        <w:widowControl/>
        <w:spacing w:line="300" w:lineRule="auto"/>
        <w:jc w:val="left"/>
        <w:outlineLvl w:val="3"/>
        <w:rPr>
          <w:rFonts w:ascii="黑体" w:eastAsia="黑体" w:hAnsi="黑体" w:cs="Times New Roman"/>
          <w:b/>
          <w:sz w:val="24"/>
          <w:szCs w:val="21"/>
          <w14:ligatures w14:val="none"/>
        </w:rPr>
      </w:pPr>
      <w:r w:rsidRPr="006E3852">
        <w:rPr>
          <w:rFonts w:ascii="黑体" w:eastAsia="黑体" w:hAnsi="黑体" w:cs="Times New Roman" w:hint="eastAsia"/>
          <w:b/>
          <w:sz w:val="24"/>
          <w:szCs w:val="21"/>
          <w14:ligatures w14:val="none"/>
        </w:rPr>
        <w:t>4</w:t>
      </w:r>
      <w:r w:rsidRPr="006E3852">
        <w:rPr>
          <w:rFonts w:ascii="黑体" w:eastAsia="黑体" w:hAnsi="黑体" w:cs="Times New Roman"/>
          <w:b/>
          <w:sz w:val="24"/>
          <w:szCs w:val="21"/>
          <w14:ligatures w14:val="none"/>
        </w:rPr>
        <w:t xml:space="preserve">.3.3.3 </w:t>
      </w:r>
      <w:r w:rsidRPr="006E3852">
        <w:rPr>
          <w:rFonts w:ascii="黑体" w:eastAsia="黑体" w:hAnsi="黑体" w:cs="Times New Roman" w:hint="eastAsia"/>
          <w:b/>
          <w:sz w:val="24"/>
          <w:szCs w:val="21"/>
          <w14:ligatures w14:val="none"/>
        </w:rPr>
        <w:t>多</w:t>
      </w:r>
      <w:r w:rsidRPr="006E3852">
        <w:rPr>
          <w:rFonts w:ascii="黑体" w:eastAsia="黑体" w:hAnsi="黑体" w:cs="Times New Roman"/>
          <w:b/>
          <w:sz w:val="24"/>
          <w:szCs w:val="21"/>
          <w14:ligatures w14:val="none"/>
        </w:rPr>
        <w:t>项式变异算子</w:t>
      </w:r>
    </w:p>
    <w:p w14:paraId="4CFCD10F"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主导</w:t>
      </w:r>
      <w:r w:rsidRPr="006E3852">
        <w:rPr>
          <w:rFonts w:ascii="Times New Roman" w:eastAsia="宋体" w:hAnsi="Times New Roman" w:cs="Times New Roman"/>
          <w:sz w:val="24"/>
          <w:szCs w:val="21"/>
          <w14:ligatures w14:val="none"/>
        </w:rPr>
        <w:t>子种群</w:t>
      </w:r>
      <w:r w:rsidRPr="006E3852">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1</m:t>
            </m:r>
          </m:sub>
        </m:sSub>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sz w:val="24"/>
          <w:szCs w:val="21"/>
          <w14:ligatures w14:val="none"/>
        </w:rPr>
        <w:t>沿用</w:t>
      </w:r>
      <w:r w:rsidRPr="006E3852">
        <w:rPr>
          <w:rFonts w:ascii="Times New Roman" w:eastAsia="宋体" w:hAnsi="Times New Roman" w:cs="Times New Roman" w:hint="eastAsia"/>
          <w:sz w:val="24"/>
          <w:szCs w:val="21"/>
          <w14:ligatures w14:val="none"/>
        </w:rPr>
        <w:t>标准的实数编码多项式变异算子（</w:t>
      </w:r>
      <w:r w:rsidRPr="006E3852">
        <w:rPr>
          <w:rFonts w:ascii="Times New Roman" w:eastAsia="宋体" w:hAnsi="Times New Roman" w:cs="Times New Roman" w:hint="eastAsia"/>
          <w:sz w:val="24"/>
          <w:szCs w:val="21"/>
          <w14:ligatures w14:val="none"/>
        </w:rPr>
        <w:t>Polynomial Mutation, PM</w:t>
      </w:r>
      <w:r w:rsidRPr="006E3852">
        <w:rPr>
          <w:rFonts w:ascii="Times New Roman" w:eastAsia="宋体" w:hAnsi="Times New Roman" w:cs="Times New Roman" w:hint="eastAsia"/>
          <w:sz w:val="24"/>
          <w:szCs w:val="21"/>
          <w14:ligatures w14:val="none"/>
        </w:rPr>
        <w:t>）以维持种群的遗传多样性</w:t>
      </w:r>
      <w:r w:rsidRPr="006E3852">
        <w:rPr>
          <w:rFonts w:ascii="Times New Roman" w:eastAsia="宋体" w:hAnsi="Times New Roman" w:cs="Times New Roman"/>
          <w:sz w:val="24"/>
          <w:szCs w:val="21"/>
          <w14:ligatures w14:val="none"/>
        </w:rPr>
        <w:t>，</w:t>
      </w:r>
      <w:r w:rsidRPr="006E3852">
        <w:rPr>
          <w:rFonts w:ascii="Times New Roman" w:eastAsia="宋体" w:hAnsi="Times New Roman" w:cs="Times New Roman" w:hint="eastAsia"/>
          <w:sz w:val="24"/>
          <w:szCs w:val="21"/>
          <w14:ligatures w14:val="none"/>
        </w:rPr>
        <w:t>通过</w:t>
      </w:r>
      <w:r w:rsidRPr="006E3852">
        <w:rPr>
          <w:rFonts w:ascii="Times New Roman" w:eastAsia="宋体" w:hAnsi="Times New Roman" w:cs="Times New Roman"/>
          <w:sz w:val="24"/>
          <w:szCs w:val="21"/>
          <w14:ligatures w14:val="none"/>
        </w:rPr>
        <w:t>随机扰动保持全局探索能力，防止因过度依赖局部</w:t>
      </w:r>
      <w:r w:rsidRPr="006E3852">
        <w:rPr>
          <w:rFonts w:ascii="Times New Roman" w:eastAsia="宋体" w:hAnsi="Times New Roman" w:cs="Times New Roman" w:hint="eastAsia"/>
          <w:sz w:val="24"/>
          <w:szCs w:val="21"/>
          <w14:ligatures w14:val="none"/>
        </w:rPr>
        <w:t>定向变异</w:t>
      </w:r>
      <w:r w:rsidRPr="006E3852">
        <w:rPr>
          <w:rFonts w:ascii="Times New Roman" w:eastAsia="宋体" w:hAnsi="Times New Roman" w:cs="Times New Roman"/>
          <w:sz w:val="24"/>
          <w:szCs w:val="21"/>
          <w14:ligatures w14:val="none"/>
        </w:rPr>
        <w:t>而陷入局部最优。</w:t>
      </w:r>
      <w:r w:rsidRPr="006E3852">
        <w:rPr>
          <w:rFonts w:ascii="Times New Roman" w:eastAsia="宋体" w:hAnsi="Times New Roman" w:cs="Times New Roman" w:hint="eastAsia"/>
          <w:sz w:val="24"/>
          <w:szCs w:val="21"/>
          <w14:ligatures w14:val="none"/>
        </w:rPr>
        <w:t>与</w:t>
      </w:r>
      <w:r w:rsidRPr="006E3852">
        <w:rPr>
          <w:rFonts w:ascii="Times New Roman" w:eastAsia="宋体" w:hAnsi="Times New Roman" w:cs="Times New Roman" w:hint="eastAsia"/>
          <w:sz w:val="24"/>
          <w:szCs w:val="21"/>
          <w14:ligatures w14:val="none"/>
        </w:rPr>
        <w:t xml:space="preserve"> VCGO </w:t>
      </w:r>
      <w:r w:rsidRPr="006E3852">
        <w:rPr>
          <w:rFonts w:ascii="Times New Roman" w:eastAsia="宋体" w:hAnsi="Times New Roman" w:cs="Times New Roman" w:hint="eastAsia"/>
          <w:sz w:val="24"/>
          <w:szCs w:val="21"/>
          <w14:ligatures w14:val="none"/>
        </w:rPr>
        <w:t>和</w:t>
      </w:r>
      <w:r w:rsidRPr="006E3852">
        <w:rPr>
          <w:rFonts w:ascii="Times New Roman" w:eastAsia="宋体" w:hAnsi="Times New Roman" w:cs="Times New Roman" w:hint="eastAsia"/>
          <w:sz w:val="24"/>
          <w:szCs w:val="21"/>
          <w14:ligatures w14:val="none"/>
        </w:rPr>
        <w:t xml:space="preserve"> DCGO </w:t>
      </w:r>
      <w:r w:rsidRPr="006E3852">
        <w:rPr>
          <w:rFonts w:ascii="Times New Roman" w:eastAsia="宋体" w:hAnsi="Times New Roman" w:cs="Times New Roman" w:hint="eastAsia"/>
          <w:sz w:val="24"/>
          <w:szCs w:val="21"/>
          <w14:ligatures w14:val="none"/>
        </w:rPr>
        <w:t>基于特定覆盖部署先验知识的定向引导不同，多项式变异通过在个体当前位置附近施加服从特定多项式概率分布的随机扰动来实现非定向的探索。这种机制确保了算法在解空间中具备足够的全局搜索能力，防止陷入局部最优。</w:t>
      </w:r>
    </w:p>
    <w:p w14:paraId="19ED0996"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多项式变异对无人机位置向量的每一个维度独立进行。对于无人机</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sz w:val="24"/>
                <w:szCs w:val="21"/>
                <w14:ligatures w14:val="none"/>
              </w:rPr>
              <m:t>i</m:t>
            </m:r>
          </m:sub>
        </m:sSub>
      </m:oMath>
      <w:r w:rsidRPr="006E3852">
        <w:rPr>
          <w:rFonts w:ascii="Times New Roman" w:eastAsia="宋体" w:hAnsi="Times New Roman" w:cs="Times New Roman"/>
          <w:sz w:val="24"/>
          <w:szCs w:val="21"/>
          <w14:ligatures w14:val="none"/>
        </w:rPr>
        <w:t xml:space="preserve"> </w:t>
      </w:r>
      <w:r w:rsidRPr="006E3852">
        <w:rPr>
          <w:rFonts w:ascii="Times New Roman" w:eastAsia="宋体" w:hAnsi="Times New Roman" w:cs="Times New Roman" w:hint="eastAsia"/>
          <w:sz w:val="24"/>
          <w:szCs w:val="21"/>
          <w14:ligatures w14:val="none"/>
        </w:rPr>
        <w:t>的当前位置</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m:t>
            </m:r>
          </m:sub>
        </m:sSub>
      </m:oMath>
      <w:r w:rsidRPr="006E3852">
        <w:rPr>
          <w:rFonts w:ascii="Times New Roman" w:eastAsia="宋体" w:hAnsi="Times New Roman" w:cs="Times New Roman" w:hint="eastAsia"/>
          <w:sz w:val="24"/>
          <w:szCs w:val="21"/>
          <w14:ligatures w14:val="none"/>
        </w:rPr>
        <w:t>，设</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hint="eastAsia"/>
                <w:sz w:val="24"/>
                <w:szCs w:val="21"/>
                <w14:ligatures w14:val="none"/>
              </w:rPr>
              <m:t>i,</m:t>
            </m:r>
            <m:r>
              <w:rPr>
                <w:rFonts w:ascii="Cambria Math" w:eastAsia="宋体" w:hAnsi="Cambria Math" w:cs="Times New Roman"/>
                <w:sz w:val="24"/>
                <w:szCs w:val="21"/>
                <w14:ligatures w14:val="none"/>
              </w:rPr>
              <m:t>k</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为其在第</w:t>
      </w:r>
      <w:r w:rsidRPr="006E3852">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k</m:t>
        </m:r>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维空间上的坐标值（本场景表示二维平面上的横坐标或纵坐标），其变异后的坐标值</w:t>
      </w:r>
      <w:r w:rsidRPr="006E3852">
        <w:rPr>
          <w:rFonts w:ascii="Times New Roman" w:eastAsia="宋体" w:hAnsi="Times New Roman" w:cs="Times New Roman" w:hint="eastAsia"/>
          <w:sz w:val="24"/>
          <w:szCs w:val="21"/>
          <w14:ligatures w14:val="none"/>
        </w:rPr>
        <w:t xml:space="preserve"> </w:t>
      </w:r>
      <m:oMath>
        <m:sSubSup>
          <m:sSubSupPr>
            <m:ctrlPr>
              <w:rPr>
                <w:rFonts w:ascii="Cambria Math" w:eastAsia="宋体" w:hAnsi="Cambria Math" w:cs="Times New Roman"/>
                <w:i/>
                <w:sz w:val="24"/>
                <w:szCs w:val="21"/>
                <w14:ligatures w14:val="none"/>
              </w:rPr>
            </m:ctrlPr>
          </m:sSubSupPr>
          <m:e>
            <m: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i,k</m:t>
            </m:r>
          </m:sub>
          <m:sup>
            <m:r>
              <w:rPr>
                <w:rFonts w:ascii="Cambria Math" w:eastAsia="宋体" w:hAnsi="Cambria Math" w:cs="Times New Roman"/>
                <w:sz w:val="24"/>
                <w:szCs w:val="21"/>
                <w14:ligatures w14:val="none"/>
              </w:rPr>
              <m:t>'</m:t>
            </m:r>
          </m:sup>
        </m:sSubSup>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定义为：</w:t>
      </w:r>
    </w:p>
    <w:p w14:paraId="359590DE"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Sup>
                <m:sSubSupPr>
                  <m:ctrlPr>
                    <w:rPr>
                      <w:rFonts w:ascii="Cambria Math" w:eastAsia="宋体" w:hAnsi="Cambria Math" w:cs="Times New Roman"/>
                      <w:i/>
                      <w:sz w:val="24"/>
                      <w:szCs w:val="21"/>
                      <w14:ligatures w14:val="none"/>
                    </w:rPr>
                  </m:ctrlPr>
                </m:sSubSup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i,k</m:t>
                  </m:r>
                </m:sub>
                <m:sup>
                  <m:r>
                    <w:rPr>
                      <w:rFonts w:ascii="Cambria Math" w:eastAsia="宋体" w:hAnsi="Cambria Math" w:cs="Times New Roman"/>
                      <w:sz w:val="24"/>
                      <w:szCs w:val="21"/>
                      <w14:ligatures w14:val="none"/>
                    </w:rPr>
                    <m:t>'</m:t>
                  </m:r>
                </m:sup>
              </m:sSubSup>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i,k</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δ</m:t>
                  </m:r>
                </m:e>
                <m:sub>
                  <m:r>
                    <w:rPr>
                      <w:rFonts w:ascii="Cambria Math" w:eastAsia="宋体" w:hAnsi="Cambria Math" w:cs="Times New Roman"/>
                      <w:sz w:val="24"/>
                      <w:szCs w:val="21"/>
                      <w14:ligatures w14:val="none"/>
                    </w:rPr>
                    <m:t>i,k</m:t>
                  </m:r>
                </m:sub>
              </m:sSub>
              <m:r>
                <m:rPr>
                  <m:sty m:val="p"/>
                </m:rPr>
                <w:rPr>
                  <w:rFonts w:ascii="Cambria Math" w:eastAsia="宋体" w:hAnsi="Cambria Math" w:cs="Times New Roman"/>
                  <w:sz w:val="24"/>
                  <w:szCs w:val="21"/>
                  <w14:ligatures w14:val="none"/>
                </w:rPr>
                <m:t>⋅</m:t>
              </m:r>
              <m:d>
                <m:dPr>
                  <m:ctrlPr>
                    <w:rPr>
                      <w:rFonts w:ascii="Cambria Math" w:eastAsia="宋体" w:hAnsi="Cambria Math" w:cs="Times New Roman"/>
                      <w:i/>
                      <w:sz w:val="24"/>
                      <w:szCs w:val="21"/>
                      <w14:ligatures w14:val="none"/>
                    </w:rPr>
                  </m:ctrlPr>
                </m:dPr>
                <m:e>
                  <m:sSubSup>
                    <m:sSubSupPr>
                      <m:ctrlPr>
                        <w:rPr>
                          <w:rFonts w:ascii="Cambria Math" w:eastAsia="宋体" w:hAnsi="Cambria Math" w:cs="Times New Roman"/>
                          <w:i/>
                          <w:sz w:val="24"/>
                          <w:szCs w:val="21"/>
                          <w14:ligatures w14:val="none"/>
                        </w:rPr>
                      </m:ctrlPr>
                    </m:sSubSup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k</m:t>
                      </m:r>
                    </m:sub>
                    <m:sup>
                      <m:r>
                        <w:rPr>
                          <w:rFonts w:ascii="Cambria Math" w:eastAsia="宋体" w:hAnsi="Cambria Math" w:cs="Times New Roman"/>
                          <w:sz w:val="24"/>
                          <w:szCs w:val="21"/>
                          <w14:ligatures w14:val="none"/>
                        </w:rPr>
                        <m:t>max</m:t>
                      </m:r>
                    </m:sup>
                  </m:sSubSup>
                  <m:r>
                    <w:rPr>
                      <w:rFonts w:ascii="Cambria Math" w:eastAsia="宋体" w:hAnsi="Cambria Math" w:cs="Times New Roman"/>
                      <w:sz w:val="24"/>
                      <w:szCs w:val="21"/>
                      <w14:ligatures w14:val="none"/>
                    </w:rPr>
                    <m:t>-</m:t>
                  </m:r>
                  <m:sSubSup>
                    <m:sSubSupPr>
                      <m:ctrlPr>
                        <w:rPr>
                          <w:rFonts w:ascii="Cambria Math" w:eastAsia="宋体" w:hAnsi="Cambria Math" w:cs="Times New Roman"/>
                          <w:i/>
                          <w:sz w:val="24"/>
                          <w:szCs w:val="21"/>
                          <w14:ligatures w14:val="none"/>
                        </w:rPr>
                      </m:ctrlPr>
                    </m:sSubSup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k</m:t>
                      </m:r>
                    </m:sub>
                    <m:sup>
                      <m:r>
                        <w:rPr>
                          <w:rFonts w:ascii="Cambria Math" w:eastAsia="宋体" w:hAnsi="Cambria Math" w:cs="Times New Roman"/>
                          <w:sz w:val="24"/>
                          <w:szCs w:val="21"/>
                          <w14:ligatures w14:val="none"/>
                        </w:rPr>
                        <m:t>min</m:t>
                      </m:r>
                    </m:sup>
                  </m:sSubSup>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45E3522A"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其中，</w:t>
      </w:r>
      <m:oMath>
        <m:sSubSup>
          <m:sSubSupPr>
            <m:ctrlPr>
              <w:rPr>
                <w:rFonts w:ascii="Cambria Math" w:eastAsia="宋体" w:hAnsi="Cambria Math" w:cs="Times New Roman"/>
                <w:i/>
                <w:sz w:val="24"/>
                <w:szCs w:val="21"/>
                <w14:ligatures w14:val="none"/>
              </w:rPr>
            </m:ctrlPr>
          </m:sSubSupPr>
          <m:e>
            <m:r>
              <w:rPr>
                <w:rFonts w:ascii="Cambria Math" w:eastAsia="宋体" w:hAnsi="Cambria Math" w:cs="Times New Roman"/>
                <w:sz w:val="24"/>
                <w:szCs w:val="21"/>
                <w14:ligatures w14:val="none"/>
              </w:rPr>
              <m:t>o</m:t>
            </m:r>
          </m:e>
          <m:sub>
            <m:r>
              <w:rPr>
                <w:rFonts w:ascii="Cambria Math" w:eastAsia="宋体" w:hAnsi="Cambria Math" w:cs="Times New Roman" w:hint="eastAsia"/>
                <w:sz w:val="24"/>
                <w:szCs w:val="21"/>
                <w14:ligatures w14:val="none"/>
              </w:rPr>
              <m:t>k</m:t>
            </m:r>
          </m:sub>
          <m:sup>
            <m:r>
              <w:rPr>
                <w:rFonts w:ascii="Cambria Math" w:eastAsia="宋体" w:hAnsi="Cambria Math" w:cs="Times New Roman" w:hint="eastAsia"/>
                <w:sz w:val="24"/>
                <w:szCs w:val="21"/>
                <w14:ligatures w14:val="none"/>
              </w:rPr>
              <m:t>max</m:t>
            </m:r>
          </m:sup>
        </m:sSubSup>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和</w:t>
      </w:r>
      <w:r w:rsidRPr="006E3852">
        <w:rPr>
          <w:rFonts w:ascii="Times New Roman" w:eastAsia="宋体" w:hAnsi="Times New Roman" w:cs="Times New Roman" w:hint="eastAsia"/>
          <w:sz w:val="24"/>
          <w:szCs w:val="21"/>
          <w14:ligatures w14:val="none"/>
        </w:rPr>
        <w:t xml:space="preserve"> </w:t>
      </w:r>
      <m:oMath>
        <m:sSubSup>
          <m:sSubSupPr>
            <m:ctrlPr>
              <w:rPr>
                <w:rFonts w:ascii="Cambria Math" w:eastAsia="宋体" w:hAnsi="Cambria Math" w:cs="Times New Roman"/>
                <w:i/>
                <w:sz w:val="24"/>
                <w:szCs w:val="21"/>
                <w14:ligatures w14:val="none"/>
              </w:rPr>
            </m:ctrlPr>
          </m:sSubSupPr>
          <m:e>
            <m:r>
              <w:rPr>
                <w:rFonts w:ascii="Cambria Math" w:eastAsia="宋体" w:hAnsi="Cambria Math" w:cs="Times New Roman"/>
                <w:sz w:val="24"/>
                <w:szCs w:val="21"/>
                <w14:ligatures w14:val="none"/>
              </w:rPr>
              <m:t>o</m:t>
            </m:r>
          </m:e>
          <m:sub>
            <m:r>
              <w:rPr>
                <w:rFonts w:ascii="Cambria Math" w:eastAsia="宋体" w:hAnsi="Cambria Math" w:cs="Times New Roman" w:hint="eastAsia"/>
                <w:sz w:val="24"/>
                <w:szCs w:val="21"/>
                <w14:ligatures w14:val="none"/>
              </w:rPr>
              <m:t>k</m:t>
            </m:r>
          </m:sub>
          <m:sup>
            <m:r>
              <w:rPr>
                <w:rFonts w:ascii="Cambria Math" w:eastAsia="宋体" w:hAnsi="Cambria Math" w:cs="Times New Roman" w:hint="eastAsia"/>
                <w:sz w:val="24"/>
                <w:szCs w:val="21"/>
                <w14:ligatures w14:val="none"/>
              </w:rPr>
              <m:t>min</m:t>
            </m:r>
          </m:sup>
        </m:sSubSup>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分别表示无人机在第</w:t>
      </w:r>
      <w:r w:rsidRPr="006E3852">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k</m:t>
        </m:r>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维度上允许的搜索空间上界和下界，这一项确保了变异扰动的尺度与搜索空间的范围相适应。</w:t>
      </w:r>
    </w:p>
    <w:p w14:paraId="3CD3F3F8"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
        <m:sSub>
          <m:sSubPr>
            <m:ctrlPr>
              <w:rPr>
                <w:rFonts w:ascii="Cambria Math" w:eastAsia="宋体" w:hAnsi="Cambria Math" w:cs="Times New Roman"/>
                <w:i/>
                <w:sz w:val="24"/>
                <w:szCs w:val="21"/>
                <w14:ligatures w14:val="none"/>
              </w:rPr>
            </m:ctrlPr>
          </m:sSubPr>
          <m:e>
            <m:r>
              <m:rPr>
                <m:sty m:val="p"/>
              </m:rPr>
              <w:rPr>
                <w:rFonts w:ascii="Cambria Math" w:eastAsia="宋体" w:hAnsi="Cambria Math" w:cs="Times New Roman"/>
                <w:sz w:val="24"/>
                <w:szCs w:val="21"/>
                <w14:ligatures w14:val="none"/>
              </w:rPr>
              <m:t>δ</m:t>
            </m:r>
            <m:ctrlPr>
              <w:rPr>
                <w:rFonts w:ascii="Cambria Math" w:eastAsia="宋体" w:hAnsi="Cambria Math" w:cs="Times New Roman"/>
                <w:sz w:val="24"/>
                <w:szCs w:val="21"/>
                <w14:ligatures w14:val="none"/>
              </w:rPr>
            </m:ctrlPr>
          </m:e>
          <m:sub>
            <m:r>
              <w:rPr>
                <w:rFonts w:ascii="Cambria Math" w:eastAsia="宋体" w:hAnsi="Cambria Math" w:cs="Times New Roman" w:hint="eastAsia"/>
                <w:sz w:val="24"/>
                <w:szCs w:val="21"/>
                <w14:ligatures w14:val="none"/>
              </w:rPr>
              <m:t>i,k</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为该维度上的多项式扰动因子，其值是一个服从特定分布的随机变量，由在区间</w:t>
      </w:r>
      <w:r w:rsidRPr="006E3852">
        <w:rPr>
          <w:rFonts w:ascii="Times New Roman" w:eastAsia="宋体" w:hAnsi="Times New Roman" w:cs="Times New Roman" w:hint="eastAsia"/>
          <w:sz w:val="24"/>
          <w:szCs w:val="21"/>
          <w14:ligatures w14:val="none"/>
        </w:rPr>
        <w:t xml:space="preserve"> </w:t>
      </w:r>
      <m:oMath>
        <m:d>
          <m:dPr>
            <m:begChr m:val="["/>
            <m:endChr m:val="]"/>
            <m:ctrlPr>
              <w:rPr>
                <w:rFonts w:ascii="Cambria Math" w:eastAsia="宋体" w:hAnsi="Cambria Math" w:cs="Times New Roman"/>
                <w:i/>
                <w:sz w:val="24"/>
                <w:szCs w:val="21"/>
                <w14:ligatures w14:val="none"/>
              </w:rPr>
            </m:ctrlPr>
          </m:dPr>
          <m:e>
            <m:r>
              <w:rPr>
                <w:rFonts w:ascii="Cambria Math" w:eastAsia="宋体" w:hAnsi="Cambria Math" w:cs="Times New Roman" w:hint="eastAsia"/>
                <w:sz w:val="24"/>
                <w:szCs w:val="21"/>
                <w14:ligatures w14:val="none"/>
              </w:rPr>
              <m:t>0,1</m:t>
            </m:r>
          </m:e>
        </m:d>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内均匀分布的随机数</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hint="eastAsia"/>
                <w:sz w:val="24"/>
                <w:szCs w:val="21"/>
                <w14:ligatures w14:val="none"/>
              </w:rPr>
              <m:t>k</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和分布指数</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Cs/>
                <w:sz w:val="24"/>
                <w:szCs w:val="21"/>
                <w14:ligatures w14:val="none"/>
              </w:rPr>
            </m:ctrlPr>
          </m:sSubPr>
          <m:e>
            <m:r>
              <m:rPr>
                <m:sty m:val="p"/>
              </m:rPr>
              <w:rPr>
                <w:rFonts w:ascii="Cambria Math" w:eastAsia="宋体" w:hAnsi="Cambria Math" w:cs="Times New Roman"/>
                <w:sz w:val="24"/>
                <w:szCs w:val="21"/>
                <w14:ligatures w14:val="none"/>
              </w:rPr>
              <m:t>η</m:t>
            </m:r>
          </m:e>
          <m:sub>
            <m:r>
              <m:rPr>
                <m:sty m:val="p"/>
              </m:rPr>
              <w:rPr>
                <w:rFonts w:ascii="Cambria Math" w:eastAsia="宋体" w:hAnsi="Cambria Math" w:cs="Times New Roman" w:hint="eastAsia"/>
                <w:sz w:val="24"/>
                <w:szCs w:val="21"/>
                <w14:ligatures w14:val="none"/>
              </w:rPr>
              <m:t>m</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共同决定，计算公式如下：</w:t>
      </w:r>
    </w:p>
    <w:p w14:paraId="2A433B59"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m:rPr>
                      <m:sty m:val="p"/>
                    </m:rPr>
                    <w:rPr>
                      <w:rFonts w:ascii="Cambria Math" w:eastAsia="宋体" w:hAnsi="Cambria Math" w:cs="Times New Roman"/>
                      <w:sz w:val="24"/>
                      <w:szCs w:val="21"/>
                      <w14:ligatures w14:val="none"/>
                    </w:rPr>
                    <m:t>δ</m:t>
                  </m:r>
                  <m:ctrlPr>
                    <w:rPr>
                      <w:rFonts w:ascii="Cambria Math" w:eastAsia="宋体" w:hAnsi="Cambria Math" w:cs="Times New Roman"/>
                      <w:sz w:val="24"/>
                      <w:szCs w:val="21"/>
                      <w14:ligatures w14:val="none"/>
                    </w:rPr>
                  </m:ctrlPr>
                </m:e>
                <m:sub>
                  <m:r>
                    <w:rPr>
                      <w:rFonts w:ascii="Cambria Math" w:eastAsia="宋体" w:hAnsi="Cambria Math" w:cs="Times New Roman" w:hint="eastAsia"/>
                      <w:sz w:val="24"/>
                      <w:szCs w:val="21"/>
                      <w14:ligatures w14:val="none"/>
                    </w:rPr>
                    <m:t>i,k</m:t>
                  </m:r>
                </m:sub>
              </m:sSub>
              <m:r>
                <w:rPr>
                  <w:rFonts w:ascii="Cambria Math" w:eastAsia="宋体" w:hAnsi="Cambria Math" w:cs="Times New Roman"/>
                  <w:sz w:val="24"/>
                  <w:szCs w:val="21"/>
                  <w14:ligatures w14:val="none"/>
                </w:rPr>
                <m:t xml:space="preserve"> = </m:t>
              </m:r>
              <m:d>
                <m:dPr>
                  <m:begChr m:val="{"/>
                  <m:endChr m:val=""/>
                  <m:ctrlPr>
                    <w:rPr>
                      <w:rFonts w:ascii="Cambria Math" w:eastAsia="宋体" w:hAnsi="Cambria Math" w:cs="Times New Roman"/>
                      <w:i/>
                      <w:sz w:val="24"/>
                      <w:szCs w:val="21"/>
                      <w14:ligatures w14:val="none"/>
                    </w:rPr>
                  </m:ctrlPr>
                </m:dPr>
                <m:e>
                  <m:eqArr>
                    <m:eqArrPr>
                      <m:ctrlPr>
                        <w:rPr>
                          <w:rFonts w:ascii="Cambria Math" w:eastAsia="宋体" w:hAnsi="Cambria Math" w:cs="Times New Roman"/>
                          <w:i/>
                          <w:sz w:val="24"/>
                          <w:szCs w:val="21"/>
                          <w14:ligatures w14:val="none"/>
                        </w:rPr>
                      </m:ctrlPr>
                    </m:eqArrPr>
                    <m:e>
                      <m:sSup>
                        <m:sSupPr>
                          <m:ctrlPr>
                            <w:rPr>
                              <w:rFonts w:ascii="Cambria Math" w:eastAsia="宋体" w:hAnsi="Cambria Math" w:cs="Times New Roman"/>
                              <w:i/>
                              <w:sz w:val="24"/>
                              <w:szCs w:val="21"/>
                              <w14:ligatures w14:val="none"/>
                            </w:rPr>
                          </m:ctrlPr>
                        </m:sSupPr>
                        <m:e>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2</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k</m:t>
                                  </m:r>
                                </m:sub>
                              </m:sSub>
                            </m:e>
                          </m:d>
                        </m:e>
                        <m:sup>
                          <m:f>
                            <m:fPr>
                              <m:ctrlPr>
                                <w:rPr>
                                  <w:rFonts w:ascii="Cambria Math" w:eastAsia="宋体" w:hAnsi="Cambria Math" w:cs="Times New Roman"/>
                                  <w:sz w:val="24"/>
                                  <w:szCs w:val="21"/>
                                  <w14:ligatures w14:val="none"/>
                                </w:rPr>
                              </m:ctrlPr>
                            </m:fPr>
                            <m:num>
                              <m:r>
                                <w:rPr>
                                  <w:rFonts w:ascii="Cambria Math" w:eastAsia="宋体" w:hAnsi="Cambria Math" w:cs="Times New Roman"/>
                                  <w:sz w:val="24"/>
                                  <w:szCs w:val="21"/>
                                  <w14:ligatures w14:val="none"/>
                                </w:rPr>
                                <m:t>1</m:t>
                              </m:r>
                              <m:ctrlPr>
                                <w:rPr>
                                  <w:rFonts w:ascii="Cambria Math" w:eastAsia="宋体" w:hAnsi="Cambria Math" w:cs="Times New Roman"/>
                                  <w:i/>
                                  <w:sz w:val="24"/>
                                  <w:szCs w:val="21"/>
                                  <w14:ligatures w14:val="none"/>
                                </w:rPr>
                              </m:ctrlPr>
                            </m:num>
                            <m:den>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η</m:t>
                                  </m:r>
                                </m:e>
                                <m:sub>
                                  <m:r>
                                    <w:rPr>
                                      <w:rFonts w:ascii="Cambria Math" w:eastAsia="宋体" w:hAnsi="Cambria Math" w:cs="Times New Roman"/>
                                      <w:sz w:val="24"/>
                                      <w:szCs w:val="21"/>
                                      <w14:ligatures w14:val="none"/>
                                    </w:rPr>
                                    <m:t>m</m:t>
                                  </m:r>
                                </m:sub>
                              </m:sSub>
                              <m:r>
                                <w:rPr>
                                  <w:rFonts w:ascii="Cambria Math" w:eastAsia="宋体" w:hAnsi="Cambria Math" w:cs="Times New Roman"/>
                                  <w:sz w:val="24"/>
                                  <w:szCs w:val="21"/>
                                  <w14:ligatures w14:val="none"/>
                                </w:rPr>
                                <m:t>+1</m:t>
                              </m:r>
                              <m:ctrlPr>
                                <w:rPr>
                                  <w:rFonts w:ascii="Cambria Math" w:eastAsia="宋体" w:hAnsi="Cambria Math" w:cs="Times New Roman"/>
                                  <w:i/>
                                  <w:sz w:val="24"/>
                                  <w:szCs w:val="21"/>
                                  <w14:ligatures w14:val="none"/>
                                </w:rPr>
                              </m:ctrlPr>
                            </m:den>
                          </m:f>
                        </m:sup>
                      </m:sSup>
                      <m:r>
                        <w:rPr>
                          <w:rFonts w:ascii="Cambria Math" w:eastAsia="宋体" w:hAnsi="Cambria Math" w:cs="Times New Roman"/>
                          <w:sz w:val="24"/>
                          <w:szCs w:val="21"/>
                          <w14:ligatures w14:val="none"/>
                        </w:rPr>
                        <m:t>-1,</m:t>
                      </m:r>
                      <m:r>
                        <m:rPr>
                          <m:nor/>
                        </m:rPr>
                        <w:rPr>
                          <w:rFonts w:ascii="Cambria Math" w:eastAsia="宋体" w:hAnsi="Cambria Math" w:cs="Times New Roman"/>
                          <w:sz w:val="24"/>
                          <w:szCs w:val="21"/>
                          <w14:ligatures w14:val="none"/>
                        </w:rPr>
                        <m:t xml:space="preserve"> if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k</m:t>
                          </m:r>
                        </m:sub>
                      </m:sSub>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0.5</m:t>
                      </m:r>
                    </m:e>
                    <m:e>
                      <m:r>
                        <w:rPr>
                          <w:rFonts w:ascii="Cambria Math" w:eastAsia="宋体" w:hAnsi="Cambria Math" w:cs="Times New Roman"/>
                          <w:sz w:val="24"/>
                          <w:szCs w:val="21"/>
                          <w14:ligatures w14:val="none"/>
                        </w:rPr>
                        <m:t>1-</m:t>
                      </m:r>
                      <m:sSup>
                        <m:sSupPr>
                          <m:ctrlPr>
                            <w:rPr>
                              <w:rFonts w:ascii="Cambria Math" w:eastAsia="宋体" w:hAnsi="Cambria Math" w:cs="Times New Roman"/>
                              <w:i/>
                              <w:sz w:val="24"/>
                              <w:szCs w:val="21"/>
                              <w14:ligatures w14:val="none"/>
                            </w:rPr>
                          </m:ctrlPr>
                        </m:sSupPr>
                        <m:e>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2</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1-</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k</m:t>
                                      </m:r>
                                    </m:sub>
                                  </m:sSub>
                                </m:e>
                              </m:d>
                            </m:e>
                          </m:d>
                        </m:e>
                        <m:sup>
                          <m:f>
                            <m:fPr>
                              <m:ctrlPr>
                                <w:rPr>
                                  <w:rFonts w:ascii="Cambria Math" w:eastAsia="宋体" w:hAnsi="Cambria Math" w:cs="Times New Roman"/>
                                  <w:sz w:val="24"/>
                                  <w:szCs w:val="21"/>
                                  <w14:ligatures w14:val="none"/>
                                </w:rPr>
                              </m:ctrlPr>
                            </m:fPr>
                            <m:num>
                              <m:r>
                                <w:rPr>
                                  <w:rFonts w:ascii="Cambria Math" w:eastAsia="宋体" w:hAnsi="Cambria Math" w:cs="Times New Roman"/>
                                  <w:sz w:val="24"/>
                                  <w:szCs w:val="21"/>
                                  <w14:ligatures w14:val="none"/>
                                </w:rPr>
                                <m:t>1</m:t>
                              </m:r>
                              <m:ctrlPr>
                                <w:rPr>
                                  <w:rFonts w:ascii="Cambria Math" w:eastAsia="宋体" w:hAnsi="Cambria Math" w:cs="Times New Roman"/>
                                  <w:i/>
                                  <w:sz w:val="24"/>
                                  <w:szCs w:val="21"/>
                                  <w14:ligatures w14:val="none"/>
                                </w:rPr>
                              </m:ctrlPr>
                            </m:num>
                            <m:den>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η</m:t>
                                  </m:r>
                                </m:e>
                                <m:sub>
                                  <m:r>
                                    <w:rPr>
                                      <w:rFonts w:ascii="Cambria Math" w:eastAsia="宋体" w:hAnsi="Cambria Math" w:cs="Times New Roman"/>
                                      <w:sz w:val="24"/>
                                      <w:szCs w:val="21"/>
                                      <w14:ligatures w14:val="none"/>
                                    </w:rPr>
                                    <m:t>m</m:t>
                                  </m:r>
                                </m:sub>
                              </m:sSub>
                              <m:r>
                                <w:rPr>
                                  <w:rFonts w:ascii="Cambria Math" w:eastAsia="宋体" w:hAnsi="Cambria Math" w:cs="Times New Roman"/>
                                  <w:sz w:val="24"/>
                                  <w:szCs w:val="21"/>
                                  <w14:ligatures w14:val="none"/>
                                </w:rPr>
                                <m:t>+1</m:t>
                              </m:r>
                              <m:ctrlPr>
                                <w:rPr>
                                  <w:rFonts w:ascii="Cambria Math" w:eastAsia="宋体" w:hAnsi="Cambria Math" w:cs="Times New Roman"/>
                                  <w:i/>
                                  <w:sz w:val="24"/>
                                  <w:szCs w:val="21"/>
                                  <w14:ligatures w14:val="none"/>
                                </w:rPr>
                              </m:ctrlPr>
                            </m:den>
                          </m:f>
                        </m:sup>
                      </m:sSup>
                      <m:r>
                        <w:rPr>
                          <w:rFonts w:ascii="Cambria Math" w:eastAsia="宋体" w:hAnsi="Cambria Math" w:cs="Times New Roman"/>
                          <w:sz w:val="24"/>
                          <w:szCs w:val="21"/>
                          <w14:ligatures w14:val="none"/>
                        </w:rPr>
                        <m:t>,</m:t>
                      </m:r>
                      <m:r>
                        <m:rPr>
                          <m:nor/>
                        </m:rPr>
                        <w:rPr>
                          <w:rFonts w:ascii="Cambria Math" w:eastAsia="宋体" w:hAnsi="Cambria Math" w:cs="Times New Roman"/>
                          <w:sz w:val="24"/>
                          <w:szCs w:val="21"/>
                          <w14:ligatures w14:val="none"/>
                        </w:rPr>
                        <m:t xml:space="preserve"> if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k</m:t>
                          </m:r>
                        </m:sub>
                      </m:sSub>
                      <m:r>
                        <w:rPr>
                          <w:rFonts w:ascii="Cambria Math" w:eastAsia="宋体" w:hAnsi="Cambria Math" w:cs="Times New Roman"/>
                          <w:sz w:val="24"/>
                          <w:szCs w:val="21"/>
                          <w14:ligatures w14:val="none"/>
                        </w:rPr>
                        <m:t>&gt;0.5</m:t>
                      </m:r>
                    </m:e>
                  </m:eqAr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70489F65"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其中分布指数</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η</m:t>
            </m:r>
          </m:e>
          <m:sub>
            <m:r>
              <w:rPr>
                <w:rFonts w:ascii="Cambria Math" w:eastAsia="宋体" w:hAnsi="Cambria Math" w:cs="Times New Roman" w:hint="eastAsia"/>
                <w:sz w:val="24"/>
                <w:szCs w:val="21"/>
                <w14:ligatures w14:val="none"/>
              </w:rPr>
              <m:t>m</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是控制变异扰动强度的关键参数，它决定了扰动概率密度函数的形状尖锐程度。较大的</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η</m:t>
            </m:r>
          </m:e>
          <m:sub>
            <m:r>
              <w:rPr>
                <w:rFonts w:ascii="Cambria Math" w:eastAsia="宋体" w:hAnsi="Cambria Math" w:cs="Times New Roman"/>
                <w:sz w:val="24"/>
                <w:szCs w:val="21"/>
                <w14:ligatures w14:val="none"/>
              </w:rPr>
              <m:t>m</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值使得</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p"/>
              </m:rPr>
              <w:rPr>
                <w:rFonts w:ascii="Cambria Math" w:eastAsia="宋体" w:hAnsi="Cambria Math" w:cs="Times New Roman"/>
                <w:sz w:val="24"/>
                <w:szCs w:val="21"/>
                <w14:ligatures w14:val="none"/>
              </w:rPr>
              <m:t>δ</m:t>
            </m:r>
            <m:ctrlPr>
              <w:rPr>
                <w:rFonts w:ascii="Cambria Math" w:eastAsia="宋体" w:hAnsi="Cambria Math" w:cs="Times New Roman"/>
                <w:sz w:val="24"/>
                <w:szCs w:val="21"/>
                <w14:ligatures w14:val="none"/>
              </w:rPr>
            </m:ctrlPr>
          </m:e>
          <m:sub>
            <m:r>
              <w:rPr>
                <w:rFonts w:ascii="Cambria Math" w:eastAsia="宋体" w:hAnsi="Cambria Math" w:cs="Times New Roman" w:hint="eastAsia"/>
                <w:sz w:val="24"/>
                <w:szCs w:val="21"/>
                <w14:ligatures w14:val="none"/>
              </w:rPr>
              <m:t>i,k</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高概率集中在</w:t>
      </w:r>
      <w:r w:rsidRPr="006E3852">
        <w:rPr>
          <w:rFonts w:ascii="Times New Roman" w:eastAsia="宋体" w:hAnsi="Times New Roman" w:cs="Times New Roman" w:hint="eastAsia"/>
          <w:sz w:val="24"/>
          <w:szCs w:val="21"/>
          <w14:ligatures w14:val="none"/>
        </w:rPr>
        <w:t xml:space="preserve"> 0 </w:t>
      </w:r>
      <w:r w:rsidRPr="006E3852">
        <w:rPr>
          <w:rFonts w:ascii="Times New Roman" w:eastAsia="宋体" w:hAnsi="Times New Roman" w:cs="Times New Roman" w:hint="eastAsia"/>
          <w:sz w:val="24"/>
          <w:szCs w:val="21"/>
          <w14:ligatures w14:val="none"/>
        </w:rPr>
        <w:t>附近，从而产生微小的位移，有利于局部精细化搜索（开发）；反之，较小的</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η</m:t>
            </m:r>
          </m:e>
          <m:sub>
            <m:r>
              <w:rPr>
                <w:rFonts w:ascii="Cambria Math" w:eastAsia="宋体" w:hAnsi="Cambria Math" w:cs="Times New Roman" w:hint="eastAsia"/>
                <w:sz w:val="24"/>
                <w:szCs w:val="21"/>
                <w14:ligatures w14:val="none"/>
              </w:rPr>
              <m:t>m</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值则使分布更平坦，增加了产生较大</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p"/>
              </m:rPr>
              <w:rPr>
                <w:rFonts w:ascii="Cambria Math" w:eastAsia="宋体" w:hAnsi="Cambria Math" w:cs="Times New Roman"/>
                <w:sz w:val="24"/>
                <w:szCs w:val="21"/>
                <w14:ligatures w14:val="none"/>
              </w:rPr>
              <m:t>δ</m:t>
            </m:r>
            <m:ctrlPr>
              <w:rPr>
                <w:rFonts w:ascii="Cambria Math" w:eastAsia="宋体" w:hAnsi="Cambria Math" w:cs="Times New Roman"/>
                <w:sz w:val="24"/>
                <w:szCs w:val="21"/>
                <w14:ligatures w14:val="none"/>
              </w:rPr>
            </m:ctrlPr>
          </m:e>
          <m:sub>
            <m:r>
              <w:rPr>
                <w:rFonts w:ascii="Cambria Math" w:eastAsia="宋体" w:hAnsi="Cambria Math" w:cs="Times New Roman" w:hint="eastAsia"/>
                <w:sz w:val="24"/>
                <w:szCs w:val="21"/>
                <w14:ligatures w14:val="none"/>
              </w:rPr>
              <m:t>i,k</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值的概率，有利于大范围的跳跃式搜索（探索）。通过调节</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η</m:t>
            </m:r>
          </m:e>
          <m:sub>
            <m:r>
              <w:rPr>
                <w:rFonts w:ascii="Cambria Math" w:eastAsia="宋体" w:hAnsi="Cambria Math" w:cs="Times New Roman" w:hint="eastAsia"/>
                <w:sz w:val="24"/>
                <w:szCs w:val="21"/>
                <w14:ligatures w14:val="none"/>
              </w:rPr>
              <m:t>m</m:t>
            </m:r>
          </m:sub>
        </m:sSub>
      </m:oMath>
      <w:r w:rsidRPr="006E3852">
        <w:rPr>
          <w:rFonts w:ascii="Times New Roman" w:eastAsia="宋体" w:hAnsi="Times New Roman" w:cs="Times New Roman" w:hint="eastAsia"/>
          <w:sz w:val="24"/>
          <w:szCs w:val="21"/>
          <w14:ligatures w14:val="none"/>
        </w:rPr>
        <w:t>，可以有效地平衡算法的全局探索与局部开发能力。</w:t>
      </w:r>
    </w:p>
    <w:p w14:paraId="2D17CC45" w14:textId="77777777" w:rsidR="006E3852" w:rsidRPr="006E3852" w:rsidRDefault="006E3852" w:rsidP="006E3852">
      <w:pPr>
        <w:keepNext/>
        <w:keepLines/>
        <w:widowControl/>
        <w:numPr>
          <w:ilvl w:val="2"/>
          <w:numId w:val="0"/>
        </w:numPr>
        <w:spacing w:before="240" w:after="120"/>
        <w:jc w:val="left"/>
        <w:outlineLvl w:val="2"/>
        <w:rPr>
          <w:rFonts w:ascii="黑体" w:eastAsia="黑体" w:hAnsi="黑体" w:cs="Times New Roman"/>
          <w:b/>
          <w:bCs/>
          <w:sz w:val="24"/>
          <w:szCs w:val="32"/>
          <w14:ligatures w14:val="none"/>
        </w:rPr>
      </w:pPr>
      <w:bookmarkStart w:id="109" w:name="_Toc225863408"/>
      <w:commentRangeStart w:id="110"/>
      <w:r w:rsidRPr="006E3852">
        <w:rPr>
          <w:rFonts w:ascii="黑体" w:eastAsia="黑体" w:hAnsi="黑体" w:cs="Times New Roman" w:hint="eastAsia"/>
          <w:b/>
          <w:bCs/>
          <w:sz w:val="24"/>
          <w:szCs w:val="32"/>
          <w14:ligatures w14:val="none"/>
        </w:rPr>
        <w:t>多种群精英迁移机制</w:t>
      </w:r>
      <w:commentRangeEnd w:id="110"/>
      <w:r w:rsidRPr="006E3852">
        <w:rPr>
          <w:rFonts w:ascii="Times New Roman" w:eastAsia="宋体" w:hAnsi="Times New Roman" w:cs="Times New Roman"/>
          <w:szCs w:val="21"/>
          <w14:ligatures w14:val="none"/>
        </w:rPr>
        <w:commentReference w:id="110"/>
      </w:r>
      <w:bookmarkEnd w:id="109"/>
    </w:p>
    <w:p w14:paraId="0504402C"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多种群迁移进化机制是</w:t>
      </w:r>
      <w:r w:rsidRPr="006E3852">
        <w:rPr>
          <w:rFonts w:ascii="Times New Roman" w:eastAsia="宋体" w:hAnsi="Times New Roman" w:cs="Times New Roman" w:hint="eastAsia"/>
          <w:sz w:val="24"/>
          <w:szCs w:val="21"/>
          <w14:ligatures w14:val="none"/>
        </w:rPr>
        <w:t>MPG-NSGA-II</w:t>
      </w:r>
      <w:r w:rsidRPr="006E3852">
        <w:rPr>
          <w:rFonts w:ascii="Times New Roman" w:eastAsia="宋体" w:hAnsi="Times New Roman" w:cs="Times New Roman" w:hint="eastAsia"/>
          <w:sz w:val="24"/>
          <w:szCs w:val="21"/>
          <w14:ligatures w14:val="none"/>
        </w:rPr>
        <w:t>算法实现子种群间协同演化的核心机制。该机制通过设计按比例精英和多样性迁移进化策略，在每隔固定的迁移代数执行子种群间的多样性的精英个体交换，实现搜索成果的共享和优势互补，避免算法的早熟收敛，通过协同进化提高算法的整体搜索性能。</w:t>
      </w:r>
    </w:p>
    <w:p w14:paraId="0F1E87F1"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迁移机制采取岛模型（</w:t>
      </w:r>
      <w:r w:rsidRPr="006E3852">
        <w:rPr>
          <w:rFonts w:ascii="Times New Roman" w:eastAsia="宋体" w:hAnsi="Times New Roman" w:cs="Times New Roman" w:hint="eastAsia"/>
          <w:sz w:val="24"/>
          <w:szCs w:val="21"/>
          <w14:ligatures w14:val="none"/>
        </w:rPr>
        <w:t>I</w:t>
      </w:r>
      <w:r w:rsidRPr="006E3852">
        <w:rPr>
          <w:rFonts w:ascii="Times New Roman" w:eastAsia="宋体" w:hAnsi="Times New Roman" w:cs="Times New Roman"/>
          <w:sz w:val="24"/>
          <w:szCs w:val="21"/>
          <w14:ligatures w14:val="none"/>
        </w:rPr>
        <w:t>s</w:t>
      </w:r>
      <w:r w:rsidRPr="006E3852">
        <w:rPr>
          <w:rFonts w:ascii="Times New Roman" w:eastAsia="宋体" w:hAnsi="Times New Roman" w:cs="Times New Roman" w:hint="eastAsia"/>
          <w:sz w:val="24"/>
          <w:szCs w:val="21"/>
          <w14:ligatures w14:val="none"/>
        </w:rPr>
        <w:t>land</w:t>
      </w:r>
      <w:r w:rsidRPr="006E3852">
        <w:rPr>
          <w:rFonts w:ascii="Times New Roman" w:eastAsia="宋体" w:hAnsi="Times New Roman" w:cs="Times New Roman"/>
          <w:sz w:val="24"/>
          <w:szCs w:val="21"/>
          <w14:ligatures w14:val="none"/>
        </w:rPr>
        <w:t xml:space="preserve"> Model</w:t>
      </w:r>
      <w:r w:rsidRPr="006E3852">
        <w:rPr>
          <w:rFonts w:ascii="Times New Roman" w:eastAsia="宋体" w:hAnsi="Times New Roman" w:cs="Times New Roman" w:hint="eastAsia"/>
          <w:sz w:val="24"/>
          <w:szCs w:val="21"/>
          <w14:ligatures w14:val="none"/>
        </w:rPr>
        <w:t>）</w:t>
      </w:r>
      <w:r w:rsidRPr="006E3852">
        <w:rPr>
          <w:rFonts w:ascii="Times New Roman" w:eastAsia="宋体" w:hAnsi="Times New Roman" w:cs="Times New Roman"/>
          <w:sz w:val="24"/>
          <w:szCs w:val="21"/>
          <w14:ligatures w14:val="none"/>
        </w:rPr>
        <w:fldChar w:fldCharType="begin"/>
      </w:r>
      <w:r w:rsidRPr="006E3852">
        <w:rPr>
          <w:rFonts w:ascii="Times New Roman" w:eastAsia="宋体" w:hAnsi="Times New Roman" w:cs="Times New Roman"/>
          <w:sz w:val="24"/>
          <w:szCs w:val="21"/>
          <w14:ligatures w14:val="none"/>
        </w:rPr>
        <w:instrText xml:space="preserve"> ADDIN EN.CITE &lt;EndNote&gt;&lt;Cite&gt;&lt;Author&gt;Hoang&lt;/Author&gt;&lt;Year&gt;2021&lt;/Year&gt;&lt;RecNum&gt;323&lt;/RecNum&gt;&lt;DisplayText&gt;&lt;style face="superscript"&gt;[85]&lt;/style&gt;&lt;/DisplayText&gt;&lt;record&gt;&lt;rec-number&gt;323&lt;/rec-number&gt;&lt;foreign-keys&gt;&lt;key app="EN" db-id="z50tatz0n9ez06ewsrtpeezbzpwwtxzpxsp9" timestamp="1772542965"&gt;323&lt;/key&gt;&lt;/foreign-keys&gt;&lt;ref-type name="Book Section"&gt;5&lt;/ref-type&gt;&lt;contributors&gt;&lt;authors&gt;&lt;author&gt;Hoang, Le Huy&lt;/author&gt;&lt;author&gt;Long, Nguyen Viet&lt;/author&gt;&lt;author&gt;Phuong, Nguyen Ngoc Thu&lt;/author&gt;&lt;author&gt;Hoang, Ho Minh&lt;/author&gt;&lt;author&gt;Tho, Quan Thanh&lt;/author&gt;&lt;/authors&gt;&lt;/contributors&gt;&lt;titles&gt;&lt;title&gt;Towards parallel NSGA-II: An island-based approach using fitness redistribution strategy&lt;/title&gt;&lt;secondary-title&gt;Soft Computing: Biomedical and Related Applications&lt;/secondary-title&gt;&lt;/titles&gt;&lt;pages&gt;183-200&lt;/pages&gt;&lt;dates&gt;&lt;year&gt;2021&lt;/year&gt;&lt;/dates&gt;&lt;publisher&gt;Springer&lt;/publisher&gt;&lt;urls&gt;&lt;/urls&gt;&lt;/record&gt;&lt;/Cite&gt;&lt;/EndNote&gt;</w:instrText>
      </w:r>
      <w:r w:rsidRPr="006E3852">
        <w:rPr>
          <w:rFonts w:ascii="Times New Roman" w:eastAsia="宋体" w:hAnsi="Times New Roman" w:cs="Times New Roman"/>
          <w:sz w:val="24"/>
          <w:szCs w:val="21"/>
          <w14:ligatures w14:val="none"/>
        </w:rPr>
        <w:fldChar w:fldCharType="separate"/>
      </w:r>
      <w:r w:rsidRPr="006E3852">
        <w:rPr>
          <w:rFonts w:ascii="Times New Roman" w:eastAsia="宋体" w:hAnsi="Times New Roman" w:cs="Times New Roman"/>
          <w:noProof/>
          <w:sz w:val="24"/>
          <w:szCs w:val="21"/>
          <w:vertAlign w:val="superscript"/>
          <w14:ligatures w14:val="none"/>
        </w:rPr>
        <w:t>[85]</w:t>
      </w:r>
      <w:r w:rsidRPr="006E3852">
        <w:rPr>
          <w:rFonts w:ascii="Times New Roman" w:eastAsia="宋体" w:hAnsi="Times New Roman" w:cs="Times New Roman"/>
          <w:sz w:val="24"/>
          <w:szCs w:val="21"/>
          <w14:ligatures w14:val="none"/>
        </w:rPr>
        <w:fldChar w:fldCharType="end"/>
      </w:r>
      <w:r w:rsidRPr="006E3852">
        <w:rPr>
          <w:rFonts w:ascii="Times New Roman" w:eastAsia="宋体" w:hAnsi="Times New Roman" w:cs="Times New Roman" w:hint="eastAsia"/>
          <w:sz w:val="24"/>
          <w:szCs w:val="21"/>
          <w14:ligatures w14:val="none"/>
        </w:rPr>
        <w:t>，考虑个体交换与优化目标的需求，迁移拓扑进行如下设计：（</w:t>
      </w:r>
      <w:r w:rsidRPr="006E3852">
        <w:rPr>
          <w:rFonts w:ascii="Times New Roman" w:eastAsia="宋体" w:hAnsi="Times New Roman" w:cs="Times New Roman" w:hint="eastAsia"/>
          <w:sz w:val="24"/>
          <w:szCs w:val="21"/>
          <w14:ligatures w14:val="none"/>
        </w:rPr>
        <w:t>1</w:t>
      </w:r>
      <w:r w:rsidRPr="006E3852">
        <w:rPr>
          <w:rFonts w:ascii="Times New Roman" w:eastAsia="宋体" w:hAnsi="Times New Roman" w:cs="Times New Roman" w:hint="eastAsia"/>
          <w:sz w:val="24"/>
          <w:szCs w:val="21"/>
          <w14:ligatures w14:val="none"/>
        </w:rPr>
        <w:t>）引导变异子种群（覆盖导向子种群</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2</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和连通导向子种群</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3</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）的精英个体迁移到主种群</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1</m:t>
            </m:r>
          </m:sub>
        </m:sSub>
      </m:oMath>
      <w:r w:rsidRPr="006E3852">
        <w:rPr>
          <w:rFonts w:ascii="Times New Roman" w:eastAsia="宋体" w:hAnsi="Times New Roman" w:cs="Times New Roman" w:hint="eastAsia"/>
          <w:sz w:val="24"/>
          <w:szCs w:val="21"/>
          <w14:ligatures w14:val="none"/>
        </w:rPr>
        <w:t>，将局部引导搜索的精英解传递给主种群</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1</m:t>
            </m:r>
          </m:sub>
        </m:sSub>
      </m:oMath>
      <w:r w:rsidRPr="006E3852">
        <w:rPr>
          <w:rFonts w:ascii="Times New Roman" w:eastAsia="宋体" w:hAnsi="Times New Roman" w:cs="Times New Roman" w:hint="eastAsia"/>
          <w:sz w:val="24"/>
          <w:szCs w:val="21"/>
          <w14:ligatures w14:val="none"/>
        </w:rPr>
        <w:t>，提高主种群的解的质量和多样性；（</w:t>
      </w:r>
      <w:r w:rsidRPr="006E3852">
        <w:rPr>
          <w:rFonts w:ascii="Times New Roman" w:eastAsia="宋体" w:hAnsi="Times New Roman" w:cs="Times New Roman" w:hint="eastAsia"/>
          <w:sz w:val="24"/>
          <w:szCs w:val="21"/>
          <w14:ligatures w14:val="none"/>
        </w:rPr>
        <w:t>2</w:t>
      </w:r>
      <w:r w:rsidRPr="006E3852">
        <w:rPr>
          <w:rFonts w:ascii="Times New Roman" w:eastAsia="宋体" w:hAnsi="Times New Roman" w:cs="Times New Roman" w:hint="eastAsia"/>
          <w:sz w:val="24"/>
          <w:szCs w:val="21"/>
          <w14:ligatures w14:val="none"/>
        </w:rPr>
        <w:t>）主种群</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1</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的部分优质个体（第一前沿解）迁移到引导变异子种群</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2</m:t>
            </m:r>
          </m:sub>
        </m:sSub>
        <m:r>
          <w:rPr>
            <w:rFonts w:ascii="Cambria Math" w:eastAsia="宋体" w:hAnsi="Cambria Math" w:cs="Times New Roman"/>
            <w:sz w:val="24"/>
            <w:szCs w:val="21"/>
            <w14:ligatures w14:val="none"/>
          </w:rPr>
          <m:t xml:space="preserve"> </m:t>
        </m:r>
      </m:oMath>
      <w:r w:rsidRPr="006E3852">
        <w:rPr>
          <w:rFonts w:ascii="Times New Roman" w:eastAsia="宋体" w:hAnsi="Times New Roman" w:cs="Times New Roman" w:hint="eastAsia"/>
          <w:sz w:val="24"/>
          <w:szCs w:val="21"/>
          <w14:ligatures w14:val="none"/>
        </w:rPr>
        <w:t>和</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sz w:val="24"/>
                <w:szCs w:val="21"/>
                <w14:ligatures w14:val="none"/>
              </w:rPr>
              <m:t>3</m:t>
            </m:r>
          </m:sub>
        </m:sSub>
      </m:oMath>
      <w:r w:rsidRPr="006E3852">
        <w:rPr>
          <w:rFonts w:ascii="Times New Roman" w:eastAsia="宋体" w:hAnsi="Times New Roman" w:cs="Times New Roman" w:hint="eastAsia"/>
          <w:sz w:val="24"/>
          <w:szCs w:val="21"/>
          <w14:ligatures w14:val="none"/>
        </w:rPr>
        <w:t>，为局部引导搜索提供多样的优质解，进一步推进前沿搜索的同时防止子种群陷入局部最优。</w:t>
      </w:r>
      <w:r w:rsidRPr="006E3852">
        <w:rPr>
          <w:rFonts w:ascii="Times New Roman" w:eastAsia="宋体" w:hAnsi="Times New Roman" w:cs="Times New Roman"/>
          <w:sz w:val="24"/>
          <w:szCs w:val="21"/>
          <w14:ligatures w14:val="none"/>
        </w:rPr>
        <w:t xml:space="preserve"> </w:t>
      </w:r>
    </w:p>
    <w:p w14:paraId="2151E59F" w14:textId="77777777" w:rsidR="006E3852" w:rsidRPr="006E3852" w:rsidRDefault="006E3852" w:rsidP="006E3852">
      <w:pPr>
        <w:keepNext/>
        <w:widowControl/>
        <w:jc w:val="center"/>
        <w:rPr>
          <w:rFonts w:ascii="Times New Roman" w:eastAsia="宋体" w:hAnsi="Times New Roman" w:cs="Times New Roman"/>
          <w:szCs w:val="21"/>
          <w14:ligatures w14:val="none"/>
        </w:rPr>
      </w:pPr>
    </w:p>
    <w:p w14:paraId="5DE2B9A9" w14:textId="77777777" w:rsidR="006E3852" w:rsidRPr="006E3852" w:rsidRDefault="006E3852" w:rsidP="006E3852">
      <w:pPr>
        <w:keepNext/>
        <w:widowControl/>
        <w:numPr>
          <w:ilvl w:val="3"/>
          <w:numId w:val="0"/>
        </w:numPr>
        <w:jc w:val="center"/>
        <w:rPr>
          <w:rFonts w:ascii="Times New Roman" w:eastAsia="楷体" w:hAnsi="Times New Roman" w:cs="Times New Roman"/>
          <w:szCs w:val="21"/>
          <w14:ligatures w14:val="none"/>
        </w:rPr>
      </w:pPr>
      <w:r w:rsidRPr="006E3852">
        <w:rPr>
          <w:rFonts w:ascii="Times New Roman" w:eastAsia="楷体" w:hAnsi="Times New Roman" w:cs="Times New Roman" w:hint="eastAsia"/>
          <w:szCs w:val="21"/>
          <w14:ligatures w14:val="none"/>
        </w:rPr>
        <w:t xml:space="preserve"> </w:t>
      </w:r>
      <w:r w:rsidRPr="006E3852">
        <w:rPr>
          <w:rFonts w:ascii="Times New Roman" w:eastAsia="楷体" w:hAnsi="Times New Roman" w:cs="Times New Roman" w:hint="eastAsia"/>
          <w:szCs w:val="21"/>
          <w14:ligatures w14:val="none"/>
        </w:rPr>
        <w:t>多种群精英迁移机制示意图</w:t>
      </w:r>
    </w:p>
    <w:p w14:paraId="5DF96B60" w14:textId="77777777" w:rsidR="006E3852" w:rsidRPr="006E3852" w:rsidRDefault="006E3852" w:rsidP="006E3852">
      <w:pPr>
        <w:widowControl/>
        <w:numPr>
          <w:ilvl w:val="4"/>
          <w:numId w:val="0"/>
        </w:numPr>
        <w:spacing w:afterLines="100" w:after="312"/>
        <w:jc w:val="center"/>
        <w:rPr>
          <w:rFonts w:ascii="Times New Roman" w:eastAsia="楷体" w:hAnsi="Times New Roman" w:cs="Times New Roman"/>
          <w:szCs w:val="21"/>
          <w14:ligatures w14:val="none"/>
        </w:rPr>
      </w:pPr>
    </w:p>
    <w:p w14:paraId="449919B1"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具体的，精英迁移机制的执行过程如下：首先，算法对每个子种群</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i</m:t>
            </m:r>
          </m:sub>
        </m:sSub>
      </m:oMath>
      <w:r w:rsidRPr="006E3852">
        <w:rPr>
          <w:rFonts w:ascii="Times New Roman" w:eastAsia="宋体" w:hAnsi="Times New Roman" w:cs="Times New Roman" w:hint="eastAsia"/>
          <w:sz w:val="24"/>
          <w:szCs w:val="21"/>
          <w14:ligatures w14:val="none"/>
        </w:rPr>
        <w:t>（</w:t>
      </w:r>
      <m:oMath>
        <m:r>
          <w:rPr>
            <w:rFonts w:ascii="Cambria Math" w:eastAsia="宋体" w:hAnsi="Cambria Math" w:cs="Times New Roman" w:hint="eastAsia"/>
            <w:sz w:val="24"/>
            <w:szCs w:val="21"/>
            <w14:ligatures w14:val="none"/>
          </w:rPr>
          <m:t xml:space="preserve">i </m:t>
        </m:r>
        <m:r>
          <m:rPr>
            <m:sty m:val="p"/>
          </m:rPr>
          <w:rPr>
            <w:rFonts w:ascii="Cambria Math" w:eastAsia="宋体" w:hAnsi="Cambria Math" w:cs="Times New Roman" w:hint="eastAsia"/>
            <w:sz w:val="24"/>
            <w:szCs w:val="21"/>
            <w14:ligatures w14:val="none"/>
          </w:rPr>
          <m:t>∈</m:t>
        </m:r>
        <m:r>
          <m:rPr>
            <m:lit/>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1, 2, 3</m:t>
        </m:r>
        <m:r>
          <m:rPr>
            <m:lit/>
          </m:rPr>
          <w:rPr>
            <w:rFonts w:ascii="Cambria Math" w:eastAsia="宋体" w:hAnsi="Cambria Math" w:cs="Times New Roman" w:hint="eastAsia"/>
            <w:sz w:val="24"/>
            <w:szCs w:val="21"/>
            <w14:ligatures w14:val="none"/>
          </w:rPr>
          <m:t>}</m:t>
        </m:r>
      </m:oMath>
      <w:r w:rsidRPr="006E3852">
        <w:rPr>
          <w:rFonts w:ascii="Times New Roman" w:eastAsia="宋体" w:hAnsi="Times New Roman" w:cs="Times New Roman" w:hint="eastAsia"/>
          <w:sz w:val="24"/>
          <w:szCs w:val="21"/>
          <w14:ligatures w14:val="none"/>
        </w:rPr>
        <w:t>）进行独立的质量评估，包括非支配排序和拥挤度计算。对于子种群</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i</m:t>
            </m:r>
          </m:sub>
        </m:sSub>
      </m:oMath>
      <w:r w:rsidRPr="006E3852">
        <w:rPr>
          <w:rFonts w:ascii="Times New Roman" w:eastAsia="宋体" w:hAnsi="Times New Roman" w:cs="Times New Roman" w:hint="eastAsia"/>
          <w:sz w:val="24"/>
          <w:szCs w:val="21"/>
          <w14:ligatures w14:val="none"/>
        </w:rPr>
        <w:t>，算法执行非支配排序得到非支配前沿序列</w:t>
      </w:r>
      <m:oMath>
        <m:sSubSup>
          <m:sSubSupPr>
            <m:ctrlPr>
              <w:rPr>
                <w:rFonts w:ascii="Cambria Math" w:eastAsia="宋体" w:hAnsi="Cambria Math" w:cs="Times New Roman"/>
                <w:i/>
                <w:sz w:val="24"/>
                <w:szCs w:val="21"/>
                <w14:ligatures w14:val="none"/>
              </w:rPr>
            </m:ctrlPr>
          </m:sSubSupPr>
          <m:e>
            <m:r>
              <m:rPr>
                <m:scr m:val="script"/>
              </m:rPr>
              <w:rPr>
                <w:rFonts w:ascii="Cambria Math" w:eastAsia="宋体" w:hAnsi="Cambria Math" w:cs="Times New Roman"/>
                <w:sz w:val="24"/>
                <w:szCs w:val="21"/>
                <w14:ligatures w14:val="none"/>
              </w:rPr>
              <m:t>F</m:t>
            </m:r>
          </m:e>
          <m:sub>
            <m:r>
              <w:rPr>
                <w:rFonts w:ascii="Cambria Math" w:eastAsia="宋体" w:hAnsi="Cambria Math" w:cs="Times New Roman" w:hint="eastAsia"/>
                <w:sz w:val="24"/>
                <w:szCs w:val="21"/>
                <w14:ligatures w14:val="none"/>
              </w:rPr>
              <m:t>1</m:t>
            </m:r>
          </m:sub>
          <m:sup>
            <m:d>
              <m:dPr>
                <m:ctrlPr>
                  <w:rPr>
                    <w:rFonts w:ascii="Cambria Math" w:eastAsia="宋体" w:hAnsi="Cambria Math" w:cs="Times New Roman"/>
                    <w:i/>
                    <w:sz w:val="24"/>
                    <w:szCs w:val="21"/>
                    <w14:ligatures w14:val="none"/>
                  </w:rPr>
                </m:ctrlPr>
              </m:dPr>
              <m:e>
                <m:r>
                  <m:rPr>
                    <m:scr m:val="script"/>
                  </m:rPr>
                  <w:rPr>
                    <w:rFonts w:ascii="Cambria Math" w:eastAsia="宋体" w:hAnsi="Cambria Math" w:cs="Times New Roman"/>
                    <w:sz w:val="24"/>
                    <w:szCs w:val="21"/>
                    <w14:ligatures w14:val="none"/>
                  </w:rPr>
                  <m:t>i</m:t>
                </m:r>
              </m:e>
            </m:d>
          </m:sup>
        </m:sSubSup>
        <m:r>
          <w:rPr>
            <w:rFonts w:ascii="Cambria Math" w:eastAsia="宋体" w:hAnsi="Cambria Math" w:cs="Times New Roman" w:hint="eastAsia"/>
            <w:sz w:val="24"/>
            <w:szCs w:val="21"/>
            <w14:ligatures w14:val="none"/>
          </w:rPr>
          <m:t>,</m:t>
        </m:r>
        <m:sSubSup>
          <m:sSubSupPr>
            <m:ctrlPr>
              <w:rPr>
                <w:rFonts w:ascii="Cambria Math" w:eastAsia="宋体" w:hAnsi="Cambria Math" w:cs="Times New Roman"/>
                <w:i/>
                <w:sz w:val="24"/>
                <w:szCs w:val="21"/>
                <w14:ligatures w14:val="none"/>
              </w:rPr>
            </m:ctrlPr>
          </m:sSubSupPr>
          <m:e>
            <m:r>
              <m:rPr>
                <m:scr m:val="script"/>
              </m:rPr>
              <w:rPr>
                <w:rFonts w:ascii="Cambria Math" w:eastAsia="宋体" w:hAnsi="Cambria Math" w:cs="Times New Roman"/>
                <w:sz w:val="24"/>
                <w:szCs w:val="21"/>
                <w14:ligatures w14:val="none"/>
              </w:rPr>
              <m:t>F</m:t>
            </m:r>
          </m:e>
          <m:sub>
            <m:r>
              <w:rPr>
                <w:rFonts w:ascii="Cambria Math" w:eastAsia="宋体" w:hAnsi="Cambria Math" w:cs="Times New Roman" w:hint="eastAsia"/>
                <w:sz w:val="24"/>
                <w:szCs w:val="21"/>
                <w14:ligatures w14:val="none"/>
              </w:rPr>
              <m:t>2</m:t>
            </m:r>
          </m:sub>
          <m:sup>
            <m:d>
              <m:dPr>
                <m:ctrlPr>
                  <w:rPr>
                    <w:rFonts w:ascii="Cambria Math" w:eastAsia="宋体" w:hAnsi="Cambria Math" w:cs="Times New Roman"/>
                    <w:i/>
                    <w:sz w:val="24"/>
                    <w:szCs w:val="21"/>
                    <w14:ligatures w14:val="none"/>
                  </w:rPr>
                </m:ctrlPr>
              </m:dPr>
              <m:e>
                <m:r>
                  <m:rPr>
                    <m:scr m:val="script"/>
                  </m:rPr>
                  <w:rPr>
                    <w:rFonts w:ascii="Cambria Math" w:eastAsia="宋体" w:hAnsi="Cambria Math" w:cs="Times New Roman"/>
                    <w:sz w:val="24"/>
                    <w:szCs w:val="21"/>
                    <w14:ligatures w14:val="none"/>
                  </w:rPr>
                  <m:t>i</m:t>
                </m:r>
              </m:e>
            </m:d>
          </m:sup>
        </m:sSubSup>
        <m:r>
          <w:rPr>
            <w:rFonts w:ascii="Cambria Math" w:eastAsia="宋体" w:hAnsi="Cambria Math" w:cs="Times New Roman" w:hint="eastAsia"/>
            <w:sz w:val="24"/>
            <w:szCs w:val="21"/>
            <w14:ligatures w14:val="none"/>
          </w:rPr>
          <m:t>,</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m:t>
        </m:r>
        <m:sSubSup>
          <m:sSubSupPr>
            <m:ctrlPr>
              <w:rPr>
                <w:rFonts w:ascii="Cambria Math" w:eastAsia="宋体" w:hAnsi="Cambria Math" w:cs="Times New Roman"/>
                <w:i/>
                <w:sz w:val="24"/>
                <w:szCs w:val="21"/>
                <w14:ligatures w14:val="none"/>
              </w:rPr>
            </m:ctrlPr>
          </m:sSubSupPr>
          <m:e>
            <m:r>
              <m:rPr>
                <m:scr m:val="script"/>
              </m:rPr>
              <w:rPr>
                <w:rFonts w:ascii="Cambria Math" w:eastAsia="宋体" w:hAnsi="Cambria Math" w:cs="Times New Roman"/>
                <w:sz w:val="24"/>
                <w:szCs w:val="21"/>
                <w14:ligatures w14:val="none"/>
              </w:rPr>
              <m:t>F</m:t>
            </m:r>
          </m:e>
          <m:sub>
            <m:r>
              <w:rPr>
                <w:rFonts w:ascii="Cambria Math" w:eastAsia="宋体" w:hAnsi="Cambria Math" w:cs="Times New Roman" w:hint="eastAsia"/>
                <w:sz w:val="24"/>
                <w:szCs w:val="21"/>
                <w14:ligatures w14:val="none"/>
              </w:rPr>
              <m:t>k</m:t>
            </m:r>
          </m:sub>
          <m:sup>
            <m:d>
              <m:dPr>
                <m:ctrlPr>
                  <w:rPr>
                    <w:rFonts w:ascii="Cambria Math" w:eastAsia="宋体" w:hAnsi="Cambria Math" w:cs="Times New Roman"/>
                    <w:i/>
                    <w:sz w:val="24"/>
                    <w:szCs w:val="21"/>
                    <w14:ligatures w14:val="none"/>
                  </w:rPr>
                </m:ctrlPr>
              </m:dPr>
              <m:e>
                <m:r>
                  <m:rPr>
                    <m:scr m:val="script"/>
                  </m:rPr>
                  <w:rPr>
                    <w:rFonts w:ascii="Cambria Math" w:eastAsia="宋体" w:hAnsi="Cambria Math" w:cs="Times New Roman"/>
                    <w:sz w:val="24"/>
                    <w:szCs w:val="21"/>
                    <w14:ligatures w14:val="none"/>
                  </w:rPr>
                  <m:t>i</m:t>
                </m:r>
              </m:e>
            </m:d>
          </m:sup>
        </m:sSubSup>
      </m:oMath>
      <w:r w:rsidRPr="006E3852">
        <w:rPr>
          <w:rFonts w:ascii="Times New Roman" w:eastAsia="宋体" w:hAnsi="Times New Roman" w:cs="Times New Roman" w:hint="eastAsia"/>
          <w:sz w:val="24"/>
          <w:szCs w:val="21"/>
          <w14:ligatures w14:val="none"/>
        </w:rPr>
        <w:t>，然后计算各前沿的拥挤度距离，最后根据非支配排序等级（</w:t>
      </w:r>
      <w:r w:rsidRPr="006E3852">
        <w:rPr>
          <w:rFonts w:ascii="Times New Roman" w:eastAsia="宋体" w:hAnsi="Times New Roman" w:cs="Times New Roman" w:hint="eastAsia"/>
          <w:sz w:val="24"/>
          <w:szCs w:val="21"/>
          <w14:ligatures w14:val="none"/>
        </w:rPr>
        <w:t>rank</w:t>
      </w:r>
      <w:r w:rsidRPr="006E3852">
        <w:rPr>
          <w:rFonts w:ascii="Times New Roman" w:eastAsia="宋体" w:hAnsi="Times New Roman" w:cs="Times New Roman" w:hint="eastAsia"/>
          <w:sz w:val="24"/>
          <w:szCs w:val="21"/>
          <w14:ligatures w14:val="none"/>
        </w:rPr>
        <w:t>）和拥挤度距离进行综合排序。排序规则为：首先按</w:t>
      </w:r>
      <w:r w:rsidRPr="006E3852">
        <w:rPr>
          <w:rFonts w:ascii="Times New Roman" w:eastAsia="宋体" w:hAnsi="Times New Roman" w:cs="Times New Roman" w:hint="eastAsia"/>
          <w:sz w:val="24"/>
          <w:szCs w:val="21"/>
          <w14:ligatures w14:val="none"/>
        </w:rPr>
        <w:t>rank</w:t>
      </w:r>
      <w:r w:rsidRPr="006E3852">
        <w:rPr>
          <w:rFonts w:ascii="Times New Roman" w:eastAsia="宋体" w:hAnsi="Times New Roman" w:cs="Times New Roman" w:hint="eastAsia"/>
          <w:sz w:val="24"/>
          <w:szCs w:val="21"/>
          <w14:ligatures w14:val="none"/>
        </w:rPr>
        <w:t>升序排列，</w:t>
      </w:r>
      <w:r w:rsidRPr="006E3852">
        <w:rPr>
          <w:rFonts w:ascii="Times New Roman" w:eastAsia="宋体" w:hAnsi="Times New Roman" w:cs="Times New Roman" w:hint="eastAsia"/>
          <w:sz w:val="24"/>
          <w:szCs w:val="21"/>
          <w14:ligatures w14:val="none"/>
        </w:rPr>
        <w:t>rank</w:t>
      </w:r>
      <w:r w:rsidRPr="006E3852">
        <w:rPr>
          <w:rFonts w:ascii="Times New Roman" w:eastAsia="宋体" w:hAnsi="Times New Roman" w:cs="Times New Roman" w:hint="eastAsia"/>
          <w:sz w:val="24"/>
          <w:szCs w:val="21"/>
          <w14:ligatures w14:val="none"/>
        </w:rPr>
        <w:t>相同时按拥挤度距离降序排列。排序后的个体索引序列记为</w:t>
      </w:r>
      <w:r w:rsidRPr="006E3852">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id</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x</m:t>
            </m:r>
          </m:e>
          <m:sub>
            <m:r>
              <w:rPr>
                <w:rFonts w:ascii="Cambria Math" w:eastAsia="宋体" w:hAnsi="Cambria Math" w:cs="Times New Roman"/>
                <w:sz w:val="24"/>
                <w:szCs w:val="21"/>
                <w14:ligatures w14:val="none"/>
              </w:rPr>
              <m:t>i</m:t>
            </m:r>
          </m:sub>
        </m:sSub>
      </m:oMath>
      <w:r w:rsidRPr="006E3852">
        <w:rPr>
          <w:rFonts w:ascii="Times New Roman" w:eastAsia="宋体" w:hAnsi="Times New Roman" w:cs="Times New Roman" w:hint="eastAsia"/>
          <w:sz w:val="24"/>
          <w:szCs w:val="21"/>
          <w14:ligatures w14:val="none"/>
        </w:rPr>
        <w:t>，其中</w:t>
      </w:r>
      <m:oMath>
        <m:r>
          <w:rPr>
            <w:rFonts w:ascii="Cambria Math" w:eastAsia="宋体" w:hAnsi="Cambria Math" w:cs="Times New Roman"/>
            <w:sz w:val="24"/>
            <w:szCs w:val="21"/>
            <w14:ligatures w14:val="none"/>
          </w:rPr>
          <m:t>id</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x</m:t>
            </m:r>
          </m:e>
          <m:sub>
            <m:r>
              <w:rPr>
                <w:rFonts w:ascii="Cambria Math" w:eastAsia="宋体" w:hAnsi="Cambria Math" w:cs="Times New Roman"/>
                <w:sz w:val="24"/>
                <w:szCs w:val="21"/>
                <w14:ligatures w14:val="none"/>
              </w:rPr>
              <m:t>i</m:t>
            </m:r>
          </m:sub>
        </m:sSub>
        <m:d>
          <m:dPr>
            <m:begChr m:val="["/>
            <m:endChr m:val="]"/>
            <m:ctrlPr>
              <w:rPr>
                <w:rFonts w:ascii="Cambria Math" w:eastAsia="宋体" w:hAnsi="Cambria Math" w:cs="Times New Roman"/>
                <w:i/>
                <w:sz w:val="24"/>
                <w:szCs w:val="21"/>
                <w14:ligatures w14:val="none"/>
              </w:rPr>
            </m:ctrlPr>
          </m:dPr>
          <m:e>
            <m:r>
              <w:rPr>
                <w:rFonts w:ascii="Cambria Math" w:eastAsia="宋体" w:hAnsi="Cambria Math" w:cs="Times New Roman" w:hint="eastAsia"/>
                <w:sz w:val="24"/>
                <w:szCs w:val="21"/>
                <w14:ligatures w14:val="none"/>
              </w:rPr>
              <m:t>0</m:t>
            </m:r>
          </m:e>
        </m:d>
      </m:oMath>
      <w:r w:rsidRPr="006E3852">
        <w:rPr>
          <w:rFonts w:ascii="Times New Roman" w:eastAsia="宋体" w:hAnsi="Times New Roman" w:cs="Times New Roman" w:hint="eastAsia"/>
          <w:sz w:val="24"/>
          <w:szCs w:val="21"/>
          <w14:ligatures w14:val="none"/>
        </w:rPr>
        <w:t>表示质量最高的个体，</w:t>
      </w:r>
      <m:oMath>
        <m:r>
          <w:rPr>
            <w:rFonts w:ascii="Cambria Math" w:eastAsia="宋体" w:hAnsi="Cambria Math" w:cs="Times New Roman"/>
            <w:sz w:val="24"/>
            <w:szCs w:val="21"/>
            <w14:ligatures w14:val="none"/>
          </w:rPr>
          <m:t>id</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x</m:t>
            </m:r>
          </m:e>
          <m:sub>
            <m:r>
              <w:rPr>
                <w:rFonts w:ascii="Cambria Math" w:eastAsia="宋体" w:hAnsi="Cambria Math" w:cs="Times New Roman"/>
                <w:sz w:val="24"/>
                <w:szCs w:val="21"/>
                <w14:ligatures w14:val="none"/>
              </w:rPr>
              <m:t>i</m:t>
            </m:r>
          </m:sub>
        </m:sSub>
        <m:d>
          <m:dPr>
            <m:begChr m:val="["/>
            <m:endChr m:val="]"/>
            <m:ctrlPr>
              <w:rPr>
                <w:rFonts w:ascii="Cambria Math" w:eastAsia="宋体" w:hAnsi="Cambria Math" w:cs="Times New Roman"/>
                <w:i/>
                <w:sz w:val="24"/>
                <w:szCs w:val="21"/>
                <w14:ligatures w14:val="none"/>
              </w:rPr>
            </m:ctrlPr>
          </m:dPr>
          <m:e>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i</m:t>
                    </m:r>
                  </m:sub>
                </m:sSub>
              </m:e>
            </m:d>
            <m:r>
              <w:rPr>
                <w:rFonts w:ascii="Cambria Math" w:eastAsia="微软雅黑" w:hAnsi="Cambria Math" w:cs="微软雅黑" w:hint="eastAsia"/>
                <w:sz w:val="24"/>
                <w:szCs w:val="21"/>
                <w14:ligatures w14:val="none"/>
              </w:rPr>
              <m:t>-</m:t>
            </m:r>
            <m:r>
              <w:rPr>
                <w:rFonts w:ascii="Cambria Math" w:eastAsia="宋体" w:hAnsi="Cambria Math" w:cs="Times New Roman" w:hint="eastAsia"/>
                <w:sz w:val="24"/>
                <w:szCs w:val="21"/>
                <w14:ligatures w14:val="none"/>
              </w:rPr>
              <m:t>1</m:t>
            </m:r>
          </m:e>
        </m:d>
      </m:oMath>
      <w:r w:rsidRPr="006E3852">
        <w:rPr>
          <w:rFonts w:ascii="Times New Roman" w:eastAsia="宋体" w:hAnsi="Times New Roman" w:cs="Times New Roman" w:hint="eastAsia"/>
          <w:sz w:val="24"/>
          <w:szCs w:val="21"/>
          <w14:ligatures w14:val="none"/>
        </w:rPr>
        <w:t>表示质量最低的个体。算法提取</w:t>
      </w:r>
      <w:r w:rsidRPr="006E3852">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i</m:t>
            </m:r>
          </m:sub>
        </m:sSub>
      </m:oMath>
      <w:r w:rsidRPr="006E3852">
        <w:rPr>
          <w:rFonts w:ascii="Times New Roman" w:eastAsia="宋体" w:hAnsi="Times New Roman" w:cs="Times New Roman" w:hint="eastAsia"/>
          <w:sz w:val="24"/>
          <w:szCs w:val="21"/>
          <w14:ligatures w14:val="none"/>
        </w:rPr>
        <w:t xml:space="preserve"> </w:t>
      </w:r>
      <w:r w:rsidRPr="006E3852">
        <w:rPr>
          <w:rFonts w:ascii="Times New Roman" w:eastAsia="宋体" w:hAnsi="Times New Roman" w:cs="Times New Roman" w:hint="eastAsia"/>
          <w:sz w:val="24"/>
          <w:szCs w:val="21"/>
          <w14:ligatures w14:val="none"/>
        </w:rPr>
        <w:t>的第一前沿</w:t>
      </w:r>
      <w:r w:rsidRPr="006E3852">
        <w:rPr>
          <w:rFonts w:ascii="Times New Roman" w:eastAsia="宋体" w:hAnsi="Times New Roman" w:cs="Times New Roman" w:hint="eastAsia"/>
          <w:sz w:val="24"/>
          <w:szCs w:val="21"/>
          <w14:ligatures w14:val="none"/>
        </w:rPr>
        <w:t xml:space="preserve"> </w:t>
      </w:r>
      <m:oMath>
        <m:sSubSup>
          <m:sSubSupPr>
            <m:ctrlPr>
              <w:rPr>
                <w:rFonts w:ascii="Cambria Math" w:eastAsia="宋体" w:hAnsi="Cambria Math" w:cs="Times New Roman"/>
                <w:i/>
                <w:sz w:val="24"/>
                <w:szCs w:val="21"/>
                <w14:ligatures w14:val="none"/>
              </w:rPr>
            </m:ctrlPr>
          </m:sSubSupPr>
          <m:e>
            <m:r>
              <m:rPr>
                <m:scr m:val="script"/>
              </m:rPr>
              <w:rPr>
                <w:rFonts w:ascii="Cambria Math" w:eastAsia="宋体" w:hAnsi="Cambria Math" w:cs="Times New Roman"/>
                <w:sz w:val="24"/>
                <w:szCs w:val="21"/>
                <w14:ligatures w14:val="none"/>
              </w:rPr>
              <m:t>F</m:t>
            </m:r>
          </m:e>
          <m:sub>
            <m:r>
              <w:rPr>
                <w:rFonts w:ascii="Cambria Math" w:eastAsia="宋体" w:hAnsi="Cambria Math" w:cs="Times New Roman" w:hint="eastAsia"/>
                <w:sz w:val="24"/>
                <w:szCs w:val="21"/>
                <w14:ligatures w14:val="none"/>
              </w:rPr>
              <m:t>i</m:t>
            </m:r>
          </m:sub>
          <m:sup>
            <m:d>
              <m:dPr>
                <m:ctrlPr>
                  <w:rPr>
                    <w:rFonts w:ascii="Cambria Math" w:eastAsia="宋体" w:hAnsi="Cambria Math" w:cs="Times New Roman"/>
                    <w:i/>
                    <w:sz w:val="24"/>
                    <w:szCs w:val="21"/>
                    <w14:ligatures w14:val="none"/>
                  </w:rPr>
                </m:ctrlPr>
              </m:dPr>
              <m:e>
                <m:r>
                  <w:rPr>
                    <w:rFonts w:ascii="Cambria Math" w:eastAsia="宋体" w:hAnsi="Cambria Math" w:cs="Times New Roman" w:hint="eastAsia"/>
                    <w:sz w:val="24"/>
                    <w:szCs w:val="21"/>
                    <w14:ligatures w14:val="none"/>
                  </w:rPr>
                  <m:t>1</m:t>
                </m:r>
              </m:e>
            </m:d>
          </m:sup>
        </m:sSubSup>
      </m:oMath>
      <w:r w:rsidRPr="006E3852">
        <w:rPr>
          <w:rFonts w:ascii="Times New Roman" w:eastAsia="宋体" w:hAnsi="Times New Roman" w:cs="Times New Roman" w:hint="eastAsia"/>
          <w:sz w:val="24"/>
          <w:szCs w:val="21"/>
          <w14:ligatures w14:val="none"/>
        </w:rPr>
        <w:t>，用于后续的迁移操作。算法按照预定义的比例参数计算各方向的迁移数量。算法定义了四个迁移比例参数：</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r</m:t>
            </m:r>
          </m:e>
          <m:sub>
            <m:r>
              <w:rPr>
                <w:rFonts w:ascii="Cambria Math" w:eastAsia="宋体" w:hAnsi="Cambria Math" w:cs="Times New Roman" w:hint="eastAsia"/>
                <w:sz w:val="24"/>
                <w:szCs w:val="21"/>
                <w14:ligatures w14:val="none"/>
              </w:rPr>
              <m:t>P2</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P1</m:t>
            </m:r>
          </m:sub>
        </m:sSub>
      </m:oMath>
      <w:r w:rsidRPr="006E3852">
        <w:rPr>
          <w:rFonts w:ascii="Times New Roman" w:eastAsia="宋体" w:hAnsi="Times New Roman" w:cs="Times New Roman" w:hint="eastAsia"/>
          <w:sz w:val="24"/>
          <w:szCs w:val="21"/>
          <w14:ligatures w14:val="none"/>
        </w:rPr>
        <w:t>、</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r</m:t>
            </m:r>
          </m:e>
          <m:sub>
            <m:r>
              <w:rPr>
                <w:rFonts w:ascii="Cambria Math" w:eastAsia="宋体" w:hAnsi="Cambria Math" w:cs="Times New Roman" w:hint="eastAsia"/>
                <w:sz w:val="24"/>
                <w:szCs w:val="21"/>
                <w14:ligatures w14:val="none"/>
              </w:rPr>
              <m:t>P3</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P1</m:t>
            </m:r>
          </m:sub>
        </m:sSub>
      </m:oMath>
      <w:r w:rsidRPr="006E3852">
        <w:rPr>
          <w:rFonts w:ascii="Times New Roman" w:eastAsia="宋体" w:hAnsi="Times New Roman" w:cs="Times New Roman" w:hint="eastAsia"/>
          <w:sz w:val="24"/>
          <w:szCs w:val="21"/>
          <w14:ligatures w14:val="none"/>
        </w:rPr>
        <w:t>、</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r</m:t>
            </m:r>
          </m:e>
          <m:sub>
            <m:r>
              <w:rPr>
                <w:rFonts w:ascii="Cambria Math" w:eastAsia="宋体" w:hAnsi="Cambria Math" w:cs="Times New Roman" w:hint="eastAsia"/>
                <w:sz w:val="24"/>
                <w:szCs w:val="21"/>
                <w14:ligatures w14:val="none"/>
              </w:rPr>
              <m:t>P1</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P2</m:t>
            </m:r>
          </m:sub>
        </m:sSub>
      </m:oMath>
      <w:r w:rsidRPr="006E3852">
        <w:rPr>
          <w:rFonts w:ascii="Times New Roman" w:eastAsia="宋体" w:hAnsi="Times New Roman" w:cs="Times New Roman" w:hint="eastAsia"/>
          <w:sz w:val="24"/>
          <w:szCs w:val="21"/>
          <w14:ligatures w14:val="none"/>
        </w:rPr>
        <w:t>、</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r</m:t>
            </m:r>
          </m:e>
          <m:sub>
            <m:r>
              <w:rPr>
                <w:rFonts w:ascii="Cambria Math" w:eastAsia="宋体" w:hAnsi="Cambria Math" w:cs="Times New Roman" w:hint="eastAsia"/>
                <w:sz w:val="24"/>
                <w:szCs w:val="21"/>
                <w14:ligatures w14:val="none"/>
              </w:rPr>
              <m:t>P1</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P3</m:t>
            </m:r>
          </m:sub>
        </m:sSub>
      </m:oMath>
      <w:r w:rsidRPr="006E3852">
        <w:rPr>
          <w:rFonts w:ascii="Times New Roman" w:eastAsia="宋体" w:hAnsi="Times New Roman" w:cs="Times New Roman" w:hint="eastAsia"/>
          <w:sz w:val="24"/>
          <w:szCs w:val="21"/>
          <w14:ligatures w14:val="none"/>
        </w:rPr>
        <w:t>（通常取</w:t>
      </w:r>
      <w:r w:rsidRPr="006E3852">
        <w:rPr>
          <w:rFonts w:ascii="Times New Roman" w:eastAsia="宋体" w:hAnsi="Times New Roman" w:cs="Times New Roman" w:hint="eastAsia"/>
          <w:sz w:val="24"/>
          <w:szCs w:val="21"/>
          <w14:ligatures w14:val="none"/>
        </w:rPr>
        <w:t>0.1-0.2</w:t>
      </w:r>
      <w:r w:rsidRPr="006E3852">
        <w:rPr>
          <w:rFonts w:ascii="Times New Roman" w:eastAsia="宋体" w:hAnsi="Times New Roman" w:cs="Times New Roman" w:hint="eastAsia"/>
          <w:sz w:val="24"/>
          <w:szCs w:val="21"/>
          <w14:ligatures w14:val="none"/>
        </w:rPr>
        <w:t>）。各方向的迁移数量按照以下公式计算：</w:t>
      </w:r>
    </w:p>
    <w:p w14:paraId="407B70A5"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P2</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P1</m:t>
                  </m:r>
                </m:sub>
              </m:sSub>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1</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P2</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P1</m:t>
                      </m:r>
                    </m:sub>
                  </m:sSub>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P3</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P1</m:t>
                  </m:r>
                </m:sub>
              </m:sSub>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1</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P3</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P1</m:t>
                      </m:r>
                    </m:sub>
                  </m:sSub>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5A9D3F82"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P1</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P2</m:t>
                  </m:r>
                </m:sub>
              </m:sSub>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2</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P1</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P2</m:t>
                      </m:r>
                    </m:sub>
                  </m:sSub>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P1</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P3</m:t>
                  </m:r>
                </m:sub>
              </m:sSub>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3</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P1</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P3</m:t>
                      </m:r>
                    </m:sub>
                  </m:sSub>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5D9A48B3"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为了确保迁移操作的可行性，算法对计算得到的迁移数量进行边界约束，确保迁移数量不超过源子种群的可用个体数和目标子种群的可替换位置数：</w:t>
      </w:r>
    </w:p>
    <w:p w14:paraId="02E3D924" w14:textId="77777777" w:rsidR="006E3852" w:rsidRPr="006E3852" w:rsidRDefault="006E3852" w:rsidP="006E3852">
      <w:pPr>
        <w:spacing w:line="300" w:lineRule="auto"/>
        <w:ind w:firstLineChars="200" w:firstLine="480"/>
        <w:rPr>
          <w:rFonts w:ascii="Times New Roman" w:eastAsia="宋体" w:hAnsi="Times New Roman" w:cs="Times New Roman"/>
          <w:sz w:val="24"/>
          <w:szCs w:val="21"/>
          <w14:ligatures w14:val="none"/>
        </w:rPr>
      </w:pPr>
      <w:r w:rsidRPr="006E3852">
        <w:rPr>
          <w:rFonts w:ascii="Times New Roman" w:eastAsia="宋体" w:hAnsi="Times New Roman" w:cs="Times New Roman" w:hint="eastAsia"/>
          <w:sz w:val="24"/>
          <w:szCs w:val="21"/>
          <w14:ligatures w14:val="none"/>
        </w:rPr>
        <w:t>迁移操作按照特定的顺序执行，以避免覆盖冲突。首先执行从引导变异子种群到主种群的迁移：将</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3</m:t>
            </m:r>
          </m:sub>
        </m:sSub>
      </m:oMath>
      <w:r w:rsidRPr="006E3852">
        <w:rPr>
          <w:rFonts w:ascii="Times New Roman" w:eastAsia="宋体" w:hAnsi="Times New Roman" w:cs="Times New Roman" w:hint="eastAsia"/>
          <w:sz w:val="24"/>
          <w:szCs w:val="21"/>
          <w14:ligatures w14:val="none"/>
        </w:rPr>
        <w:t>中排序前</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P3</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P1</m:t>
            </m:r>
          </m:sub>
        </m:sSub>
      </m:oMath>
      <w:r w:rsidRPr="006E3852">
        <w:rPr>
          <w:rFonts w:ascii="Times New Roman" w:eastAsia="宋体" w:hAnsi="Times New Roman" w:cs="Times New Roman" w:hint="eastAsia"/>
          <w:sz w:val="24"/>
          <w:szCs w:val="21"/>
          <w14:ligatures w14:val="none"/>
        </w:rPr>
        <w:t>的优质个体迁移到</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1</m:t>
            </m:r>
          </m:sub>
        </m:sSub>
      </m:oMath>
      <w:r w:rsidRPr="006E3852">
        <w:rPr>
          <w:rFonts w:ascii="Times New Roman" w:eastAsia="宋体" w:hAnsi="Times New Roman" w:cs="Times New Roman" w:hint="eastAsia"/>
          <w:sz w:val="24"/>
          <w:szCs w:val="21"/>
          <w14:ligatures w14:val="none"/>
        </w:rPr>
        <w:t>，替换</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1</m:t>
            </m:r>
          </m:sub>
        </m:sSub>
      </m:oMath>
      <w:r w:rsidRPr="006E3852">
        <w:rPr>
          <w:rFonts w:ascii="Times New Roman" w:eastAsia="宋体" w:hAnsi="Times New Roman" w:cs="Times New Roman" w:hint="eastAsia"/>
          <w:sz w:val="24"/>
          <w:szCs w:val="21"/>
          <w14:ligatures w14:val="none"/>
        </w:rPr>
        <w:t>中排序后</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P3</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P1</m:t>
            </m:r>
          </m:sub>
        </m:sSub>
      </m:oMath>
      <w:r w:rsidRPr="006E3852">
        <w:rPr>
          <w:rFonts w:ascii="Times New Roman" w:eastAsia="宋体" w:hAnsi="Times New Roman" w:cs="Times New Roman" w:hint="eastAsia"/>
          <w:sz w:val="24"/>
          <w:szCs w:val="21"/>
          <w14:ligatures w14:val="none"/>
        </w:rPr>
        <w:t>的劣质个体；然后将</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2</m:t>
            </m:r>
          </m:sub>
        </m:sSub>
      </m:oMath>
      <w:r w:rsidRPr="006E3852">
        <w:rPr>
          <w:rFonts w:ascii="Times New Roman" w:eastAsia="宋体" w:hAnsi="Times New Roman" w:cs="Times New Roman" w:hint="eastAsia"/>
          <w:sz w:val="24"/>
          <w:szCs w:val="21"/>
          <w14:ligatures w14:val="none"/>
        </w:rPr>
        <w:t>中排序前</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P2</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P1</m:t>
            </m:r>
          </m:sub>
        </m:sSub>
      </m:oMath>
      <w:r w:rsidRPr="006E3852">
        <w:rPr>
          <w:rFonts w:ascii="Times New Roman" w:eastAsia="宋体" w:hAnsi="Times New Roman" w:cs="Times New Roman" w:hint="eastAsia"/>
          <w:sz w:val="24"/>
          <w:szCs w:val="21"/>
          <w14:ligatures w14:val="none"/>
        </w:rPr>
        <w:t>的优质个体迁移到</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1</m:t>
            </m:r>
          </m:sub>
        </m:sSub>
      </m:oMath>
      <w:r w:rsidRPr="006E3852">
        <w:rPr>
          <w:rFonts w:ascii="Times New Roman" w:eastAsia="宋体" w:hAnsi="Times New Roman" w:cs="Times New Roman" w:hint="eastAsia"/>
          <w:sz w:val="24"/>
          <w:szCs w:val="21"/>
          <w14:ligatures w14:val="none"/>
        </w:rPr>
        <w:t>，替换</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1</m:t>
            </m:r>
          </m:sub>
        </m:sSub>
      </m:oMath>
      <w:r w:rsidRPr="006E3852">
        <w:rPr>
          <w:rFonts w:ascii="Times New Roman" w:eastAsia="宋体" w:hAnsi="Times New Roman" w:cs="Times New Roman" w:hint="eastAsia"/>
          <w:sz w:val="24"/>
          <w:szCs w:val="21"/>
          <w14:ligatures w14:val="none"/>
        </w:rPr>
        <w:t>中从位置</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1</m:t>
            </m:r>
          </m:sub>
        </m:sSub>
        <m:r>
          <w:rPr>
            <w:rFonts w:ascii="Cambria Math" w:eastAsia="微软雅黑" w:hAnsi="Cambria Math" w:cs="微软雅黑"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P3</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P1</m:t>
            </m:r>
          </m:sub>
        </m:sSub>
        <m:r>
          <w:rPr>
            <w:rFonts w:ascii="Cambria Math" w:eastAsia="微软雅黑" w:hAnsi="Cambria Math" w:cs="微软雅黑"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P2</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P1</m:t>
            </m:r>
          </m:sub>
        </m:sSub>
      </m:oMath>
      <w:r w:rsidRPr="006E3852">
        <w:rPr>
          <w:rFonts w:ascii="Times New Roman" w:eastAsia="宋体" w:hAnsi="Times New Roman" w:cs="Times New Roman" w:hint="eastAsia"/>
          <w:sz w:val="24"/>
          <w:szCs w:val="21"/>
          <w14:ligatures w14:val="none"/>
        </w:rPr>
        <w:t>到位置</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1</m:t>
            </m:r>
          </m:sub>
        </m:sSub>
        <m:r>
          <w:rPr>
            <w:rFonts w:ascii="Cambria Math" w:eastAsia="微软雅黑" w:hAnsi="Cambria Math" w:cs="微软雅黑"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P3</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P1</m:t>
            </m:r>
          </m:sub>
        </m:sSub>
      </m:oMath>
      <w:r w:rsidRPr="006E3852">
        <w:rPr>
          <w:rFonts w:ascii="Times New Roman" w:eastAsia="宋体" w:hAnsi="Times New Roman" w:cs="Times New Roman" w:hint="eastAsia"/>
          <w:sz w:val="24"/>
          <w:szCs w:val="21"/>
          <w14:ligatures w14:val="none"/>
        </w:rPr>
        <w:t>的劣质个体（避开已被</w:t>
      </w:r>
      <w:r w:rsidRPr="006E3852">
        <w:rPr>
          <w:rFonts w:ascii="Times New Roman" w:eastAsia="宋体" w:hAnsi="Times New Roman" w:cs="Times New Roman" w:hint="eastAsia"/>
          <w:sz w:val="24"/>
          <w:szCs w:val="21"/>
          <w14:ligatures w14:val="none"/>
        </w:rPr>
        <w:t>P3</w:t>
      </w:r>
      <w:r w:rsidRPr="006E3852">
        <w:rPr>
          <w:rFonts w:ascii="Times New Roman" w:eastAsia="宋体" w:hAnsi="Times New Roman" w:cs="Times New Roman" w:hint="eastAsia"/>
          <w:sz w:val="24"/>
          <w:szCs w:val="21"/>
          <w14:ligatures w14:val="none"/>
        </w:rPr>
        <w:t>迁移替换的位置）。接着执行从主种群到引导变异子种群的迁移：从</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1</m:t>
            </m:r>
          </m:sub>
        </m:sSub>
      </m:oMath>
      <w:r w:rsidRPr="006E3852">
        <w:rPr>
          <w:rFonts w:ascii="Times New Roman" w:eastAsia="宋体" w:hAnsi="Times New Roman" w:cs="Times New Roman" w:hint="eastAsia"/>
          <w:sz w:val="24"/>
          <w:szCs w:val="21"/>
          <w14:ligatures w14:val="none"/>
        </w:rPr>
        <w:t>的第一前沿</w:t>
      </w:r>
      <m:oMath>
        <m:sSubSup>
          <m:sSubSupPr>
            <m:ctrlPr>
              <w:rPr>
                <w:rFonts w:ascii="Cambria Math" w:eastAsia="宋体" w:hAnsi="Cambria Math" w:cs="Times New Roman"/>
                <w:i/>
                <w:sz w:val="24"/>
                <w:szCs w:val="21"/>
                <w14:ligatures w14:val="none"/>
              </w:rPr>
            </m:ctrlPr>
          </m:sSubSupPr>
          <m:e>
            <m:r>
              <m:rPr>
                <m:scr m:val="script"/>
              </m:rPr>
              <w:rPr>
                <w:rFonts w:ascii="Cambria Math" w:eastAsia="宋体" w:hAnsi="Cambria Math" w:cs="Times New Roman"/>
                <w:sz w:val="24"/>
                <w:szCs w:val="21"/>
                <w14:ligatures w14:val="none"/>
              </w:rPr>
              <m:t>F</m:t>
            </m:r>
          </m:e>
          <m:sub>
            <m:r>
              <w:rPr>
                <w:rFonts w:ascii="Cambria Math" w:eastAsia="宋体" w:hAnsi="Cambria Math" w:cs="Times New Roman" w:hint="eastAsia"/>
                <w:sz w:val="24"/>
                <w:szCs w:val="21"/>
                <w14:ligatures w14:val="none"/>
              </w:rPr>
              <m:t>1</m:t>
            </m:r>
          </m:sub>
          <m:sup>
            <m:d>
              <m:dPr>
                <m:ctrlPr>
                  <w:rPr>
                    <w:rFonts w:ascii="Cambria Math" w:eastAsia="宋体" w:hAnsi="Cambria Math" w:cs="Times New Roman"/>
                    <w:i/>
                    <w:sz w:val="24"/>
                    <w:szCs w:val="21"/>
                    <w14:ligatures w14:val="none"/>
                  </w:rPr>
                </m:ctrlPr>
              </m:dPr>
              <m:e>
                <m:r>
                  <w:rPr>
                    <w:rFonts w:ascii="Cambria Math" w:eastAsia="宋体" w:hAnsi="Cambria Math" w:cs="Times New Roman" w:hint="eastAsia"/>
                    <w:sz w:val="24"/>
                    <w:szCs w:val="21"/>
                    <w14:ligatures w14:val="none"/>
                  </w:rPr>
                  <m:t>1</m:t>
                </m:r>
              </m:e>
            </m:d>
          </m:sup>
        </m:sSubSup>
      </m:oMath>
      <w:r w:rsidRPr="006E3852">
        <w:rPr>
          <w:rFonts w:ascii="Times New Roman" w:eastAsia="宋体" w:hAnsi="Times New Roman" w:cs="Times New Roman" w:hint="eastAsia"/>
          <w:sz w:val="24"/>
          <w:szCs w:val="21"/>
          <w14:ligatures w14:val="none"/>
        </w:rPr>
        <w:t>中随机选择</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P1</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P2</m:t>
            </m:r>
          </m:sub>
        </m:sSub>
      </m:oMath>
      <w:r w:rsidRPr="006E3852">
        <w:rPr>
          <w:rFonts w:ascii="Times New Roman" w:eastAsia="宋体" w:hAnsi="Times New Roman" w:cs="Times New Roman" w:hint="eastAsia"/>
          <w:sz w:val="24"/>
          <w:szCs w:val="21"/>
          <w14:ligatures w14:val="none"/>
        </w:rPr>
        <w:t>和</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P1</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P3</m:t>
            </m:r>
          </m:sub>
        </m:sSub>
      </m:oMath>
      <w:r w:rsidRPr="006E3852">
        <w:rPr>
          <w:rFonts w:ascii="Times New Roman" w:eastAsia="宋体" w:hAnsi="Times New Roman" w:cs="Times New Roman" w:hint="eastAsia"/>
          <w:sz w:val="24"/>
          <w:szCs w:val="21"/>
          <w14:ligatures w14:val="none"/>
        </w:rPr>
        <w:t>个个体，分别迁移到</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2</m:t>
            </m:r>
          </m:sub>
        </m:sSub>
      </m:oMath>
      <w:r w:rsidRPr="006E3852">
        <w:rPr>
          <w:rFonts w:ascii="Times New Roman" w:eastAsia="宋体" w:hAnsi="Times New Roman" w:cs="Times New Roman" w:hint="eastAsia"/>
          <w:sz w:val="24"/>
          <w:szCs w:val="21"/>
          <w14:ligatures w14:val="none"/>
        </w:rPr>
        <w:t>和</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3</m:t>
            </m:r>
          </m:sub>
        </m:sSub>
      </m:oMath>
      <w:r w:rsidRPr="006E3852">
        <w:rPr>
          <w:rFonts w:ascii="Times New Roman" w:eastAsia="宋体" w:hAnsi="Times New Roman" w:cs="Times New Roman" w:hint="eastAsia"/>
          <w:sz w:val="24"/>
          <w:szCs w:val="21"/>
          <w14:ligatures w14:val="none"/>
        </w:rPr>
        <w:t>，替换它们排序后的劣质个体。最后执行引导变异子种群之间的相互迁移：由于</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2</m:t>
            </m:r>
          </m:sub>
        </m:sSub>
      </m:oMath>
      <w:r w:rsidRPr="006E3852">
        <w:rPr>
          <w:rFonts w:ascii="Times New Roman" w:eastAsia="宋体" w:hAnsi="Times New Roman" w:cs="Times New Roman" w:hint="eastAsia"/>
          <w:sz w:val="24"/>
          <w:szCs w:val="21"/>
          <w14:ligatures w14:val="none"/>
        </w:rPr>
        <w:t>和</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3</m:t>
            </m:r>
          </m:sub>
        </m:sSub>
      </m:oMath>
      <w:r w:rsidRPr="006E3852">
        <w:rPr>
          <w:rFonts w:ascii="Times New Roman" w:eastAsia="宋体" w:hAnsi="Times New Roman" w:cs="Times New Roman" w:hint="eastAsia"/>
          <w:sz w:val="24"/>
          <w:szCs w:val="21"/>
          <w14:ligatures w14:val="none"/>
        </w:rPr>
        <w:t>在之前的迁移中可能已被修改，算法重新对它们进行排序，然后采用先保存后迁移的策略，分别将</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2</m:t>
            </m:r>
          </m:sub>
        </m:sSub>
      </m:oMath>
      <w:r w:rsidRPr="006E3852">
        <w:rPr>
          <w:rFonts w:ascii="Times New Roman" w:eastAsia="宋体" w:hAnsi="Times New Roman" w:cs="Times New Roman" w:hint="eastAsia"/>
          <w:sz w:val="24"/>
          <w:szCs w:val="21"/>
          <w14:ligatures w14:val="none"/>
        </w:rPr>
        <w:t>和</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3</m:t>
            </m:r>
          </m:sub>
        </m:sSub>
      </m:oMath>
      <w:r w:rsidRPr="006E3852">
        <w:rPr>
          <w:rFonts w:ascii="Times New Roman" w:eastAsia="宋体" w:hAnsi="Times New Roman" w:cs="Times New Roman" w:hint="eastAsia"/>
          <w:sz w:val="24"/>
          <w:szCs w:val="21"/>
          <w14:ligatures w14:val="none"/>
        </w:rPr>
        <w:t>中排序前的优质个体保存，再分别替换对方排序后的劣质个体，实现不同引导策略的交叉融合。</w:t>
      </w:r>
    </w:p>
    <w:p w14:paraId="0DFB4004" w14:textId="7A0DF2F2" w:rsidR="00962636" w:rsidRDefault="006E3852" w:rsidP="006E3852">
      <w:r w:rsidRPr="006E3852">
        <w:rPr>
          <w:rFonts w:ascii="Times New Roman" w:eastAsia="宋体" w:hAnsi="Times New Roman" w:cs="Times New Roman" w:hint="eastAsia"/>
          <w:szCs w:val="21"/>
          <w14:ligatures w14:val="none"/>
        </w:rPr>
        <w:t>该机制通过按比例控制迁移规模，实现了子种群间搜索经验的精准共享，具有实时性、针对性、平衡性和协同性等优势。实验结果表明，迁移重组机制能够显著提高算法的收敛速度和解集质量。</w:t>
      </w:r>
    </w:p>
    <w:sectPr w:rsidR="0096263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Lianghui Ding" w:date="2026-03-04T20:08:00Z" w:initials="LD">
    <w:p w14:paraId="6FCC7941" w14:textId="77777777" w:rsidR="006E3852" w:rsidRDefault="006E3852" w:rsidP="006E3852">
      <w:pPr>
        <w:pStyle w:val="af9"/>
      </w:pPr>
      <w:r>
        <w:rPr>
          <w:rStyle w:val="afe"/>
        </w:rPr>
        <w:annotationRef/>
      </w:r>
      <w:r>
        <w:rPr>
          <w:rFonts w:hint="eastAsia"/>
        </w:rPr>
        <w:t>整个算法定义的变量很多，总体的思路分析有欠缺。</w:t>
      </w:r>
    </w:p>
  </w:comment>
  <w:comment w:id="3" w:author="运璐 何" w:date="2026-03-12T14:32:00Z" w:initials="运璐">
    <w:p w14:paraId="1254A3C2" w14:textId="77777777" w:rsidR="006E3852" w:rsidRDefault="006E3852" w:rsidP="006E3852">
      <w:pPr>
        <w:pStyle w:val="af9"/>
      </w:pPr>
      <w:r>
        <w:rPr>
          <w:rStyle w:val="afe"/>
        </w:rPr>
        <w:annotationRef/>
      </w:r>
      <w:r>
        <w:rPr>
          <w:rFonts w:hint="eastAsia"/>
        </w:rPr>
        <w:t>重新梳理架构，将其分为初始化种群、种群变异进化和精英迁移三个阶段，并分别介绍每个阶段的目标与创新点，完整描述整个总体架构。</w:t>
      </w:r>
    </w:p>
  </w:comment>
  <w:comment w:id="72" w:author="Lianghui Ding" w:date="2026-03-04T16:05:00Z" w:initials="LD">
    <w:p w14:paraId="541B07BE" w14:textId="77777777" w:rsidR="006E3852" w:rsidRDefault="006E3852" w:rsidP="006E3852">
      <w:pPr>
        <w:pStyle w:val="af9"/>
      </w:pPr>
      <w:r>
        <w:rPr>
          <w:rStyle w:val="afe"/>
        </w:rPr>
        <w:annotationRef/>
      </w:r>
      <w:r>
        <w:rPr>
          <w:rFonts w:hint="eastAsia"/>
        </w:rPr>
        <w:t>字体要跟正文差不多大，能看清</w:t>
      </w:r>
    </w:p>
  </w:comment>
  <w:comment w:id="73" w:author="运璐 何" w:date="2026-03-05T15:57:00Z" w:initials="运璐">
    <w:p w14:paraId="2C04DBB1" w14:textId="77777777" w:rsidR="006E3852" w:rsidRDefault="006E3852" w:rsidP="006E3852">
      <w:pPr>
        <w:pStyle w:val="af9"/>
      </w:pPr>
      <w:r>
        <w:rPr>
          <w:rStyle w:val="afe"/>
        </w:rPr>
        <w:annotationRef/>
      </w:r>
      <w:r>
        <w:rPr>
          <w:rFonts w:hint="eastAsia"/>
        </w:rPr>
        <w:t>修改字号为合适大小</w:t>
      </w:r>
    </w:p>
  </w:comment>
  <w:comment w:id="75" w:author="Lianghui Ding" w:date="2026-03-04T16:06:00Z" w:initials="LD">
    <w:p w14:paraId="516CDCB5" w14:textId="77777777" w:rsidR="006E3852" w:rsidRDefault="006E3852" w:rsidP="006E3852">
      <w:pPr>
        <w:pStyle w:val="af9"/>
      </w:pPr>
      <w:r>
        <w:rPr>
          <w:rStyle w:val="afe"/>
        </w:rPr>
        <w:annotationRef/>
      </w:r>
      <w:r>
        <w:rPr>
          <w:rFonts w:hint="eastAsia"/>
        </w:rPr>
        <w:t>问题要在总体架构里面阐述清楚，不要在细节方法里面再增加问题。</w:t>
      </w:r>
    </w:p>
  </w:comment>
  <w:comment w:id="76" w:author="运璐 何" w:date="2026-03-05T15:57:00Z" w:initials="运璐">
    <w:p w14:paraId="585BE990" w14:textId="77777777" w:rsidR="006E3852" w:rsidRDefault="006E3852" w:rsidP="006E3852">
      <w:pPr>
        <w:pStyle w:val="af9"/>
      </w:pPr>
      <w:r>
        <w:rPr>
          <w:rFonts w:hint="eastAsia"/>
        </w:rPr>
        <w:t>将该部分移动到</w:t>
      </w:r>
      <w:r>
        <w:rPr>
          <w:rStyle w:val="afe"/>
        </w:rPr>
        <w:annotationRef/>
      </w:r>
      <w:r>
        <w:rPr>
          <w:rFonts w:hint="eastAsia"/>
        </w:rPr>
        <w:t>前一节的总体架构介绍中进行说明。</w:t>
      </w:r>
    </w:p>
  </w:comment>
  <w:comment w:id="87" w:author="Lianghui Ding" w:date="2026-03-04T17:18:00Z" w:initials="LD">
    <w:p w14:paraId="591C2309" w14:textId="77777777" w:rsidR="006E3852" w:rsidRDefault="006E3852" w:rsidP="006E3852">
      <w:pPr>
        <w:pStyle w:val="af9"/>
      </w:pPr>
      <w:r>
        <w:rPr>
          <w:rStyle w:val="afe"/>
        </w:rPr>
        <w:annotationRef/>
      </w:r>
      <w:r>
        <w:rPr>
          <w:rFonts w:hint="eastAsia"/>
        </w:rPr>
        <w:t>如此设置权重的目的和依据是什么？</w:t>
      </w:r>
    </w:p>
  </w:comment>
  <w:comment w:id="88" w:author="运璐 何" w:date="2026-03-12T11:16:00Z" w:initials="运璐">
    <w:p w14:paraId="2778F56D" w14:textId="77777777" w:rsidR="006E3852" w:rsidRDefault="006E3852" w:rsidP="006E3852">
      <w:pPr>
        <w:pStyle w:val="af9"/>
      </w:pPr>
      <w:r>
        <w:rPr>
          <w:rStyle w:val="afe"/>
        </w:rPr>
        <w:annotationRef/>
      </w:r>
      <w:r>
        <w:rPr>
          <w:rFonts w:hint="eastAsia"/>
        </w:rPr>
        <w:t>补充说明设置权重用于为不同个体生成不同连通或覆盖强度倾向的初始化解，实现初始种群多样化特征。</w:t>
      </w:r>
    </w:p>
  </w:comment>
  <w:comment w:id="105" w:author="Lianghui Ding" w:date="2026-03-04T20:05:00Z" w:initials="LD">
    <w:p w14:paraId="666C1250" w14:textId="77777777" w:rsidR="006E3852" w:rsidRDefault="006E3852" w:rsidP="006E3852">
      <w:pPr>
        <w:pStyle w:val="af9"/>
      </w:pPr>
      <w:r>
        <w:rPr>
          <w:rStyle w:val="afe"/>
        </w:rPr>
        <w:annotationRef/>
      </w:r>
      <w:r>
        <w:rPr>
          <w:rFonts w:hint="eastAsia"/>
        </w:rPr>
        <w:t>初始化的时候无人机并不在图中的点，如何解决？是不是可以这么说？在连续覆盖过程中，需要通过通信交换侦察信息，不断分布式迭代求解？或者说把数据汇聚到某一个点求解？</w:t>
      </w:r>
    </w:p>
  </w:comment>
  <w:comment w:id="106" w:author="运璐 何" w:date="2026-03-05T16:14:00Z" w:initials="运璐">
    <w:p w14:paraId="5B077E59" w14:textId="77777777" w:rsidR="006E3852" w:rsidRDefault="006E3852" w:rsidP="006E3852">
      <w:pPr>
        <w:pStyle w:val="af9"/>
      </w:pPr>
      <w:r>
        <w:rPr>
          <w:rStyle w:val="afe"/>
        </w:rPr>
        <w:annotationRef/>
      </w:r>
      <w:r>
        <w:rPr>
          <w:rFonts w:hint="eastAsia"/>
        </w:rPr>
        <w:t>研究的问题是静态部署的位置求解，不是连续覆盖的过程，而是求解一个最终位置的方案。</w:t>
      </w:r>
    </w:p>
    <w:p w14:paraId="4986FCC4" w14:textId="77777777" w:rsidR="006E3852" w:rsidRPr="004B7373" w:rsidRDefault="006E3852" w:rsidP="006E3852">
      <w:pPr>
        <w:pStyle w:val="af9"/>
      </w:pPr>
      <w:r>
        <w:rPr>
          <w:rFonts w:hint="eastAsia"/>
        </w:rPr>
        <w:t>该方法的实现是：首先通过</w:t>
      </w:r>
      <w:r>
        <w:rPr>
          <w:rFonts w:hint="eastAsia"/>
        </w:rPr>
        <w:t>4</w:t>
      </w:r>
      <w:r>
        <w:t>.2</w:t>
      </w:r>
      <w:r>
        <w:rPr>
          <w:rFonts w:hint="eastAsia"/>
        </w:rPr>
        <w:t>.</w:t>
      </w:r>
      <w:r>
        <w:t>2</w:t>
      </w:r>
      <w:r>
        <w:rPr>
          <w:rFonts w:hint="eastAsia"/>
        </w:rPr>
        <w:t>节为每个个体初始化好了对应的位置，然后再利用</w:t>
      </w:r>
      <w:r>
        <w:rPr>
          <w:rFonts w:hint="eastAsia"/>
        </w:rPr>
        <w:t>voronoi</w:t>
      </w:r>
      <w:r>
        <w:rPr>
          <w:rFonts w:hint="eastAsia"/>
        </w:rPr>
        <w:t>进行迭代调整，并不是无人机实际位于该位置。</w:t>
      </w:r>
    </w:p>
  </w:comment>
  <w:comment w:id="107" w:author="运璐 何" w:date="2026-03-26T16:45:00Z" w:initials="运璐">
    <w:p w14:paraId="5A9BBC46" w14:textId="77777777" w:rsidR="006E3852" w:rsidRDefault="006E3852" w:rsidP="006E3852">
      <w:pPr>
        <w:pStyle w:val="af9"/>
      </w:pPr>
      <w:r>
        <w:rPr>
          <w:rStyle w:val="afe"/>
        </w:rPr>
        <w:annotationRef/>
      </w:r>
      <w:r>
        <w:rPr>
          <w:rFonts w:hint="eastAsia"/>
        </w:rPr>
        <w:t>修改配色和边框，修改图例位置，修改覆盖配色。</w:t>
      </w:r>
    </w:p>
  </w:comment>
  <w:comment w:id="108" w:author="运璐 何" w:date="2026-03-31T15:56:00Z" w:initials="运璐">
    <w:p w14:paraId="2392B7CD" w14:textId="77777777" w:rsidR="006E3852" w:rsidRDefault="006E3852" w:rsidP="006E3852">
      <w:pPr>
        <w:pStyle w:val="af9"/>
        <w:rPr>
          <w:rFonts w:hint="eastAsia"/>
        </w:rPr>
      </w:pPr>
      <w:r>
        <w:rPr>
          <w:rStyle w:val="afe"/>
        </w:rPr>
        <w:annotationRef/>
      </w:r>
      <w:r>
        <w:rPr>
          <w:rFonts w:hint="eastAsia"/>
        </w:rPr>
        <w:t>补充对应的示意图</w:t>
      </w:r>
    </w:p>
  </w:comment>
  <w:comment w:id="110" w:author="运璐 何" w:date="2026-03-19T20:54:00Z" w:initials="运璐">
    <w:p w14:paraId="4EA1FC4D" w14:textId="77777777" w:rsidR="006E3852" w:rsidRDefault="006E3852" w:rsidP="006E3852">
      <w:pPr>
        <w:pStyle w:val="af9"/>
      </w:pPr>
      <w:r>
        <w:rPr>
          <w:rStyle w:val="afe"/>
        </w:rPr>
        <w:annotationRef/>
      </w:r>
      <w:r>
        <w:rPr>
          <w:rFonts w:hint="eastAsia"/>
        </w:rPr>
        <w:t>绘制种群迁移机制的图，画三个种群给出迁移比例。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CC7941" w15:done="0"/>
  <w15:commentEx w15:paraId="1254A3C2" w15:paraIdParent="6FCC7941" w15:done="0"/>
  <w15:commentEx w15:paraId="541B07BE" w15:done="0"/>
  <w15:commentEx w15:paraId="2C04DBB1" w15:paraIdParent="541B07BE" w15:done="0"/>
  <w15:commentEx w15:paraId="516CDCB5" w15:done="0"/>
  <w15:commentEx w15:paraId="585BE990" w15:paraIdParent="516CDCB5" w15:done="0"/>
  <w15:commentEx w15:paraId="591C2309" w15:done="0"/>
  <w15:commentEx w15:paraId="2778F56D" w15:paraIdParent="591C2309" w15:done="0"/>
  <w15:commentEx w15:paraId="666C1250" w15:done="0"/>
  <w15:commentEx w15:paraId="4986FCC4" w15:paraIdParent="666C1250" w15:done="0"/>
  <w15:commentEx w15:paraId="5A9BBC46" w15:done="0"/>
  <w15:commentEx w15:paraId="2392B7CD" w15:done="0"/>
  <w15:commentEx w15:paraId="4EA1FC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30FDA" w16cex:dateUtc="2026-03-04T12:08:00Z"/>
  <w16cex:commentExtensible w16cex:durableId="2D5D4D16" w16cex:dateUtc="2026-03-12T06:32:00Z"/>
  <w16cex:commentExtensible w16cex:durableId="2D52D6DD" w16cex:dateUtc="2026-03-04T08:05:00Z"/>
  <w16cex:commentExtensible w16cex:durableId="2D542668" w16cex:dateUtc="2026-03-05T07:57:00Z"/>
  <w16cex:commentExtensible w16cex:durableId="2D52D706" w16cex:dateUtc="2026-03-04T08:06:00Z"/>
  <w16cex:commentExtensible w16cex:durableId="2D54267F" w16cex:dateUtc="2026-03-05T07:57:00Z"/>
  <w16cex:commentExtensible w16cex:durableId="2D52E7CB" w16cex:dateUtc="2026-03-04T09:18:00Z"/>
  <w16cex:commentExtensible w16cex:durableId="2D5D1F11" w16cex:dateUtc="2026-03-12T03:16:00Z"/>
  <w16cex:commentExtensible w16cex:durableId="2D530F12" w16cex:dateUtc="2026-03-04T12:05:00Z"/>
  <w16cex:commentExtensible w16cex:durableId="2D542A7F" w16cex:dateUtc="2026-03-05T08:14:00Z"/>
  <w16cex:commentExtensible w16cex:durableId="2D6FE12D" w16cex:dateUtc="2026-03-26T08:45:00Z"/>
  <w16cex:commentExtensible w16cex:durableId="2D766D1E" w16cex:dateUtc="2026-03-31T07:56:00Z"/>
  <w16cex:commentExtensible w16cex:durableId="2D66E10B" w16cex:dateUtc="2026-03-19T1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CC7941" w16cid:durableId="2D530FDA"/>
  <w16cid:commentId w16cid:paraId="1254A3C2" w16cid:durableId="2D5D4D16"/>
  <w16cid:commentId w16cid:paraId="541B07BE" w16cid:durableId="2D52D6DD"/>
  <w16cid:commentId w16cid:paraId="2C04DBB1" w16cid:durableId="2D542668"/>
  <w16cid:commentId w16cid:paraId="516CDCB5" w16cid:durableId="2D52D706"/>
  <w16cid:commentId w16cid:paraId="585BE990" w16cid:durableId="2D54267F"/>
  <w16cid:commentId w16cid:paraId="591C2309" w16cid:durableId="2D52E7CB"/>
  <w16cid:commentId w16cid:paraId="2778F56D" w16cid:durableId="2D5D1F11"/>
  <w16cid:commentId w16cid:paraId="666C1250" w16cid:durableId="2D530F12"/>
  <w16cid:commentId w16cid:paraId="4986FCC4" w16cid:durableId="2D542A7F"/>
  <w16cid:commentId w16cid:paraId="5A9BBC46" w16cid:durableId="2D6FE12D"/>
  <w16cid:commentId w16cid:paraId="2392B7CD" w16cid:durableId="2D766D1E"/>
  <w16cid:commentId w16cid:paraId="4EA1FC4D" w16cid:durableId="2D66E1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625CA" w14:textId="77777777" w:rsidR="00712698" w:rsidRDefault="00712698" w:rsidP="006E3852">
      <w:r>
        <w:separator/>
      </w:r>
    </w:p>
  </w:endnote>
  <w:endnote w:type="continuationSeparator" w:id="0">
    <w:p w14:paraId="563E2481" w14:textId="77777777" w:rsidR="00712698" w:rsidRDefault="00712698" w:rsidP="006E3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ED3C2" w14:textId="77777777" w:rsidR="00712698" w:rsidRDefault="00712698" w:rsidP="006E3852">
      <w:r>
        <w:separator/>
      </w:r>
    </w:p>
  </w:footnote>
  <w:footnote w:type="continuationSeparator" w:id="0">
    <w:p w14:paraId="2AEA4548" w14:textId="77777777" w:rsidR="00712698" w:rsidRDefault="00712698" w:rsidP="006E38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0046A0C"/>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B17304C"/>
    <w:multiLevelType w:val="multilevel"/>
    <w:tmpl w:val="D5D0073E"/>
    <w:numStyleLink w:val="a0"/>
  </w:abstractNum>
  <w:abstractNum w:abstractNumId="2" w15:restartNumberingAfterBreak="0">
    <w:nsid w:val="0C374B88"/>
    <w:multiLevelType w:val="multilevel"/>
    <w:tmpl w:val="D5D0073E"/>
    <w:numStyleLink w:val="a0"/>
  </w:abstractNum>
  <w:abstractNum w:abstractNumId="3" w15:restartNumberingAfterBreak="0">
    <w:nsid w:val="0EEA498C"/>
    <w:multiLevelType w:val="multilevel"/>
    <w:tmpl w:val="D5D0073E"/>
    <w:numStyleLink w:val="a0"/>
  </w:abstractNum>
  <w:abstractNum w:abstractNumId="4" w15:restartNumberingAfterBreak="0">
    <w:nsid w:val="11F77260"/>
    <w:multiLevelType w:val="multilevel"/>
    <w:tmpl w:val="D5D0073E"/>
    <w:numStyleLink w:val="a0"/>
  </w:abstractNum>
  <w:abstractNum w:abstractNumId="5" w15:restartNumberingAfterBreak="0">
    <w:nsid w:val="1580039A"/>
    <w:multiLevelType w:val="multilevel"/>
    <w:tmpl w:val="D5D0073E"/>
    <w:numStyleLink w:val="a0"/>
  </w:abstractNum>
  <w:abstractNum w:abstractNumId="6" w15:restartNumberingAfterBreak="0">
    <w:nsid w:val="20482F89"/>
    <w:multiLevelType w:val="multilevel"/>
    <w:tmpl w:val="F70E7CC6"/>
    <w:lvl w:ilvl="0">
      <w:start w:val="1"/>
      <w:numFmt w:val="decimal"/>
      <w:suff w:val="space"/>
      <w:lvlText w:val="表%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117170C"/>
    <w:multiLevelType w:val="multilevel"/>
    <w:tmpl w:val="BD0AD3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9822173"/>
    <w:multiLevelType w:val="multilevel"/>
    <w:tmpl w:val="99F4C23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lvlText w:val="%1.%2.%3.%4"/>
      <w:lvlJc w:val="left"/>
      <w:pPr>
        <w:ind w:left="1700" w:hanging="425"/>
      </w:pPr>
    </w:lvl>
    <w:lvl w:ilvl="4">
      <w:start w:val="1"/>
      <w:numFmt w:val="decimal"/>
      <w:lvlText w:val="%1.%2.%3.%4.%5"/>
      <w:lvlJc w:val="left"/>
      <w:pPr>
        <w:ind w:left="2125" w:hanging="425"/>
      </w:pPr>
    </w:lvl>
    <w:lvl w:ilvl="5">
      <w:start w:val="1"/>
      <w:numFmt w:val="decimal"/>
      <w:lvlText w:val="%1.%2.%3.%4.%5.%6"/>
      <w:lvlJc w:val="left"/>
      <w:pPr>
        <w:ind w:left="2550" w:hanging="425"/>
      </w:pPr>
    </w:lvl>
    <w:lvl w:ilvl="6">
      <w:start w:val="1"/>
      <w:numFmt w:val="decimal"/>
      <w:lvlText w:val="%1.%2.%3.%4.%5.%6.%7"/>
      <w:lvlJc w:val="left"/>
      <w:pPr>
        <w:ind w:left="2975" w:hanging="425"/>
      </w:pPr>
    </w:lvl>
    <w:lvl w:ilvl="7">
      <w:start w:val="1"/>
      <w:numFmt w:val="decimal"/>
      <w:lvlText w:val="%1.%2.%3.%4.%5.%6.%7.%8"/>
      <w:lvlJc w:val="left"/>
      <w:pPr>
        <w:ind w:left="3400" w:hanging="425"/>
      </w:pPr>
    </w:lvl>
    <w:lvl w:ilvl="8">
      <w:start w:val="1"/>
      <w:numFmt w:val="decimal"/>
      <w:lvlText w:val="%1.%2.%3.%4.%5.%6.%7.%8.%9"/>
      <w:lvlJc w:val="left"/>
      <w:pPr>
        <w:ind w:left="3825" w:hanging="425"/>
      </w:pPr>
    </w:lvl>
  </w:abstractNum>
  <w:abstractNum w:abstractNumId="9" w15:restartNumberingAfterBreak="0">
    <w:nsid w:val="39343571"/>
    <w:multiLevelType w:val="multilevel"/>
    <w:tmpl w:val="D5D0073E"/>
    <w:numStyleLink w:val="a0"/>
  </w:abstractNum>
  <w:abstractNum w:abstractNumId="10" w15:restartNumberingAfterBreak="0">
    <w:nsid w:val="3CD45F38"/>
    <w:multiLevelType w:val="hybridMultilevel"/>
    <w:tmpl w:val="A61AC5D0"/>
    <w:lvl w:ilvl="0" w:tplc="56103000">
      <w:start w:val="1"/>
      <w:numFmt w:val="decimal"/>
      <w:suff w:val="space"/>
      <w:lvlText w:val="[%1]"/>
      <w:lvlJc w:val="left"/>
      <w:pPr>
        <w:ind w:left="400" w:hanging="40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DB2123B"/>
    <w:multiLevelType w:val="hybridMultilevel"/>
    <w:tmpl w:val="0E3EE638"/>
    <w:lvl w:ilvl="0" w:tplc="AEF6A16C">
      <w:start w:val="1"/>
      <w:numFmt w:val="decimal"/>
      <w:pStyle w:val="1"/>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2FB481B"/>
    <w:multiLevelType w:val="multilevel"/>
    <w:tmpl w:val="254E9D46"/>
    <w:lvl w:ilvl="0">
      <w:start w:val="1"/>
      <w:numFmt w:val="decimal"/>
      <w:suff w:val="space"/>
      <w:lvlText w:val="图%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3A25080"/>
    <w:multiLevelType w:val="hybridMultilevel"/>
    <w:tmpl w:val="223CBC38"/>
    <w:lvl w:ilvl="0" w:tplc="4246C9FA">
      <w:start w:val="1"/>
      <w:numFmt w:val="decimal"/>
      <w:lvlText w:val="（%1）"/>
      <w:lvlJc w:val="left"/>
      <w:pPr>
        <w:ind w:left="1200" w:hanging="7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497B283A"/>
    <w:multiLevelType w:val="multilevel"/>
    <w:tmpl w:val="D5D0073E"/>
    <w:numStyleLink w:val="a0"/>
  </w:abstractNum>
  <w:abstractNum w:abstractNumId="15" w15:restartNumberingAfterBreak="0">
    <w:nsid w:val="4B456D2B"/>
    <w:multiLevelType w:val="hybridMultilevel"/>
    <w:tmpl w:val="CA48AAA8"/>
    <w:lvl w:ilvl="0" w:tplc="A4DE4D54">
      <w:start w:val="1"/>
      <w:numFmt w:val="decimal"/>
      <w:lvlText w:val="%1："/>
      <w:lvlJc w:val="left"/>
      <w:pPr>
        <w:ind w:left="420" w:hanging="420"/>
      </w:p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16" w15:restartNumberingAfterBreak="0">
    <w:nsid w:val="4B9F5B75"/>
    <w:multiLevelType w:val="multilevel"/>
    <w:tmpl w:val="D5D0073E"/>
    <w:numStyleLink w:val="a0"/>
  </w:abstractNum>
  <w:abstractNum w:abstractNumId="17" w15:restartNumberingAfterBreak="0">
    <w:nsid w:val="4C7D0A6E"/>
    <w:multiLevelType w:val="multilevel"/>
    <w:tmpl w:val="D5D0073E"/>
    <w:name w:val="（eq）"/>
    <w:styleLink w:val="a0"/>
    <w:lvl w:ilvl="0">
      <w:start w:val="1"/>
      <w:numFmt w:val="chineseCountingThousand"/>
      <w:pStyle w:val="10"/>
      <w:suff w:val="space"/>
      <w:lvlText w:val="第%1章"/>
      <w:lvlJc w:val="left"/>
      <w:pPr>
        <w:ind w:left="1843" w:firstLine="0"/>
      </w:pPr>
    </w:lvl>
    <w:lvl w:ilvl="1">
      <w:start w:val="1"/>
      <w:numFmt w:val="decimal"/>
      <w:pStyle w:val="21"/>
      <w:isLgl/>
      <w:suff w:val="space"/>
      <w:lvlText w:val="%1.%2"/>
      <w:lvlJc w:val="left"/>
      <w:pPr>
        <w:ind w:left="0" w:firstLine="0"/>
      </w:pPr>
    </w:lvl>
    <w:lvl w:ilvl="2">
      <w:start w:val="1"/>
      <w:numFmt w:val="decimal"/>
      <w:pStyle w:val="3"/>
      <w:isLgl/>
      <w:suff w:val="space"/>
      <w:lvlText w:val="%1.%2.%3"/>
      <w:lvlJc w:val="left"/>
      <w:pPr>
        <w:ind w:left="0" w:firstLine="0"/>
      </w:pPr>
    </w:lvl>
    <w:lvl w:ilvl="3">
      <w:start w:val="1"/>
      <w:numFmt w:val="decimal"/>
      <w:lvlRestart w:val="1"/>
      <w:pStyle w:val="11-1"/>
      <w:isLgl/>
      <w:suff w:val="space"/>
      <w:lvlText w:val="图%1-%4"/>
      <w:lvlJc w:val="left"/>
      <w:pPr>
        <w:ind w:left="5386" w:firstLine="0"/>
      </w:pPr>
    </w:lvl>
    <w:lvl w:ilvl="4">
      <w:start w:val="1"/>
      <w:numFmt w:val="decimal"/>
      <w:lvlRestart w:val="1"/>
      <w:pStyle w:val="1Fig1-1"/>
      <w:isLgl/>
      <w:suff w:val="space"/>
      <w:lvlText w:val="Fig. %1-%5"/>
      <w:lvlJc w:val="left"/>
      <w:pPr>
        <w:ind w:left="0" w:firstLine="0"/>
      </w:pPr>
    </w:lvl>
    <w:lvl w:ilvl="5">
      <w:start w:val="1"/>
      <w:numFmt w:val="decimal"/>
      <w:lvlRestart w:val="1"/>
      <w:pStyle w:val="21-1"/>
      <w:isLgl/>
      <w:suff w:val="space"/>
      <w:lvlText w:val="表%1-%6"/>
      <w:lvlJc w:val="left"/>
      <w:pPr>
        <w:ind w:left="0" w:firstLine="0"/>
      </w:pPr>
    </w:lvl>
    <w:lvl w:ilvl="6">
      <w:start w:val="1"/>
      <w:numFmt w:val="decimal"/>
      <w:lvlRestart w:val="1"/>
      <w:pStyle w:val="2Tab1-1"/>
      <w:isLgl/>
      <w:suff w:val="space"/>
      <w:lvlText w:val="Table %1-%7"/>
      <w:lvlJc w:val="left"/>
      <w:pPr>
        <w:ind w:left="0" w:firstLine="0"/>
      </w:pPr>
    </w:lvl>
    <w:lvl w:ilvl="7">
      <w:start w:val="1"/>
      <w:numFmt w:val="decimal"/>
      <w:lvlRestart w:val="1"/>
      <w:isLgl/>
      <w:suff w:val="space"/>
      <w:lvlText w:val="（%1-%8）"/>
      <w:lvlJc w:val="left"/>
      <w:pPr>
        <w:ind w:left="0" w:firstLine="0"/>
      </w:pPr>
    </w:lvl>
    <w:lvl w:ilvl="8">
      <w:start w:val="1"/>
      <w:numFmt w:val="decimal"/>
      <w:lvlRestart w:val="1"/>
      <w:pStyle w:val="a1"/>
      <w:lvlText w:val="[%9]"/>
      <w:lvlJc w:val="left"/>
      <w:pPr>
        <w:ind w:left="0" w:firstLine="0"/>
      </w:pPr>
    </w:lvl>
  </w:abstractNum>
  <w:abstractNum w:abstractNumId="18" w15:restartNumberingAfterBreak="0">
    <w:nsid w:val="52E26D40"/>
    <w:multiLevelType w:val="multilevel"/>
    <w:tmpl w:val="D5D0073E"/>
    <w:numStyleLink w:val="a0"/>
  </w:abstractNum>
  <w:abstractNum w:abstractNumId="19" w15:restartNumberingAfterBreak="0">
    <w:nsid w:val="53885A5F"/>
    <w:multiLevelType w:val="multilevel"/>
    <w:tmpl w:val="89D2E8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5FB20D65"/>
    <w:multiLevelType w:val="hybridMultilevel"/>
    <w:tmpl w:val="D5D86B70"/>
    <w:lvl w:ilvl="0" w:tplc="2574157E">
      <w:start w:val="1"/>
      <w:numFmt w:val="decimal"/>
      <w:suff w:val="space"/>
      <w:lvlText w:val="（%1）"/>
      <w:lvlJc w:val="left"/>
      <w:pPr>
        <w:ind w:left="0" w:firstLine="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62B74D4A"/>
    <w:multiLevelType w:val="multilevel"/>
    <w:tmpl w:val="D5D0073E"/>
    <w:numStyleLink w:val="a0"/>
  </w:abstractNum>
  <w:abstractNum w:abstractNumId="22" w15:restartNumberingAfterBreak="0">
    <w:nsid w:val="690E1CA1"/>
    <w:multiLevelType w:val="hybridMultilevel"/>
    <w:tmpl w:val="DB24759A"/>
    <w:lvl w:ilvl="0" w:tplc="2306200A">
      <w:start w:val="1"/>
      <w:numFmt w:val="decimal"/>
      <w:lvlText w:val="[%1]"/>
      <w:lvlJc w:val="left"/>
      <w:pPr>
        <w:ind w:left="90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EBA1875"/>
    <w:multiLevelType w:val="multilevel"/>
    <w:tmpl w:val="D5D0073E"/>
    <w:numStyleLink w:val="a0"/>
  </w:abstractNum>
  <w:abstractNum w:abstractNumId="24" w15:restartNumberingAfterBreak="0">
    <w:nsid w:val="77820AB7"/>
    <w:multiLevelType w:val="hybridMultilevel"/>
    <w:tmpl w:val="94FE77F0"/>
    <w:lvl w:ilvl="0" w:tplc="06B83300">
      <w:start w:val="1"/>
      <w:numFmt w:val="decimal"/>
      <w:lvlText w:val="（%1）"/>
      <w:lvlJc w:val="left"/>
      <w:pPr>
        <w:ind w:left="900" w:hanging="420"/>
      </w:pPr>
    </w:lvl>
    <w:lvl w:ilvl="1" w:tplc="D44E59A4">
      <w:start w:val="1"/>
      <w:numFmt w:val="decimal"/>
      <w:suff w:val="nothing"/>
      <w:lvlText w:val="（%2）"/>
      <w:lvlJc w:val="left"/>
      <w:pPr>
        <w:ind w:left="400" w:hanging="40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8274449"/>
    <w:multiLevelType w:val="hybridMultilevel"/>
    <w:tmpl w:val="6F4A0372"/>
    <w:lvl w:ilvl="0" w:tplc="64CA28E2">
      <w:start w:val="1"/>
      <w:numFmt w:val="decimal"/>
      <w:lvlText w:val="（%1）"/>
      <w:lvlJc w:val="left"/>
      <w:pPr>
        <w:ind w:left="1200" w:hanging="7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8"/>
  </w:num>
  <w:num w:numId="2">
    <w:abstractNumId w:val="19"/>
  </w:num>
  <w:num w:numId="3">
    <w:abstractNumId w:val="6"/>
  </w:num>
  <w:num w:numId="4">
    <w:abstractNumId w:val="12"/>
  </w:num>
  <w:num w:numId="5">
    <w:abstractNumId w:val="7"/>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num>
  <w:num w:numId="8">
    <w:abstractNumId w:val="14"/>
  </w:num>
  <w:num w:numId="9">
    <w:abstractNumId w:val="2"/>
  </w:num>
  <w:num w:numId="10">
    <w:abstractNumId w:val="22"/>
  </w:num>
  <w:num w:numId="11">
    <w:abstractNumId w:val="16"/>
  </w:num>
  <w:num w:numId="12">
    <w:abstractNumId w:val="5"/>
  </w:num>
  <w:num w:numId="13">
    <w:abstractNumId w:val="10"/>
  </w:num>
  <w:num w:numId="14">
    <w:abstractNumId w:val="4"/>
  </w:num>
  <w:num w:numId="15">
    <w:abstractNumId w:val="18"/>
  </w:num>
  <w:num w:numId="16">
    <w:abstractNumId w:val="24"/>
  </w:num>
  <w:num w:numId="17">
    <w:abstractNumId w:val="25"/>
  </w:num>
  <w:num w:numId="18">
    <w:abstractNumId w:val="21"/>
  </w:num>
  <w:num w:numId="19">
    <w:abstractNumId w:val="9"/>
  </w:num>
  <w:num w:numId="20">
    <w:abstractNumId w:val="23"/>
  </w:num>
  <w:num w:numId="21">
    <w:abstractNumId w:val="1"/>
  </w:num>
  <w:num w:numId="22">
    <w:abstractNumId w:val="3"/>
  </w:num>
  <w:num w:numId="23">
    <w:abstractNumId w:val="20"/>
  </w:num>
  <w:num w:numId="24">
    <w:abstractNumId w:val="13"/>
  </w:num>
  <w:num w:numId="25">
    <w:abstractNumId w:val="11"/>
  </w:num>
  <w:num w:numId="26">
    <w:abstractNumId w:val="15"/>
  </w:num>
  <w:num w:numId="27">
    <w:abstractNumId w:val="15"/>
    <w:lvlOverride w:ilvl="0">
      <w:startOverride w:val="1"/>
    </w:lvlOverride>
  </w:num>
  <w:num w:numId="28">
    <w:abstractNumId w:val="11"/>
    <w:lvlOverride w:ilvl="0">
      <w:startOverride w:val="1"/>
    </w:lvlOverride>
  </w:num>
  <w:num w:numId="29">
    <w:abstractNumId w:val="11"/>
    <w:lvlOverride w:ilvl="0">
      <w:startOverride w:val="1"/>
    </w:lvlOverride>
  </w:num>
  <w:num w:numId="30">
    <w:abstractNumId w:val="11"/>
    <w:lvlOverride w:ilvl="0">
      <w:startOverride w:val="1"/>
    </w:lvlOverride>
  </w:num>
  <w:num w:numId="31">
    <w:abstractNumId w:val="11"/>
    <w:lvlOverride w:ilvl="0">
      <w:startOverride w:val="1"/>
    </w:lvlOverride>
  </w:num>
  <w:num w:numId="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运璐 何">
    <w15:presenceInfo w15:providerId="Windows Live" w15:userId="9b5601d124e577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F36"/>
    <w:rsid w:val="00100C8E"/>
    <w:rsid w:val="00123B96"/>
    <w:rsid w:val="003F69C2"/>
    <w:rsid w:val="003F784D"/>
    <w:rsid w:val="005B2AAB"/>
    <w:rsid w:val="006E3852"/>
    <w:rsid w:val="00712698"/>
    <w:rsid w:val="00926B1E"/>
    <w:rsid w:val="00962636"/>
    <w:rsid w:val="00AE7E03"/>
    <w:rsid w:val="00B2277D"/>
    <w:rsid w:val="00D21F36"/>
    <w:rsid w:val="00E67FD9"/>
    <w:rsid w:val="00EA6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7483FB"/>
  <w15:chartTrackingRefBased/>
  <w15:docId w15:val="{3545498C-9B2B-4BF1-AEAF-E7C96523C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jc w:val="both"/>
    </w:pPr>
  </w:style>
  <w:style w:type="paragraph" w:styleId="10">
    <w:name w:val="heading 1"/>
    <w:next w:val="0"/>
    <w:link w:val="11"/>
    <w:qFormat/>
    <w:rsid w:val="006E3852"/>
    <w:pPr>
      <w:keepNext/>
      <w:keepLines/>
      <w:numPr>
        <w:numId w:val="7"/>
      </w:numPr>
      <w:spacing w:after="360"/>
      <w:ind w:left="0"/>
      <w:jc w:val="center"/>
      <w:outlineLvl w:val="0"/>
    </w:pPr>
    <w:rPr>
      <w:rFonts w:ascii="黑体" w:eastAsia="黑体" w:hAnsi="黑体"/>
      <w:b/>
      <w:bCs/>
      <w:kern w:val="44"/>
      <w:sz w:val="32"/>
      <w:szCs w:val="44"/>
      <w14:ligatures w14:val="none"/>
    </w:rPr>
  </w:style>
  <w:style w:type="paragraph" w:styleId="2">
    <w:name w:val="heading 2"/>
    <w:basedOn w:val="a2"/>
    <w:next w:val="a2"/>
    <w:link w:val="20"/>
    <w:semiHidden/>
    <w:unhideWhenUsed/>
    <w:qFormat/>
    <w:rsid w:val="006E3852"/>
    <w:pPr>
      <w:keepNext/>
      <w:keepLines/>
      <w:spacing w:before="260" w:after="260" w:line="416" w:lineRule="auto"/>
      <w:outlineLvl w:val="1"/>
    </w:pPr>
    <w:rPr>
      <w:rFonts w:ascii="黑体" w:eastAsia="黑体" w:hAnsi="黑体" w:cs="Times New Roman"/>
      <w:b/>
      <w:bCs/>
      <w:sz w:val="28"/>
      <w:szCs w:val="32"/>
    </w:rPr>
  </w:style>
  <w:style w:type="paragraph" w:styleId="3">
    <w:name w:val="heading 3"/>
    <w:next w:val="0"/>
    <w:link w:val="30"/>
    <w:qFormat/>
    <w:rsid w:val="006E3852"/>
    <w:pPr>
      <w:keepNext/>
      <w:keepLines/>
      <w:numPr>
        <w:ilvl w:val="2"/>
        <w:numId w:val="7"/>
      </w:numPr>
      <w:spacing w:before="240" w:after="120"/>
      <w:outlineLvl w:val="2"/>
    </w:pPr>
    <w:rPr>
      <w:rFonts w:ascii="黑体" w:eastAsia="黑体" w:hAnsi="黑体"/>
      <w:b/>
      <w:bCs/>
      <w:sz w:val="24"/>
      <w:szCs w:val="32"/>
      <w14:ligatures w14:val="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unhideWhenUsed/>
    <w:rsid w:val="006E385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3"/>
    <w:link w:val="a6"/>
    <w:uiPriority w:val="99"/>
    <w:rsid w:val="006E3852"/>
    <w:rPr>
      <w:sz w:val="18"/>
      <w:szCs w:val="18"/>
    </w:rPr>
  </w:style>
  <w:style w:type="paragraph" w:styleId="a8">
    <w:name w:val="footer"/>
    <w:basedOn w:val="a2"/>
    <w:link w:val="a9"/>
    <w:uiPriority w:val="99"/>
    <w:unhideWhenUsed/>
    <w:rsid w:val="006E3852"/>
    <w:pPr>
      <w:tabs>
        <w:tab w:val="center" w:pos="4153"/>
        <w:tab w:val="right" w:pos="8306"/>
      </w:tabs>
      <w:snapToGrid w:val="0"/>
      <w:jc w:val="left"/>
    </w:pPr>
    <w:rPr>
      <w:sz w:val="18"/>
      <w:szCs w:val="18"/>
    </w:rPr>
  </w:style>
  <w:style w:type="character" w:customStyle="1" w:styleId="a9">
    <w:name w:val="页脚 字符"/>
    <w:basedOn w:val="a3"/>
    <w:link w:val="a8"/>
    <w:uiPriority w:val="99"/>
    <w:rsid w:val="006E3852"/>
    <w:rPr>
      <w:sz w:val="18"/>
      <w:szCs w:val="18"/>
    </w:rPr>
  </w:style>
  <w:style w:type="character" w:customStyle="1" w:styleId="11">
    <w:name w:val="标题 1 字符"/>
    <w:basedOn w:val="a3"/>
    <w:link w:val="10"/>
    <w:rsid w:val="006E3852"/>
    <w:rPr>
      <w:rFonts w:ascii="黑体" w:eastAsia="黑体" w:hAnsi="黑体"/>
      <w:b/>
      <w:bCs/>
      <w:kern w:val="44"/>
      <w:sz w:val="32"/>
      <w:szCs w:val="44"/>
      <w14:ligatures w14:val="none"/>
    </w:rPr>
  </w:style>
  <w:style w:type="paragraph" w:customStyle="1" w:styleId="21">
    <w:name w:val="标题 21"/>
    <w:next w:val="0"/>
    <w:qFormat/>
    <w:rsid w:val="006E3852"/>
    <w:pPr>
      <w:keepNext/>
      <w:keepLines/>
      <w:numPr>
        <w:ilvl w:val="1"/>
        <w:numId w:val="7"/>
      </w:numPr>
      <w:tabs>
        <w:tab w:val="num" w:pos="360"/>
      </w:tabs>
      <w:spacing w:before="480" w:after="120"/>
      <w:outlineLvl w:val="1"/>
    </w:pPr>
    <w:rPr>
      <w:rFonts w:ascii="黑体" w:eastAsia="黑体" w:hAnsi="黑体" w:cs="Times New Roman"/>
      <w:b/>
      <w:bCs/>
      <w:sz w:val="28"/>
      <w:szCs w:val="32"/>
      <w14:ligatures w14:val="none"/>
    </w:rPr>
  </w:style>
  <w:style w:type="character" w:customStyle="1" w:styleId="30">
    <w:name w:val="标题 3 字符"/>
    <w:basedOn w:val="a3"/>
    <w:link w:val="3"/>
    <w:rsid w:val="006E3852"/>
    <w:rPr>
      <w:rFonts w:ascii="黑体" w:eastAsia="黑体" w:hAnsi="黑体"/>
      <w:b/>
      <w:bCs/>
      <w:sz w:val="24"/>
      <w:szCs w:val="32"/>
      <w14:ligatures w14:val="none"/>
    </w:rPr>
  </w:style>
  <w:style w:type="numbering" w:customStyle="1" w:styleId="12">
    <w:name w:val="无列表1"/>
    <w:next w:val="a5"/>
    <w:uiPriority w:val="99"/>
    <w:semiHidden/>
    <w:unhideWhenUsed/>
    <w:rsid w:val="006E3852"/>
  </w:style>
  <w:style w:type="paragraph" w:customStyle="1" w:styleId="aa">
    <w:name w:val="公式"/>
    <w:next w:val="0"/>
    <w:link w:val="ab"/>
    <w:uiPriority w:val="1"/>
    <w:qFormat/>
    <w:rsid w:val="006E3852"/>
    <w:pPr>
      <w:tabs>
        <w:tab w:val="center" w:pos="4536"/>
        <w:tab w:val="right" w:pos="9070"/>
      </w:tabs>
      <w:spacing w:line="300" w:lineRule="auto"/>
      <w:jc w:val="center"/>
    </w:pPr>
    <w:rPr>
      <w:sz w:val="24"/>
      <w:szCs w:val="21"/>
      <w14:ligatures w14:val="none"/>
    </w:rPr>
  </w:style>
  <w:style w:type="character" w:customStyle="1" w:styleId="ab">
    <w:name w:val="公式 字符"/>
    <w:basedOn w:val="a3"/>
    <w:link w:val="aa"/>
    <w:uiPriority w:val="1"/>
    <w:rsid w:val="006E3852"/>
    <w:rPr>
      <w:sz w:val="24"/>
      <w:szCs w:val="21"/>
      <w14:ligatures w14:val="none"/>
    </w:rPr>
  </w:style>
  <w:style w:type="character" w:customStyle="1" w:styleId="20">
    <w:name w:val="标题 2 字符"/>
    <w:basedOn w:val="a3"/>
    <w:link w:val="2"/>
    <w:rsid w:val="006E3852"/>
    <w:rPr>
      <w:rFonts w:ascii="黑体" w:eastAsia="黑体" w:hAnsi="黑体" w:cs="Times New Roman"/>
      <w:b/>
      <w:bCs/>
      <w:sz w:val="28"/>
      <w:szCs w:val="32"/>
    </w:rPr>
  </w:style>
  <w:style w:type="paragraph" w:customStyle="1" w:styleId="1Fig1-1">
    <w:name w:val="1_Fig.1-1"/>
    <w:next w:val="0"/>
    <w:link w:val="1Fig1-10"/>
    <w:qFormat/>
    <w:rsid w:val="006E3852"/>
    <w:pPr>
      <w:numPr>
        <w:ilvl w:val="4"/>
        <w:numId w:val="7"/>
      </w:numPr>
      <w:spacing w:afterLines="100" w:after="100"/>
      <w:jc w:val="center"/>
    </w:pPr>
    <w:rPr>
      <w:rFonts w:eastAsia="楷体"/>
      <w:szCs w:val="21"/>
      <w14:ligatures w14:val="none"/>
    </w:rPr>
  </w:style>
  <w:style w:type="character" w:customStyle="1" w:styleId="1Fig1-10">
    <w:name w:val="1_Fig.1-1 字符"/>
    <w:basedOn w:val="a3"/>
    <w:link w:val="1Fig1-1"/>
    <w:rsid w:val="006E3852"/>
    <w:rPr>
      <w:rFonts w:eastAsia="楷体"/>
      <w:szCs w:val="21"/>
      <w14:ligatures w14:val="none"/>
    </w:rPr>
  </w:style>
  <w:style w:type="character" w:customStyle="1" w:styleId="21-10">
    <w:name w:val="2_表1-1 字符"/>
    <w:basedOn w:val="a3"/>
    <w:link w:val="21-1"/>
    <w:rsid w:val="006E3852"/>
    <w:rPr>
      <w:rFonts w:eastAsia="楷体"/>
    </w:rPr>
  </w:style>
  <w:style w:type="character" w:customStyle="1" w:styleId="2Tab1-10">
    <w:name w:val="2_Tab.1-1 字符"/>
    <w:basedOn w:val="21-10"/>
    <w:link w:val="2Tab1-1"/>
    <w:rsid w:val="006E3852"/>
    <w:rPr>
      <w:rFonts w:eastAsia="楷体"/>
    </w:rPr>
  </w:style>
  <w:style w:type="paragraph" w:customStyle="1" w:styleId="11-1">
    <w:name w:val="1_图1-1"/>
    <w:next w:val="1Fig1-1"/>
    <w:link w:val="11-10"/>
    <w:qFormat/>
    <w:rsid w:val="006E3852"/>
    <w:pPr>
      <w:keepNext/>
      <w:numPr>
        <w:ilvl w:val="3"/>
        <w:numId w:val="7"/>
      </w:numPr>
      <w:ind w:left="0"/>
      <w:jc w:val="center"/>
    </w:pPr>
    <w:rPr>
      <w:rFonts w:eastAsia="楷体"/>
      <w:szCs w:val="21"/>
      <w14:ligatures w14:val="none"/>
    </w:rPr>
  </w:style>
  <w:style w:type="character" w:customStyle="1" w:styleId="11-10">
    <w:name w:val="1_图1-1 字符"/>
    <w:basedOn w:val="a3"/>
    <w:link w:val="11-1"/>
    <w:rsid w:val="006E3852"/>
    <w:rPr>
      <w:rFonts w:eastAsia="楷体"/>
      <w:szCs w:val="21"/>
      <w14:ligatures w14:val="none"/>
    </w:rPr>
  </w:style>
  <w:style w:type="table" w:customStyle="1" w:styleId="13">
    <w:name w:val="网格型浅色1"/>
    <w:basedOn w:val="a4"/>
    <w:next w:val="ac"/>
    <w:uiPriority w:val="40"/>
    <w:rsid w:val="006E3852"/>
    <w:pPr>
      <w:jc w:val="both"/>
    </w:pPr>
    <w:rPr>
      <w:rFonts w:ascii="Times New Roman" w:eastAsia="宋体" w:hAnsi="Times New Roman"/>
      <w:szCs w:val="21"/>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cPr>
      <w:vAlign w:val="center"/>
    </w:tcPr>
  </w:style>
  <w:style w:type="paragraph" w:customStyle="1" w:styleId="ad">
    <w:name w:val="中文扉页"/>
    <w:link w:val="ae"/>
    <w:uiPriority w:val="2"/>
    <w:qFormat/>
    <w:rsid w:val="006E3852"/>
    <w:pPr>
      <w:spacing w:line="25" w:lineRule="atLeast"/>
      <w:jc w:val="center"/>
    </w:pPr>
    <w:rPr>
      <w:rFonts w:eastAsia="黑体"/>
      <w:b/>
      <w:sz w:val="28"/>
      <w:szCs w:val="21"/>
      <w14:ligatures w14:val="none"/>
    </w:rPr>
  </w:style>
  <w:style w:type="character" w:customStyle="1" w:styleId="ae">
    <w:name w:val="中文扉页 字符"/>
    <w:basedOn w:val="a3"/>
    <w:link w:val="ad"/>
    <w:uiPriority w:val="2"/>
    <w:rsid w:val="006E3852"/>
    <w:rPr>
      <w:rFonts w:eastAsia="黑体"/>
      <w:b/>
      <w:sz w:val="28"/>
      <w:szCs w:val="21"/>
      <w14:ligatures w14:val="none"/>
    </w:rPr>
  </w:style>
  <w:style w:type="paragraph" w:customStyle="1" w:styleId="af">
    <w:name w:val="英文扉页"/>
    <w:link w:val="af0"/>
    <w:uiPriority w:val="2"/>
    <w:qFormat/>
    <w:rsid w:val="006E3852"/>
    <w:pPr>
      <w:spacing w:line="25" w:lineRule="atLeast"/>
      <w:jc w:val="center"/>
    </w:pPr>
    <w:rPr>
      <w:b/>
      <w:sz w:val="32"/>
      <w:szCs w:val="21"/>
      <w14:ligatures w14:val="none"/>
    </w:rPr>
  </w:style>
  <w:style w:type="character" w:customStyle="1" w:styleId="af0">
    <w:name w:val="英文扉页 字符"/>
    <w:basedOn w:val="a3"/>
    <w:link w:val="af"/>
    <w:uiPriority w:val="2"/>
    <w:rsid w:val="006E3852"/>
    <w:rPr>
      <w:b/>
      <w:sz w:val="32"/>
      <w:szCs w:val="21"/>
      <w14:ligatures w14:val="none"/>
    </w:rPr>
  </w:style>
  <w:style w:type="paragraph" w:customStyle="1" w:styleId="af1">
    <w:name w:val="三号标题"/>
    <w:next w:val="0"/>
    <w:link w:val="af2"/>
    <w:qFormat/>
    <w:rsid w:val="006E3852"/>
    <w:pPr>
      <w:spacing w:after="360"/>
      <w:jc w:val="center"/>
      <w:outlineLvl w:val="0"/>
    </w:pPr>
    <w:rPr>
      <w:rFonts w:ascii="Arial" w:eastAsia="黑体" w:hAnsi="Arial"/>
      <w:b/>
      <w:sz w:val="32"/>
      <w:szCs w:val="21"/>
      <w14:ligatures w14:val="none"/>
    </w:rPr>
  </w:style>
  <w:style w:type="character" w:customStyle="1" w:styleId="af2">
    <w:name w:val="三号标题 字符"/>
    <w:basedOn w:val="a3"/>
    <w:link w:val="af1"/>
    <w:rsid w:val="006E3852"/>
    <w:rPr>
      <w:rFonts w:ascii="Arial" w:eastAsia="黑体" w:hAnsi="Arial"/>
      <w:b/>
      <w:sz w:val="32"/>
      <w:szCs w:val="21"/>
      <w14:ligatures w14:val="none"/>
    </w:rPr>
  </w:style>
  <w:style w:type="numbering" w:customStyle="1" w:styleId="a0">
    <w:name w:val="论文编号"/>
    <w:uiPriority w:val="99"/>
    <w:rsid w:val="006E3852"/>
    <w:pPr>
      <w:numPr>
        <w:numId w:val="7"/>
      </w:numPr>
    </w:pPr>
  </w:style>
  <w:style w:type="paragraph" w:styleId="af3">
    <w:name w:val="List Paragraph"/>
    <w:basedOn w:val="a2"/>
    <w:uiPriority w:val="34"/>
    <w:qFormat/>
    <w:rsid w:val="006E3852"/>
    <w:pPr>
      <w:ind w:firstLineChars="200" w:firstLine="420"/>
      <w:jc w:val="center"/>
    </w:pPr>
    <w:rPr>
      <w:szCs w:val="21"/>
      <w14:ligatures w14:val="none"/>
    </w:rPr>
  </w:style>
  <w:style w:type="paragraph" w:customStyle="1" w:styleId="0">
    <w:name w:val="0_缩进正文"/>
    <w:link w:val="00"/>
    <w:qFormat/>
    <w:rsid w:val="006E3852"/>
    <w:pPr>
      <w:widowControl w:val="0"/>
      <w:spacing w:line="300" w:lineRule="auto"/>
      <w:ind w:firstLineChars="200" w:firstLine="200"/>
      <w:jc w:val="both"/>
    </w:pPr>
    <w:rPr>
      <w:sz w:val="24"/>
      <w:szCs w:val="21"/>
      <w14:ligatures w14:val="none"/>
    </w:rPr>
  </w:style>
  <w:style w:type="character" w:customStyle="1" w:styleId="00">
    <w:name w:val="0_缩进正文 字符"/>
    <w:basedOn w:val="a3"/>
    <w:link w:val="0"/>
    <w:rsid w:val="006E3852"/>
    <w:rPr>
      <w:sz w:val="24"/>
      <w:szCs w:val="21"/>
      <w14:ligatures w14:val="none"/>
    </w:rPr>
  </w:style>
  <w:style w:type="paragraph" w:styleId="af4">
    <w:name w:val="Normal Indent"/>
    <w:basedOn w:val="a2"/>
    <w:uiPriority w:val="99"/>
    <w:semiHidden/>
    <w:unhideWhenUsed/>
    <w:rsid w:val="006E3852"/>
    <w:pPr>
      <w:ind w:firstLineChars="200" w:firstLine="420"/>
      <w:jc w:val="center"/>
    </w:pPr>
    <w:rPr>
      <w:szCs w:val="21"/>
      <w14:ligatures w14:val="none"/>
    </w:rPr>
  </w:style>
  <w:style w:type="table" w:customStyle="1" w:styleId="14">
    <w:name w:val="三线表1"/>
    <w:basedOn w:val="a4"/>
    <w:next w:val="af5"/>
    <w:uiPriority w:val="39"/>
    <w:rsid w:val="006E3852"/>
    <w:rPr>
      <w:szCs w:val="21"/>
      <w14:ligatures w14:val="none"/>
    </w:rPr>
    <w:tblPr>
      <w:tblBorders>
        <w:top w:val="single" w:sz="12" w:space="0" w:color="auto"/>
        <w:bottom w:val="single" w:sz="12" w:space="0" w:color="auto"/>
      </w:tblBorders>
    </w:tblPr>
    <w:tblStylePr w:type="firstRow">
      <w:rPr>
        <w:rFonts w:ascii="Times New Roman" w:eastAsia="宋体" w:hAnsi="Times New Roman"/>
        <w:sz w:val="21"/>
      </w:rPr>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21-1">
    <w:name w:val="2_表1-1"/>
    <w:next w:val="2Tab1-1"/>
    <w:link w:val="21-10"/>
    <w:qFormat/>
    <w:rsid w:val="006E3852"/>
    <w:pPr>
      <w:keepNext/>
      <w:numPr>
        <w:ilvl w:val="5"/>
        <w:numId w:val="7"/>
      </w:numPr>
      <w:spacing w:beforeLines="100" w:before="100"/>
      <w:jc w:val="center"/>
    </w:pPr>
    <w:rPr>
      <w:rFonts w:eastAsia="楷体"/>
    </w:rPr>
  </w:style>
  <w:style w:type="paragraph" w:customStyle="1" w:styleId="2Tab1-1">
    <w:name w:val="2_Tab.1-1"/>
    <w:next w:val="0"/>
    <w:link w:val="2Tab1-10"/>
    <w:qFormat/>
    <w:rsid w:val="006E3852"/>
    <w:pPr>
      <w:keepNext/>
      <w:numPr>
        <w:ilvl w:val="6"/>
        <w:numId w:val="7"/>
      </w:numPr>
      <w:jc w:val="center"/>
    </w:pPr>
    <w:rPr>
      <w:rFonts w:eastAsia="楷体"/>
    </w:rPr>
  </w:style>
  <w:style w:type="paragraph" w:customStyle="1" w:styleId="af6">
    <w:name w:val="居中"/>
    <w:next w:val="0"/>
    <w:link w:val="af7"/>
    <w:qFormat/>
    <w:rsid w:val="006E3852"/>
    <w:pPr>
      <w:keepNext/>
      <w:jc w:val="center"/>
    </w:pPr>
    <w:rPr>
      <w:szCs w:val="21"/>
      <w14:ligatures w14:val="none"/>
    </w:rPr>
  </w:style>
  <w:style w:type="character" w:customStyle="1" w:styleId="af7">
    <w:name w:val="居中 字符"/>
    <w:basedOn w:val="a3"/>
    <w:link w:val="af6"/>
    <w:rsid w:val="006E3852"/>
    <w:rPr>
      <w:szCs w:val="21"/>
      <w14:ligatures w14:val="none"/>
    </w:rPr>
  </w:style>
  <w:style w:type="paragraph" w:customStyle="1" w:styleId="TOC1">
    <w:name w:val="TOC 标题1"/>
    <w:basedOn w:val="10"/>
    <w:next w:val="a2"/>
    <w:uiPriority w:val="39"/>
    <w:semiHidden/>
    <w:qFormat/>
    <w:rsid w:val="006E3852"/>
    <w:pPr>
      <w:numPr>
        <w:numId w:val="0"/>
      </w:numPr>
      <w:spacing w:before="240" w:after="0" w:line="259" w:lineRule="auto"/>
      <w:jc w:val="left"/>
      <w:outlineLvl w:val="9"/>
    </w:pPr>
    <w:rPr>
      <w:rFonts w:ascii="Times New Roman" w:eastAsia="宋体" w:hAnsi="Times New Roman" w:cs="Times New Roman"/>
      <w:b w:val="0"/>
      <w:bCs w:val="0"/>
      <w:color w:val="2F5496"/>
      <w:kern w:val="0"/>
      <w:szCs w:val="32"/>
    </w:rPr>
  </w:style>
  <w:style w:type="paragraph" w:styleId="TOC10">
    <w:name w:val="toc 1"/>
    <w:basedOn w:val="a2"/>
    <w:next w:val="a2"/>
    <w:autoRedefine/>
    <w:uiPriority w:val="39"/>
    <w:unhideWhenUsed/>
    <w:rsid w:val="006E3852"/>
    <w:pPr>
      <w:tabs>
        <w:tab w:val="right" w:leader="dot" w:pos="9240"/>
      </w:tabs>
      <w:spacing w:before="120"/>
    </w:pPr>
    <w:rPr>
      <w:b/>
      <w:noProof/>
      <w:sz w:val="28"/>
      <w:szCs w:val="21"/>
      <w14:ligatures w14:val="none"/>
    </w:rPr>
  </w:style>
  <w:style w:type="paragraph" w:styleId="TOC2">
    <w:name w:val="toc 2"/>
    <w:basedOn w:val="a2"/>
    <w:next w:val="a2"/>
    <w:autoRedefine/>
    <w:uiPriority w:val="39"/>
    <w:unhideWhenUsed/>
    <w:rsid w:val="006E3852"/>
    <w:pPr>
      <w:tabs>
        <w:tab w:val="right" w:leader="dot" w:pos="9240"/>
      </w:tabs>
      <w:spacing w:before="120"/>
      <w:ind w:leftChars="100" w:left="210"/>
    </w:pPr>
    <w:rPr>
      <w:sz w:val="24"/>
      <w:szCs w:val="21"/>
      <w14:ligatures w14:val="none"/>
    </w:rPr>
  </w:style>
  <w:style w:type="paragraph" w:styleId="TOC3">
    <w:name w:val="toc 3"/>
    <w:basedOn w:val="a2"/>
    <w:next w:val="a2"/>
    <w:autoRedefine/>
    <w:uiPriority w:val="39"/>
    <w:unhideWhenUsed/>
    <w:rsid w:val="006E3852"/>
    <w:pPr>
      <w:tabs>
        <w:tab w:val="right" w:leader="dot" w:pos="9240"/>
      </w:tabs>
      <w:spacing w:before="120"/>
      <w:ind w:leftChars="200" w:left="200"/>
    </w:pPr>
    <w:rPr>
      <w:szCs w:val="21"/>
      <w14:ligatures w14:val="none"/>
    </w:rPr>
  </w:style>
  <w:style w:type="character" w:customStyle="1" w:styleId="15">
    <w:name w:val="超链接1"/>
    <w:basedOn w:val="a3"/>
    <w:uiPriority w:val="99"/>
    <w:unhideWhenUsed/>
    <w:rsid w:val="006E3852"/>
    <w:rPr>
      <w:color w:val="0563C1"/>
      <w:u w:val="single"/>
    </w:rPr>
  </w:style>
  <w:style w:type="character" w:styleId="af8">
    <w:name w:val="Placeholder Text"/>
    <w:basedOn w:val="a3"/>
    <w:uiPriority w:val="99"/>
    <w:semiHidden/>
    <w:rsid w:val="006E3852"/>
    <w:rPr>
      <w:color w:val="808080"/>
    </w:rPr>
  </w:style>
  <w:style w:type="paragraph" w:styleId="af9">
    <w:name w:val="annotation text"/>
    <w:basedOn w:val="a2"/>
    <w:link w:val="afa"/>
    <w:semiHidden/>
    <w:rsid w:val="006E3852"/>
    <w:pPr>
      <w:jc w:val="left"/>
    </w:pPr>
    <w:rPr>
      <w:rFonts w:ascii="Times New Roman" w:eastAsia="宋体" w:hAnsi="Times New Roman" w:cs="Times New Roman"/>
      <w:szCs w:val="20"/>
      <w14:ligatures w14:val="none"/>
    </w:rPr>
  </w:style>
  <w:style w:type="character" w:customStyle="1" w:styleId="afa">
    <w:name w:val="批注文字 字符"/>
    <w:basedOn w:val="a3"/>
    <w:link w:val="af9"/>
    <w:semiHidden/>
    <w:rsid w:val="006E3852"/>
    <w:rPr>
      <w:rFonts w:ascii="Times New Roman" w:eastAsia="宋体" w:hAnsi="Times New Roman" w:cs="Times New Roman"/>
      <w:szCs w:val="20"/>
      <w14:ligatures w14:val="none"/>
    </w:rPr>
  </w:style>
  <w:style w:type="paragraph" w:styleId="TOC4">
    <w:name w:val="toc 4"/>
    <w:basedOn w:val="a2"/>
    <w:next w:val="a2"/>
    <w:autoRedefine/>
    <w:uiPriority w:val="39"/>
    <w:unhideWhenUsed/>
    <w:rsid w:val="006E3852"/>
    <w:pPr>
      <w:tabs>
        <w:tab w:val="right" w:leader="dot" w:pos="9240"/>
      </w:tabs>
      <w:spacing w:line="300" w:lineRule="auto"/>
    </w:pPr>
    <w:rPr>
      <w:sz w:val="24"/>
      <w:szCs w:val="21"/>
      <w14:ligatures w14:val="none"/>
    </w:rPr>
  </w:style>
  <w:style w:type="table" w:customStyle="1" w:styleId="afb">
    <w:name w:val="无边框表格"/>
    <w:basedOn w:val="a4"/>
    <w:uiPriority w:val="99"/>
    <w:rsid w:val="006E3852"/>
    <w:rPr>
      <w:szCs w:val="21"/>
      <w14:ligatures w14:val="none"/>
    </w:rPr>
    <w:tblPr/>
  </w:style>
  <w:style w:type="paragraph" w:customStyle="1" w:styleId="16">
    <w:name w:val="题注1"/>
    <w:basedOn w:val="a2"/>
    <w:next w:val="a2"/>
    <w:uiPriority w:val="35"/>
    <w:semiHidden/>
    <w:unhideWhenUsed/>
    <w:qFormat/>
    <w:rsid w:val="006E3852"/>
    <w:pPr>
      <w:jc w:val="center"/>
    </w:pPr>
    <w:rPr>
      <w:rFonts w:ascii="Times New Roman" w:eastAsia="黑体" w:hAnsi="Times New Roman" w:cs="Times New Roman"/>
      <w:sz w:val="20"/>
      <w:szCs w:val="20"/>
      <w14:ligatures w14:val="none"/>
    </w:rPr>
  </w:style>
  <w:style w:type="paragraph" w:customStyle="1" w:styleId="a1">
    <w:name w:val="文献"/>
    <w:basedOn w:val="0"/>
    <w:link w:val="afc"/>
    <w:qFormat/>
    <w:rsid w:val="006E3852"/>
    <w:pPr>
      <w:numPr>
        <w:ilvl w:val="8"/>
        <w:numId w:val="7"/>
      </w:numPr>
      <w:wordWrap w:val="0"/>
      <w:ind w:left="220" w:hangingChars="220" w:hanging="220"/>
    </w:pPr>
  </w:style>
  <w:style w:type="character" w:customStyle="1" w:styleId="afc">
    <w:name w:val="文献 字符"/>
    <w:basedOn w:val="00"/>
    <w:link w:val="a1"/>
    <w:rsid w:val="006E3852"/>
    <w:rPr>
      <w:sz w:val="24"/>
      <w:szCs w:val="21"/>
      <w14:ligatures w14:val="none"/>
    </w:rPr>
  </w:style>
  <w:style w:type="character" w:styleId="afd">
    <w:name w:val="Unresolved Mention"/>
    <w:basedOn w:val="a3"/>
    <w:uiPriority w:val="99"/>
    <w:semiHidden/>
    <w:unhideWhenUsed/>
    <w:rsid w:val="006E3852"/>
    <w:rPr>
      <w:color w:val="605E5C"/>
      <w:shd w:val="clear" w:color="auto" w:fill="E1DFDD"/>
    </w:rPr>
  </w:style>
  <w:style w:type="character" w:customStyle="1" w:styleId="17">
    <w:name w:val="访问过的超链接1"/>
    <w:basedOn w:val="a3"/>
    <w:uiPriority w:val="99"/>
    <w:semiHidden/>
    <w:unhideWhenUsed/>
    <w:rsid w:val="006E3852"/>
    <w:rPr>
      <w:color w:val="954F72"/>
      <w:u w:val="single"/>
    </w:rPr>
  </w:style>
  <w:style w:type="paragraph" w:customStyle="1" w:styleId="24">
    <w:name w:val="段前24磅"/>
    <w:basedOn w:val="0"/>
    <w:link w:val="240"/>
    <w:uiPriority w:val="1"/>
    <w:qFormat/>
    <w:rsid w:val="006E3852"/>
    <w:pPr>
      <w:spacing w:line="360" w:lineRule="auto"/>
      <w:ind w:firstLineChars="0" w:firstLine="0"/>
      <w:jc w:val="center"/>
    </w:pPr>
  </w:style>
  <w:style w:type="character" w:customStyle="1" w:styleId="240">
    <w:name w:val="段前24磅 字符"/>
    <w:basedOn w:val="00"/>
    <w:link w:val="24"/>
    <w:uiPriority w:val="1"/>
    <w:rsid w:val="006E3852"/>
    <w:rPr>
      <w:sz w:val="24"/>
      <w:szCs w:val="21"/>
      <w14:ligatures w14:val="none"/>
    </w:rPr>
  </w:style>
  <w:style w:type="table" w:customStyle="1" w:styleId="18">
    <w:name w:val="日历 1"/>
    <w:basedOn w:val="a4"/>
    <w:uiPriority w:val="99"/>
    <w:qFormat/>
    <w:rsid w:val="006E3852"/>
    <w:rPr>
      <w:kern w:val="0"/>
      <w:sz w:val="22"/>
      <w14:ligatures w14:val="non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imes New Roman" w:eastAsia="宋体" w:hAnsi="Times New Roman"/>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paragraph" w:customStyle="1" w:styleId="4">
    <w:name w:val="标题4"/>
    <w:next w:val="0"/>
    <w:link w:val="40"/>
    <w:qFormat/>
    <w:rsid w:val="006E3852"/>
    <w:pPr>
      <w:spacing w:line="300" w:lineRule="auto"/>
      <w:outlineLvl w:val="3"/>
    </w:pPr>
    <w:rPr>
      <w:rFonts w:ascii="黑体" w:eastAsia="黑体" w:hAnsi="黑体"/>
      <w:b/>
      <w:sz w:val="24"/>
      <w:szCs w:val="21"/>
      <w14:ligatures w14:val="none"/>
    </w:rPr>
  </w:style>
  <w:style w:type="character" w:styleId="afe">
    <w:name w:val="annotation reference"/>
    <w:semiHidden/>
    <w:rsid w:val="006E3852"/>
    <w:rPr>
      <w:sz w:val="21"/>
      <w:szCs w:val="21"/>
    </w:rPr>
  </w:style>
  <w:style w:type="character" w:customStyle="1" w:styleId="40">
    <w:name w:val="标题4 字符"/>
    <w:basedOn w:val="00"/>
    <w:link w:val="4"/>
    <w:rsid w:val="006E3852"/>
    <w:rPr>
      <w:rFonts w:ascii="黑体" w:eastAsia="黑体" w:hAnsi="黑体"/>
      <w:b/>
      <w:sz w:val="24"/>
      <w:szCs w:val="21"/>
      <w14:ligatures w14:val="none"/>
    </w:rPr>
  </w:style>
  <w:style w:type="paragraph" w:customStyle="1" w:styleId="aff">
    <w:name w:val="伪代码"/>
    <w:basedOn w:val="0"/>
    <w:link w:val="aff0"/>
    <w:qFormat/>
    <w:rsid w:val="006E3852"/>
    <w:pPr>
      <w:ind w:firstLine="480"/>
    </w:pPr>
  </w:style>
  <w:style w:type="table" w:customStyle="1" w:styleId="01">
    <w:name w:val="伪代码_0"/>
    <w:basedOn w:val="a4"/>
    <w:uiPriority w:val="99"/>
    <w:rsid w:val="006E3852"/>
    <w:pPr>
      <w:spacing w:line="300" w:lineRule="auto"/>
    </w:pPr>
    <w:rPr>
      <w:rFonts w:ascii="Times New Roman" w:eastAsia="宋体" w:hAnsi="Times New Roman"/>
      <w:sz w:val="24"/>
      <w:szCs w:val="21"/>
      <w14:ligatures w14:val="none"/>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aff0">
    <w:name w:val="伪代码 字符"/>
    <w:basedOn w:val="00"/>
    <w:link w:val="aff"/>
    <w:rsid w:val="006E3852"/>
    <w:rPr>
      <w:sz w:val="24"/>
      <w:szCs w:val="21"/>
      <w14:ligatures w14:val="none"/>
    </w:rPr>
  </w:style>
  <w:style w:type="paragraph" w:customStyle="1" w:styleId="1">
    <w:name w:val="伪代码_1"/>
    <w:link w:val="19"/>
    <w:qFormat/>
    <w:rsid w:val="006E3852"/>
    <w:pPr>
      <w:numPr>
        <w:numId w:val="25"/>
      </w:numPr>
      <w:spacing w:line="300" w:lineRule="auto"/>
      <w:ind w:leftChars="100" w:left="200" w:hangingChars="100" w:hanging="100"/>
      <w:jc w:val="both"/>
    </w:pPr>
    <w:rPr>
      <w:rFonts w:ascii="Times New Roman" w:eastAsia="宋体" w:hAnsi="Times New Roman"/>
      <w:sz w:val="24"/>
      <w:szCs w:val="21"/>
      <w14:ligatures w14:val="none"/>
    </w:rPr>
  </w:style>
  <w:style w:type="character" w:customStyle="1" w:styleId="19">
    <w:name w:val="伪代码_1 字符"/>
    <w:basedOn w:val="a3"/>
    <w:link w:val="1"/>
    <w:rsid w:val="006E3852"/>
    <w:rPr>
      <w:rFonts w:ascii="Times New Roman" w:eastAsia="宋体" w:hAnsi="Times New Roman"/>
      <w:sz w:val="24"/>
      <w:szCs w:val="21"/>
      <w14:ligatures w14:val="none"/>
    </w:rPr>
  </w:style>
  <w:style w:type="paragraph" w:styleId="aff1">
    <w:name w:val="Normal (Web)"/>
    <w:basedOn w:val="a2"/>
    <w:uiPriority w:val="99"/>
    <w:semiHidden/>
    <w:unhideWhenUsed/>
    <w:rsid w:val="006E3852"/>
    <w:pPr>
      <w:jc w:val="center"/>
    </w:pPr>
    <w:rPr>
      <w:rFonts w:ascii="Times New Roman" w:hAnsi="Times New Roman" w:cs="Times New Roman"/>
      <w:sz w:val="24"/>
      <w:szCs w:val="24"/>
      <w14:ligatures w14:val="none"/>
    </w:rPr>
  </w:style>
  <w:style w:type="table" w:customStyle="1" w:styleId="110">
    <w:name w:val="三线表11"/>
    <w:basedOn w:val="a4"/>
    <w:uiPriority w:val="99"/>
    <w:rsid w:val="006E3852"/>
    <w:pPr>
      <w:spacing w:line="400" w:lineRule="exact"/>
    </w:pPr>
    <w:rPr>
      <w:rFonts w:ascii="Times New Roman" w:eastAsia="宋体" w:hAnsi="Times New Roman" w:cs="Times New Roman"/>
      <w:kern w:val="0"/>
      <w:sz w:val="24"/>
      <w:szCs w:val="20"/>
      <w14:ligatures w14:val="none"/>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EndNoteBibliographyTitle">
    <w:name w:val="EndNote Bibliography Title"/>
    <w:basedOn w:val="a2"/>
    <w:link w:val="EndNoteBibliographyTitle0"/>
    <w:rsid w:val="006E3852"/>
    <w:pPr>
      <w:jc w:val="center"/>
    </w:pPr>
    <w:rPr>
      <w:rFonts w:ascii="Times New Roman" w:hAnsi="Times New Roman" w:cs="Times New Roman"/>
      <w:noProof/>
      <w:sz w:val="22"/>
      <w:szCs w:val="21"/>
      <w14:ligatures w14:val="none"/>
    </w:rPr>
  </w:style>
  <w:style w:type="character" w:customStyle="1" w:styleId="EndNoteBibliographyTitle0">
    <w:name w:val="EndNote Bibliography Title 字符"/>
    <w:basedOn w:val="00"/>
    <w:link w:val="EndNoteBibliographyTitle"/>
    <w:rsid w:val="006E3852"/>
    <w:rPr>
      <w:rFonts w:ascii="Times New Roman" w:hAnsi="Times New Roman" w:cs="Times New Roman"/>
      <w:noProof/>
      <w:sz w:val="22"/>
      <w:szCs w:val="21"/>
      <w14:ligatures w14:val="none"/>
    </w:rPr>
  </w:style>
  <w:style w:type="paragraph" w:customStyle="1" w:styleId="EndNoteBibliography">
    <w:name w:val="EndNote Bibliography"/>
    <w:basedOn w:val="a2"/>
    <w:link w:val="EndNoteBibliography0"/>
    <w:rsid w:val="006E3852"/>
    <w:rPr>
      <w:rFonts w:ascii="Times New Roman" w:hAnsi="Times New Roman" w:cs="Times New Roman"/>
      <w:noProof/>
      <w:sz w:val="22"/>
      <w:szCs w:val="21"/>
      <w14:ligatures w14:val="none"/>
    </w:rPr>
  </w:style>
  <w:style w:type="character" w:customStyle="1" w:styleId="EndNoteBibliography0">
    <w:name w:val="EndNote Bibliography 字符"/>
    <w:basedOn w:val="00"/>
    <w:link w:val="EndNoteBibliography"/>
    <w:rsid w:val="006E3852"/>
    <w:rPr>
      <w:rFonts w:ascii="Times New Roman" w:hAnsi="Times New Roman" w:cs="Times New Roman"/>
      <w:noProof/>
      <w:sz w:val="22"/>
      <w:szCs w:val="21"/>
      <w14:ligatures w14:val="none"/>
    </w:rPr>
  </w:style>
  <w:style w:type="paragraph" w:styleId="a">
    <w:name w:val="List Bullet"/>
    <w:basedOn w:val="a2"/>
    <w:uiPriority w:val="99"/>
    <w:unhideWhenUsed/>
    <w:rsid w:val="006E3852"/>
    <w:pPr>
      <w:numPr>
        <w:numId w:val="32"/>
      </w:numPr>
      <w:ind w:left="0" w:firstLineChars="0" w:firstLine="0"/>
      <w:contextualSpacing/>
      <w:jc w:val="center"/>
    </w:pPr>
    <w:rPr>
      <w:szCs w:val="21"/>
      <w14:ligatures w14:val="none"/>
    </w:rPr>
  </w:style>
  <w:style w:type="paragraph" w:customStyle="1" w:styleId="1a">
    <w:name w:val="批注主题1"/>
    <w:basedOn w:val="af9"/>
    <w:next w:val="af9"/>
    <w:uiPriority w:val="99"/>
    <w:semiHidden/>
    <w:unhideWhenUsed/>
    <w:rsid w:val="006E3852"/>
    <w:rPr>
      <w:b/>
      <w:bCs/>
      <w:szCs w:val="21"/>
    </w:rPr>
  </w:style>
  <w:style w:type="character" w:customStyle="1" w:styleId="aff2">
    <w:name w:val="批注主题 字符"/>
    <w:basedOn w:val="afa"/>
    <w:link w:val="aff3"/>
    <w:uiPriority w:val="99"/>
    <w:semiHidden/>
    <w:rsid w:val="006E3852"/>
    <w:rPr>
      <w:rFonts w:ascii="Times New Roman" w:eastAsia="宋体" w:hAnsi="Times New Roman" w:cs="Times New Roman"/>
      <w:b/>
      <w:bCs/>
      <w:szCs w:val="20"/>
      <w14:ligatures w14:val="none"/>
    </w:rPr>
  </w:style>
  <w:style w:type="character" w:customStyle="1" w:styleId="210">
    <w:name w:val="标题 2 字符1"/>
    <w:basedOn w:val="a3"/>
    <w:link w:val="2"/>
    <w:uiPriority w:val="9"/>
    <w:semiHidden/>
    <w:rsid w:val="006E3852"/>
    <w:rPr>
      <w:rFonts w:asciiTheme="majorHAnsi" w:eastAsiaTheme="majorEastAsia" w:hAnsiTheme="majorHAnsi" w:cstheme="majorBidi"/>
      <w:b/>
      <w:bCs/>
      <w:sz w:val="32"/>
      <w:szCs w:val="32"/>
    </w:rPr>
  </w:style>
  <w:style w:type="table" w:styleId="ac">
    <w:name w:val="Grid Table Light"/>
    <w:basedOn w:val="a4"/>
    <w:uiPriority w:val="40"/>
    <w:rsid w:val="006E385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5">
    <w:name w:val="Table Grid"/>
    <w:basedOn w:val="a4"/>
    <w:uiPriority w:val="39"/>
    <w:rsid w:val="006E38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Hyperlink"/>
    <w:basedOn w:val="a3"/>
    <w:uiPriority w:val="99"/>
    <w:semiHidden/>
    <w:unhideWhenUsed/>
    <w:rsid w:val="006E3852"/>
    <w:rPr>
      <w:color w:val="0563C1" w:themeColor="hyperlink"/>
      <w:u w:val="single"/>
    </w:rPr>
  </w:style>
  <w:style w:type="character" w:styleId="aff5">
    <w:name w:val="FollowedHyperlink"/>
    <w:basedOn w:val="a3"/>
    <w:uiPriority w:val="99"/>
    <w:semiHidden/>
    <w:unhideWhenUsed/>
    <w:rsid w:val="006E3852"/>
    <w:rPr>
      <w:color w:val="954F72" w:themeColor="followedHyperlink"/>
      <w:u w:val="single"/>
    </w:rPr>
  </w:style>
  <w:style w:type="paragraph" w:styleId="aff3">
    <w:name w:val="annotation subject"/>
    <w:basedOn w:val="af9"/>
    <w:next w:val="af9"/>
    <w:link w:val="aff2"/>
    <w:uiPriority w:val="99"/>
    <w:semiHidden/>
    <w:unhideWhenUsed/>
    <w:rsid w:val="006E3852"/>
    <w:rPr>
      <w:b/>
      <w:bCs/>
    </w:rPr>
  </w:style>
  <w:style w:type="character" w:customStyle="1" w:styleId="1b">
    <w:name w:val="批注主题 字符1"/>
    <w:basedOn w:val="afa"/>
    <w:link w:val="aff3"/>
    <w:uiPriority w:val="99"/>
    <w:semiHidden/>
    <w:rsid w:val="006E3852"/>
    <w:rPr>
      <w:rFonts w:ascii="Times New Roman" w:eastAsia="宋体" w:hAnsi="Times New Roman" w:cs="Times New Roman"/>
      <w:b/>
      <w:bCs/>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sv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1671</Words>
  <Characters>9526</Characters>
  <Application>Microsoft Office Word</Application>
  <DocSecurity>0</DocSecurity>
  <Lines>79</Lines>
  <Paragraphs>22</Paragraphs>
  <ScaleCrop>false</ScaleCrop>
  <Company/>
  <LinksUpToDate>false</LinksUpToDate>
  <CharactersWithSpaces>11175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3</cp:revision>
  <dcterms:created xsi:type="dcterms:W3CDTF">2026-04-01T08:18:00Z</dcterms:created>
  <dcterms:modified xsi:type="dcterms:W3CDTF">2026-04-01T09:54:00Z</dcterms:modified>
</cp:coreProperties>
</file>